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Default="00261A8E" w:rsidP="001E1B57">
      <w:pPr>
        <w:sectPr w:rsidR="00260823" w:rsidSect="006F0DBD">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2A5D92" w:rsidRDefault="00CD2CCC" w:rsidP="2164B57B">
          <w:pPr>
            <w:pStyle w:val="TOCHeading"/>
            <w:rPr>
              <w:rFonts w:asciiTheme="minorHAnsi" w:eastAsiaTheme="minorHAnsi" w:hAnsiTheme="minorHAnsi" w:cstheme="minorBidi"/>
              <w:color w:val="000000" w:themeColor="text1" w:themeShade="80"/>
              <w:lang w:val="en-GB"/>
            </w:rPr>
          </w:pPr>
          <w:r w:rsidRPr="002A5D92">
            <w:rPr>
              <w:rFonts w:asciiTheme="minorHAnsi" w:eastAsiaTheme="minorHAnsi" w:hAnsiTheme="minorHAnsi" w:cstheme="minorBidi"/>
              <w:color w:val="000000" w:themeColor="text1" w:themeShade="80"/>
              <w:lang w:val="en-GB"/>
            </w:rPr>
            <w:t>Table of Contents</w:t>
          </w:r>
        </w:p>
        <w:p w14:paraId="0BFB91F3" w14:textId="4B37A855" w:rsidR="00865AB8"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rsidR="00CD2CCC">
            <w:instrText>TOC \o "1-2" \h \z \u</w:instrText>
          </w:r>
          <w:r>
            <w:fldChar w:fldCharType="separate"/>
          </w:r>
          <w:hyperlink w:anchor="_Toc240366814" w:history="1">
            <w:r w:rsidR="00865AB8" w:rsidRPr="00CE73A9">
              <w:rPr>
                <w:rStyle w:val="Hyperlink"/>
                <w:noProof/>
              </w:rPr>
              <w:t>2</w:t>
            </w:r>
            <w:r w:rsidR="00865AB8">
              <w:rPr>
                <w:rFonts w:asciiTheme="minorHAnsi" w:eastAsiaTheme="minorEastAsia" w:hAnsiTheme="minorHAnsi" w:cstheme="minorBidi"/>
                <w:bCs w:val="0"/>
                <w:iCs w:val="0"/>
                <w:noProof/>
                <w:color w:val="auto"/>
                <w:kern w:val="2"/>
                <w:sz w:val="24"/>
                <w:lang w:eastAsia="en-GB"/>
                <w14:ligatures w14:val="standardContextual"/>
              </w:rPr>
              <w:tab/>
            </w:r>
            <w:r w:rsidR="00865AB8" w:rsidRPr="00CE73A9">
              <w:rPr>
                <w:rStyle w:val="Hyperlink"/>
                <w:noProof/>
              </w:rPr>
              <w:t>Document Control</w:t>
            </w:r>
            <w:r w:rsidR="00865AB8">
              <w:rPr>
                <w:noProof/>
                <w:webHidden/>
              </w:rPr>
              <w:tab/>
            </w:r>
            <w:r w:rsidR="00865AB8">
              <w:rPr>
                <w:noProof/>
                <w:webHidden/>
              </w:rPr>
              <w:fldChar w:fldCharType="begin"/>
            </w:r>
            <w:r w:rsidR="00865AB8">
              <w:rPr>
                <w:noProof/>
                <w:webHidden/>
              </w:rPr>
              <w:instrText xml:space="preserve"> PAGEREF _Toc240366814 \h </w:instrText>
            </w:r>
            <w:r w:rsidR="00865AB8">
              <w:rPr>
                <w:noProof/>
                <w:webHidden/>
              </w:rPr>
            </w:r>
            <w:r w:rsidR="00865AB8">
              <w:rPr>
                <w:noProof/>
                <w:webHidden/>
              </w:rPr>
              <w:fldChar w:fldCharType="separate"/>
            </w:r>
            <w:r w:rsidR="00865AB8">
              <w:rPr>
                <w:noProof/>
                <w:webHidden/>
              </w:rPr>
              <w:t>4</w:t>
            </w:r>
            <w:r w:rsidR="00865AB8">
              <w:rPr>
                <w:noProof/>
                <w:webHidden/>
              </w:rPr>
              <w:fldChar w:fldCharType="end"/>
            </w:r>
          </w:hyperlink>
        </w:p>
        <w:p w14:paraId="4D1AD624" w14:textId="3DEB851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5" w:history="1">
            <w:r w:rsidRPr="00CE73A9">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History</w:t>
            </w:r>
            <w:r>
              <w:rPr>
                <w:noProof/>
                <w:webHidden/>
              </w:rPr>
              <w:tab/>
            </w:r>
            <w:r>
              <w:rPr>
                <w:noProof/>
                <w:webHidden/>
              </w:rPr>
              <w:fldChar w:fldCharType="begin"/>
            </w:r>
            <w:r>
              <w:rPr>
                <w:noProof/>
                <w:webHidden/>
              </w:rPr>
              <w:instrText xml:space="preserve"> PAGEREF _Toc240366815 \h </w:instrText>
            </w:r>
            <w:r>
              <w:rPr>
                <w:noProof/>
                <w:webHidden/>
              </w:rPr>
            </w:r>
            <w:r>
              <w:rPr>
                <w:noProof/>
                <w:webHidden/>
              </w:rPr>
              <w:fldChar w:fldCharType="separate"/>
            </w:r>
            <w:r>
              <w:rPr>
                <w:noProof/>
                <w:webHidden/>
              </w:rPr>
              <w:t>4</w:t>
            </w:r>
            <w:r>
              <w:rPr>
                <w:noProof/>
                <w:webHidden/>
              </w:rPr>
              <w:fldChar w:fldCharType="end"/>
            </w:r>
          </w:hyperlink>
        </w:p>
        <w:p w14:paraId="19960C21" w14:textId="0CA23DB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6" w:history="1">
            <w:r w:rsidRPr="00CE73A9">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Authors</w:t>
            </w:r>
            <w:r>
              <w:rPr>
                <w:noProof/>
                <w:webHidden/>
              </w:rPr>
              <w:tab/>
            </w:r>
            <w:r>
              <w:rPr>
                <w:noProof/>
                <w:webHidden/>
              </w:rPr>
              <w:fldChar w:fldCharType="begin"/>
            </w:r>
            <w:r>
              <w:rPr>
                <w:noProof/>
                <w:webHidden/>
              </w:rPr>
              <w:instrText xml:space="preserve"> PAGEREF _Toc240366816 \h </w:instrText>
            </w:r>
            <w:r>
              <w:rPr>
                <w:noProof/>
                <w:webHidden/>
              </w:rPr>
            </w:r>
            <w:r>
              <w:rPr>
                <w:noProof/>
                <w:webHidden/>
              </w:rPr>
              <w:fldChar w:fldCharType="separate"/>
            </w:r>
            <w:r>
              <w:rPr>
                <w:noProof/>
                <w:webHidden/>
              </w:rPr>
              <w:t>4</w:t>
            </w:r>
            <w:r>
              <w:rPr>
                <w:noProof/>
                <w:webHidden/>
              </w:rPr>
              <w:fldChar w:fldCharType="end"/>
            </w:r>
          </w:hyperlink>
        </w:p>
        <w:p w14:paraId="2C5C1ACB" w14:textId="2181FF6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7" w:history="1">
            <w:r w:rsidRPr="00CE73A9">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Assurance</w:t>
            </w:r>
            <w:r>
              <w:rPr>
                <w:noProof/>
                <w:webHidden/>
              </w:rPr>
              <w:tab/>
            </w:r>
            <w:r>
              <w:rPr>
                <w:noProof/>
                <w:webHidden/>
              </w:rPr>
              <w:fldChar w:fldCharType="begin"/>
            </w:r>
            <w:r>
              <w:rPr>
                <w:noProof/>
                <w:webHidden/>
              </w:rPr>
              <w:instrText xml:space="preserve"> PAGEREF _Toc240366817 \h </w:instrText>
            </w:r>
            <w:r>
              <w:rPr>
                <w:noProof/>
                <w:webHidden/>
              </w:rPr>
            </w:r>
            <w:r>
              <w:rPr>
                <w:noProof/>
                <w:webHidden/>
              </w:rPr>
              <w:fldChar w:fldCharType="separate"/>
            </w:r>
            <w:r>
              <w:rPr>
                <w:noProof/>
                <w:webHidden/>
              </w:rPr>
              <w:t>5</w:t>
            </w:r>
            <w:r>
              <w:rPr>
                <w:noProof/>
                <w:webHidden/>
              </w:rPr>
              <w:fldChar w:fldCharType="end"/>
            </w:r>
          </w:hyperlink>
        </w:p>
        <w:p w14:paraId="647C9830" w14:textId="48DF59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8" w:history="1">
            <w:r w:rsidRPr="00CE73A9">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Approval</w:t>
            </w:r>
            <w:r>
              <w:rPr>
                <w:noProof/>
                <w:webHidden/>
              </w:rPr>
              <w:tab/>
            </w:r>
            <w:r>
              <w:rPr>
                <w:noProof/>
                <w:webHidden/>
              </w:rPr>
              <w:fldChar w:fldCharType="begin"/>
            </w:r>
            <w:r>
              <w:rPr>
                <w:noProof/>
                <w:webHidden/>
              </w:rPr>
              <w:instrText xml:space="preserve"> PAGEREF _Toc240366818 \h </w:instrText>
            </w:r>
            <w:r>
              <w:rPr>
                <w:noProof/>
                <w:webHidden/>
              </w:rPr>
            </w:r>
            <w:r>
              <w:rPr>
                <w:noProof/>
                <w:webHidden/>
              </w:rPr>
              <w:fldChar w:fldCharType="separate"/>
            </w:r>
            <w:r>
              <w:rPr>
                <w:noProof/>
                <w:webHidden/>
              </w:rPr>
              <w:t>5</w:t>
            </w:r>
            <w:r>
              <w:rPr>
                <w:noProof/>
                <w:webHidden/>
              </w:rPr>
              <w:fldChar w:fldCharType="end"/>
            </w:r>
          </w:hyperlink>
        </w:p>
        <w:p w14:paraId="1AE75D5B" w14:textId="675DA0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9" w:history="1">
            <w:r w:rsidRPr="00CE73A9">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References</w:t>
            </w:r>
            <w:r>
              <w:rPr>
                <w:noProof/>
                <w:webHidden/>
              </w:rPr>
              <w:tab/>
            </w:r>
            <w:r>
              <w:rPr>
                <w:noProof/>
                <w:webHidden/>
              </w:rPr>
              <w:fldChar w:fldCharType="begin"/>
            </w:r>
            <w:r>
              <w:rPr>
                <w:noProof/>
                <w:webHidden/>
              </w:rPr>
              <w:instrText xml:space="preserve"> PAGEREF _Toc240366819 \h </w:instrText>
            </w:r>
            <w:r>
              <w:rPr>
                <w:noProof/>
                <w:webHidden/>
              </w:rPr>
            </w:r>
            <w:r>
              <w:rPr>
                <w:noProof/>
                <w:webHidden/>
              </w:rPr>
              <w:fldChar w:fldCharType="separate"/>
            </w:r>
            <w:r>
              <w:rPr>
                <w:noProof/>
                <w:webHidden/>
              </w:rPr>
              <w:t>5</w:t>
            </w:r>
            <w:r>
              <w:rPr>
                <w:noProof/>
                <w:webHidden/>
              </w:rPr>
              <w:fldChar w:fldCharType="end"/>
            </w:r>
          </w:hyperlink>
        </w:p>
        <w:p w14:paraId="38F51F76" w14:textId="4B1CC34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0" w:history="1">
            <w:r w:rsidRPr="00CE73A9">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Reader Guide</w:t>
            </w:r>
            <w:r>
              <w:rPr>
                <w:noProof/>
                <w:webHidden/>
              </w:rPr>
              <w:tab/>
            </w:r>
            <w:r>
              <w:rPr>
                <w:noProof/>
                <w:webHidden/>
              </w:rPr>
              <w:fldChar w:fldCharType="begin"/>
            </w:r>
            <w:r>
              <w:rPr>
                <w:noProof/>
                <w:webHidden/>
              </w:rPr>
              <w:instrText xml:space="preserve"> PAGEREF _Toc240366820 \h </w:instrText>
            </w:r>
            <w:r>
              <w:rPr>
                <w:noProof/>
                <w:webHidden/>
              </w:rPr>
            </w:r>
            <w:r>
              <w:rPr>
                <w:noProof/>
                <w:webHidden/>
              </w:rPr>
              <w:fldChar w:fldCharType="separate"/>
            </w:r>
            <w:r>
              <w:rPr>
                <w:noProof/>
                <w:webHidden/>
              </w:rPr>
              <w:t>6</w:t>
            </w:r>
            <w:r>
              <w:rPr>
                <w:noProof/>
                <w:webHidden/>
              </w:rPr>
              <w:fldChar w:fldCharType="end"/>
            </w:r>
          </w:hyperlink>
        </w:p>
        <w:p w14:paraId="2EC4BC92" w14:textId="16875E1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1" w:history="1">
            <w:r w:rsidRPr="00CE73A9">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Executive Summary</w:t>
            </w:r>
            <w:r>
              <w:rPr>
                <w:noProof/>
                <w:webHidden/>
              </w:rPr>
              <w:tab/>
            </w:r>
            <w:r>
              <w:rPr>
                <w:noProof/>
                <w:webHidden/>
              </w:rPr>
              <w:fldChar w:fldCharType="begin"/>
            </w:r>
            <w:r>
              <w:rPr>
                <w:noProof/>
                <w:webHidden/>
              </w:rPr>
              <w:instrText xml:space="preserve"> PAGEREF _Toc240366821 \h </w:instrText>
            </w:r>
            <w:r>
              <w:rPr>
                <w:noProof/>
                <w:webHidden/>
              </w:rPr>
            </w:r>
            <w:r>
              <w:rPr>
                <w:noProof/>
                <w:webHidden/>
              </w:rPr>
              <w:fldChar w:fldCharType="separate"/>
            </w:r>
            <w:r>
              <w:rPr>
                <w:noProof/>
                <w:webHidden/>
              </w:rPr>
              <w:t>7</w:t>
            </w:r>
            <w:r>
              <w:rPr>
                <w:noProof/>
                <w:webHidden/>
              </w:rPr>
              <w:fldChar w:fldCharType="end"/>
            </w:r>
          </w:hyperlink>
        </w:p>
        <w:p w14:paraId="4C830A8D" w14:textId="388D879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2" w:history="1">
            <w:r w:rsidRPr="00CE73A9">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Why the Systems Integration Framework Exists</w:t>
            </w:r>
            <w:r>
              <w:rPr>
                <w:noProof/>
                <w:webHidden/>
              </w:rPr>
              <w:tab/>
            </w:r>
            <w:r>
              <w:rPr>
                <w:noProof/>
                <w:webHidden/>
              </w:rPr>
              <w:fldChar w:fldCharType="begin"/>
            </w:r>
            <w:r>
              <w:rPr>
                <w:noProof/>
                <w:webHidden/>
              </w:rPr>
              <w:instrText xml:space="preserve"> PAGEREF _Toc240366822 \h </w:instrText>
            </w:r>
            <w:r>
              <w:rPr>
                <w:noProof/>
                <w:webHidden/>
              </w:rPr>
            </w:r>
            <w:r>
              <w:rPr>
                <w:noProof/>
                <w:webHidden/>
              </w:rPr>
              <w:fldChar w:fldCharType="separate"/>
            </w:r>
            <w:r>
              <w:rPr>
                <w:noProof/>
                <w:webHidden/>
              </w:rPr>
              <w:t>7</w:t>
            </w:r>
            <w:r>
              <w:rPr>
                <w:noProof/>
                <w:webHidden/>
              </w:rPr>
              <w:fldChar w:fldCharType="end"/>
            </w:r>
          </w:hyperlink>
        </w:p>
        <w:p w14:paraId="5A389112" w14:textId="5B7766B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3" w:history="1">
            <w:r w:rsidRPr="00CE73A9">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Systems Integration Framework Scope</w:t>
            </w:r>
            <w:r>
              <w:rPr>
                <w:noProof/>
                <w:webHidden/>
              </w:rPr>
              <w:tab/>
            </w:r>
            <w:r>
              <w:rPr>
                <w:noProof/>
                <w:webHidden/>
              </w:rPr>
              <w:fldChar w:fldCharType="begin"/>
            </w:r>
            <w:r>
              <w:rPr>
                <w:noProof/>
                <w:webHidden/>
              </w:rPr>
              <w:instrText xml:space="preserve"> PAGEREF _Toc240366823 \h </w:instrText>
            </w:r>
            <w:r>
              <w:rPr>
                <w:noProof/>
                <w:webHidden/>
              </w:rPr>
            </w:r>
            <w:r>
              <w:rPr>
                <w:noProof/>
                <w:webHidden/>
              </w:rPr>
              <w:fldChar w:fldCharType="separate"/>
            </w:r>
            <w:r>
              <w:rPr>
                <w:noProof/>
                <w:webHidden/>
              </w:rPr>
              <w:t>8</w:t>
            </w:r>
            <w:r>
              <w:rPr>
                <w:noProof/>
                <w:webHidden/>
              </w:rPr>
              <w:fldChar w:fldCharType="end"/>
            </w:r>
          </w:hyperlink>
        </w:p>
        <w:p w14:paraId="4722552D" w14:textId="16E647C0"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4" w:history="1">
            <w:r w:rsidRPr="00CE73A9">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Intended Outcomes</w:t>
            </w:r>
            <w:r>
              <w:rPr>
                <w:noProof/>
                <w:webHidden/>
              </w:rPr>
              <w:tab/>
            </w:r>
            <w:r>
              <w:rPr>
                <w:noProof/>
                <w:webHidden/>
              </w:rPr>
              <w:fldChar w:fldCharType="begin"/>
            </w:r>
            <w:r>
              <w:rPr>
                <w:noProof/>
                <w:webHidden/>
              </w:rPr>
              <w:instrText xml:space="preserve"> PAGEREF _Toc240366824 \h </w:instrText>
            </w:r>
            <w:r>
              <w:rPr>
                <w:noProof/>
                <w:webHidden/>
              </w:rPr>
            </w:r>
            <w:r>
              <w:rPr>
                <w:noProof/>
                <w:webHidden/>
              </w:rPr>
              <w:fldChar w:fldCharType="separate"/>
            </w:r>
            <w:r>
              <w:rPr>
                <w:noProof/>
                <w:webHidden/>
              </w:rPr>
              <w:t>8</w:t>
            </w:r>
            <w:r>
              <w:rPr>
                <w:noProof/>
                <w:webHidden/>
              </w:rPr>
              <w:fldChar w:fldCharType="end"/>
            </w:r>
          </w:hyperlink>
        </w:p>
        <w:p w14:paraId="0B2A7FEF" w14:textId="163B836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5" w:history="1">
            <w:r w:rsidRPr="00CE73A9">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Architectural Position</w:t>
            </w:r>
            <w:r>
              <w:rPr>
                <w:noProof/>
                <w:webHidden/>
              </w:rPr>
              <w:tab/>
            </w:r>
            <w:r>
              <w:rPr>
                <w:noProof/>
                <w:webHidden/>
              </w:rPr>
              <w:fldChar w:fldCharType="begin"/>
            </w:r>
            <w:r>
              <w:rPr>
                <w:noProof/>
                <w:webHidden/>
              </w:rPr>
              <w:instrText xml:space="preserve"> PAGEREF _Toc240366825 \h </w:instrText>
            </w:r>
            <w:r>
              <w:rPr>
                <w:noProof/>
                <w:webHidden/>
              </w:rPr>
            </w:r>
            <w:r>
              <w:rPr>
                <w:noProof/>
                <w:webHidden/>
              </w:rPr>
              <w:fldChar w:fldCharType="separate"/>
            </w:r>
            <w:r>
              <w:rPr>
                <w:noProof/>
                <w:webHidden/>
              </w:rPr>
              <w:t>9</w:t>
            </w:r>
            <w:r>
              <w:rPr>
                <w:noProof/>
                <w:webHidden/>
              </w:rPr>
              <w:fldChar w:fldCharType="end"/>
            </w:r>
          </w:hyperlink>
        </w:p>
        <w:p w14:paraId="787AAC78" w14:textId="5CDA2CD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6" w:history="1">
            <w:r w:rsidRPr="00CE73A9">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Architectural Stance</w:t>
            </w:r>
            <w:r>
              <w:rPr>
                <w:noProof/>
                <w:webHidden/>
              </w:rPr>
              <w:tab/>
            </w:r>
            <w:r>
              <w:rPr>
                <w:noProof/>
                <w:webHidden/>
              </w:rPr>
              <w:fldChar w:fldCharType="begin"/>
            </w:r>
            <w:r>
              <w:rPr>
                <w:noProof/>
                <w:webHidden/>
              </w:rPr>
              <w:instrText xml:space="preserve"> PAGEREF _Toc240366826 \h </w:instrText>
            </w:r>
            <w:r>
              <w:rPr>
                <w:noProof/>
                <w:webHidden/>
              </w:rPr>
            </w:r>
            <w:r>
              <w:rPr>
                <w:noProof/>
                <w:webHidden/>
              </w:rPr>
              <w:fldChar w:fldCharType="separate"/>
            </w:r>
            <w:r>
              <w:rPr>
                <w:noProof/>
                <w:webHidden/>
              </w:rPr>
              <w:t>9</w:t>
            </w:r>
            <w:r>
              <w:rPr>
                <w:noProof/>
                <w:webHidden/>
              </w:rPr>
              <w:fldChar w:fldCharType="end"/>
            </w:r>
          </w:hyperlink>
        </w:p>
        <w:p w14:paraId="15375DB9" w14:textId="193B19D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7" w:history="1">
            <w:r w:rsidRPr="00CE73A9">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SOA Positioning Statement</w:t>
            </w:r>
            <w:r>
              <w:rPr>
                <w:noProof/>
                <w:webHidden/>
              </w:rPr>
              <w:tab/>
            </w:r>
            <w:r>
              <w:rPr>
                <w:noProof/>
                <w:webHidden/>
              </w:rPr>
              <w:fldChar w:fldCharType="begin"/>
            </w:r>
            <w:r>
              <w:rPr>
                <w:noProof/>
                <w:webHidden/>
              </w:rPr>
              <w:instrText xml:space="preserve"> PAGEREF _Toc240366827 \h </w:instrText>
            </w:r>
            <w:r>
              <w:rPr>
                <w:noProof/>
                <w:webHidden/>
              </w:rPr>
            </w:r>
            <w:r>
              <w:rPr>
                <w:noProof/>
                <w:webHidden/>
              </w:rPr>
              <w:fldChar w:fldCharType="separate"/>
            </w:r>
            <w:r>
              <w:rPr>
                <w:noProof/>
                <w:webHidden/>
              </w:rPr>
              <w:t>9</w:t>
            </w:r>
            <w:r>
              <w:rPr>
                <w:noProof/>
                <w:webHidden/>
              </w:rPr>
              <w:fldChar w:fldCharType="end"/>
            </w:r>
          </w:hyperlink>
        </w:p>
        <w:p w14:paraId="08134BDE" w14:textId="6D7A79B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8" w:history="1">
            <w:r w:rsidRPr="00CE73A9">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Strategic Objectives</w:t>
            </w:r>
            <w:r>
              <w:rPr>
                <w:noProof/>
                <w:webHidden/>
              </w:rPr>
              <w:tab/>
            </w:r>
            <w:r>
              <w:rPr>
                <w:noProof/>
                <w:webHidden/>
              </w:rPr>
              <w:fldChar w:fldCharType="begin"/>
            </w:r>
            <w:r>
              <w:rPr>
                <w:noProof/>
                <w:webHidden/>
              </w:rPr>
              <w:instrText xml:space="preserve"> PAGEREF _Toc240366828 \h </w:instrText>
            </w:r>
            <w:r>
              <w:rPr>
                <w:noProof/>
                <w:webHidden/>
              </w:rPr>
            </w:r>
            <w:r>
              <w:rPr>
                <w:noProof/>
                <w:webHidden/>
              </w:rPr>
              <w:fldChar w:fldCharType="separate"/>
            </w:r>
            <w:r>
              <w:rPr>
                <w:noProof/>
                <w:webHidden/>
              </w:rPr>
              <w:t>9</w:t>
            </w:r>
            <w:r>
              <w:rPr>
                <w:noProof/>
                <w:webHidden/>
              </w:rPr>
              <w:fldChar w:fldCharType="end"/>
            </w:r>
          </w:hyperlink>
        </w:p>
        <w:p w14:paraId="675225F7" w14:textId="040ACE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9" w:history="1">
            <w:r w:rsidRPr="00CE73A9">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What Counts as a Service</w:t>
            </w:r>
            <w:r>
              <w:rPr>
                <w:noProof/>
                <w:webHidden/>
              </w:rPr>
              <w:tab/>
            </w:r>
            <w:r>
              <w:rPr>
                <w:noProof/>
                <w:webHidden/>
              </w:rPr>
              <w:fldChar w:fldCharType="begin"/>
            </w:r>
            <w:r>
              <w:rPr>
                <w:noProof/>
                <w:webHidden/>
              </w:rPr>
              <w:instrText xml:space="preserve"> PAGEREF _Toc240366829 \h </w:instrText>
            </w:r>
            <w:r>
              <w:rPr>
                <w:noProof/>
                <w:webHidden/>
              </w:rPr>
            </w:r>
            <w:r>
              <w:rPr>
                <w:noProof/>
                <w:webHidden/>
              </w:rPr>
              <w:fldChar w:fldCharType="separate"/>
            </w:r>
            <w:r>
              <w:rPr>
                <w:noProof/>
                <w:webHidden/>
              </w:rPr>
              <w:t>10</w:t>
            </w:r>
            <w:r>
              <w:rPr>
                <w:noProof/>
                <w:webHidden/>
              </w:rPr>
              <w:fldChar w:fldCharType="end"/>
            </w:r>
          </w:hyperlink>
        </w:p>
        <w:p w14:paraId="558755E9" w14:textId="7341268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0" w:history="1">
            <w:r w:rsidRPr="00CE73A9">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Service Catalogue, Lifecycle and Governance</w:t>
            </w:r>
            <w:r>
              <w:rPr>
                <w:noProof/>
                <w:webHidden/>
              </w:rPr>
              <w:tab/>
            </w:r>
            <w:r>
              <w:rPr>
                <w:noProof/>
                <w:webHidden/>
              </w:rPr>
              <w:fldChar w:fldCharType="begin"/>
            </w:r>
            <w:r>
              <w:rPr>
                <w:noProof/>
                <w:webHidden/>
              </w:rPr>
              <w:instrText xml:space="preserve"> PAGEREF _Toc240366830 \h </w:instrText>
            </w:r>
            <w:r>
              <w:rPr>
                <w:noProof/>
                <w:webHidden/>
              </w:rPr>
            </w:r>
            <w:r>
              <w:rPr>
                <w:noProof/>
                <w:webHidden/>
              </w:rPr>
              <w:fldChar w:fldCharType="separate"/>
            </w:r>
            <w:r>
              <w:rPr>
                <w:noProof/>
                <w:webHidden/>
              </w:rPr>
              <w:t>10</w:t>
            </w:r>
            <w:r>
              <w:rPr>
                <w:noProof/>
                <w:webHidden/>
              </w:rPr>
              <w:fldChar w:fldCharType="end"/>
            </w:r>
          </w:hyperlink>
        </w:p>
        <w:p w14:paraId="43F7BC09" w14:textId="57029D7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1" w:history="1">
            <w:r w:rsidRPr="00CE73A9">
              <w:rPr>
                <w:rStyle w:val="Hyperlink"/>
                <w:noProof/>
              </w:rPr>
              <w:t>5.6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Systems Integration Framework Principles</w:t>
            </w:r>
            <w:r>
              <w:rPr>
                <w:noProof/>
                <w:webHidden/>
              </w:rPr>
              <w:tab/>
            </w:r>
            <w:r>
              <w:rPr>
                <w:noProof/>
                <w:webHidden/>
              </w:rPr>
              <w:fldChar w:fldCharType="begin"/>
            </w:r>
            <w:r>
              <w:rPr>
                <w:noProof/>
                <w:webHidden/>
              </w:rPr>
              <w:instrText xml:space="preserve"> PAGEREF _Toc240366831 \h </w:instrText>
            </w:r>
            <w:r>
              <w:rPr>
                <w:noProof/>
                <w:webHidden/>
              </w:rPr>
            </w:r>
            <w:r>
              <w:rPr>
                <w:noProof/>
                <w:webHidden/>
              </w:rPr>
              <w:fldChar w:fldCharType="separate"/>
            </w:r>
            <w:r>
              <w:rPr>
                <w:noProof/>
                <w:webHidden/>
              </w:rPr>
              <w:t>10</w:t>
            </w:r>
            <w:r>
              <w:rPr>
                <w:noProof/>
                <w:webHidden/>
              </w:rPr>
              <w:fldChar w:fldCharType="end"/>
            </w:r>
          </w:hyperlink>
        </w:p>
        <w:p w14:paraId="11F590CB" w14:textId="0C9D35A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2" w:history="1">
            <w:r w:rsidRPr="00CE73A9">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Reference Architecture</w:t>
            </w:r>
            <w:r>
              <w:rPr>
                <w:noProof/>
                <w:webHidden/>
              </w:rPr>
              <w:tab/>
            </w:r>
            <w:r>
              <w:rPr>
                <w:noProof/>
                <w:webHidden/>
              </w:rPr>
              <w:fldChar w:fldCharType="begin"/>
            </w:r>
            <w:r>
              <w:rPr>
                <w:noProof/>
                <w:webHidden/>
              </w:rPr>
              <w:instrText xml:space="preserve"> PAGEREF _Toc240366832 \h </w:instrText>
            </w:r>
            <w:r>
              <w:rPr>
                <w:noProof/>
                <w:webHidden/>
              </w:rPr>
            </w:r>
            <w:r>
              <w:rPr>
                <w:noProof/>
                <w:webHidden/>
              </w:rPr>
              <w:fldChar w:fldCharType="separate"/>
            </w:r>
            <w:r>
              <w:rPr>
                <w:noProof/>
                <w:webHidden/>
              </w:rPr>
              <w:t>13</w:t>
            </w:r>
            <w:r>
              <w:rPr>
                <w:noProof/>
                <w:webHidden/>
              </w:rPr>
              <w:fldChar w:fldCharType="end"/>
            </w:r>
          </w:hyperlink>
        </w:p>
        <w:p w14:paraId="14C08853" w14:textId="79811CA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3" w:history="1">
            <w:r w:rsidRPr="00CE73A9">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Conceptual Reference Architecture</w:t>
            </w:r>
            <w:r>
              <w:rPr>
                <w:noProof/>
                <w:webHidden/>
              </w:rPr>
              <w:tab/>
            </w:r>
            <w:r>
              <w:rPr>
                <w:noProof/>
                <w:webHidden/>
              </w:rPr>
              <w:fldChar w:fldCharType="begin"/>
            </w:r>
            <w:r>
              <w:rPr>
                <w:noProof/>
                <w:webHidden/>
              </w:rPr>
              <w:instrText xml:space="preserve"> PAGEREF _Toc240366833 \h </w:instrText>
            </w:r>
            <w:r>
              <w:rPr>
                <w:noProof/>
                <w:webHidden/>
              </w:rPr>
            </w:r>
            <w:r>
              <w:rPr>
                <w:noProof/>
                <w:webHidden/>
              </w:rPr>
              <w:fldChar w:fldCharType="separate"/>
            </w:r>
            <w:r>
              <w:rPr>
                <w:noProof/>
                <w:webHidden/>
              </w:rPr>
              <w:t>13</w:t>
            </w:r>
            <w:r>
              <w:rPr>
                <w:noProof/>
                <w:webHidden/>
              </w:rPr>
              <w:fldChar w:fldCharType="end"/>
            </w:r>
          </w:hyperlink>
        </w:p>
        <w:p w14:paraId="393AA40E" w14:textId="557B3DF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4" w:history="1">
            <w:r w:rsidRPr="00CE73A9">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Logical Layered Reference Architecture</w:t>
            </w:r>
            <w:r>
              <w:rPr>
                <w:noProof/>
                <w:webHidden/>
              </w:rPr>
              <w:tab/>
            </w:r>
            <w:r>
              <w:rPr>
                <w:noProof/>
                <w:webHidden/>
              </w:rPr>
              <w:fldChar w:fldCharType="begin"/>
            </w:r>
            <w:r>
              <w:rPr>
                <w:noProof/>
                <w:webHidden/>
              </w:rPr>
              <w:instrText xml:space="preserve"> PAGEREF _Toc240366834 \h </w:instrText>
            </w:r>
            <w:r>
              <w:rPr>
                <w:noProof/>
                <w:webHidden/>
              </w:rPr>
            </w:r>
            <w:r>
              <w:rPr>
                <w:noProof/>
                <w:webHidden/>
              </w:rPr>
              <w:fldChar w:fldCharType="separate"/>
            </w:r>
            <w:r>
              <w:rPr>
                <w:noProof/>
                <w:webHidden/>
              </w:rPr>
              <w:t>14</w:t>
            </w:r>
            <w:r>
              <w:rPr>
                <w:noProof/>
                <w:webHidden/>
              </w:rPr>
              <w:fldChar w:fldCharType="end"/>
            </w:r>
          </w:hyperlink>
        </w:p>
        <w:p w14:paraId="19B48701" w14:textId="755FF95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5" w:history="1">
            <w:r w:rsidRPr="00CE73A9">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and Trust Boundary</w:t>
            </w:r>
            <w:r>
              <w:rPr>
                <w:noProof/>
                <w:webHidden/>
              </w:rPr>
              <w:tab/>
            </w:r>
            <w:r>
              <w:rPr>
                <w:noProof/>
                <w:webHidden/>
              </w:rPr>
              <w:fldChar w:fldCharType="begin"/>
            </w:r>
            <w:r>
              <w:rPr>
                <w:noProof/>
                <w:webHidden/>
              </w:rPr>
              <w:instrText xml:space="preserve"> PAGEREF _Toc240366835 \h </w:instrText>
            </w:r>
            <w:r>
              <w:rPr>
                <w:noProof/>
                <w:webHidden/>
              </w:rPr>
            </w:r>
            <w:r>
              <w:rPr>
                <w:noProof/>
                <w:webHidden/>
              </w:rPr>
              <w:fldChar w:fldCharType="separate"/>
            </w:r>
            <w:r>
              <w:rPr>
                <w:noProof/>
                <w:webHidden/>
              </w:rPr>
              <w:t>15</w:t>
            </w:r>
            <w:r>
              <w:rPr>
                <w:noProof/>
                <w:webHidden/>
              </w:rPr>
              <w:fldChar w:fldCharType="end"/>
            </w:r>
          </w:hyperlink>
        </w:p>
        <w:p w14:paraId="3DABE3A4" w14:textId="44A0FF3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6" w:history="1">
            <w:r w:rsidRPr="00CE73A9">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Target Integration Platform</w:t>
            </w:r>
            <w:r>
              <w:rPr>
                <w:noProof/>
                <w:webHidden/>
              </w:rPr>
              <w:tab/>
            </w:r>
            <w:r>
              <w:rPr>
                <w:noProof/>
                <w:webHidden/>
              </w:rPr>
              <w:fldChar w:fldCharType="begin"/>
            </w:r>
            <w:r>
              <w:rPr>
                <w:noProof/>
                <w:webHidden/>
              </w:rPr>
              <w:instrText xml:space="preserve"> PAGEREF _Toc240366836 \h </w:instrText>
            </w:r>
            <w:r>
              <w:rPr>
                <w:noProof/>
                <w:webHidden/>
              </w:rPr>
            </w:r>
            <w:r>
              <w:rPr>
                <w:noProof/>
                <w:webHidden/>
              </w:rPr>
              <w:fldChar w:fldCharType="separate"/>
            </w:r>
            <w:r>
              <w:rPr>
                <w:noProof/>
                <w:webHidden/>
              </w:rPr>
              <w:t>16</w:t>
            </w:r>
            <w:r>
              <w:rPr>
                <w:noProof/>
                <w:webHidden/>
              </w:rPr>
              <w:fldChar w:fldCharType="end"/>
            </w:r>
          </w:hyperlink>
        </w:p>
        <w:p w14:paraId="0648DFDA" w14:textId="14F6046D"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7" w:history="1">
            <w:r w:rsidRPr="00CE73A9">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Choosing an Integration Pattern</w:t>
            </w:r>
            <w:r>
              <w:rPr>
                <w:noProof/>
                <w:webHidden/>
              </w:rPr>
              <w:tab/>
            </w:r>
            <w:r>
              <w:rPr>
                <w:noProof/>
                <w:webHidden/>
              </w:rPr>
              <w:fldChar w:fldCharType="begin"/>
            </w:r>
            <w:r>
              <w:rPr>
                <w:noProof/>
                <w:webHidden/>
              </w:rPr>
              <w:instrText xml:space="preserve"> PAGEREF _Toc240366837 \h </w:instrText>
            </w:r>
            <w:r>
              <w:rPr>
                <w:noProof/>
                <w:webHidden/>
              </w:rPr>
            </w:r>
            <w:r>
              <w:rPr>
                <w:noProof/>
                <w:webHidden/>
              </w:rPr>
              <w:fldChar w:fldCharType="separate"/>
            </w:r>
            <w:r>
              <w:rPr>
                <w:noProof/>
                <w:webHidden/>
              </w:rPr>
              <w:t>17</w:t>
            </w:r>
            <w:r>
              <w:rPr>
                <w:noProof/>
                <w:webHidden/>
              </w:rPr>
              <w:fldChar w:fldCharType="end"/>
            </w:r>
          </w:hyperlink>
        </w:p>
        <w:p w14:paraId="34C0566F" w14:textId="5892F69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8" w:history="1">
            <w:r w:rsidRPr="00CE73A9">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Primary Decision Matrix</w:t>
            </w:r>
            <w:r>
              <w:rPr>
                <w:noProof/>
                <w:webHidden/>
              </w:rPr>
              <w:tab/>
            </w:r>
            <w:r>
              <w:rPr>
                <w:noProof/>
                <w:webHidden/>
              </w:rPr>
              <w:fldChar w:fldCharType="begin"/>
            </w:r>
            <w:r>
              <w:rPr>
                <w:noProof/>
                <w:webHidden/>
              </w:rPr>
              <w:instrText xml:space="preserve"> PAGEREF _Toc240366838 \h </w:instrText>
            </w:r>
            <w:r>
              <w:rPr>
                <w:noProof/>
                <w:webHidden/>
              </w:rPr>
            </w:r>
            <w:r>
              <w:rPr>
                <w:noProof/>
                <w:webHidden/>
              </w:rPr>
              <w:fldChar w:fldCharType="separate"/>
            </w:r>
            <w:r>
              <w:rPr>
                <w:noProof/>
                <w:webHidden/>
              </w:rPr>
              <w:t>17</w:t>
            </w:r>
            <w:r>
              <w:rPr>
                <w:noProof/>
                <w:webHidden/>
              </w:rPr>
              <w:fldChar w:fldCharType="end"/>
            </w:r>
          </w:hyperlink>
        </w:p>
        <w:p w14:paraId="51C0A88E" w14:textId="66B9B26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9" w:history="1">
            <w:r w:rsidRPr="00CE73A9">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Common Use Cases</w:t>
            </w:r>
            <w:r>
              <w:rPr>
                <w:noProof/>
                <w:webHidden/>
              </w:rPr>
              <w:tab/>
            </w:r>
            <w:r>
              <w:rPr>
                <w:noProof/>
                <w:webHidden/>
              </w:rPr>
              <w:fldChar w:fldCharType="begin"/>
            </w:r>
            <w:r>
              <w:rPr>
                <w:noProof/>
                <w:webHidden/>
              </w:rPr>
              <w:instrText xml:space="preserve"> PAGEREF _Toc240366839 \h </w:instrText>
            </w:r>
            <w:r>
              <w:rPr>
                <w:noProof/>
                <w:webHidden/>
              </w:rPr>
            </w:r>
            <w:r>
              <w:rPr>
                <w:noProof/>
                <w:webHidden/>
              </w:rPr>
              <w:fldChar w:fldCharType="separate"/>
            </w:r>
            <w:r>
              <w:rPr>
                <w:noProof/>
                <w:webHidden/>
              </w:rPr>
              <w:t>18</w:t>
            </w:r>
            <w:r>
              <w:rPr>
                <w:noProof/>
                <w:webHidden/>
              </w:rPr>
              <w:fldChar w:fldCharType="end"/>
            </w:r>
          </w:hyperlink>
        </w:p>
        <w:p w14:paraId="670F2D52" w14:textId="24923EA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0" w:history="1">
            <w:r w:rsidRPr="00CE73A9">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Decision Tree</w:t>
            </w:r>
            <w:r>
              <w:rPr>
                <w:noProof/>
                <w:webHidden/>
              </w:rPr>
              <w:tab/>
            </w:r>
            <w:r>
              <w:rPr>
                <w:noProof/>
                <w:webHidden/>
              </w:rPr>
              <w:fldChar w:fldCharType="begin"/>
            </w:r>
            <w:r>
              <w:rPr>
                <w:noProof/>
                <w:webHidden/>
              </w:rPr>
              <w:instrText xml:space="preserve"> PAGEREF _Toc240366840 \h </w:instrText>
            </w:r>
            <w:r>
              <w:rPr>
                <w:noProof/>
                <w:webHidden/>
              </w:rPr>
            </w:r>
            <w:r>
              <w:rPr>
                <w:noProof/>
                <w:webHidden/>
              </w:rPr>
              <w:fldChar w:fldCharType="separate"/>
            </w:r>
            <w:r>
              <w:rPr>
                <w:noProof/>
                <w:webHidden/>
              </w:rPr>
              <w:t>18</w:t>
            </w:r>
            <w:r>
              <w:rPr>
                <w:noProof/>
                <w:webHidden/>
              </w:rPr>
              <w:fldChar w:fldCharType="end"/>
            </w:r>
          </w:hyperlink>
        </w:p>
        <w:p w14:paraId="4C4A858B" w14:textId="71745B7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1" w:history="1">
            <w:r w:rsidRPr="00CE73A9">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Example</w:t>
            </w:r>
            <w:r>
              <w:rPr>
                <w:noProof/>
                <w:webHidden/>
              </w:rPr>
              <w:tab/>
            </w:r>
            <w:r>
              <w:rPr>
                <w:noProof/>
                <w:webHidden/>
              </w:rPr>
              <w:fldChar w:fldCharType="begin"/>
            </w:r>
            <w:r>
              <w:rPr>
                <w:noProof/>
                <w:webHidden/>
              </w:rPr>
              <w:instrText xml:space="preserve"> PAGEREF _Toc240366841 \h </w:instrText>
            </w:r>
            <w:r>
              <w:rPr>
                <w:noProof/>
                <w:webHidden/>
              </w:rPr>
            </w:r>
            <w:r>
              <w:rPr>
                <w:noProof/>
                <w:webHidden/>
              </w:rPr>
              <w:fldChar w:fldCharType="separate"/>
            </w:r>
            <w:r>
              <w:rPr>
                <w:noProof/>
                <w:webHidden/>
              </w:rPr>
              <w:t>19</w:t>
            </w:r>
            <w:r>
              <w:rPr>
                <w:noProof/>
                <w:webHidden/>
              </w:rPr>
              <w:fldChar w:fldCharType="end"/>
            </w:r>
          </w:hyperlink>
        </w:p>
        <w:p w14:paraId="61F20EC5" w14:textId="7B5F39E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42" w:history="1">
            <w:r w:rsidRPr="00CE73A9">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Enterprise Integration Profile and Pattern Catalogue</w:t>
            </w:r>
            <w:r>
              <w:rPr>
                <w:noProof/>
                <w:webHidden/>
              </w:rPr>
              <w:tab/>
            </w:r>
            <w:r>
              <w:rPr>
                <w:noProof/>
                <w:webHidden/>
              </w:rPr>
              <w:fldChar w:fldCharType="begin"/>
            </w:r>
            <w:r>
              <w:rPr>
                <w:noProof/>
                <w:webHidden/>
              </w:rPr>
              <w:instrText xml:space="preserve"> PAGEREF _Toc240366842 \h </w:instrText>
            </w:r>
            <w:r>
              <w:rPr>
                <w:noProof/>
                <w:webHidden/>
              </w:rPr>
            </w:r>
            <w:r>
              <w:rPr>
                <w:noProof/>
                <w:webHidden/>
              </w:rPr>
              <w:fldChar w:fldCharType="separate"/>
            </w:r>
            <w:r>
              <w:rPr>
                <w:noProof/>
                <w:webHidden/>
              </w:rPr>
              <w:t>20</w:t>
            </w:r>
            <w:r>
              <w:rPr>
                <w:noProof/>
                <w:webHidden/>
              </w:rPr>
              <w:fldChar w:fldCharType="end"/>
            </w:r>
          </w:hyperlink>
        </w:p>
        <w:p w14:paraId="1E2D7D46" w14:textId="5B1036D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3" w:history="1">
            <w:r w:rsidRPr="00CE73A9">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_Toc240366843 \h </w:instrText>
            </w:r>
            <w:r>
              <w:rPr>
                <w:noProof/>
                <w:webHidden/>
              </w:rPr>
            </w:r>
            <w:r>
              <w:rPr>
                <w:noProof/>
                <w:webHidden/>
              </w:rPr>
              <w:fldChar w:fldCharType="separate"/>
            </w:r>
            <w:r>
              <w:rPr>
                <w:noProof/>
                <w:webHidden/>
              </w:rPr>
              <w:t>20</w:t>
            </w:r>
            <w:r>
              <w:rPr>
                <w:noProof/>
                <w:webHidden/>
              </w:rPr>
              <w:fldChar w:fldCharType="end"/>
            </w:r>
          </w:hyperlink>
        </w:p>
        <w:p w14:paraId="522BBAE0" w14:textId="16C1640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4" w:history="1">
            <w:r w:rsidRPr="00CE73A9">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Practitioner Patterns</w:t>
            </w:r>
            <w:r>
              <w:rPr>
                <w:noProof/>
                <w:webHidden/>
              </w:rPr>
              <w:tab/>
            </w:r>
            <w:r>
              <w:rPr>
                <w:noProof/>
                <w:webHidden/>
              </w:rPr>
              <w:fldChar w:fldCharType="begin"/>
            </w:r>
            <w:r>
              <w:rPr>
                <w:noProof/>
                <w:webHidden/>
              </w:rPr>
              <w:instrText xml:space="preserve"> PAGEREF _Toc240366844 \h </w:instrText>
            </w:r>
            <w:r>
              <w:rPr>
                <w:noProof/>
                <w:webHidden/>
              </w:rPr>
            </w:r>
            <w:r>
              <w:rPr>
                <w:noProof/>
                <w:webHidden/>
              </w:rPr>
              <w:fldChar w:fldCharType="separate"/>
            </w:r>
            <w:r>
              <w:rPr>
                <w:noProof/>
                <w:webHidden/>
              </w:rPr>
              <w:t>27</w:t>
            </w:r>
            <w:r>
              <w:rPr>
                <w:noProof/>
                <w:webHidden/>
              </w:rPr>
              <w:fldChar w:fldCharType="end"/>
            </w:r>
          </w:hyperlink>
        </w:p>
        <w:p w14:paraId="72ACF20C" w14:textId="1A79A31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5" w:history="1">
            <w:r w:rsidRPr="00CE73A9">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API Patterns</w:t>
            </w:r>
            <w:r>
              <w:rPr>
                <w:noProof/>
                <w:webHidden/>
              </w:rPr>
              <w:tab/>
            </w:r>
            <w:r>
              <w:rPr>
                <w:noProof/>
                <w:webHidden/>
              </w:rPr>
              <w:fldChar w:fldCharType="begin"/>
            </w:r>
            <w:r>
              <w:rPr>
                <w:noProof/>
                <w:webHidden/>
              </w:rPr>
              <w:instrText xml:space="preserve"> PAGEREF _Toc240366845 \h </w:instrText>
            </w:r>
            <w:r>
              <w:rPr>
                <w:noProof/>
                <w:webHidden/>
              </w:rPr>
            </w:r>
            <w:r>
              <w:rPr>
                <w:noProof/>
                <w:webHidden/>
              </w:rPr>
              <w:fldChar w:fldCharType="separate"/>
            </w:r>
            <w:r>
              <w:rPr>
                <w:noProof/>
                <w:webHidden/>
              </w:rPr>
              <w:t>30</w:t>
            </w:r>
            <w:r>
              <w:rPr>
                <w:noProof/>
                <w:webHidden/>
              </w:rPr>
              <w:fldChar w:fldCharType="end"/>
            </w:r>
          </w:hyperlink>
        </w:p>
        <w:p w14:paraId="6FCEABEB" w14:textId="12F9DA7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6" w:history="1">
            <w:r w:rsidRPr="00CE73A9">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Messaging Patterns</w:t>
            </w:r>
            <w:r>
              <w:rPr>
                <w:noProof/>
                <w:webHidden/>
              </w:rPr>
              <w:tab/>
            </w:r>
            <w:r>
              <w:rPr>
                <w:noProof/>
                <w:webHidden/>
              </w:rPr>
              <w:fldChar w:fldCharType="begin"/>
            </w:r>
            <w:r>
              <w:rPr>
                <w:noProof/>
                <w:webHidden/>
              </w:rPr>
              <w:instrText xml:space="preserve"> PAGEREF _Toc240366846 \h </w:instrText>
            </w:r>
            <w:r>
              <w:rPr>
                <w:noProof/>
                <w:webHidden/>
              </w:rPr>
            </w:r>
            <w:r>
              <w:rPr>
                <w:noProof/>
                <w:webHidden/>
              </w:rPr>
              <w:fldChar w:fldCharType="separate"/>
            </w:r>
            <w:r>
              <w:rPr>
                <w:noProof/>
                <w:webHidden/>
              </w:rPr>
              <w:t>32</w:t>
            </w:r>
            <w:r>
              <w:rPr>
                <w:noProof/>
                <w:webHidden/>
              </w:rPr>
              <w:fldChar w:fldCharType="end"/>
            </w:r>
          </w:hyperlink>
        </w:p>
        <w:p w14:paraId="66A6566C" w14:textId="175E512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7" w:history="1">
            <w:r w:rsidRPr="00CE73A9">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Event Patterns</w:t>
            </w:r>
            <w:r>
              <w:rPr>
                <w:noProof/>
                <w:webHidden/>
              </w:rPr>
              <w:tab/>
            </w:r>
            <w:r>
              <w:rPr>
                <w:noProof/>
                <w:webHidden/>
              </w:rPr>
              <w:fldChar w:fldCharType="begin"/>
            </w:r>
            <w:r>
              <w:rPr>
                <w:noProof/>
                <w:webHidden/>
              </w:rPr>
              <w:instrText xml:space="preserve"> PAGEREF _Toc240366847 \h </w:instrText>
            </w:r>
            <w:r>
              <w:rPr>
                <w:noProof/>
                <w:webHidden/>
              </w:rPr>
            </w:r>
            <w:r>
              <w:rPr>
                <w:noProof/>
                <w:webHidden/>
              </w:rPr>
              <w:fldChar w:fldCharType="separate"/>
            </w:r>
            <w:r>
              <w:rPr>
                <w:noProof/>
                <w:webHidden/>
              </w:rPr>
              <w:t>37</w:t>
            </w:r>
            <w:r>
              <w:rPr>
                <w:noProof/>
                <w:webHidden/>
              </w:rPr>
              <w:fldChar w:fldCharType="end"/>
            </w:r>
          </w:hyperlink>
        </w:p>
        <w:p w14:paraId="164E5769" w14:textId="79B7C73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8" w:history="1">
            <w:r w:rsidRPr="00CE73A9">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Orchestration Patterns</w:t>
            </w:r>
            <w:r>
              <w:rPr>
                <w:noProof/>
                <w:webHidden/>
              </w:rPr>
              <w:tab/>
            </w:r>
            <w:r>
              <w:rPr>
                <w:noProof/>
                <w:webHidden/>
              </w:rPr>
              <w:fldChar w:fldCharType="begin"/>
            </w:r>
            <w:r>
              <w:rPr>
                <w:noProof/>
                <w:webHidden/>
              </w:rPr>
              <w:instrText xml:space="preserve"> PAGEREF _Toc240366848 \h </w:instrText>
            </w:r>
            <w:r>
              <w:rPr>
                <w:noProof/>
                <w:webHidden/>
              </w:rPr>
            </w:r>
            <w:r>
              <w:rPr>
                <w:noProof/>
                <w:webHidden/>
              </w:rPr>
              <w:fldChar w:fldCharType="separate"/>
            </w:r>
            <w:r>
              <w:rPr>
                <w:noProof/>
                <w:webHidden/>
              </w:rPr>
              <w:t>40</w:t>
            </w:r>
            <w:r>
              <w:rPr>
                <w:noProof/>
                <w:webHidden/>
              </w:rPr>
              <w:fldChar w:fldCharType="end"/>
            </w:r>
          </w:hyperlink>
        </w:p>
        <w:p w14:paraId="567C1961" w14:textId="39D20F2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9" w:history="1">
            <w:r w:rsidRPr="00CE73A9">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File Patterns</w:t>
            </w:r>
            <w:r>
              <w:rPr>
                <w:noProof/>
                <w:webHidden/>
              </w:rPr>
              <w:tab/>
            </w:r>
            <w:r>
              <w:rPr>
                <w:noProof/>
                <w:webHidden/>
              </w:rPr>
              <w:fldChar w:fldCharType="begin"/>
            </w:r>
            <w:r>
              <w:rPr>
                <w:noProof/>
                <w:webHidden/>
              </w:rPr>
              <w:instrText xml:space="preserve"> PAGEREF _Toc240366849 \h </w:instrText>
            </w:r>
            <w:r>
              <w:rPr>
                <w:noProof/>
                <w:webHidden/>
              </w:rPr>
            </w:r>
            <w:r>
              <w:rPr>
                <w:noProof/>
                <w:webHidden/>
              </w:rPr>
              <w:fldChar w:fldCharType="separate"/>
            </w:r>
            <w:r>
              <w:rPr>
                <w:noProof/>
                <w:webHidden/>
              </w:rPr>
              <w:t>44</w:t>
            </w:r>
            <w:r>
              <w:rPr>
                <w:noProof/>
                <w:webHidden/>
              </w:rPr>
              <w:fldChar w:fldCharType="end"/>
            </w:r>
          </w:hyperlink>
        </w:p>
        <w:p w14:paraId="71E68DF4" w14:textId="45130B2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0" w:history="1">
            <w:r w:rsidRPr="00CE73A9">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Transformation and Routing Patterns</w:t>
            </w:r>
            <w:r>
              <w:rPr>
                <w:noProof/>
                <w:webHidden/>
              </w:rPr>
              <w:tab/>
            </w:r>
            <w:r>
              <w:rPr>
                <w:noProof/>
                <w:webHidden/>
              </w:rPr>
              <w:fldChar w:fldCharType="begin"/>
            </w:r>
            <w:r>
              <w:rPr>
                <w:noProof/>
                <w:webHidden/>
              </w:rPr>
              <w:instrText xml:space="preserve"> PAGEREF _Toc240366850 \h </w:instrText>
            </w:r>
            <w:r>
              <w:rPr>
                <w:noProof/>
                <w:webHidden/>
              </w:rPr>
            </w:r>
            <w:r>
              <w:rPr>
                <w:noProof/>
                <w:webHidden/>
              </w:rPr>
              <w:fldChar w:fldCharType="separate"/>
            </w:r>
            <w:r>
              <w:rPr>
                <w:noProof/>
                <w:webHidden/>
              </w:rPr>
              <w:t>46</w:t>
            </w:r>
            <w:r>
              <w:rPr>
                <w:noProof/>
                <w:webHidden/>
              </w:rPr>
              <w:fldChar w:fldCharType="end"/>
            </w:r>
          </w:hyperlink>
        </w:p>
        <w:p w14:paraId="34E0C32D" w14:textId="3C33136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1" w:history="1">
            <w:r w:rsidRPr="00CE73A9">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Anti Patterns</w:t>
            </w:r>
            <w:r>
              <w:rPr>
                <w:noProof/>
                <w:webHidden/>
              </w:rPr>
              <w:tab/>
            </w:r>
            <w:r>
              <w:rPr>
                <w:noProof/>
                <w:webHidden/>
              </w:rPr>
              <w:fldChar w:fldCharType="begin"/>
            </w:r>
            <w:r>
              <w:rPr>
                <w:noProof/>
                <w:webHidden/>
              </w:rPr>
              <w:instrText xml:space="preserve"> PAGEREF _Toc240366851 \h </w:instrText>
            </w:r>
            <w:r>
              <w:rPr>
                <w:noProof/>
                <w:webHidden/>
              </w:rPr>
            </w:r>
            <w:r>
              <w:rPr>
                <w:noProof/>
                <w:webHidden/>
              </w:rPr>
              <w:fldChar w:fldCharType="separate"/>
            </w:r>
            <w:r>
              <w:rPr>
                <w:noProof/>
                <w:webHidden/>
              </w:rPr>
              <w:t>48</w:t>
            </w:r>
            <w:r>
              <w:rPr>
                <w:noProof/>
                <w:webHidden/>
              </w:rPr>
              <w:fldChar w:fldCharType="end"/>
            </w:r>
          </w:hyperlink>
        </w:p>
        <w:p w14:paraId="2DAC60CD" w14:textId="4A4EE870"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2" w:history="1">
            <w:r w:rsidRPr="00CE73A9">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Data Platform Position</w:t>
            </w:r>
            <w:r>
              <w:rPr>
                <w:noProof/>
                <w:webHidden/>
              </w:rPr>
              <w:tab/>
            </w:r>
            <w:r>
              <w:rPr>
                <w:noProof/>
                <w:webHidden/>
              </w:rPr>
              <w:fldChar w:fldCharType="begin"/>
            </w:r>
            <w:r>
              <w:rPr>
                <w:noProof/>
                <w:webHidden/>
              </w:rPr>
              <w:instrText xml:space="preserve"> PAGEREF _Toc240366852 \h </w:instrText>
            </w:r>
            <w:r>
              <w:rPr>
                <w:noProof/>
                <w:webHidden/>
              </w:rPr>
            </w:r>
            <w:r>
              <w:rPr>
                <w:noProof/>
                <w:webHidden/>
              </w:rPr>
              <w:fldChar w:fldCharType="separate"/>
            </w:r>
            <w:r>
              <w:rPr>
                <w:noProof/>
                <w:webHidden/>
              </w:rPr>
              <w:t>49</w:t>
            </w:r>
            <w:r>
              <w:rPr>
                <w:noProof/>
                <w:webHidden/>
              </w:rPr>
              <w:fldChar w:fldCharType="end"/>
            </w:r>
          </w:hyperlink>
        </w:p>
        <w:p w14:paraId="490A6EF1" w14:textId="0B83765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3" w:history="1">
            <w:r w:rsidRPr="00CE73A9">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Position</w:t>
            </w:r>
            <w:r>
              <w:rPr>
                <w:noProof/>
                <w:webHidden/>
              </w:rPr>
              <w:tab/>
            </w:r>
            <w:r>
              <w:rPr>
                <w:noProof/>
                <w:webHidden/>
              </w:rPr>
              <w:fldChar w:fldCharType="begin"/>
            </w:r>
            <w:r>
              <w:rPr>
                <w:noProof/>
                <w:webHidden/>
              </w:rPr>
              <w:instrText xml:space="preserve"> PAGEREF _Toc240366853 \h </w:instrText>
            </w:r>
            <w:r>
              <w:rPr>
                <w:noProof/>
                <w:webHidden/>
              </w:rPr>
            </w:r>
            <w:r>
              <w:rPr>
                <w:noProof/>
                <w:webHidden/>
              </w:rPr>
              <w:fldChar w:fldCharType="separate"/>
            </w:r>
            <w:r>
              <w:rPr>
                <w:noProof/>
                <w:webHidden/>
              </w:rPr>
              <w:t>49</w:t>
            </w:r>
            <w:r>
              <w:rPr>
                <w:noProof/>
                <w:webHidden/>
              </w:rPr>
              <w:fldChar w:fldCharType="end"/>
            </w:r>
          </w:hyperlink>
        </w:p>
        <w:p w14:paraId="304EDE8E" w14:textId="752CCC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4" w:history="1">
            <w:r w:rsidRPr="00CE73A9">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Appropriate Uses</w:t>
            </w:r>
            <w:r>
              <w:rPr>
                <w:noProof/>
                <w:webHidden/>
              </w:rPr>
              <w:tab/>
            </w:r>
            <w:r>
              <w:rPr>
                <w:noProof/>
                <w:webHidden/>
              </w:rPr>
              <w:fldChar w:fldCharType="begin"/>
            </w:r>
            <w:r>
              <w:rPr>
                <w:noProof/>
                <w:webHidden/>
              </w:rPr>
              <w:instrText xml:space="preserve"> PAGEREF _Toc240366854 \h </w:instrText>
            </w:r>
            <w:r>
              <w:rPr>
                <w:noProof/>
                <w:webHidden/>
              </w:rPr>
            </w:r>
            <w:r>
              <w:rPr>
                <w:noProof/>
                <w:webHidden/>
              </w:rPr>
              <w:fldChar w:fldCharType="separate"/>
            </w:r>
            <w:r>
              <w:rPr>
                <w:noProof/>
                <w:webHidden/>
              </w:rPr>
              <w:t>49</w:t>
            </w:r>
            <w:r>
              <w:rPr>
                <w:noProof/>
                <w:webHidden/>
              </w:rPr>
              <w:fldChar w:fldCharType="end"/>
            </w:r>
          </w:hyperlink>
        </w:p>
        <w:p w14:paraId="5CBCC09B" w14:textId="308BCC8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5" w:history="1">
            <w:r w:rsidRPr="00CE73A9">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Inappropriate Uses</w:t>
            </w:r>
            <w:r>
              <w:rPr>
                <w:noProof/>
                <w:webHidden/>
              </w:rPr>
              <w:tab/>
            </w:r>
            <w:r>
              <w:rPr>
                <w:noProof/>
                <w:webHidden/>
              </w:rPr>
              <w:fldChar w:fldCharType="begin"/>
            </w:r>
            <w:r>
              <w:rPr>
                <w:noProof/>
                <w:webHidden/>
              </w:rPr>
              <w:instrText xml:space="preserve"> PAGEREF _Toc240366855 \h </w:instrText>
            </w:r>
            <w:r>
              <w:rPr>
                <w:noProof/>
                <w:webHidden/>
              </w:rPr>
            </w:r>
            <w:r>
              <w:rPr>
                <w:noProof/>
                <w:webHidden/>
              </w:rPr>
              <w:fldChar w:fldCharType="separate"/>
            </w:r>
            <w:r>
              <w:rPr>
                <w:noProof/>
                <w:webHidden/>
              </w:rPr>
              <w:t>49</w:t>
            </w:r>
            <w:r>
              <w:rPr>
                <w:noProof/>
                <w:webHidden/>
              </w:rPr>
              <w:fldChar w:fldCharType="end"/>
            </w:r>
          </w:hyperlink>
        </w:p>
        <w:p w14:paraId="5035DE0A" w14:textId="45C9390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6" w:history="1">
            <w:r w:rsidRPr="00CE73A9">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Exchange Patterns</w:t>
            </w:r>
            <w:r>
              <w:rPr>
                <w:noProof/>
                <w:webHidden/>
              </w:rPr>
              <w:tab/>
            </w:r>
            <w:r>
              <w:rPr>
                <w:noProof/>
                <w:webHidden/>
              </w:rPr>
              <w:fldChar w:fldCharType="begin"/>
            </w:r>
            <w:r>
              <w:rPr>
                <w:noProof/>
                <w:webHidden/>
              </w:rPr>
              <w:instrText xml:space="preserve"> PAGEREF _Toc240366856 \h </w:instrText>
            </w:r>
            <w:r>
              <w:rPr>
                <w:noProof/>
                <w:webHidden/>
              </w:rPr>
            </w:r>
            <w:r>
              <w:rPr>
                <w:noProof/>
                <w:webHidden/>
              </w:rPr>
              <w:fldChar w:fldCharType="separate"/>
            </w:r>
            <w:r>
              <w:rPr>
                <w:noProof/>
                <w:webHidden/>
              </w:rPr>
              <w:t>49</w:t>
            </w:r>
            <w:r>
              <w:rPr>
                <w:noProof/>
                <w:webHidden/>
              </w:rPr>
              <w:fldChar w:fldCharType="end"/>
            </w:r>
          </w:hyperlink>
        </w:p>
        <w:p w14:paraId="3D93F668" w14:textId="5113C06A"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7" w:history="1">
            <w:r w:rsidRPr="00CE73A9">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Insurance Integration Scenarios</w:t>
            </w:r>
            <w:r>
              <w:rPr>
                <w:noProof/>
                <w:webHidden/>
              </w:rPr>
              <w:tab/>
            </w:r>
            <w:r>
              <w:rPr>
                <w:noProof/>
                <w:webHidden/>
              </w:rPr>
              <w:fldChar w:fldCharType="begin"/>
            </w:r>
            <w:r>
              <w:rPr>
                <w:noProof/>
                <w:webHidden/>
              </w:rPr>
              <w:instrText xml:space="preserve"> PAGEREF _Toc240366857 \h </w:instrText>
            </w:r>
            <w:r>
              <w:rPr>
                <w:noProof/>
                <w:webHidden/>
              </w:rPr>
            </w:r>
            <w:r>
              <w:rPr>
                <w:noProof/>
                <w:webHidden/>
              </w:rPr>
              <w:fldChar w:fldCharType="separate"/>
            </w:r>
            <w:r>
              <w:rPr>
                <w:noProof/>
                <w:webHidden/>
              </w:rPr>
              <w:t>57</w:t>
            </w:r>
            <w:r>
              <w:rPr>
                <w:noProof/>
                <w:webHidden/>
              </w:rPr>
              <w:fldChar w:fldCharType="end"/>
            </w:r>
          </w:hyperlink>
        </w:p>
        <w:p w14:paraId="7060C646" w14:textId="37692059"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8" w:history="1">
            <w:r w:rsidRPr="00CE73A9">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Security and Operational Excellence</w:t>
            </w:r>
            <w:r>
              <w:rPr>
                <w:noProof/>
                <w:webHidden/>
              </w:rPr>
              <w:tab/>
            </w:r>
            <w:r>
              <w:rPr>
                <w:noProof/>
                <w:webHidden/>
              </w:rPr>
              <w:fldChar w:fldCharType="begin"/>
            </w:r>
            <w:r>
              <w:rPr>
                <w:noProof/>
                <w:webHidden/>
              </w:rPr>
              <w:instrText xml:space="preserve"> PAGEREF _Toc240366858 \h </w:instrText>
            </w:r>
            <w:r>
              <w:rPr>
                <w:noProof/>
                <w:webHidden/>
              </w:rPr>
            </w:r>
            <w:r>
              <w:rPr>
                <w:noProof/>
                <w:webHidden/>
              </w:rPr>
              <w:fldChar w:fldCharType="separate"/>
            </w:r>
            <w:r>
              <w:rPr>
                <w:noProof/>
                <w:webHidden/>
              </w:rPr>
              <w:t>58</w:t>
            </w:r>
            <w:r>
              <w:rPr>
                <w:noProof/>
                <w:webHidden/>
              </w:rPr>
              <w:fldChar w:fldCharType="end"/>
            </w:r>
          </w:hyperlink>
        </w:p>
        <w:p w14:paraId="4BA36B1B" w14:textId="52F28FE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9" w:history="1">
            <w:r w:rsidRPr="00CE73A9">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Principles</w:t>
            </w:r>
            <w:r>
              <w:rPr>
                <w:noProof/>
                <w:webHidden/>
              </w:rPr>
              <w:tab/>
            </w:r>
            <w:r>
              <w:rPr>
                <w:noProof/>
                <w:webHidden/>
              </w:rPr>
              <w:fldChar w:fldCharType="begin"/>
            </w:r>
            <w:r>
              <w:rPr>
                <w:noProof/>
                <w:webHidden/>
              </w:rPr>
              <w:instrText xml:space="preserve"> PAGEREF _Toc240366859 \h </w:instrText>
            </w:r>
            <w:r>
              <w:rPr>
                <w:noProof/>
                <w:webHidden/>
              </w:rPr>
            </w:r>
            <w:r>
              <w:rPr>
                <w:noProof/>
                <w:webHidden/>
              </w:rPr>
              <w:fldChar w:fldCharType="separate"/>
            </w:r>
            <w:r>
              <w:rPr>
                <w:noProof/>
                <w:webHidden/>
              </w:rPr>
              <w:t>58</w:t>
            </w:r>
            <w:r>
              <w:rPr>
                <w:noProof/>
                <w:webHidden/>
              </w:rPr>
              <w:fldChar w:fldCharType="end"/>
            </w:r>
          </w:hyperlink>
        </w:p>
        <w:p w14:paraId="5750D86D" w14:textId="6903C99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0" w:history="1">
            <w:r w:rsidRPr="00CE73A9">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Data Protection and Classification</w:t>
            </w:r>
            <w:r>
              <w:rPr>
                <w:noProof/>
                <w:webHidden/>
              </w:rPr>
              <w:tab/>
            </w:r>
            <w:r>
              <w:rPr>
                <w:noProof/>
                <w:webHidden/>
              </w:rPr>
              <w:fldChar w:fldCharType="begin"/>
            </w:r>
            <w:r>
              <w:rPr>
                <w:noProof/>
                <w:webHidden/>
              </w:rPr>
              <w:instrText xml:space="preserve"> PAGEREF _Toc240366860 \h </w:instrText>
            </w:r>
            <w:r>
              <w:rPr>
                <w:noProof/>
                <w:webHidden/>
              </w:rPr>
            </w:r>
            <w:r>
              <w:rPr>
                <w:noProof/>
                <w:webHidden/>
              </w:rPr>
              <w:fldChar w:fldCharType="separate"/>
            </w:r>
            <w:r>
              <w:rPr>
                <w:noProof/>
                <w:webHidden/>
              </w:rPr>
              <w:t>59</w:t>
            </w:r>
            <w:r>
              <w:rPr>
                <w:noProof/>
                <w:webHidden/>
              </w:rPr>
              <w:fldChar w:fldCharType="end"/>
            </w:r>
          </w:hyperlink>
        </w:p>
        <w:p w14:paraId="538BC3D5" w14:textId="687209D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1" w:history="1">
            <w:r w:rsidRPr="00CE73A9">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Observability and Monitoring</w:t>
            </w:r>
            <w:r>
              <w:rPr>
                <w:noProof/>
                <w:webHidden/>
              </w:rPr>
              <w:tab/>
            </w:r>
            <w:r>
              <w:rPr>
                <w:noProof/>
                <w:webHidden/>
              </w:rPr>
              <w:fldChar w:fldCharType="begin"/>
            </w:r>
            <w:r>
              <w:rPr>
                <w:noProof/>
                <w:webHidden/>
              </w:rPr>
              <w:instrText xml:space="preserve"> PAGEREF _Toc240366861 \h </w:instrText>
            </w:r>
            <w:r>
              <w:rPr>
                <w:noProof/>
                <w:webHidden/>
              </w:rPr>
            </w:r>
            <w:r>
              <w:rPr>
                <w:noProof/>
                <w:webHidden/>
              </w:rPr>
              <w:fldChar w:fldCharType="separate"/>
            </w:r>
            <w:r>
              <w:rPr>
                <w:noProof/>
                <w:webHidden/>
              </w:rPr>
              <w:t>59</w:t>
            </w:r>
            <w:r>
              <w:rPr>
                <w:noProof/>
                <w:webHidden/>
              </w:rPr>
              <w:fldChar w:fldCharType="end"/>
            </w:r>
          </w:hyperlink>
        </w:p>
        <w:p w14:paraId="33E4B459" w14:textId="0788A63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2" w:history="1">
            <w:r w:rsidRPr="00CE73A9">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Operational Excellence</w:t>
            </w:r>
            <w:r>
              <w:rPr>
                <w:noProof/>
                <w:webHidden/>
              </w:rPr>
              <w:tab/>
            </w:r>
            <w:r>
              <w:rPr>
                <w:noProof/>
                <w:webHidden/>
              </w:rPr>
              <w:fldChar w:fldCharType="begin"/>
            </w:r>
            <w:r>
              <w:rPr>
                <w:noProof/>
                <w:webHidden/>
              </w:rPr>
              <w:instrText xml:space="preserve"> PAGEREF _Toc240366862 \h </w:instrText>
            </w:r>
            <w:r>
              <w:rPr>
                <w:noProof/>
                <w:webHidden/>
              </w:rPr>
            </w:r>
            <w:r>
              <w:rPr>
                <w:noProof/>
                <w:webHidden/>
              </w:rPr>
              <w:fldChar w:fldCharType="separate"/>
            </w:r>
            <w:r>
              <w:rPr>
                <w:noProof/>
                <w:webHidden/>
              </w:rPr>
              <w:t>60</w:t>
            </w:r>
            <w:r>
              <w:rPr>
                <w:noProof/>
                <w:webHidden/>
              </w:rPr>
              <w:fldChar w:fldCharType="end"/>
            </w:r>
          </w:hyperlink>
        </w:p>
        <w:p w14:paraId="67E7785F" w14:textId="6136B86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3" w:history="1">
            <w:r w:rsidRPr="00CE73A9">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Delivery Pipeline</w:t>
            </w:r>
            <w:r>
              <w:rPr>
                <w:noProof/>
                <w:webHidden/>
              </w:rPr>
              <w:tab/>
            </w:r>
            <w:r>
              <w:rPr>
                <w:noProof/>
                <w:webHidden/>
              </w:rPr>
              <w:fldChar w:fldCharType="begin"/>
            </w:r>
            <w:r>
              <w:rPr>
                <w:noProof/>
                <w:webHidden/>
              </w:rPr>
              <w:instrText xml:space="preserve"> PAGEREF _Toc240366863 \h </w:instrText>
            </w:r>
            <w:r>
              <w:rPr>
                <w:noProof/>
                <w:webHidden/>
              </w:rPr>
            </w:r>
            <w:r>
              <w:rPr>
                <w:noProof/>
                <w:webHidden/>
              </w:rPr>
              <w:fldChar w:fldCharType="separate"/>
            </w:r>
            <w:r>
              <w:rPr>
                <w:noProof/>
                <w:webHidden/>
              </w:rPr>
              <w:t>60</w:t>
            </w:r>
            <w:r>
              <w:rPr>
                <w:noProof/>
                <w:webHidden/>
              </w:rPr>
              <w:fldChar w:fldCharType="end"/>
            </w:r>
          </w:hyperlink>
        </w:p>
        <w:p w14:paraId="3601BDA3" w14:textId="1635CB2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4" w:history="1">
            <w:r w:rsidRPr="00CE73A9">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Guardrails</w:t>
            </w:r>
            <w:r>
              <w:rPr>
                <w:noProof/>
                <w:webHidden/>
              </w:rPr>
              <w:tab/>
            </w:r>
            <w:r>
              <w:rPr>
                <w:noProof/>
                <w:webHidden/>
              </w:rPr>
              <w:fldChar w:fldCharType="begin"/>
            </w:r>
            <w:r>
              <w:rPr>
                <w:noProof/>
                <w:webHidden/>
              </w:rPr>
              <w:instrText xml:space="preserve"> PAGEREF _Toc240366864 \h </w:instrText>
            </w:r>
            <w:r>
              <w:rPr>
                <w:noProof/>
                <w:webHidden/>
              </w:rPr>
            </w:r>
            <w:r>
              <w:rPr>
                <w:noProof/>
                <w:webHidden/>
              </w:rPr>
              <w:fldChar w:fldCharType="separate"/>
            </w:r>
            <w:r>
              <w:rPr>
                <w:noProof/>
                <w:webHidden/>
              </w:rPr>
              <w:t>62</w:t>
            </w:r>
            <w:r>
              <w:rPr>
                <w:noProof/>
                <w:webHidden/>
              </w:rPr>
              <w:fldChar w:fldCharType="end"/>
            </w:r>
          </w:hyperlink>
        </w:p>
        <w:p w14:paraId="7BD4E9FB" w14:textId="410BFE7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5" w:history="1">
            <w:r w:rsidRPr="00CE73A9">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Mandatory Guardrails</w:t>
            </w:r>
            <w:r>
              <w:rPr>
                <w:noProof/>
                <w:webHidden/>
              </w:rPr>
              <w:tab/>
            </w:r>
            <w:r>
              <w:rPr>
                <w:noProof/>
                <w:webHidden/>
              </w:rPr>
              <w:fldChar w:fldCharType="begin"/>
            </w:r>
            <w:r>
              <w:rPr>
                <w:noProof/>
                <w:webHidden/>
              </w:rPr>
              <w:instrText xml:space="preserve"> PAGEREF _Toc240366865 \h </w:instrText>
            </w:r>
            <w:r>
              <w:rPr>
                <w:noProof/>
                <w:webHidden/>
              </w:rPr>
            </w:r>
            <w:r>
              <w:rPr>
                <w:noProof/>
                <w:webHidden/>
              </w:rPr>
              <w:fldChar w:fldCharType="separate"/>
            </w:r>
            <w:r>
              <w:rPr>
                <w:noProof/>
                <w:webHidden/>
              </w:rPr>
              <w:t>62</w:t>
            </w:r>
            <w:r>
              <w:rPr>
                <w:noProof/>
                <w:webHidden/>
              </w:rPr>
              <w:fldChar w:fldCharType="end"/>
            </w:r>
          </w:hyperlink>
        </w:p>
        <w:p w14:paraId="3221453C" w14:textId="685AB5B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6" w:history="1">
            <w:r w:rsidRPr="00CE73A9">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When you need to deviate</w:t>
            </w:r>
            <w:r>
              <w:rPr>
                <w:noProof/>
                <w:webHidden/>
              </w:rPr>
              <w:tab/>
            </w:r>
            <w:r>
              <w:rPr>
                <w:noProof/>
                <w:webHidden/>
              </w:rPr>
              <w:fldChar w:fldCharType="begin"/>
            </w:r>
            <w:r>
              <w:rPr>
                <w:noProof/>
                <w:webHidden/>
              </w:rPr>
              <w:instrText xml:space="preserve"> PAGEREF _Toc240366866 \h </w:instrText>
            </w:r>
            <w:r>
              <w:rPr>
                <w:noProof/>
                <w:webHidden/>
              </w:rPr>
            </w:r>
            <w:r>
              <w:rPr>
                <w:noProof/>
                <w:webHidden/>
              </w:rPr>
              <w:fldChar w:fldCharType="separate"/>
            </w:r>
            <w:r>
              <w:rPr>
                <w:noProof/>
                <w:webHidden/>
              </w:rPr>
              <w:t>62</w:t>
            </w:r>
            <w:r>
              <w:rPr>
                <w:noProof/>
                <w:webHidden/>
              </w:rPr>
              <w:fldChar w:fldCharType="end"/>
            </w:r>
          </w:hyperlink>
        </w:p>
        <w:p w14:paraId="4169DCCC" w14:textId="7306848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7" w:history="1">
            <w:r w:rsidRPr="00CE73A9">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Per-Pattern Security Conformance</w:t>
            </w:r>
            <w:r>
              <w:rPr>
                <w:noProof/>
                <w:webHidden/>
              </w:rPr>
              <w:tab/>
            </w:r>
            <w:r>
              <w:rPr>
                <w:noProof/>
                <w:webHidden/>
              </w:rPr>
              <w:fldChar w:fldCharType="begin"/>
            </w:r>
            <w:r>
              <w:rPr>
                <w:noProof/>
                <w:webHidden/>
              </w:rPr>
              <w:instrText xml:space="preserve"> PAGEREF _Toc240366867 \h </w:instrText>
            </w:r>
            <w:r>
              <w:rPr>
                <w:noProof/>
                <w:webHidden/>
              </w:rPr>
            </w:r>
            <w:r>
              <w:rPr>
                <w:noProof/>
                <w:webHidden/>
              </w:rPr>
              <w:fldChar w:fldCharType="separate"/>
            </w:r>
            <w:r>
              <w:rPr>
                <w:noProof/>
                <w:webHidden/>
              </w:rPr>
              <w:t>63</w:t>
            </w:r>
            <w:r>
              <w:rPr>
                <w:noProof/>
                <w:webHidden/>
              </w:rPr>
              <w:fldChar w:fldCharType="end"/>
            </w:r>
          </w:hyperlink>
        </w:p>
        <w:p w14:paraId="15485B53" w14:textId="149B6DE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8" w:history="1">
            <w:r w:rsidRPr="00CE73A9">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TDA Governance and Exceptions</w:t>
            </w:r>
            <w:r>
              <w:rPr>
                <w:noProof/>
                <w:webHidden/>
              </w:rPr>
              <w:tab/>
            </w:r>
            <w:r>
              <w:rPr>
                <w:noProof/>
                <w:webHidden/>
              </w:rPr>
              <w:fldChar w:fldCharType="begin"/>
            </w:r>
            <w:r>
              <w:rPr>
                <w:noProof/>
                <w:webHidden/>
              </w:rPr>
              <w:instrText xml:space="preserve"> PAGEREF _Toc240366868 \h </w:instrText>
            </w:r>
            <w:r>
              <w:rPr>
                <w:noProof/>
                <w:webHidden/>
              </w:rPr>
            </w:r>
            <w:r>
              <w:rPr>
                <w:noProof/>
                <w:webHidden/>
              </w:rPr>
              <w:fldChar w:fldCharType="separate"/>
            </w:r>
            <w:r>
              <w:rPr>
                <w:noProof/>
                <w:webHidden/>
              </w:rPr>
              <w:t>71</w:t>
            </w:r>
            <w:r>
              <w:rPr>
                <w:noProof/>
                <w:webHidden/>
              </w:rPr>
              <w:fldChar w:fldCharType="end"/>
            </w:r>
          </w:hyperlink>
        </w:p>
        <w:p w14:paraId="13E43122" w14:textId="28EF351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9" w:history="1">
            <w:r w:rsidRPr="00CE73A9">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Gates</w:t>
            </w:r>
            <w:r>
              <w:rPr>
                <w:noProof/>
                <w:webHidden/>
              </w:rPr>
              <w:tab/>
            </w:r>
            <w:r>
              <w:rPr>
                <w:noProof/>
                <w:webHidden/>
              </w:rPr>
              <w:fldChar w:fldCharType="begin"/>
            </w:r>
            <w:r>
              <w:rPr>
                <w:noProof/>
                <w:webHidden/>
              </w:rPr>
              <w:instrText xml:space="preserve"> PAGEREF _Toc240366869 \h </w:instrText>
            </w:r>
            <w:r>
              <w:rPr>
                <w:noProof/>
                <w:webHidden/>
              </w:rPr>
            </w:r>
            <w:r>
              <w:rPr>
                <w:noProof/>
                <w:webHidden/>
              </w:rPr>
              <w:fldChar w:fldCharType="separate"/>
            </w:r>
            <w:r>
              <w:rPr>
                <w:noProof/>
                <w:webHidden/>
              </w:rPr>
              <w:t>71</w:t>
            </w:r>
            <w:r>
              <w:rPr>
                <w:noProof/>
                <w:webHidden/>
              </w:rPr>
              <w:fldChar w:fldCharType="end"/>
            </w:r>
          </w:hyperlink>
        </w:p>
        <w:p w14:paraId="343D9EBF" w14:textId="13CC260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0" w:history="1">
            <w:r w:rsidRPr="00CE73A9">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Conformance</w:t>
            </w:r>
            <w:r>
              <w:rPr>
                <w:noProof/>
                <w:webHidden/>
              </w:rPr>
              <w:tab/>
            </w:r>
            <w:r>
              <w:rPr>
                <w:noProof/>
                <w:webHidden/>
              </w:rPr>
              <w:fldChar w:fldCharType="begin"/>
            </w:r>
            <w:r>
              <w:rPr>
                <w:noProof/>
                <w:webHidden/>
              </w:rPr>
              <w:instrText xml:space="preserve"> PAGEREF _Toc240366870 \h </w:instrText>
            </w:r>
            <w:r>
              <w:rPr>
                <w:noProof/>
                <w:webHidden/>
              </w:rPr>
            </w:r>
            <w:r>
              <w:rPr>
                <w:noProof/>
                <w:webHidden/>
              </w:rPr>
              <w:fldChar w:fldCharType="separate"/>
            </w:r>
            <w:r>
              <w:rPr>
                <w:noProof/>
                <w:webHidden/>
              </w:rPr>
              <w:t>71</w:t>
            </w:r>
            <w:r>
              <w:rPr>
                <w:noProof/>
                <w:webHidden/>
              </w:rPr>
              <w:fldChar w:fldCharType="end"/>
            </w:r>
          </w:hyperlink>
        </w:p>
        <w:p w14:paraId="3AFFE479" w14:textId="2EBD94C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1" w:history="1">
            <w:r w:rsidRPr="00CE73A9">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Exceptions</w:t>
            </w:r>
            <w:r>
              <w:rPr>
                <w:noProof/>
                <w:webHidden/>
              </w:rPr>
              <w:tab/>
            </w:r>
            <w:r>
              <w:rPr>
                <w:noProof/>
                <w:webHidden/>
              </w:rPr>
              <w:fldChar w:fldCharType="begin"/>
            </w:r>
            <w:r>
              <w:rPr>
                <w:noProof/>
                <w:webHidden/>
              </w:rPr>
              <w:instrText xml:space="preserve"> PAGEREF _Toc240366871 \h </w:instrText>
            </w:r>
            <w:r>
              <w:rPr>
                <w:noProof/>
                <w:webHidden/>
              </w:rPr>
            </w:r>
            <w:r>
              <w:rPr>
                <w:noProof/>
                <w:webHidden/>
              </w:rPr>
              <w:fldChar w:fldCharType="separate"/>
            </w:r>
            <w:r>
              <w:rPr>
                <w:noProof/>
                <w:webHidden/>
              </w:rPr>
              <w:t>71</w:t>
            </w:r>
            <w:r>
              <w:rPr>
                <w:noProof/>
                <w:webHidden/>
              </w:rPr>
              <w:fldChar w:fldCharType="end"/>
            </w:r>
          </w:hyperlink>
        </w:p>
        <w:p w14:paraId="05ECBCB1" w14:textId="05B35861"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2" w:history="1">
            <w:r w:rsidRPr="00CE73A9">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Glossary</w:t>
            </w:r>
            <w:r>
              <w:rPr>
                <w:noProof/>
                <w:webHidden/>
              </w:rPr>
              <w:tab/>
            </w:r>
            <w:r>
              <w:rPr>
                <w:noProof/>
                <w:webHidden/>
              </w:rPr>
              <w:fldChar w:fldCharType="begin"/>
            </w:r>
            <w:r>
              <w:rPr>
                <w:noProof/>
                <w:webHidden/>
              </w:rPr>
              <w:instrText xml:space="preserve"> PAGEREF _Toc240366872 \h </w:instrText>
            </w:r>
            <w:r>
              <w:rPr>
                <w:noProof/>
                <w:webHidden/>
              </w:rPr>
            </w:r>
            <w:r>
              <w:rPr>
                <w:noProof/>
                <w:webHidden/>
              </w:rPr>
              <w:fldChar w:fldCharType="separate"/>
            </w:r>
            <w:r>
              <w:rPr>
                <w:noProof/>
                <w:webHidden/>
              </w:rPr>
              <w:t>72</w:t>
            </w:r>
            <w:r>
              <w:rPr>
                <w:noProof/>
                <w:webHidden/>
              </w:rPr>
              <w:fldChar w:fldCharType="end"/>
            </w:r>
          </w:hyperlink>
        </w:p>
        <w:p w14:paraId="660F97C2" w14:textId="06C338E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3" w:history="1">
            <w:r w:rsidRPr="00CE73A9">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Cross-Reference and Traceability</w:t>
            </w:r>
            <w:r>
              <w:rPr>
                <w:noProof/>
                <w:webHidden/>
              </w:rPr>
              <w:tab/>
            </w:r>
            <w:r>
              <w:rPr>
                <w:noProof/>
                <w:webHidden/>
              </w:rPr>
              <w:fldChar w:fldCharType="begin"/>
            </w:r>
            <w:r>
              <w:rPr>
                <w:noProof/>
                <w:webHidden/>
              </w:rPr>
              <w:instrText xml:space="preserve"> PAGEREF _Toc240366873 \h </w:instrText>
            </w:r>
            <w:r>
              <w:rPr>
                <w:noProof/>
                <w:webHidden/>
              </w:rPr>
            </w:r>
            <w:r>
              <w:rPr>
                <w:noProof/>
                <w:webHidden/>
              </w:rPr>
              <w:fldChar w:fldCharType="separate"/>
            </w:r>
            <w:r>
              <w:rPr>
                <w:noProof/>
                <w:webHidden/>
              </w:rPr>
              <w:t>73</w:t>
            </w:r>
            <w:r>
              <w:rPr>
                <w:noProof/>
                <w:webHidden/>
              </w:rPr>
              <w:fldChar w:fldCharType="end"/>
            </w:r>
          </w:hyperlink>
        </w:p>
        <w:p w14:paraId="7F3DD5EC" w14:textId="4F55177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4" w:history="1">
            <w:r w:rsidRPr="00CE73A9">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Pattern Grouping</w:t>
            </w:r>
            <w:r>
              <w:rPr>
                <w:noProof/>
                <w:webHidden/>
              </w:rPr>
              <w:tab/>
            </w:r>
            <w:r>
              <w:rPr>
                <w:noProof/>
                <w:webHidden/>
              </w:rPr>
              <w:fldChar w:fldCharType="begin"/>
            </w:r>
            <w:r>
              <w:rPr>
                <w:noProof/>
                <w:webHidden/>
              </w:rPr>
              <w:instrText xml:space="preserve"> PAGEREF _Toc240366874 \h </w:instrText>
            </w:r>
            <w:r>
              <w:rPr>
                <w:noProof/>
                <w:webHidden/>
              </w:rPr>
            </w:r>
            <w:r>
              <w:rPr>
                <w:noProof/>
                <w:webHidden/>
              </w:rPr>
              <w:fldChar w:fldCharType="separate"/>
            </w:r>
            <w:r>
              <w:rPr>
                <w:noProof/>
                <w:webHidden/>
              </w:rPr>
              <w:t>73</w:t>
            </w:r>
            <w:r>
              <w:rPr>
                <w:noProof/>
                <w:webHidden/>
              </w:rPr>
              <w:fldChar w:fldCharType="end"/>
            </w:r>
          </w:hyperlink>
        </w:p>
        <w:p w14:paraId="0244C6E2" w14:textId="694126E3"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5" w:history="1">
            <w:r w:rsidRPr="00CE73A9">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Appendices</w:t>
            </w:r>
            <w:r>
              <w:rPr>
                <w:noProof/>
                <w:webHidden/>
              </w:rPr>
              <w:tab/>
            </w:r>
            <w:r>
              <w:rPr>
                <w:noProof/>
                <w:webHidden/>
              </w:rPr>
              <w:fldChar w:fldCharType="begin"/>
            </w:r>
            <w:r>
              <w:rPr>
                <w:noProof/>
                <w:webHidden/>
              </w:rPr>
              <w:instrText xml:space="preserve"> PAGEREF _Toc240366875 \h </w:instrText>
            </w:r>
            <w:r>
              <w:rPr>
                <w:noProof/>
                <w:webHidden/>
              </w:rPr>
            </w:r>
            <w:r>
              <w:rPr>
                <w:noProof/>
                <w:webHidden/>
              </w:rPr>
              <w:fldChar w:fldCharType="separate"/>
            </w:r>
            <w:r>
              <w:rPr>
                <w:noProof/>
                <w:webHidden/>
              </w:rPr>
              <w:t>74</w:t>
            </w:r>
            <w:r>
              <w:rPr>
                <w:noProof/>
                <w:webHidden/>
              </w:rPr>
              <w:fldChar w:fldCharType="end"/>
            </w:r>
          </w:hyperlink>
        </w:p>
        <w:p w14:paraId="3BBB2901" w14:textId="238E813A"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0871A7">
      <w:pPr>
        <w:pStyle w:val="Heading1"/>
        <w:ind w:left="426"/>
      </w:pPr>
      <w:bookmarkStart w:id="0" w:name="_Toc513562983"/>
      <w:bookmarkStart w:id="1" w:name="_Toc240366814"/>
      <w:r>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240366815"/>
      <w:r>
        <w:t>Document History</w:t>
      </w:r>
      <w:bookmarkEnd w:id="2"/>
    </w:p>
    <w:p w14:paraId="5BC8FE46" w14:textId="540C2D55" w:rsidR="009B0B7F" w:rsidRPr="003C49DE" w:rsidRDefault="00CD2CCC" w:rsidP="00CD2CCC">
      <w:pPr>
        <w:rPr>
          <w:lang w:eastAsia="en-GB"/>
        </w:rPr>
      </w:pPr>
      <w:r>
        <w:rPr>
          <w:lang w:eastAsia="en-GB"/>
        </w:rPr>
        <w:t>The following provides a log of changes to this document:</w:t>
      </w:r>
      <w:r w:rsidR="009B0B7F">
        <w:rPr>
          <w:lang w:eastAsia="en-GB"/>
        </w:rPr>
        <w:br/>
      </w:r>
    </w:p>
    <w:tbl>
      <w:tblPr>
        <w:tblStyle w:val="TableGridLight"/>
        <w:tblW w:w="9067" w:type="dxa"/>
        <w:tblLook w:val="04A0" w:firstRow="1" w:lastRow="0" w:firstColumn="1" w:lastColumn="0" w:noHBand="0" w:noVBand="1"/>
      </w:tblPr>
      <w:tblGrid>
        <w:gridCol w:w="1510"/>
        <w:gridCol w:w="1510"/>
        <w:gridCol w:w="1937"/>
        <w:gridCol w:w="4110"/>
      </w:tblGrid>
      <w:tr w:rsidR="009B0B7F" w:rsidRPr="009527A4" w14:paraId="16852EFC" w14:textId="77777777">
        <w:tc>
          <w:tcPr>
            <w:tcW w:w="1510" w:type="dxa"/>
            <w:tcBorders>
              <w:top w:val="single" w:sz="12" w:space="0" w:color="000000" w:themeColor="text1"/>
            </w:tcBorders>
            <w:shd w:val="clear" w:color="auto" w:fill="C1CDEC" w:themeFill="accent1" w:themeFillTint="33"/>
          </w:tcPr>
          <w:p w14:paraId="48CFB22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62F32DA8"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262B608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69239E84"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Notes</w:t>
            </w:r>
          </w:p>
        </w:tc>
      </w:tr>
      <w:tr w:rsidR="009B0B7F" w:rsidRPr="009527A4" w14:paraId="2821F002" w14:textId="77777777">
        <w:tc>
          <w:tcPr>
            <w:tcW w:w="1510" w:type="dxa"/>
          </w:tcPr>
          <w:p w14:paraId="0E6824C9" w14:textId="607EB3A7"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0.1</w:t>
            </w:r>
          </w:p>
        </w:tc>
        <w:tc>
          <w:tcPr>
            <w:tcW w:w="1510" w:type="dxa"/>
          </w:tcPr>
          <w:p w14:paraId="4C57DF14" w14:textId="7395E2F2" w:rsidR="009B0B7F" w:rsidRPr="00595998" w:rsidRDefault="009B0B7F" w:rsidP="009B0B7F">
            <w:pPr>
              <w:rPr>
                <w:rFonts w:asciiTheme="minorHAnsi" w:hAnsiTheme="minorHAnsi" w:hint="eastAsia"/>
                <w:lang w:eastAsia="en-GB"/>
              </w:rPr>
            </w:pPr>
            <w:r>
              <w:rPr>
                <w:rFonts w:asciiTheme="minorHAnsi" w:hAnsiTheme="minorHAnsi"/>
                <w:lang w:eastAsia="en-GB"/>
              </w:rPr>
              <w:t>11/09/2026</w:t>
            </w:r>
          </w:p>
        </w:tc>
        <w:tc>
          <w:tcPr>
            <w:tcW w:w="1937" w:type="dxa"/>
          </w:tcPr>
          <w:p w14:paraId="6215D49C" w14:textId="50361210" w:rsidR="009B0B7F" w:rsidRPr="00595998"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7A8A5669" w14:textId="06748118"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 xml:space="preserve">Initial </w:t>
            </w:r>
            <w:r>
              <w:rPr>
                <w:rFonts w:asciiTheme="minorHAnsi" w:hAnsiTheme="minorHAnsi"/>
                <w:lang w:eastAsia="en-GB"/>
              </w:rPr>
              <w:t>Draft</w:t>
            </w:r>
          </w:p>
        </w:tc>
      </w:tr>
      <w:tr w:rsidR="009B0B7F" w:rsidRPr="009527A4" w14:paraId="39A8F2AF" w14:textId="77777777">
        <w:tc>
          <w:tcPr>
            <w:tcW w:w="1510" w:type="dxa"/>
          </w:tcPr>
          <w:p w14:paraId="39014BED" w14:textId="3E892D2B" w:rsidR="009B0B7F" w:rsidRPr="0068677C" w:rsidRDefault="009B0B7F" w:rsidP="009B0B7F">
            <w:pPr>
              <w:rPr>
                <w:rFonts w:asciiTheme="minorHAnsi" w:hAnsiTheme="minorHAnsi" w:hint="eastAsia"/>
                <w:lang w:eastAsia="en-GB"/>
              </w:rPr>
            </w:pPr>
            <w:r>
              <w:rPr>
                <w:rFonts w:asciiTheme="minorHAnsi" w:hAnsiTheme="minorHAnsi"/>
                <w:lang w:eastAsia="en-GB"/>
              </w:rPr>
              <w:t>0.2</w:t>
            </w:r>
          </w:p>
        </w:tc>
        <w:tc>
          <w:tcPr>
            <w:tcW w:w="1510" w:type="dxa"/>
          </w:tcPr>
          <w:p w14:paraId="01CA9CB7" w14:textId="2F968DFC" w:rsidR="009B0B7F" w:rsidRPr="0068677C" w:rsidRDefault="009B0B7F" w:rsidP="009B0B7F">
            <w:pPr>
              <w:rPr>
                <w:rFonts w:asciiTheme="minorHAnsi" w:hAnsiTheme="minorHAnsi" w:hint="eastAsia"/>
                <w:lang w:eastAsia="en-GB"/>
              </w:rPr>
            </w:pPr>
            <w:r>
              <w:rPr>
                <w:rFonts w:asciiTheme="minorHAnsi" w:hAnsiTheme="minorHAnsi"/>
                <w:lang w:eastAsia="en-GB"/>
              </w:rPr>
              <w:t>14/09/2026</w:t>
            </w:r>
          </w:p>
        </w:tc>
        <w:tc>
          <w:tcPr>
            <w:tcW w:w="1937" w:type="dxa"/>
          </w:tcPr>
          <w:p w14:paraId="54EAD53F" w14:textId="3DD1BB56" w:rsidR="009B0B7F" w:rsidRPr="0068677C"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5003B7A4" w14:textId="320CB453" w:rsidR="009B0B7F" w:rsidRPr="0068677C" w:rsidRDefault="009B0B7F" w:rsidP="009B0B7F">
            <w:pPr>
              <w:rPr>
                <w:rFonts w:asciiTheme="minorHAnsi" w:hAnsiTheme="minorHAnsi" w:hint="eastAsia"/>
                <w:lang w:eastAsia="en-GB"/>
              </w:rPr>
            </w:pPr>
            <w:r>
              <w:rPr>
                <w:rFonts w:asciiTheme="minorHAnsi" w:hAnsiTheme="minorHAnsi"/>
                <w:lang w:eastAsia="en-GB"/>
              </w:rPr>
              <w:t xml:space="preserve">Details added for per pattern security considerations </w:t>
            </w:r>
          </w:p>
        </w:tc>
      </w:tr>
      <w:tr w:rsidR="009B0B7F" w:rsidRPr="009527A4" w14:paraId="2BDD823F" w14:textId="77777777">
        <w:tc>
          <w:tcPr>
            <w:tcW w:w="1510" w:type="dxa"/>
          </w:tcPr>
          <w:p w14:paraId="2172F0D4" w14:textId="77777777" w:rsidR="009B0B7F" w:rsidRPr="0068677C" w:rsidRDefault="009B0B7F">
            <w:pPr>
              <w:rPr>
                <w:rFonts w:asciiTheme="minorHAnsi" w:hAnsiTheme="minorHAnsi" w:hint="eastAsia"/>
                <w:lang w:eastAsia="en-GB"/>
              </w:rPr>
            </w:pPr>
          </w:p>
        </w:tc>
        <w:tc>
          <w:tcPr>
            <w:tcW w:w="1510" w:type="dxa"/>
          </w:tcPr>
          <w:p w14:paraId="518DB2E8" w14:textId="77777777" w:rsidR="009B0B7F" w:rsidRPr="0068677C" w:rsidRDefault="009B0B7F">
            <w:pPr>
              <w:rPr>
                <w:rFonts w:asciiTheme="minorHAnsi" w:hAnsiTheme="minorHAnsi" w:hint="eastAsia"/>
                <w:lang w:eastAsia="en-GB"/>
              </w:rPr>
            </w:pPr>
          </w:p>
        </w:tc>
        <w:tc>
          <w:tcPr>
            <w:tcW w:w="1937" w:type="dxa"/>
          </w:tcPr>
          <w:p w14:paraId="44154978" w14:textId="77777777" w:rsidR="009B0B7F" w:rsidRPr="0068677C" w:rsidRDefault="009B0B7F">
            <w:pPr>
              <w:rPr>
                <w:rFonts w:asciiTheme="minorHAnsi" w:hAnsiTheme="minorHAnsi" w:hint="eastAsia"/>
                <w:lang w:eastAsia="en-GB"/>
              </w:rPr>
            </w:pPr>
          </w:p>
        </w:tc>
        <w:tc>
          <w:tcPr>
            <w:tcW w:w="4110" w:type="dxa"/>
          </w:tcPr>
          <w:p w14:paraId="7FB05C9A" w14:textId="77777777" w:rsidR="009B0B7F" w:rsidRPr="0068677C" w:rsidRDefault="009B0B7F">
            <w:pPr>
              <w:rPr>
                <w:rFonts w:asciiTheme="minorHAnsi" w:hAnsiTheme="minorHAnsi" w:hint="eastAsia"/>
                <w:lang w:eastAsia="en-GB"/>
              </w:rPr>
            </w:pPr>
          </w:p>
        </w:tc>
      </w:tr>
      <w:tr w:rsidR="009B0B7F" w:rsidRPr="009527A4" w14:paraId="31B87CDE" w14:textId="77777777">
        <w:tc>
          <w:tcPr>
            <w:tcW w:w="1510" w:type="dxa"/>
          </w:tcPr>
          <w:p w14:paraId="6BDA7FEE" w14:textId="77777777" w:rsidR="009B0B7F" w:rsidRPr="0068677C" w:rsidRDefault="009B0B7F">
            <w:pPr>
              <w:rPr>
                <w:rFonts w:asciiTheme="minorHAnsi" w:hAnsiTheme="minorHAnsi" w:hint="eastAsia"/>
                <w:lang w:eastAsia="en-GB"/>
              </w:rPr>
            </w:pPr>
          </w:p>
        </w:tc>
        <w:tc>
          <w:tcPr>
            <w:tcW w:w="1510" w:type="dxa"/>
          </w:tcPr>
          <w:p w14:paraId="386AAD85" w14:textId="77777777" w:rsidR="009B0B7F" w:rsidRPr="0068677C" w:rsidRDefault="009B0B7F">
            <w:pPr>
              <w:rPr>
                <w:rFonts w:asciiTheme="minorHAnsi" w:hAnsiTheme="minorHAnsi" w:hint="eastAsia"/>
                <w:lang w:eastAsia="en-GB"/>
              </w:rPr>
            </w:pPr>
          </w:p>
        </w:tc>
        <w:tc>
          <w:tcPr>
            <w:tcW w:w="1937" w:type="dxa"/>
          </w:tcPr>
          <w:p w14:paraId="6F8F9C0F" w14:textId="77777777" w:rsidR="009B0B7F" w:rsidRPr="0068677C" w:rsidRDefault="009B0B7F">
            <w:pPr>
              <w:rPr>
                <w:rFonts w:asciiTheme="minorHAnsi" w:hAnsiTheme="minorHAnsi" w:hint="eastAsia"/>
                <w:lang w:eastAsia="en-GB"/>
              </w:rPr>
            </w:pPr>
          </w:p>
        </w:tc>
        <w:tc>
          <w:tcPr>
            <w:tcW w:w="4110" w:type="dxa"/>
          </w:tcPr>
          <w:p w14:paraId="7362D5FF" w14:textId="77777777" w:rsidR="009B0B7F" w:rsidRPr="0068677C" w:rsidRDefault="009B0B7F">
            <w:pPr>
              <w:rPr>
                <w:rFonts w:asciiTheme="minorHAnsi" w:hAnsiTheme="minorHAnsi" w:hint="eastAsia"/>
                <w:lang w:eastAsia="en-GB"/>
              </w:rPr>
            </w:pPr>
          </w:p>
        </w:tc>
      </w:tr>
      <w:tr w:rsidR="009B0B7F" w:rsidRPr="009527A4" w14:paraId="76B72C18" w14:textId="77777777">
        <w:tc>
          <w:tcPr>
            <w:tcW w:w="1510" w:type="dxa"/>
          </w:tcPr>
          <w:p w14:paraId="0D9B136A" w14:textId="77777777" w:rsidR="009B0B7F" w:rsidRPr="0068677C" w:rsidRDefault="009B0B7F">
            <w:pPr>
              <w:rPr>
                <w:rFonts w:asciiTheme="minorHAnsi" w:hAnsiTheme="minorHAnsi" w:hint="eastAsia"/>
                <w:lang w:eastAsia="en-GB"/>
              </w:rPr>
            </w:pPr>
          </w:p>
        </w:tc>
        <w:tc>
          <w:tcPr>
            <w:tcW w:w="1510" w:type="dxa"/>
          </w:tcPr>
          <w:p w14:paraId="114476EB" w14:textId="77777777" w:rsidR="009B0B7F" w:rsidRPr="0068677C" w:rsidRDefault="009B0B7F">
            <w:pPr>
              <w:rPr>
                <w:rFonts w:asciiTheme="minorHAnsi" w:hAnsiTheme="minorHAnsi" w:hint="eastAsia"/>
                <w:lang w:eastAsia="en-GB"/>
              </w:rPr>
            </w:pPr>
          </w:p>
        </w:tc>
        <w:tc>
          <w:tcPr>
            <w:tcW w:w="1937" w:type="dxa"/>
          </w:tcPr>
          <w:p w14:paraId="0A92CBB3" w14:textId="77777777" w:rsidR="009B0B7F" w:rsidRPr="0068677C" w:rsidRDefault="009B0B7F">
            <w:pPr>
              <w:rPr>
                <w:rFonts w:asciiTheme="minorHAnsi" w:hAnsiTheme="minorHAnsi" w:hint="eastAsia"/>
                <w:lang w:eastAsia="en-GB"/>
              </w:rPr>
            </w:pPr>
          </w:p>
        </w:tc>
        <w:tc>
          <w:tcPr>
            <w:tcW w:w="4110" w:type="dxa"/>
          </w:tcPr>
          <w:p w14:paraId="3C9D3997" w14:textId="77777777" w:rsidR="009B0B7F" w:rsidRPr="0068677C" w:rsidRDefault="009B0B7F">
            <w:pPr>
              <w:rPr>
                <w:rFonts w:asciiTheme="minorHAnsi" w:hAnsiTheme="minorHAnsi" w:hint="eastAsia"/>
                <w:lang w:eastAsia="en-GB"/>
              </w:rPr>
            </w:pPr>
          </w:p>
        </w:tc>
      </w:tr>
      <w:tr w:rsidR="009B0B7F" w:rsidRPr="009527A4" w14:paraId="4AA85395" w14:textId="77777777">
        <w:tc>
          <w:tcPr>
            <w:tcW w:w="1510" w:type="dxa"/>
          </w:tcPr>
          <w:p w14:paraId="6C23978B" w14:textId="77777777" w:rsidR="009B0B7F" w:rsidRPr="0068677C" w:rsidRDefault="009B0B7F">
            <w:pPr>
              <w:rPr>
                <w:rFonts w:asciiTheme="minorHAnsi" w:hAnsiTheme="minorHAnsi" w:hint="eastAsia"/>
                <w:lang w:eastAsia="en-GB"/>
              </w:rPr>
            </w:pPr>
          </w:p>
        </w:tc>
        <w:tc>
          <w:tcPr>
            <w:tcW w:w="1510" w:type="dxa"/>
          </w:tcPr>
          <w:p w14:paraId="2C798F08" w14:textId="77777777" w:rsidR="009B0B7F" w:rsidRPr="0068677C" w:rsidRDefault="009B0B7F">
            <w:pPr>
              <w:rPr>
                <w:rFonts w:asciiTheme="minorHAnsi" w:hAnsiTheme="minorHAnsi" w:hint="eastAsia"/>
                <w:lang w:eastAsia="en-GB"/>
              </w:rPr>
            </w:pPr>
          </w:p>
        </w:tc>
        <w:tc>
          <w:tcPr>
            <w:tcW w:w="1937" w:type="dxa"/>
          </w:tcPr>
          <w:p w14:paraId="4E70F029" w14:textId="77777777" w:rsidR="009B0B7F" w:rsidRPr="0068677C" w:rsidRDefault="009B0B7F">
            <w:pPr>
              <w:rPr>
                <w:rFonts w:asciiTheme="minorHAnsi" w:hAnsiTheme="minorHAnsi" w:hint="eastAsia"/>
                <w:lang w:eastAsia="en-GB"/>
              </w:rPr>
            </w:pPr>
          </w:p>
        </w:tc>
        <w:tc>
          <w:tcPr>
            <w:tcW w:w="4110" w:type="dxa"/>
          </w:tcPr>
          <w:p w14:paraId="5DBA2EF5" w14:textId="77777777" w:rsidR="009B0B7F" w:rsidRPr="0068677C" w:rsidRDefault="009B0B7F">
            <w:pPr>
              <w:rPr>
                <w:rFonts w:asciiTheme="minorHAnsi" w:hAnsiTheme="minorHAnsi" w:hint="eastAsia"/>
                <w:lang w:eastAsia="en-GB"/>
              </w:rPr>
            </w:pPr>
          </w:p>
        </w:tc>
      </w:tr>
      <w:tr w:rsidR="009B0B7F" w:rsidRPr="009527A4" w14:paraId="21EA58E3" w14:textId="77777777">
        <w:tc>
          <w:tcPr>
            <w:tcW w:w="1510" w:type="dxa"/>
          </w:tcPr>
          <w:p w14:paraId="369B4828" w14:textId="77777777" w:rsidR="009B0B7F" w:rsidRPr="0068677C" w:rsidRDefault="009B0B7F">
            <w:pPr>
              <w:rPr>
                <w:rFonts w:asciiTheme="minorHAnsi" w:hAnsiTheme="minorHAnsi" w:hint="eastAsia"/>
                <w:lang w:eastAsia="en-GB"/>
              </w:rPr>
            </w:pPr>
          </w:p>
        </w:tc>
        <w:tc>
          <w:tcPr>
            <w:tcW w:w="1510" w:type="dxa"/>
          </w:tcPr>
          <w:p w14:paraId="7E2BF5E0" w14:textId="77777777" w:rsidR="009B0B7F" w:rsidRPr="0068677C" w:rsidRDefault="009B0B7F">
            <w:pPr>
              <w:rPr>
                <w:rFonts w:asciiTheme="minorHAnsi" w:hAnsiTheme="minorHAnsi" w:hint="eastAsia"/>
                <w:lang w:eastAsia="en-GB"/>
              </w:rPr>
            </w:pPr>
          </w:p>
        </w:tc>
        <w:tc>
          <w:tcPr>
            <w:tcW w:w="1937" w:type="dxa"/>
          </w:tcPr>
          <w:p w14:paraId="7784A049" w14:textId="77777777" w:rsidR="009B0B7F" w:rsidRPr="0068677C" w:rsidRDefault="009B0B7F">
            <w:pPr>
              <w:rPr>
                <w:rFonts w:asciiTheme="minorHAnsi" w:hAnsiTheme="minorHAnsi" w:hint="eastAsia"/>
                <w:lang w:eastAsia="en-GB"/>
              </w:rPr>
            </w:pPr>
          </w:p>
        </w:tc>
        <w:tc>
          <w:tcPr>
            <w:tcW w:w="4110" w:type="dxa"/>
          </w:tcPr>
          <w:p w14:paraId="360611EC" w14:textId="77777777" w:rsidR="009B0B7F" w:rsidRPr="0068677C" w:rsidRDefault="009B0B7F">
            <w:pPr>
              <w:rPr>
                <w:rFonts w:asciiTheme="minorHAnsi" w:hAnsiTheme="minorHAnsi" w:hint="eastAsia"/>
                <w:lang w:eastAsia="en-GB"/>
              </w:rPr>
            </w:pPr>
          </w:p>
        </w:tc>
      </w:tr>
      <w:tr w:rsidR="009B0B7F" w:rsidRPr="009527A4" w14:paraId="75D03FB0" w14:textId="77777777">
        <w:tc>
          <w:tcPr>
            <w:tcW w:w="1510" w:type="dxa"/>
          </w:tcPr>
          <w:p w14:paraId="3660C140" w14:textId="77777777" w:rsidR="009B0B7F" w:rsidRPr="0068677C" w:rsidRDefault="009B0B7F">
            <w:pPr>
              <w:rPr>
                <w:rFonts w:asciiTheme="minorHAnsi" w:hAnsiTheme="minorHAnsi" w:hint="eastAsia"/>
                <w:lang w:eastAsia="en-GB"/>
              </w:rPr>
            </w:pPr>
          </w:p>
        </w:tc>
        <w:tc>
          <w:tcPr>
            <w:tcW w:w="1510" w:type="dxa"/>
          </w:tcPr>
          <w:p w14:paraId="38E28459" w14:textId="77777777" w:rsidR="009B0B7F" w:rsidRPr="0068677C" w:rsidRDefault="009B0B7F">
            <w:pPr>
              <w:rPr>
                <w:rFonts w:asciiTheme="minorHAnsi" w:hAnsiTheme="minorHAnsi" w:hint="eastAsia"/>
                <w:lang w:eastAsia="en-GB"/>
              </w:rPr>
            </w:pPr>
          </w:p>
        </w:tc>
        <w:tc>
          <w:tcPr>
            <w:tcW w:w="1937" w:type="dxa"/>
          </w:tcPr>
          <w:p w14:paraId="64FC2AD6" w14:textId="77777777" w:rsidR="009B0B7F" w:rsidRPr="0068677C" w:rsidRDefault="009B0B7F">
            <w:pPr>
              <w:rPr>
                <w:rFonts w:asciiTheme="minorHAnsi" w:hAnsiTheme="minorHAnsi" w:hint="eastAsia"/>
                <w:lang w:eastAsia="en-GB"/>
              </w:rPr>
            </w:pPr>
          </w:p>
        </w:tc>
        <w:tc>
          <w:tcPr>
            <w:tcW w:w="4110" w:type="dxa"/>
          </w:tcPr>
          <w:p w14:paraId="39045226" w14:textId="77777777" w:rsidR="009B0B7F" w:rsidRPr="0068677C" w:rsidRDefault="009B0B7F">
            <w:pPr>
              <w:rPr>
                <w:rFonts w:asciiTheme="minorHAnsi" w:hAnsiTheme="minorHAnsi" w:hint="eastAsia"/>
                <w:lang w:eastAsia="en-GB"/>
              </w:rPr>
            </w:pPr>
          </w:p>
        </w:tc>
      </w:tr>
      <w:tr w:rsidR="009B0B7F" w:rsidRPr="009527A4" w14:paraId="2F882773" w14:textId="77777777">
        <w:tc>
          <w:tcPr>
            <w:tcW w:w="1510" w:type="dxa"/>
          </w:tcPr>
          <w:p w14:paraId="51283281" w14:textId="77777777" w:rsidR="009B0B7F" w:rsidRPr="0068677C" w:rsidRDefault="009B0B7F">
            <w:pPr>
              <w:rPr>
                <w:rFonts w:asciiTheme="minorHAnsi" w:hAnsiTheme="minorHAnsi" w:hint="eastAsia"/>
                <w:lang w:eastAsia="en-GB"/>
              </w:rPr>
            </w:pPr>
          </w:p>
        </w:tc>
        <w:tc>
          <w:tcPr>
            <w:tcW w:w="1510" w:type="dxa"/>
          </w:tcPr>
          <w:p w14:paraId="0E266A8A" w14:textId="77777777" w:rsidR="009B0B7F" w:rsidRPr="0068677C" w:rsidRDefault="009B0B7F">
            <w:pPr>
              <w:rPr>
                <w:rFonts w:asciiTheme="minorHAnsi" w:hAnsiTheme="minorHAnsi" w:hint="eastAsia"/>
                <w:lang w:eastAsia="en-GB"/>
              </w:rPr>
            </w:pPr>
          </w:p>
        </w:tc>
        <w:tc>
          <w:tcPr>
            <w:tcW w:w="1937" w:type="dxa"/>
          </w:tcPr>
          <w:p w14:paraId="72D1E448" w14:textId="77777777" w:rsidR="009B0B7F" w:rsidRPr="0068677C" w:rsidRDefault="009B0B7F">
            <w:pPr>
              <w:rPr>
                <w:rFonts w:asciiTheme="minorHAnsi" w:hAnsiTheme="minorHAnsi" w:hint="eastAsia"/>
                <w:lang w:eastAsia="en-GB"/>
              </w:rPr>
            </w:pPr>
          </w:p>
        </w:tc>
        <w:tc>
          <w:tcPr>
            <w:tcW w:w="4110" w:type="dxa"/>
          </w:tcPr>
          <w:p w14:paraId="792F882D" w14:textId="77777777" w:rsidR="009B0B7F" w:rsidRPr="0068677C" w:rsidRDefault="009B0B7F">
            <w:pPr>
              <w:rPr>
                <w:rFonts w:asciiTheme="minorHAnsi" w:hAnsiTheme="minorHAnsi" w:hint="eastAsia"/>
                <w:lang w:eastAsia="en-GB"/>
              </w:rPr>
            </w:pPr>
          </w:p>
        </w:tc>
      </w:tr>
      <w:tr w:rsidR="009B0B7F" w:rsidRPr="009527A4" w14:paraId="46F92BC9" w14:textId="77777777">
        <w:tc>
          <w:tcPr>
            <w:tcW w:w="1510" w:type="dxa"/>
          </w:tcPr>
          <w:p w14:paraId="155E3F6C" w14:textId="77777777" w:rsidR="009B0B7F" w:rsidRPr="0068677C" w:rsidRDefault="009B0B7F">
            <w:pPr>
              <w:rPr>
                <w:rFonts w:asciiTheme="minorHAnsi" w:hAnsiTheme="minorHAnsi" w:hint="eastAsia"/>
                <w:lang w:eastAsia="en-GB"/>
              </w:rPr>
            </w:pPr>
          </w:p>
        </w:tc>
        <w:tc>
          <w:tcPr>
            <w:tcW w:w="1510" w:type="dxa"/>
          </w:tcPr>
          <w:p w14:paraId="5BB3C123" w14:textId="77777777" w:rsidR="009B0B7F" w:rsidRPr="0068677C" w:rsidRDefault="009B0B7F">
            <w:pPr>
              <w:rPr>
                <w:rFonts w:asciiTheme="minorHAnsi" w:hAnsiTheme="minorHAnsi" w:hint="eastAsia"/>
                <w:lang w:eastAsia="en-GB"/>
              </w:rPr>
            </w:pPr>
          </w:p>
        </w:tc>
        <w:tc>
          <w:tcPr>
            <w:tcW w:w="1937" w:type="dxa"/>
          </w:tcPr>
          <w:p w14:paraId="1A0550AE" w14:textId="77777777" w:rsidR="009B0B7F" w:rsidRPr="0068677C" w:rsidRDefault="009B0B7F">
            <w:pPr>
              <w:rPr>
                <w:rFonts w:asciiTheme="minorHAnsi" w:hAnsiTheme="minorHAnsi" w:hint="eastAsia"/>
                <w:lang w:eastAsia="en-GB"/>
              </w:rPr>
            </w:pPr>
          </w:p>
        </w:tc>
        <w:tc>
          <w:tcPr>
            <w:tcW w:w="4110" w:type="dxa"/>
          </w:tcPr>
          <w:p w14:paraId="58F4EB71" w14:textId="77777777" w:rsidR="009B0B7F" w:rsidRPr="0068677C" w:rsidRDefault="009B0B7F">
            <w:pPr>
              <w:rPr>
                <w:rFonts w:asciiTheme="minorHAnsi" w:hAnsiTheme="minorHAnsi" w:hint="eastAsia"/>
                <w:lang w:eastAsia="en-GB"/>
              </w:rPr>
            </w:pPr>
          </w:p>
        </w:tc>
      </w:tr>
      <w:tr w:rsidR="009B0B7F" w:rsidRPr="009527A4" w14:paraId="410EEA38" w14:textId="77777777">
        <w:tc>
          <w:tcPr>
            <w:tcW w:w="1510" w:type="dxa"/>
          </w:tcPr>
          <w:p w14:paraId="6011A0C6" w14:textId="77777777" w:rsidR="009B0B7F" w:rsidRPr="0068677C" w:rsidRDefault="009B0B7F">
            <w:pPr>
              <w:rPr>
                <w:rFonts w:asciiTheme="minorHAnsi" w:hAnsiTheme="minorHAnsi" w:hint="eastAsia"/>
                <w:lang w:eastAsia="en-GB"/>
              </w:rPr>
            </w:pPr>
          </w:p>
        </w:tc>
        <w:tc>
          <w:tcPr>
            <w:tcW w:w="1510" w:type="dxa"/>
          </w:tcPr>
          <w:p w14:paraId="1F51B535" w14:textId="77777777" w:rsidR="009B0B7F" w:rsidRPr="0068677C" w:rsidRDefault="009B0B7F">
            <w:pPr>
              <w:rPr>
                <w:rFonts w:asciiTheme="minorHAnsi" w:hAnsiTheme="minorHAnsi" w:hint="eastAsia"/>
                <w:lang w:eastAsia="en-GB"/>
              </w:rPr>
            </w:pPr>
          </w:p>
        </w:tc>
        <w:tc>
          <w:tcPr>
            <w:tcW w:w="1937" w:type="dxa"/>
          </w:tcPr>
          <w:p w14:paraId="1CA16D99" w14:textId="77777777" w:rsidR="009B0B7F" w:rsidRPr="0068677C" w:rsidRDefault="009B0B7F">
            <w:pPr>
              <w:rPr>
                <w:rFonts w:asciiTheme="minorHAnsi" w:hAnsiTheme="minorHAnsi" w:hint="eastAsia"/>
                <w:lang w:eastAsia="en-GB"/>
              </w:rPr>
            </w:pPr>
          </w:p>
        </w:tc>
        <w:tc>
          <w:tcPr>
            <w:tcW w:w="4110" w:type="dxa"/>
          </w:tcPr>
          <w:p w14:paraId="77F65B06" w14:textId="77777777" w:rsidR="009B0B7F" w:rsidRPr="0068677C" w:rsidRDefault="009B0B7F">
            <w:pPr>
              <w:rPr>
                <w:rFonts w:asciiTheme="minorHAnsi" w:hAnsiTheme="minorHAnsi" w:hint="eastAsia"/>
                <w:lang w:eastAsia="en-GB"/>
              </w:rPr>
            </w:pPr>
          </w:p>
        </w:tc>
      </w:tr>
    </w:tbl>
    <w:p w14:paraId="41ED53BA" w14:textId="2DA2DB6F" w:rsidR="00CD2CCC" w:rsidRPr="003C49DE" w:rsidRDefault="00CD2CCC" w:rsidP="00CD2CCC">
      <w:pPr>
        <w:rPr>
          <w:lang w:eastAsia="en-GB"/>
        </w:rPr>
      </w:pPr>
    </w:p>
    <w:p w14:paraId="7B1240FC" w14:textId="77777777" w:rsidR="00CD2CCC" w:rsidRDefault="00CD2CCC" w:rsidP="00CD2CCC">
      <w:pPr>
        <w:pStyle w:val="Heading2"/>
        <w:keepLines w:val="0"/>
        <w:spacing w:before="240" w:after="120"/>
      </w:pPr>
      <w:bookmarkStart w:id="3" w:name="_Toc40098890"/>
      <w:bookmarkStart w:id="4" w:name="_Toc240366816"/>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3B7F8AD2" w14:textId="77777777" w:rsidTr="00CC5F8E">
        <w:trPr>
          <w:trHeight w:val="285"/>
        </w:trPr>
        <w:tc>
          <w:tcPr>
            <w:tcW w:w="1324"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0653F2F8"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Role</w:t>
            </w:r>
          </w:p>
        </w:tc>
        <w:tc>
          <w:tcPr>
            <w:tcW w:w="2357"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5D9CCB77"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Name</w:t>
            </w:r>
          </w:p>
        </w:tc>
        <w:tc>
          <w:tcPr>
            <w:tcW w:w="5386"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633676FC" w14:textId="37327423" w:rsidR="00CD2CCC" w:rsidRPr="00300DB0" w:rsidRDefault="00F12A90" w:rsidP="00F12A90">
            <w:pPr>
              <w:rPr>
                <w:rFonts w:asciiTheme="minorHAnsi" w:hAnsiTheme="minorHAnsi" w:hint="eastAsia"/>
                <w:b/>
                <w:bCs w:val="0"/>
                <w:lang w:eastAsia="en-GB"/>
              </w:rPr>
            </w:pPr>
            <w:r w:rsidRPr="00300DB0">
              <w:rPr>
                <w:rFonts w:asciiTheme="minorHAnsi" w:hAnsiTheme="minorHAnsi"/>
                <w:b/>
                <w:bCs w:val="0"/>
                <w:lang w:eastAsia="en-GB"/>
              </w:rPr>
              <w:t>Title</w:t>
            </w:r>
          </w:p>
        </w:tc>
      </w:tr>
      <w:tr w:rsidR="00CD2CCC" w:rsidRPr="009527A4" w14:paraId="667ED009" w14:textId="77777777" w:rsidTr="00300DB0">
        <w:trPr>
          <w:trHeight w:val="285"/>
        </w:trPr>
        <w:tc>
          <w:tcPr>
            <w:tcW w:w="1324" w:type="dxa"/>
            <w:tcBorders>
              <w:top w:val="nil"/>
            </w:tcBorders>
          </w:tcPr>
          <w:p w14:paraId="5391BA62" w14:textId="394155D5" w:rsidR="00CD2CCC" w:rsidRPr="00CC38C1" w:rsidRDefault="5E0DFFCE" w:rsidP="00F12A90">
            <w:pPr>
              <w:rPr>
                <w:rFonts w:asciiTheme="minorHAnsi" w:hAnsiTheme="minorHAnsi" w:hint="eastAsia"/>
                <w:lang w:eastAsia="en-GB"/>
              </w:rPr>
            </w:pPr>
            <w:r w:rsidRPr="00CC38C1">
              <w:rPr>
                <w:rFonts w:asciiTheme="minorHAnsi" w:hAnsiTheme="minorHAnsi"/>
                <w:lang w:eastAsia="en-GB"/>
              </w:rPr>
              <w:t>Author</w:t>
            </w:r>
          </w:p>
        </w:tc>
        <w:tc>
          <w:tcPr>
            <w:tcW w:w="2357" w:type="dxa"/>
            <w:tcBorders>
              <w:top w:val="nil"/>
            </w:tcBorders>
          </w:tcPr>
          <w:p w14:paraId="18A824BC" w14:textId="26C4E33C"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Borders>
              <w:top w:val="nil"/>
            </w:tcBorders>
          </w:tcPr>
          <w:p w14:paraId="0595FFB1" w14:textId="78E24FC8"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181A5CBF" w14:textId="77777777" w:rsidTr="00F52BDF">
        <w:trPr>
          <w:trHeight w:val="285"/>
        </w:trPr>
        <w:tc>
          <w:tcPr>
            <w:tcW w:w="1324" w:type="dxa"/>
          </w:tcPr>
          <w:p w14:paraId="424E006A" w14:textId="56D9E0E6"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Author</w:t>
            </w:r>
          </w:p>
        </w:tc>
        <w:tc>
          <w:tcPr>
            <w:tcW w:w="2357" w:type="dxa"/>
          </w:tcPr>
          <w:p w14:paraId="4572C543" w14:textId="3FF03CF4" w:rsidR="00B14F6F" w:rsidRPr="00CC38C1" w:rsidRDefault="00B14F6F" w:rsidP="00B14F6F">
            <w:pPr>
              <w:rPr>
                <w:rFonts w:asciiTheme="minorHAnsi" w:hAnsiTheme="minorHAnsi" w:hint="eastAsia"/>
                <w:lang w:eastAsia="en-GB"/>
              </w:rPr>
            </w:pPr>
            <w:r>
              <w:rPr>
                <w:rFonts w:asciiTheme="minorHAnsi" w:hAnsiTheme="minorHAnsi"/>
                <w:lang w:eastAsia="en-GB"/>
              </w:rPr>
              <w:t>Nikhil Rokade</w:t>
            </w:r>
          </w:p>
        </w:tc>
        <w:tc>
          <w:tcPr>
            <w:tcW w:w="5386" w:type="dxa"/>
          </w:tcPr>
          <w:p w14:paraId="5F06849D" w14:textId="7FB48919"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Portfolio Architect</w:t>
            </w:r>
          </w:p>
        </w:tc>
      </w:tr>
      <w:tr w:rsidR="051CE9F3" w14:paraId="58B71719" w14:textId="77777777" w:rsidTr="00F52BDF">
        <w:trPr>
          <w:trHeight w:val="285"/>
        </w:trPr>
        <w:tc>
          <w:tcPr>
            <w:tcW w:w="1324" w:type="dxa"/>
          </w:tcPr>
          <w:p w14:paraId="4502BE30" w14:textId="3A6CA01F" w:rsidR="051CE9F3" w:rsidRPr="00CC38C1" w:rsidRDefault="00E57716" w:rsidP="051CE9F3">
            <w:pPr>
              <w:rPr>
                <w:rFonts w:asciiTheme="minorHAnsi" w:hAnsiTheme="minorHAnsi" w:hint="eastAsia"/>
                <w:lang w:eastAsia="en-GB"/>
              </w:rPr>
            </w:pPr>
            <w:r w:rsidRPr="00CC38C1">
              <w:rPr>
                <w:rFonts w:asciiTheme="minorHAnsi" w:hAnsiTheme="minorHAnsi"/>
                <w:lang w:eastAsia="en-GB"/>
              </w:rPr>
              <w:t>Author</w:t>
            </w:r>
          </w:p>
        </w:tc>
        <w:tc>
          <w:tcPr>
            <w:tcW w:w="2357" w:type="dxa"/>
          </w:tcPr>
          <w:p w14:paraId="1C87B0C8" w14:textId="038B5367" w:rsidR="051CE9F3" w:rsidRDefault="00782507" w:rsidP="051CE9F3">
            <w:pPr>
              <w:rPr>
                <w:rFonts w:asciiTheme="minorHAnsi" w:hAnsiTheme="minorHAnsi" w:hint="eastAsia"/>
                <w:lang w:eastAsia="en-GB"/>
              </w:rPr>
            </w:pPr>
            <w:r>
              <w:rPr>
                <w:rFonts w:asciiTheme="minorHAnsi" w:hAnsiTheme="minorHAnsi"/>
                <w:lang w:eastAsia="en-GB"/>
              </w:rPr>
              <w:t>Joycell Sundararaj</w:t>
            </w:r>
          </w:p>
        </w:tc>
        <w:tc>
          <w:tcPr>
            <w:tcW w:w="5386" w:type="dxa"/>
          </w:tcPr>
          <w:p w14:paraId="6D10C8E8" w14:textId="64726DA8"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527AB2CA" w14:textId="77777777" w:rsidTr="00F52BDF">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264D2E5E" w14:textId="51745C18"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r w:rsidR="00F52BDF" w:rsidRPr="00F52BDF">
              <w:rPr>
                <w:rFonts w:asciiTheme="minorHAnsi" w:hAnsiTheme="minorHAnsi"/>
                <w:lang w:eastAsia="en-GB"/>
              </w:rPr>
              <w:t>Nizalapuram</w:t>
            </w:r>
          </w:p>
        </w:tc>
        <w:tc>
          <w:tcPr>
            <w:tcW w:w="5386" w:type="dxa"/>
          </w:tcPr>
          <w:p w14:paraId="79F8A263" w14:textId="615CCBE0"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636BE3F0" w14:textId="77777777" w:rsidTr="00F52BDF">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468D4274" w14:textId="1E57A4A8"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3D009836" w14:textId="70C11384" w:rsidR="556D237F" w:rsidRDefault="00EA42E9" w:rsidP="00F12A90">
            <w:pPr>
              <w:rPr>
                <w:rFonts w:asciiTheme="minorHAnsi" w:hAnsiTheme="minorHAnsi" w:hint="eastAsia"/>
                <w:lang w:eastAsia="en-GB"/>
              </w:rPr>
            </w:pPr>
            <w:r>
              <w:rPr>
                <w:rFonts w:asciiTheme="minorHAnsi" w:hAnsiTheme="minorHAnsi"/>
                <w:lang w:eastAsia="en-GB"/>
              </w:rPr>
              <w:t xml:space="preserve">Integration </w:t>
            </w:r>
            <w:r w:rsidR="002775F9">
              <w:rPr>
                <w:rFonts w:asciiTheme="minorHAnsi" w:hAnsiTheme="minorHAnsi"/>
                <w:lang w:eastAsia="en-GB"/>
              </w:rPr>
              <w:t>Developer</w:t>
            </w: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240366817"/>
      <w:r>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CC5F8E">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866873">
        <w:trPr>
          <w:trHeight w:val="285"/>
        </w:trPr>
        <w:tc>
          <w:tcPr>
            <w:tcW w:w="1324" w:type="dxa"/>
            <w:tcBorders>
              <w:top w:val="single" w:sz="4" w:space="0" w:color="000000" w:themeColor="text1"/>
            </w:tcBorders>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Borders>
              <w:top w:val="single" w:sz="4" w:space="0" w:color="000000" w:themeColor="text1"/>
            </w:tcBorders>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6E8B94D9" w14:textId="77777777" w:rsidTr="00CC5F8E">
        <w:trPr>
          <w:cantSplit/>
          <w:trHeight w:val="285"/>
          <w:tblHeader/>
        </w:trPr>
        <w:tc>
          <w:tcPr>
            <w:tcW w:w="123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BCF6187"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Date</w:t>
            </w:r>
          </w:p>
        </w:tc>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DD5DA6"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5E6878" w14:textId="43A92B4D" w:rsidR="00AE0EBF" w:rsidRPr="0045770F" w:rsidRDefault="00825236" w:rsidP="00595998">
            <w:pPr>
              <w:rPr>
                <w:rFonts w:asciiTheme="minorHAnsi" w:hAnsiTheme="minorHAnsi" w:hint="eastAsia"/>
                <w:b/>
                <w:bCs w:val="0"/>
                <w:lang w:eastAsia="en-GB"/>
              </w:rPr>
            </w:pPr>
            <w:r w:rsidRPr="0045770F">
              <w:rPr>
                <w:rFonts w:asciiTheme="minorHAnsi" w:hAnsiTheme="minorHAnsi"/>
                <w:b/>
                <w:bCs w:val="0"/>
                <w:lang w:eastAsia="en-GB"/>
              </w:rPr>
              <w:t>Name</w:t>
            </w:r>
          </w:p>
        </w:tc>
        <w:tc>
          <w:tcPr>
            <w:tcW w:w="40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DAA227" w14:textId="76E5EB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Title</w:t>
            </w:r>
          </w:p>
        </w:tc>
      </w:tr>
      <w:tr w:rsidR="00AE0EBF" w:rsidRPr="009527A4" w14:paraId="5B62A0C2" w14:textId="77777777" w:rsidTr="00866873">
        <w:trPr>
          <w:trHeight w:val="285"/>
        </w:trPr>
        <w:tc>
          <w:tcPr>
            <w:tcW w:w="1232" w:type="dxa"/>
            <w:tcBorders>
              <w:top w:val="single" w:sz="4" w:space="0" w:color="000000" w:themeColor="text1"/>
            </w:tcBorders>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Borders>
              <w:top w:val="single" w:sz="4" w:space="0" w:color="000000" w:themeColor="text1"/>
            </w:tcBorders>
          </w:tcPr>
          <w:p w14:paraId="071B7FA5" w14:textId="47A14C09" w:rsidR="00AE0EBF" w:rsidRPr="00A9490C" w:rsidRDefault="00AE0EBF" w:rsidP="000D7394">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Borders>
              <w:top w:val="single" w:sz="4" w:space="0" w:color="000000" w:themeColor="text1"/>
            </w:tcBorders>
          </w:tcPr>
          <w:p w14:paraId="44FC8FD1" w14:textId="78BDE3EE"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Borders>
              <w:top w:val="single" w:sz="4" w:space="0" w:color="000000" w:themeColor="text1"/>
            </w:tcBorders>
          </w:tcPr>
          <w:p w14:paraId="28262B94" w14:textId="659D3C0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55540189" w14:textId="77777777" w:rsidTr="001F0859">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482" w:type="dxa"/>
          </w:tcPr>
          <w:p w14:paraId="10C7F155" w14:textId="2A063423"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61820DB0" w14:textId="51E87CA4" w:rsidR="00AE0EBF" w:rsidRPr="00A9490C" w:rsidRDefault="00C941B2" w:rsidP="000D7394">
            <w:pPr>
              <w:rPr>
                <w:rFonts w:asciiTheme="minorHAnsi" w:hAnsiTheme="minorHAnsi"/>
                <w:color w:val="auto"/>
                <w:lang w:eastAsia="en-GB"/>
              </w:rPr>
            </w:pPr>
            <w:r>
              <w:rPr>
                <w:rFonts w:asciiTheme="minorHAnsi" w:hAnsiTheme="minorHAnsi"/>
                <w:color w:val="auto"/>
                <w:lang w:eastAsia="en-GB"/>
              </w:rPr>
              <w:t>CTO</w:t>
            </w:r>
          </w:p>
        </w:tc>
      </w:tr>
      <w:tr w:rsidR="00446385" w:rsidRPr="009527A4" w14:paraId="19D045B8" w14:textId="77777777" w:rsidTr="001F0859">
        <w:trPr>
          <w:trHeight w:val="285"/>
        </w:trPr>
        <w:tc>
          <w:tcPr>
            <w:tcW w:w="1232" w:type="dxa"/>
          </w:tcPr>
          <w:p w14:paraId="773B0E17" w14:textId="28E14F1D" w:rsidR="00446385" w:rsidRPr="00A9490C" w:rsidRDefault="00446385" w:rsidP="00446385">
            <w:pPr>
              <w:rPr>
                <w:rFonts w:asciiTheme="minorHAnsi" w:hAnsiTheme="minorHAnsi"/>
                <w:color w:val="FFFFFF" w:themeColor="background1"/>
                <w:lang w:eastAsia="en-GB"/>
              </w:rPr>
            </w:pPr>
            <w:r w:rsidRPr="00825236">
              <w:rPr>
                <w:rFonts w:asciiTheme="minorHAnsi" w:hAnsiTheme="minorHAnsi"/>
                <w:color w:val="808080" w:themeColor="background1" w:themeShade="80"/>
                <w:lang w:eastAsia="en-GB"/>
              </w:rPr>
              <w:t>DD/MM/YY</w:t>
            </w:r>
          </w:p>
        </w:tc>
        <w:tc>
          <w:tcPr>
            <w:tcW w:w="1384" w:type="dxa"/>
          </w:tcPr>
          <w:p w14:paraId="2F9882D4" w14:textId="66A4C8C0" w:rsidR="00446385" w:rsidRPr="00A9490C" w:rsidRDefault="00446385" w:rsidP="00446385">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Pr>
          <w:p w14:paraId="08DFC1A1" w14:textId="2D70A1FB"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Kate Enright</w:t>
            </w:r>
          </w:p>
        </w:tc>
        <w:tc>
          <w:tcPr>
            <w:tcW w:w="4085" w:type="dxa"/>
          </w:tcPr>
          <w:p w14:paraId="0B140353" w14:textId="3901FFCA"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Head of Data</w:t>
            </w:r>
          </w:p>
        </w:tc>
      </w:tr>
      <w:tr w:rsidR="00BC2BA6" w:rsidRPr="009527A4" w14:paraId="467646E4" w14:textId="77777777" w:rsidTr="001F0859">
        <w:trPr>
          <w:trHeight w:val="285"/>
        </w:trPr>
        <w:tc>
          <w:tcPr>
            <w:tcW w:w="1232" w:type="dxa"/>
          </w:tcPr>
          <w:p w14:paraId="0DC2CDE2" w14:textId="1E11EC87" w:rsidR="00BC2BA6" w:rsidRPr="00A9490C" w:rsidRDefault="00BC2BA6" w:rsidP="00BC2BA6">
            <w:pPr>
              <w:rPr>
                <w:color w:val="808080" w:themeColor="background1" w:themeShade="80"/>
                <w:lang w:eastAsia="en-GB"/>
              </w:rPr>
            </w:pPr>
            <w:r w:rsidRPr="00A9490C">
              <w:rPr>
                <w:rFonts w:asciiTheme="minorHAnsi" w:hAnsiTheme="minorHAnsi"/>
                <w:color w:val="808080" w:themeColor="background1" w:themeShade="80"/>
                <w:lang w:eastAsia="en-GB"/>
              </w:rPr>
              <w:t>DD/MM/YY</w:t>
            </w:r>
          </w:p>
        </w:tc>
        <w:tc>
          <w:tcPr>
            <w:tcW w:w="1384" w:type="dxa"/>
          </w:tcPr>
          <w:p w14:paraId="05610111" w14:textId="30ABA619" w:rsidR="00BC2BA6" w:rsidRPr="00825236" w:rsidRDefault="00BC2BA6" w:rsidP="00BC2BA6">
            <w:pPr>
              <w:rPr>
                <w:color w:val="auto"/>
                <w:lang w:eastAsia="en-GB"/>
              </w:rPr>
            </w:pPr>
            <w:r w:rsidRPr="00825236">
              <w:rPr>
                <w:rFonts w:asciiTheme="minorHAnsi" w:hAnsiTheme="minorHAnsi"/>
                <w:color w:val="auto"/>
                <w:lang w:eastAsia="en-GB"/>
              </w:rPr>
              <w:t>Approver</w:t>
            </w:r>
          </w:p>
        </w:tc>
        <w:tc>
          <w:tcPr>
            <w:tcW w:w="2482" w:type="dxa"/>
          </w:tcPr>
          <w:p w14:paraId="757291DC" w14:textId="23B490F4" w:rsidR="00BC2BA6" w:rsidRPr="00A9490C" w:rsidRDefault="00BC2BA6" w:rsidP="00BC2BA6">
            <w:pPr>
              <w:rPr>
                <w:color w:val="auto"/>
                <w:lang w:eastAsia="en-GB"/>
              </w:rPr>
            </w:pPr>
            <w:r w:rsidRPr="00BC2BA6">
              <w:rPr>
                <w:rFonts w:asciiTheme="minorHAnsi" w:hAnsiTheme="minorHAnsi"/>
                <w:color w:val="auto"/>
                <w:lang w:eastAsia="en-GB"/>
              </w:rPr>
              <w:t>Ryan Freu</w:t>
            </w:r>
            <w:r w:rsidR="00F340D2">
              <w:rPr>
                <w:rFonts w:asciiTheme="minorHAnsi" w:hAnsiTheme="minorHAnsi"/>
                <w:color w:val="auto"/>
                <w:lang w:eastAsia="en-GB"/>
              </w:rPr>
              <w:t>n</w:t>
            </w:r>
            <w:r w:rsidRPr="00BC2BA6">
              <w:rPr>
                <w:rFonts w:asciiTheme="minorHAnsi" w:hAnsiTheme="minorHAnsi"/>
                <w:color w:val="auto"/>
                <w:lang w:eastAsia="en-GB"/>
              </w:rPr>
              <w:t>d</w:t>
            </w:r>
          </w:p>
        </w:tc>
        <w:tc>
          <w:tcPr>
            <w:tcW w:w="4085" w:type="dxa"/>
          </w:tcPr>
          <w:p w14:paraId="475296F6" w14:textId="20343030" w:rsidR="00BC2BA6" w:rsidRPr="00A9490C" w:rsidRDefault="00BC2BA6" w:rsidP="00BC2BA6">
            <w:pPr>
              <w:rPr>
                <w:color w:val="auto"/>
                <w:lang w:eastAsia="en-GB"/>
              </w:rPr>
            </w:pPr>
            <w:r w:rsidRPr="00F17425">
              <w:rPr>
                <w:rFonts w:asciiTheme="minorHAnsi" w:hAnsiTheme="minorHAnsi"/>
                <w:color w:val="auto"/>
                <w:lang w:eastAsia="en-GB"/>
              </w:rPr>
              <w:t>Information Security Officer</w:t>
            </w:r>
          </w:p>
        </w:tc>
      </w:tr>
      <w:tr w:rsidR="00446385" w:rsidRPr="009527A4" w14:paraId="5E745A22" w14:textId="77777777" w:rsidTr="001F0859">
        <w:trPr>
          <w:trHeight w:val="285"/>
        </w:trPr>
        <w:tc>
          <w:tcPr>
            <w:tcW w:w="1232" w:type="dxa"/>
          </w:tcPr>
          <w:p w14:paraId="58E7186F" w14:textId="395A4B97"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4A131D7" w14:textId="4D3D938E" w:rsidR="00446385" w:rsidRPr="00A9490C" w:rsidRDefault="001B7465" w:rsidP="00446385">
            <w:pPr>
              <w:rPr>
                <w:rFonts w:asciiTheme="minorHAnsi" w:hAnsiTheme="minorHAnsi"/>
                <w:color w:val="auto"/>
                <w:lang w:eastAsia="en-GB"/>
              </w:rPr>
            </w:pPr>
            <w:r>
              <w:rPr>
                <w:rFonts w:asciiTheme="minorHAnsi" w:hAnsiTheme="minorHAnsi"/>
                <w:color w:val="auto"/>
                <w:lang w:eastAsia="en-GB"/>
              </w:rPr>
              <w:t>Approver</w:t>
            </w:r>
          </w:p>
        </w:tc>
        <w:tc>
          <w:tcPr>
            <w:tcW w:w="2482" w:type="dxa"/>
          </w:tcPr>
          <w:p w14:paraId="2701E4F1" w14:textId="3C6D112C"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Dave Ewles</w:t>
            </w:r>
          </w:p>
        </w:tc>
        <w:tc>
          <w:tcPr>
            <w:tcW w:w="4085" w:type="dxa"/>
          </w:tcPr>
          <w:p w14:paraId="0EB8B13E" w14:textId="2CE481B2" w:rsidR="00446385" w:rsidRPr="00A9490C" w:rsidRDefault="001B7465" w:rsidP="00446385">
            <w:pPr>
              <w:rPr>
                <w:rFonts w:asciiTheme="minorHAnsi" w:hAnsiTheme="minorHAnsi"/>
                <w:color w:val="auto"/>
                <w:lang w:eastAsia="en-GB"/>
              </w:rPr>
            </w:pPr>
            <w:r w:rsidRPr="00A9490C">
              <w:rPr>
                <w:rFonts w:asciiTheme="minorHAnsi" w:hAnsiTheme="minorHAnsi"/>
                <w:color w:val="auto"/>
                <w:lang w:eastAsia="en-GB"/>
              </w:rPr>
              <w:t>Data Architect and Engineering Lead</w:t>
            </w:r>
          </w:p>
        </w:tc>
      </w:tr>
      <w:tr w:rsidR="00446385" w:rsidRPr="009527A4" w14:paraId="552A0DF8" w14:textId="77777777" w:rsidTr="001F0859">
        <w:trPr>
          <w:trHeight w:val="285"/>
        </w:trPr>
        <w:tc>
          <w:tcPr>
            <w:tcW w:w="1232" w:type="dxa"/>
          </w:tcPr>
          <w:p w14:paraId="70E9D694" w14:textId="1456F746"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5D9CF6B" w14:textId="6758E48F"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1FF72C31" w14:textId="7B06D895"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Chad Ozdil</w:t>
            </w:r>
          </w:p>
        </w:tc>
        <w:tc>
          <w:tcPr>
            <w:tcW w:w="4085" w:type="dxa"/>
          </w:tcPr>
          <w:p w14:paraId="686711FD" w14:textId="15D3B88F"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Security Architect</w:t>
            </w:r>
          </w:p>
        </w:tc>
      </w:tr>
      <w:tr w:rsidR="00446385" w:rsidRPr="009527A4" w14:paraId="22A24C1C" w14:textId="77777777" w:rsidTr="001F0859">
        <w:trPr>
          <w:trHeight w:val="285"/>
        </w:trPr>
        <w:tc>
          <w:tcPr>
            <w:tcW w:w="1232" w:type="dxa"/>
          </w:tcPr>
          <w:p w14:paraId="30A39295"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3AB1B5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EB14FDC" w14:textId="371E6C82"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435157CE" w14:textId="7DEBBA9D"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375AF48A" w14:textId="77777777" w:rsidTr="001F0859">
        <w:trPr>
          <w:trHeight w:val="285"/>
        </w:trPr>
        <w:tc>
          <w:tcPr>
            <w:tcW w:w="1232" w:type="dxa"/>
          </w:tcPr>
          <w:p w14:paraId="2C5A31C0"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4D7876B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1D3041AC" w14:textId="0CC7D77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5F54129D" w14:textId="01BBE1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E5ECC0B" w14:textId="77777777" w:rsidTr="001F0859">
        <w:trPr>
          <w:trHeight w:val="285"/>
        </w:trPr>
        <w:tc>
          <w:tcPr>
            <w:tcW w:w="1232" w:type="dxa"/>
          </w:tcPr>
          <w:p w14:paraId="1A39B2A6"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515A20C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91AB62D" w14:textId="069AD23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60CB9D4F" w14:textId="3AC7ABB4"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02B1A6D2" w14:textId="77777777" w:rsidTr="001F0859">
        <w:trPr>
          <w:trHeight w:val="285"/>
        </w:trPr>
        <w:tc>
          <w:tcPr>
            <w:tcW w:w="1232" w:type="dxa"/>
          </w:tcPr>
          <w:p w14:paraId="0450327E" w14:textId="5849BA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3ADB8F5" w14:textId="1F75CB92"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0A9D56CA" w14:textId="050F5C23"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Stuart Clark</w:t>
            </w:r>
          </w:p>
        </w:tc>
        <w:tc>
          <w:tcPr>
            <w:tcW w:w="4085" w:type="dxa"/>
          </w:tcPr>
          <w:p w14:paraId="5117374F" w14:textId="394E51C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(Software &amp; Data) Lead</w:t>
            </w:r>
          </w:p>
        </w:tc>
      </w:tr>
      <w:tr w:rsidR="00446385" w:rsidRPr="009527A4" w14:paraId="6E9284A7" w14:textId="77777777" w:rsidTr="001F0859">
        <w:trPr>
          <w:trHeight w:val="285"/>
        </w:trPr>
        <w:tc>
          <w:tcPr>
            <w:tcW w:w="1232" w:type="dxa"/>
          </w:tcPr>
          <w:p w14:paraId="742C27E2" w14:textId="57010B15"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D02F8EE" w14:textId="5E131578"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5614B360" w14:textId="1D2B8B9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Pragnesh Solanki</w:t>
            </w:r>
          </w:p>
        </w:tc>
        <w:tc>
          <w:tcPr>
            <w:tcW w:w="4085" w:type="dxa"/>
          </w:tcPr>
          <w:p w14:paraId="73325FCF" w14:textId="2A95ED87"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(Build) Lead</w:t>
            </w:r>
          </w:p>
        </w:tc>
      </w:tr>
      <w:tr w:rsidR="00446385" w:rsidRPr="009527A4" w14:paraId="219DFC8B" w14:textId="77777777" w:rsidTr="001F0859">
        <w:trPr>
          <w:trHeight w:val="285"/>
        </w:trPr>
        <w:tc>
          <w:tcPr>
            <w:tcW w:w="1232" w:type="dxa"/>
          </w:tcPr>
          <w:p w14:paraId="0315474C"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66ECCB1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2068466" w14:textId="07FA284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6F1206DB" w14:textId="2ECAC59C"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DevSecOps (Platform) Lead</w:t>
            </w:r>
          </w:p>
        </w:tc>
      </w:tr>
      <w:tr w:rsidR="00446385" w:rsidRPr="009527A4" w14:paraId="5A289589" w14:textId="77777777" w:rsidTr="001F0859">
        <w:trPr>
          <w:trHeight w:val="285"/>
        </w:trPr>
        <w:tc>
          <w:tcPr>
            <w:tcW w:w="1232" w:type="dxa"/>
          </w:tcPr>
          <w:p w14:paraId="7C5E8AAD"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46B60D8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915651B" w14:textId="79E0E953"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34D4936D" w14:textId="78618E8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6071A40" w14:textId="68FD25A9" w:rsidR="00AE0EBF" w:rsidRPr="00CF0AB0" w:rsidRDefault="001D0755" w:rsidP="00A9249F">
      <w:pPr>
        <w:pStyle w:val="Heading2"/>
        <w:keepLines w:val="0"/>
        <w:spacing w:before="240" w:after="120"/>
      </w:pPr>
      <w:bookmarkStart w:id="7" w:name="_Toc240366818"/>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CC5F8E">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EE9DB7" w14:textId="77777777"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5D40B3" w14:textId="61D4851B"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Minutes</w:t>
            </w:r>
            <w:r w:rsidR="00787BE4" w:rsidRPr="007A2B8C">
              <w:rPr>
                <w:rFonts w:asciiTheme="minorHAnsi" w:hAnsiTheme="minorHAnsi"/>
                <w:b/>
                <w:bCs w:val="0"/>
                <w:lang w:eastAsia="en-GB"/>
              </w:rPr>
              <w:t xml:space="preserve">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CAD2E1C" w14:textId="307DADE8" w:rsidR="004A3804" w:rsidRPr="007A2B8C" w:rsidRDefault="004A3804" w:rsidP="004A3804">
            <w:pPr>
              <w:rPr>
                <w:b/>
                <w:bCs w:val="0"/>
                <w:lang w:eastAsia="en-GB"/>
              </w:rPr>
            </w:pPr>
            <w:r w:rsidRPr="007A2B8C">
              <w:rPr>
                <w:b/>
                <w:bCs w:val="0"/>
                <w:lang w:eastAsia="en-GB"/>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BCDF0A" w14:textId="30416A6F" w:rsidR="004A3804" w:rsidRPr="007A2B8C" w:rsidRDefault="004A3804" w:rsidP="004A3804">
            <w:pPr>
              <w:rPr>
                <w:b/>
                <w:bCs w:val="0"/>
                <w:lang w:eastAsia="en-GB"/>
              </w:rPr>
            </w:pPr>
            <w:r w:rsidRPr="007A2B8C">
              <w:rPr>
                <w:b/>
                <w:bCs w:val="0"/>
                <w:lang w:eastAsia="en-GB"/>
              </w:rPr>
              <w:t>TDA Chair Title</w:t>
            </w:r>
          </w:p>
        </w:tc>
      </w:tr>
      <w:tr w:rsidR="004A3804" w:rsidRPr="00825236" w14:paraId="6911842F" w14:textId="21BC8F81" w:rsidTr="00866873">
        <w:trPr>
          <w:trHeight w:val="285"/>
        </w:trPr>
        <w:tc>
          <w:tcPr>
            <w:tcW w:w="1399" w:type="dxa"/>
            <w:tcBorders>
              <w:top w:val="single" w:sz="4" w:space="0" w:color="000000" w:themeColor="text1"/>
            </w:tcBorders>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Borders>
              <w:top w:val="single" w:sz="4" w:space="0" w:color="000000" w:themeColor="text1"/>
            </w:tcBorders>
          </w:tcPr>
          <w:p w14:paraId="7BD2100E" w14:textId="000CB8DB" w:rsidR="004A3804" w:rsidRPr="00825236" w:rsidRDefault="004A3804" w:rsidP="004A3804">
            <w:pPr>
              <w:rPr>
                <w:rFonts w:asciiTheme="minorHAnsi" w:hAnsiTheme="minorHAnsi" w:hint="eastAsia"/>
                <w:color w:val="auto"/>
                <w:lang w:eastAsia="en-GB"/>
              </w:rPr>
            </w:pPr>
          </w:p>
        </w:tc>
        <w:tc>
          <w:tcPr>
            <w:tcW w:w="2547" w:type="dxa"/>
            <w:tcBorders>
              <w:top w:val="single" w:sz="4" w:space="0" w:color="000000" w:themeColor="text1"/>
            </w:tcBorders>
          </w:tcPr>
          <w:p w14:paraId="4D84C202" w14:textId="77777777" w:rsidR="004A3804" w:rsidRPr="00825236" w:rsidRDefault="004A3804" w:rsidP="004A3804">
            <w:pPr>
              <w:rPr>
                <w:color w:val="auto"/>
                <w:lang w:eastAsia="en-GB"/>
              </w:rPr>
            </w:pPr>
          </w:p>
        </w:tc>
        <w:tc>
          <w:tcPr>
            <w:tcW w:w="2711" w:type="dxa"/>
            <w:tcBorders>
              <w:top w:val="single" w:sz="4" w:space="0" w:color="000000" w:themeColor="text1"/>
            </w:tcBorders>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240366819"/>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634" w:type="dxa"/>
        <w:tblLook w:val="04A0" w:firstRow="1" w:lastRow="0" w:firstColumn="1" w:lastColumn="0" w:noHBand="0" w:noVBand="1"/>
      </w:tblPr>
      <w:tblGrid>
        <w:gridCol w:w="1145"/>
        <w:gridCol w:w="3540"/>
        <w:gridCol w:w="1483"/>
        <w:gridCol w:w="1656"/>
        <w:gridCol w:w="1540"/>
        <w:gridCol w:w="270"/>
      </w:tblGrid>
      <w:tr w:rsidR="00CD2CCC" w:rsidRPr="009527A4" w14:paraId="15D5CAAE" w14:textId="77777777" w:rsidTr="007B6F01">
        <w:tc>
          <w:tcPr>
            <w:tcW w:w="11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commentRangeStart w:id="10"/>
            <w:commentRangeStart w:id="11"/>
            <w:r w:rsidRPr="00595998">
              <w:rPr>
                <w:rFonts w:asciiTheme="minorHAnsi" w:hAnsiTheme="minorHAnsi"/>
                <w:b/>
                <w:lang w:eastAsia="en-GB"/>
              </w:rPr>
              <w:t>Reference</w:t>
            </w:r>
          </w:p>
        </w:tc>
        <w:tc>
          <w:tcPr>
            <w:tcW w:w="374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06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7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936" w:type="dxa"/>
            <w:gridSpan w:val="2"/>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D26090" w:rsidRPr="009527A4" w14:paraId="57582FD3" w14:textId="77777777" w:rsidTr="007B6F01">
        <w:tc>
          <w:tcPr>
            <w:tcW w:w="1145" w:type="dxa"/>
            <w:tcBorders>
              <w:top w:val="single" w:sz="4" w:space="0" w:color="000000" w:themeColor="text1"/>
            </w:tcBorders>
          </w:tcPr>
          <w:p w14:paraId="45CD44A3" w14:textId="4CBF4B31" w:rsidR="00D26090" w:rsidRPr="00F94A76" w:rsidRDefault="00D26090" w:rsidP="00D26090">
            <w:pPr>
              <w:rPr>
                <w:rFonts w:asciiTheme="minorHAnsi" w:hAnsiTheme="minorHAnsi" w:hint="eastAsia"/>
                <w:lang w:eastAsia="en-GB"/>
              </w:rPr>
            </w:pPr>
            <w:r w:rsidRPr="008D0283">
              <w:rPr>
                <w:rFonts w:asciiTheme="minorHAnsi" w:hAnsiTheme="minorHAnsi"/>
                <w:szCs w:val="20"/>
              </w:rPr>
              <w:t>1</w:t>
            </w:r>
          </w:p>
        </w:tc>
        <w:tc>
          <w:tcPr>
            <w:tcW w:w="3746" w:type="dxa"/>
            <w:tcBorders>
              <w:top w:val="single" w:sz="4" w:space="0" w:color="000000" w:themeColor="text1"/>
            </w:tcBorders>
          </w:tcPr>
          <w:p w14:paraId="6ECEE95E" w14:textId="61B476DB" w:rsidR="00D26090" w:rsidRPr="00F94A76" w:rsidRDefault="00D26090" w:rsidP="00D26090">
            <w:pPr>
              <w:rPr>
                <w:rFonts w:asciiTheme="minorHAnsi" w:hAnsiTheme="minorHAnsi" w:hint="eastAsia"/>
                <w:lang w:eastAsia="en-GB"/>
              </w:rPr>
            </w:pPr>
            <w:r w:rsidRPr="008D0283">
              <w:rPr>
                <w:rFonts w:asciiTheme="minorHAnsi" w:hAnsiTheme="minorHAnsi"/>
                <w:szCs w:val="20"/>
              </w:rPr>
              <w:t>Enterprise Architecture Principles</w:t>
            </w:r>
          </w:p>
        </w:tc>
        <w:tc>
          <w:tcPr>
            <w:tcW w:w="1060" w:type="dxa"/>
            <w:tcBorders>
              <w:top w:val="single" w:sz="4" w:space="0" w:color="000000" w:themeColor="text1"/>
            </w:tcBorders>
          </w:tcPr>
          <w:p w14:paraId="12DBB848" w14:textId="6340AA84" w:rsidR="00D26090" w:rsidRPr="00F94A76" w:rsidRDefault="00D26090" w:rsidP="00D26090">
            <w:pPr>
              <w:rPr>
                <w:rFonts w:asciiTheme="minorHAnsi" w:hAnsiTheme="minorHAnsi" w:hint="eastAsia"/>
                <w:lang w:eastAsia="en-GB"/>
              </w:rPr>
            </w:pPr>
            <w:r w:rsidRPr="008D0283">
              <w:rPr>
                <w:rFonts w:asciiTheme="minorHAnsi" w:hAnsiTheme="minorHAnsi"/>
                <w:szCs w:val="20"/>
              </w:rPr>
              <w:t>0.1</w:t>
            </w:r>
          </w:p>
        </w:tc>
        <w:tc>
          <w:tcPr>
            <w:tcW w:w="1747" w:type="dxa"/>
            <w:tcBorders>
              <w:top w:val="single" w:sz="4" w:space="0" w:color="000000" w:themeColor="text1"/>
            </w:tcBorders>
          </w:tcPr>
          <w:p w14:paraId="123962D3" w14:textId="42DA6691" w:rsidR="00D26090" w:rsidRPr="00F94A76" w:rsidRDefault="00D26090" w:rsidP="00D26090">
            <w:pPr>
              <w:rPr>
                <w:rFonts w:asciiTheme="minorHAnsi" w:hAnsiTheme="minorHAnsi" w:hint="eastAsia"/>
                <w:lang w:eastAsia="en-GB"/>
              </w:rPr>
            </w:pPr>
            <w:r w:rsidRPr="008D0283">
              <w:rPr>
                <w:rFonts w:asciiTheme="minorHAnsi" w:hAnsiTheme="minorHAnsi"/>
                <w:szCs w:val="20"/>
              </w:rPr>
              <w:t>Jamie Barclay </w:t>
            </w:r>
          </w:p>
        </w:tc>
        <w:bookmarkStart w:id="12" w:name="EntArchPrin"/>
        <w:tc>
          <w:tcPr>
            <w:tcW w:w="1936" w:type="dxa"/>
            <w:gridSpan w:val="2"/>
            <w:tcBorders>
              <w:top w:val="single" w:sz="4" w:space="0" w:color="000000" w:themeColor="text1"/>
            </w:tcBorders>
          </w:tcPr>
          <w:p w14:paraId="3E90E2C3" w14:textId="0FE96B52" w:rsidR="00D26090" w:rsidRPr="008D0283" w:rsidRDefault="00D26090" w:rsidP="00D26090">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2"/>
          </w:p>
        </w:tc>
      </w:tr>
      <w:tr w:rsidR="00E90764" w:rsidRPr="009527A4" w14:paraId="6ADC5BAB" w14:textId="77777777" w:rsidTr="007B6F01">
        <w:tc>
          <w:tcPr>
            <w:tcW w:w="1145" w:type="dxa"/>
          </w:tcPr>
          <w:p w14:paraId="6D2F9B73" w14:textId="0A7A36A3" w:rsidR="00E90764" w:rsidRPr="00F94A76" w:rsidRDefault="00E90764" w:rsidP="00E90764">
            <w:pPr>
              <w:rPr>
                <w:rFonts w:asciiTheme="minorHAnsi" w:hAnsiTheme="minorHAnsi" w:hint="eastAsia"/>
                <w:lang w:eastAsia="en-GB"/>
              </w:rPr>
            </w:pPr>
            <w:r w:rsidRPr="008D0283">
              <w:rPr>
                <w:rFonts w:asciiTheme="minorHAnsi" w:hAnsiTheme="minorHAnsi"/>
                <w:szCs w:val="20"/>
              </w:rPr>
              <w:t>2</w:t>
            </w:r>
          </w:p>
        </w:tc>
        <w:tc>
          <w:tcPr>
            <w:tcW w:w="3746" w:type="dxa"/>
          </w:tcPr>
          <w:p w14:paraId="566B76E6" w14:textId="0D8EB840" w:rsidR="00E90764" w:rsidRPr="00F94A76" w:rsidRDefault="00E90764" w:rsidP="00E90764">
            <w:pPr>
              <w:rPr>
                <w:rFonts w:asciiTheme="minorHAnsi" w:hAnsiTheme="minorHAnsi" w:hint="eastAsia"/>
                <w:lang w:eastAsia="en-GB"/>
              </w:rPr>
            </w:pPr>
            <w:r w:rsidRPr="008D0283">
              <w:rPr>
                <w:rFonts w:asciiTheme="minorHAnsi" w:hAnsiTheme="minorHAnsi"/>
                <w:szCs w:val="20"/>
              </w:rPr>
              <w:t>Data Classification Policy </w:t>
            </w:r>
          </w:p>
        </w:tc>
        <w:tc>
          <w:tcPr>
            <w:tcW w:w="1060" w:type="dxa"/>
          </w:tcPr>
          <w:p w14:paraId="73BD3396" w14:textId="373F2918" w:rsidR="00E90764" w:rsidRPr="00F94A76" w:rsidRDefault="00E90764" w:rsidP="00E90764">
            <w:pPr>
              <w:rPr>
                <w:rFonts w:asciiTheme="minorHAnsi" w:hAnsiTheme="minorHAnsi" w:hint="eastAsia"/>
                <w:lang w:eastAsia="en-GB"/>
              </w:rPr>
            </w:pPr>
            <w:r w:rsidRPr="008D0283">
              <w:rPr>
                <w:rFonts w:asciiTheme="minorHAnsi" w:hAnsiTheme="minorHAnsi"/>
                <w:szCs w:val="20"/>
              </w:rPr>
              <w:t>9.1</w:t>
            </w:r>
          </w:p>
        </w:tc>
        <w:tc>
          <w:tcPr>
            <w:tcW w:w="1747" w:type="dxa"/>
          </w:tcPr>
          <w:p w14:paraId="3C71001F" w14:textId="0D186041" w:rsidR="00E90764" w:rsidRPr="00F94A76" w:rsidRDefault="00E90764" w:rsidP="00E90764">
            <w:pPr>
              <w:rPr>
                <w:rFonts w:asciiTheme="minorHAnsi" w:hAnsiTheme="minorHAnsi" w:hint="eastAsia"/>
                <w:lang w:eastAsia="en-GB"/>
              </w:rPr>
            </w:pPr>
            <w:r w:rsidRPr="008D0283">
              <w:rPr>
                <w:rFonts w:asciiTheme="minorHAnsi" w:hAnsiTheme="minorHAnsi"/>
                <w:szCs w:val="20"/>
              </w:rPr>
              <w:t>D.Beck</w:t>
            </w:r>
          </w:p>
        </w:tc>
        <w:bookmarkStart w:id="13" w:name="DataClsPol"/>
        <w:tc>
          <w:tcPr>
            <w:tcW w:w="1936" w:type="dxa"/>
            <w:gridSpan w:val="2"/>
          </w:tcPr>
          <w:p w14:paraId="561E7E33" w14:textId="7B314B9E" w:rsidR="00E90764" w:rsidRPr="00F94A76" w:rsidRDefault="00E90764" w:rsidP="00E90764">
            <w:pPr>
              <w:rPr>
                <w:rFonts w:asciiTheme="minorHAnsi" w:hAnsiTheme="minorHAnsi" w:hint="eastAsia"/>
                <w:lang w:eastAsia="en-GB"/>
              </w:rPr>
            </w:pPr>
            <w:r w:rsidRPr="00425047">
              <w:rPr>
                <w:rStyle w:val="Hyperlink"/>
              </w:rPr>
              <w:fldChar w:fldCharType="begin"/>
            </w:r>
            <w:r w:rsidRPr="00425047">
              <w:rPr>
                <w:rStyle w:val="Hyperlink"/>
                <w:rFonts w:eastAsiaTheme="minorHAnsi"/>
              </w:rPr>
              <w:instrText>HYPERLINK "https://chausl.sharepoint.com/:w:/r/sites/Gov/Shared/Chaucer%20Group%20Data%20Classification%20Policy.docx?d=wb17100a24f9d4ee2b274100adbf5e5ea&amp;csf=1&amp;web=1&amp;e=bV7mKk"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3"/>
          </w:p>
        </w:tc>
      </w:tr>
      <w:tr w:rsidR="00E90764" w:rsidRPr="009527A4" w14:paraId="0D7874F8" w14:textId="77777777" w:rsidTr="007B6F01">
        <w:tc>
          <w:tcPr>
            <w:tcW w:w="1145" w:type="dxa"/>
          </w:tcPr>
          <w:p w14:paraId="4C8C211C" w14:textId="2D2EDA78" w:rsidR="00E90764" w:rsidRPr="00F94A76" w:rsidRDefault="00E90764" w:rsidP="00E90764">
            <w:pPr>
              <w:rPr>
                <w:rFonts w:asciiTheme="minorHAnsi" w:hAnsiTheme="minorHAnsi" w:hint="eastAsia"/>
                <w:lang w:eastAsia="en-GB"/>
              </w:rPr>
            </w:pPr>
            <w:r w:rsidRPr="008D0283">
              <w:rPr>
                <w:rFonts w:asciiTheme="minorHAnsi" w:hAnsiTheme="minorHAnsi"/>
                <w:szCs w:val="20"/>
              </w:rPr>
              <w:t>3</w:t>
            </w:r>
          </w:p>
        </w:tc>
        <w:tc>
          <w:tcPr>
            <w:tcW w:w="3746" w:type="dxa"/>
          </w:tcPr>
          <w:p w14:paraId="36DEFED2" w14:textId="798000FC" w:rsidR="00E90764" w:rsidRPr="00F94A76" w:rsidRDefault="00E90764" w:rsidP="00E90764">
            <w:pPr>
              <w:rPr>
                <w:rFonts w:asciiTheme="minorHAnsi" w:hAnsiTheme="minorHAnsi" w:hint="eastAsia"/>
                <w:lang w:eastAsia="en-GB"/>
              </w:rPr>
            </w:pPr>
            <w:r w:rsidRPr="008D0283">
              <w:rPr>
                <w:rFonts w:asciiTheme="minorHAnsi" w:hAnsiTheme="minorHAnsi"/>
                <w:szCs w:val="20"/>
              </w:rPr>
              <w:t>Enterprise DevOps Principles</w:t>
            </w:r>
          </w:p>
        </w:tc>
        <w:tc>
          <w:tcPr>
            <w:tcW w:w="1060" w:type="dxa"/>
          </w:tcPr>
          <w:p w14:paraId="23E29B5A" w14:textId="3EB2CA1E"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47" w:type="dxa"/>
          </w:tcPr>
          <w:p w14:paraId="476E9619" w14:textId="6C00C36D" w:rsidR="00E90764" w:rsidRPr="00F94A76" w:rsidRDefault="00E90764" w:rsidP="00E90764">
            <w:pPr>
              <w:rPr>
                <w:rFonts w:asciiTheme="minorHAnsi" w:hAnsiTheme="minorHAnsi" w:hint="eastAsia"/>
                <w:lang w:eastAsia="en-GB"/>
              </w:rPr>
            </w:pPr>
            <w:r w:rsidRPr="008D0283">
              <w:rPr>
                <w:rFonts w:asciiTheme="minorHAnsi" w:hAnsiTheme="minorHAnsi"/>
                <w:szCs w:val="20"/>
              </w:rPr>
              <w:t>Gary Milton</w:t>
            </w:r>
          </w:p>
        </w:tc>
        <w:bookmarkStart w:id="14" w:name="EngDevPrinc"/>
        <w:tc>
          <w:tcPr>
            <w:tcW w:w="1936" w:type="dxa"/>
            <w:gridSpan w:val="2"/>
          </w:tcPr>
          <w:p w14:paraId="78812514" w14:textId="74562754" w:rsidR="00E90764" w:rsidRPr="00F94A76" w:rsidRDefault="00E90764" w:rsidP="00E90764">
            <w:pPr>
              <w:rPr>
                <w:rFonts w:asciiTheme="minorHAnsi" w:hAnsiTheme="minorHAnsi" w:hint="eastAsia"/>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4"/>
          </w:p>
        </w:tc>
      </w:tr>
      <w:tr w:rsidR="00E90764" w:rsidRPr="009527A4" w14:paraId="75D93A07" w14:textId="77777777" w:rsidTr="007B6F01">
        <w:trPr>
          <w:del w:id="15" w:author="Joycell Sundararaj - Chaucer" w:date="2026-09-15T13:39:00Z" w16du:dateUtc="2026-09-15T12:39:00Z"/>
        </w:trPr>
        <w:tc>
          <w:tcPr>
            <w:tcW w:w="1145" w:type="dxa"/>
          </w:tcPr>
          <w:p w14:paraId="612BF594" w14:textId="60BFBACA" w:rsidR="00E90764" w:rsidRPr="00F94A76" w:rsidRDefault="00E90764" w:rsidP="00E90764">
            <w:pPr>
              <w:rPr>
                <w:del w:id="16" w:author="Joycell Sundararaj - Chaucer" w:date="2026-09-15T13:39:00Z" w16du:dateUtc="2026-09-15T12:39:00Z"/>
                <w:rFonts w:asciiTheme="minorHAnsi" w:hAnsiTheme="minorHAnsi" w:hint="eastAsia"/>
                <w:lang w:eastAsia="en-GB"/>
              </w:rPr>
            </w:pPr>
            <w:del w:id="17" w:author="Joycell Sundararaj - Chaucer" w:date="2026-09-15T13:39:00Z" w16du:dateUtc="2026-09-15T12:39:00Z">
              <w:r w:rsidRPr="008D0283">
                <w:rPr>
                  <w:rFonts w:asciiTheme="minorHAnsi" w:hAnsiTheme="minorHAnsi"/>
                  <w:szCs w:val="20"/>
                </w:rPr>
                <w:delText>4</w:delText>
              </w:r>
            </w:del>
          </w:p>
        </w:tc>
        <w:tc>
          <w:tcPr>
            <w:tcW w:w="3746" w:type="dxa"/>
          </w:tcPr>
          <w:p w14:paraId="6E792467" w14:textId="2D05FD69" w:rsidR="00E90764" w:rsidRPr="00F94A76" w:rsidRDefault="00E90764" w:rsidP="00E90764">
            <w:pPr>
              <w:rPr>
                <w:del w:id="18" w:author="Joycell Sundararaj - Chaucer" w:date="2026-09-15T13:39:00Z" w16du:dateUtc="2026-09-15T12:39:00Z"/>
                <w:rFonts w:asciiTheme="minorHAnsi" w:hAnsiTheme="minorHAnsi" w:hint="eastAsia"/>
                <w:lang w:eastAsia="en-GB"/>
              </w:rPr>
            </w:pPr>
            <w:del w:id="19" w:author="Joycell Sundararaj - Chaucer" w:date="2026-09-15T13:39:00Z" w16du:dateUtc="2026-09-15T12:39:00Z">
              <w:r w:rsidRPr="008D0283">
                <w:rPr>
                  <w:rFonts w:asciiTheme="minorHAnsi" w:hAnsiTheme="minorHAnsi"/>
                  <w:szCs w:val="20"/>
                </w:rPr>
                <w:delText>Architecture Principles</w:delText>
              </w:r>
            </w:del>
          </w:p>
        </w:tc>
        <w:tc>
          <w:tcPr>
            <w:tcW w:w="1060" w:type="dxa"/>
          </w:tcPr>
          <w:p w14:paraId="38766400" w14:textId="381BBEA8" w:rsidR="00E90764" w:rsidRPr="00F94A76" w:rsidRDefault="00E90764" w:rsidP="00E90764">
            <w:pPr>
              <w:rPr>
                <w:del w:id="20" w:author="Joycell Sundararaj - Chaucer" w:date="2026-09-15T13:39:00Z" w16du:dateUtc="2026-09-15T12:39:00Z"/>
                <w:rFonts w:asciiTheme="minorHAnsi" w:hAnsiTheme="minorHAnsi" w:hint="eastAsia"/>
                <w:lang w:eastAsia="en-GB"/>
              </w:rPr>
            </w:pPr>
            <w:del w:id="21" w:author="Joycell Sundararaj - Chaucer" w:date="2026-09-15T13:39:00Z" w16du:dateUtc="2026-09-15T12:39:00Z">
              <w:r w:rsidRPr="008D0283">
                <w:rPr>
                  <w:rFonts w:asciiTheme="minorHAnsi" w:hAnsiTheme="minorHAnsi"/>
                  <w:szCs w:val="20"/>
                </w:rPr>
                <w:delText>0.1</w:delText>
              </w:r>
            </w:del>
          </w:p>
        </w:tc>
        <w:tc>
          <w:tcPr>
            <w:tcW w:w="1747" w:type="dxa"/>
          </w:tcPr>
          <w:p w14:paraId="30E73316" w14:textId="1B6DF6B2" w:rsidR="00E90764" w:rsidRPr="00F94A76" w:rsidRDefault="00E90764" w:rsidP="00E90764">
            <w:pPr>
              <w:rPr>
                <w:del w:id="22" w:author="Joycell Sundararaj - Chaucer" w:date="2026-09-15T13:39:00Z" w16du:dateUtc="2026-09-15T12:39:00Z"/>
                <w:rFonts w:asciiTheme="minorHAnsi" w:hAnsiTheme="minorHAnsi" w:hint="eastAsia"/>
                <w:lang w:eastAsia="en-GB"/>
              </w:rPr>
            </w:pPr>
          </w:p>
        </w:tc>
        <w:bookmarkStart w:id="23" w:name="ArchPrinc"/>
        <w:tc>
          <w:tcPr>
            <w:tcW w:w="1936" w:type="dxa"/>
            <w:gridSpan w:val="2"/>
          </w:tcPr>
          <w:p w14:paraId="309F99BA" w14:textId="6C501B75" w:rsidR="00E90764" w:rsidRPr="00F94A76" w:rsidRDefault="00E90764" w:rsidP="00E90764">
            <w:pPr>
              <w:rPr>
                <w:del w:id="24" w:author="Joycell Sundararaj - Chaucer" w:date="2026-09-15T13:39:00Z" w16du:dateUtc="2026-09-15T12:39:00Z"/>
                <w:rFonts w:asciiTheme="minorHAnsi" w:hAnsiTheme="minorHAnsi" w:hint="eastAsia"/>
                <w:color w:val="1A2B56" w:themeColor="accent1"/>
                <w:u w:val="single"/>
                <w:lang w:eastAsia="en-GB"/>
              </w:rPr>
            </w:pPr>
            <w:del w:id="25" w:author="Joycell Sundararaj - Chaucer" w:date="2026-09-15T13:39:00Z" w16du:dateUtc="2026-09-15T12:39:00Z">
              <w:r w:rsidRPr="00425047">
                <w:rPr>
                  <w:rStyle w:val="Hyperlink"/>
                </w:rPr>
                <w:fldChar w:fldCharType="begin"/>
              </w:r>
              <w:r w:rsidRPr="00425047">
                <w:rPr>
                  <w:rStyle w:val="Hyperlink"/>
                  <w:rFonts w:eastAsiaTheme="minorHAnsi"/>
                </w:rPr>
                <w:delInstrText>HYPERLINK "https://chausl.sharepoint.com/:w:/r/sites/CTG-Architecture/Shared%20Documents/EA%20Reference%20Docs/EA%20Reference%20Docs%20(Final)/Architecture%20Principles.docx?d=w80dd91a25cd24c93b2d96be75c42a7b6&amp;csf=1&amp;web=1&amp;e=Hkkbzs"</w:delInstrText>
              </w:r>
              <w:r w:rsidRPr="00425047">
                <w:rPr>
                  <w:rStyle w:val="Hyperlink"/>
                </w:rPr>
              </w:r>
              <w:r w:rsidRPr="00425047">
                <w:rPr>
                  <w:rStyle w:val="Hyperlink"/>
                </w:rPr>
                <w:fldChar w:fldCharType="separate"/>
              </w:r>
              <w:r w:rsidRPr="00425047">
                <w:rPr>
                  <w:rStyle w:val="Hyperlink"/>
                  <w:rFonts w:eastAsiaTheme="minorHAnsi"/>
                </w:rPr>
                <w:delText>Source</w:delText>
              </w:r>
              <w:r w:rsidRPr="00425047">
                <w:rPr>
                  <w:rStyle w:val="Hyperlink"/>
                </w:rPr>
                <w:fldChar w:fldCharType="end"/>
              </w:r>
              <w:bookmarkEnd w:id="23"/>
            </w:del>
          </w:p>
        </w:tc>
      </w:tr>
      <w:tr w:rsidR="00E90764" w:rsidRPr="009527A4" w14:paraId="29FB8D9B" w14:textId="77777777" w:rsidTr="007B6F01">
        <w:trPr>
          <w:trHeight w:val="510"/>
        </w:trPr>
        <w:tc>
          <w:tcPr>
            <w:tcW w:w="1145" w:type="dxa"/>
          </w:tcPr>
          <w:p w14:paraId="37AA5F38" w14:textId="7773A6FB" w:rsidR="00E90764" w:rsidRPr="008D0283" w:rsidRDefault="00AD3EDB" w:rsidP="00E90764">
            <w:pPr>
              <w:rPr>
                <w:rFonts w:asciiTheme="minorHAnsi" w:hAnsiTheme="minorHAnsi" w:hint="eastAsia"/>
                <w:szCs w:val="20"/>
              </w:rPr>
            </w:pPr>
            <w:ins w:id="26" w:author="Joycell Sundararaj - Chaucer" w:date="2026-09-15T13:39:00Z" w16du:dateUtc="2026-09-15T12:39:00Z">
              <w:r>
                <w:rPr>
                  <w:rFonts w:asciiTheme="minorHAnsi" w:hAnsiTheme="minorHAnsi"/>
                  <w:szCs w:val="20"/>
                </w:rPr>
                <w:t>4</w:t>
              </w:r>
            </w:ins>
            <w:del w:id="27" w:author="Joycell Sundararaj - Chaucer" w:date="2026-09-15T13:39:00Z" w16du:dateUtc="2026-09-15T12:39:00Z">
              <w:r w:rsidR="00E90764" w:rsidRPr="008D0283">
                <w:rPr>
                  <w:rFonts w:asciiTheme="minorHAnsi" w:hAnsiTheme="minorHAnsi"/>
                  <w:szCs w:val="20"/>
                </w:rPr>
                <w:delText>5</w:delText>
              </w:r>
            </w:del>
          </w:p>
        </w:tc>
        <w:tc>
          <w:tcPr>
            <w:tcW w:w="3746" w:type="dxa"/>
          </w:tcPr>
          <w:p w14:paraId="305F17E5"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1E13C24F" w14:textId="5E82C181"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AIS</w:t>
            </w:r>
          </w:p>
        </w:tc>
        <w:tc>
          <w:tcPr>
            <w:tcW w:w="1060" w:type="dxa"/>
          </w:tcPr>
          <w:p w14:paraId="771217CE" w14:textId="51D8025B" w:rsidR="00E90764" w:rsidRPr="008D0283" w:rsidRDefault="00E90764" w:rsidP="00E90764">
            <w:pPr>
              <w:rPr>
                <w:rFonts w:asciiTheme="minorHAnsi" w:hAnsiTheme="minorHAnsi" w:hint="eastAsia"/>
                <w:szCs w:val="20"/>
              </w:rPr>
            </w:pPr>
            <w:r w:rsidRPr="008D0283">
              <w:rPr>
                <w:rFonts w:asciiTheme="minorHAnsi" w:hAnsiTheme="minorHAnsi"/>
                <w:szCs w:val="20"/>
              </w:rPr>
              <w:t>1.0</w:t>
            </w:r>
          </w:p>
        </w:tc>
        <w:tc>
          <w:tcPr>
            <w:tcW w:w="1747" w:type="dxa"/>
          </w:tcPr>
          <w:p w14:paraId="0C282224" w14:textId="66DF3A7E" w:rsidR="00E90764" w:rsidRPr="008D0283" w:rsidRDefault="00E90764" w:rsidP="00E90764">
            <w:pPr>
              <w:rPr>
                <w:rFonts w:asciiTheme="minorHAnsi" w:hAnsiTheme="minorHAnsi" w:hint="eastAsia"/>
                <w:szCs w:val="20"/>
                <w:lang w:eastAsia="en-GB"/>
              </w:rPr>
            </w:pPr>
            <w:r w:rsidRPr="008D0283">
              <w:rPr>
                <w:rFonts w:asciiTheme="minorHAnsi" w:hAnsiTheme="minorHAnsi"/>
                <w:szCs w:val="20"/>
              </w:rPr>
              <w:t>Nikhil Rokade </w:t>
            </w:r>
          </w:p>
        </w:tc>
        <w:bookmarkStart w:id="28" w:name="ArchEngStdAIS"/>
        <w:tc>
          <w:tcPr>
            <w:tcW w:w="1936" w:type="dxa"/>
            <w:gridSpan w:val="2"/>
          </w:tcPr>
          <w:p w14:paraId="7AB26C8E" w14:textId="1CD3E105"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28"/>
          </w:p>
        </w:tc>
      </w:tr>
      <w:tr w:rsidR="00E90764" w:rsidRPr="009527A4" w14:paraId="7B613AFE" w14:textId="77777777" w:rsidTr="007B6F01">
        <w:tc>
          <w:tcPr>
            <w:tcW w:w="1145" w:type="dxa"/>
          </w:tcPr>
          <w:p w14:paraId="08211496" w14:textId="28C85F0F" w:rsidR="00E90764" w:rsidRPr="008D0283" w:rsidRDefault="00AD3EDB" w:rsidP="00E90764">
            <w:pPr>
              <w:rPr>
                <w:rFonts w:asciiTheme="minorHAnsi" w:hAnsiTheme="minorHAnsi" w:hint="eastAsia"/>
                <w:szCs w:val="20"/>
              </w:rPr>
            </w:pPr>
            <w:ins w:id="29" w:author="Joycell Sundararaj - Chaucer" w:date="2026-09-15T13:39:00Z" w16du:dateUtc="2026-09-15T12:39:00Z">
              <w:r>
                <w:rPr>
                  <w:rFonts w:asciiTheme="minorHAnsi" w:hAnsiTheme="minorHAnsi"/>
                  <w:szCs w:val="20"/>
                </w:rPr>
                <w:t>5</w:t>
              </w:r>
            </w:ins>
            <w:del w:id="30" w:author="Joycell Sundararaj - Chaucer" w:date="2026-09-15T13:39:00Z" w16du:dateUtc="2026-09-15T12:39:00Z">
              <w:r w:rsidR="00E90764" w:rsidRPr="008D0283">
                <w:rPr>
                  <w:rFonts w:asciiTheme="minorHAnsi" w:hAnsiTheme="minorHAnsi"/>
                  <w:szCs w:val="20"/>
                </w:rPr>
                <w:delText>6</w:delText>
              </w:r>
            </w:del>
          </w:p>
        </w:tc>
        <w:tc>
          <w:tcPr>
            <w:tcW w:w="3746" w:type="dxa"/>
          </w:tcPr>
          <w:p w14:paraId="7DF256F7"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781F715E" w14:textId="39644669"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Cloud</w:t>
            </w:r>
          </w:p>
        </w:tc>
        <w:tc>
          <w:tcPr>
            <w:tcW w:w="1060" w:type="dxa"/>
          </w:tcPr>
          <w:p w14:paraId="694D09CC" w14:textId="5C750378" w:rsidR="00E90764" w:rsidRPr="008D0283" w:rsidRDefault="00E90764" w:rsidP="00E90764">
            <w:pPr>
              <w:rPr>
                <w:rFonts w:asciiTheme="minorHAnsi" w:hAnsiTheme="minorHAnsi" w:hint="eastAsia"/>
                <w:szCs w:val="20"/>
              </w:rPr>
            </w:pPr>
            <w:r w:rsidRPr="008D0283">
              <w:rPr>
                <w:rFonts w:asciiTheme="minorHAnsi" w:hAnsiTheme="minorHAnsi"/>
                <w:szCs w:val="20"/>
              </w:rPr>
              <w:t>1.3</w:t>
            </w:r>
          </w:p>
        </w:tc>
        <w:tc>
          <w:tcPr>
            <w:tcW w:w="1747" w:type="dxa"/>
          </w:tcPr>
          <w:p w14:paraId="4B7DD19E" w14:textId="1012F08F" w:rsidR="00E90764" w:rsidRPr="008D0283" w:rsidRDefault="00E90764" w:rsidP="00E90764">
            <w:pPr>
              <w:rPr>
                <w:rFonts w:asciiTheme="minorHAnsi" w:hAnsiTheme="minorHAnsi" w:hint="eastAsia"/>
                <w:szCs w:val="20"/>
              </w:rPr>
            </w:pPr>
            <w:r w:rsidRPr="008D0283">
              <w:rPr>
                <w:rFonts w:asciiTheme="minorHAnsi" w:hAnsiTheme="minorHAnsi"/>
                <w:szCs w:val="20"/>
              </w:rPr>
              <w:t>Jamie Barclay </w:t>
            </w:r>
          </w:p>
        </w:tc>
        <w:bookmarkStart w:id="31" w:name="ArchEngStdCloud"/>
        <w:tc>
          <w:tcPr>
            <w:tcW w:w="1936" w:type="dxa"/>
            <w:gridSpan w:val="2"/>
          </w:tcPr>
          <w:p w14:paraId="34DF7390" w14:textId="41A348E2"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r w:rsidRPr="008D0283">
              <w:rPr>
                <w:rFonts w:asciiTheme="minorHAnsi" w:hAnsiTheme="minorHAnsi"/>
                <w:szCs w:val="20"/>
              </w:rPr>
              <w:t xml:space="preserve">  </w:t>
            </w:r>
            <w:bookmarkEnd w:id="31"/>
          </w:p>
        </w:tc>
      </w:tr>
      <w:tr w:rsidR="00A33C35" w:rsidRPr="009527A4" w14:paraId="6E22D55A" w14:textId="77777777" w:rsidTr="007B6F01">
        <w:trPr>
          <w:gridAfter w:val="1"/>
          <w:wAfter w:w="304" w:type="dxa"/>
        </w:trPr>
        <w:tc>
          <w:tcPr>
            <w:tcW w:w="1145" w:type="dxa"/>
          </w:tcPr>
          <w:p w14:paraId="598BB787" w14:textId="1DB4610D" w:rsidR="00A33C35" w:rsidRPr="00A9490C" w:rsidRDefault="00AD3EDB" w:rsidP="00E90764">
            <w:pPr>
              <w:rPr>
                <w:rFonts w:asciiTheme="minorHAnsi" w:hAnsiTheme="minorHAnsi"/>
                <w:szCs w:val="20"/>
              </w:rPr>
            </w:pPr>
            <w:ins w:id="32" w:author="Joycell Sundararaj - Chaucer" w:date="2026-09-15T13:39:00Z" w16du:dateUtc="2026-09-15T12:39:00Z">
              <w:r>
                <w:rPr>
                  <w:rFonts w:asciiTheme="minorHAnsi" w:hAnsiTheme="minorHAnsi"/>
                  <w:szCs w:val="20"/>
                </w:rPr>
                <w:t>6</w:t>
              </w:r>
            </w:ins>
            <w:del w:id="33" w:author="Joycell Sundararaj - Chaucer" w:date="2026-09-15T13:39:00Z" w16du:dateUtc="2026-09-15T12:39:00Z">
              <w:r w:rsidR="00A33C35" w:rsidRPr="00A9490C">
                <w:rPr>
                  <w:rFonts w:asciiTheme="minorHAnsi" w:hAnsiTheme="minorHAnsi"/>
                  <w:szCs w:val="20"/>
                </w:rPr>
                <w:delText>7</w:delText>
              </w:r>
            </w:del>
          </w:p>
        </w:tc>
        <w:tc>
          <w:tcPr>
            <w:tcW w:w="3746" w:type="dxa"/>
          </w:tcPr>
          <w:p w14:paraId="600C9C18" w14:textId="4D41492A" w:rsidR="00A33C35" w:rsidRPr="00A9490C" w:rsidRDefault="00A33C35" w:rsidP="00E90764">
            <w:pPr>
              <w:rPr>
                <w:rFonts w:asciiTheme="minorHAnsi" w:hAnsiTheme="minorHAnsi"/>
                <w:szCs w:val="20"/>
              </w:rPr>
            </w:pPr>
            <w:r w:rsidRPr="00A9490C">
              <w:rPr>
                <w:rFonts w:asciiTheme="minorHAnsi" w:hAnsiTheme="minorHAnsi"/>
                <w:szCs w:val="20"/>
              </w:rPr>
              <w:t xml:space="preserve">Azure Component Decision </w:t>
            </w:r>
          </w:p>
        </w:tc>
        <w:tc>
          <w:tcPr>
            <w:tcW w:w="1060" w:type="dxa"/>
          </w:tcPr>
          <w:p w14:paraId="5ECD2DB1" w14:textId="114EAB71" w:rsidR="00A33C35" w:rsidRPr="00A9490C" w:rsidRDefault="00A33C35" w:rsidP="00E90764">
            <w:pPr>
              <w:rPr>
                <w:rFonts w:asciiTheme="minorHAnsi" w:hAnsiTheme="minorHAnsi"/>
                <w:szCs w:val="20"/>
              </w:rPr>
            </w:pPr>
            <w:r w:rsidRPr="00A9490C">
              <w:rPr>
                <w:rFonts w:asciiTheme="minorHAnsi" w:hAnsiTheme="minorHAnsi"/>
                <w:szCs w:val="20"/>
              </w:rPr>
              <w:t>1.0</w:t>
            </w:r>
          </w:p>
        </w:tc>
        <w:tc>
          <w:tcPr>
            <w:tcW w:w="1747" w:type="dxa"/>
          </w:tcPr>
          <w:p w14:paraId="005ECB80" w14:textId="25BC3A8F" w:rsidR="00A33C35" w:rsidRPr="00A9490C" w:rsidRDefault="00A33C35" w:rsidP="00E90764">
            <w:pPr>
              <w:rPr>
                <w:rFonts w:asciiTheme="minorHAnsi" w:hAnsiTheme="minorHAnsi"/>
                <w:szCs w:val="20"/>
              </w:rPr>
            </w:pPr>
            <w:r w:rsidRPr="00A9490C">
              <w:rPr>
                <w:rFonts w:asciiTheme="minorHAnsi" w:hAnsiTheme="minorHAnsi"/>
                <w:szCs w:val="20"/>
              </w:rPr>
              <w:t xml:space="preserve">Steve </w:t>
            </w:r>
            <w:r w:rsidR="00BF11F5" w:rsidRPr="00A9490C">
              <w:rPr>
                <w:rFonts w:asciiTheme="minorHAnsi" w:hAnsiTheme="minorHAnsi"/>
                <w:szCs w:val="20"/>
              </w:rPr>
              <w:t>Coldwell</w:t>
            </w:r>
          </w:p>
        </w:tc>
        <w:bookmarkStart w:id="34" w:name="SIFREQ"/>
        <w:tc>
          <w:tcPr>
            <w:tcW w:w="1632" w:type="dxa"/>
          </w:tcPr>
          <w:p w14:paraId="4FB1AC11" w14:textId="5BE77A45" w:rsidR="00A33C35" w:rsidRPr="00425047" w:rsidRDefault="008455D6" w:rsidP="00E90764">
            <w:pPr>
              <w:rPr>
                <w:rStyle w:val="Hyperlink"/>
              </w:rPr>
            </w:pPr>
            <w:r>
              <w:rPr>
                <w:rStyle w:val="Hyperlink"/>
              </w:rPr>
              <w:fldChar w:fldCharType="begin"/>
            </w:r>
            <w:r>
              <w:rPr>
                <w:rStyle w:val="Hyperlink"/>
              </w:rPr>
              <w:instrText>HYPERLINK "https://chausl.sharepoint.com/:w:/r/sites/CTG-Architecture/Shared%20Documents/Integration%20Architecture/SIF_APIM_Req.docx?d=wc5625aa57c9f4627b156ac1af0ba270a&amp;csf=1&amp;web=1&amp;e=OeRfsC"</w:instrText>
            </w:r>
            <w:r>
              <w:rPr>
                <w:rStyle w:val="Hyperlink"/>
              </w:rPr>
            </w:r>
            <w:r>
              <w:rPr>
                <w:rStyle w:val="Hyperlink"/>
              </w:rPr>
              <w:fldChar w:fldCharType="separate"/>
            </w:r>
            <w:r w:rsidR="00696256" w:rsidRPr="008455D6">
              <w:rPr>
                <w:rStyle w:val="Hyperlink"/>
              </w:rPr>
              <w:t>Source</w:t>
            </w:r>
            <w:r>
              <w:rPr>
                <w:rStyle w:val="Hyperlink"/>
              </w:rPr>
              <w:fldChar w:fldCharType="end"/>
            </w:r>
            <w:bookmarkEnd w:id="34"/>
          </w:p>
        </w:tc>
      </w:tr>
      <w:tr w:rsidR="000A01C5" w:rsidRPr="009527A4" w14:paraId="5653432E" w14:textId="77777777" w:rsidTr="007B6F01">
        <w:trPr>
          <w:ins w:id="35" w:author="Joycell Sundararaj - Chaucer" w:date="2026-09-15T13:29:00Z" w16du:dateUtc="2026-09-15T12:29:00Z"/>
        </w:trPr>
        <w:tc>
          <w:tcPr>
            <w:tcW w:w="1145" w:type="dxa"/>
          </w:tcPr>
          <w:p w14:paraId="22F5B5E6" w14:textId="5F323927" w:rsidR="000A01C5" w:rsidRPr="000A01C5" w:rsidRDefault="00AD3EDB" w:rsidP="00E90764">
            <w:pPr>
              <w:rPr>
                <w:ins w:id="36" w:author="Joycell Sundararaj - Chaucer" w:date="2026-09-15T13:29:00Z" w16du:dateUtc="2026-09-15T12:29:00Z"/>
                <w:rFonts w:asciiTheme="minorHAnsi" w:hAnsiTheme="minorHAnsi"/>
                <w:szCs w:val="20"/>
                <w:rPrChange w:id="37" w:author="Joycell Sundararaj - Chaucer" w:date="2026-09-15T13:29:00Z" w16du:dateUtc="2026-09-15T12:29:00Z">
                  <w:rPr>
                    <w:ins w:id="38" w:author="Joycell Sundararaj - Chaucer" w:date="2026-09-15T13:29:00Z" w16du:dateUtc="2026-09-15T12:29:00Z"/>
                    <w:szCs w:val="20"/>
                  </w:rPr>
                </w:rPrChange>
              </w:rPr>
            </w:pPr>
            <w:ins w:id="39" w:author="Joycell Sundararaj - Chaucer" w:date="2026-09-15T13:39:00Z" w16du:dateUtc="2026-09-15T12:39:00Z">
              <w:r>
                <w:rPr>
                  <w:rFonts w:asciiTheme="minorHAnsi" w:hAnsiTheme="minorHAnsi"/>
                  <w:szCs w:val="20"/>
                </w:rPr>
                <w:t>7</w:t>
              </w:r>
            </w:ins>
          </w:p>
        </w:tc>
        <w:tc>
          <w:tcPr>
            <w:tcW w:w="3746" w:type="dxa"/>
          </w:tcPr>
          <w:p w14:paraId="47500EF2" w14:textId="5B856E94" w:rsidR="000A01C5" w:rsidRPr="000A01C5" w:rsidRDefault="000A01C5" w:rsidP="00E90764">
            <w:pPr>
              <w:rPr>
                <w:ins w:id="40" w:author="Joycell Sundararaj - Chaucer" w:date="2026-09-15T13:29:00Z" w16du:dateUtc="2026-09-15T12:29:00Z"/>
                <w:rFonts w:asciiTheme="minorHAnsi" w:hAnsiTheme="minorHAnsi"/>
                <w:szCs w:val="20"/>
                <w:rPrChange w:id="41" w:author="Joycell Sundararaj - Chaucer" w:date="2026-09-15T13:29:00Z" w16du:dateUtc="2026-09-15T12:29:00Z">
                  <w:rPr>
                    <w:ins w:id="42" w:author="Joycell Sundararaj - Chaucer" w:date="2026-09-15T13:29:00Z" w16du:dateUtc="2026-09-15T12:29:00Z"/>
                    <w:szCs w:val="20"/>
                  </w:rPr>
                </w:rPrChange>
              </w:rPr>
            </w:pPr>
            <w:ins w:id="43" w:author="Joycell Sundararaj - Chaucer" w:date="2026-09-15T13:29:00Z" w16du:dateUtc="2026-09-15T12:29:00Z">
              <w:r w:rsidRPr="000A01C5">
                <w:rPr>
                  <w:rFonts w:asciiTheme="minorHAnsi" w:hAnsiTheme="minorHAnsi"/>
                  <w:szCs w:val="20"/>
                  <w:rPrChange w:id="44" w:author="Joycell Sundararaj - Chaucer" w:date="2026-09-15T13:29:00Z" w16du:dateUtc="2026-09-15T12:29:00Z">
                    <w:rPr>
                      <w:szCs w:val="20"/>
                    </w:rPr>
                  </w:rPrChange>
                </w:rPr>
                <w:t>Azure Policy</w:t>
              </w:r>
            </w:ins>
          </w:p>
        </w:tc>
        <w:tc>
          <w:tcPr>
            <w:tcW w:w="1060" w:type="dxa"/>
          </w:tcPr>
          <w:p w14:paraId="655A444F" w14:textId="77777777" w:rsidR="000A01C5" w:rsidRPr="00A9490C" w:rsidRDefault="00247156" w:rsidP="00E90764">
            <w:pPr>
              <w:rPr>
                <w:ins w:id="45" w:author="Joycell Sundararaj - Chaucer" w:date="2026-09-15T13:29:00Z" w16du:dateUtc="2026-09-15T12:29:00Z"/>
                <w:szCs w:val="20"/>
              </w:rPr>
            </w:pPr>
            <w:commentRangeStart w:id="46"/>
            <w:commentRangeEnd w:id="46"/>
            <w:r w:rsidRPr="00A9490C">
              <w:rPr>
                <w:rStyle w:val="CommentReference"/>
                <w:sz w:val="20"/>
                <w:szCs w:val="20"/>
              </w:rPr>
              <w:commentReference w:id="46"/>
            </w:r>
            <w:commentRangeEnd w:id="10"/>
            <w:r w:rsidR="00AD3EDB" w:rsidRPr="00A9490C">
              <w:rPr>
                <w:rStyle w:val="CommentReference"/>
                <w:sz w:val="20"/>
                <w:szCs w:val="20"/>
              </w:rPr>
              <w:commentReference w:id="10"/>
            </w:r>
            <w:commentRangeEnd w:id="11"/>
            <w:r w:rsidR="00AD53D0" w:rsidRPr="00A9490C">
              <w:rPr>
                <w:rStyle w:val="CommentReference"/>
                <w:sz w:val="20"/>
                <w:szCs w:val="20"/>
              </w:rPr>
              <w:commentReference w:id="11"/>
            </w:r>
          </w:p>
        </w:tc>
        <w:tc>
          <w:tcPr>
            <w:tcW w:w="1747" w:type="dxa"/>
          </w:tcPr>
          <w:p w14:paraId="52FB8834" w14:textId="77777777" w:rsidR="000A01C5" w:rsidRPr="00A9490C" w:rsidRDefault="000A01C5" w:rsidP="00E90764">
            <w:pPr>
              <w:rPr>
                <w:ins w:id="47" w:author="Joycell Sundararaj - Chaucer" w:date="2026-09-15T13:29:00Z" w16du:dateUtc="2026-09-15T12:29:00Z"/>
                <w:szCs w:val="20"/>
              </w:rPr>
            </w:pPr>
          </w:p>
        </w:tc>
        <w:tc>
          <w:tcPr>
            <w:tcW w:w="1936" w:type="dxa"/>
            <w:gridSpan w:val="2"/>
          </w:tcPr>
          <w:p w14:paraId="16A51640" w14:textId="77777777" w:rsidR="000A01C5" w:rsidRDefault="000A01C5" w:rsidP="00E90764">
            <w:pPr>
              <w:rPr>
                <w:ins w:id="48" w:author="Joycell Sundararaj - Chaucer" w:date="2026-09-15T13:29:00Z" w16du:dateUtc="2026-09-15T12:29:00Z"/>
                <w:rStyle w:val="Hyperlink"/>
              </w:rPr>
            </w:pPr>
          </w:p>
        </w:tc>
      </w:tr>
      <w:tr w:rsidR="007B6F01" w:rsidRPr="009527A4" w14:paraId="1F6E6F5C" w14:textId="77777777" w:rsidTr="007B6F01">
        <w:tc>
          <w:tcPr>
            <w:tcW w:w="1145" w:type="dxa"/>
          </w:tcPr>
          <w:p w14:paraId="370B2F51" w14:textId="704D74EE" w:rsidR="007B6F01" w:rsidRDefault="007B6F01" w:rsidP="00E90764">
            <w:pPr>
              <w:rPr>
                <w:szCs w:val="20"/>
              </w:rPr>
            </w:pPr>
            <w:r>
              <w:rPr>
                <w:szCs w:val="20"/>
              </w:rPr>
              <w:t>8</w:t>
            </w:r>
          </w:p>
        </w:tc>
        <w:tc>
          <w:tcPr>
            <w:tcW w:w="3746" w:type="dxa"/>
          </w:tcPr>
          <w:p w14:paraId="43230074" w14:textId="5A57508F" w:rsidR="007B6F01" w:rsidRPr="000A01C5" w:rsidRDefault="00647EB3" w:rsidP="00E90764">
            <w:pPr>
              <w:rPr>
                <w:szCs w:val="20"/>
                <w:rPrChange w:id="49" w:author="Joycell Sundararaj - Chaucer" w:date="2026-09-15T13:29:00Z" w16du:dateUtc="2026-09-15T12:29:00Z">
                  <w:rPr>
                    <w:szCs w:val="20"/>
                  </w:rPr>
                </w:rPrChange>
              </w:rPr>
            </w:pPr>
            <w:r>
              <w:rPr>
                <w:szCs w:val="20"/>
              </w:rPr>
              <w:t>Cloud Security Framework</w:t>
            </w:r>
          </w:p>
        </w:tc>
        <w:tc>
          <w:tcPr>
            <w:tcW w:w="1060" w:type="dxa"/>
          </w:tcPr>
          <w:p w14:paraId="30D54DAA" w14:textId="7BAD6DDC" w:rsidR="007B6F01" w:rsidRPr="00A9490C" w:rsidRDefault="00647EB3" w:rsidP="00E90764">
            <w:pPr>
              <w:rPr>
                <w:szCs w:val="20"/>
              </w:rPr>
            </w:pPr>
            <w:r>
              <w:rPr>
                <w:szCs w:val="20"/>
              </w:rPr>
              <w:t>1.0</w:t>
            </w:r>
          </w:p>
        </w:tc>
        <w:tc>
          <w:tcPr>
            <w:tcW w:w="1747" w:type="dxa"/>
          </w:tcPr>
          <w:p w14:paraId="02113F57" w14:textId="6E02C2F4" w:rsidR="007B6F01" w:rsidRPr="00A9490C" w:rsidRDefault="00647EB3" w:rsidP="00E90764">
            <w:pPr>
              <w:rPr>
                <w:szCs w:val="20"/>
              </w:rPr>
            </w:pPr>
            <w:r>
              <w:rPr>
                <w:szCs w:val="20"/>
              </w:rPr>
              <w:t>Chad Ozdil</w:t>
            </w:r>
          </w:p>
        </w:tc>
        <w:bookmarkStart w:id="50" w:name="CLSECPRIN"/>
        <w:tc>
          <w:tcPr>
            <w:tcW w:w="1936" w:type="dxa"/>
            <w:gridSpan w:val="2"/>
          </w:tcPr>
          <w:p w14:paraId="6AB79224" w14:textId="72A8C10F" w:rsidR="007B6F01" w:rsidRDefault="00647EB3" w:rsidP="00E90764">
            <w:pPr>
              <w:rPr>
                <w:rStyle w:val="Hyperlink"/>
              </w:rPr>
            </w:pPr>
            <w:r>
              <w:rPr>
                <w:rStyle w:val="Hyperlink"/>
              </w:rPr>
              <w:fldChar w:fldCharType="begin"/>
            </w:r>
            <w:r>
              <w:rPr>
                <w:rStyle w:val="Hyperlink"/>
              </w:rPr>
              <w:instrText>HYPERLINK "https://chausl.sharepoint.com/:w:/r/sites/CTG-Architecture/Shared%20Documents/Solution%20Design/Azure%20Platform%20(ALZ)/Standards/ChArch-PY-CloudSecurityFramework.docx?d=wf39fcdaa085f43979f52f05a24998fe7&amp;csf=1&amp;web=1&amp;e=QzVilg"</w:instrText>
            </w:r>
            <w:r>
              <w:rPr>
                <w:rStyle w:val="Hyperlink"/>
              </w:rPr>
            </w:r>
            <w:r>
              <w:rPr>
                <w:rStyle w:val="Hyperlink"/>
              </w:rPr>
              <w:fldChar w:fldCharType="separate"/>
            </w:r>
            <w:r w:rsidRPr="00647EB3">
              <w:rPr>
                <w:rStyle w:val="Hyperlink"/>
              </w:rPr>
              <w:t>Source</w:t>
            </w:r>
            <w:r>
              <w:rPr>
                <w:rStyle w:val="Hyperlink"/>
              </w:rPr>
              <w:fldChar w:fldCharType="end"/>
            </w:r>
            <w:bookmarkEnd w:id="50"/>
          </w:p>
        </w:tc>
      </w:tr>
    </w:tbl>
    <w:p w14:paraId="7B4A9780" w14:textId="79C8E6C4" w:rsidR="0041138D" w:rsidRPr="0041138D" w:rsidRDefault="00520A1B" w:rsidP="0041138D">
      <w:pPr>
        <w:pStyle w:val="Heading1"/>
        <w:ind w:left="431" w:hanging="431"/>
      </w:pPr>
      <w:bookmarkStart w:id="51" w:name="_Toc239852274"/>
      <w:bookmarkStart w:id="52" w:name="_Toc240366820"/>
      <w:r>
        <w:t>R</w:t>
      </w:r>
      <w:r w:rsidR="00550085">
        <w:t>eader Guide</w:t>
      </w:r>
      <w:bookmarkEnd w:id="52"/>
    </w:p>
    <w:p w14:paraId="3A919091" w14:textId="77777777" w:rsidR="0041138D" w:rsidRPr="0041138D" w:rsidRDefault="0041138D" w:rsidP="0041138D"/>
    <w:p w14:paraId="77A2F22C" w14:textId="46BC9D95" w:rsidR="0041138D" w:rsidRDefault="0041138D" w:rsidP="0041138D">
      <w:pPr>
        <w:spacing w:after="200" w:line="276" w:lineRule="auto"/>
        <w:rPr>
          <w:szCs w:val="20"/>
        </w:rPr>
      </w:pPr>
      <w:r w:rsidRPr="0041138D">
        <w:rPr>
          <w:szCs w:val="20"/>
        </w:rPr>
        <w:t>This System</w:t>
      </w:r>
      <w:r w:rsidR="004743A3">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2B8E4331" w14:textId="2C779733" w:rsidR="00AB3D61" w:rsidRDefault="00AB3D61" w:rsidP="0041138D">
      <w:pPr>
        <w:spacing w:after="200" w:line="276" w:lineRule="auto"/>
        <w:rPr>
          <w:szCs w:val="20"/>
        </w:rPr>
      </w:pPr>
      <w:r>
        <w:rPr>
          <w:szCs w:val="20"/>
        </w:rPr>
        <w:t>Recommended reading path</w:t>
      </w:r>
      <w:r w:rsidR="001E0490">
        <w:rPr>
          <w:szCs w:val="20"/>
        </w:rPr>
        <w:t>s</w:t>
      </w:r>
      <w:r>
        <w:rPr>
          <w:szCs w:val="20"/>
        </w:rPr>
        <w:t>:</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28B3B7BD" w14:textId="77777777" w:rsidTr="007A2B8C">
        <w:trPr>
          <w:trHeight w:val="448"/>
        </w:trPr>
        <w:tc>
          <w:tcPr>
            <w:tcW w:w="20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600AA8B" w14:textId="34ADBA7A"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Role</w:t>
            </w:r>
          </w:p>
        </w:tc>
        <w:tc>
          <w:tcPr>
            <w:tcW w:w="14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9B6FBC" w14:textId="07D7A0FC"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Start Here</w:t>
            </w:r>
          </w:p>
        </w:tc>
        <w:tc>
          <w:tcPr>
            <w:tcW w:w="311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1A65F3" w14:textId="7647894F"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Then Read</w:t>
            </w:r>
          </w:p>
        </w:tc>
        <w:tc>
          <w:tcPr>
            <w:tcW w:w="29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C5EF6D" w14:textId="316B8A85"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Outcome</w:t>
            </w:r>
          </w:p>
        </w:tc>
      </w:tr>
      <w:tr w:rsidR="007477FD" w:rsidRPr="009527A4" w14:paraId="0E3503A9" w14:textId="77777777" w:rsidTr="00866873">
        <w:trPr>
          <w:trHeight w:val="1407"/>
        </w:trPr>
        <w:tc>
          <w:tcPr>
            <w:tcW w:w="2077" w:type="dxa"/>
            <w:tcBorders>
              <w:top w:val="single" w:sz="4" w:space="0" w:color="000000" w:themeColor="text1"/>
            </w:tcBorders>
            <w:vAlign w:val="center"/>
          </w:tcPr>
          <w:p w14:paraId="119CA5C7" w14:textId="551D0893"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Executive Sponsor / Leadership</w:t>
            </w:r>
          </w:p>
        </w:tc>
        <w:tc>
          <w:tcPr>
            <w:tcW w:w="1462" w:type="dxa"/>
            <w:tcBorders>
              <w:top w:val="single" w:sz="4" w:space="0" w:color="000000" w:themeColor="text1"/>
            </w:tcBorders>
            <w:vAlign w:val="center"/>
          </w:tcPr>
          <w:p w14:paraId="41908E26" w14:textId="0DE5E3E9" w:rsidR="007477FD" w:rsidRPr="00F94A76" w:rsidRDefault="00E56F93" w:rsidP="005A1246">
            <w:pPr>
              <w:rPr>
                <w:rFonts w:asciiTheme="minorHAnsi" w:hAnsiTheme="minorHAnsi" w:hint="eastAsia"/>
                <w:lang w:eastAsia="en-GB"/>
              </w:rPr>
            </w:pPr>
            <w:hyperlink w:anchor="_Executive_Summary" w:history="1">
              <w:r w:rsidRPr="00E56F93">
                <w:rPr>
                  <w:rStyle w:val="Hyperlink"/>
                  <w:rFonts w:asciiTheme="minorHAnsi" w:eastAsiaTheme="minorHAnsi" w:hAnsiTheme="minorHAnsi"/>
                  <w:szCs w:val="20"/>
                </w:rPr>
                <w:t>Executive Summary</w:t>
              </w:r>
            </w:hyperlink>
          </w:p>
        </w:tc>
        <w:tc>
          <w:tcPr>
            <w:tcW w:w="3119" w:type="dxa"/>
            <w:tcBorders>
              <w:top w:val="single" w:sz="4" w:space="0" w:color="000000" w:themeColor="text1"/>
            </w:tcBorders>
            <w:vAlign w:val="center"/>
          </w:tcPr>
          <w:p w14:paraId="624AB99F" w14:textId="1F656995"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sidR="007477FD" w:rsidRPr="0025173C">
                <w:rPr>
                  <w:rStyle w:val="Hyperlink"/>
                  <w:rFonts w:asciiTheme="minorHAnsi" w:eastAsiaTheme="minorHAnsi" w:hAnsiTheme="minorHAnsi"/>
                  <w:szCs w:val="20"/>
                </w:rPr>
                <w:t>Architectural Position</w:t>
              </w:r>
            </w:hyperlink>
            <w:r w:rsidR="007477FD" w:rsidRPr="0041138D">
              <w:rPr>
                <w:rFonts w:asciiTheme="minorHAnsi" w:eastAsiaTheme="minorHAnsi" w:hAnsiTheme="minorHAnsi"/>
                <w:szCs w:val="20"/>
              </w:rPr>
              <w:t xml:space="preserve"> </w:t>
            </w:r>
            <w:r w:rsidR="00701DBE">
              <w:rPr>
                <w:rFonts w:asciiTheme="minorHAnsi" w:eastAsiaTheme="minorHAnsi" w:hAnsiTheme="minorHAnsi"/>
                <w:szCs w:val="20"/>
              </w:rPr>
              <w:br/>
            </w:r>
          </w:p>
          <w:p w14:paraId="67BFE718" w14:textId="1D9BA30A" w:rsidR="007477FD" w:rsidRPr="0041138D" w:rsidRDefault="007477FD" w:rsidP="005A1246">
            <w:pPr>
              <w:rPr>
                <w:rFonts w:asciiTheme="minorHAnsi" w:eastAsiaTheme="minorHAnsi" w:hAnsiTheme="minorHAnsi"/>
                <w:szCs w:val="20"/>
              </w:rPr>
            </w:pPr>
            <w:hyperlink w:anchor="_Guardrails" w:history="1">
              <w:r w:rsidRPr="0025173C">
                <w:rPr>
                  <w:rStyle w:val="Hyperlink"/>
                  <w:rFonts w:asciiTheme="minorHAnsi" w:eastAsiaTheme="minorHAnsi" w:hAnsiTheme="minorHAnsi"/>
                  <w:szCs w:val="20"/>
                </w:rPr>
                <w:t>Guardrails</w:t>
              </w:r>
            </w:hyperlink>
            <w:r w:rsidR="00701DBE">
              <w:rPr>
                <w:rFonts w:asciiTheme="minorHAnsi" w:eastAsiaTheme="minorHAnsi" w:hAnsiTheme="minorHAnsi"/>
                <w:szCs w:val="20"/>
              </w:rPr>
              <w:br/>
            </w:r>
          </w:p>
          <w:p w14:paraId="61AA0CE3" w14:textId="04D3809D" w:rsidR="007477FD" w:rsidRPr="00F94A76" w:rsidRDefault="007477FD" w:rsidP="005A1246">
            <w:pPr>
              <w:rPr>
                <w:rFonts w:asciiTheme="minorHAnsi" w:hAnsiTheme="minorHAnsi" w:hint="eastAsia"/>
                <w:lang w:eastAsia="en-GB"/>
              </w:rPr>
            </w:pPr>
            <w:hyperlink w:anchor="_Exception_Process_and" w:history="1">
              <w:r w:rsidRPr="0025173C">
                <w:rPr>
                  <w:rStyle w:val="Hyperlink"/>
                  <w:rFonts w:asciiTheme="minorHAnsi" w:eastAsiaTheme="minorHAnsi" w:hAnsiTheme="minorHAnsi"/>
                  <w:szCs w:val="20"/>
                </w:rPr>
                <w:t>Governance &amp; Exceptions</w:t>
              </w:r>
            </w:hyperlink>
            <w:r w:rsidR="00D131ED">
              <w:rPr>
                <w:rFonts w:asciiTheme="minorHAnsi" w:eastAsiaTheme="minorHAnsi" w:hAnsiTheme="minorHAnsi"/>
                <w:szCs w:val="20"/>
              </w:rPr>
              <w:br/>
            </w:r>
          </w:p>
        </w:tc>
        <w:tc>
          <w:tcPr>
            <w:tcW w:w="2976" w:type="dxa"/>
            <w:tcBorders>
              <w:top w:val="single" w:sz="4" w:space="0" w:color="000000" w:themeColor="text1"/>
            </w:tcBorders>
            <w:vAlign w:val="center"/>
          </w:tcPr>
          <w:p w14:paraId="53BD4C70" w14:textId="612FFB3A"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why the framework exists, its strategic direction, governance model and key controls.</w:t>
            </w:r>
          </w:p>
        </w:tc>
      </w:tr>
      <w:tr w:rsidR="007477FD" w:rsidRPr="009527A4" w14:paraId="002D7A8F" w14:textId="77777777" w:rsidTr="009E56BB">
        <w:trPr>
          <w:trHeight w:val="1407"/>
        </w:trPr>
        <w:tc>
          <w:tcPr>
            <w:tcW w:w="2077" w:type="dxa"/>
            <w:vAlign w:val="center"/>
          </w:tcPr>
          <w:p w14:paraId="22DA2032" w14:textId="08C5C4C7"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Solution / Portfolio / Domain Architect</w:t>
            </w:r>
          </w:p>
        </w:tc>
        <w:tc>
          <w:tcPr>
            <w:tcW w:w="1462" w:type="dxa"/>
            <w:vAlign w:val="center"/>
          </w:tcPr>
          <w:p w14:paraId="2511E1AD" w14:textId="20E3BAF2" w:rsidR="007477FD" w:rsidRPr="00F94A76" w:rsidRDefault="007477FD" w:rsidP="005A1246">
            <w:pPr>
              <w:rPr>
                <w:rFonts w:asciiTheme="minorHAnsi" w:hAnsiTheme="minorHAnsi" w:hint="eastAsia"/>
                <w:lang w:eastAsia="en-GB"/>
              </w:rPr>
            </w:pPr>
            <w:hyperlink w:anchor="_4._Architectural_Position" w:history="1">
              <w:r w:rsidRPr="004D128F">
                <w:rPr>
                  <w:rStyle w:val="Hyperlink"/>
                  <w:rFonts w:asciiTheme="minorHAnsi" w:eastAsiaTheme="minorHAnsi" w:hAnsiTheme="minorHAnsi"/>
                  <w:szCs w:val="20"/>
                </w:rPr>
                <w:t>Architectural Position</w:t>
              </w:r>
            </w:hyperlink>
          </w:p>
        </w:tc>
        <w:tc>
          <w:tcPr>
            <w:tcW w:w="3119" w:type="dxa"/>
            <w:vAlign w:val="center"/>
          </w:tcPr>
          <w:p w14:paraId="6B0D83F6" w14:textId="3E2D87C8"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sidR="007477FD" w:rsidRPr="004D128F">
                <w:rPr>
                  <w:rStyle w:val="Hyperlink"/>
                  <w:rFonts w:asciiTheme="minorHAnsi" w:eastAsiaTheme="minorHAnsi" w:hAnsiTheme="minorHAnsi"/>
                  <w:szCs w:val="20"/>
                </w:rPr>
                <w:t>Reference Architecture</w:t>
              </w:r>
            </w:hyperlink>
            <w:r w:rsidR="007477FD" w:rsidRPr="0041138D">
              <w:rPr>
                <w:rFonts w:asciiTheme="minorHAnsi" w:eastAsiaTheme="minorHAnsi" w:hAnsiTheme="minorHAnsi"/>
                <w:szCs w:val="20"/>
              </w:rPr>
              <w:t xml:space="preserve"> </w:t>
            </w:r>
            <w:r w:rsidR="004D128F">
              <w:rPr>
                <w:rFonts w:asciiTheme="minorHAnsi" w:eastAsiaTheme="minorHAnsi" w:hAnsiTheme="minorHAnsi"/>
                <w:szCs w:val="20"/>
              </w:rPr>
              <w:br/>
            </w:r>
          </w:p>
          <w:p w14:paraId="7E71532C" w14:textId="058C1C8F" w:rsidR="007477FD" w:rsidRDefault="004D128F" w:rsidP="005A1246">
            <w:pPr>
              <w:rPr>
                <w:rFonts w:asciiTheme="minorHAnsi" w:eastAsiaTheme="minorHAnsi" w:hAnsiTheme="minorHAnsi"/>
                <w:szCs w:val="20"/>
              </w:rPr>
            </w:pPr>
            <w:hyperlink w:anchor="_Choosing_an_Integration" w:history="1">
              <w:r w:rsidRPr="004D128F">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350C8854" w14:textId="70710BE8" w:rsidR="007477FD" w:rsidRDefault="007477FD" w:rsidP="005A1246">
            <w:pPr>
              <w:rPr>
                <w:rFonts w:asciiTheme="minorHAnsi" w:eastAsiaTheme="minorHAnsi" w:hAnsiTheme="minorHAnsi"/>
                <w:szCs w:val="20"/>
              </w:rPr>
            </w:pPr>
            <w:hyperlink w:anchor="_Enterprise_Pattern_Catalogue" w:history="1">
              <w:r w:rsidRPr="004D128F">
                <w:rPr>
                  <w:rStyle w:val="Hyperlink"/>
                  <w:rFonts w:asciiTheme="minorHAnsi" w:eastAsiaTheme="minorHAnsi" w:hAnsiTheme="minorHAnsi"/>
                  <w:szCs w:val="20"/>
                </w:rPr>
                <w:t>Enterprise Pattern Catalogue</w:t>
              </w:r>
            </w:hyperlink>
          </w:p>
          <w:p w14:paraId="3A0B7693" w14:textId="74EE8BAD" w:rsidR="007477FD" w:rsidRPr="00F94A76" w:rsidRDefault="007477FD" w:rsidP="005A1246">
            <w:pPr>
              <w:rPr>
                <w:rFonts w:asciiTheme="minorHAnsi" w:hAnsiTheme="minorHAnsi" w:hint="eastAsia"/>
                <w:lang w:eastAsia="en-GB"/>
              </w:rPr>
            </w:pPr>
          </w:p>
        </w:tc>
        <w:tc>
          <w:tcPr>
            <w:tcW w:w="2976" w:type="dxa"/>
            <w:vAlign w:val="center"/>
          </w:tcPr>
          <w:p w14:paraId="64D0BF3D" w14:textId="2247D18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Design solutions aligned to Chaucer's approved integration architecture and patterns.</w:t>
            </w:r>
          </w:p>
        </w:tc>
      </w:tr>
      <w:tr w:rsidR="007477FD" w:rsidRPr="009527A4" w14:paraId="71C5D18C" w14:textId="77777777" w:rsidTr="009E56BB">
        <w:trPr>
          <w:trHeight w:val="1407"/>
        </w:trPr>
        <w:tc>
          <w:tcPr>
            <w:tcW w:w="2077" w:type="dxa"/>
            <w:vAlign w:val="center"/>
          </w:tcPr>
          <w:p w14:paraId="6BC367CF" w14:textId="383CF305"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Integration SME / Developer</w:t>
            </w:r>
          </w:p>
        </w:tc>
        <w:tc>
          <w:tcPr>
            <w:tcW w:w="1462" w:type="dxa"/>
            <w:vAlign w:val="center"/>
          </w:tcPr>
          <w:p w14:paraId="42726251" w14:textId="7FBD8EDB" w:rsidR="007477FD" w:rsidRPr="00F94A76" w:rsidRDefault="007477FD" w:rsidP="005A1246">
            <w:pPr>
              <w:rPr>
                <w:rFonts w:asciiTheme="minorHAnsi" w:hAnsiTheme="minorHAnsi" w:hint="eastAsia"/>
                <w:lang w:eastAsia="en-GB"/>
              </w:rPr>
            </w:pPr>
            <w:hyperlink w:anchor="_Choosing_an_Integration" w:history="1">
              <w:r w:rsidRPr="00A23B12">
                <w:rPr>
                  <w:rStyle w:val="Hyperlink"/>
                  <w:rFonts w:asciiTheme="minorHAnsi" w:eastAsiaTheme="minorHAnsi" w:hAnsiTheme="minorHAnsi"/>
                  <w:szCs w:val="20"/>
                </w:rPr>
                <w:t>Choosing an Integration Pattern</w:t>
              </w:r>
            </w:hyperlink>
          </w:p>
        </w:tc>
        <w:tc>
          <w:tcPr>
            <w:tcW w:w="3119" w:type="dxa"/>
            <w:vAlign w:val="center"/>
          </w:tcPr>
          <w:p w14:paraId="64EDD2C2" w14:textId="77F45A2A"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sidR="007477FD" w:rsidRPr="008E3998">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92BA02" w14:textId="3429F1BE" w:rsidR="007477FD" w:rsidRDefault="007477FD" w:rsidP="005A1246">
            <w:pPr>
              <w:rPr>
                <w:rFonts w:asciiTheme="minorHAnsi" w:eastAsiaTheme="minorHAnsi" w:hAnsiTheme="minorHAnsi"/>
                <w:szCs w:val="20"/>
              </w:rPr>
            </w:pPr>
            <w:hyperlink w:anchor="_10._Data_Platform" w:history="1">
              <w:r w:rsidRPr="008E3998">
                <w:rPr>
                  <w:rStyle w:val="Hyperlink"/>
                  <w:rFonts w:asciiTheme="minorHAnsi" w:eastAsiaTheme="minorHAnsi" w:hAnsiTheme="minorHAnsi"/>
                  <w:szCs w:val="20"/>
                </w:rPr>
                <w:t>Data Platform Position &amp; 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393297DD" w14:textId="7A5BAE80" w:rsidR="007477FD" w:rsidRPr="00F94A76" w:rsidRDefault="007477FD" w:rsidP="005A1246">
            <w:pPr>
              <w:rPr>
                <w:rFonts w:asciiTheme="minorHAnsi" w:hAnsiTheme="minorHAnsi" w:hint="eastAsia"/>
                <w:lang w:eastAsia="en-GB"/>
              </w:rPr>
            </w:pPr>
            <w:hyperlink w:anchor="_Security_and_Operational" w:history="1">
              <w:r w:rsidRPr="008E3998">
                <w:rPr>
                  <w:rStyle w:val="Hyperlink"/>
                  <w:rFonts w:asciiTheme="minorHAnsi" w:eastAsiaTheme="minorHAnsi" w:hAnsiTheme="minorHAnsi"/>
                  <w:szCs w:val="20"/>
                </w:rPr>
                <w:t>Security &amp; Operational Excellence</w:t>
              </w:r>
            </w:hyperlink>
            <w:r w:rsidR="00D131ED">
              <w:rPr>
                <w:rFonts w:asciiTheme="minorHAnsi" w:eastAsiaTheme="minorHAnsi" w:hAnsiTheme="minorHAnsi"/>
                <w:szCs w:val="20"/>
              </w:rPr>
              <w:br/>
            </w:r>
          </w:p>
        </w:tc>
        <w:tc>
          <w:tcPr>
            <w:tcW w:w="2976" w:type="dxa"/>
            <w:vAlign w:val="center"/>
          </w:tcPr>
          <w:p w14:paraId="64F8DC57" w14:textId="3319D35B"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Build integrations using approved patterns, services and operational controls.</w:t>
            </w:r>
          </w:p>
        </w:tc>
      </w:tr>
      <w:tr w:rsidR="007477FD" w:rsidRPr="009527A4" w14:paraId="6210ABFF" w14:textId="77777777" w:rsidTr="009E56BB">
        <w:trPr>
          <w:trHeight w:val="1407"/>
        </w:trPr>
        <w:tc>
          <w:tcPr>
            <w:tcW w:w="2077" w:type="dxa"/>
            <w:vAlign w:val="center"/>
          </w:tcPr>
          <w:p w14:paraId="00CE2BB2" w14:textId="77777777" w:rsidR="007477FD" w:rsidRPr="0041138D" w:rsidRDefault="007477FD" w:rsidP="005A1246">
            <w:pPr>
              <w:rPr>
                <w:rFonts w:asciiTheme="minorHAnsi" w:eastAsiaTheme="minorHAnsi" w:hAnsiTheme="minorHAnsi"/>
                <w:szCs w:val="20"/>
              </w:rPr>
            </w:pPr>
            <w:r w:rsidRPr="0041138D">
              <w:rPr>
                <w:rFonts w:asciiTheme="minorHAnsi" w:eastAsiaTheme="minorHAnsi" w:hAnsiTheme="minorHAnsi"/>
                <w:szCs w:val="20"/>
              </w:rPr>
              <w:t xml:space="preserve">Data Architect / </w:t>
            </w:r>
          </w:p>
          <w:p w14:paraId="4D04E42A" w14:textId="006EF2C8"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Data Platform Lead / Data Engineer</w:t>
            </w:r>
          </w:p>
        </w:tc>
        <w:tc>
          <w:tcPr>
            <w:tcW w:w="1462" w:type="dxa"/>
            <w:vAlign w:val="center"/>
          </w:tcPr>
          <w:p w14:paraId="4FB20649" w14:textId="6D322197" w:rsidR="007477FD" w:rsidRPr="00F94A76" w:rsidRDefault="007477FD" w:rsidP="005A1246">
            <w:pPr>
              <w:rPr>
                <w:rFonts w:asciiTheme="minorHAnsi" w:hAnsiTheme="minorHAnsi" w:hint="eastAsia"/>
                <w:lang w:eastAsia="en-GB"/>
              </w:rPr>
            </w:pPr>
            <w:hyperlink w:anchor="_Data_Platform_Position" w:history="1">
              <w:r w:rsidRPr="00A23B12">
                <w:rPr>
                  <w:rStyle w:val="Hyperlink"/>
                  <w:rFonts w:asciiTheme="minorHAnsi" w:eastAsiaTheme="minorHAnsi" w:hAnsiTheme="minorHAnsi"/>
                  <w:szCs w:val="20"/>
                </w:rPr>
                <w:t>Data Platform Position &amp; Guardrails</w:t>
              </w:r>
            </w:hyperlink>
          </w:p>
        </w:tc>
        <w:tc>
          <w:tcPr>
            <w:tcW w:w="3119" w:type="dxa"/>
            <w:vAlign w:val="center"/>
          </w:tcPr>
          <w:p w14:paraId="5561AEE5" w14:textId="61FB2F56" w:rsidR="007477FD" w:rsidRDefault="007477FD" w:rsidP="005A1246">
            <w:pPr>
              <w:rPr>
                <w:szCs w:val="20"/>
              </w:rPr>
            </w:pPr>
            <w:hyperlink w:anchor="_Security_and_Operational" w:history="1">
              <w:r w:rsidRPr="00A23B12">
                <w:rPr>
                  <w:rStyle w:val="Hyperlink"/>
                  <w:rFonts w:asciiTheme="minorHAnsi" w:eastAsiaTheme="minorHAnsi" w:hAnsiTheme="minorHAnsi"/>
                  <w:szCs w:val="20"/>
                </w:rPr>
                <w:t xml:space="preserve">Security &amp; Operational </w:t>
              </w:r>
              <w:r w:rsidRPr="00A23B12">
                <w:rPr>
                  <w:rStyle w:val="Hyperlink"/>
                  <w:szCs w:val="20"/>
                </w:rPr>
                <w:t>Excellence</w:t>
              </w:r>
            </w:hyperlink>
            <w:r w:rsidRPr="0041138D">
              <w:rPr>
                <w:szCs w:val="20"/>
              </w:rPr>
              <w:t xml:space="preserve"> </w:t>
            </w:r>
            <w:r w:rsidR="001E6DBB">
              <w:rPr>
                <w:szCs w:val="20"/>
              </w:rPr>
              <w:br/>
            </w:r>
          </w:p>
          <w:p w14:paraId="7BA7EEFD" w14:textId="66973170" w:rsidR="007477FD" w:rsidRPr="00F94A76" w:rsidRDefault="007477FD" w:rsidP="005A1246">
            <w:pPr>
              <w:rPr>
                <w:rFonts w:asciiTheme="minorHAnsi" w:hAnsiTheme="minorHAnsi" w:hint="eastAsia"/>
                <w:lang w:eastAsia="en-GB"/>
              </w:rPr>
            </w:pPr>
            <w:hyperlink w:anchor="_12_Guardrails" w:history="1">
              <w:r w:rsidRPr="00A23B12">
                <w:rPr>
                  <w:rStyle w:val="Hyperlink"/>
                  <w:rFonts w:asciiTheme="minorHAnsi" w:eastAsiaTheme="minorHAnsi" w:hAnsiTheme="minorHAnsi"/>
                  <w:szCs w:val="20"/>
                </w:rPr>
                <w:t>Guardrails</w:t>
              </w:r>
            </w:hyperlink>
          </w:p>
        </w:tc>
        <w:tc>
          <w:tcPr>
            <w:tcW w:w="2976" w:type="dxa"/>
            <w:vAlign w:val="center"/>
          </w:tcPr>
          <w:p w14:paraId="74886342" w14:textId="471327B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approved SIF-to-Data Platform boundaries, exchange patterns and governance controls.</w:t>
            </w:r>
          </w:p>
        </w:tc>
      </w:tr>
      <w:tr w:rsidR="007477FD" w:rsidRPr="009527A4" w14:paraId="221CDE97" w14:textId="77777777" w:rsidTr="009E56BB">
        <w:trPr>
          <w:trHeight w:val="1407"/>
        </w:trPr>
        <w:tc>
          <w:tcPr>
            <w:tcW w:w="2077" w:type="dxa"/>
            <w:vAlign w:val="center"/>
          </w:tcPr>
          <w:p w14:paraId="51A2B2D3" w14:textId="5036BD0F" w:rsidR="007477FD" w:rsidRPr="00F94A76" w:rsidRDefault="007477FD" w:rsidP="005A1246">
            <w:pPr>
              <w:rPr>
                <w:lang w:eastAsia="en-GB"/>
              </w:rPr>
            </w:pPr>
            <w:r w:rsidRPr="0041138D">
              <w:rPr>
                <w:rFonts w:asciiTheme="minorHAnsi" w:eastAsiaTheme="minorHAnsi" w:hAnsiTheme="minorHAnsi"/>
                <w:szCs w:val="20"/>
              </w:rPr>
              <w:t>Security Architect / Cloud Operations</w:t>
            </w:r>
          </w:p>
        </w:tc>
        <w:tc>
          <w:tcPr>
            <w:tcW w:w="1462" w:type="dxa"/>
            <w:vAlign w:val="center"/>
          </w:tcPr>
          <w:p w14:paraId="69B330BA" w14:textId="1EEE86A1" w:rsidR="007477FD" w:rsidRPr="00F94A76" w:rsidRDefault="007477FD" w:rsidP="005A1246">
            <w:pPr>
              <w:rPr>
                <w:lang w:eastAsia="en-GB"/>
              </w:rPr>
            </w:pPr>
            <w:hyperlink w:anchor="_Security_and_Trust" w:history="1">
              <w:r w:rsidRPr="008E3998">
                <w:rPr>
                  <w:rStyle w:val="Hyperlink"/>
                  <w:rFonts w:asciiTheme="minorHAnsi" w:eastAsiaTheme="minorHAnsi" w:hAnsiTheme="minorHAnsi"/>
                  <w:szCs w:val="20"/>
                </w:rPr>
                <w:t>Security &amp; Trust Boundary</w:t>
              </w:r>
            </w:hyperlink>
          </w:p>
        </w:tc>
        <w:tc>
          <w:tcPr>
            <w:tcW w:w="3119" w:type="dxa"/>
            <w:vAlign w:val="center"/>
          </w:tcPr>
          <w:p w14:paraId="76A00BB8" w14:textId="744F3749"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sidR="007477FD" w:rsidRPr="002D395A">
                <w:rPr>
                  <w:rStyle w:val="Hyperlink"/>
                  <w:rFonts w:asciiTheme="minorHAnsi" w:eastAsiaTheme="minorHAnsi" w:hAnsiTheme="minorHAnsi"/>
                  <w:szCs w:val="20"/>
                </w:rPr>
                <w:t>Security &amp; Operational Excellence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5E15624" w14:textId="4C745C6E" w:rsidR="007477FD" w:rsidRPr="0041138D" w:rsidRDefault="007477FD" w:rsidP="005A1246">
            <w:pPr>
              <w:rPr>
                <w:rFonts w:asciiTheme="minorHAnsi" w:eastAsiaTheme="minorHAnsi" w:hAnsiTheme="minorHAnsi"/>
                <w:szCs w:val="20"/>
              </w:rPr>
            </w:pPr>
            <w:hyperlink w:anchor="_12_Guardrails" w:history="1">
              <w:r w:rsidRPr="002D395A">
                <w:rPr>
                  <w:rStyle w:val="Hyperlink"/>
                  <w:rFonts w:asciiTheme="minorHAnsi" w:eastAsiaTheme="minorHAnsi" w:hAnsiTheme="minorHAnsi"/>
                  <w:szCs w:val="20"/>
                </w:rPr>
                <w:t>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6134E0" w14:textId="7A26EC02" w:rsidR="007477FD" w:rsidRPr="00F94A76" w:rsidRDefault="007477FD" w:rsidP="005A1246">
            <w:pPr>
              <w:rPr>
                <w:lang w:eastAsia="en-GB"/>
              </w:rPr>
            </w:pPr>
            <w:hyperlink w:anchor="_13._Exception_Process" w:history="1">
              <w:r w:rsidRPr="002D395A">
                <w:rPr>
                  <w:rStyle w:val="Hyperlink"/>
                  <w:rFonts w:asciiTheme="minorHAnsi" w:eastAsiaTheme="minorHAnsi" w:hAnsiTheme="minorHAnsi"/>
                  <w:szCs w:val="20"/>
                </w:rPr>
                <w:t>Security Conformance</w:t>
              </w:r>
            </w:hyperlink>
            <w:r w:rsidR="00D131ED">
              <w:rPr>
                <w:rFonts w:asciiTheme="minorHAnsi" w:eastAsiaTheme="minorHAnsi" w:hAnsiTheme="minorHAnsi"/>
                <w:szCs w:val="20"/>
              </w:rPr>
              <w:br/>
            </w:r>
          </w:p>
        </w:tc>
        <w:tc>
          <w:tcPr>
            <w:tcW w:w="2976" w:type="dxa"/>
            <w:vAlign w:val="center"/>
          </w:tcPr>
          <w:p w14:paraId="1E363F08" w14:textId="5891EA83" w:rsidR="007477FD" w:rsidRPr="00F94A76" w:rsidRDefault="007477FD" w:rsidP="005A1246">
            <w:pPr>
              <w:rPr>
                <w:lang w:eastAsia="en-GB"/>
              </w:rPr>
            </w:pPr>
            <w:r w:rsidRPr="0041138D">
              <w:rPr>
                <w:rFonts w:asciiTheme="minorHAnsi" w:eastAsiaTheme="minorHAnsi" w:hAnsiTheme="minorHAnsi"/>
                <w:szCs w:val="20"/>
              </w:rPr>
              <w:t>Assess security posture, operational controls, identity, monitoring and compliance requirements.</w:t>
            </w:r>
          </w:p>
        </w:tc>
      </w:tr>
      <w:tr w:rsidR="007477FD" w:rsidRPr="009527A4" w14:paraId="636EC761" w14:textId="77777777" w:rsidTr="009E56BB">
        <w:trPr>
          <w:trHeight w:val="1407"/>
        </w:trPr>
        <w:tc>
          <w:tcPr>
            <w:tcW w:w="2077" w:type="dxa"/>
            <w:vAlign w:val="center"/>
          </w:tcPr>
          <w:p w14:paraId="6191331F" w14:textId="70DE7689" w:rsidR="007477FD" w:rsidRPr="00F94A76" w:rsidRDefault="007477FD" w:rsidP="005A1246">
            <w:pPr>
              <w:rPr>
                <w:lang w:eastAsia="en-GB"/>
              </w:rPr>
            </w:pPr>
            <w:r w:rsidRPr="0041138D">
              <w:rPr>
                <w:rFonts w:asciiTheme="minorHAnsi" w:eastAsiaTheme="minorHAnsi" w:hAnsiTheme="minorHAnsi"/>
                <w:szCs w:val="20"/>
              </w:rPr>
              <w:t>Technical Design Authority (TDA)</w:t>
            </w:r>
          </w:p>
        </w:tc>
        <w:tc>
          <w:tcPr>
            <w:tcW w:w="1462" w:type="dxa"/>
            <w:vAlign w:val="center"/>
          </w:tcPr>
          <w:p w14:paraId="1A632892" w14:textId="316EDDB6" w:rsidR="007477FD" w:rsidRPr="00F94A76" w:rsidRDefault="007477FD" w:rsidP="005A1246">
            <w:pPr>
              <w:rPr>
                <w:lang w:eastAsia="en-GB"/>
              </w:rPr>
            </w:pPr>
            <w:hyperlink w:anchor="_12_Guardrails" w:history="1">
              <w:r w:rsidRPr="008E3998">
                <w:rPr>
                  <w:rStyle w:val="Hyperlink"/>
                  <w:rFonts w:asciiTheme="minorHAnsi" w:eastAsiaTheme="minorHAnsi" w:hAnsiTheme="minorHAnsi"/>
                  <w:szCs w:val="20"/>
                </w:rPr>
                <w:t>Guardrails</w:t>
              </w:r>
            </w:hyperlink>
          </w:p>
        </w:tc>
        <w:tc>
          <w:tcPr>
            <w:tcW w:w="3119" w:type="dxa"/>
            <w:vAlign w:val="center"/>
          </w:tcPr>
          <w:p w14:paraId="529AFC96" w14:textId="03FA1F0F"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sidR="007477FD" w:rsidRPr="00D131ED">
                <w:rPr>
                  <w:rStyle w:val="Hyperlink"/>
                  <w:rFonts w:asciiTheme="minorHAnsi" w:eastAsiaTheme="minorHAnsi" w:hAnsiTheme="minorHAnsi"/>
                  <w:szCs w:val="20"/>
                </w:rPr>
                <w:t>Governance &amp; Exceptions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691829A0" w14:textId="03FA0850" w:rsidR="007477FD" w:rsidRPr="00F94A76" w:rsidRDefault="007477FD" w:rsidP="005A1246">
            <w:pPr>
              <w:rPr>
                <w:lang w:eastAsia="en-GB"/>
              </w:rPr>
            </w:pPr>
            <w:hyperlink w:anchor="_8._Enterprise_Pattern" w:history="1">
              <w:r w:rsidRPr="00D131ED">
                <w:rPr>
                  <w:rStyle w:val="Hyperlink"/>
                  <w:rFonts w:asciiTheme="minorHAnsi" w:eastAsiaTheme="minorHAnsi" w:hAnsiTheme="minorHAnsi"/>
                  <w:szCs w:val="20"/>
                </w:rPr>
                <w:t>Enterprise Pattern Catalogue</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r w:rsidR="00D131ED">
              <w:rPr>
                <w:rFonts w:asciiTheme="minorHAnsi" w:eastAsiaTheme="minorHAnsi" w:hAnsiTheme="minorHAnsi"/>
                <w:szCs w:val="20"/>
              </w:rPr>
              <w:br/>
            </w:r>
            <w:hyperlink w:anchor="_10._Data_Platform" w:history="1">
              <w:r w:rsidRPr="00D131ED">
                <w:rPr>
                  <w:rStyle w:val="Hyperlink"/>
                  <w:rFonts w:asciiTheme="minorHAnsi" w:eastAsiaTheme="minorHAnsi" w:hAnsiTheme="minorHAnsi"/>
                  <w:szCs w:val="20"/>
                </w:rPr>
                <w:t>Data Platform Position &amp; Guardrails</w:t>
              </w:r>
            </w:hyperlink>
            <w:r w:rsidR="003659FE">
              <w:rPr>
                <w:rFonts w:asciiTheme="minorHAnsi" w:eastAsiaTheme="minorHAnsi" w:hAnsiTheme="minorHAnsi"/>
                <w:szCs w:val="20"/>
              </w:rPr>
              <w:br/>
            </w:r>
          </w:p>
        </w:tc>
        <w:tc>
          <w:tcPr>
            <w:tcW w:w="2976" w:type="dxa"/>
            <w:vAlign w:val="center"/>
          </w:tcPr>
          <w:p w14:paraId="5F01CEFE" w14:textId="0444EA79" w:rsidR="007477FD" w:rsidRPr="00F94A76" w:rsidRDefault="007477FD" w:rsidP="005A1246">
            <w:pPr>
              <w:rPr>
                <w:lang w:eastAsia="en-GB"/>
              </w:rPr>
            </w:pPr>
            <w:r w:rsidRPr="0041138D">
              <w:rPr>
                <w:rFonts w:asciiTheme="minorHAnsi" w:eastAsiaTheme="minorHAnsi" w:hAnsiTheme="minorHAnsi"/>
                <w:szCs w:val="20"/>
              </w:rPr>
              <w:t>Assess architecture conformance, exceptions, integration pattern selection and data platform boundary compliance.</w:t>
            </w:r>
          </w:p>
        </w:tc>
      </w:tr>
    </w:tbl>
    <w:p w14:paraId="10422E8E" w14:textId="77777777" w:rsidR="007477FD" w:rsidRDefault="007477FD" w:rsidP="0041138D">
      <w:pPr>
        <w:spacing w:after="200" w:line="276" w:lineRule="auto"/>
        <w:rPr>
          <w:szCs w:val="20"/>
        </w:rPr>
      </w:pPr>
    </w:p>
    <w:p w14:paraId="0944C7F5" w14:textId="77777777" w:rsidR="006F79A8" w:rsidRPr="0041138D" w:rsidRDefault="006F79A8" w:rsidP="0041138D">
      <w:pPr>
        <w:spacing w:after="200" w:line="276" w:lineRule="auto"/>
        <w:rPr>
          <w:szCs w:val="20"/>
        </w:rPr>
      </w:pPr>
    </w:p>
    <w:p w14:paraId="01EB0D6A" w14:textId="19102F7B" w:rsidR="0041138D" w:rsidRPr="0041138D" w:rsidRDefault="0041138D" w:rsidP="0041138D">
      <w:pPr>
        <w:pStyle w:val="Heading1"/>
        <w:ind w:left="431" w:hanging="431"/>
      </w:pPr>
      <w:bookmarkStart w:id="53" w:name="_Executive_Summary"/>
      <w:bookmarkStart w:id="54" w:name="_Toc239980581"/>
      <w:bookmarkStart w:id="55" w:name="_Toc240366821"/>
      <w:bookmarkEnd w:id="53"/>
      <w:r w:rsidRPr="0041138D">
        <w:t>Executive Summary</w:t>
      </w:r>
      <w:bookmarkEnd w:id="51"/>
      <w:bookmarkEnd w:id="54"/>
      <w:bookmarkEnd w:id="55"/>
    </w:p>
    <w:p w14:paraId="48881887" w14:textId="77777777" w:rsidR="0041138D" w:rsidRPr="0041138D" w:rsidRDefault="0041138D" w:rsidP="0041138D">
      <w:pPr>
        <w:rPr>
          <w:lang w:val="en-US"/>
        </w:rPr>
      </w:pPr>
    </w:p>
    <w:p w14:paraId="316E4099" w14:textId="77777777" w:rsidR="0041138D" w:rsidRDefault="0041138D" w:rsidP="0041138D">
      <w:pPr>
        <w:rPr>
          <w:szCs w:val="20"/>
        </w:rPr>
      </w:pPr>
      <w:r w:rsidRPr="0041138D">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03D7861" w14:textId="77777777" w:rsidR="0041138D" w:rsidRPr="0041138D" w:rsidRDefault="0041138D" w:rsidP="0041138D">
      <w:pPr>
        <w:rPr>
          <w:szCs w:val="20"/>
        </w:rPr>
      </w:pPr>
    </w:p>
    <w:p w14:paraId="6DB1040D" w14:textId="1CBBB8DD" w:rsid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2BE6BE97" w14:textId="77777777" w:rsidR="0041138D" w:rsidRPr="0041138D" w:rsidRDefault="0041138D" w:rsidP="0041138D">
      <w:pPr>
        <w:rPr>
          <w:szCs w:val="20"/>
        </w:rPr>
      </w:pPr>
    </w:p>
    <w:p w14:paraId="3AF548BB" w14:textId="376C3FDD" w:rsidR="0041138D" w:rsidRP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6EF3F7E3" w14:textId="1F19A851" w:rsidR="0041138D" w:rsidRPr="0041138D" w:rsidRDefault="0041138D" w:rsidP="0041138D">
      <w:pPr>
        <w:pStyle w:val="Heading2"/>
        <w:keepLines w:val="0"/>
        <w:spacing w:before="240" w:after="120"/>
      </w:pPr>
      <w:bookmarkStart w:id="56" w:name="_Toc239852275"/>
      <w:bookmarkStart w:id="57" w:name="_Toc239980582"/>
      <w:bookmarkStart w:id="58" w:name="_Toc240366822"/>
      <w:r w:rsidRPr="0041138D">
        <w:t>Why the System</w:t>
      </w:r>
      <w:r w:rsidR="00623DC6">
        <w:t>s</w:t>
      </w:r>
      <w:r w:rsidRPr="0041138D">
        <w:t xml:space="preserve"> Integration Framework</w:t>
      </w:r>
      <w:r w:rsidRPr="0041138D" w:rsidDel="00A22181">
        <w:t xml:space="preserve"> </w:t>
      </w:r>
      <w:r w:rsidRPr="0041138D">
        <w:t>Exists</w:t>
      </w:r>
      <w:bookmarkEnd w:id="56"/>
      <w:bookmarkEnd w:id="57"/>
      <w:bookmarkEnd w:id="58"/>
    </w:p>
    <w:p w14:paraId="2079A405" w14:textId="3029CD17" w:rsidR="0041138D" w:rsidRPr="0041138D" w:rsidRDefault="0041138D" w:rsidP="0041138D">
      <w:pPr>
        <w:spacing w:after="120"/>
        <w:rPr>
          <w:szCs w:val="20"/>
        </w:rPr>
      </w:pPr>
      <w:r w:rsidRPr="0041138D">
        <w:rPr>
          <w:szCs w:val="20"/>
        </w:rPr>
        <w:t>Chaucer has successfully modernised much of its integration estate onto Azure Integration Services and established a number of robust integration patterns, security controls and operational practices.</w:t>
      </w:r>
      <w:r w:rsidR="007477FD">
        <w:rPr>
          <w:szCs w:val="20"/>
        </w:rPr>
        <w:t xml:space="preserve"> </w:t>
      </w:r>
      <w:r w:rsidRPr="0041138D">
        <w:rPr>
          <w:szCs w:val="20"/>
        </w:rPr>
        <w:t xml:space="preserve">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759624A9" w14:textId="12EDA770" w:rsidR="0041138D" w:rsidRPr="0041138D" w:rsidRDefault="0041138D" w:rsidP="0041138D">
      <w:pPr>
        <w:spacing w:after="120"/>
        <w:rPr>
          <w:szCs w:val="20"/>
        </w:rPr>
      </w:pPr>
      <w:r w:rsidRPr="0041138D">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C09673A" w14:textId="365AE5CC" w:rsidR="0041138D" w:rsidRP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Framework</w:t>
      </w:r>
      <w:r w:rsidRPr="0041138D" w:rsidDel="00A22181">
        <w:rPr>
          <w:szCs w:val="20"/>
        </w:rPr>
        <w:t xml:space="preserve"> </w:t>
      </w:r>
      <w:r w:rsidRPr="0041138D">
        <w:rPr>
          <w:szCs w:val="20"/>
        </w:rPr>
        <w:t>does not introduce a new set of principles. It inherits the principles Chaucer already holds and translates them into practical integration choices. The stack below shows where those principles originate and where they are enforced in this document.</w:t>
      </w:r>
    </w:p>
    <w:p w14:paraId="2FC9CB0D" w14:textId="77777777" w:rsidR="0041138D" w:rsidRPr="0041138D" w:rsidRDefault="0041138D" w:rsidP="0041138D">
      <w:pPr>
        <w:spacing w:after="120"/>
        <w:rPr>
          <w:szCs w:val="20"/>
        </w:rPr>
      </w:pPr>
      <w:r w:rsidRPr="0041138D">
        <w:rPr>
          <w:szCs w:val="20"/>
        </w:rPr>
        <w:br/>
      </w:r>
      <w:r w:rsidRPr="0041138D">
        <w:rPr>
          <w:noProof/>
          <w:szCs w:val="20"/>
        </w:rPr>
        <w:drawing>
          <wp:inline distT="0" distB="0" distL="0" distR="0" wp14:anchorId="557B2579" wp14:editId="7E5002A1">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sidRPr="0041138D">
        <w:rPr>
          <w:szCs w:val="20"/>
        </w:rPr>
        <w:br/>
      </w:r>
    </w:p>
    <w:p w14:paraId="6B7F874A" w14:textId="0B906FBC" w:rsidR="0041138D" w:rsidRPr="006F79A8" w:rsidRDefault="0041138D" w:rsidP="006F79A8">
      <w:pPr>
        <w:pStyle w:val="Heading2"/>
        <w:keepLines w:val="0"/>
        <w:spacing w:before="240" w:after="120"/>
      </w:pPr>
      <w:bookmarkStart w:id="59" w:name="_Toc239980583"/>
      <w:bookmarkStart w:id="60" w:name="_Toc239852276"/>
      <w:bookmarkStart w:id="61" w:name="_Toc240366823"/>
      <w:r w:rsidRPr="006F79A8">
        <w:t>System</w:t>
      </w:r>
      <w:r w:rsidR="00D01480">
        <w:t>s</w:t>
      </w:r>
      <w:r w:rsidRPr="006F79A8">
        <w:t xml:space="preserve"> Integration </w:t>
      </w:r>
      <w:r w:rsidR="00D01480">
        <w:t>F</w:t>
      </w:r>
      <w:r w:rsidRPr="006F79A8">
        <w:t>ramework</w:t>
      </w:r>
      <w:r w:rsidRPr="006F79A8" w:rsidDel="00A22181">
        <w:t xml:space="preserve"> </w:t>
      </w:r>
      <w:r w:rsidRPr="006F79A8">
        <w:t>Scope</w:t>
      </w:r>
      <w:bookmarkEnd w:id="59"/>
      <w:bookmarkEnd w:id="61"/>
    </w:p>
    <w:p w14:paraId="17B099A1" w14:textId="77777777" w:rsidR="006F79A8" w:rsidRPr="006F79A8" w:rsidRDefault="006F79A8" w:rsidP="006F79A8">
      <w:pPr>
        <w:rPr>
          <w:lang w:val="en-US"/>
        </w:rPr>
      </w:pPr>
    </w:p>
    <w:p w14:paraId="16760C5C" w14:textId="3F1B24B0" w:rsidR="0041138D" w:rsidRPr="0041138D" w:rsidRDefault="0041138D" w:rsidP="0041138D">
      <w:pPr>
        <w:spacing w:after="120"/>
        <w:rPr>
          <w:szCs w:val="20"/>
        </w:rPr>
      </w:pPr>
      <w:r w:rsidRPr="0041138D">
        <w:rPr>
          <w:szCs w:val="20"/>
        </w:rPr>
        <w:t>The System</w:t>
      </w:r>
      <w:r w:rsidR="00D01480">
        <w:rPr>
          <w:szCs w:val="20"/>
        </w:rPr>
        <w:t>s</w:t>
      </w:r>
      <w:r w:rsidRPr="0041138D">
        <w:rPr>
          <w:szCs w:val="20"/>
        </w:rPr>
        <w:t xml:space="preserve"> Integration </w:t>
      </w:r>
      <w:r w:rsidR="00D01480">
        <w:rPr>
          <w:szCs w:val="20"/>
        </w:rPr>
        <w:t>F</w:t>
      </w:r>
      <w:r w:rsidRPr="0041138D">
        <w:rPr>
          <w:szCs w:val="20"/>
        </w:rPr>
        <w:t>ramework</w:t>
      </w:r>
      <w:r w:rsidRPr="0041138D" w:rsidDel="00A22181">
        <w:rPr>
          <w:szCs w:val="20"/>
        </w:rPr>
        <w:t xml:space="preserve"> </w:t>
      </w:r>
      <w:r w:rsidRPr="0041138D">
        <w:rPr>
          <w:szCs w:val="20"/>
        </w:rPr>
        <w:t>covers the following.</w:t>
      </w:r>
    </w:p>
    <w:p w14:paraId="49C4DD3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 reference architecture for integration across Azure Integration Services.</w:t>
      </w:r>
    </w:p>
    <w:p w14:paraId="206879B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An enterprise catalogue of approved integration patterns with the Azure components for each.</w:t>
      </w:r>
    </w:p>
    <w:p w14:paraId="6312A51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Decision guidance, guardrails and an exception process for delivery teams and suppliers.</w:t>
      </w:r>
    </w:p>
    <w:p w14:paraId="5D5553D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The position of the data platform boundary and the approved exchange patterns with Snowflake.</w:t>
      </w:r>
      <w:r w:rsidRPr="0041138D">
        <w:rPr>
          <w:szCs w:val="20"/>
        </w:rPr>
        <w:br/>
      </w:r>
    </w:p>
    <w:p w14:paraId="2D7EB7E0" w14:textId="77777777" w:rsidR="0041138D" w:rsidRPr="0041138D" w:rsidRDefault="0041138D" w:rsidP="0041138D">
      <w:pPr>
        <w:spacing w:after="120"/>
        <w:rPr>
          <w:szCs w:val="20"/>
        </w:rPr>
      </w:pPr>
      <w:r w:rsidRPr="0041138D">
        <w:rPr>
          <w:szCs w:val="20"/>
        </w:rPr>
        <w:t>The following are out of scope for this version.</w:t>
      </w:r>
    </w:p>
    <w:p w14:paraId="7160D281" w14:textId="77777777" w:rsidR="0041138D" w:rsidRPr="0041138D" w:rsidRDefault="0041138D">
      <w:pPr>
        <w:pStyle w:val="ListParagraph"/>
        <w:numPr>
          <w:ilvl w:val="0"/>
          <w:numId w:val="12"/>
        </w:numPr>
        <w:spacing w:after="46" w:line="270" w:lineRule="auto"/>
        <w:contextualSpacing w:val="0"/>
        <w:rPr>
          <w:szCs w:val="20"/>
        </w:rPr>
      </w:pPr>
      <w:r w:rsidRPr="0041138D">
        <w:rPr>
          <w:szCs w:val="20"/>
        </w:rPr>
        <w:t>Implementation, provisioning and deployment, which are future-phase activities.</w:t>
      </w:r>
    </w:p>
    <w:p w14:paraId="2A789FAB"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The detailed API Management high-level design, which is produced as a separate phase.</w:t>
      </w:r>
    </w:p>
    <w:p w14:paraId="70921FE3" w14:textId="59B0CF16"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Any redefinition of Chaucer's cloud strategy.</w:t>
      </w:r>
    </w:p>
    <w:p w14:paraId="30DE2D38" w14:textId="6F0552AF" w:rsidR="0041138D" w:rsidRPr="006F79A8" w:rsidRDefault="0041138D" w:rsidP="006F79A8">
      <w:pPr>
        <w:pStyle w:val="Heading2"/>
        <w:keepLines w:val="0"/>
        <w:spacing w:before="240" w:after="120"/>
      </w:pPr>
      <w:bookmarkStart w:id="62" w:name="_Toc239980584"/>
      <w:bookmarkStart w:id="63" w:name="_Toc240366824"/>
      <w:r w:rsidRPr="006F79A8">
        <w:t>Intended Outcomes</w:t>
      </w:r>
      <w:bookmarkEnd w:id="60"/>
      <w:bookmarkEnd w:id="62"/>
      <w:bookmarkEnd w:id="63"/>
    </w:p>
    <w:p w14:paraId="56798A98"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Fewer point-to-point interfaces and a measurable reduction in bespoke coupling.</w:t>
      </w:r>
    </w:p>
    <w:p w14:paraId="0FC6CD7A"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Greater reuse through shared integration components and published services.</w:t>
      </w:r>
    </w:p>
    <w:p w14:paraId="58C57625"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Loose coupling and asynchronous messaging as the default interaction style.</w:t>
      </w:r>
    </w:p>
    <w:p w14:paraId="2A52457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Consistent, governed delivery that any internal team or third-party supplier can follow.</w:t>
      </w:r>
    </w:p>
    <w:p w14:paraId="313F4F14" w14:textId="77777777" w:rsidR="0041138D" w:rsidRDefault="0041138D">
      <w:pPr>
        <w:pStyle w:val="ListParagraph"/>
        <w:numPr>
          <w:ilvl w:val="0"/>
          <w:numId w:val="15"/>
        </w:numPr>
        <w:spacing w:after="46" w:line="270" w:lineRule="auto"/>
        <w:contextualSpacing w:val="0"/>
        <w:rPr>
          <w:szCs w:val="20"/>
        </w:rPr>
      </w:pPr>
      <w:r w:rsidRPr="0041138D">
        <w:rPr>
          <w:szCs w:val="20"/>
        </w:rPr>
        <w:t>Faster onboarding of new integrations through a known catalogue and decision path.</w:t>
      </w:r>
    </w:p>
    <w:p w14:paraId="64C9873B" w14:textId="372264EB" w:rsidR="0041138D" w:rsidRPr="006F79A8" w:rsidRDefault="0041138D" w:rsidP="006F79A8">
      <w:pPr>
        <w:pStyle w:val="Heading1"/>
        <w:ind w:left="431" w:hanging="431"/>
      </w:pPr>
      <w:bookmarkStart w:id="64" w:name="_4._Architectural_Position"/>
      <w:bookmarkStart w:id="65" w:name="_Architectural_Position"/>
      <w:bookmarkStart w:id="66" w:name="_Toc239852278"/>
      <w:bookmarkStart w:id="67" w:name="_Toc239980585"/>
      <w:bookmarkStart w:id="68" w:name="_Toc240366825"/>
      <w:bookmarkEnd w:id="64"/>
      <w:bookmarkEnd w:id="65"/>
      <w:r w:rsidRPr="006F79A8">
        <w:t>Architectural Position</w:t>
      </w:r>
      <w:bookmarkEnd w:id="66"/>
      <w:bookmarkEnd w:id="67"/>
      <w:bookmarkEnd w:id="68"/>
    </w:p>
    <w:p w14:paraId="18EE1C05" w14:textId="77777777" w:rsidR="00741451" w:rsidRPr="00741451" w:rsidRDefault="00741451" w:rsidP="00741451"/>
    <w:p w14:paraId="2255E1E4" w14:textId="792E97AB" w:rsidR="0041138D" w:rsidRPr="006F79A8" w:rsidRDefault="0041138D" w:rsidP="006F79A8">
      <w:pPr>
        <w:pStyle w:val="Heading2"/>
        <w:keepLines w:val="0"/>
        <w:spacing w:before="240" w:after="120"/>
      </w:pPr>
      <w:bookmarkStart w:id="69" w:name="_Toc239852279"/>
      <w:bookmarkStart w:id="70" w:name="_Toc239980586"/>
      <w:bookmarkStart w:id="71" w:name="_Toc240366826"/>
      <w:r w:rsidRPr="006F79A8">
        <w:t>Architectural Stance</w:t>
      </w:r>
      <w:bookmarkEnd w:id="69"/>
      <w:bookmarkEnd w:id="70"/>
      <w:bookmarkEnd w:id="71"/>
    </w:p>
    <w:p w14:paraId="453EB20D" w14:textId="6C6D47B3" w:rsidR="00316805" w:rsidRDefault="0041138D" w:rsidP="0041138D">
      <w:pPr>
        <w:spacing w:after="120"/>
        <w:rPr>
          <w:szCs w:val="20"/>
        </w:rPr>
      </w:pPr>
      <w:r w:rsidRPr="0041138D">
        <w:rPr>
          <w:szCs w:val="20"/>
        </w:rPr>
        <w:t>The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takes a clear and consistent position, summarised below and expanded in the sections that follow.</w:t>
      </w:r>
    </w:p>
    <w:p w14:paraId="331C6A58" w14:textId="77777777" w:rsidR="00741451" w:rsidRDefault="00741451"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01C53142"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A034139" w14:textId="657E030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Area</w:t>
            </w:r>
          </w:p>
        </w:tc>
        <w:tc>
          <w:tcPr>
            <w:tcW w:w="66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EA2A03" w14:textId="2E4648C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Position</w:t>
            </w:r>
          </w:p>
        </w:tc>
      </w:tr>
      <w:tr w:rsidR="00316805" w:rsidRPr="009527A4" w14:paraId="0FAC1000" w14:textId="77777777" w:rsidTr="00866873">
        <w:tc>
          <w:tcPr>
            <w:tcW w:w="2263" w:type="dxa"/>
            <w:tcBorders>
              <w:top w:val="single" w:sz="4" w:space="0" w:color="000000" w:themeColor="text1"/>
            </w:tcBorders>
            <w:vAlign w:val="center"/>
          </w:tcPr>
          <w:p w14:paraId="04FF552C" w14:textId="4AE77902" w:rsidR="00316805" w:rsidRPr="00F94A76" w:rsidRDefault="00316805" w:rsidP="003662DB">
            <w:pPr>
              <w:rPr>
                <w:rFonts w:asciiTheme="minorHAnsi" w:hAnsiTheme="minorHAnsi" w:hint="eastAsia"/>
                <w:lang w:eastAsia="en-GB"/>
              </w:rPr>
            </w:pPr>
            <w:r w:rsidRPr="0041138D">
              <w:rPr>
                <w:rFonts w:asciiTheme="minorHAnsi" w:hAnsiTheme="minorHAnsi"/>
                <w:szCs w:val="20"/>
              </w:rPr>
              <w:t>Architecture model</w:t>
            </w:r>
          </w:p>
        </w:tc>
        <w:tc>
          <w:tcPr>
            <w:tcW w:w="6663" w:type="dxa"/>
            <w:tcBorders>
              <w:top w:val="single" w:sz="4" w:space="0" w:color="000000" w:themeColor="text1"/>
            </w:tcBorders>
            <w:vAlign w:val="center"/>
          </w:tcPr>
          <w:p w14:paraId="52732232" w14:textId="2D1A28AE"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Service-Oriented Architecture, not microservices.</w:t>
            </w:r>
          </w:p>
        </w:tc>
      </w:tr>
      <w:tr w:rsidR="00316805" w:rsidRPr="009527A4" w14:paraId="69A4AD7B" w14:textId="77777777">
        <w:tc>
          <w:tcPr>
            <w:tcW w:w="2263" w:type="dxa"/>
            <w:vAlign w:val="center"/>
          </w:tcPr>
          <w:p w14:paraId="56EE8559" w14:textId="5F9764B7" w:rsidR="00316805" w:rsidRPr="00F94A76" w:rsidRDefault="00316805" w:rsidP="003662DB">
            <w:pPr>
              <w:rPr>
                <w:rFonts w:asciiTheme="minorHAnsi" w:hAnsiTheme="minorHAnsi" w:hint="eastAsia"/>
                <w:lang w:eastAsia="en-GB"/>
              </w:rPr>
            </w:pPr>
            <w:r w:rsidRPr="0041138D">
              <w:rPr>
                <w:rFonts w:asciiTheme="minorHAnsi" w:hAnsiTheme="minorHAnsi"/>
                <w:szCs w:val="20"/>
              </w:rPr>
              <w:t>Primary objective</w:t>
            </w:r>
          </w:p>
        </w:tc>
        <w:tc>
          <w:tcPr>
            <w:tcW w:w="6663" w:type="dxa"/>
            <w:vAlign w:val="center"/>
          </w:tcPr>
          <w:p w14:paraId="177E8DC3" w14:textId="01413CCB"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Integrate and reuse existing systems and services before creating new ones.</w:t>
            </w:r>
            <w:r w:rsidR="00FB5097">
              <w:rPr>
                <w:rFonts w:asciiTheme="minorHAnsi" w:hAnsiTheme="minorHAnsi"/>
                <w:szCs w:val="20"/>
              </w:rPr>
              <w:t xml:space="preserve"> </w:t>
            </w:r>
            <w:hyperlink w:anchor="EntArchPrin" w:history="1">
              <w:r w:rsidR="00FB5097" w:rsidRPr="00B6214C">
                <w:rPr>
                  <w:rStyle w:val="Hyperlink"/>
                  <w:rFonts w:asciiTheme="minorHAnsi" w:hAnsiTheme="minorHAnsi"/>
                  <w:szCs w:val="20"/>
                </w:rPr>
                <w:t xml:space="preserve">Ref </w:t>
              </w:r>
              <w:r w:rsidR="00D54D49" w:rsidRPr="00B6214C">
                <w:rPr>
                  <w:rStyle w:val="Hyperlink"/>
                  <w:rFonts w:asciiTheme="minorHAnsi" w:hAnsiTheme="minorHAnsi"/>
                  <w:szCs w:val="20"/>
                </w:rPr>
                <w:t>1</w:t>
              </w:r>
            </w:hyperlink>
          </w:p>
        </w:tc>
      </w:tr>
      <w:tr w:rsidR="00316805" w:rsidRPr="009527A4" w14:paraId="459DC052" w14:textId="77777777">
        <w:tc>
          <w:tcPr>
            <w:tcW w:w="2263" w:type="dxa"/>
            <w:vAlign w:val="center"/>
          </w:tcPr>
          <w:p w14:paraId="6DA02CE9" w14:textId="62E6E0EA"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 model</w:t>
            </w:r>
          </w:p>
        </w:tc>
        <w:tc>
          <w:tcPr>
            <w:tcW w:w="6663" w:type="dxa"/>
            <w:vAlign w:val="center"/>
          </w:tcPr>
          <w:p w14:paraId="34E7CFB2" w14:textId="7106BB5A"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Business-capability aligned enterprise services.  </w:t>
            </w:r>
            <w:hyperlink w:anchor="EntArchPrin" w:history="1">
              <w:r w:rsidR="00B6214C" w:rsidRPr="00B6214C">
                <w:rPr>
                  <w:rStyle w:val="Hyperlink"/>
                  <w:rFonts w:asciiTheme="minorHAnsi" w:hAnsiTheme="minorHAnsi"/>
                  <w:szCs w:val="20"/>
                </w:rPr>
                <w:t>Ref 1</w:t>
              </w:r>
            </w:hyperlink>
          </w:p>
        </w:tc>
      </w:tr>
      <w:tr w:rsidR="00316805" w:rsidRPr="009527A4" w14:paraId="518ADF0C" w14:textId="77777777">
        <w:tc>
          <w:tcPr>
            <w:tcW w:w="2263" w:type="dxa"/>
            <w:vAlign w:val="center"/>
          </w:tcPr>
          <w:p w14:paraId="4FE7D46B" w14:textId="563BB2DE"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Integration style</w:t>
            </w:r>
          </w:p>
        </w:tc>
        <w:tc>
          <w:tcPr>
            <w:tcW w:w="6663" w:type="dxa"/>
            <w:vAlign w:val="center"/>
          </w:tcPr>
          <w:p w14:paraId="0BCCE36B" w14:textId="1CEA4FC0" w:rsidR="00316805" w:rsidRPr="00F94A76" w:rsidRDefault="00316805" w:rsidP="003662DB">
            <w:pPr>
              <w:rPr>
                <w:rFonts w:asciiTheme="minorHAnsi" w:hAnsiTheme="minorHAnsi" w:hint="eastAsia"/>
                <w:lang w:eastAsia="en-GB"/>
              </w:rPr>
            </w:pPr>
            <w:r w:rsidRPr="0041138D">
              <w:rPr>
                <w:rFonts w:asciiTheme="minorHAnsi" w:hAnsiTheme="minorHAnsi"/>
                <w:szCs w:val="20"/>
              </w:rPr>
              <w:t>API-led, event-capable, orchestration-supported.</w:t>
            </w:r>
            <w:r w:rsidR="00721830">
              <w:rPr>
                <w:rFonts w:asciiTheme="minorHAnsi" w:hAnsiTheme="minorHAnsi"/>
                <w:szCs w:val="20"/>
              </w:rPr>
              <w:t xml:space="preserve"> </w:t>
            </w:r>
            <w:hyperlink w:anchor="EntArchPrin" w:history="1">
              <w:r w:rsidR="00B6214C" w:rsidRPr="00B6214C">
                <w:rPr>
                  <w:rStyle w:val="Hyperlink"/>
                  <w:rFonts w:asciiTheme="minorHAnsi" w:hAnsiTheme="minorHAnsi"/>
                  <w:szCs w:val="20"/>
                </w:rPr>
                <w:t>Ref 1</w:t>
              </w:r>
            </w:hyperlink>
          </w:p>
        </w:tc>
      </w:tr>
      <w:tr w:rsidR="00316805" w:rsidRPr="009527A4" w14:paraId="1B68AC9D" w14:textId="77777777">
        <w:tc>
          <w:tcPr>
            <w:tcW w:w="2263" w:type="dxa"/>
            <w:vAlign w:val="center"/>
          </w:tcPr>
          <w:p w14:paraId="5C77A9D2" w14:textId="19B2C68C" w:rsidR="00316805" w:rsidRPr="0041138D" w:rsidRDefault="00316805" w:rsidP="003662DB">
            <w:pPr>
              <w:rPr>
                <w:szCs w:val="20"/>
              </w:rPr>
            </w:pPr>
            <w:r w:rsidRPr="0041138D">
              <w:rPr>
                <w:rFonts w:asciiTheme="minorHAnsi" w:hAnsiTheme="minorHAnsi"/>
                <w:szCs w:val="20"/>
              </w:rPr>
              <w:t>Platform alignment</w:t>
            </w:r>
          </w:p>
        </w:tc>
        <w:tc>
          <w:tcPr>
            <w:tcW w:w="6663" w:type="dxa"/>
            <w:vAlign w:val="center"/>
          </w:tcPr>
          <w:p w14:paraId="75BAD41F" w14:textId="4521FF51" w:rsidR="00316805" w:rsidRPr="0041138D" w:rsidRDefault="00316805" w:rsidP="003662DB">
            <w:pPr>
              <w:rPr>
                <w:szCs w:val="20"/>
              </w:rPr>
            </w:pPr>
            <w:r w:rsidRPr="0041138D">
              <w:rPr>
                <w:rFonts w:asciiTheme="minorHAnsi" w:hAnsiTheme="minorHAnsi"/>
                <w:szCs w:val="20"/>
              </w:rPr>
              <w:t xml:space="preserve">Azure PaaS integration services. </w:t>
            </w:r>
            <w:hyperlink w:anchor="EntArchPrin" w:history="1">
              <w:r w:rsidR="00B6214C" w:rsidRPr="00B6214C">
                <w:rPr>
                  <w:rStyle w:val="Hyperlink"/>
                  <w:rFonts w:asciiTheme="minorHAnsi" w:hAnsiTheme="minorHAnsi"/>
                  <w:szCs w:val="20"/>
                </w:rPr>
                <w:t>Ref 1</w:t>
              </w:r>
            </w:hyperlink>
          </w:p>
        </w:tc>
      </w:tr>
      <w:tr w:rsidR="00316805" w:rsidRPr="009527A4" w14:paraId="7F453C4B" w14:textId="77777777">
        <w:tc>
          <w:tcPr>
            <w:tcW w:w="2263" w:type="dxa"/>
            <w:vAlign w:val="center"/>
          </w:tcPr>
          <w:p w14:paraId="6700ED7B" w14:textId="1E26F811" w:rsidR="00316805" w:rsidRPr="0041138D" w:rsidRDefault="00316805" w:rsidP="003662DB">
            <w:pPr>
              <w:rPr>
                <w:szCs w:val="20"/>
              </w:rPr>
            </w:pPr>
            <w:r w:rsidRPr="0041138D">
              <w:rPr>
                <w:rFonts w:asciiTheme="minorHAnsi" w:hAnsiTheme="minorHAnsi"/>
                <w:szCs w:val="20"/>
              </w:rPr>
              <w:t>Governance model</w:t>
            </w:r>
          </w:p>
        </w:tc>
        <w:tc>
          <w:tcPr>
            <w:tcW w:w="6663" w:type="dxa"/>
            <w:vAlign w:val="center"/>
          </w:tcPr>
          <w:p w14:paraId="29A37827" w14:textId="58077087" w:rsidR="00316805" w:rsidRPr="0041138D" w:rsidRDefault="00316805" w:rsidP="003662DB">
            <w:pPr>
              <w:rPr>
                <w:szCs w:val="20"/>
              </w:rPr>
            </w:pPr>
            <w:r w:rsidRPr="0041138D">
              <w:rPr>
                <w:rFonts w:asciiTheme="minorHAnsi" w:hAnsiTheme="minorHAnsi"/>
                <w:szCs w:val="20"/>
              </w:rPr>
              <w:t>TDA-approved standards, reusable patterns, controlled exceptions.</w:t>
            </w:r>
          </w:p>
        </w:tc>
      </w:tr>
    </w:tbl>
    <w:p w14:paraId="3B7D2D71" w14:textId="77777777" w:rsidR="0041138D" w:rsidRPr="0041138D" w:rsidRDefault="0041138D" w:rsidP="0041138D">
      <w:pPr>
        <w:spacing w:after="46" w:line="270" w:lineRule="auto"/>
        <w:rPr>
          <w:szCs w:val="20"/>
        </w:rPr>
      </w:pPr>
    </w:p>
    <w:p w14:paraId="4C4529FB" w14:textId="34C8F84D" w:rsidR="0041138D" w:rsidRDefault="0041138D" w:rsidP="0041138D">
      <w:pPr>
        <w:pStyle w:val="Heading2"/>
      </w:pPr>
      <w:bookmarkStart w:id="72" w:name="_Toc239852280"/>
      <w:bookmarkStart w:id="73" w:name="_Toc239980587"/>
      <w:bookmarkStart w:id="74" w:name="_Toc240366827"/>
      <w:r w:rsidRPr="006F79A8">
        <w:t>SOA Positioning Statement</w:t>
      </w:r>
      <w:bookmarkEnd w:id="72"/>
      <w:bookmarkEnd w:id="73"/>
      <w:bookmarkEnd w:id="74"/>
    </w:p>
    <w:p w14:paraId="69075E78" w14:textId="77777777" w:rsidR="006F79A8" w:rsidRPr="006F79A8" w:rsidRDefault="006F79A8" w:rsidP="006F79A8"/>
    <w:p w14:paraId="14686B89" w14:textId="77777777" w:rsidR="0041138D" w:rsidRPr="0041138D" w:rsidRDefault="0041138D" w:rsidP="0041138D">
      <w:pPr>
        <w:spacing w:after="120"/>
        <w:rPr>
          <w:szCs w:val="20"/>
        </w:rPr>
      </w:pPr>
      <w:r w:rsidRPr="0041138D">
        <w:rPr>
          <w:szCs w:val="20"/>
        </w:rPr>
        <w:t>Chaucer's Systems Integration Framework adopts a Service-Oriented Architecture, not a microservices architecture, aligned to Chaucer's operating model.</w:t>
      </w:r>
    </w:p>
    <w:p w14:paraId="04F22916" w14:textId="0C05B8D3" w:rsidR="0041138D" w:rsidRPr="0041138D" w:rsidRDefault="0041138D" w:rsidP="0041138D">
      <w:pPr>
        <w:spacing w:after="120"/>
        <w:rPr>
          <w:szCs w:val="20"/>
        </w:rPr>
      </w:pPr>
      <w:r w:rsidRPr="0041138D">
        <w:rPr>
          <w:szCs w:val="20"/>
        </w:rPr>
        <w:t>A service in this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36613189" w14:textId="5F7AE8F1" w:rsidR="00880F27" w:rsidRPr="0041138D" w:rsidRDefault="0041138D" w:rsidP="0041138D">
      <w:pPr>
        <w:spacing w:after="120"/>
        <w:rPr>
          <w:szCs w:val="20"/>
        </w:rPr>
      </w:pPr>
      <w:r w:rsidRPr="0041138D">
        <w:rPr>
          <w:szCs w:val="20"/>
        </w:rPr>
        <w:t>Microservices are not adopted as the default integration paradigm. 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E71D802" w14:textId="77777777" w:rsidR="00741451" w:rsidRPr="0041138D" w:rsidRDefault="00741451" w:rsidP="0041138D">
      <w:pPr>
        <w:spacing w:after="120"/>
        <w:rPr>
          <w:szCs w:val="20"/>
        </w:rPr>
      </w:pPr>
    </w:p>
    <w:p w14:paraId="29B44BC1" w14:textId="7D597E20" w:rsidR="006F79A8" w:rsidRDefault="0041138D">
      <w:pPr>
        <w:pStyle w:val="Heading2"/>
      </w:pPr>
      <w:bookmarkStart w:id="75" w:name="_Toc239852281"/>
      <w:bookmarkStart w:id="76" w:name="_Toc239980588"/>
      <w:bookmarkStart w:id="77" w:name="_Toc240366828"/>
      <w:r w:rsidRPr="00316805">
        <w:t>Strategic Objectives</w:t>
      </w:r>
      <w:bookmarkEnd w:id="75"/>
      <w:bookmarkEnd w:id="76"/>
      <w:bookmarkEnd w:id="77"/>
    </w:p>
    <w:p w14:paraId="36343B64"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3B2F25B9" w14:textId="77777777" w:rsidTr="007A2B8C">
        <w:tc>
          <w:tcPr>
            <w:tcW w:w="339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391F08" w14:textId="674613B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Objective</w:t>
            </w:r>
          </w:p>
        </w:tc>
        <w:tc>
          <w:tcPr>
            <w:tcW w:w="55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36846D4" w14:textId="066FD0B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SIF Direction</w:t>
            </w:r>
          </w:p>
        </w:tc>
      </w:tr>
      <w:tr w:rsidR="00316805" w:rsidRPr="009527A4" w14:paraId="1FA7ED73" w14:textId="77777777" w:rsidTr="00866873">
        <w:tc>
          <w:tcPr>
            <w:tcW w:w="3397" w:type="dxa"/>
            <w:tcBorders>
              <w:top w:val="single" w:sz="4" w:space="0" w:color="000000" w:themeColor="text1"/>
            </w:tcBorders>
            <w:vAlign w:val="center"/>
          </w:tcPr>
          <w:p w14:paraId="1AC6F2F7" w14:textId="67A5ECDB" w:rsidR="00316805" w:rsidRPr="00F94A76" w:rsidRDefault="00316805" w:rsidP="003662DB">
            <w:pPr>
              <w:rPr>
                <w:rFonts w:asciiTheme="minorHAnsi" w:hAnsiTheme="minorHAnsi" w:hint="eastAsia"/>
                <w:lang w:eastAsia="en-GB"/>
              </w:rPr>
            </w:pPr>
            <w:r w:rsidRPr="0041138D">
              <w:rPr>
                <w:rFonts w:asciiTheme="minorHAnsi" w:hAnsiTheme="minorHAnsi"/>
                <w:szCs w:val="20"/>
              </w:rPr>
              <w:t>Increase automation</w:t>
            </w:r>
          </w:p>
        </w:tc>
        <w:tc>
          <w:tcPr>
            <w:tcW w:w="5529" w:type="dxa"/>
            <w:tcBorders>
              <w:top w:val="single" w:sz="4" w:space="0" w:color="000000" w:themeColor="text1"/>
            </w:tcBorders>
            <w:vAlign w:val="center"/>
          </w:tcPr>
          <w:p w14:paraId="5D63AF84" w14:textId="637C88AA" w:rsidR="00316805" w:rsidRPr="00F94A76" w:rsidRDefault="00316805" w:rsidP="003662DB">
            <w:pPr>
              <w:rPr>
                <w:rFonts w:asciiTheme="minorHAnsi" w:hAnsiTheme="minorHAnsi" w:hint="eastAsia"/>
                <w:lang w:eastAsia="en-GB"/>
              </w:rPr>
            </w:pPr>
            <w:r w:rsidRPr="0041138D">
              <w:rPr>
                <w:rFonts w:asciiTheme="minorHAnsi" w:hAnsiTheme="minorHAnsi"/>
                <w:szCs w:val="20"/>
              </w:rPr>
              <w:t>Promote API, events, and workflow-based integrations over manual re-keying.</w:t>
            </w:r>
          </w:p>
        </w:tc>
      </w:tr>
      <w:tr w:rsidR="00316805" w:rsidRPr="009527A4" w14:paraId="164D20C0" w14:textId="77777777" w:rsidTr="00316805">
        <w:tc>
          <w:tcPr>
            <w:tcW w:w="3397" w:type="dxa"/>
            <w:vAlign w:val="center"/>
          </w:tcPr>
          <w:p w14:paraId="084D0A34" w14:textId="3B93CC4E" w:rsidR="00316805" w:rsidRPr="00F94A76" w:rsidRDefault="00316805" w:rsidP="003662DB">
            <w:pPr>
              <w:rPr>
                <w:rFonts w:asciiTheme="minorHAnsi" w:hAnsiTheme="minorHAnsi" w:hint="eastAsia"/>
                <w:lang w:eastAsia="en-GB"/>
              </w:rPr>
            </w:pPr>
            <w:r w:rsidRPr="0041138D">
              <w:rPr>
                <w:rFonts w:asciiTheme="minorHAnsi" w:hAnsiTheme="minorHAnsi"/>
                <w:szCs w:val="20"/>
              </w:rPr>
              <w:t>Reduce point-to-point integrations</w:t>
            </w:r>
          </w:p>
        </w:tc>
        <w:tc>
          <w:tcPr>
            <w:tcW w:w="5529" w:type="dxa"/>
            <w:vAlign w:val="center"/>
          </w:tcPr>
          <w:p w14:paraId="0E8D33ED" w14:textId="3011B16A" w:rsidR="00316805" w:rsidRPr="00F94A76" w:rsidRDefault="00316805" w:rsidP="003662DB">
            <w:pPr>
              <w:rPr>
                <w:rFonts w:asciiTheme="minorHAnsi" w:hAnsiTheme="minorHAnsi" w:hint="eastAsia"/>
                <w:lang w:eastAsia="en-GB"/>
              </w:rPr>
            </w:pPr>
            <w:r w:rsidRPr="0041138D">
              <w:rPr>
                <w:rFonts w:asciiTheme="minorHAnsi" w:hAnsiTheme="minorHAnsi"/>
                <w:szCs w:val="20"/>
              </w:rPr>
              <w:t>Introduce reusable service contracts, APIM-mediated APIs, and shared messaging patterns.</w:t>
            </w:r>
          </w:p>
        </w:tc>
      </w:tr>
      <w:tr w:rsidR="00316805" w:rsidRPr="009527A4" w14:paraId="19AEF3E3" w14:textId="77777777" w:rsidTr="00316805">
        <w:tc>
          <w:tcPr>
            <w:tcW w:w="3397" w:type="dxa"/>
            <w:vAlign w:val="center"/>
          </w:tcPr>
          <w:p w14:paraId="27EE2A9C" w14:textId="31D00A9F" w:rsidR="00316805" w:rsidRPr="00F94A76" w:rsidRDefault="00316805" w:rsidP="003662DB">
            <w:pPr>
              <w:rPr>
                <w:rFonts w:asciiTheme="minorHAnsi" w:hAnsiTheme="minorHAnsi" w:hint="eastAsia"/>
                <w:lang w:eastAsia="en-GB"/>
              </w:rPr>
            </w:pPr>
            <w:r w:rsidRPr="0041138D">
              <w:rPr>
                <w:rFonts w:asciiTheme="minorHAnsi" w:hAnsiTheme="minorHAnsi"/>
                <w:szCs w:val="20"/>
              </w:rPr>
              <w:t>Improve system-to-system data flow</w:t>
            </w:r>
          </w:p>
        </w:tc>
        <w:tc>
          <w:tcPr>
            <w:tcW w:w="5529" w:type="dxa"/>
            <w:vAlign w:val="center"/>
          </w:tcPr>
          <w:p w14:paraId="76E579BC" w14:textId="15344ACF" w:rsidR="00316805" w:rsidRPr="00F94A76" w:rsidRDefault="00316805" w:rsidP="003662DB">
            <w:pPr>
              <w:rPr>
                <w:rFonts w:asciiTheme="minorHAnsi" w:hAnsiTheme="minorHAnsi" w:hint="eastAsia"/>
                <w:lang w:eastAsia="en-GB"/>
              </w:rPr>
            </w:pPr>
            <w:r w:rsidRPr="0041138D">
              <w:rPr>
                <w:rFonts w:asciiTheme="minorHAnsi" w:hAnsiTheme="minorHAnsi"/>
                <w:szCs w:val="20"/>
              </w:rPr>
              <w:t>Standardized integration approaches across synchronous, asynchronous, file, and data-platform exchange.</w:t>
            </w:r>
          </w:p>
        </w:tc>
      </w:tr>
      <w:tr w:rsidR="00316805" w:rsidRPr="009527A4" w14:paraId="76ACBE49" w14:textId="77777777" w:rsidTr="00316805">
        <w:tc>
          <w:tcPr>
            <w:tcW w:w="3397" w:type="dxa"/>
            <w:vAlign w:val="center"/>
          </w:tcPr>
          <w:p w14:paraId="67CF12F2" w14:textId="1226A0E6" w:rsidR="00316805" w:rsidRPr="00F94A76" w:rsidRDefault="00316805" w:rsidP="003662DB">
            <w:pPr>
              <w:rPr>
                <w:rFonts w:asciiTheme="minorHAnsi" w:hAnsiTheme="minorHAnsi" w:hint="eastAsia"/>
                <w:lang w:eastAsia="en-GB"/>
              </w:rPr>
            </w:pPr>
            <w:r w:rsidRPr="0041138D">
              <w:rPr>
                <w:rFonts w:asciiTheme="minorHAnsi" w:hAnsiTheme="minorHAnsi"/>
                <w:szCs w:val="20"/>
              </w:rPr>
              <w:t>Enable vendor integration</w:t>
            </w:r>
          </w:p>
        </w:tc>
        <w:tc>
          <w:tcPr>
            <w:tcW w:w="5529" w:type="dxa"/>
            <w:vAlign w:val="center"/>
          </w:tcPr>
          <w:p w14:paraId="0E16B2B2" w14:textId="6EF745C8" w:rsidR="00316805" w:rsidRPr="00F94A76" w:rsidRDefault="00316805" w:rsidP="003662DB">
            <w:pPr>
              <w:rPr>
                <w:rFonts w:asciiTheme="minorHAnsi" w:hAnsiTheme="minorHAnsi" w:hint="eastAsia"/>
                <w:lang w:eastAsia="en-GB"/>
              </w:rPr>
            </w:pPr>
            <w:r w:rsidRPr="0041138D">
              <w:rPr>
                <w:rFonts w:asciiTheme="minorHAnsi" w:hAnsiTheme="minorHAnsi"/>
                <w:szCs w:val="20"/>
              </w:rPr>
              <w:t>Provide secure, governed, and reusable ingress / egress patterns for external suppliers and systems.</w:t>
            </w:r>
          </w:p>
        </w:tc>
      </w:tr>
      <w:tr w:rsidR="00316805" w:rsidRPr="009527A4" w14:paraId="6EDFFFF5" w14:textId="77777777" w:rsidTr="00316805">
        <w:tc>
          <w:tcPr>
            <w:tcW w:w="3397" w:type="dxa"/>
            <w:vAlign w:val="center"/>
          </w:tcPr>
          <w:p w14:paraId="045A0491" w14:textId="226B5138" w:rsidR="00316805" w:rsidRPr="0041138D" w:rsidRDefault="00316805" w:rsidP="003662DB">
            <w:pPr>
              <w:rPr>
                <w:szCs w:val="20"/>
              </w:rPr>
            </w:pPr>
            <w:r w:rsidRPr="0041138D">
              <w:rPr>
                <w:rFonts w:asciiTheme="minorHAnsi" w:hAnsiTheme="minorHAnsi"/>
                <w:szCs w:val="20"/>
              </w:rPr>
              <w:t>Support straight-through processing</w:t>
            </w:r>
          </w:p>
        </w:tc>
        <w:tc>
          <w:tcPr>
            <w:tcW w:w="5529" w:type="dxa"/>
            <w:vAlign w:val="center"/>
          </w:tcPr>
          <w:p w14:paraId="0C6DE467" w14:textId="0A178486" w:rsidR="00316805" w:rsidRPr="0041138D" w:rsidRDefault="00316805" w:rsidP="003662DB">
            <w:pPr>
              <w:rPr>
                <w:szCs w:val="20"/>
              </w:rPr>
            </w:pPr>
            <w:r w:rsidRPr="0041138D">
              <w:rPr>
                <w:rFonts w:asciiTheme="minorHAnsi" w:hAnsiTheme="minorHAnsi"/>
                <w:szCs w:val="20"/>
              </w:rPr>
              <w:t>Use orchestration where business process coordination is required; avoid embedding logic in consuming systems.</w:t>
            </w:r>
          </w:p>
        </w:tc>
      </w:tr>
      <w:tr w:rsidR="00316805" w:rsidRPr="009527A4" w14:paraId="71CF17CA" w14:textId="77777777" w:rsidTr="00316805">
        <w:tc>
          <w:tcPr>
            <w:tcW w:w="3397" w:type="dxa"/>
            <w:vAlign w:val="center"/>
          </w:tcPr>
          <w:p w14:paraId="2C4BA2E4" w14:textId="30D0A049" w:rsidR="00316805" w:rsidRPr="0041138D" w:rsidRDefault="00316805" w:rsidP="003662DB">
            <w:pPr>
              <w:rPr>
                <w:szCs w:val="20"/>
              </w:rPr>
            </w:pPr>
            <w:r w:rsidRPr="0041138D">
              <w:rPr>
                <w:rFonts w:asciiTheme="minorHAnsi" w:hAnsiTheme="minorHAnsi"/>
                <w:szCs w:val="20"/>
              </w:rPr>
              <w:t>Align to Azure PaaS</w:t>
            </w:r>
          </w:p>
        </w:tc>
        <w:tc>
          <w:tcPr>
            <w:tcW w:w="5529" w:type="dxa"/>
            <w:vAlign w:val="center"/>
          </w:tcPr>
          <w:p w14:paraId="6CB4DEAA" w14:textId="4EA1ECC1" w:rsidR="00316805" w:rsidRPr="0041138D" w:rsidRDefault="00316805" w:rsidP="003662DB">
            <w:pPr>
              <w:rPr>
                <w:szCs w:val="20"/>
              </w:rPr>
            </w:pPr>
            <w:r w:rsidRPr="0041138D">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36C2341C" w14:textId="77777777" w:rsidR="00E62C5D" w:rsidRDefault="00E62C5D" w:rsidP="006F79A8"/>
    <w:p w14:paraId="33C6D6AE" w14:textId="77777777" w:rsidR="00741451" w:rsidRDefault="00741451" w:rsidP="006F79A8"/>
    <w:p w14:paraId="0CD221B6" w14:textId="77777777" w:rsidR="00741451" w:rsidRDefault="00741451" w:rsidP="006F79A8"/>
    <w:p w14:paraId="766DF127" w14:textId="2F3D2F54" w:rsidR="006F79A8" w:rsidRPr="006F79A8" w:rsidRDefault="0041138D">
      <w:pPr>
        <w:pStyle w:val="Heading2"/>
      </w:pPr>
      <w:bookmarkStart w:id="78" w:name="_Toc239852282"/>
      <w:bookmarkStart w:id="79" w:name="_Toc239980589"/>
      <w:bookmarkStart w:id="80" w:name="_Toc240366829"/>
      <w:r w:rsidRPr="006F79A8">
        <w:t>What Counts as a Service</w:t>
      </w:r>
      <w:bookmarkEnd w:id="78"/>
      <w:bookmarkEnd w:id="79"/>
      <w:bookmarkEnd w:id="80"/>
    </w:p>
    <w:p w14:paraId="7E5131F2" w14:textId="77777777" w:rsidR="00741451" w:rsidRPr="00741451" w:rsidRDefault="00741451" w:rsidP="00741451"/>
    <w:p w14:paraId="45955A38" w14:textId="77777777" w:rsidR="0041138D" w:rsidRPr="0041138D" w:rsidRDefault="0041138D" w:rsidP="0041138D">
      <w:pPr>
        <w:spacing w:after="120"/>
        <w:rPr>
          <w:szCs w:val="20"/>
        </w:rPr>
      </w:pPr>
      <w:r w:rsidRPr="0041138D">
        <w:rPr>
          <w:szCs w:val="20"/>
        </w:rPr>
        <w:t>A service that belongs in the catalogue meets the following tests.</w:t>
      </w:r>
    </w:p>
    <w:p w14:paraId="0DB2EBFD"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aligns to a business capability rather than a table or a technical function.</w:t>
      </w:r>
    </w:p>
    <w:p w14:paraId="241413FE"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stable, versioned contract that hides the implementation behind it.</w:t>
      </w:r>
    </w:p>
    <w:p w14:paraId="585C1929" w14:textId="315522AA" w:rsidR="0041138D" w:rsidRPr="003871B6" w:rsidRDefault="0041138D">
      <w:pPr>
        <w:pStyle w:val="ListParagraph"/>
        <w:numPr>
          <w:ilvl w:val="0"/>
          <w:numId w:val="14"/>
        </w:numPr>
        <w:spacing w:after="46" w:line="270" w:lineRule="auto"/>
        <w:contextualSpacing w:val="0"/>
        <w:rPr>
          <w:szCs w:val="20"/>
        </w:rPr>
      </w:pPr>
      <w:r w:rsidRPr="003871B6">
        <w:rPr>
          <w:szCs w:val="20"/>
        </w:rPr>
        <w:t>It has a named owner who is accountable for its behaviour and its change.</w:t>
      </w:r>
      <w:r w:rsidR="00741451" w:rsidRPr="003871B6">
        <w:rPr>
          <w:szCs w:val="20"/>
        </w:rPr>
        <w:t xml:space="preserve"> </w:t>
      </w:r>
      <w:r w:rsidRPr="003871B6">
        <w:rPr>
          <w:szCs w:val="20"/>
        </w:rPr>
        <w:t>It is exposed and consumed through the platform, not through a direct connection.</w:t>
      </w:r>
    </w:p>
    <w:p w14:paraId="3AD86FC2" w14:textId="276F5AFD" w:rsidR="00D76F54" w:rsidRPr="003871B6" w:rsidRDefault="0041138D">
      <w:pPr>
        <w:pStyle w:val="ListParagraph"/>
        <w:numPr>
          <w:ilvl w:val="0"/>
          <w:numId w:val="0"/>
        </w:numPr>
        <w:spacing w:after="46" w:line="270" w:lineRule="auto"/>
        <w:ind w:left="1080"/>
        <w:contextualSpacing w:val="0"/>
        <w:rPr>
          <w:szCs w:val="20"/>
        </w:rPr>
      </w:pPr>
      <w:r w:rsidRPr="003871B6">
        <w:rPr>
          <w:szCs w:val="20"/>
        </w:rPr>
        <w:t>It is coarse grained, so that a typical business interaction is one call rather than many.</w:t>
      </w:r>
    </w:p>
    <w:p w14:paraId="4C252BD9" w14:textId="77777777" w:rsidR="00741451" w:rsidRPr="003871B6" w:rsidRDefault="00741451">
      <w:pPr>
        <w:pStyle w:val="ListParagraph"/>
        <w:numPr>
          <w:ilvl w:val="0"/>
          <w:numId w:val="0"/>
        </w:numPr>
        <w:spacing w:after="46" w:line="270" w:lineRule="auto"/>
        <w:ind w:left="1080"/>
        <w:contextualSpacing w:val="0"/>
        <w:rPr>
          <w:szCs w:val="20"/>
        </w:rPr>
      </w:pPr>
    </w:p>
    <w:p w14:paraId="173DC239" w14:textId="77777777" w:rsidR="00395CEA" w:rsidRDefault="00395CEA" w:rsidP="00395CEA">
      <w:pPr>
        <w:pStyle w:val="Heading2"/>
      </w:pPr>
      <w:bookmarkStart w:id="81" w:name="_Toc240366830"/>
      <w:r>
        <w:t>Service Catalogue, Lifecycle and Governance</w:t>
      </w:r>
      <w:bookmarkEnd w:id="81"/>
    </w:p>
    <w:p w14:paraId="03DA144D" w14:textId="77777777" w:rsidR="00741451" w:rsidRPr="00741451" w:rsidRDefault="00741451" w:rsidP="00741451"/>
    <w:p w14:paraId="3750D255" w14:textId="77777777" w:rsidR="00395CEA" w:rsidRDefault="00395CEA" w:rsidP="00395CEA">
      <w:pPr>
        <w:spacing w:after="120"/>
        <w:rPr>
          <w:szCs w:val="20"/>
        </w:rPr>
      </w:pPr>
      <w:r>
        <w:rPr>
          <w:szCs w:val="20"/>
        </w:rPr>
        <w:t>Defining a service is only the starting point, governance ensures it delivers long-term value. Every service meeting our core criteria must be registered in the Enterprise Service Catalogue- the single source of truth for platform integration. Unregistered services cannot consume or expose platform capabilities.</w:t>
      </w:r>
    </w:p>
    <w:p w14:paraId="32A1E79D" w14:textId="77777777" w:rsidR="00395CEA" w:rsidRDefault="00395CEA" w:rsidP="00395CEA">
      <w:pPr>
        <w:spacing w:after="120"/>
        <w:rPr>
          <w:szCs w:val="20"/>
        </w:rPr>
      </w:pPr>
      <w:r w:rsidRPr="008E4E50">
        <w:rPr>
          <w:szCs w:val="20"/>
          <w:lang w:val="en-IN"/>
        </w:rPr>
        <w:t>Each service shall:</w:t>
      </w:r>
    </w:p>
    <w:p w14:paraId="083F389F" w14:textId="77777777" w:rsidR="00395CEA" w:rsidRPr="008E4E50" w:rsidRDefault="00395CEA" w:rsidP="00395CEA">
      <w:pPr>
        <w:pStyle w:val="ListParagraph"/>
        <w:numPr>
          <w:ilvl w:val="0"/>
          <w:numId w:val="14"/>
        </w:numPr>
        <w:spacing w:after="46" w:line="270" w:lineRule="auto"/>
        <w:contextualSpacing w:val="0"/>
        <w:rPr>
          <w:szCs w:val="20"/>
        </w:rPr>
      </w:pPr>
      <w:r w:rsidRPr="008E4E50">
        <w:rPr>
          <w:b/>
          <w:szCs w:val="20"/>
        </w:rPr>
        <w:t xml:space="preserve">Catalogue &amp; Ownership: </w:t>
      </w:r>
      <w:r w:rsidRPr="008E4E50">
        <w:rPr>
          <w:szCs w:val="20"/>
        </w:rPr>
        <w:t xml:space="preserve">Each entry maps directly to a business capability, holding a documented contract, semantic versioning, and a named Service Owner accountable for its operation and evolution, </w:t>
      </w:r>
      <w:r w:rsidRPr="008E4E50">
        <w:rPr>
          <w:szCs w:val="20"/>
          <w:lang w:val="en-IN"/>
        </w:rPr>
        <w:t>maintain a documented, versioned contract and follow approved version management practices.</w:t>
      </w:r>
    </w:p>
    <w:p w14:paraId="7C6BE348" w14:textId="77777777" w:rsidR="00395CEA" w:rsidRDefault="00395CEA" w:rsidP="00395CEA">
      <w:pPr>
        <w:pStyle w:val="ListParagraph"/>
        <w:numPr>
          <w:ilvl w:val="0"/>
          <w:numId w:val="14"/>
        </w:numPr>
        <w:spacing w:after="46" w:line="270" w:lineRule="auto"/>
        <w:contextualSpacing w:val="0"/>
        <w:rPr>
          <w:szCs w:val="20"/>
        </w:rPr>
      </w:pPr>
      <w:r>
        <w:rPr>
          <w:b/>
          <w:szCs w:val="20"/>
        </w:rPr>
        <w:t xml:space="preserve">Lifecycle Management: </w:t>
      </w:r>
      <w:r>
        <w:rPr>
          <w:szCs w:val="20"/>
        </w:rPr>
        <w:t>Services progress through five explicit states: Proposed, Approved, Active, Deprecated, and Retired. Transitions require Technical Design Authority (TDA) review to guarantee alignment and security.</w:t>
      </w:r>
    </w:p>
    <w:p w14:paraId="603E3167" w14:textId="251CB604" w:rsidR="0041138D" w:rsidRPr="00395CEA" w:rsidRDefault="00395CEA" w:rsidP="008F030B">
      <w:pPr>
        <w:pStyle w:val="ListParagraph"/>
        <w:numPr>
          <w:ilvl w:val="0"/>
          <w:numId w:val="14"/>
        </w:numPr>
        <w:spacing w:after="46" w:line="270" w:lineRule="auto"/>
        <w:contextualSpacing w:val="0"/>
        <w:rPr>
          <w:szCs w:val="20"/>
        </w:rPr>
      </w:pPr>
      <w:r w:rsidRPr="00395CEA">
        <w:rPr>
          <w:b/>
          <w:szCs w:val="20"/>
        </w:rPr>
        <w:t xml:space="preserve">Change &amp; Stability: </w:t>
      </w:r>
      <w:r w:rsidRPr="00395CEA">
        <w:rPr>
          <w:szCs w:val="20"/>
        </w:rPr>
        <w:t>Contract updates must maintain backward compatibility. Deprecation follows a managed timeline, ensuring downstream consumers transition smoothly before retirement.</w:t>
      </w:r>
    </w:p>
    <w:p w14:paraId="5C1463B0" w14:textId="77777777" w:rsidR="00741451" w:rsidRPr="00741451" w:rsidRDefault="00741451" w:rsidP="00741451">
      <w:pPr>
        <w:spacing w:after="46" w:line="270" w:lineRule="auto"/>
        <w:rPr>
          <w:szCs w:val="20"/>
        </w:rPr>
      </w:pPr>
    </w:p>
    <w:p w14:paraId="64769197" w14:textId="323B1686" w:rsidR="006F79A8" w:rsidRPr="006F79A8" w:rsidRDefault="0041138D">
      <w:pPr>
        <w:pStyle w:val="Heading2"/>
      </w:pPr>
      <w:bookmarkStart w:id="82" w:name="_Toc239852283"/>
      <w:bookmarkStart w:id="83" w:name="_Toc239980590"/>
      <w:bookmarkStart w:id="84" w:name="_Toc240366831"/>
      <w:r w:rsidRPr="006F79A8">
        <w:t xml:space="preserve">Core </w:t>
      </w:r>
      <w:r w:rsidR="00A624E6">
        <w:t>Systems Integration Framework</w:t>
      </w:r>
      <w:r w:rsidRPr="006F79A8">
        <w:t xml:space="preserve"> Principles</w:t>
      </w:r>
      <w:bookmarkEnd w:id="82"/>
      <w:bookmarkEnd w:id="83"/>
      <w:bookmarkEnd w:id="84"/>
    </w:p>
    <w:p w14:paraId="750DA651" w14:textId="77777777" w:rsidR="00741451" w:rsidRPr="00741451" w:rsidRDefault="00741451" w:rsidP="00741451"/>
    <w:p w14:paraId="5434AA5F" w14:textId="7A50766D" w:rsidR="006F79A8" w:rsidRPr="0041138D" w:rsidRDefault="0041138D" w:rsidP="0041138D">
      <w:pPr>
        <w:spacing w:before="40" w:after="40"/>
        <w:rPr>
          <w:i/>
          <w:szCs w:val="20"/>
        </w:rPr>
      </w:pPr>
      <w:r w:rsidRPr="0041138D">
        <w:rPr>
          <w:b/>
          <w:i/>
          <w:szCs w:val="20"/>
        </w:rPr>
        <w:t xml:space="preserve">Note : </w:t>
      </w:r>
      <w:r w:rsidRPr="0041138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03E63D6E" w14:textId="77777777" w:rsidR="00741451" w:rsidRPr="0041138D" w:rsidRDefault="00741451" w:rsidP="0041138D">
      <w:pPr>
        <w:spacing w:before="40" w:after="40"/>
        <w:rPr>
          <w:i/>
          <w:szCs w:val="20"/>
        </w:rPr>
      </w:pPr>
    </w:p>
    <w:p w14:paraId="64CE8E91" w14:textId="77777777" w:rsidR="0041138D" w:rsidRPr="0041138D" w:rsidRDefault="0041138D" w:rsidP="0041138D">
      <w:pPr>
        <w:spacing w:after="120"/>
        <w:rPr>
          <w:szCs w:val="20"/>
        </w:rPr>
      </w:pPr>
      <w:r w:rsidRPr="0041138D">
        <w:rPr>
          <w:b/>
          <w:szCs w:val="20"/>
        </w:rPr>
        <w:t>Two principles</w:t>
      </w:r>
      <w:r w:rsidRPr="0041138D">
        <w:rPr>
          <w:szCs w:val="20"/>
        </w:rPr>
        <w:t xml:space="preserve"> take precedence over all others.</w:t>
      </w:r>
    </w:p>
    <w:p w14:paraId="6340354D" w14:textId="77777777" w:rsidR="0041138D" w:rsidRPr="0041138D" w:rsidRDefault="0041138D">
      <w:pPr>
        <w:pStyle w:val="ListParagraph"/>
        <w:numPr>
          <w:ilvl w:val="0"/>
          <w:numId w:val="13"/>
        </w:numPr>
        <w:spacing w:after="46" w:line="270" w:lineRule="auto"/>
        <w:contextualSpacing w:val="0"/>
        <w:rPr>
          <w:szCs w:val="20"/>
        </w:rPr>
      </w:pPr>
      <w:r w:rsidRPr="0041138D">
        <w:rPr>
          <w:szCs w:val="20"/>
        </w:rPr>
        <w:t>Reuse is preferred over build - Recommendation is to check the service catalogue for an existing service or API before provisioning a new one.</w:t>
      </w:r>
    </w:p>
    <w:p w14:paraId="5D1B4317" w14:textId="50ABC77E" w:rsidR="00E62C5D" w:rsidRDefault="0041138D" w:rsidP="003871B6">
      <w:pPr>
        <w:pStyle w:val="ListParagraph"/>
        <w:numPr>
          <w:ilvl w:val="0"/>
          <w:numId w:val="0"/>
        </w:numPr>
        <w:spacing w:after="46" w:line="270" w:lineRule="auto"/>
        <w:ind w:left="360"/>
        <w:contextualSpacing w:val="0"/>
        <w:rPr>
          <w:szCs w:val="20"/>
        </w:rPr>
      </w:pPr>
      <w:r w:rsidRPr="003871B6">
        <w:rPr>
          <w:szCs w:val="20"/>
        </w:rPr>
        <w:t xml:space="preserve">Favour integrating with an existing system over standing up new infrastructure – There is no approved pattern for a direct, unmediated connection between two systems, as all integration flows through the </w:t>
      </w:r>
      <w:r w:rsidR="00D13721" w:rsidRPr="003871B6">
        <w:rPr>
          <w:szCs w:val="20"/>
        </w:rPr>
        <w:t>approved</w:t>
      </w:r>
      <w:r w:rsidR="00AD4344" w:rsidRPr="003871B6">
        <w:rPr>
          <w:szCs w:val="20"/>
        </w:rPr>
        <w:t xml:space="preserve"> integration platform using</w:t>
      </w:r>
      <w:r w:rsidR="004D7AB0" w:rsidRPr="003871B6">
        <w:rPr>
          <w:szCs w:val="20"/>
        </w:rPr>
        <w:t xml:space="preserve"> an</w:t>
      </w:r>
      <w:r w:rsidR="00AD4344" w:rsidRPr="003871B6">
        <w:rPr>
          <w:szCs w:val="20"/>
        </w:rPr>
        <w:t xml:space="preserve"> approved integration pattern</w:t>
      </w:r>
      <w:r w:rsidRPr="003871B6">
        <w:rPr>
          <w:szCs w:val="20"/>
        </w:rPr>
        <w:t>.</w:t>
      </w:r>
    </w:p>
    <w:p w14:paraId="55950879" w14:textId="77777777" w:rsidR="00741451" w:rsidRDefault="00741451" w:rsidP="003871B6">
      <w:pPr>
        <w:pStyle w:val="ListParagraph"/>
        <w:numPr>
          <w:ilvl w:val="0"/>
          <w:numId w:val="0"/>
        </w:numPr>
        <w:spacing w:after="46" w:line="270" w:lineRule="auto"/>
        <w:ind w:left="360"/>
        <w:contextualSpacing w:val="0"/>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278DADB4" w14:textId="77777777" w:rsidTr="007A2B8C">
        <w:tc>
          <w:tcPr>
            <w:tcW w:w="15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6883344" w14:textId="1801333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Principle</w:t>
            </w:r>
          </w:p>
        </w:tc>
        <w:tc>
          <w:tcPr>
            <w:tcW w:w="26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223A58D" w14:textId="01170A3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Statement</w:t>
            </w:r>
          </w:p>
        </w:tc>
        <w:tc>
          <w:tcPr>
            <w:tcW w:w="26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C92D0A2" w14:textId="6BEEEDA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Practical Implication</w:t>
            </w:r>
          </w:p>
        </w:tc>
        <w:tc>
          <w:tcPr>
            <w:tcW w:w="20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75AE2D2" w14:textId="481F7F60"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Where it is enforced</w:t>
            </w:r>
          </w:p>
        </w:tc>
      </w:tr>
      <w:tr w:rsidR="00316805" w:rsidRPr="009527A4" w14:paraId="59AF40B4" w14:textId="77777777" w:rsidTr="00866873">
        <w:tc>
          <w:tcPr>
            <w:tcW w:w="1593" w:type="dxa"/>
            <w:tcBorders>
              <w:top w:val="single" w:sz="4" w:space="0" w:color="000000" w:themeColor="text1"/>
            </w:tcBorders>
            <w:vAlign w:val="center"/>
          </w:tcPr>
          <w:p w14:paraId="0323FDC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Loose coupling by default (Integration)</w:t>
            </w:r>
          </w:p>
          <w:p w14:paraId="014D8EB6" w14:textId="3422D44B"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tcBorders>
              <w:top w:val="single" w:sz="4" w:space="0" w:color="000000" w:themeColor="text1"/>
            </w:tcBorders>
            <w:vAlign w:val="center"/>
          </w:tcPr>
          <w:p w14:paraId="17689810" w14:textId="1D9D6E94" w:rsidR="00316805" w:rsidRPr="00F94A76" w:rsidRDefault="00316805" w:rsidP="003662DB">
            <w:pPr>
              <w:rPr>
                <w:rFonts w:asciiTheme="minorHAnsi" w:hAnsiTheme="minorHAnsi" w:hint="eastAsia"/>
                <w:lang w:eastAsia="en-GB"/>
              </w:rPr>
            </w:pPr>
            <w:r w:rsidRPr="0041138D">
              <w:rPr>
                <w:rFonts w:asciiTheme="minorHAnsi" w:hAnsiTheme="minorHAnsi"/>
                <w:szCs w:val="20"/>
              </w:rPr>
              <w:t>Systems should interact through contracts, APIs, messages, or events rather than direct dependencies.</w:t>
            </w:r>
          </w:p>
        </w:tc>
        <w:tc>
          <w:tcPr>
            <w:tcW w:w="2623" w:type="dxa"/>
            <w:tcBorders>
              <w:top w:val="single" w:sz="4" w:space="0" w:color="000000" w:themeColor="text1"/>
            </w:tcBorders>
            <w:vAlign w:val="center"/>
          </w:tcPr>
          <w:p w14:paraId="229E5D48" w14:textId="3BA7D585" w:rsidR="00316805" w:rsidRPr="00F94A76" w:rsidRDefault="00316805" w:rsidP="003662DB">
            <w:pPr>
              <w:rPr>
                <w:rFonts w:asciiTheme="minorHAnsi" w:hAnsiTheme="minorHAnsi" w:hint="eastAsia"/>
                <w:lang w:eastAsia="en-GB"/>
              </w:rPr>
            </w:pPr>
            <w:r w:rsidRPr="0041138D">
              <w:rPr>
                <w:rFonts w:asciiTheme="minorHAnsi" w:hAnsiTheme="minorHAnsi"/>
                <w:szCs w:val="20"/>
              </w:rPr>
              <w:t>Avoid direct database access, shared file dependencies, and tightly coupled point-to-point calls unless explicitly approved.</w:t>
            </w:r>
          </w:p>
        </w:tc>
        <w:tc>
          <w:tcPr>
            <w:tcW w:w="2055" w:type="dxa"/>
            <w:tcBorders>
              <w:top w:val="single" w:sz="4" w:space="0" w:color="000000" w:themeColor="text1"/>
            </w:tcBorders>
            <w:vAlign w:val="center"/>
          </w:tcPr>
          <w:p w14:paraId="306D4C5E" w14:textId="30B71A2C"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p>
        </w:tc>
      </w:tr>
      <w:tr w:rsidR="00316805" w:rsidRPr="009527A4" w14:paraId="1CEDF70F" w14:textId="77777777" w:rsidTr="00316805">
        <w:tc>
          <w:tcPr>
            <w:tcW w:w="1593" w:type="dxa"/>
            <w:vAlign w:val="center"/>
          </w:tcPr>
          <w:p w14:paraId="7B73CF11"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Reuse before new build (Global EA, Application)</w:t>
            </w:r>
          </w:p>
          <w:p w14:paraId="33522450" w14:textId="45AEC367"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7147F29E" w14:textId="1A41A0E8" w:rsidR="00316805" w:rsidRPr="00F94A76" w:rsidRDefault="00316805" w:rsidP="003662DB">
            <w:pPr>
              <w:rPr>
                <w:rFonts w:asciiTheme="minorHAnsi" w:hAnsiTheme="minorHAnsi" w:hint="eastAsia"/>
                <w:lang w:eastAsia="en-GB"/>
              </w:rPr>
            </w:pPr>
            <w:r w:rsidRPr="0041138D">
              <w:rPr>
                <w:rFonts w:asciiTheme="minorHAnsi" w:hAnsiTheme="minorHAnsi"/>
                <w:szCs w:val="20"/>
              </w:rPr>
              <w:t>Reuse of existing services, APIs, workflows, and platform components must be assessed before creating new integrations.</w:t>
            </w:r>
          </w:p>
        </w:tc>
        <w:tc>
          <w:tcPr>
            <w:tcW w:w="2623" w:type="dxa"/>
            <w:vAlign w:val="center"/>
          </w:tcPr>
          <w:p w14:paraId="70338444" w14:textId="62C69E6C" w:rsidR="00316805" w:rsidRPr="00F94A76" w:rsidRDefault="00316805" w:rsidP="003662DB">
            <w:pPr>
              <w:rPr>
                <w:rFonts w:asciiTheme="minorHAnsi" w:hAnsiTheme="minorHAnsi" w:hint="eastAsia"/>
                <w:lang w:eastAsia="en-GB"/>
              </w:rPr>
            </w:pPr>
            <w:r w:rsidRPr="0041138D">
              <w:rPr>
                <w:rFonts w:asciiTheme="minorHAnsi" w:hAnsiTheme="minorHAnsi"/>
                <w:szCs w:val="20"/>
              </w:rPr>
              <w:t>Every design should document reuse assessment.</w:t>
            </w:r>
          </w:p>
        </w:tc>
        <w:tc>
          <w:tcPr>
            <w:tcW w:w="2055" w:type="dxa"/>
            <w:vAlign w:val="center"/>
          </w:tcPr>
          <w:p w14:paraId="03662210" w14:textId="78B893A3"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SIF_Sec131">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59937230" w14:textId="77777777" w:rsidTr="00316805">
        <w:tc>
          <w:tcPr>
            <w:tcW w:w="1593" w:type="dxa"/>
            <w:vAlign w:val="center"/>
          </w:tcPr>
          <w:p w14:paraId="5C04BE76"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Business capability alignment (Application)</w:t>
            </w:r>
          </w:p>
          <w:p w14:paraId="702BB651" w14:textId="55CFFBAC"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57FE2EAC" w14:textId="02B5E1AB"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Services should expose meaningful business capabilities, not raw system internals.</w:t>
            </w:r>
          </w:p>
        </w:tc>
        <w:tc>
          <w:tcPr>
            <w:tcW w:w="2623" w:type="dxa"/>
            <w:vAlign w:val="center"/>
          </w:tcPr>
          <w:p w14:paraId="4D515007" w14:textId="169F0210" w:rsidR="00316805" w:rsidRPr="00F94A76" w:rsidRDefault="00316805" w:rsidP="003662DB">
            <w:pPr>
              <w:rPr>
                <w:rFonts w:asciiTheme="minorHAnsi" w:hAnsiTheme="minorHAnsi" w:hint="eastAsia"/>
                <w:lang w:eastAsia="en-GB"/>
              </w:rPr>
            </w:pPr>
            <w:r w:rsidRPr="0041138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6D1EE858"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w:t>
            </w:r>
          </w:p>
        </w:tc>
      </w:tr>
      <w:tr w:rsidR="00316805" w:rsidRPr="009527A4" w14:paraId="64C8AB44" w14:textId="77777777" w:rsidTr="00316805">
        <w:tc>
          <w:tcPr>
            <w:tcW w:w="1593" w:type="dxa"/>
            <w:vAlign w:val="center"/>
          </w:tcPr>
          <w:p w14:paraId="55C46237"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APIM as API publishing and ingress control (Integration, Security)</w:t>
            </w:r>
          </w:p>
          <w:p w14:paraId="31838B9F" w14:textId="77777777" w:rsidR="00316805" w:rsidRDefault="00316805" w:rsidP="003662DB">
            <w:hyperlink w:anchor="EntArchPrin" w:history="1">
              <w:r w:rsidR="006E151E">
                <w:rPr>
                  <w:rFonts w:asciiTheme="minorHAnsi" w:hAnsiTheme="minorHAnsi"/>
                  <w:i/>
                  <w:szCs w:val="20"/>
                  <w:u w:val="single"/>
                </w:rPr>
                <w:t>Ref 1</w:t>
              </w:r>
            </w:hyperlink>
          </w:p>
          <w:p w14:paraId="1E9011B4" w14:textId="77777777" w:rsidR="006E151E" w:rsidRPr="006E151E" w:rsidRDefault="006E151E" w:rsidP="006E151E">
            <w:pPr>
              <w:spacing w:before="40" w:after="40"/>
              <w:rPr>
                <w:rFonts w:asciiTheme="minorHAnsi" w:hAnsiTheme="minorHAnsi"/>
                <w:i/>
                <w:szCs w:val="20"/>
              </w:rPr>
            </w:pPr>
            <w:hyperlink w:anchor="SIFREQ" w:history="1">
              <w:r w:rsidRPr="006E151E">
                <w:rPr>
                  <w:rStyle w:val="Hyperlink"/>
                  <w:rFonts w:asciiTheme="minorHAnsi" w:hAnsiTheme="minorHAnsi"/>
                  <w:i/>
                  <w:szCs w:val="20"/>
                </w:rPr>
                <w:t>Ref 8</w:t>
              </w:r>
            </w:hyperlink>
          </w:p>
          <w:p w14:paraId="08908278" w14:textId="2D999D45" w:rsidR="006E151E" w:rsidRPr="0014028C" w:rsidRDefault="006E151E" w:rsidP="003662DB">
            <w:pPr>
              <w:rPr>
                <w:rFonts w:asciiTheme="minorHAnsi" w:hAnsiTheme="minorHAnsi" w:hint="eastAsia"/>
                <w:u w:val="single"/>
                <w:lang w:eastAsia="en-GB"/>
              </w:rPr>
            </w:pPr>
          </w:p>
        </w:tc>
        <w:tc>
          <w:tcPr>
            <w:tcW w:w="2655" w:type="dxa"/>
            <w:vAlign w:val="center"/>
          </w:tcPr>
          <w:p w14:paraId="2AE9DFB4" w14:textId="335EFCD5" w:rsidR="00316805" w:rsidRPr="00F94A76" w:rsidRDefault="00316805" w:rsidP="003662DB">
            <w:pPr>
              <w:rPr>
                <w:rFonts w:asciiTheme="minorHAnsi" w:hAnsiTheme="minorHAnsi" w:hint="eastAsia"/>
                <w:lang w:eastAsia="en-GB"/>
              </w:rPr>
            </w:pPr>
            <w:r w:rsidRPr="0041138D">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6937D960" w14:textId="5E163FE8" w:rsidR="00316805" w:rsidRPr="00F94A76" w:rsidRDefault="00316805" w:rsidP="003662DB">
            <w:pPr>
              <w:rPr>
                <w:rFonts w:asciiTheme="minorHAnsi" w:hAnsiTheme="minorHAnsi" w:hint="eastAsia"/>
                <w:lang w:eastAsia="en-GB"/>
              </w:rPr>
            </w:pPr>
            <w:r w:rsidRPr="0041138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169EA0E5"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0EBA99F6" w14:textId="77777777" w:rsidTr="00316805">
        <w:tc>
          <w:tcPr>
            <w:tcW w:w="1593" w:type="dxa"/>
            <w:vAlign w:val="center"/>
          </w:tcPr>
          <w:p w14:paraId="27B1326F"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Third-party API egress is governed by reuse and risk (Integration, Security)</w:t>
            </w:r>
          </w:p>
          <w:p w14:paraId="53E88B6A" w14:textId="4A8A360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405D131C" w14:textId="6CBFF1D0" w:rsidR="00316805" w:rsidRPr="0014028C" w:rsidRDefault="006E151E" w:rsidP="003662DB">
            <w:pPr>
              <w:spacing w:before="40" w:after="40"/>
              <w:rPr>
                <w:szCs w:val="20"/>
                <w:u w:val="single"/>
              </w:rPr>
            </w:pPr>
            <w:r w:rsidRPr="0014028C">
              <w:rPr>
                <w:szCs w:val="20"/>
                <w:u w:val="single"/>
              </w:rPr>
              <w:t xml:space="preserve"> </w:t>
            </w:r>
          </w:p>
        </w:tc>
        <w:tc>
          <w:tcPr>
            <w:tcW w:w="2655" w:type="dxa"/>
            <w:vAlign w:val="center"/>
          </w:tcPr>
          <w:p w14:paraId="4DB2F5B5" w14:textId="7D505AE1" w:rsidR="00316805" w:rsidRPr="0041138D" w:rsidRDefault="00316805" w:rsidP="003662DB">
            <w:pPr>
              <w:rPr>
                <w:szCs w:val="20"/>
              </w:rPr>
            </w:pPr>
            <w:r w:rsidRPr="0041138D">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6589071B" w14:textId="0EBB7209" w:rsidR="00316805" w:rsidRPr="0041138D" w:rsidRDefault="00316805" w:rsidP="003662DB">
            <w:pPr>
              <w:rPr>
                <w:szCs w:val="20"/>
              </w:rPr>
            </w:pPr>
            <w:r w:rsidRPr="0041138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48128655" w:rsidR="00316805" w:rsidRPr="0041138D" w:rsidRDefault="00316805" w:rsidP="003662DB">
            <w:pPr>
              <w:rPr>
                <w:szCs w:val="20"/>
              </w:rPr>
            </w:pPr>
            <w:hyperlink w:anchor="SIF_Sec8">
              <w:hyperlink w:anchor="_8._Enterprise_Pattern">
                <w:r w:rsidRPr="0041138D">
                  <w:rPr>
                    <w:rStyle w:val="Hyperlink"/>
                    <w:rFonts w:asciiTheme="minorHAnsi" w:hAnsiTheme="minorHAnsi"/>
                    <w:szCs w:val="20"/>
                  </w:rPr>
                  <w:t>Catalogue (8)</w:t>
                </w:r>
              </w:hyperlink>
              <w:r w:rsidRPr="0041138D">
                <w:rPr>
                  <w:rStyle w:val="Hyperlink"/>
                  <w:rFonts w:asciiTheme="minorHAnsi" w:hAnsiTheme="minorHAnsi"/>
                  <w:szCs w:val="20"/>
                </w:rPr>
                <w:t>)</w:t>
              </w:r>
            </w:hyperlink>
            <w:r w:rsidRPr="0041138D">
              <w:rPr>
                <w:rFonts w:asciiTheme="minorHAnsi" w:hAnsiTheme="minorHAnsi"/>
                <w:szCs w:val="20"/>
              </w:rPr>
              <w:t xml:space="preserve">, </w:t>
            </w:r>
            <w:hyperlink w:anchor="_13._Exception_Process">
              <w:r w:rsidRPr="0041138D">
                <w:rPr>
                  <w:rStyle w:val="Hyperlink"/>
                  <w:rFonts w:asciiTheme="minorHAnsi" w:hAnsiTheme="minorHAnsi"/>
                  <w:szCs w:val="20"/>
                </w:rPr>
                <w:t>Exception and TDA (1</w:t>
              </w:r>
              <w:r>
                <w:rPr>
                  <w:rStyle w:val="Hyperlink"/>
                  <w:szCs w:val="20"/>
                </w:rPr>
                <w:t>3</w:t>
              </w:r>
              <w:r w:rsidRPr="0041138D">
                <w:rPr>
                  <w:rStyle w:val="Hyperlink"/>
                  <w:rFonts w:asciiTheme="minorHAnsi" w:hAnsiTheme="minorHAnsi"/>
                  <w:szCs w:val="20"/>
                </w:rPr>
                <w:t>)</w:t>
              </w:r>
            </w:hyperlink>
          </w:p>
        </w:tc>
      </w:tr>
      <w:tr w:rsidR="00316805" w:rsidRPr="009527A4" w14:paraId="28AEDAD3" w14:textId="77777777" w:rsidTr="00316805">
        <w:tc>
          <w:tcPr>
            <w:tcW w:w="1593" w:type="dxa"/>
            <w:vAlign w:val="center"/>
          </w:tcPr>
          <w:p w14:paraId="570D9D7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Asynchronous-first where resilience matters (Integration, Resilience)</w:t>
            </w:r>
          </w:p>
          <w:p w14:paraId="2D90845F" w14:textId="0AD48165"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1C32F107" w14:textId="7C9476D3" w:rsidR="00316805" w:rsidRPr="0041138D" w:rsidRDefault="00316805" w:rsidP="003662DB">
            <w:pPr>
              <w:rPr>
                <w:szCs w:val="20"/>
              </w:rPr>
            </w:pPr>
            <w:r w:rsidRPr="0041138D">
              <w:rPr>
                <w:rFonts w:asciiTheme="minorHAnsi" w:hAnsiTheme="minorHAnsi"/>
                <w:szCs w:val="20"/>
              </w:rPr>
              <w:t>When availability, retry, load levelling, or latency tolerance is important, prefer messaging/events.</w:t>
            </w:r>
          </w:p>
        </w:tc>
        <w:tc>
          <w:tcPr>
            <w:tcW w:w="2623" w:type="dxa"/>
            <w:vAlign w:val="center"/>
          </w:tcPr>
          <w:p w14:paraId="69555C14" w14:textId="669F7CC7" w:rsidR="00316805" w:rsidRPr="0041138D" w:rsidRDefault="00316805" w:rsidP="003662DB">
            <w:pPr>
              <w:rPr>
                <w:szCs w:val="20"/>
              </w:rPr>
            </w:pPr>
            <w:r w:rsidRPr="0041138D">
              <w:rPr>
                <w:rFonts w:asciiTheme="minorHAnsi" w:hAnsiTheme="minorHAnsi"/>
                <w:szCs w:val="20"/>
              </w:rPr>
              <w:t>Use Service Bus queues/topics for reliable enterprise messaging.</w:t>
            </w:r>
          </w:p>
        </w:tc>
        <w:tc>
          <w:tcPr>
            <w:tcW w:w="2055" w:type="dxa"/>
            <w:vAlign w:val="center"/>
          </w:tcPr>
          <w:p w14:paraId="0ABA507F" w14:textId="0F82CF83" w:rsidR="00316805" w:rsidRPr="0041138D" w:rsidRDefault="00316805" w:rsidP="003662DB">
            <w:pPr>
              <w:rPr>
                <w:szCs w:val="20"/>
              </w:rPr>
            </w:pP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p>
        </w:tc>
      </w:tr>
      <w:tr w:rsidR="00316805" w:rsidRPr="009527A4" w14:paraId="271DA1AF" w14:textId="77777777" w:rsidTr="00316805">
        <w:tc>
          <w:tcPr>
            <w:tcW w:w="1593" w:type="dxa"/>
            <w:vAlign w:val="center"/>
          </w:tcPr>
          <w:p w14:paraId="3E56EF4B" w14:textId="26F97C8B" w:rsidR="00316805" w:rsidRPr="0014028C" w:rsidRDefault="00316805" w:rsidP="003662DB">
            <w:pPr>
              <w:spacing w:before="40" w:after="40"/>
              <w:rPr>
                <w:szCs w:val="20"/>
                <w:u w:val="single"/>
              </w:rPr>
            </w:pPr>
            <w:r w:rsidRPr="0041138D">
              <w:rPr>
                <w:rFonts w:asciiTheme="minorHAnsi" w:hAnsiTheme="minorHAnsi"/>
                <w:szCs w:val="20"/>
              </w:rPr>
              <w:t>Orchestration usage is explicit (Integration)</w:t>
            </w:r>
            <w:r w:rsidRPr="0041138D">
              <w:rPr>
                <w:rFonts w:asciiTheme="minorHAnsi" w:hAnsiTheme="minorHAnsi"/>
                <w:i/>
                <w:szCs w:val="20"/>
              </w:rPr>
              <w:t xml:space="preserve"> </w:t>
            </w:r>
            <w:hyperlink w:anchor="EntArchPrin" w:history="1">
              <w:r w:rsidR="006E151E" w:rsidRPr="006E151E">
                <w:rPr>
                  <w:rStyle w:val="Hyperlink"/>
                  <w:rFonts w:asciiTheme="minorHAnsi" w:hAnsiTheme="minorHAnsi"/>
                  <w:i/>
                  <w:szCs w:val="20"/>
                </w:rPr>
                <w:t>Ref 1</w:t>
              </w:r>
            </w:hyperlink>
          </w:p>
        </w:tc>
        <w:tc>
          <w:tcPr>
            <w:tcW w:w="2655" w:type="dxa"/>
            <w:vAlign w:val="center"/>
          </w:tcPr>
          <w:p w14:paraId="2826D3C2" w14:textId="7E08D70A" w:rsidR="00316805" w:rsidRPr="00D76F54" w:rsidRDefault="00316805" w:rsidP="003662DB">
            <w:pPr>
              <w:rPr>
                <w:rFonts w:asciiTheme="minorHAnsi" w:hAnsiTheme="minorHAnsi" w:hint="eastAsia"/>
                <w:szCs w:val="20"/>
              </w:rPr>
            </w:pPr>
            <w:r w:rsidRPr="00D76F54">
              <w:rPr>
                <w:rFonts w:asciiTheme="minorHAnsi" w:hAnsiTheme="minorHAnsi"/>
                <w:szCs w:val="20"/>
              </w:rPr>
              <w:t xml:space="preserve">Cross-system business process </w:t>
            </w:r>
            <w:r w:rsidR="00F91956" w:rsidRPr="00D76F54">
              <w:rPr>
                <w:rFonts w:asciiTheme="minorHAnsi" w:hAnsiTheme="minorHAnsi"/>
                <w:szCs w:val="20"/>
              </w:rPr>
              <w:t xml:space="preserve">must have </w:t>
            </w:r>
            <w:r w:rsidR="00B53469" w:rsidRPr="00D76F54">
              <w:rPr>
                <w:rFonts w:asciiTheme="minorHAnsi" w:hAnsiTheme="minorHAnsi"/>
                <w:szCs w:val="20"/>
              </w:rPr>
              <w:t>explicit</w:t>
            </w:r>
            <w:r w:rsidR="0089025A" w:rsidRPr="00D76F54">
              <w:rPr>
                <w:rFonts w:asciiTheme="minorHAnsi" w:hAnsiTheme="minorHAnsi"/>
                <w:szCs w:val="20"/>
              </w:rPr>
              <w:t xml:space="preserve"> ownershi</w:t>
            </w:r>
            <w:r w:rsidR="00A40F5A" w:rsidRPr="00D76F54">
              <w:rPr>
                <w:rFonts w:asciiTheme="minorHAnsi" w:hAnsiTheme="minorHAnsi"/>
                <w:szCs w:val="20"/>
              </w:rPr>
              <w:t>p</w:t>
            </w:r>
            <w:r w:rsidR="0089025A" w:rsidRPr="00D76F54">
              <w:rPr>
                <w:rFonts w:asciiTheme="minorHAnsi" w:hAnsiTheme="minorHAnsi"/>
                <w:szCs w:val="20"/>
              </w:rPr>
              <w:t xml:space="preserve"> </w:t>
            </w:r>
            <w:r w:rsidR="00E33844" w:rsidRPr="00D76F54">
              <w:rPr>
                <w:rFonts w:asciiTheme="minorHAnsi" w:hAnsiTheme="minorHAnsi"/>
                <w:szCs w:val="20"/>
              </w:rPr>
              <w:t xml:space="preserve">and coordination </w:t>
            </w:r>
            <w:r w:rsidR="00DE41AC" w:rsidRPr="00D76F54">
              <w:rPr>
                <w:rFonts w:asciiTheme="minorHAnsi" w:hAnsiTheme="minorHAnsi"/>
                <w:szCs w:val="20"/>
              </w:rPr>
              <w:t>within</w:t>
            </w:r>
            <w:r w:rsidR="009F3A47" w:rsidRPr="00D76F54">
              <w:rPr>
                <w:rFonts w:asciiTheme="minorHAnsi" w:hAnsiTheme="minorHAnsi"/>
                <w:szCs w:val="20"/>
              </w:rPr>
              <w:t xml:space="preserve"> integration </w:t>
            </w:r>
            <w:r w:rsidRPr="00D76F54">
              <w:rPr>
                <w:rFonts w:asciiTheme="minorHAnsi" w:hAnsiTheme="minorHAnsi"/>
                <w:szCs w:val="20"/>
              </w:rPr>
              <w:t>platform</w:t>
            </w:r>
            <w:r w:rsidR="008122EB" w:rsidRPr="00D76F54">
              <w:rPr>
                <w:rFonts w:asciiTheme="minorHAnsi" w:hAnsiTheme="minorHAnsi"/>
                <w:szCs w:val="20"/>
              </w:rPr>
              <w:t xml:space="preserve"> rather </w:t>
            </w:r>
            <w:r w:rsidR="006435CA" w:rsidRPr="00D76F54">
              <w:rPr>
                <w:rFonts w:asciiTheme="minorHAnsi" w:hAnsiTheme="minorHAnsi"/>
                <w:szCs w:val="20"/>
              </w:rPr>
              <w:t xml:space="preserve">being embedded </w:t>
            </w:r>
            <w:r w:rsidR="004409C1" w:rsidRPr="00D76F54">
              <w:rPr>
                <w:rFonts w:asciiTheme="minorHAnsi" w:hAnsiTheme="minorHAnsi"/>
                <w:szCs w:val="20"/>
              </w:rPr>
              <w:t xml:space="preserve">in </w:t>
            </w:r>
            <w:r w:rsidRPr="00D76F54">
              <w:rPr>
                <w:rFonts w:asciiTheme="minorHAnsi" w:hAnsiTheme="minorHAnsi"/>
                <w:szCs w:val="20"/>
              </w:rPr>
              <w:t>consuming applications</w:t>
            </w:r>
            <w:r w:rsidR="00BE0201" w:rsidRPr="00D76F54">
              <w:rPr>
                <w:rFonts w:asciiTheme="minorHAnsi" w:hAnsiTheme="minorHAnsi"/>
                <w:szCs w:val="20"/>
              </w:rPr>
              <w:t>, scrip</w:t>
            </w:r>
            <w:r w:rsidR="000D0A4E" w:rsidRPr="00D76F54">
              <w:rPr>
                <w:rFonts w:asciiTheme="minorHAnsi" w:hAnsiTheme="minorHAnsi"/>
                <w:szCs w:val="20"/>
              </w:rPr>
              <w:t>ts</w:t>
            </w:r>
            <w:r w:rsidR="003A1840" w:rsidRPr="00D76F54">
              <w:rPr>
                <w:rFonts w:asciiTheme="minorHAnsi" w:hAnsiTheme="minorHAnsi"/>
                <w:szCs w:val="20"/>
              </w:rPr>
              <w:t xml:space="preserve"> or custom code.</w:t>
            </w:r>
          </w:p>
        </w:tc>
        <w:tc>
          <w:tcPr>
            <w:tcW w:w="2623" w:type="dxa"/>
            <w:vAlign w:val="center"/>
          </w:tcPr>
          <w:p w14:paraId="634CF2E0" w14:textId="77777777" w:rsidR="009B0E7A" w:rsidRPr="00D76F54" w:rsidRDefault="009B0E7A" w:rsidP="009B0E7A">
            <w:pPr>
              <w:rPr>
                <w:rFonts w:asciiTheme="minorHAnsi" w:hAnsiTheme="minorHAnsi" w:hint="eastAsia"/>
                <w:szCs w:val="20"/>
                <w:lang w:val="en-IN"/>
              </w:rPr>
            </w:pPr>
            <w:r w:rsidRPr="00D76F54">
              <w:rPr>
                <w:rFonts w:asciiTheme="minorHAnsi" w:hAnsiTheme="minorHAnsi"/>
                <w:szCs w:val="20"/>
                <w:lang w:val="en-IN"/>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74968633" w14:textId="2D75B992" w:rsidR="00316805" w:rsidRPr="0041138D" w:rsidRDefault="00316805" w:rsidP="003662DB">
            <w:pPr>
              <w:rPr>
                <w:szCs w:val="20"/>
              </w:rPr>
            </w:pPr>
          </w:p>
        </w:tc>
        <w:tc>
          <w:tcPr>
            <w:tcW w:w="2055" w:type="dxa"/>
            <w:vAlign w:val="center"/>
          </w:tcPr>
          <w:p w14:paraId="4DA752BB" w14:textId="7BEF4F69"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r w:rsidRPr="0041138D">
              <w:rPr>
                <w:rStyle w:val="Hyperlink"/>
                <w:rFonts w:asciiTheme="minorHAnsi" w:hAnsiTheme="minorHAnsi"/>
                <w:szCs w:val="20"/>
              </w:rPr>
              <w:t>Anti-Patterns (</w:t>
            </w:r>
            <w:r>
              <w:rPr>
                <w:rStyle w:val="Hyperlink"/>
                <w:szCs w:val="20"/>
              </w:rPr>
              <w:t>8.9)</w:t>
            </w:r>
          </w:p>
        </w:tc>
      </w:tr>
      <w:tr w:rsidR="00316805" w:rsidRPr="009527A4" w14:paraId="2619459F" w14:textId="77777777" w:rsidTr="00316805">
        <w:tc>
          <w:tcPr>
            <w:tcW w:w="1593" w:type="dxa"/>
            <w:vAlign w:val="center"/>
          </w:tcPr>
          <w:p w14:paraId="3290B310"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Implementation logic is separated (Integration)</w:t>
            </w:r>
          </w:p>
          <w:p w14:paraId="74323F88" w14:textId="388D2C3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6127A296" w14:textId="4C2BABA6" w:rsidR="00316805" w:rsidRPr="0014028C" w:rsidRDefault="00316805" w:rsidP="003662DB">
            <w:pPr>
              <w:spacing w:before="40" w:after="40"/>
              <w:rPr>
                <w:szCs w:val="20"/>
                <w:u w:val="single"/>
              </w:rPr>
            </w:pPr>
          </w:p>
        </w:tc>
        <w:tc>
          <w:tcPr>
            <w:tcW w:w="2655" w:type="dxa"/>
            <w:vAlign w:val="center"/>
          </w:tcPr>
          <w:p w14:paraId="48953812" w14:textId="3CEF0575" w:rsidR="00316805" w:rsidRPr="0041138D" w:rsidRDefault="00316805" w:rsidP="003662DB">
            <w:pPr>
              <w:rPr>
                <w:szCs w:val="20"/>
              </w:rPr>
            </w:pPr>
            <w:r w:rsidRPr="0041138D">
              <w:rPr>
                <w:rFonts w:asciiTheme="minorHAnsi" w:hAnsiTheme="minorHAnsi"/>
                <w:szCs w:val="20"/>
              </w:rPr>
              <w:t>Low-level code should be isolated from orchestration and API policy concerns.</w:t>
            </w:r>
          </w:p>
        </w:tc>
        <w:tc>
          <w:tcPr>
            <w:tcW w:w="2623" w:type="dxa"/>
            <w:vAlign w:val="center"/>
          </w:tcPr>
          <w:p w14:paraId="1F94F3BE" w14:textId="38B13178" w:rsidR="00316805" w:rsidRPr="0041138D" w:rsidRDefault="00316805" w:rsidP="003662DB">
            <w:pPr>
              <w:rPr>
                <w:szCs w:val="20"/>
              </w:rPr>
            </w:pPr>
            <w:r w:rsidRPr="0041138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00C3ABE1"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_14._Anti-Patterns">
              <w:r w:rsidRPr="0041138D">
                <w:rPr>
                  <w:rStyle w:val="Hyperlink"/>
                  <w:rFonts w:asciiTheme="minorHAnsi" w:hAnsiTheme="minorHAnsi"/>
                  <w:szCs w:val="20"/>
                </w:rPr>
                <w:t>Anti-Patterns (</w:t>
              </w:r>
              <w:r>
                <w:rPr>
                  <w:rStyle w:val="Hyperlink"/>
                  <w:szCs w:val="20"/>
                </w:rPr>
                <w:t>8.9</w:t>
              </w:r>
              <w:r w:rsidRPr="0041138D">
                <w:rPr>
                  <w:rStyle w:val="Hyperlink"/>
                  <w:rFonts w:asciiTheme="minorHAnsi" w:hAnsiTheme="minorHAnsi"/>
                  <w:szCs w:val="20"/>
                </w:rPr>
                <w:t>)</w:t>
              </w:r>
            </w:hyperlink>
          </w:p>
        </w:tc>
      </w:tr>
      <w:tr w:rsidR="00316805" w:rsidRPr="009527A4" w14:paraId="5CFB402C" w14:textId="77777777" w:rsidTr="00316805">
        <w:tc>
          <w:tcPr>
            <w:tcW w:w="1593" w:type="dxa"/>
            <w:vAlign w:val="center"/>
          </w:tcPr>
          <w:p w14:paraId="2DD9C5E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Secure by design (Security)</w:t>
            </w:r>
          </w:p>
          <w:p w14:paraId="7062559F" w14:textId="030921EC" w:rsidR="00316805" w:rsidRDefault="006E151E" w:rsidP="003662DB">
            <w:pPr>
              <w:spacing w:before="40" w:after="40"/>
            </w:pPr>
            <w:hyperlink w:anchor="EntArchPrin" w:history="1">
              <w:r>
                <w:rPr>
                  <w:rStyle w:val="Hyperlink"/>
                  <w:rFonts w:asciiTheme="minorHAnsi" w:hAnsiTheme="minorHAnsi"/>
                  <w:i/>
                  <w:szCs w:val="20"/>
                </w:rPr>
                <w:t>Ref 1</w:t>
              </w:r>
            </w:hyperlink>
          </w:p>
          <w:p w14:paraId="3B2BF07F" w14:textId="3D8F6AA8" w:rsidR="00EB3637" w:rsidRPr="0014028C" w:rsidRDefault="00EB3637" w:rsidP="003662DB">
            <w:pPr>
              <w:spacing w:before="40" w:after="40"/>
              <w:rPr>
                <w:szCs w:val="20"/>
                <w:u w:val="single"/>
              </w:rPr>
            </w:pPr>
            <w:hyperlink w:anchor="ArchEngStdCloud" w:history="1">
              <w:r w:rsidR="006E151E">
                <w:rPr>
                  <w:rStyle w:val="Hyperlink"/>
                  <w:rFonts w:asciiTheme="minorHAnsi" w:hAnsiTheme="minorHAnsi"/>
                  <w:i/>
                  <w:szCs w:val="20"/>
                </w:rPr>
                <w:t>Ref 8</w:t>
              </w:r>
            </w:hyperlink>
            <w:r w:rsidRPr="00EB3637">
              <w:rPr>
                <w:rFonts w:asciiTheme="minorHAnsi" w:hAnsiTheme="minorHAnsi"/>
                <w:i/>
                <w:szCs w:val="20"/>
                <w:u w:val="single"/>
              </w:rPr>
              <w:t xml:space="preserve"> </w:t>
            </w:r>
          </w:p>
        </w:tc>
        <w:tc>
          <w:tcPr>
            <w:tcW w:w="2655" w:type="dxa"/>
            <w:vAlign w:val="center"/>
          </w:tcPr>
          <w:p w14:paraId="029D05A9" w14:textId="77777777" w:rsidR="00F56407" w:rsidRPr="00F56407" w:rsidRDefault="00316805" w:rsidP="00F56407">
            <w:pPr>
              <w:rPr>
                <w:szCs w:val="20"/>
              </w:rPr>
            </w:pPr>
            <w:r w:rsidRPr="0041138D">
              <w:rPr>
                <w:rFonts w:asciiTheme="minorHAnsi" w:hAnsiTheme="minorHAnsi"/>
                <w:szCs w:val="20"/>
              </w:rPr>
              <w:t xml:space="preserve">Managed identities for authentication, RBAC, private endpoints where possible, </w:t>
            </w:r>
            <w:r w:rsidR="00F56407" w:rsidRPr="00F56407">
              <w:rPr>
                <w:rFonts w:asciiTheme="minorHAnsi" w:hAnsiTheme="minorHAnsi"/>
                <w:szCs w:val="20"/>
              </w:rPr>
              <w:t>Credentials, secrets, and certificates must be securely managed through an approved enterprise capability, with access monitoring, least-privilege access, and auditability enforced by default</w:t>
            </w:r>
          </w:p>
          <w:p w14:paraId="1FB60431" w14:textId="5CEEE428" w:rsidR="00316805" w:rsidRPr="0041138D" w:rsidRDefault="00316805" w:rsidP="003662DB">
            <w:pPr>
              <w:rPr>
                <w:szCs w:val="20"/>
              </w:rPr>
            </w:pPr>
          </w:p>
        </w:tc>
        <w:tc>
          <w:tcPr>
            <w:tcW w:w="2623" w:type="dxa"/>
            <w:vAlign w:val="center"/>
          </w:tcPr>
          <w:p w14:paraId="24CB8D4A" w14:textId="37278310" w:rsidR="00316805" w:rsidRPr="0041138D" w:rsidRDefault="00316805" w:rsidP="003662DB">
            <w:pPr>
              <w:rPr>
                <w:szCs w:val="20"/>
              </w:rPr>
            </w:pPr>
            <w:r w:rsidRPr="0041138D">
              <w:rPr>
                <w:rFonts w:asciiTheme="minorHAnsi" w:hAnsiTheme="minorHAnsi"/>
                <w:szCs w:val="20"/>
              </w:rPr>
              <w:t>Security patterns should be explicitly included in every design review.</w:t>
            </w:r>
          </w:p>
        </w:tc>
        <w:tc>
          <w:tcPr>
            <w:tcW w:w="2055" w:type="dxa"/>
            <w:vAlign w:val="center"/>
          </w:tcPr>
          <w:p w14:paraId="2FF82048" w14:textId="01DBD7DB"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r w:rsidRPr="0041138D" w:rsidDel="00CD6294">
              <w:rPr>
                <w:rFonts w:asciiTheme="minorHAnsi" w:hAnsiTheme="minorHAnsi"/>
                <w:szCs w:val="20"/>
              </w:rPr>
              <w:t xml:space="preserve"> </w:t>
            </w:r>
          </w:p>
        </w:tc>
      </w:tr>
      <w:tr w:rsidR="00316805" w:rsidRPr="009527A4" w14:paraId="5AF5833E" w14:textId="77777777" w:rsidTr="00316805">
        <w:tc>
          <w:tcPr>
            <w:tcW w:w="1593" w:type="dxa"/>
            <w:vAlign w:val="center"/>
          </w:tcPr>
          <w:p w14:paraId="17B8C9D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Observable by default (Engineering Standards)</w:t>
            </w:r>
          </w:p>
          <w:p w14:paraId="18DB7C8D" w14:textId="7639B944" w:rsidR="00316805" w:rsidRPr="0014028C" w:rsidRDefault="00316805" w:rsidP="003662DB">
            <w:pPr>
              <w:spacing w:before="40" w:after="40"/>
              <w:rPr>
                <w:szCs w:val="20"/>
                <w:u w:val="single"/>
              </w:rPr>
            </w:pPr>
            <w:hyperlink w:anchor="ArchEngStdAIS" w:history="1">
              <w:r w:rsidR="006E151E">
                <w:rPr>
                  <w:rFonts w:asciiTheme="minorHAnsi" w:hAnsiTheme="minorHAnsi"/>
                  <w:i/>
                  <w:szCs w:val="20"/>
                  <w:u w:val="single"/>
                </w:rPr>
                <w:t>Ref 1</w:t>
              </w:r>
            </w:hyperlink>
          </w:p>
        </w:tc>
        <w:tc>
          <w:tcPr>
            <w:tcW w:w="2655" w:type="dxa"/>
            <w:vAlign w:val="center"/>
          </w:tcPr>
          <w:p w14:paraId="3745DF47" w14:textId="16AC26CB" w:rsidR="00316805" w:rsidRPr="0041138D" w:rsidRDefault="00316805" w:rsidP="003662DB">
            <w:pPr>
              <w:rPr>
                <w:szCs w:val="20"/>
              </w:rPr>
            </w:pPr>
            <w:r w:rsidRPr="0041138D">
              <w:rPr>
                <w:rFonts w:asciiTheme="minorHAnsi" w:hAnsiTheme="minorHAnsi"/>
                <w:szCs w:val="20"/>
              </w:rPr>
              <w:t>Every integration must be traceable, monitored, and supportable.</w:t>
            </w:r>
          </w:p>
        </w:tc>
        <w:tc>
          <w:tcPr>
            <w:tcW w:w="2623" w:type="dxa"/>
            <w:vAlign w:val="center"/>
          </w:tcPr>
          <w:p w14:paraId="0E936729" w14:textId="6559038C" w:rsidR="00316805" w:rsidRPr="0041138D" w:rsidRDefault="00316805" w:rsidP="003662DB">
            <w:pPr>
              <w:rPr>
                <w:szCs w:val="20"/>
              </w:rPr>
            </w:pPr>
            <w:r w:rsidRPr="0041138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22EA0ED8"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p>
        </w:tc>
      </w:tr>
      <w:tr w:rsidR="00316805" w:rsidRPr="009527A4" w14:paraId="15339E54" w14:textId="77777777" w:rsidTr="003871B6">
        <w:trPr>
          <w:trHeight w:val="274"/>
        </w:trPr>
        <w:tc>
          <w:tcPr>
            <w:tcW w:w="1593" w:type="dxa"/>
            <w:vAlign w:val="center"/>
          </w:tcPr>
          <w:p w14:paraId="784DA772"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Data platform is not integration technology (Data)</w:t>
            </w:r>
          </w:p>
          <w:p w14:paraId="430530D7" w14:textId="34285C22"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392F853E" w14:textId="4EE919C4" w:rsidR="00316805" w:rsidRPr="0041138D" w:rsidRDefault="00316805" w:rsidP="003662DB">
            <w:pPr>
              <w:rPr>
                <w:szCs w:val="20"/>
              </w:rPr>
            </w:pPr>
            <w:r w:rsidRPr="0041138D">
              <w:rPr>
                <w:rFonts w:asciiTheme="minorHAnsi" w:hAnsiTheme="minorHAnsi"/>
                <w:szCs w:val="20"/>
              </w:rPr>
              <w:t>Snowflake and the data platform should not be used as a substitute for operational integration.</w:t>
            </w:r>
          </w:p>
        </w:tc>
        <w:tc>
          <w:tcPr>
            <w:tcW w:w="2623" w:type="dxa"/>
            <w:vAlign w:val="center"/>
          </w:tcPr>
          <w:p w14:paraId="6F176CE5" w14:textId="5F8E6472" w:rsidR="00316805" w:rsidRPr="0041138D" w:rsidRDefault="00316805" w:rsidP="003662DB">
            <w:pPr>
              <w:rPr>
                <w:szCs w:val="20"/>
              </w:rPr>
            </w:pPr>
            <w:r w:rsidRPr="0041138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74B046FF" w:rsidR="00316805" w:rsidRPr="0041138D" w:rsidRDefault="00316805" w:rsidP="003662DB">
            <w:pPr>
              <w:rPr>
                <w:szCs w:val="20"/>
              </w:rPr>
            </w:pPr>
            <w:hyperlink w:anchor="_10._Data_Platform">
              <w:r w:rsidRPr="0041138D">
                <w:rPr>
                  <w:rStyle w:val="Hyperlink"/>
                  <w:rFonts w:asciiTheme="minorHAnsi" w:hAnsiTheme="minorHAnsi"/>
                  <w:szCs w:val="20"/>
                </w:rPr>
                <w:t>Data Platform (</w:t>
              </w:r>
              <w:r>
                <w:rPr>
                  <w:rStyle w:val="Hyperlink"/>
                  <w:szCs w:val="20"/>
                </w:rPr>
                <w:t>9</w:t>
              </w:r>
              <w:r w:rsidRPr="0041138D">
                <w:rPr>
                  <w:rStyle w:val="Hyperlink"/>
                  <w:rFonts w:asciiTheme="minorHAnsi" w:hAnsiTheme="minorHAnsi"/>
                  <w:szCs w:val="20"/>
                </w:rPr>
                <w:t>)</w:t>
              </w:r>
            </w:hyperlink>
          </w:p>
        </w:tc>
      </w:tr>
    </w:tbl>
    <w:p w14:paraId="3C85FFD4" w14:textId="6E521102" w:rsidR="0041138D" w:rsidRDefault="0041138D" w:rsidP="006F79A8">
      <w:pPr>
        <w:pStyle w:val="Heading1"/>
        <w:ind w:left="431" w:hanging="431"/>
      </w:pPr>
      <w:bookmarkStart w:id="85" w:name="_5._Reference_Architecture"/>
      <w:bookmarkStart w:id="86" w:name="_Reference_Architecture"/>
      <w:bookmarkStart w:id="87" w:name="_Toc239852284"/>
      <w:bookmarkStart w:id="88" w:name="_Toc239980591"/>
      <w:bookmarkStart w:id="89" w:name="_Toc240366832"/>
      <w:bookmarkEnd w:id="85"/>
      <w:bookmarkEnd w:id="86"/>
      <w:r w:rsidRPr="006F79A8">
        <w:t>Reference Architecture</w:t>
      </w:r>
      <w:bookmarkEnd w:id="87"/>
      <w:bookmarkEnd w:id="88"/>
      <w:bookmarkEnd w:id="89"/>
    </w:p>
    <w:p w14:paraId="742F25DC" w14:textId="77777777" w:rsidR="006F79A8" w:rsidRPr="006F79A8" w:rsidRDefault="006F79A8" w:rsidP="006F79A8"/>
    <w:p w14:paraId="7BB44E11" w14:textId="57A937AA" w:rsidR="0041138D" w:rsidRDefault="0041138D" w:rsidP="0041138D">
      <w:pPr>
        <w:pStyle w:val="Heading2"/>
      </w:pPr>
      <w:bookmarkStart w:id="90" w:name="_Toc239852285"/>
      <w:bookmarkStart w:id="91" w:name="_Toc239980592"/>
      <w:bookmarkStart w:id="92" w:name="_Toc240366833"/>
      <w:r w:rsidRPr="006F79A8">
        <w:t>Conceptual Reference Architecture</w:t>
      </w:r>
      <w:bookmarkEnd w:id="90"/>
      <w:bookmarkEnd w:id="91"/>
      <w:bookmarkEnd w:id="92"/>
    </w:p>
    <w:p w14:paraId="711794B7" w14:textId="77777777" w:rsidR="006F79A8" w:rsidRPr="006F79A8" w:rsidRDefault="006F79A8" w:rsidP="006F79A8">
      <w:pPr>
        <w:rPr>
          <w:lang w:val="en-US"/>
        </w:rPr>
      </w:pPr>
    </w:p>
    <w:p w14:paraId="4F23CB26" w14:textId="52693F47" w:rsidR="0041138D" w:rsidRPr="0041138D" w:rsidRDefault="0041138D" w:rsidP="0041138D">
      <w:pPr>
        <w:spacing w:after="120"/>
        <w:rPr>
          <w:szCs w:val="20"/>
        </w:rPr>
      </w:pPr>
      <w:r w:rsidRPr="0041138D">
        <w:rPr>
          <w:szCs w:val="20"/>
        </w:rPr>
        <w:t xml:space="preserve">At the conceptual level the </w:t>
      </w:r>
      <w:r w:rsidR="00A624E6">
        <w:rPr>
          <w:szCs w:val="20"/>
        </w:rPr>
        <w:t>Systems Integration Framework</w:t>
      </w:r>
      <w:r w:rsidRPr="0041138D" w:rsidDel="00A22181">
        <w:rPr>
          <w:szCs w:val="20"/>
        </w:rPr>
        <w:t xml:space="preserve"> </w:t>
      </w:r>
      <w:r w:rsidRPr="0041138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41138D" w:rsidRDefault="0041138D" w:rsidP="0041138D">
      <w:pPr>
        <w:spacing w:after="120"/>
        <w:rPr>
          <w:szCs w:val="20"/>
        </w:rPr>
      </w:pPr>
    </w:p>
    <w:p w14:paraId="3ED91E15" w14:textId="61248354" w:rsidR="00C64372" w:rsidRDefault="00D62245" w:rsidP="0041138D">
      <w:pPr>
        <w:spacing w:after="120"/>
        <w:rPr>
          <w:szCs w:val="20"/>
        </w:rPr>
      </w:pPr>
      <w:r w:rsidRPr="0041138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282pt" o:ole="">
            <v:imagedata r:id="rId17" o:title=""/>
          </v:shape>
          <o:OLEObject Type="Embed" ProgID="Visio.Drawing.15" ShapeID="_x0000_i1025" DrawAspect="Content" ObjectID="_1850959697" r:id="rId18"/>
        </w:object>
      </w:r>
    </w:p>
    <w:p w14:paraId="33F4E1BA" w14:textId="77777777" w:rsidR="00D62245" w:rsidRDefault="00D62245" w:rsidP="0041138D">
      <w:pPr>
        <w:spacing w:after="120"/>
        <w:rPr>
          <w:szCs w:val="20"/>
        </w:rPr>
      </w:pPr>
    </w:p>
    <w:p w14:paraId="1E491C8D" w14:textId="77777777" w:rsidR="00A90963" w:rsidRDefault="00A90963" w:rsidP="0041138D">
      <w:pPr>
        <w:spacing w:after="120"/>
        <w:rPr>
          <w:szCs w:val="20"/>
        </w:rPr>
      </w:pPr>
    </w:p>
    <w:p w14:paraId="23D3E3FB" w14:textId="77777777" w:rsidR="00A90963" w:rsidRDefault="00A90963" w:rsidP="0041138D">
      <w:pPr>
        <w:spacing w:after="120"/>
        <w:rPr>
          <w:szCs w:val="20"/>
        </w:rPr>
      </w:pPr>
    </w:p>
    <w:p w14:paraId="6B0EA520" w14:textId="77777777" w:rsidR="00A90963" w:rsidRDefault="00A90963" w:rsidP="0041138D">
      <w:pPr>
        <w:spacing w:after="120"/>
        <w:rPr>
          <w:szCs w:val="20"/>
        </w:rPr>
      </w:pPr>
    </w:p>
    <w:p w14:paraId="45E0F92C" w14:textId="77777777" w:rsidR="00A90963" w:rsidRDefault="00A90963" w:rsidP="0041138D">
      <w:pPr>
        <w:spacing w:after="120"/>
        <w:rPr>
          <w:szCs w:val="20"/>
        </w:rPr>
      </w:pPr>
    </w:p>
    <w:p w14:paraId="7C9A9A2F" w14:textId="77777777" w:rsidR="00A90963" w:rsidRDefault="00A90963" w:rsidP="0041138D">
      <w:pPr>
        <w:spacing w:after="120"/>
        <w:rPr>
          <w:szCs w:val="20"/>
        </w:rPr>
      </w:pPr>
    </w:p>
    <w:p w14:paraId="50349291" w14:textId="77777777" w:rsidR="00A90963" w:rsidRDefault="00A90963" w:rsidP="0041138D">
      <w:pPr>
        <w:spacing w:after="120"/>
        <w:rPr>
          <w:szCs w:val="20"/>
        </w:rPr>
      </w:pPr>
    </w:p>
    <w:p w14:paraId="254A7A9C" w14:textId="77777777" w:rsidR="00A90963" w:rsidRDefault="00A90963" w:rsidP="0041138D">
      <w:pPr>
        <w:spacing w:after="120"/>
        <w:rPr>
          <w:szCs w:val="20"/>
        </w:rPr>
      </w:pPr>
    </w:p>
    <w:p w14:paraId="4E126C05" w14:textId="77777777" w:rsidR="00A90963" w:rsidRDefault="00A90963" w:rsidP="0041138D">
      <w:pPr>
        <w:spacing w:after="120"/>
        <w:rPr>
          <w:szCs w:val="20"/>
        </w:rPr>
      </w:pPr>
    </w:p>
    <w:p w14:paraId="450A7E84" w14:textId="77777777" w:rsidR="00A90963" w:rsidRDefault="00A90963" w:rsidP="0041138D">
      <w:pPr>
        <w:spacing w:after="120"/>
        <w:rPr>
          <w:szCs w:val="20"/>
        </w:rPr>
      </w:pPr>
    </w:p>
    <w:p w14:paraId="7025806E" w14:textId="77777777" w:rsidR="00A90963" w:rsidRDefault="00A90963" w:rsidP="0041138D">
      <w:pPr>
        <w:spacing w:after="120"/>
        <w:rPr>
          <w:szCs w:val="20"/>
        </w:rPr>
      </w:pPr>
    </w:p>
    <w:p w14:paraId="5951397F" w14:textId="77777777" w:rsidR="00A90963" w:rsidRDefault="00A90963" w:rsidP="0041138D">
      <w:pPr>
        <w:spacing w:after="120"/>
        <w:rPr>
          <w:szCs w:val="20"/>
        </w:rPr>
      </w:pPr>
    </w:p>
    <w:p w14:paraId="4AD16407" w14:textId="77777777" w:rsidR="00A90963" w:rsidRDefault="00A90963" w:rsidP="0041138D">
      <w:pPr>
        <w:spacing w:after="120"/>
        <w:rPr>
          <w:szCs w:val="20"/>
        </w:rPr>
      </w:pPr>
    </w:p>
    <w:p w14:paraId="6119C14B" w14:textId="77777777" w:rsidR="00A90963" w:rsidRDefault="00A90963" w:rsidP="0041138D">
      <w:pPr>
        <w:spacing w:after="120"/>
        <w:rPr>
          <w:szCs w:val="20"/>
        </w:rPr>
      </w:pPr>
    </w:p>
    <w:p w14:paraId="0D9216E1" w14:textId="77777777" w:rsidR="00A90963" w:rsidRDefault="00A90963" w:rsidP="0041138D">
      <w:pPr>
        <w:spacing w:after="120"/>
        <w:rPr>
          <w:szCs w:val="20"/>
        </w:rPr>
      </w:pPr>
    </w:p>
    <w:p w14:paraId="33AFCF5C" w14:textId="25EAD7E0" w:rsidR="00C64372" w:rsidRPr="00C64372" w:rsidRDefault="0041138D">
      <w:pPr>
        <w:pStyle w:val="Heading2"/>
      </w:pPr>
      <w:bookmarkStart w:id="93" w:name="_Toc239852286"/>
      <w:bookmarkStart w:id="94" w:name="_Toc239980593"/>
      <w:bookmarkStart w:id="95" w:name="_Toc240366834"/>
      <w:r w:rsidRPr="006F79A8">
        <w:t>Logical Layered Reference Architecture</w:t>
      </w:r>
      <w:bookmarkEnd w:id="93"/>
      <w:bookmarkEnd w:id="94"/>
      <w:bookmarkEnd w:id="95"/>
    </w:p>
    <w:p w14:paraId="5DABECBC" w14:textId="77777777" w:rsidR="00A90963" w:rsidRPr="00A90963" w:rsidRDefault="00A90963" w:rsidP="00A90963"/>
    <w:p w14:paraId="58C2ED10" w14:textId="6C1EA4FE" w:rsidR="00C64372" w:rsidRDefault="0041138D" w:rsidP="003871B6">
      <w:pPr>
        <w:spacing w:after="120"/>
        <w:rPr>
          <w:szCs w:val="20"/>
        </w:rPr>
      </w:pPr>
      <w:r w:rsidRPr="0041138D">
        <w:rPr>
          <w:szCs w:val="20"/>
        </w:rPr>
        <w:t>The logical view resolves the conceptual layer into five bands. The diagram should be read from the consumer at the top to the systems and data platform at the base.</w:t>
      </w:r>
      <w:r w:rsidRPr="0041138D">
        <w:rPr>
          <w:szCs w:val="20"/>
        </w:rPr>
        <w:br/>
      </w:r>
      <w:r w:rsidR="00880F27">
        <w:rPr>
          <w:noProof/>
          <w:szCs w:val="20"/>
        </w:rPr>
        <w:drawing>
          <wp:inline distT="0" distB="0" distL="0" distR="0" wp14:anchorId="6A660A66" wp14:editId="7516949B">
            <wp:extent cx="5464175" cy="2836282"/>
            <wp:effectExtent l="0" t="0" r="3175" b="254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9321" cy="2849335"/>
                    </a:xfrm>
                    <a:prstGeom prst="rect">
                      <a:avLst/>
                    </a:prstGeom>
                    <a:noFill/>
                  </pic:spPr>
                </pic:pic>
              </a:graphicData>
            </a:graphic>
          </wp:inline>
        </w:drawing>
      </w:r>
    </w:p>
    <w:p w14:paraId="7921276B" w14:textId="77777777" w:rsidR="00D62245" w:rsidRDefault="00D62245" w:rsidP="003871B6">
      <w:pPr>
        <w:spacing w:after="120"/>
        <w:rPr>
          <w:szCs w:val="20"/>
        </w:rPr>
      </w:pPr>
    </w:p>
    <w:tbl>
      <w:tblPr>
        <w:tblStyle w:val="TableGridLight"/>
        <w:tblpPr w:leftFromText="180" w:rightFromText="180" w:vertAnchor="text" w:horzAnchor="margin" w:tblpY="211"/>
        <w:tblW w:w="9209" w:type="dxa"/>
        <w:tblLook w:val="04A0" w:firstRow="1" w:lastRow="0" w:firstColumn="1" w:lastColumn="0" w:noHBand="0" w:noVBand="1"/>
      </w:tblPr>
      <w:tblGrid>
        <w:gridCol w:w="2830"/>
        <w:gridCol w:w="6379"/>
      </w:tblGrid>
      <w:tr w:rsidR="00316805" w:rsidRPr="009527A4" w14:paraId="3BA7AB6B" w14:textId="77777777" w:rsidTr="00A90963">
        <w:tc>
          <w:tcPr>
            <w:tcW w:w="28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6D0D6"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Layer</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6938F"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Description</w:t>
            </w:r>
          </w:p>
        </w:tc>
      </w:tr>
      <w:tr w:rsidR="00316805" w:rsidRPr="009527A4" w14:paraId="75155C6B" w14:textId="77777777" w:rsidTr="00A90963">
        <w:tc>
          <w:tcPr>
            <w:tcW w:w="2830" w:type="dxa"/>
            <w:tcBorders>
              <w:top w:val="single" w:sz="4" w:space="0" w:color="000000" w:themeColor="text1"/>
            </w:tcBorders>
          </w:tcPr>
          <w:p w14:paraId="2A67F2E0"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Exposure layer</w:t>
            </w:r>
          </w:p>
        </w:tc>
        <w:tc>
          <w:tcPr>
            <w:tcW w:w="6379" w:type="dxa"/>
            <w:tcBorders>
              <w:top w:val="single" w:sz="4" w:space="0" w:color="000000" w:themeColor="text1"/>
            </w:tcBorders>
          </w:tcPr>
          <w:p w14:paraId="70DD4E65"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4FCCBCC8" w14:textId="77777777" w:rsidTr="00A90963">
        <w:tc>
          <w:tcPr>
            <w:tcW w:w="2830" w:type="dxa"/>
          </w:tcPr>
          <w:p w14:paraId="4F876C15"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Orchestration layer</w:t>
            </w:r>
          </w:p>
        </w:tc>
        <w:tc>
          <w:tcPr>
            <w:tcW w:w="6379" w:type="dxa"/>
          </w:tcPr>
          <w:p w14:paraId="194A3B2C" w14:textId="77777777" w:rsidR="00316805" w:rsidRPr="00D76F54" w:rsidRDefault="00316805" w:rsidP="003662DB">
            <w:pPr>
              <w:rPr>
                <w:rFonts w:asciiTheme="minorHAnsi" w:hAnsiTheme="minorHAnsi" w:hint="eastAsia"/>
                <w:b/>
                <w:lang w:eastAsia="en-GB"/>
              </w:rPr>
            </w:pPr>
            <w:r w:rsidRPr="00D76F54">
              <w:rPr>
                <w:rFonts w:asciiTheme="minorHAnsi" w:hAnsiTheme="minorHAnsi"/>
                <w:szCs w:val="20"/>
              </w:rPr>
              <w:t xml:space="preserve">Logic Apps coordinate stateful, multi-step </w:t>
            </w:r>
            <w:r w:rsidR="00BD4E96" w:rsidRPr="00D76F54">
              <w:rPr>
                <w:rFonts w:asciiTheme="minorHAnsi" w:hAnsiTheme="minorHAnsi"/>
                <w:szCs w:val="20"/>
              </w:rPr>
              <w:t xml:space="preserve">business </w:t>
            </w:r>
            <w:r w:rsidRPr="00D76F54">
              <w:rPr>
                <w:rFonts w:asciiTheme="minorHAnsi" w:hAnsiTheme="minorHAnsi"/>
                <w:szCs w:val="20"/>
              </w:rPr>
              <w:t>processes.</w:t>
            </w:r>
            <w:r w:rsidR="001C466F" w:rsidRPr="00D76F54">
              <w:rPr>
                <w:rFonts w:asciiTheme="minorHAnsi" w:hAnsiTheme="minorHAnsi"/>
                <w:szCs w:val="20"/>
              </w:rPr>
              <w:t xml:space="preserve"> </w:t>
            </w:r>
            <w:r w:rsidR="007E1A82" w:rsidRPr="00D76F54">
              <w:rPr>
                <w:rFonts w:asciiTheme="minorHAnsi" w:hAnsiTheme="minorHAnsi"/>
                <w:szCs w:val="20"/>
              </w:rPr>
              <w:t>a</w:t>
            </w:r>
            <w:r w:rsidR="001C466F" w:rsidRPr="00D76F54">
              <w:rPr>
                <w:rFonts w:asciiTheme="minorHAnsi" w:hAnsiTheme="minorHAnsi"/>
                <w:szCs w:val="20"/>
              </w:rPr>
              <w:t xml:space="preserve">nd own </w:t>
            </w:r>
            <w:r w:rsidR="007E1A82" w:rsidRPr="00D76F54">
              <w:rPr>
                <w:rFonts w:asciiTheme="minorHAnsi" w:hAnsiTheme="minorHAnsi"/>
                <w:szCs w:val="20"/>
                <w:lang w:val="en-IN"/>
              </w:rPr>
              <w:t>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tc>
      </w:tr>
      <w:tr w:rsidR="00316805" w:rsidRPr="009527A4" w14:paraId="7458C630" w14:textId="77777777" w:rsidTr="00A90963">
        <w:tc>
          <w:tcPr>
            <w:tcW w:w="2830" w:type="dxa"/>
          </w:tcPr>
          <w:p w14:paraId="7C732E87"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Messaging and eventing layer</w:t>
            </w:r>
          </w:p>
        </w:tc>
        <w:tc>
          <w:tcPr>
            <w:tcW w:w="6379" w:type="dxa"/>
          </w:tcPr>
          <w:p w14:paraId="69CCE421"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Service Bus, Event Grid and Event Hubs provide asynchronous messaging, discrete eventing and streaming respectively.</w:t>
            </w:r>
          </w:p>
        </w:tc>
      </w:tr>
      <w:tr w:rsidR="00316805" w:rsidRPr="009527A4" w14:paraId="1D28224D" w14:textId="77777777" w:rsidTr="00A90963">
        <w:tc>
          <w:tcPr>
            <w:tcW w:w="2830" w:type="dxa"/>
          </w:tcPr>
          <w:p w14:paraId="0CB8177A"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Implementation layer</w:t>
            </w:r>
          </w:p>
        </w:tc>
        <w:tc>
          <w:tcPr>
            <w:tcW w:w="6379" w:type="dxa"/>
          </w:tcPr>
          <w:p w14:paraId="0D695680"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Azure Functions host the discrete implementation logic invoked by the layers above.</w:t>
            </w:r>
          </w:p>
        </w:tc>
      </w:tr>
      <w:tr w:rsidR="00316805" w:rsidRPr="009527A4" w14:paraId="3A3CE1C5" w14:textId="77777777" w:rsidTr="00A90963">
        <w:tc>
          <w:tcPr>
            <w:tcW w:w="2830" w:type="dxa"/>
          </w:tcPr>
          <w:p w14:paraId="27B8A77C" w14:textId="77777777" w:rsidR="00316805" w:rsidRPr="00976556" w:rsidRDefault="00316805" w:rsidP="003662DB">
            <w:pPr>
              <w:rPr>
                <w:bCs w:val="0"/>
                <w:szCs w:val="20"/>
              </w:rPr>
            </w:pPr>
            <w:r w:rsidRPr="00976556">
              <w:rPr>
                <w:rFonts w:asciiTheme="minorHAnsi" w:hAnsiTheme="minorHAnsi"/>
                <w:bCs w:val="0"/>
                <w:szCs w:val="20"/>
              </w:rPr>
              <w:t>Data platform boundary</w:t>
            </w:r>
          </w:p>
        </w:tc>
        <w:tc>
          <w:tcPr>
            <w:tcW w:w="6379" w:type="dxa"/>
          </w:tcPr>
          <w:p w14:paraId="71FE0CC5" w14:textId="77777777" w:rsidR="00316805" w:rsidRPr="0041138D" w:rsidRDefault="00316805" w:rsidP="003662DB">
            <w:pPr>
              <w:rPr>
                <w:szCs w:val="20"/>
              </w:rPr>
            </w:pPr>
            <w:r w:rsidRPr="0041138D">
              <w:rPr>
                <w:rFonts w:asciiTheme="minorHAnsi" w:hAnsiTheme="minorHAnsi"/>
                <w:szCs w:val="20"/>
              </w:rPr>
              <w:t xml:space="preserve">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meets Snowflake at two governed hand-offs only: a push into the platform and a curated consume from it.</w:t>
            </w:r>
          </w:p>
        </w:tc>
      </w:tr>
    </w:tbl>
    <w:p w14:paraId="17029DC5" w14:textId="77777777" w:rsidR="00A90963" w:rsidRDefault="00A90963" w:rsidP="003871B6">
      <w:pPr>
        <w:spacing w:after="120"/>
        <w:rPr>
          <w:szCs w:val="20"/>
        </w:rPr>
      </w:pPr>
    </w:p>
    <w:p w14:paraId="5EFF9B1B" w14:textId="77777777" w:rsidR="00A90963" w:rsidRDefault="00A90963" w:rsidP="003871B6">
      <w:pPr>
        <w:spacing w:after="120"/>
        <w:rPr>
          <w:szCs w:val="20"/>
        </w:rPr>
      </w:pPr>
    </w:p>
    <w:p w14:paraId="4D4E216B" w14:textId="77777777" w:rsidR="00A90963" w:rsidRDefault="00A90963" w:rsidP="003871B6">
      <w:pPr>
        <w:spacing w:after="120"/>
        <w:rPr>
          <w:szCs w:val="20"/>
        </w:rPr>
      </w:pPr>
    </w:p>
    <w:p w14:paraId="7DBB1250" w14:textId="77777777" w:rsidR="00A90963" w:rsidRDefault="00A90963" w:rsidP="003871B6">
      <w:pPr>
        <w:spacing w:after="120"/>
        <w:rPr>
          <w:szCs w:val="20"/>
        </w:rPr>
      </w:pPr>
    </w:p>
    <w:p w14:paraId="6B3489D4" w14:textId="77777777" w:rsidR="00A90963" w:rsidRDefault="00A90963" w:rsidP="003871B6">
      <w:pPr>
        <w:spacing w:after="120"/>
        <w:rPr>
          <w:szCs w:val="20"/>
        </w:rPr>
      </w:pPr>
    </w:p>
    <w:p w14:paraId="472A2FA5" w14:textId="77777777" w:rsidR="00A90963" w:rsidRDefault="00A90963" w:rsidP="003871B6">
      <w:pPr>
        <w:spacing w:after="120"/>
        <w:rPr>
          <w:szCs w:val="20"/>
        </w:rPr>
      </w:pPr>
    </w:p>
    <w:p w14:paraId="27490C7D" w14:textId="77777777" w:rsidR="00C75E98" w:rsidRDefault="00C75E98" w:rsidP="003871B6">
      <w:pPr>
        <w:spacing w:after="120"/>
        <w:rPr>
          <w:szCs w:val="20"/>
        </w:rPr>
      </w:pPr>
    </w:p>
    <w:p w14:paraId="23F61B7E" w14:textId="77777777" w:rsidR="00A90963" w:rsidRDefault="00A90963" w:rsidP="003871B6">
      <w:pPr>
        <w:spacing w:after="120"/>
        <w:rPr>
          <w:szCs w:val="20"/>
        </w:rPr>
      </w:pPr>
    </w:p>
    <w:p w14:paraId="39089AB9" w14:textId="77777777" w:rsidR="00A90963" w:rsidRDefault="00A90963" w:rsidP="003871B6">
      <w:pPr>
        <w:spacing w:after="120"/>
        <w:rPr>
          <w:szCs w:val="20"/>
        </w:rPr>
      </w:pPr>
    </w:p>
    <w:p w14:paraId="44F6B7D4" w14:textId="77777777" w:rsidR="00D62245" w:rsidRDefault="00D62245" w:rsidP="003871B6">
      <w:pPr>
        <w:spacing w:after="120"/>
        <w:rPr>
          <w:szCs w:val="20"/>
        </w:rPr>
      </w:pPr>
    </w:p>
    <w:p w14:paraId="19490BE3" w14:textId="7D382E26" w:rsidR="006F79A8" w:rsidRPr="006F79A8" w:rsidRDefault="0041138D">
      <w:pPr>
        <w:pStyle w:val="Heading2"/>
      </w:pPr>
      <w:bookmarkStart w:id="96" w:name="_Security_and_Trust"/>
      <w:bookmarkStart w:id="97" w:name="_Toc239852287"/>
      <w:bookmarkStart w:id="98" w:name="_Toc239980594"/>
      <w:bookmarkStart w:id="99" w:name="_Toc240366835"/>
      <w:bookmarkEnd w:id="96"/>
      <w:r w:rsidRPr="006F79A8">
        <w:t>Security and Trust Boundary</w:t>
      </w:r>
      <w:bookmarkEnd w:id="97"/>
      <w:bookmarkEnd w:id="98"/>
      <w:bookmarkEnd w:id="99"/>
      <w:r w:rsidRPr="006F79A8">
        <w:t xml:space="preserve"> </w:t>
      </w:r>
    </w:p>
    <w:p w14:paraId="774254EB" w14:textId="77777777" w:rsidR="00A90963" w:rsidRPr="00A90963" w:rsidRDefault="00A90963" w:rsidP="00A90963"/>
    <w:p w14:paraId="584B1937" w14:textId="5DD51E94" w:rsidR="0041138D" w:rsidRPr="0041138D" w:rsidRDefault="0041138D" w:rsidP="0041138D">
      <w:pPr>
        <w:spacing w:after="120"/>
        <w:rPr>
          <w:szCs w:val="20"/>
        </w:rPr>
      </w:pPr>
      <w:r w:rsidRPr="0041138D">
        <w:rPr>
          <w:szCs w:val="20"/>
        </w:rPr>
        <w:t xml:space="preserve">Security is the principle the organisation takes most seriously. The </w:t>
      </w:r>
      <w:r w:rsidR="00A624E6">
        <w:rPr>
          <w:szCs w:val="20"/>
        </w:rPr>
        <w:t>Systems Integration Framework</w:t>
      </w:r>
      <w:r w:rsidRPr="0041138D" w:rsidDel="00A22181">
        <w:rPr>
          <w:szCs w:val="20"/>
        </w:rPr>
        <w:t xml:space="preserve"> </w:t>
      </w:r>
      <w:r w:rsidRPr="0041138D">
        <w:rPr>
          <w:szCs w:val="20"/>
        </w:rPr>
        <w:t>sets out the trust zones once and holds every pattern to them. The diagram shows the zones a request crosses and the control at each boundary.</w:t>
      </w:r>
    </w:p>
    <w:p w14:paraId="54132A32" w14:textId="77777777" w:rsidR="0041138D" w:rsidRDefault="0041138D" w:rsidP="0041138D">
      <w:pPr>
        <w:spacing w:before="90" w:after="130"/>
        <w:rPr>
          <w:szCs w:val="20"/>
        </w:rPr>
      </w:pPr>
      <w:r w:rsidRPr="0041138D">
        <w:rPr>
          <w:szCs w:val="20"/>
        </w:rPr>
        <w:br/>
      </w:r>
      <w:r w:rsidRPr="0041138D">
        <w:rPr>
          <w:noProof/>
          <w:szCs w:val="20"/>
        </w:rPr>
        <w:drawing>
          <wp:inline distT="0" distB="0" distL="0" distR="0" wp14:anchorId="3DC7E42D" wp14:editId="1E8F28A2">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06FF844D" w14:textId="77777777" w:rsidR="00A90963" w:rsidRDefault="00A90963"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440DAA5D"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256DB7" w14:textId="0C00828C"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Layer</w:t>
            </w:r>
          </w:p>
        </w:tc>
        <w:tc>
          <w:tcPr>
            <w:tcW w:w="708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DEED655" w14:textId="0A9CEAA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Description</w:t>
            </w:r>
          </w:p>
        </w:tc>
      </w:tr>
      <w:tr w:rsidR="00A64567" w:rsidRPr="009527A4" w14:paraId="283600BC" w14:textId="77777777" w:rsidTr="00866873">
        <w:tc>
          <w:tcPr>
            <w:tcW w:w="2405" w:type="dxa"/>
            <w:tcBorders>
              <w:top w:val="single" w:sz="4" w:space="0" w:color="000000" w:themeColor="text1"/>
            </w:tcBorders>
          </w:tcPr>
          <w:p w14:paraId="5B4D8F25" w14:textId="67950B84"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Internet boundary</w:t>
            </w:r>
          </w:p>
        </w:tc>
        <w:tc>
          <w:tcPr>
            <w:tcW w:w="7088" w:type="dxa"/>
            <w:tcBorders>
              <w:top w:val="single" w:sz="4" w:space="0" w:color="000000" w:themeColor="text1"/>
            </w:tcBorders>
          </w:tcPr>
          <w:p w14:paraId="497964B8" w14:textId="5BE7C774" w:rsidR="00A64567" w:rsidRPr="00F94A76" w:rsidRDefault="00A64567" w:rsidP="003662DB">
            <w:pPr>
              <w:rPr>
                <w:rFonts w:asciiTheme="minorHAnsi" w:hAnsiTheme="minorHAnsi" w:hint="eastAsia"/>
                <w:lang w:eastAsia="en-GB"/>
              </w:rPr>
            </w:pPr>
            <w:r w:rsidRPr="0041138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58CD632B" w14:textId="77777777" w:rsidTr="00976556">
        <w:tc>
          <w:tcPr>
            <w:tcW w:w="2405" w:type="dxa"/>
          </w:tcPr>
          <w:p w14:paraId="3AC6F221" w14:textId="65DB9AAF"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Perimeter edge</w:t>
            </w:r>
          </w:p>
        </w:tc>
        <w:tc>
          <w:tcPr>
            <w:tcW w:w="7088" w:type="dxa"/>
          </w:tcPr>
          <w:p w14:paraId="7D43C0EA" w14:textId="34CA1AD8" w:rsidR="00A64567" w:rsidRPr="00F94A76" w:rsidRDefault="00A64567" w:rsidP="003662DB">
            <w:pPr>
              <w:rPr>
                <w:rFonts w:asciiTheme="minorHAnsi" w:hAnsiTheme="minorHAnsi" w:hint="eastAsia"/>
                <w:lang w:eastAsia="en-GB"/>
              </w:rPr>
            </w:pPr>
            <w:r w:rsidRPr="0041138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5F4A5B4B" w14:textId="77777777" w:rsidTr="00976556">
        <w:tc>
          <w:tcPr>
            <w:tcW w:w="2405" w:type="dxa"/>
          </w:tcPr>
          <w:p w14:paraId="5A6248D4" w14:textId="4874A031"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APIM gateway</w:t>
            </w:r>
          </w:p>
        </w:tc>
        <w:tc>
          <w:tcPr>
            <w:tcW w:w="7088" w:type="dxa"/>
          </w:tcPr>
          <w:p w14:paraId="0790CF8D" w14:textId="3D325BD5" w:rsidR="00A64567" w:rsidRPr="00F94A76" w:rsidRDefault="00A64567" w:rsidP="003662DB">
            <w:pPr>
              <w:rPr>
                <w:rFonts w:asciiTheme="minorHAnsi" w:hAnsiTheme="minorHAnsi" w:hint="eastAsia"/>
                <w:lang w:eastAsia="en-GB"/>
              </w:rPr>
            </w:pPr>
            <w:r w:rsidRPr="0041138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46131060" w14:textId="77777777" w:rsidTr="00976556">
        <w:tc>
          <w:tcPr>
            <w:tcW w:w="2405" w:type="dxa"/>
          </w:tcPr>
          <w:p w14:paraId="429D32E6" w14:textId="4FF9C0A9"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Integration platform</w:t>
            </w:r>
          </w:p>
        </w:tc>
        <w:tc>
          <w:tcPr>
            <w:tcW w:w="7088" w:type="dxa"/>
          </w:tcPr>
          <w:p w14:paraId="23B6758D" w14:textId="3B60FBC5" w:rsidR="00A64567" w:rsidRPr="00F94A76" w:rsidRDefault="00A64567" w:rsidP="003662DB">
            <w:pPr>
              <w:rPr>
                <w:rFonts w:asciiTheme="minorHAnsi" w:hAnsiTheme="minorHAnsi" w:hint="eastAsia"/>
                <w:lang w:eastAsia="en-GB"/>
              </w:rPr>
            </w:pPr>
            <w:r w:rsidRPr="0041138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5C965966" w14:textId="77777777" w:rsidTr="00976556">
        <w:tc>
          <w:tcPr>
            <w:tcW w:w="2405" w:type="dxa"/>
          </w:tcPr>
          <w:p w14:paraId="10B1851D" w14:textId="0EF09113" w:rsidR="00A64567" w:rsidRPr="00976556" w:rsidRDefault="00A64567" w:rsidP="003662DB">
            <w:pPr>
              <w:rPr>
                <w:bCs w:val="0"/>
                <w:szCs w:val="20"/>
              </w:rPr>
            </w:pPr>
            <w:r w:rsidRPr="00976556">
              <w:rPr>
                <w:rFonts w:asciiTheme="minorHAnsi" w:hAnsiTheme="minorHAnsi"/>
                <w:bCs w:val="0"/>
                <w:szCs w:val="20"/>
              </w:rPr>
              <w:t>Backends and data</w:t>
            </w:r>
          </w:p>
        </w:tc>
        <w:tc>
          <w:tcPr>
            <w:tcW w:w="7088" w:type="dxa"/>
          </w:tcPr>
          <w:p w14:paraId="054C5645" w14:textId="3DFA3269" w:rsidR="00A64567" w:rsidRPr="0041138D" w:rsidRDefault="00A64567" w:rsidP="003662DB">
            <w:pPr>
              <w:rPr>
                <w:szCs w:val="20"/>
              </w:rPr>
            </w:pPr>
            <w:r w:rsidRPr="0041138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53EE0181" w14:textId="77777777" w:rsidTr="00976556">
        <w:tc>
          <w:tcPr>
            <w:tcW w:w="2405" w:type="dxa"/>
          </w:tcPr>
          <w:p w14:paraId="2D1DFFA4" w14:textId="6CBCA46D" w:rsidR="00A64567" w:rsidRPr="00976556" w:rsidRDefault="00A64567" w:rsidP="003662DB">
            <w:pPr>
              <w:rPr>
                <w:bCs w:val="0"/>
                <w:szCs w:val="20"/>
              </w:rPr>
            </w:pPr>
            <w:r w:rsidRPr="00976556">
              <w:rPr>
                <w:rFonts w:asciiTheme="minorHAnsi" w:hAnsiTheme="minorHAnsi"/>
                <w:bCs w:val="0"/>
                <w:szCs w:val="20"/>
              </w:rPr>
              <w:t>Secrets and certificates</w:t>
            </w:r>
          </w:p>
        </w:tc>
        <w:tc>
          <w:tcPr>
            <w:tcW w:w="7088" w:type="dxa"/>
          </w:tcPr>
          <w:p w14:paraId="72E4F092" w14:textId="1BFCDF63" w:rsidR="00A64567" w:rsidRPr="0041138D" w:rsidRDefault="00A64567" w:rsidP="003662DB">
            <w:pPr>
              <w:rPr>
                <w:szCs w:val="20"/>
              </w:rPr>
            </w:pPr>
            <w:r w:rsidRPr="0041138D">
              <w:rPr>
                <w:rFonts w:asciiTheme="minorHAnsi" w:hAnsiTheme="minorHAnsi"/>
                <w:szCs w:val="20"/>
              </w:rPr>
              <w:t>Held in a managed store and referenced by identity at run time, never copied into configuration or code.</w:t>
            </w:r>
          </w:p>
        </w:tc>
      </w:tr>
    </w:tbl>
    <w:p w14:paraId="2CC63296" w14:textId="77777777" w:rsidR="00C64372" w:rsidRDefault="00C64372" w:rsidP="0041138D">
      <w:pPr>
        <w:spacing w:before="90" w:after="130"/>
        <w:rPr>
          <w:szCs w:val="20"/>
        </w:rPr>
      </w:pPr>
    </w:p>
    <w:p w14:paraId="2B7735AA" w14:textId="77777777" w:rsidR="00A90963" w:rsidRDefault="00A90963" w:rsidP="0041138D">
      <w:pPr>
        <w:spacing w:before="90" w:after="130"/>
        <w:rPr>
          <w:szCs w:val="20"/>
        </w:rPr>
      </w:pPr>
    </w:p>
    <w:p w14:paraId="562FA259" w14:textId="77777777" w:rsidR="00A90963" w:rsidRDefault="00A90963" w:rsidP="0041138D">
      <w:pPr>
        <w:spacing w:before="90" w:after="130"/>
        <w:rPr>
          <w:szCs w:val="20"/>
        </w:rPr>
      </w:pPr>
    </w:p>
    <w:p w14:paraId="3F074EB6" w14:textId="77777777" w:rsidR="00A90963" w:rsidRDefault="00A90963" w:rsidP="0041138D">
      <w:pPr>
        <w:spacing w:before="90" w:after="130"/>
        <w:rPr>
          <w:szCs w:val="20"/>
        </w:rPr>
      </w:pPr>
    </w:p>
    <w:p w14:paraId="0CFCD18F" w14:textId="77777777" w:rsidR="00A90963" w:rsidRDefault="00A90963" w:rsidP="0041138D">
      <w:pPr>
        <w:spacing w:before="90" w:after="130"/>
        <w:rPr>
          <w:szCs w:val="20"/>
        </w:rPr>
      </w:pPr>
    </w:p>
    <w:p w14:paraId="1927E458" w14:textId="77777777" w:rsidR="00A90963" w:rsidRDefault="00A90963" w:rsidP="0041138D">
      <w:pPr>
        <w:spacing w:before="90" w:after="130"/>
        <w:rPr>
          <w:szCs w:val="20"/>
        </w:rPr>
      </w:pPr>
    </w:p>
    <w:p w14:paraId="173C14CF" w14:textId="77777777" w:rsidR="00A90963" w:rsidRDefault="00A90963" w:rsidP="0041138D">
      <w:pPr>
        <w:spacing w:before="90" w:after="130"/>
        <w:rPr>
          <w:szCs w:val="20"/>
        </w:rPr>
      </w:pPr>
    </w:p>
    <w:p w14:paraId="69BF3A8D" w14:textId="7AFEB3AB" w:rsidR="00FE4F0E" w:rsidRPr="00FE4F0E" w:rsidRDefault="0041138D">
      <w:pPr>
        <w:pStyle w:val="Heading2"/>
      </w:pPr>
      <w:bookmarkStart w:id="100" w:name="_Toc239852288"/>
      <w:bookmarkStart w:id="101" w:name="_Toc239980595"/>
      <w:bookmarkStart w:id="102" w:name="_Toc240366836"/>
      <w:r w:rsidRPr="00FE4F0E">
        <w:t>Target Integration Platform</w:t>
      </w:r>
      <w:bookmarkEnd w:id="100"/>
      <w:bookmarkEnd w:id="101"/>
      <w:bookmarkEnd w:id="102"/>
    </w:p>
    <w:p w14:paraId="6AB50A7A" w14:textId="77777777" w:rsidR="00A90963" w:rsidRPr="00A90963" w:rsidRDefault="00A90963" w:rsidP="00A90963"/>
    <w:p w14:paraId="43BB9DED" w14:textId="39C76014" w:rsidR="00E62C5D" w:rsidRDefault="0041138D" w:rsidP="0041138D">
      <w:pPr>
        <w:spacing w:after="120"/>
        <w:rPr>
          <w:del w:id="103" w:author="Joycell Sundararaj - Chaucer" w:date="2026-09-15T13:24:00Z" w16du:dateUtc="2026-09-15T12:24:00Z"/>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standardises on the following Azure Integration Services</w:t>
      </w:r>
      <w:ins w:id="104" w:author="Joycell Sundararaj - Chaucer" w:date="2026-09-15T13:23:00Z" w16du:dateUtc="2026-09-15T12:23:00Z">
        <w:r w:rsidR="007C58B7">
          <w:rPr>
            <w:szCs w:val="20"/>
          </w:rPr>
          <w:t xml:space="preserve"> which have been selected as part of the requireme</w:t>
        </w:r>
      </w:ins>
      <w:ins w:id="105" w:author="Joycell Sundararaj - Chaucer" w:date="2026-09-15T13:24:00Z" w16du:dateUtc="2026-09-15T12:24:00Z">
        <w:r w:rsidR="007C58B7">
          <w:rPr>
            <w:szCs w:val="20"/>
          </w:rPr>
          <w:t>nt</w:t>
        </w:r>
        <w:r w:rsidR="00897E37">
          <w:rPr>
            <w:szCs w:val="20"/>
          </w:rPr>
          <w:t xml:space="preserve">s - </w:t>
        </w:r>
      </w:ins>
      <w:commentRangeStart w:id="106"/>
      <w:commentRangeStart w:id="107"/>
      <w:del w:id="108" w:author="Joycell Sundararaj - Chaucer" w:date="2026-09-15T13:24:00Z" w16du:dateUtc="2026-09-15T12:24:00Z">
        <w:r w:rsidRPr="0041138D" w:rsidDel="00897E37">
          <w:rPr>
            <w:szCs w:val="20"/>
          </w:rPr>
          <w:delText>.</w:delText>
        </w:r>
        <w:r w:rsidRPr="0041138D">
          <w:rPr>
            <w:szCs w:val="20"/>
          </w:rPr>
          <w:delText xml:space="preserve"> </w:delText>
        </w:r>
      </w:del>
      <w:moveFromRangeStart w:id="109" w:author="Joycell Sundararaj - Chaucer" w:date="2026-09-15T13:24:00Z" w:name="move240371071"/>
      <w:moveFrom w:id="110" w:author="Joycell Sundararaj - Chaucer" w:date="2026-09-15T13:24:00Z" w16du:dateUtc="2026-09-15T12:24:00Z">
        <w:r w:rsidRPr="0041138D">
          <w:rPr>
            <w:szCs w:val="20"/>
          </w:rPr>
          <w:t>Delivery teams select from these components and do not introduce alternatives without an excepti</w:t>
        </w:r>
        <w:del w:id="111" w:author="Joycell Sundararaj - Chaucer" w:date="2026-09-15T13:24:00Z" w16du:dateUtc="2026-09-15T12:24:00Z">
          <w:r w:rsidRPr="0041138D">
            <w:rPr>
              <w:szCs w:val="20"/>
            </w:rPr>
            <w:delText>on.</w:delText>
          </w:r>
        </w:del>
      </w:moveFrom>
      <w:moveFromRangeEnd w:id="109"/>
    </w:p>
    <w:p w14:paraId="2F93345E" w14:textId="48898234" w:rsidR="008455D6" w:rsidRDefault="008455D6" w:rsidP="0041138D">
      <w:pPr>
        <w:spacing w:after="120"/>
        <w:rPr>
          <w:ins w:id="112" w:author="Joycell Sundararaj - Chaucer" w:date="2026-09-15T13:24:00Z" w16du:dateUtc="2026-09-15T12:24:00Z"/>
          <w:szCs w:val="20"/>
        </w:rPr>
      </w:pPr>
      <w:r>
        <w:fldChar w:fldCharType="begin"/>
      </w:r>
      <w:ins w:id="113" w:author="Joycell Sundararaj - Chaucer" w:date="2026-09-15T13:24:00Z" w16du:dateUtc="2026-09-15T12:24:00Z">
        <w:r w:rsidR="00355348">
          <w:instrText>HYPERLINK  \l "SIFREQ"</w:instrText>
        </w:r>
      </w:ins>
      <w:del w:id="114" w:author="Joycell Sundararaj - Chaucer" w:date="2026-09-15T13:24:00Z" w16du:dateUtc="2026-09-15T12:24:00Z">
        <w:r w:rsidDel="00355348">
          <w:delInstrText>HYPERLINK \l "SIFREQ"</w:delInstrText>
        </w:r>
      </w:del>
      <w:ins w:id="115" w:author="Joycell Sundararaj - Chaucer" w:date="2026-09-15T13:24:00Z" w16du:dateUtc="2026-09-15T12:24:00Z"/>
      <w:r>
        <w:fldChar w:fldCharType="separate"/>
      </w:r>
      <w:del w:id="116" w:author="Joycell Sundararaj - Chaucer" w:date="2026-09-15T13:24:00Z" w16du:dateUtc="2026-09-15T12:24:00Z">
        <w:r w:rsidRPr="00C1690B" w:rsidDel="00355348">
          <w:rPr>
            <w:rStyle w:val="Hyperlink"/>
            <w:szCs w:val="20"/>
          </w:rPr>
          <w:delText>Source</w:delText>
        </w:r>
        <w:r w:rsidR="00C1690B" w:rsidRPr="00C1690B" w:rsidDel="00355348">
          <w:rPr>
            <w:rStyle w:val="Hyperlink"/>
            <w:szCs w:val="20"/>
          </w:rPr>
          <w:delText xml:space="preserve"> for Azure Component Desing decision</w:delText>
        </w:r>
      </w:del>
      <w:ins w:id="117" w:author="Joycell Sundararaj - Chaucer" w:date="2026-09-15T13:24:00Z" w16du:dateUtc="2026-09-15T12:24:00Z">
        <w:r w:rsidR="00355348">
          <w:rPr>
            <w:rStyle w:val="Hyperlink"/>
            <w:szCs w:val="20"/>
          </w:rPr>
          <w:t>SIF Requirements</w:t>
        </w:r>
      </w:ins>
      <w:r>
        <w:fldChar w:fldCharType="end"/>
      </w:r>
      <w:r w:rsidR="00C1690B">
        <w:rPr>
          <w:szCs w:val="20"/>
        </w:rPr>
        <w:t xml:space="preserve"> </w:t>
      </w:r>
      <w:commentRangeEnd w:id="106"/>
      <w:r w:rsidR="00270C99">
        <w:rPr>
          <w:rStyle w:val="CommentReference"/>
          <w:sz w:val="20"/>
          <w:szCs w:val="20"/>
        </w:rPr>
        <w:commentReference w:id="106"/>
      </w:r>
      <w:commentRangeEnd w:id="107"/>
      <w:r w:rsidR="00FE685F">
        <w:rPr>
          <w:rStyle w:val="CommentReference"/>
          <w:sz w:val="20"/>
          <w:szCs w:val="20"/>
        </w:rPr>
        <w:commentReference w:id="107"/>
      </w:r>
    </w:p>
    <w:p w14:paraId="279F7DF7" w14:textId="72B6855E" w:rsidR="00750AC3" w:rsidRDefault="00750AC3" w:rsidP="00750AC3">
      <w:pPr>
        <w:spacing w:after="120"/>
        <w:rPr>
          <w:del w:id="118" w:author="Joycell Sundararaj - Chaucer" w:date="2026-09-15T13:24:00Z" w16du:dateUtc="2026-09-15T12:24:00Z"/>
          <w:moveTo w:id="119" w:author="Joycell Sundararaj - Chaucer" w:date="2026-09-15T13:24:00Z" w16du:dateUtc="2026-09-15T12:24:00Z"/>
          <w:szCs w:val="20"/>
        </w:rPr>
      </w:pPr>
      <w:moveToRangeStart w:id="120" w:author="Joycell Sundararaj - Chaucer" w:date="2026-09-15T13:24:00Z" w:name="move240371071"/>
      <w:moveTo w:id="121" w:author="Joycell Sundararaj - Chaucer" w:date="2026-09-15T13:24:00Z" w16du:dateUtc="2026-09-15T12:24:00Z">
        <w:r w:rsidRPr="0041138D">
          <w:rPr>
            <w:szCs w:val="20"/>
          </w:rPr>
          <w:t xml:space="preserve">Delivery teams </w:t>
        </w:r>
        <w:del w:id="122" w:author="Joycell Sundararaj - Chaucer" w:date="2026-09-15T13:25:00Z" w16du:dateUtc="2026-09-15T12:25:00Z">
          <w:r w:rsidRPr="0041138D">
            <w:rPr>
              <w:szCs w:val="20"/>
            </w:rPr>
            <w:delText>select</w:delText>
          </w:r>
        </w:del>
      </w:moveTo>
      <w:ins w:id="123" w:author="Joycell Sundararaj - Chaucer" w:date="2026-09-15T13:25:00Z" w16du:dateUtc="2026-09-15T12:25:00Z">
        <w:r w:rsidR="001152DE">
          <w:rPr>
            <w:szCs w:val="20"/>
          </w:rPr>
          <w:t>are expected to select</w:t>
        </w:r>
      </w:ins>
      <w:moveTo w:id="124" w:author="Joycell Sundararaj - Chaucer" w:date="2026-09-15T13:24:00Z" w16du:dateUtc="2026-09-15T12:24:00Z">
        <w:r w:rsidRPr="0041138D">
          <w:rPr>
            <w:szCs w:val="20"/>
          </w:rPr>
          <w:t xml:space="preserve"> from these components and </w:t>
        </w:r>
        <w:del w:id="125" w:author="Joycell Sundararaj - Chaucer" w:date="2026-09-15T13:25:00Z" w16du:dateUtc="2026-09-15T12:25:00Z">
          <w:r w:rsidRPr="0041138D">
            <w:rPr>
              <w:szCs w:val="20"/>
            </w:rPr>
            <w:delText>do not</w:delText>
          </w:r>
        </w:del>
      </w:moveTo>
      <w:ins w:id="126" w:author="Joycell Sundararaj - Chaucer" w:date="2026-09-15T13:25:00Z" w16du:dateUtc="2026-09-15T12:25:00Z">
        <w:r w:rsidR="00CA6AD7">
          <w:rPr>
            <w:szCs w:val="20"/>
          </w:rPr>
          <w:t>are expected to</w:t>
        </w:r>
        <w:r w:rsidRPr="0041138D">
          <w:rPr>
            <w:szCs w:val="20"/>
          </w:rPr>
          <w:t xml:space="preserve"> </w:t>
        </w:r>
        <w:r w:rsidR="00765681">
          <w:rPr>
            <w:szCs w:val="20"/>
          </w:rPr>
          <w:t>implement</w:t>
        </w:r>
        <w:r w:rsidRPr="0041138D">
          <w:rPr>
            <w:szCs w:val="20"/>
          </w:rPr>
          <w:t xml:space="preserve"> </w:t>
        </w:r>
        <w:r w:rsidR="00DF1602">
          <w:rPr>
            <w:szCs w:val="20"/>
          </w:rPr>
          <w:t>integration solutions</w:t>
        </w:r>
        <w:r w:rsidRPr="0041138D">
          <w:rPr>
            <w:szCs w:val="20"/>
          </w:rPr>
          <w:t xml:space="preserve"> </w:t>
        </w:r>
      </w:ins>
      <w:ins w:id="127" w:author="Joycell Sundararaj - Chaucer" w:date="2026-09-15T13:26:00Z" w16du:dateUtc="2026-09-15T12:26:00Z">
        <w:r w:rsidR="003E2BB6">
          <w:rPr>
            <w:szCs w:val="20"/>
          </w:rPr>
          <w:t xml:space="preserve">conforming to </w:t>
        </w:r>
        <w:r w:rsidR="00AE70EA">
          <w:rPr>
            <w:szCs w:val="20"/>
          </w:rPr>
          <w:t xml:space="preserve">Chaucer’s Azure policies and </w:t>
        </w:r>
      </w:ins>
      <w:ins w:id="128" w:author="Joycell Sundararaj - Chaucer" w:date="2026-09-15T13:27:00Z" w16du:dateUtc="2026-09-15T12:27:00Z">
        <w:r w:rsidR="00E72DFE" w:rsidRPr="0041138D">
          <w:rPr>
            <w:szCs w:val="20"/>
          </w:rPr>
          <w:t>Azure Integration Services</w:t>
        </w:r>
        <w:r w:rsidR="00E72DFE">
          <w:rPr>
            <w:szCs w:val="20"/>
          </w:rPr>
          <w:t xml:space="preserve"> </w:t>
        </w:r>
      </w:ins>
      <w:ins w:id="129" w:author="Joycell Sundararaj - Chaucer" w:date="2026-09-15T13:26:00Z" w16du:dateUtc="2026-09-15T12:26:00Z">
        <w:r w:rsidR="00576B10">
          <w:rPr>
            <w:szCs w:val="20"/>
          </w:rPr>
          <w:t>engineering</w:t>
        </w:r>
        <w:r w:rsidR="00AE70EA">
          <w:rPr>
            <w:szCs w:val="20"/>
          </w:rPr>
          <w:t xml:space="preserve"> standards</w:t>
        </w:r>
      </w:ins>
      <w:moveTo w:id="130" w:author="Joycell Sundararaj - Chaucer" w:date="2026-09-15T13:24:00Z" w16du:dateUtc="2026-09-15T12:24:00Z">
        <w:r w:rsidRPr="0041138D">
          <w:rPr>
            <w:szCs w:val="20"/>
          </w:rPr>
          <w:t xml:space="preserve"> introduce</w:t>
        </w:r>
      </w:moveTo>
      <w:ins w:id="131" w:author="Joycell Sundararaj - Chaucer" w:date="2026-09-15T13:28:00Z" w16du:dateUtc="2026-09-15T12:28:00Z">
        <w:r w:rsidR="00AC37FC">
          <w:rPr>
            <w:szCs w:val="20"/>
          </w:rPr>
          <w:t>.</w:t>
        </w:r>
      </w:ins>
      <w:moveTo w:id="132" w:author="Joycell Sundararaj - Chaucer" w:date="2026-09-15T13:24:00Z" w16du:dateUtc="2026-09-15T12:24:00Z">
        <w:r w:rsidRPr="0041138D">
          <w:rPr>
            <w:szCs w:val="20"/>
          </w:rPr>
          <w:t xml:space="preserve"> </w:t>
        </w:r>
      </w:moveTo>
      <w:ins w:id="133" w:author="Joycell Sundararaj - Chaucer" w:date="2026-09-15T13:31:00Z" w16du:dateUtc="2026-09-15T12:31:00Z">
        <w:r w:rsidR="004C4075">
          <w:rPr>
            <w:szCs w:val="20"/>
          </w:rPr>
          <w:fldChar w:fldCharType="begin"/>
        </w:r>
        <w:r w:rsidR="004C4075">
          <w:rPr>
            <w:szCs w:val="20"/>
          </w:rPr>
          <w:instrText>HYPERLINK  \l "_Document_References"</w:instrText>
        </w:r>
        <w:r w:rsidR="004C4075">
          <w:rPr>
            <w:szCs w:val="20"/>
          </w:rPr>
        </w:r>
        <w:r w:rsidR="004C4075">
          <w:rPr>
            <w:szCs w:val="20"/>
          </w:rPr>
          <w:fldChar w:fldCharType="separate"/>
        </w:r>
        <w:r w:rsidR="00C36F07" w:rsidRPr="004C4075">
          <w:rPr>
            <w:rStyle w:val="Hyperlink"/>
            <w:szCs w:val="20"/>
          </w:rPr>
          <w:t>[Ref</w:t>
        </w:r>
        <w:r w:rsidR="00C36F07" w:rsidRPr="004C4075">
          <w:rPr>
            <w:rStyle w:val="Hyperlink"/>
            <w:szCs w:val="20"/>
          </w:rPr>
          <w:t xml:space="preserve"> </w:t>
        </w:r>
        <w:r w:rsidR="00C36F07" w:rsidRPr="004C4075">
          <w:rPr>
            <w:rStyle w:val="Hyperlink"/>
            <w:szCs w:val="20"/>
          </w:rPr>
          <w:t>5, 8]</w:t>
        </w:r>
        <w:r w:rsidR="004C4075">
          <w:rPr>
            <w:szCs w:val="20"/>
          </w:rPr>
          <w:fldChar w:fldCharType="end"/>
        </w:r>
      </w:ins>
      <w:moveTo w:id="134" w:author="Joycell Sundararaj - Chaucer" w:date="2026-09-15T13:24:00Z" w16du:dateUtc="2026-09-15T12:24:00Z">
        <w:del w:id="135" w:author="Joycell Sundararaj - Chaucer" w:date="2026-09-15T13:27:00Z" w16du:dateUtc="2026-09-15T12:27:00Z">
          <w:r w:rsidRPr="0041138D">
            <w:rPr>
              <w:szCs w:val="20"/>
            </w:rPr>
            <w:delText>alternatives without an exception.</w:delText>
          </w:r>
        </w:del>
      </w:moveTo>
    </w:p>
    <w:moveToRangeEnd w:id="120"/>
    <w:p w14:paraId="7F98DB4B" w14:textId="77777777" w:rsidR="00750AC3" w:rsidRDefault="00750AC3" w:rsidP="0041138D">
      <w:pPr>
        <w:spacing w:after="120"/>
        <w:rPr>
          <w:del w:id="136" w:author="Joycell Sundararaj - Chaucer" w:date="2026-09-15T13:28:00Z" w16du:dateUtc="2026-09-15T12:28:00Z"/>
          <w:szCs w:val="20"/>
        </w:rPr>
      </w:pPr>
    </w:p>
    <w:p w14:paraId="4D2F654E" w14:textId="294CCA8A" w:rsidR="00EB3637" w:rsidRDefault="00184562" w:rsidP="0041138D">
      <w:pPr>
        <w:spacing w:after="120"/>
        <w:rPr>
          <w:szCs w:val="20"/>
        </w:rPr>
      </w:pPr>
      <w:del w:id="137" w:author="Joycell Sundararaj - Chaucer" w:date="2026-09-15T13:28:00Z" w16du:dateUtc="2026-09-15T12:28:00Z">
        <w:r>
          <w:fldChar w:fldCharType="begin"/>
        </w:r>
        <w:r>
          <w:delInstrText>HYPERLINK \l "ArchEngStdCloud"</w:delInstrText>
        </w:r>
        <w:r>
          <w:fldChar w:fldCharType="separate"/>
        </w:r>
        <w:r w:rsidRPr="00184562">
          <w:rPr>
            <w:rStyle w:val="Hyperlink"/>
            <w:szCs w:val="20"/>
          </w:rPr>
          <w:delText>Source for Azure P</w:delText>
        </w:r>
        <w:bookmarkStart w:id="138" w:name="_Hlt240371301"/>
        <w:r w:rsidRPr="00184562">
          <w:rPr>
            <w:rStyle w:val="Hyperlink"/>
            <w:szCs w:val="20"/>
          </w:rPr>
          <w:delText>o</w:delText>
        </w:r>
        <w:bookmarkEnd w:id="138"/>
        <w:r w:rsidRPr="00184562">
          <w:rPr>
            <w:rStyle w:val="Hyperlink"/>
            <w:szCs w:val="20"/>
          </w:rPr>
          <w:delText>licy and Standard</w:delText>
        </w:r>
        <w:r>
          <w:fldChar w:fldCharType="end"/>
        </w:r>
      </w:del>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3AA31672" w14:textId="77777777" w:rsidTr="007A2B8C">
        <w:tc>
          <w:tcPr>
            <w:tcW w:w="169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237432" w14:textId="092F540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Component</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B2D6885" w14:textId="7CC1C8B2"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w:t>
            </w:r>
            <w:r w:rsidR="00A64567" w:rsidRPr="00A64567" w:rsidDel="00A22181">
              <w:rPr>
                <w:rFonts w:asciiTheme="minorHAnsi" w:hAnsiTheme="minorHAnsi"/>
                <w:b/>
                <w:lang w:eastAsia="en-GB"/>
              </w:rPr>
              <w:t xml:space="preserve"> </w:t>
            </w:r>
            <w:r w:rsidR="00A64567" w:rsidRPr="00A64567">
              <w:rPr>
                <w:rFonts w:asciiTheme="minorHAnsi" w:hAnsiTheme="minorHAnsi"/>
                <w:b/>
                <w:lang w:eastAsia="en-GB"/>
              </w:rPr>
              <w:t>Role</w:t>
            </w:r>
          </w:p>
        </w:tc>
        <w:tc>
          <w:tcPr>
            <w:tcW w:w="219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80FA5A8" w14:textId="33A68646"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Recommended Use</w:t>
            </w:r>
          </w:p>
        </w:tc>
        <w:tc>
          <w:tcPr>
            <w:tcW w:w="24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0B531B17" w14:textId="167A0007"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 Not Use</w:t>
            </w:r>
          </w:p>
        </w:tc>
      </w:tr>
      <w:tr w:rsidR="00A64567" w:rsidRPr="009527A4" w14:paraId="418161A6" w14:textId="77777777" w:rsidTr="00866873">
        <w:tc>
          <w:tcPr>
            <w:tcW w:w="1696" w:type="dxa"/>
            <w:tcBorders>
              <w:top w:val="single" w:sz="4" w:space="0" w:color="000000" w:themeColor="text1"/>
            </w:tcBorders>
            <w:vAlign w:val="center"/>
          </w:tcPr>
          <w:p w14:paraId="1DA0F426" w14:textId="78D02206" w:rsidR="00A64567" w:rsidRPr="00F94A76" w:rsidRDefault="00A64567" w:rsidP="003662DB">
            <w:pPr>
              <w:rPr>
                <w:rFonts w:asciiTheme="minorHAnsi" w:hAnsiTheme="minorHAnsi" w:hint="eastAsia"/>
                <w:lang w:eastAsia="en-GB"/>
              </w:rPr>
            </w:pPr>
            <w:r w:rsidRPr="0041138D">
              <w:rPr>
                <w:rFonts w:asciiTheme="minorHAnsi" w:hAnsiTheme="minorHAnsi"/>
                <w:szCs w:val="20"/>
              </w:rPr>
              <w:t>Azure API Management</w:t>
            </w:r>
          </w:p>
        </w:tc>
        <w:tc>
          <w:tcPr>
            <w:tcW w:w="2835" w:type="dxa"/>
            <w:tcBorders>
              <w:top w:val="single" w:sz="4" w:space="0" w:color="000000" w:themeColor="text1"/>
            </w:tcBorders>
            <w:vAlign w:val="center"/>
          </w:tcPr>
          <w:p w14:paraId="42C31C63" w14:textId="63B63A16" w:rsidR="00A64567" w:rsidRPr="00F94A76" w:rsidRDefault="00A64567" w:rsidP="003662DB">
            <w:pPr>
              <w:rPr>
                <w:rFonts w:asciiTheme="minorHAnsi" w:hAnsiTheme="minorHAnsi" w:hint="eastAsia"/>
                <w:lang w:eastAsia="en-GB"/>
              </w:rPr>
            </w:pPr>
            <w:r w:rsidRPr="0041138D">
              <w:rPr>
                <w:rFonts w:asciiTheme="minorHAnsi" w:hAnsiTheme="minorHAnsi"/>
                <w:szCs w:val="20"/>
              </w:rPr>
              <w:t>Enterprise API gateway and single API ingress point</w:t>
            </w:r>
          </w:p>
        </w:tc>
        <w:tc>
          <w:tcPr>
            <w:tcW w:w="2198" w:type="dxa"/>
            <w:tcBorders>
              <w:top w:val="single" w:sz="4" w:space="0" w:color="000000" w:themeColor="text1"/>
            </w:tcBorders>
            <w:vAlign w:val="center"/>
          </w:tcPr>
          <w:p w14:paraId="5224DFD9" w14:textId="60DF4C36" w:rsidR="00A64567" w:rsidRPr="00F94A76" w:rsidRDefault="00A64567" w:rsidP="003662DB">
            <w:pPr>
              <w:rPr>
                <w:rFonts w:asciiTheme="minorHAnsi" w:hAnsiTheme="minorHAnsi" w:hint="eastAsia"/>
                <w:lang w:eastAsia="en-GB"/>
              </w:rPr>
            </w:pPr>
            <w:r w:rsidRPr="0041138D">
              <w:rPr>
                <w:rFonts w:asciiTheme="minorHAnsi" w:hAnsiTheme="minorHAnsi"/>
                <w:szCs w:val="20"/>
              </w:rPr>
              <w:t>Exposing REST APIs to internal systems, vendors, applications, or digital channels</w:t>
            </w:r>
          </w:p>
        </w:tc>
        <w:tc>
          <w:tcPr>
            <w:tcW w:w="2480" w:type="dxa"/>
            <w:tcBorders>
              <w:top w:val="single" w:sz="4" w:space="0" w:color="000000" w:themeColor="text1"/>
            </w:tcBorders>
            <w:vAlign w:val="center"/>
          </w:tcPr>
          <w:p w14:paraId="6BAC7886" w14:textId="717B94DF" w:rsidR="00A64567" w:rsidRPr="00F94A76" w:rsidRDefault="00A64567" w:rsidP="003662DB">
            <w:pPr>
              <w:rPr>
                <w:rFonts w:asciiTheme="minorHAnsi" w:hAnsiTheme="minorHAnsi" w:hint="eastAsia"/>
                <w:lang w:eastAsia="en-GB"/>
              </w:rPr>
            </w:pPr>
            <w:r w:rsidRPr="0041138D">
              <w:rPr>
                <w:rFonts w:asciiTheme="minorHAnsi" w:hAnsiTheme="minorHAnsi"/>
                <w:szCs w:val="20"/>
              </w:rPr>
              <w:t>For long-running business processes or data transformation pipelines</w:t>
            </w:r>
          </w:p>
        </w:tc>
      </w:tr>
      <w:tr w:rsidR="00A64567" w:rsidRPr="009527A4" w14:paraId="626EB9F5" w14:textId="77777777">
        <w:tc>
          <w:tcPr>
            <w:tcW w:w="1696" w:type="dxa"/>
            <w:vAlign w:val="center"/>
          </w:tcPr>
          <w:p w14:paraId="1B8BF1AD" w14:textId="2D0B2660" w:rsidR="00A64567" w:rsidRPr="00F94A76" w:rsidRDefault="00A64567" w:rsidP="003662DB">
            <w:pPr>
              <w:rPr>
                <w:rFonts w:asciiTheme="minorHAnsi" w:hAnsiTheme="minorHAnsi" w:hint="eastAsia"/>
                <w:lang w:eastAsia="en-GB"/>
              </w:rPr>
            </w:pPr>
            <w:r w:rsidRPr="0041138D">
              <w:rPr>
                <w:rFonts w:asciiTheme="minorHAnsi" w:hAnsiTheme="minorHAnsi"/>
                <w:szCs w:val="20"/>
              </w:rPr>
              <w:t>Azure Logic Apps</w:t>
            </w:r>
          </w:p>
        </w:tc>
        <w:tc>
          <w:tcPr>
            <w:tcW w:w="2835" w:type="dxa"/>
            <w:vAlign w:val="center"/>
          </w:tcPr>
          <w:p w14:paraId="62C3418D" w14:textId="1FCBF1FD" w:rsidR="00A64567" w:rsidRPr="00F94A76" w:rsidRDefault="00A64567" w:rsidP="003662DB">
            <w:pPr>
              <w:rPr>
                <w:rFonts w:asciiTheme="minorHAnsi" w:hAnsiTheme="minorHAnsi" w:hint="eastAsia"/>
                <w:lang w:eastAsia="en-GB"/>
              </w:rPr>
            </w:pPr>
            <w:r w:rsidRPr="0041138D">
              <w:rPr>
                <w:rFonts w:asciiTheme="minorHAnsi" w:hAnsiTheme="minorHAnsi"/>
                <w:szCs w:val="20"/>
              </w:rPr>
              <w:t>Workflow orchestration and cross-system process coordination</w:t>
            </w:r>
          </w:p>
        </w:tc>
        <w:tc>
          <w:tcPr>
            <w:tcW w:w="2198" w:type="dxa"/>
            <w:vAlign w:val="center"/>
          </w:tcPr>
          <w:p w14:paraId="77B6B7E7" w14:textId="6E0F4AD4" w:rsidR="00A64567" w:rsidRPr="00F94A76" w:rsidRDefault="00A64567" w:rsidP="003662DB">
            <w:pPr>
              <w:rPr>
                <w:rFonts w:asciiTheme="minorHAnsi" w:hAnsiTheme="minorHAnsi" w:hint="eastAsia"/>
                <w:lang w:eastAsia="en-GB"/>
              </w:rPr>
            </w:pPr>
            <w:r w:rsidRPr="0041138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F94A76" w:rsidRDefault="00A64567" w:rsidP="003662DB">
            <w:pPr>
              <w:rPr>
                <w:rFonts w:asciiTheme="minorHAnsi" w:hAnsiTheme="minorHAnsi" w:hint="eastAsia"/>
                <w:lang w:eastAsia="en-GB"/>
              </w:rPr>
            </w:pPr>
            <w:r w:rsidRPr="0041138D">
              <w:rPr>
                <w:rFonts w:asciiTheme="minorHAnsi" w:hAnsiTheme="minorHAnsi"/>
                <w:szCs w:val="20"/>
              </w:rPr>
              <w:t>For low-level compute-heavy logic or high-throughput streaming</w:t>
            </w:r>
          </w:p>
        </w:tc>
      </w:tr>
      <w:tr w:rsidR="00A64567" w:rsidRPr="009527A4" w14:paraId="1502BD47" w14:textId="77777777">
        <w:tc>
          <w:tcPr>
            <w:tcW w:w="1696" w:type="dxa"/>
            <w:vAlign w:val="center"/>
          </w:tcPr>
          <w:p w14:paraId="4CE0D9A0" w14:textId="05FE0657" w:rsidR="00A64567" w:rsidRPr="00F94A76" w:rsidRDefault="00A64567" w:rsidP="003662DB">
            <w:pPr>
              <w:rPr>
                <w:rFonts w:asciiTheme="minorHAnsi" w:hAnsiTheme="minorHAnsi" w:hint="eastAsia"/>
                <w:lang w:eastAsia="en-GB"/>
              </w:rPr>
            </w:pPr>
            <w:r w:rsidRPr="0041138D">
              <w:rPr>
                <w:rFonts w:asciiTheme="minorHAnsi" w:hAnsiTheme="minorHAnsi"/>
                <w:szCs w:val="20"/>
              </w:rPr>
              <w:t>Azure Service Bus</w:t>
            </w:r>
          </w:p>
        </w:tc>
        <w:tc>
          <w:tcPr>
            <w:tcW w:w="2835" w:type="dxa"/>
            <w:vAlign w:val="center"/>
          </w:tcPr>
          <w:p w14:paraId="69099EFF" w14:textId="7D45EF33" w:rsidR="00A64567" w:rsidRPr="00F94A76" w:rsidRDefault="00A64567" w:rsidP="003662DB">
            <w:pPr>
              <w:rPr>
                <w:rFonts w:asciiTheme="minorHAnsi" w:hAnsiTheme="minorHAnsi" w:hint="eastAsia"/>
                <w:lang w:eastAsia="en-GB"/>
              </w:rPr>
            </w:pPr>
            <w:r w:rsidRPr="0041138D">
              <w:rPr>
                <w:rFonts w:asciiTheme="minorHAnsi" w:hAnsiTheme="minorHAnsi"/>
                <w:szCs w:val="20"/>
              </w:rPr>
              <w:t>Reliable enterprise messaging</w:t>
            </w:r>
          </w:p>
        </w:tc>
        <w:tc>
          <w:tcPr>
            <w:tcW w:w="2198" w:type="dxa"/>
            <w:vAlign w:val="center"/>
          </w:tcPr>
          <w:p w14:paraId="31258E9B" w14:textId="7EF66F2F"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F94A76" w:rsidRDefault="00A64567" w:rsidP="003662DB">
            <w:pPr>
              <w:rPr>
                <w:rFonts w:asciiTheme="minorHAnsi" w:hAnsiTheme="minorHAnsi" w:hint="eastAsia"/>
                <w:lang w:eastAsia="en-GB"/>
              </w:rPr>
            </w:pPr>
            <w:r w:rsidRPr="0041138D">
              <w:rPr>
                <w:rFonts w:asciiTheme="minorHAnsi" w:hAnsiTheme="minorHAnsi"/>
                <w:szCs w:val="20"/>
              </w:rPr>
              <w:t>For lightweight notifications where message state is not required</w:t>
            </w:r>
          </w:p>
        </w:tc>
      </w:tr>
      <w:tr w:rsidR="00A64567" w:rsidRPr="009527A4" w14:paraId="11401918" w14:textId="77777777">
        <w:tc>
          <w:tcPr>
            <w:tcW w:w="1696" w:type="dxa"/>
            <w:vAlign w:val="center"/>
          </w:tcPr>
          <w:p w14:paraId="2524031E" w14:textId="5BEA561B" w:rsidR="00A64567" w:rsidRPr="00F94A76" w:rsidRDefault="00A64567" w:rsidP="003662DB">
            <w:pPr>
              <w:rPr>
                <w:rFonts w:asciiTheme="minorHAnsi" w:hAnsiTheme="minorHAnsi" w:hint="eastAsia"/>
                <w:lang w:eastAsia="en-GB"/>
              </w:rPr>
            </w:pPr>
            <w:r w:rsidRPr="0041138D">
              <w:rPr>
                <w:rFonts w:asciiTheme="minorHAnsi" w:hAnsiTheme="minorHAnsi"/>
                <w:szCs w:val="20"/>
              </w:rPr>
              <w:t>Azure Event Grid</w:t>
            </w:r>
          </w:p>
        </w:tc>
        <w:tc>
          <w:tcPr>
            <w:tcW w:w="2835" w:type="dxa"/>
            <w:vAlign w:val="center"/>
          </w:tcPr>
          <w:p w14:paraId="719863D2" w14:textId="47F63CE6" w:rsidR="00A64567" w:rsidRPr="00F94A76" w:rsidRDefault="00A64567" w:rsidP="003662DB">
            <w:pPr>
              <w:rPr>
                <w:rFonts w:asciiTheme="minorHAnsi" w:hAnsiTheme="minorHAnsi" w:hint="eastAsia"/>
                <w:lang w:eastAsia="en-GB"/>
              </w:rPr>
            </w:pPr>
            <w:r w:rsidRPr="0041138D">
              <w:rPr>
                <w:rFonts w:asciiTheme="minorHAnsi" w:hAnsiTheme="minorHAnsi"/>
                <w:szCs w:val="20"/>
              </w:rPr>
              <w:t>Event notification and reactive event routing</w:t>
            </w:r>
          </w:p>
        </w:tc>
        <w:tc>
          <w:tcPr>
            <w:tcW w:w="2198" w:type="dxa"/>
            <w:vAlign w:val="center"/>
          </w:tcPr>
          <w:p w14:paraId="7E3A6BE4" w14:textId="4C8B1D65" w:rsidR="00A64567" w:rsidRPr="00F94A76" w:rsidRDefault="00A64567" w:rsidP="003662DB">
            <w:pPr>
              <w:rPr>
                <w:rFonts w:asciiTheme="minorHAnsi" w:hAnsiTheme="minorHAnsi" w:hint="eastAsia"/>
                <w:lang w:eastAsia="en-GB"/>
              </w:rPr>
            </w:pPr>
            <w:r w:rsidRPr="0041138D">
              <w:rPr>
                <w:rFonts w:asciiTheme="minorHAnsi" w:hAnsiTheme="minorHAnsi"/>
                <w:szCs w:val="20"/>
              </w:rPr>
              <w:t>Resource/event notifications, event fan-out, near-real-time triggers</w:t>
            </w:r>
          </w:p>
        </w:tc>
        <w:tc>
          <w:tcPr>
            <w:tcW w:w="2480" w:type="dxa"/>
            <w:vAlign w:val="center"/>
          </w:tcPr>
          <w:p w14:paraId="224A0CBB" w14:textId="0FF37D5E" w:rsidR="00A64567" w:rsidRPr="00F94A76" w:rsidRDefault="00A64567" w:rsidP="003662DB">
            <w:pPr>
              <w:rPr>
                <w:rFonts w:asciiTheme="minorHAnsi" w:hAnsiTheme="minorHAnsi" w:hint="eastAsia"/>
                <w:lang w:eastAsia="en-GB"/>
              </w:rPr>
            </w:pPr>
            <w:r w:rsidRPr="0041138D">
              <w:rPr>
                <w:rFonts w:asciiTheme="minorHAnsi" w:hAnsiTheme="minorHAnsi"/>
                <w:szCs w:val="20"/>
              </w:rPr>
              <w:t>For ordered business messaging or complex message settlement</w:t>
            </w:r>
          </w:p>
        </w:tc>
      </w:tr>
      <w:tr w:rsidR="00A64567" w:rsidRPr="009527A4" w14:paraId="21252652" w14:textId="77777777">
        <w:tc>
          <w:tcPr>
            <w:tcW w:w="1696" w:type="dxa"/>
            <w:vAlign w:val="center"/>
          </w:tcPr>
          <w:p w14:paraId="6EC6D70D" w14:textId="293BE57E" w:rsidR="00A64567" w:rsidRPr="0041138D" w:rsidRDefault="00A64567" w:rsidP="003662DB">
            <w:pPr>
              <w:rPr>
                <w:szCs w:val="20"/>
              </w:rPr>
            </w:pPr>
            <w:r w:rsidRPr="0041138D">
              <w:rPr>
                <w:rFonts w:asciiTheme="minorHAnsi" w:hAnsiTheme="minorHAnsi"/>
                <w:szCs w:val="20"/>
              </w:rPr>
              <w:t>Azure Event Hubs</w:t>
            </w:r>
          </w:p>
        </w:tc>
        <w:tc>
          <w:tcPr>
            <w:tcW w:w="2835" w:type="dxa"/>
            <w:vAlign w:val="center"/>
          </w:tcPr>
          <w:p w14:paraId="5D350B73" w14:textId="79DFD41C" w:rsidR="00A64567" w:rsidRPr="0041138D" w:rsidRDefault="00A64567" w:rsidP="003662DB">
            <w:pPr>
              <w:rPr>
                <w:szCs w:val="20"/>
              </w:rPr>
            </w:pPr>
            <w:r w:rsidRPr="0041138D">
              <w:rPr>
                <w:rFonts w:asciiTheme="minorHAnsi" w:hAnsiTheme="minorHAnsi"/>
                <w:szCs w:val="20"/>
              </w:rPr>
              <w:t>High-throughput event streaming</w:t>
            </w:r>
          </w:p>
        </w:tc>
        <w:tc>
          <w:tcPr>
            <w:tcW w:w="2198" w:type="dxa"/>
            <w:vAlign w:val="center"/>
          </w:tcPr>
          <w:p w14:paraId="57053330" w14:textId="1AD91F00" w:rsidR="00A64567" w:rsidRPr="0041138D" w:rsidRDefault="00A64567" w:rsidP="003662DB">
            <w:pPr>
              <w:rPr>
                <w:szCs w:val="20"/>
              </w:rPr>
            </w:pPr>
            <w:r w:rsidRPr="0041138D">
              <w:rPr>
                <w:rFonts w:asciiTheme="minorHAnsi" w:hAnsiTheme="minorHAnsi"/>
                <w:szCs w:val="20"/>
              </w:rPr>
              <w:t>Telemetry, high-volume event ingestion, streaming analytics</w:t>
            </w:r>
          </w:p>
        </w:tc>
        <w:tc>
          <w:tcPr>
            <w:tcW w:w="2480" w:type="dxa"/>
            <w:vAlign w:val="center"/>
          </w:tcPr>
          <w:p w14:paraId="7D898E4D" w14:textId="1686FAF9" w:rsidR="00A64567" w:rsidRPr="0041138D" w:rsidRDefault="00A64567" w:rsidP="003662DB">
            <w:pPr>
              <w:rPr>
                <w:szCs w:val="20"/>
              </w:rPr>
            </w:pPr>
            <w:r w:rsidRPr="0041138D">
              <w:rPr>
                <w:rFonts w:asciiTheme="minorHAnsi" w:hAnsiTheme="minorHAnsi"/>
                <w:szCs w:val="20"/>
              </w:rPr>
              <w:t>For command-style workflow messaging or request/response integration</w:t>
            </w:r>
          </w:p>
        </w:tc>
      </w:tr>
      <w:tr w:rsidR="00A64567" w:rsidRPr="009527A4" w14:paraId="549F0AC5" w14:textId="77777777">
        <w:tc>
          <w:tcPr>
            <w:tcW w:w="1696" w:type="dxa"/>
            <w:vAlign w:val="center"/>
          </w:tcPr>
          <w:p w14:paraId="4E336A56" w14:textId="746D0D3E" w:rsidR="00A64567" w:rsidRPr="0041138D" w:rsidRDefault="00A64567" w:rsidP="003662DB">
            <w:pPr>
              <w:rPr>
                <w:szCs w:val="20"/>
              </w:rPr>
            </w:pPr>
            <w:r w:rsidRPr="0041138D">
              <w:rPr>
                <w:rFonts w:asciiTheme="minorHAnsi" w:hAnsiTheme="minorHAnsi"/>
                <w:szCs w:val="20"/>
              </w:rPr>
              <w:t>Azure Functions</w:t>
            </w:r>
          </w:p>
        </w:tc>
        <w:tc>
          <w:tcPr>
            <w:tcW w:w="2835" w:type="dxa"/>
            <w:vAlign w:val="center"/>
          </w:tcPr>
          <w:p w14:paraId="2583436E" w14:textId="16A1F006" w:rsidR="00A64567" w:rsidRPr="0041138D" w:rsidRDefault="00A64567" w:rsidP="003662DB">
            <w:pPr>
              <w:rPr>
                <w:szCs w:val="20"/>
              </w:rPr>
            </w:pPr>
            <w:r w:rsidRPr="0041138D">
              <w:rPr>
                <w:rFonts w:asciiTheme="minorHAnsi" w:hAnsiTheme="minorHAnsi"/>
                <w:szCs w:val="20"/>
              </w:rPr>
              <w:t>Low-level implementation logic</w:t>
            </w:r>
          </w:p>
        </w:tc>
        <w:tc>
          <w:tcPr>
            <w:tcW w:w="2198" w:type="dxa"/>
            <w:vAlign w:val="center"/>
          </w:tcPr>
          <w:p w14:paraId="37BE92CD" w14:textId="5D81CA41" w:rsidR="00A64567" w:rsidRPr="00D76F54" w:rsidRDefault="00A64567" w:rsidP="003662DB">
            <w:pPr>
              <w:rPr>
                <w:rFonts w:asciiTheme="minorHAnsi" w:hAnsiTheme="minorHAnsi" w:hint="eastAsia"/>
                <w:szCs w:val="20"/>
              </w:rPr>
            </w:pPr>
            <w:r w:rsidRPr="00D76F54">
              <w:rPr>
                <w:rFonts w:asciiTheme="minorHAnsi" w:hAnsiTheme="minorHAnsi"/>
                <w:szCs w:val="20"/>
              </w:rPr>
              <w:t>Lightweight code extensions, transformation helpers, protocol adapters, custom validation</w:t>
            </w:r>
          </w:p>
        </w:tc>
        <w:tc>
          <w:tcPr>
            <w:tcW w:w="2480" w:type="dxa"/>
            <w:vAlign w:val="center"/>
          </w:tcPr>
          <w:p w14:paraId="5D978502" w14:textId="77777777" w:rsidR="00265D0A" w:rsidRPr="00D76F54" w:rsidRDefault="00265D0A" w:rsidP="00265D0A">
            <w:pPr>
              <w:rPr>
                <w:rFonts w:asciiTheme="minorHAnsi" w:hAnsiTheme="minorHAnsi" w:hint="eastAsia"/>
                <w:szCs w:val="20"/>
                <w:lang w:val="en-IN"/>
              </w:rPr>
            </w:pPr>
            <w:r w:rsidRPr="00D76F54">
              <w:rPr>
                <w:rFonts w:asciiTheme="minorHAnsi" w:hAnsiTheme="minorHAnsi"/>
                <w:szCs w:val="20"/>
                <w:lang w:val="en-IN"/>
              </w:rPr>
              <w:t>As the default orchestration engine or business process owner (plain Functions chained into hidden orchestration). Azure Durable Functions is permitted only as an explicit, declared orchestrator under the Orchestration Patterns selection criteria.</w:t>
            </w:r>
          </w:p>
          <w:p w14:paraId="25129306" w14:textId="06202A5A" w:rsidR="00A64567" w:rsidRPr="00D76F54" w:rsidRDefault="00A64567" w:rsidP="003662DB">
            <w:pPr>
              <w:rPr>
                <w:rFonts w:asciiTheme="minorHAnsi" w:hAnsiTheme="minorHAnsi" w:hint="eastAsia"/>
                <w:szCs w:val="20"/>
              </w:rPr>
            </w:pPr>
          </w:p>
        </w:tc>
      </w:tr>
      <w:tr w:rsidR="00A64567" w:rsidRPr="009527A4" w14:paraId="76A440F0" w14:textId="77777777">
        <w:tc>
          <w:tcPr>
            <w:tcW w:w="1696" w:type="dxa"/>
            <w:vAlign w:val="center"/>
          </w:tcPr>
          <w:p w14:paraId="3E463AE3" w14:textId="165C3AEA" w:rsidR="00A64567" w:rsidRPr="0041138D" w:rsidRDefault="00A64567" w:rsidP="003662DB">
            <w:pPr>
              <w:rPr>
                <w:szCs w:val="20"/>
              </w:rPr>
            </w:pPr>
            <w:r w:rsidRPr="0041138D">
              <w:rPr>
                <w:rFonts w:asciiTheme="minorHAnsi" w:hAnsiTheme="minorHAnsi"/>
                <w:szCs w:val="20"/>
              </w:rPr>
              <w:t>Azure Data Factory / Data Platform</w:t>
            </w:r>
          </w:p>
        </w:tc>
        <w:tc>
          <w:tcPr>
            <w:tcW w:w="2835" w:type="dxa"/>
            <w:vAlign w:val="center"/>
          </w:tcPr>
          <w:p w14:paraId="274DF793" w14:textId="6B4CE312" w:rsidR="00A64567" w:rsidRPr="0041138D" w:rsidRDefault="00A64567" w:rsidP="003662DB">
            <w:pPr>
              <w:rPr>
                <w:szCs w:val="20"/>
              </w:rPr>
            </w:pPr>
            <w:r w:rsidRPr="0041138D">
              <w:rPr>
                <w:rFonts w:asciiTheme="minorHAnsi" w:hAnsiTheme="minorHAnsi"/>
                <w:szCs w:val="20"/>
              </w:rPr>
              <w:t>Data ingestion and analytical pipeline orchestration</w:t>
            </w:r>
          </w:p>
        </w:tc>
        <w:tc>
          <w:tcPr>
            <w:tcW w:w="2198" w:type="dxa"/>
            <w:vAlign w:val="center"/>
          </w:tcPr>
          <w:p w14:paraId="751F8576" w14:textId="7FB00EFD" w:rsidR="00A64567" w:rsidRPr="0041138D" w:rsidRDefault="00A64567" w:rsidP="003662DB">
            <w:pPr>
              <w:rPr>
                <w:szCs w:val="20"/>
              </w:rPr>
            </w:pPr>
            <w:r w:rsidRPr="0041138D">
              <w:rPr>
                <w:rFonts w:asciiTheme="minorHAnsi" w:hAnsiTheme="minorHAnsi"/>
                <w:szCs w:val="20"/>
              </w:rPr>
              <w:t>Batch/ELT, Snowflake loading, analytical data movement</w:t>
            </w:r>
          </w:p>
        </w:tc>
        <w:tc>
          <w:tcPr>
            <w:tcW w:w="2480" w:type="dxa"/>
            <w:vAlign w:val="center"/>
          </w:tcPr>
          <w:p w14:paraId="554FEF82" w14:textId="203BFE04" w:rsidR="00A64567" w:rsidRPr="0041138D" w:rsidRDefault="00A64567" w:rsidP="003662DB">
            <w:pPr>
              <w:rPr>
                <w:szCs w:val="20"/>
              </w:rPr>
            </w:pPr>
            <w:r w:rsidRPr="0041138D">
              <w:rPr>
                <w:rFonts w:asciiTheme="minorHAnsi" w:hAnsiTheme="minorHAnsi"/>
                <w:szCs w:val="20"/>
              </w:rPr>
              <w:t>Real-time operational integration or transient system-to-system messaging</w:t>
            </w:r>
          </w:p>
        </w:tc>
      </w:tr>
    </w:tbl>
    <w:p w14:paraId="7BF63A31" w14:textId="77777777" w:rsidR="00E62C5D" w:rsidRDefault="00E62C5D" w:rsidP="0041138D">
      <w:pPr>
        <w:spacing w:after="120"/>
        <w:rPr>
          <w:szCs w:val="20"/>
        </w:rPr>
      </w:pPr>
    </w:p>
    <w:p w14:paraId="7F12944A" w14:textId="77777777" w:rsidR="00FE4F0E" w:rsidRPr="0041138D" w:rsidRDefault="00FE4F0E" w:rsidP="0041138D">
      <w:pPr>
        <w:spacing w:after="120"/>
        <w:rPr>
          <w:szCs w:val="20"/>
        </w:rPr>
      </w:pPr>
    </w:p>
    <w:p w14:paraId="6C9C4930" w14:textId="0789691F" w:rsidR="00FE4F0E" w:rsidRDefault="0041138D">
      <w:pPr>
        <w:pStyle w:val="Heading1"/>
        <w:ind w:left="431" w:hanging="431"/>
      </w:pPr>
      <w:bookmarkStart w:id="139" w:name="_Choosing_an_Integration"/>
      <w:bookmarkStart w:id="140" w:name="_Toc239852289"/>
      <w:bookmarkStart w:id="141" w:name="_Toc239980596"/>
      <w:bookmarkStart w:id="142" w:name="_Toc240366837"/>
      <w:bookmarkEnd w:id="139"/>
      <w:r w:rsidRPr="006F79A8">
        <w:t>Choosing an Integration Pattern</w:t>
      </w:r>
      <w:bookmarkEnd w:id="140"/>
      <w:bookmarkEnd w:id="141"/>
      <w:bookmarkEnd w:id="142"/>
    </w:p>
    <w:p w14:paraId="598C52C1" w14:textId="77777777" w:rsidR="003871B6" w:rsidRPr="003871B6" w:rsidRDefault="003871B6" w:rsidP="003871B6"/>
    <w:p w14:paraId="3D62769F" w14:textId="3FCC19B6" w:rsidR="00E62C5D" w:rsidRDefault="0041138D" w:rsidP="0041138D">
      <w:pPr>
        <w:spacing w:after="120"/>
        <w:rPr>
          <w:szCs w:val="20"/>
        </w:rPr>
      </w:pPr>
      <w:r w:rsidRPr="0041138D">
        <w:rPr>
          <w:szCs w:val="20"/>
        </w:rPr>
        <w:t xml:space="preserve">For a leadership or high-level view, the primary decision matrix in </w:t>
      </w:r>
      <w:r w:rsidR="00363CBA">
        <w:rPr>
          <w:szCs w:val="20"/>
        </w:rPr>
        <w:t>7</w:t>
      </w:r>
      <w:r w:rsidRPr="0041138D">
        <w:rPr>
          <w:szCs w:val="20"/>
        </w:rPr>
        <w:t xml:space="preserve">.1 and the common use cases in </w:t>
      </w:r>
      <w:r w:rsidR="00363CBA">
        <w:rPr>
          <w:szCs w:val="20"/>
        </w:rPr>
        <w:t>7</w:t>
      </w:r>
      <w:r w:rsidRPr="0041138D">
        <w:rPr>
          <w:szCs w:val="20"/>
        </w:rPr>
        <w:t xml:space="preserve">.2 provide a concise view of the approved integration styles. </w:t>
      </w:r>
      <w:r w:rsidR="00F633A8">
        <w:rPr>
          <w:szCs w:val="20"/>
        </w:rPr>
        <w:br/>
      </w:r>
      <w:r w:rsidR="00F633A8">
        <w:rPr>
          <w:szCs w:val="20"/>
        </w:rPr>
        <w:br/>
      </w:r>
      <w:r w:rsidRPr="0041138D">
        <w:rPr>
          <w:szCs w:val="20"/>
        </w:rPr>
        <w:t xml:space="preserve">For architecture and delivery teams, the decision tree in </w:t>
      </w:r>
      <w:r w:rsidR="00363CBA">
        <w:rPr>
          <w:szCs w:val="20"/>
        </w:rPr>
        <w:t>7</w:t>
      </w:r>
      <w:r w:rsidRPr="0041138D">
        <w:rPr>
          <w:szCs w:val="20"/>
        </w:rPr>
        <w:t xml:space="preserve">.3 supports pattern selection, while the worked example in </w:t>
      </w:r>
      <w:r w:rsidR="00363CBA">
        <w:rPr>
          <w:szCs w:val="20"/>
        </w:rPr>
        <w:t>7</w:t>
      </w:r>
      <w:r w:rsidRPr="0041138D">
        <w:rPr>
          <w:szCs w:val="20"/>
        </w:rPr>
        <w:t xml:space="preserve">.4 illustrates the application of the framework. The enterprise pattern catalogue in Section </w:t>
      </w:r>
      <w:r w:rsidR="00363CBA">
        <w:rPr>
          <w:szCs w:val="20"/>
        </w:rPr>
        <w:t>8</w:t>
      </w:r>
      <w:r w:rsidRPr="0041138D">
        <w:rPr>
          <w:szCs w:val="20"/>
        </w:rPr>
        <w:t xml:space="preserve"> provides the detailed specification of each pattern.</w:t>
      </w:r>
    </w:p>
    <w:tbl>
      <w:tblPr>
        <w:tblStyle w:val="TableGridLight"/>
        <w:tblW w:w="8926" w:type="dxa"/>
        <w:tblLook w:val="04A0" w:firstRow="1" w:lastRow="0" w:firstColumn="1" w:lastColumn="0" w:noHBand="0" w:noVBand="1"/>
      </w:tblPr>
      <w:tblGrid>
        <w:gridCol w:w="2405"/>
        <w:gridCol w:w="3544"/>
        <w:gridCol w:w="2977"/>
      </w:tblGrid>
      <w:tr w:rsidR="00A64567" w:rsidRPr="009527A4" w14:paraId="27FE89FC"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4C5AB1D" w14:textId="3804322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I am here to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E423B0C" w14:textId="1218EBB3"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E00815" w14:textId="6116FDA1"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6AC40285" w14:textId="77777777" w:rsidTr="00866873">
        <w:tc>
          <w:tcPr>
            <w:tcW w:w="2405" w:type="dxa"/>
            <w:tcBorders>
              <w:top w:val="single" w:sz="4" w:space="0" w:color="000000" w:themeColor="text1"/>
            </w:tcBorders>
            <w:vAlign w:val="center"/>
          </w:tcPr>
          <w:p w14:paraId="6B0052CC" w14:textId="1A8B23C5" w:rsidR="00A64567" w:rsidRPr="00F94A76" w:rsidRDefault="00A64567" w:rsidP="003662DB">
            <w:pPr>
              <w:rPr>
                <w:rFonts w:asciiTheme="minorHAnsi" w:hAnsiTheme="minorHAnsi" w:hint="eastAsia"/>
                <w:lang w:eastAsia="en-GB"/>
              </w:rPr>
            </w:pPr>
            <w:r w:rsidRPr="0041138D">
              <w:rPr>
                <w:rFonts w:asciiTheme="minorHAnsi" w:hAnsiTheme="minorHAnsi"/>
                <w:szCs w:val="20"/>
              </w:rPr>
              <w:t>Understand the options in plain terms</w:t>
            </w:r>
          </w:p>
        </w:tc>
        <w:tc>
          <w:tcPr>
            <w:tcW w:w="3544" w:type="dxa"/>
            <w:tcBorders>
              <w:top w:val="single" w:sz="4" w:space="0" w:color="000000" w:themeColor="text1"/>
            </w:tcBorders>
            <w:vAlign w:val="center"/>
          </w:tcPr>
          <w:p w14:paraId="06755C8A" w14:textId="6D0F2CF3" w:rsidR="00A64567" w:rsidRPr="00F94A76" w:rsidRDefault="00A64567" w:rsidP="003662DB">
            <w:pPr>
              <w:rPr>
                <w:rFonts w:asciiTheme="minorHAnsi" w:hAnsiTheme="minorHAnsi" w:hint="eastAsia"/>
                <w:lang w:eastAsia="en-GB"/>
              </w:rPr>
            </w:pPr>
            <w:hyperlink w:anchor="_Primary_Decision_Matrix" w:history="1">
              <w:r w:rsidRPr="00C43425">
                <w:rPr>
                  <w:rStyle w:val="Hyperlink"/>
                  <w:rFonts w:asciiTheme="minorHAnsi" w:hAnsiTheme="minorHAnsi"/>
                  <w:szCs w:val="20"/>
                </w:rPr>
                <w:t>Primary Decision Matrix</w:t>
              </w:r>
            </w:hyperlink>
          </w:p>
        </w:tc>
        <w:tc>
          <w:tcPr>
            <w:tcW w:w="2977" w:type="dxa"/>
            <w:tcBorders>
              <w:top w:val="single" w:sz="4" w:space="0" w:color="000000" w:themeColor="text1"/>
            </w:tcBorders>
            <w:vAlign w:val="center"/>
          </w:tcPr>
          <w:p w14:paraId="5F6BDA7F" w14:textId="5AA1857B" w:rsidR="00A64567" w:rsidRPr="00F94A76" w:rsidRDefault="00A64567" w:rsidP="003662DB">
            <w:pPr>
              <w:rPr>
                <w:rFonts w:asciiTheme="minorHAnsi" w:hAnsiTheme="minorHAnsi" w:hint="eastAsia"/>
                <w:lang w:eastAsia="en-GB"/>
              </w:rPr>
            </w:pPr>
            <w:hyperlink w:anchor="_Common_Use_Cases" w:history="1">
              <w:r w:rsidRPr="00C43425">
                <w:rPr>
                  <w:rStyle w:val="Hyperlink"/>
                  <w:rFonts w:asciiTheme="minorHAnsi" w:hAnsiTheme="minorHAnsi"/>
                  <w:szCs w:val="20"/>
                </w:rPr>
                <w:t>Common Use Cases</w:t>
              </w:r>
            </w:hyperlink>
          </w:p>
        </w:tc>
      </w:tr>
      <w:tr w:rsidR="00A64567" w:rsidRPr="009527A4" w14:paraId="2CD05C06" w14:textId="77777777">
        <w:tc>
          <w:tcPr>
            <w:tcW w:w="2405" w:type="dxa"/>
            <w:vAlign w:val="center"/>
          </w:tcPr>
          <w:p w14:paraId="7CA1A285" w14:textId="7A17463E" w:rsidR="00A64567" w:rsidRPr="00F94A76" w:rsidRDefault="00A64567" w:rsidP="003662DB">
            <w:pPr>
              <w:rPr>
                <w:rFonts w:asciiTheme="minorHAnsi" w:hAnsiTheme="minorHAnsi" w:hint="eastAsia"/>
                <w:lang w:eastAsia="en-GB"/>
              </w:rPr>
            </w:pPr>
            <w:r w:rsidRPr="0041138D">
              <w:rPr>
                <w:rFonts w:asciiTheme="minorHAnsi" w:hAnsiTheme="minorHAnsi"/>
                <w:szCs w:val="20"/>
              </w:rPr>
              <w:t>Choose a pattern for a specific need</w:t>
            </w:r>
          </w:p>
        </w:tc>
        <w:tc>
          <w:tcPr>
            <w:tcW w:w="3544" w:type="dxa"/>
            <w:vAlign w:val="center"/>
          </w:tcPr>
          <w:p w14:paraId="5FE4D255" w14:textId="70D422D0" w:rsidR="00A64567" w:rsidRPr="00F94A76" w:rsidRDefault="00A64567" w:rsidP="003662DB">
            <w:pPr>
              <w:rPr>
                <w:rFonts w:asciiTheme="minorHAnsi" w:hAnsiTheme="minorHAnsi" w:hint="eastAsia"/>
                <w:lang w:eastAsia="en-GB"/>
              </w:rPr>
            </w:pPr>
            <w:hyperlink w:anchor="_Detailed_Decision_Tree" w:history="1">
              <w:r w:rsidRPr="00CA5949">
                <w:rPr>
                  <w:rStyle w:val="Hyperlink"/>
                  <w:rFonts w:asciiTheme="minorHAnsi" w:hAnsiTheme="minorHAnsi"/>
                  <w:szCs w:val="20"/>
                </w:rPr>
                <w:t>Decision Tree</w:t>
              </w:r>
            </w:hyperlink>
          </w:p>
        </w:tc>
        <w:tc>
          <w:tcPr>
            <w:tcW w:w="2977" w:type="dxa"/>
            <w:vAlign w:val="center"/>
          </w:tcPr>
          <w:p w14:paraId="6865F732" w14:textId="08F87E11" w:rsidR="00A64567" w:rsidRPr="00F94A76" w:rsidRDefault="00A64567" w:rsidP="003662DB">
            <w:pPr>
              <w:rPr>
                <w:rFonts w:asciiTheme="minorHAnsi" w:hAnsiTheme="minorHAnsi" w:hint="eastAsia"/>
                <w:lang w:eastAsia="en-GB"/>
              </w:rPr>
            </w:pPr>
            <w:hyperlink w:anchor="_8._Enterprise_Pattern" w:history="1">
              <w:r w:rsidRPr="005927F2">
                <w:rPr>
                  <w:rStyle w:val="Hyperlink"/>
                  <w:rFonts w:asciiTheme="minorHAnsi" w:hAnsiTheme="minorHAnsi"/>
                  <w:szCs w:val="20"/>
                </w:rPr>
                <w:t>Pattern Catalogue</w:t>
              </w:r>
            </w:hyperlink>
          </w:p>
        </w:tc>
      </w:tr>
      <w:tr w:rsidR="00A64567" w:rsidRPr="009527A4" w14:paraId="0C90E830" w14:textId="77777777">
        <w:tc>
          <w:tcPr>
            <w:tcW w:w="2405" w:type="dxa"/>
            <w:vAlign w:val="center"/>
          </w:tcPr>
          <w:p w14:paraId="50672F9E" w14:textId="706E5468" w:rsidR="00A64567" w:rsidRPr="00F94A76" w:rsidRDefault="00A64567" w:rsidP="003662DB">
            <w:pPr>
              <w:rPr>
                <w:rFonts w:asciiTheme="minorHAnsi" w:hAnsiTheme="minorHAnsi" w:hint="eastAsia"/>
                <w:lang w:eastAsia="en-GB"/>
              </w:rPr>
            </w:pPr>
            <w:r w:rsidRPr="0041138D">
              <w:rPr>
                <w:rFonts w:asciiTheme="minorHAnsi" w:hAnsiTheme="minorHAnsi"/>
                <w:szCs w:val="20"/>
              </w:rPr>
              <w:t>See it worked through end to end</w:t>
            </w:r>
          </w:p>
        </w:tc>
        <w:tc>
          <w:tcPr>
            <w:tcW w:w="3544" w:type="dxa"/>
            <w:vAlign w:val="center"/>
          </w:tcPr>
          <w:p w14:paraId="219A92C9" w14:textId="16FC321A" w:rsidR="00A64567" w:rsidRPr="00F94A76" w:rsidRDefault="00A64567" w:rsidP="003662DB">
            <w:pPr>
              <w:rPr>
                <w:rFonts w:asciiTheme="minorHAnsi" w:hAnsiTheme="minorHAnsi" w:hint="eastAsia"/>
                <w:lang w:eastAsia="en-GB"/>
              </w:rPr>
            </w:pPr>
            <w:hyperlink w:anchor="_Example" w:history="1">
              <w:r w:rsidRPr="00CA5949">
                <w:rPr>
                  <w:rStyle w:val="Hyperlink"/>
                  <w:rFonts w:asciiTheme="minorHAnsi" w:hAnsiTheme="minorHAnsi"/>
                  <w:szCs w:val="20"/>
                </w:rPr>
                <w:t>Worked Example</w:t>
              </w:r>
            </w:hyperlink>
          </w:p>
        </w:tc>
        <w:tc>
          <w:tcPr>
            <w:tcW w:w="2977" w:type="dxa"/>
            <w:vAlign w:val="center"/>
          </w:tcPr>
          <w:p w14:paraId="41FDE4AA" w14:textId="23C6D11C" w:rsidR="00A64567" w:rsidRPr="00F94A76" w:rsidRDefault="00A64567" w:rsidP="003662DB">
            <w:pPr>
              <w:rPr>
                <w:rFonts w:asciiTheme="minorHAnsi" w:hAnsiTheme="minorHAnsi" w:hint="eastAsia"/>
                <w:lang w:eastAsia="en-GB"/>
              </w:rPr>
            </w:pPr>
          </w:p>
        </w:tc>
      </w:tr>
    </w:tbl>
    <w:p w14:paraId="26DBFC71" w14:textId="77777777" w:rsidR="00FE4F0E" w:rsidRDefault="00FE4F0E" w:rsidP="0041138D">
      <w:pPr>
        <w:spacing w:after="120"/>
        <w:rPr>
          <w:szCs w:val="20"/>
        </w:rPr>
      </w:pPr>
    </w:p>
    <w:p w14:paraId="7B1BEA45" w14:textId="40502BCD" w:rsidR="00FE4F0E" w:rsidRPr="00FE4F0E" w:rsidRDefault="0041138D">
      <w:pPr>
        <w:pStyle w:val="Heading2"/>
      </w:pPr>
      <w:bookmarkStart w:id="143" w:name="_7.1_Primary_Decision"/>
      <w:bookmarkStart w:id="144" w:name="_Primary_Decision_Matrix"/>
      <w:bookmarkStart w:id="145" w:name="_Toc239457532"/>
      <w:bookmarkStart w:id="146" w:name="_Toc239852290"/>
      <w:bookmarkStart w:id="147" w:name="_Toc239980597"/>
      <w:bookmarkStart w:id="148" w:name="_Toc240366838"/>
      <w:bookmarkEnd w:id="143"/>
      <w:bookmarkEnd w:id="144"/>
      <w:r w:rsidRPr="00FE4F0E">
        <w:t>Primary Decision Matrix</w:t>
      </w:r>
      <w:bookmarkEnd w:id="145"/>
      <w:bookmarkEnd w:id="146"/>
      <w:bookmarkEnd w:id="147"/>
      <w:bookmarkEnd w:id="148"/>
    </w:p>
    <w:p w14:paraId="68B7EF72" w14:textId="3B4CA3F9" w:rsidR="0041138D" w:rsidRDefault="0041138D" w:rsidP="0041138D">
      <w:pPr>
        <w:spacing w:after="120"/>
        <w:rPr>
          <w:szCs w:val="20"/>
        </w:rPr>
      </w:pPr>
      <w:r w:rsidRPr="0041138D">
        <w:rPr>
          <w:szCs w:val="20"/>
        </w:rPr>
        <w:t xml:space="preserve">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363CBA">
        <w:rPr>
          <w:szCs w:val="20"/>
        </w:rPr>
        <w:t>8</w:t>
      </w:r>
      <w:r w:rsidRPr="0041138D">
        <w:rPr>
          <w:szCs w:val="20"/>
        </w:rPr>
        <w:t xml:space="preserve"> remains the authoritative source for detailed pattern guidance.</w:t>
      </w:r>
    </w:p>
    <w:p w14:paraId="2CAE6E7F"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7A8925FD" w14:textId="4BC2A6F7" w:rsidTr="007A2B8C">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DDA8DA" w14:textId="3D999F5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Does the need involve...</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A385EA" w14:textId="4981FF0E"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API</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5503A" w14:textId="1B229601"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Functions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3A254" w14:textId="18E156A5"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Service Bus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A74184" w14:textId="17C5A6D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Event Grid</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4FE7BB" w14:textId="149EA16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Event Hubs</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AB6FEC" w14:textId="24A3E78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Logic Apps</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8C4280" w14:textId="3EF71052"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ADF</w:t>
            </w:r>
          </w:p>
        </w:tc>
      </w:tr>
      <w:tr w:rsidR="00A64567" w:rsidRPr="009527A4" w14:paraId="6FD48E41" w14:textId="70DFEA22" w:rsidTr="00866873">
        <w:tc>
          <w:tcPr>
            <w:tcW w:w="2972" w:type="dxa"/>
            <w:tcBorders>
              <w:top w:val="single" w:sz="4" w:space="0" w:color="000000" w:themeColor="text1"/>
            </w:tcBorders>
            <w:vAlign w:val="center"/>
          </w:tcPr>
          <w:p w14:paraId="7A834E39" w14:textId="32D3DD7E" w:rsidR="00A64567" w:rsidRPr="00F94A76" w:rsidRDefault="00A64567" w:rsidP="003662DB">
            <w:pPr>
              <w:rPr>
                <w:rFonts w:asciiTheme="minorHAnsi" w:hAnsiTheme="minorHAnsi" w:hint="eastAsia"/>
                <w:lang w:eastAsia="en-GB"/>
              </w:rPr>
            </w:pPr>
            <w:r w:rsidRPr="0041138D">
              <w:rPr>
                <w:rFonts w:asciiTheme="minorHAnsi" w:hAnsiTheme="minorHAnsi"/>
                <w:szCs w:val="20"/>
              </w:rPr>
              <w:t>A consumer that needs an immediate response</w:t>
            </w:r>
          </w:p>
        </w:tc>
        <w:tc>
          <w:tcPr>
            <w:tcW w:w="851" w:type="dxa"/>
            <w:tcBorders>
              <w:top w:val="single" w:sz="4" w:space="0" w:color="000000" w:themeColor="text1"/>
            </w:tcBorders>
            <w:vAlign w:val="center"/>
          </w:tcPr>
          <w:p w14:paraId="1A5CCF87" w14:textId="04E504F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75923A64" w14:textId="60FD2C0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05D7120E" w14:textId="6B902698"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6DC6327" w14:textId="14258BA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3B55BFC" w14:textId="7F6C72CA" w:rsidR="00A64567" w:rsidRPr="00F94A76" w:rsidRDefault="00A64567" w:rsidP="003662DB">
            <w:pPr>
              <w:rPr>
                <w:lang w:eastAsia="en-GB"/>
              </w:rPr>
            </w:pPr>
            <w:r w:rsidRPr="0041138D">
              <w:rPr>
                <w:rFonts w:ascii="Segoe UI Emoji" w:hAnsi="Segoe UI Emoji" w:cs="Segoe UI Emoji"/>
                <w:szCs w:val="20"/>
              </w:rPr>
              <w:t>❌</w:t>
            </w:r>
          </w:p>
        </w:tc>
        <w:tc>
          <w:tcPr>
            <w:tcW w:w="851" w:type="dxa"/>
            <w:tcBorders>
              <w:top w:val="single" w:sz="4" w:space="0" w:color="000000" w:themeColor="text1"/>
            </w:tcBorders>
            <w:vAlign w:val="center"/>
          </w:tcPr>
          <w:p w14:paraId="6FFB0EE6" w14:textId="7E7CB4C0" w:rsidR="00A64567" w:rsidRPr="00F94A76" w:rsidRDefault="00A64567" w:rsidP="003662DB">
            <w:pPr>
              <w:rPr>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59261F0C" w14:textId="112F363E"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29A6E99E" w14:textId="26820393">
        <w:tc>
          <w:tcPr>
            <w:tcW w:w="2972" w:type="dxa"/>
            <w:vAlign w:val="center"/>
          </w:tcPr>
          <w:p w14:paraId="48625191" w14:textId="5B40B22D"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w:t>
            </w:r>
          </w:p>
        </w:tc>
        <w:tc>
          <w:tcPr>
            <w:tcW w:w="851" w:type="dxa"/>
            <w:vAlign w:val="center"/>
          </w:tcPr>
          <w:p w14:paraId="7EE00E8C" w14:textId="5C005764"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49B201F" w14:textId="142578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E2C2A7D" w14:textId="7C8D039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F66E688" w14:textId="48D0AFEC"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4C83A725" w14:textId="08F9BD64"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3CE5500D" w14:textId="6FE351D5"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64CFEDAD" w14:textId="7EC75488"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7DC56507" w14:textId="17DDE66F">
        <w:tc>
          <w:tcPr>
            <w:tcW w:w="2972" w:type="dxa"/>
            <w:vAlign w:val="center"/>
          </w:tcPr>
          <w:p w14:paraId="035D0FC5" w14:textId="4002E4DC" w:rsidR="00A64567" w:rsidRPr="00F94A76" w:rsidRDefault="00A64567" w:rsidP="003662DB">
            <w:pPr>
              <w:rPr>
                <w:rFonts w:asciiTheme="minorHAnsi" w:hAnsiTheme="minorHAnsi" w:hint="eastAsia"/>
                <w:lang w:eastAsia="en-GB"/>
              </w:rPr>
            </w:pPr>
            <w:r w:rsidRPr="0041138D">
              <w:rPr>
                <w:rFonts w:asciiTheme="minorHAnsi" w:hAnsiTheme="minorHAnsi"/>
                <w:szCs w:val="20"/>
              </w:rPr>
              <w:t>A business command or transaction</w:t>
            </w:r>
          </w:p>
        </w:tc>
        <w:tc>
          <w:tcPr>
            <w:tcW w:w="851" w:type="dxa"/>
            <w:vAlign w:val="center"/>
          </w:tcPr>
          <w:p w14:paraId="2432A2FA" w14:textId="4A12A4B6"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5A32351" w14:textId="4845BD52"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1E8EB3BE" w14:textId="367CDF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3924747" w14:textId="6F976D91" w:rsidR="00A64567" w:rsidRPr="00F94A76" w:rsidRDefault="00A64567" w:rsidP="003662DB">
            <w:pPr>
              <w:rPr>
                <w:rFonts w:asciiTheme="minorHAnsi" w:hAnsiTheme="minorHAnsi" w:hint="eastAsia"/>
                <w:u w:val="single"/>
                <w:lang w:eastAsia="en-GB"/>
              </w:rPr>
            </w:pPr>
            <w:r w:rsidRPr="0041138D">
              <w:rPr>
                <w:rFonts w:ascii="Segoe UI Emoji" w:hAnsi="Segoe UI Emoji" w:cs="Segoe UI Emoji"/>
                <w:szCs w:val="20"/>
              </w:rPr>
              <w:t>❌</w:t>
            </w:r>
          </w:p>
        </w:tc>
        <w:tc>
          <w:tcPr>
            <w:tcW w:w="992" w:type="dxa"/>
            <w:vAlign w:val="center"/>
          </w:tcPr>
          <w:p w14:paraId="0AC967B1" w14:textId="1F5350BC" w:rsidR="00A64567" w:rsidRPr="00F94A76" w:rsidRDefault="00A64567" w:rsidP="003662DB">
            <w:pPr>
              <w:rPr>
                <w:u w:val="single"/>
                <w:lang w:eastAsia="en-GB"/>
              </w:rPr>
            </w:pPr>
            <w:r w:rsidRPr="0041138D">
              <w:rPr>
                <w:rFonts w:ascii="Segoe UI Emoji" w:hAnsi="Segoe UI Emoji" w:cs="Segoe UI Emoji"/>
                <w:szCs w:val="20"/>
              </w:rPr>
              <w:t>❌</w:t>
            </w:r>
          </w:p>
        </w:tc>
        <w:tc>
          <w:tcPr>
            <w:tcW w:w="851" w:type="dxa"/>
            <w:vAlign w:val="center"/>
          </w:tcPr>
          <w:p w14:paraId="6D7BF6C4" w14:textId="5A4CF5EA" w:rsidR="00A64567" w:rsidRPr="00F94A76" w:rsidRDefault="00A64567" w:rsidP="003662DB">
            <w:pPr>
              <w:rPr>
                <w:u w:val="single"/>
                <w:lang w:eastAsia="en-GB"/>
              </w:rPr>
            </w:pPr>
            <w:r w:rsidRPr="0041138D">
              <w:rPr>
                <w:rFonts w:ascii="Segoe UI Emoji" w:hAnsi="Segoe UI Emoji" w:cs="Segoe UI Emoji"/>
                <w:szCs w:val="20"/>
              </w:rPr>
              <w:t>⚠️</w:t>
            </w:r>
          </w:p>
        </w:tc>
        <w:tc>
          <w:tcPr>
            <w:tcW w:w="1134" w:type="dxa"/>
            <w:vAlign w:val="center"/>
          </w:tcPr>
          <w:p w14:paraId="36DDE8F9" w14:textId="558305FF" w:rsidR="00A64567" w:rsidRPr="00F94A76" w:rsidRDefault="00A64567" w:rsidP="003662DB">
            <w:pPr>
              <w:rPr>
                <w:u w:val="single"/>
                <w:lang w:eastAsia="en-GB"/>
              </w:rPr>
            </w:pPr>
            <w:r w:rsidRPr="0041138D">
              <w:rPr>
                <w:rFonts w:ascii="Segoe UI Emoji" w:hAnsi="Segoe UI Emoji" w:cs="Segoe UI Emoji"/>
                <w:szCs w:val="20"/>
              </w:rPr>
              <w:t>❌</w:t>
            </w:r>
          </w:p>
        </w:tc>
      </w:tr>
      <w:tr w:rsidR="00A64567" w:rsidRPr="009527A4" w14:paraId="519E11FA" w14:textId="7A3F5838">
        <w:tc>
          <w:tcPr>
            <w:tcW w:w="2972" w:type="dxa"/>
            <w:vAlign w:val="center"/>
          </w:tcPr>
          <w:p w14:paraId="18C1AF83" w14:textId="1E89E85F" w:rsidR="00A64567" w:rsidRPr="00F94A76" w:rsidRDefault="00A64567" w:rsidP="003662DB">
            <w:pPr>
              <w:rPr>
                <w:rFonts w:asciiTheme="minorHAnsi" w:hAnsiTheme="minorHAnsi" w:hint="eastAsia"/>
                <w:lang w:eastAsia="en-GB"/>
              </w:rPr>
            </w:pPr>
            <w:r w:rsidRPr="0041138D">
              <w:rPr>
                <w:rFonts w:asciiTheme="minorHAnsi" w:hAnsiTheme="minorHAnsi"/>
                <w:szCs w:val="20"/>
              </w:rPr>
              <w:t>A small code-based transformation or enrichment</w:t>
            </w:r>
          </w:p>
        </w:tc>
        <w:tc>
          <w:tcPr>
            <w:tcW w:w="851" w:type="dxa"/>
            <w:vAlign w:val="center"/>
          </w:tcPr>
          <w:p w14:paraId="5976F2B4" w14:textId="2BA44B19"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349D37C" w14:textId="58E1B59A"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2430BB3" w14:textId="6600C5A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12488B9" w14:textId="46AADF3F" w:rsidR="00A64567" w:rsidRPr="00F94A76" w:rsidRDefault="00A64567" w:rsidP="003662DB">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92" w:type="dxa"/>
            <w:vAlign w:val="center"/>
          </w:tcPr>
          <w:p w14:paraId="503D933C" w14:textId="24435658"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851" w:type="dxa"/>
            <w:vAlign w:val="center"/>
          </w:tcPr>
          <w:p w14:paraId="485672E9" w14:textId="46543B5F"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1134" w:type="dxa"/>
            <w:vAlign w:val="center"/>
          </w:tcPr>
          <w:p w14:paraId="6B284C49" w14:textId="28767757"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r>
      <w:tr w:rsidR="00A64567" w:rsidRPr="009527A4" w14:paraId="26D384EF" w14:textId="77777777">
        <w:tc>
          <w:tcPr>
            <w:tcW w:w="2972" w:type="dxa"/>
            <w:vAlign w:val="center"/>
          </w:tcPr>
          <w:p w14:paraId="42875881" w14:textId="1B9F9E37" w:rsidR="00A64567" w:rsidRPr="0041138D" w:rsidRDefault="00A64567" w:rsidP="003662DB">
            <w:pPr>
              <w:rPr>
                <w:szCs w:val="20"/>
              </w:rPr>
            </w:pPr>
            <w:r w:rsidRPr="0041138D">
              <w:rPr>
                <w:rFonts w:asciiTheme="minorHAnsi" w:hAnsiTheme="minorHAnsi"/>
                <w:szCs w:val="20"/>
              </w:rPr>
              <w:t>A notification that something happened</w:t>
            </w:r>
          </w:p>
        </w:tc>
        <w:tc>
          <w:tcPr>
            <w:tcW w:w="851" w:type="dxa"/>
            <w:vAlign w:val="center"/>
          </w:tcPr>
          <w:p w14:paraId="5D5B1278" w14:textId="5585723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9E07BFC" w14:textId="7B7B2701"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40125BA" w14:textId="3E9443B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11065F" w14:textId="58F63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72E2E06" w14:textId="77D2DEB0"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1A868E8" w14:textId="6FB5F9B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14CD6620" w14:textId="33393A4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208EB7B" w14:textId="77777777">
        <w:tc>
          <w:tcPr>
            <w:tcW w:w="2972" w:type="dxa"/>
            <w:vAlign w:val="center"/>
          </w:tcPr>
          <w:p w14:paraId="35AEA598" w14:textId="0B3EBED4" w:rsidR="00A64567" w:rsidRPr="0041138D" w:rsidRDefault="00A64567" w:rsidP="003662DB">
            <w:pPr>
              <w:rPr>
                <w:szCs w:val="20"/>
              </w:rPr>
            </w:pPr>
            <w:r w:rsidRPr="0041138D">
              <w:rPr>
                <w:rFonts w:asciiTheme="minorHAnsi" w:hAnsiTheme="minorHAnsi"/>
                <w:szCs w:val="20"/>
              </w:rPr>
              <w:t>High-volume telemetry or an event stream</w:t>
            </w:r>
          </w:p>
        </w:tc>
        <w:tc>
          <w:tcPr>
            <w:tcW w:w="851" w:type="dxa"/>
            <w:vAlign w:val="center"/>
          </w:tcPr>
          <w:p w14:paraId="0813932F" w14:textId="012B892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202392E" w14:textId="7E38A71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5A588203" w14:textId="5E6EA0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08080F0" w14:textId="5507AC7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CDF347B" w14:textId="227047E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09ED1C7E" w14:textId="4883D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686ABE06" w14:textId="0405E7E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3596E91D" w14:textId="77777777">
        <w:tc>
          <w:tcPr>
            <w:tcW w:w="2972" w:type="dxa"/>
            <w:vAlign w:val="center"/>
          </w:tcPr>
          <w:p w14:paraId="60F27127" w14:textId="7979C7C9" w:rsidR="00A64567" w:rsidRPr="0041138D" w:rsidRDefault="00A64567" w:rsidP="003662DB">
            <w:pPr>
              <w:rPr>
                <w:szCs w:val="20"/>
              </w:rPr>
            </w:pPr>
            <w:r w:rsidRPr="0041138D">
              <w:rPr>
                <w:rFonts w:asciiTheme="minorHAnsi" w:hAnsiTheme="minorHAnsi"/>
                <w:szCs w:val="20"/>
              </w:rPr>
              <w:t>A process that spans multiple systems and steps</w:t>
            </w:r>
          </w:p>
        </w:tc>
        <w:tc>
          <w:tcPr>
            <w:tcW w:w="851" w:type="dxa"/>
            <w:vAlign w:val="center"/>
          </w:tcPr>
          <w:p w14:paraId="4FEBCE24" w14:textId="4FF26A72"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502747" w14:textId="21EA7E2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1FF8D5C" w14:textId="3BF6060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3DECF99" w14:textId="68529B1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5CEFDDF" w14:textId="44151CBF"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0EE0CF4" w14:textId="78FC9F3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73EEA3" w14:textId="0E757E1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7BA2251" w14:textId="77777777">
        <w:tc>
          <w:tcPr>
            <w:tcW w:w="2972" w:type="dxa"/>
            <w:vAlign w:val="center"/>
          </w:tcPr>
          <w:p w14:paraId="169D5BA4" w14:textId="6AC37CCD" w:rsidR="00A64567" w:rsidRPr="0041138D" w:rsidRDefault="00A64567" w:rsidP="003662DB">
            <w:pPr>
              <w:rPr>
                <w:szCs w:val="20"/>
              </w:rPr>
            </w:pPr>
            <w:r w:rsidRPr="0041138D">
              <w:rPr>
                <w:rFonts w:asciiTheme="minorHAnsi" w:hAnsiTheme="minorHAnsi"/>
                <w:szCs w:val="20"/>
              </w:rPr>
              <w:t>Long-running state or retry orchestration</w:t>
            </w:r>
          </w:p>
        </w:tc>
        <w:tc>
          <w:tcPr>
            <w:tcW w:w="851" w:type="dxa"/>
            <w:vAlign w:val="center"/>
          </w:tcPr>
          <w:p w14:paraId="2DD15275" w14:textId="6897BC9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52552EF7" w14:textId="202A807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8F7991E" w14:textId="1990058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DB9D024" w14:textId="453065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C72D06B" w14:textId="6CA29F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BB25C74" w14:textId="35BDDB4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491C834" w14:textId="4F91BC9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4CE2971B" w14:textId="77777777">
        <w:tc>
          <w:tcPr>
            <w:tcW w:w="2972" w:type="dxa"/>
            <w:vAlign w:val="center"/>
          </w:tcPr>
          <w:p w14:paraId="2BB20DEE" w14:textId="2BCBCCF0" w:rsidR="00A64567" w:rsidRPr="0041138D" w:rsidRDefault="00A64567" w:rsidP="003662DB">
            <w:pPr>
              <w:rPr>
                <w:szCs w:val="20"/>
              </w:rPr>
            </w:pPr>
            <w:r w:rsidRPr="0041138D">
              <w:rPr>
                <w:rFonts w:asciiTheme="minorHAnsi" w:hAnsiTheme="minorHAnsi"/>
                <w:szCs w:val="20"/>
              </w:rPr>
              <w:t>Analytics or data warehousing as the main purpose</w:t>
            </w:r>
          </w:p>
        </w:tc>
        <w:tc>
          <w:tcPr>
            <w:tcW w:w="851" w:type="dxa"/>
            <w:vAlign w:val="center"/>
          </w:tcPr>
          <w:p w14:paraId="68CD3CEC" w14:textId="4481DCC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A7254B" w14:textId="44FF33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4E75E1" w14:textId="0D5F1019"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4C0D0517" w14:textId="12F958B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A8920B8" w14:textId="02CE135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9B8F2C1" w14:textId="36C8D1C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45D3FD" w14:textId="5124FC6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bl>
    <w:p w14:paraId="1F79E1F1" w14:textId="77777777" w:rsidR="00E62C5D" w:rsidRDefault="00E62C5D" w:rsidP="0041138D">
      <w:pPr>
        <w:spacing w:after="120"/>
        <w:rPr>
          <w:szCs w:val="20"/>
        </w:rPr>
      </w:pPr>
    </w:p>
    <w:p w14:paraId="78C1F03D" w14:textId="355CA575" w:rsidR="00363CBA" w:rsidRPr="0041138D" w:rsidRDefault="0041138D" w:rsidP="0041138D">
      <w:pPr>
        <w:spacing w:after="120"/>
        <w:rPr>
          <w:szCs w:val="20"/>
        </w:rPr>
      </w:pPr>
      <w:r w:rsidRPr="00DE0875">
        <w:rPr>
          <w:szCs w:val="20"/>
          <w:u w:val="single"/>
        </w:rPr>
        <w:t>Legend</w:t>
      </w:r>
      <w:r w:rsidRPr="0041138D">
        <w:rPr>
          <w:szCs w:val="20"/>
        </w:rPr>
        <w:t>.</w:t>
      </w:r>
    </w:p>
    <w:p w14:paraId="7700C8D6" w14:textId="1EF07362" w:rsidR="0041138D" w:rsidRPr="0041138D" w:rsidRDefault="0041138D" w:rsidP="00133B27">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133B27" w:rsidRPr="00CB47B9">
        <w:rPr>
          <w:bCs w:val="0"/>
          <w:szCs w:val="20"/>
        </w:rPr>
        <w:t>Preferred service</w:t>
      </w:r>
      <w:r w:rsidR="00133B27" w:rsidRPr="00133B27">
        <w:rPr>
          <w:szCs w:val="20"/>
        </w:rPr>
        <w:t xml:space="preserve"> for the stated use case.</w:t>
      </w:r>
    </w:p>
    <w:p w14:paraId="7425BD50" w14:textId="2009B62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Possible service where specific requirements justify its use.</w:t>
      </w:r>
    </w:p>
    <w:p w14:paraId="66DCA4C4" w14:textId="4C316DBC" w:rsid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 xml:space="preserve">Not normally recommended for the stated use </w:t>
      </w:r>
      <w:r w:rsidRPr="0041138D" w:rsidDel="00CB47B9">
        <w:rPr>
          <w:szCs w:val="20"/>
        </w:rPr>
        <w:t>case</w:t>
      </w:r>
      <w:r w:rsidRPr="0041138D">
        <w:rPr>
          <w:szCs w:val="20"/>
        </w:rPr>
        <w:t>.</w:t>
      </w:r>
    </w:p>
    <w:p w14:paraId="40E16BFF" w14:textId="77777777" w:rsidR="00A64567" w:rsidRPr="0041138D" w:rsidRDefault="00A64567" w:rsidP="0041138D">
      <w:pPr>
        <w:spacing w:after="46" w:line="270" w:lineRule="auto"/>
        <w:ind w:left="360"/>
        <w:rPr>
          <w:szCs w:val="20"/>
        </w:rPr>
      </w:pPr>
    </w:p>
    <w:p w14:paraId="39A9D30A" w14:textId="2AB80464" w:rsidR="0041138D" w:rsidRDefault="0041138D" w:rsidP="0041138D">
      <w:pPr>
        <w:spacing w:before="40" w:after="120"/>
        <w:rPr>
          <w:szCs w:val="20"/>
        </w:rPr>
      </w:pPr>
      <w:r w:rsidRPr="0041138D">
        <w:rPr>
          <w:szCs w:val="20"/>
        </w:rPr>
        <w:t xml:space="preserve">Note: Analytics and data warehousing are served by the data platform, using ADF, Blob, Snowpipe and Snowflake, rather than by an integration pattern. Please see Section </w:t>
      </w:r>
      <w:r w:rsidR="00363CBA">
        <w:rPr>
          <w:szCs w:val="20"/>
        </w:rPr>
        <w:t>9</w:t>
      </w:r>
      <w:r w:rsidRPr="0041138D">
        <w:rPr>
          <w:szCs w:val="20"/>
        </w:rPr>
        <w:t>.</w:t>
      </w:r>
    </w:p>
    <w:p w14:paraId="4288F2DB" w14:textId="77777777" w:rsidR="003871B6" w:rsidRDefault="003871B6" w:rsidP="0041138D">
      <w:pPr>
        <w:spacing w:before="40" w:after="120"/>
        <w:rPr>
          <w:szCs w:val="20"/>
        </w:rPr>
      </w:pPr>
    </w:p>
    <w:p w14:paraId="72FF37DB" w14:textId="08D77317" w:rsidR="00363CBA" w:rsidRPr="00363CBA" w:rsidRDefault="0041138D">
      <w:pPr>
        <w:pStyle w:val="Heading2"/>
      </w:pPr>
      <w:bookmarkStart w:id="149" w:name="_Common_Use_Cases"/>
      <w:bookmarkStart w:id="150" w:name="_Toc239457533"/>
      <w:bookmarkStart w:id="151" w:name="_Toc239852291"/>
      <w:bookmarkStart w:id="152" w:name="_Toc239980598"/>
      <w:bookmarkStart w:id="153" w:name="_Toc240366839"/>
      <w:bookmarkEnd w:id="149"/>
      <w:r w:rsidRPr="00FE4F0E">
        <w:t>Common Use Cases</w:t>
      </w:r>
      <w:bookmarkEnd w:id="150"/>
      <w:bookmarkEnd w:id="151"/>
      <w:bookmarkEnd w:id="152"/>
      <w:bookmarkEnd w:id="153"/>
    </w:p>
    <w:p w14:paraId="4B7CE29B" w14:textId="4C66F932" w:rsidR="00E62C5D" w:rsidRDefault="0041138D" w:rsidP="0041138D">
      <w:pPr>
        <w:spacing w:after="120"/>
        <w:rPr>
          <w:szCs w:val="20"/>
        </w:rPr>
      </w:pPr>
      <w:r w:rsidRPr="0041138D">
        <w:rPr>
          <w:szCs w:val="20"/>
        </w:rPr>
        <w:t>The table maps everyday scenarios to the recommended pattern and to the catalogue entry that specifies it in full.</w:t>
      </w:r>
    </w:p>
    <w:tbl>
      <w:tblPr>
        <w:tblStyle w:val="TableGridLight"/>
        <w:tblW w:w="9351" w:type="dxa"/>
        <w:tblLook w:val="04A0" w:firstRow="1" w:lastRow="0" w:firstColumn="1" w:lastColumn="0" w:noHBand="0" w:noVBand="1"/>
      </w:tblPr>
      <w:tblGrid>
        <w:gridCol w:w="3964"/>
        <w:gridCol w:w="3544"/>
        <w:gridCol w:w="1843"/>
      </w:tblGrid>
      <w:tr w:rsidR="00353812" w:rsidRPr="009527A4" w14:paraId="76486886" w14:textId="77777777" w:rsidTr="007A2B8C">
        <w:tc>
          <w:tcPr>
            <w:tcW w:w="39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057F63" w14:textId="20D01D6E"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Scenario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3F4E9E3" w14:textId="6B05D8F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Recommended pattern</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BD52AD" w14:textId="5A60FA3B"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Catalogue reference</w:t>
            </w:r>
          </w:p>
        </w:tc>
      </w:tr>
      <w:tr w:rsidR="00353812" w:rsidRPr="009527A4" w14:paraId="13800FF6" w14:textId="77777777" w:rsidTr="00866873">
        <w:tc>
          <w:tcPr>
            <w:tcW w:w="3964" w:type="dxa"/>
            <w:tcBorders>
              <w:top w:val="single" w:sz="4" w:space="0" w:color="000000" w:themeColor="text1"/>
            </w:tcBorders>
            <w:vAlign w:val="center"/>
          </w:tcPr>
          <w:p w14:paraId="52DEE4E6" w14:textId="25AA09F4" w:rsidR="00353812" w:rsidRPr="00F94A76" w:rsidRDefault="00353812" w:rsidP="00353812">
            <w:pPr>
              <w:rPr>
                <w:rFonts w:asciiTheme="minorHAnsi" w:hAnsiTheme="minorHAnsi" w:hint="eastAsia"/>
                <w:lang w:eastAsia="en-GB"/>
              </w:rPr>
            </w:pPr>
            <w:r w:rsidRPr="0041138D">
              <w:rPr>
                <w:rFonts w:asciiTheme="minorHAnsi" w:hAnsiTheme="minorHAnsi"/>
                <w:szCs w:val="20"/>
              </w:rPr>
              <w:t>Retrieve or update business data immediately</w:t>
            </w:r>
          </w:p>
        </w:tc>
        <w:tc>
          <w:tcPr>
            <w:tcW w:w="3544" w:type="dxa"/>
            <w:tcBorders>
              <w:top w:val="single" w:sz="4" w:space="0" w:color="000000" w:themeColor="text1"/>
            </w:tcBorders>
            <w:vAlign w:val="center"/>
          </w:tcPr>
          <w:p w14:paraId="4C002E16" w14:textId="074C8F6A" w:rsidR="00353812" w:rsidRPr="00F94A76" w:rsidRDefault="00353812" w:rsidP="00353812">
            <w:pPr>
              <w:rPr>
                <w:rFonts w:asciiTheme="minorHAnsi" w:hAnsiTheme="minorHAnsi" w:hint="eastAsia"/>
                <w:lang w:eastAsia="en-GB"/>
              </w:rPr>
            </w:pPr>
            <w:r w:rsidRPr="0041138D">
              <w:rPr>
                <w:rFonts w:asciiTheme="minorHAnsi" w:hAnsiTheme="minorHAnsi"/>
                <w:szCs w:val="20"/>
              </w:rPr>
              <w:t>REST API through API Management</w:t>
            </w:r>
          </w:p>
        </w:tc>
        <w:tc>
          <w:tcPr>
            <w:tcW w:w="1843" w:type="dxa"/>
            <w:tcBorders>
              <w:top w:val="single" w:sz="4" w:space="0" w:color="000000" w:themeColor="text1"/>
            </w:tcBorders>
            <w:vAlign w:val="center"/>
          </w:tcPr>
          <w:p w14:paraId="3DF4D65D" w14:textId="1F268AB6" w:rsidR="00353812" w:rsidRPr="00F94A76" w:rsidRDefault="00353812" w:rsidP="00353812">
            <w:pPr>
              <w:rPr>
                <w:rFonts w:asciiTheme="minorHAnsi" w:hAnsiTheme="minorHAnsi" w:hint="eastAsia"/>
                <w:lang w:eastAsia="en-GB"/>
              </w:rPr>
            </w:pPr>
            <w:r w:rsidRPr="0041138D">
              <w:rPr>
                <w:rFonts w:asciiTheme="minorHAnsi" w:hAnsiTheme="minorHAnsi"/>
                <w:szCs w:val="20"/>
              </w:rPr>
              <w:t>SFINT1</w:t>
            </w:r>
          </w:p>
        </w:tc>
      </w:tr>
      <w:tr w:rsidR="00353812" w:rsidRPr="009527A4" w14:paraId="1ED417E2" w14:textId="77777777">
        <w:trPr>
          <w:trHeight w:val="58"/>
        </w:trPr>
        <w:tc>
          <w:tcPr>
            <w:tcW w:w="3964" w:type="dxa"/>
            <w:vAlign w:val="center"/>
          </w:tcPr>
          <w:p w14:paraId="32F110BB" w14:textId="24A41A3F" w:rsidR="00353812" w:rsidRPr="00F94A76" w:rsidRDefault="00353812" w:rsidP="00353812">
            <w:pPr>
              <w:rPr>
                <w:rFonts w:asciiTheme="minorHAnsi" w:hAnsiTheme="minorHAnsi" w:hint="eastAsia"/>
                <w:lang w:eastAsia="en-GB"/>
              </w:rPr>
            </w:pPr>
            <w:r w:rsidRPr="0041138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queue, load levelling</w:t>
            </w:r>
          </w:p>
        </w:tc>
        <w:tc>
          <w:tcPr>
            <w:tcW w:w="1843" w:type="dxa"/>
            <w:vAlign w:val="center"/>
          </w:tcPr>
          <w:p w14:paraId="725E2EA9" w14:textId="1081FD30" w:rsidR="00353812" w:rsidRPr="00F94A76" w:rsidRDefault="00353812" w:rsidP="00353812">
            <w:pPr>
              <w:rPr>
                <w:rFonts w:asciiTheme="minorHAnsi" w:hAnsiTheme="minorHAnsi" w:hint="eastAsia"/>
                <w:lang w:eastAsia="en-GB"/>
              </w:rPr>
            </w:pPr>
            <w:r w:rsidRPr="0041138D">
              <w:rPr>
                <w:rFonts w:asciiTheme="minorHAnsi" w:hAnsiTheme="minorHAnsi"/>
                <w:szCs w:val="20"/>
              </w:rPr>
              <w:t>SFINT4</w:t>
            </w:r>
          </w:p>
        </w:tc>
      </w:tr>
      <w:tr w:rsidR="00353812" w:rsidRPr="009527A4" w14:paraId="50698C24" w14:textId="77777777">
        <w:tc>
          <w:tcPr>
            <w:tcW w:w="3964" w:type="dxa"/>
            <w:vAlign w:val="center"/>
          </w:tcPr>
          <w:p w14:paraId="49A502E8" w14:textId="65DAE1EB" w:rsidR="00353812" w:rsidRPr="00F94A76" w:rsidRDefault="00353812" w:rsidP="00353812">
            <w:pPr>
              <w:rPr>
                <w:rFonts w:asciiTheme="minorHAnsi" w:hAnsiTheme="minorHAnsi" w:hint="eastAsia"/>
                <w:lang w:eastAsia="en-GB"/>
              </w:rPr>
            </w:pPr>
            <w:r w:rsidRPr="0041138D">
              <w:rPr>
                <w:rFonts w:asciiTheme="minorHAnsi" w:hAnsiTheme="minorHAnsi"/>
                <w:szCs w:val="20"/>
              </w:rPr>
              <w:t>Have multiple systems react to the same business message</w:t>
            </w:r>
          </w:p>
        </w:tc>
        <w:tc>
          <w:tcPr>
            <w:tcW w:w="3544" w:type="dxa"/>
            <w:vAlign w:val="center"/>
          </w:tcPr>
          <w:p w14:paraId="5A6D54E6" w14:textId="1919D927"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topic, publish and subscribe</w:t>
            </w:r>
          </w:p>
        </w:tc>
        <w:tc>
          <w:tcPr>
            <w:tcW w:w="1843" w:type="dxa"/>
            <w:vAlign w:val="center"/>
          </w:tcPr>
          <w:p w14:paraId="2F5ED47F" w14:textId="0FAC6C69" w:rsidR="00353812" w:rsidRPr="00F94A76" w:rsidRDefault="00353812" w:rsidP="00353812">
            <w:pPr>
              <w:rPr>
                <w:rFonts w:asciiTheme="minorHAnsi" w:hAnsiTheme="minorHAnsi" w:hint="eastAsia"/>
                <w:lang w:eastAsia="en-GB"/>
              </w:rPr>
            </w:pPr>
            <w:r w:rsidRPr="0041138D">
              <w:rPr>
                <w:rFonts w:asciiTheme="minorHAnsi" w:hAnsiTheme="minorHAnsi"/>
                <w:szCs w:val="20"/>
              </w:rPr>
              <w:t>SFINT10</w:t>
            </w:r>
          </w:p>
        </w:tc>
      </w:tr>
      <w:tr w:rsidR="00353812" w:rsidRPr="009527A4" w14:paraId="2A884970" w14:textId="77777777">
        <w:tc>
          <w:tcPr>
            <w:tcW w:w="3964" w:type="dxa"/>
            <w:vAlign w:val="center"/>
          </w:tcPr>
          <w:p w14:paraId="7C3210B9" w14:textId="64C7B74F" w:rsidR="00353812" w:rsidRPr="00F94A76" w:rsidRDefault="00353812" w:rsidP="00353812">
            <w:pPr>
              <w:rPr>
                <w:rFonts w:asciiTheme="minorHAnsi" w:hAnsiTheme="minorHAnsi" w:hint="eastAsia"/>
                <w:lang w:eastAsia="en-GB"/>
              </w:rPr>
            </w:pPr>
            <w:r w:rsidRPr="0041138D">
              <w:rPr>
                <w:rFonts w:asciiTheme="minorHAnsi" w:hAnsiTheme="minorHAnsi"/>
                <w:szCs w:val="20"/>
              </w:rPr>
              <w:t>Notify that a resource change or event occurred</w:t>
            </w:r>
          </w:p>
        </w:tc>
        <w:tc>
          <w:tcPr>
            <w:tcW w:w="3544" w:type="dxa"/>
            <w:vAlign w:val="center"/>
          </w:tcPr>
          <w:p w14:paraId="27B88CA2" w14:textId="5CD03042" w:rsidR="00353812" w:rsidRPr="00F94A76" w:rsidRDefault="00353812" w:rsidP="00353812">
            <w:pPr>
              <w:rPr>
                <w:rFonts w:asciiTheme="minorHAnsi" w:hAnsiTheme="minorHAnsi" w:hint="eastAsia"/>
                <w:lang w:eastAsia="en-GB"/>
              </w:rPr>
            </w:pPr>
            <w:r w:rsidRPr="0041138D">
              <w:rPr>
                <w:rFonts w:asciiTheme="minorHAnsi" w:hAnsiTheme="minorHAnsi"/>
                <w:szCs w:val="20"/>
              </w:rPr>
              <w:t>Event Grid notification</w:t>
            </w:r>
          </w:p>
        </w:tc>
        <w:tc>
          <w:tcPr>
            <w:tcW w:w="1843" w:type="dxa"/>
            <w:vAlign w:val="center"/>
          </w:tcPr>
          <w:p w14:paraId="6DF7ED67" w14:textId="39D836A8" w:rsidR="00353812" w:rsidRPr="00F94A76" w:rsidRDefault="00353812" w:rsidP="00353812">
            <w:pPr>
              <w:rPr>
                <w:rFonts w:asciiTheme="minorHAnsi" w:hAnsiTheme="minorHAnsi" w:hint="eastAsia"/>
                <w:lang w:eastAsia="en-GB"/>
              </w:rPr>
            </w:pPr>
            <w:r w:rsidRPr="0041138D">
              <w:rPr>
                <w:rFonts w:asciiTheme="minorHAnsi" w:hAnsiTheme="minorHAnsi"/>
                <w:szCs w:val="20"/>
              </w:rPr>
              <w:t>SFINT11</w:t>
            </w:r>
          </w:p>
        </w:tc>
      </w:tr>
      <w:tr w:rsidR="00353812" w:rsidRPr="009527A4" w14:paraId="3E682DC6" w14:textId="77777777">
        <w:tc>
          <w:tcPr>
            <w:tcW w:w="3964" w:type="dxa"/>
            <w:vAlign w:val="center"/>
          </w:tcPr>
          <w:p w14:paraId="1D041305" w14:textId="3DB0D7F3" w:rsidR="00353812" w:rsidRPr="0041138D" w:rsidRDefault="00353812" w:rsidP="00353812">
            <w:pPr>
              <w:rPr>
                <w:szCs w:val="20"/>
              </w:rPr>
            </w:pPr>
            <w:r w:rsidRPr="0041138D">
              <w:rPr>
                <w:rFonts w:asciiTheme="minorHAnsi" w:hAnsiTheme="minorHAnsi"/>
                <w:szCs w:val="20"/>
              </w:rPr>
              <w:t>Ingest a high-volume stream, telemetry or near-real-time feed</w:t>
            </w:r>
          </w:p>
        </w:tc>
        <w:tc>
          <w:tcPr>
            <w:tcW w:w="3544" w:type="dxa"/>
            <w:vAlign w:val="center"/>
          </w:tcPr>
          <w:p w14:paraId="405A7245" w14:textId="44596902" w:rsidR="00353812" w:rsidRPr="0041138D" w:rsidRDefault="00353812" w:rsidP="00353812">
            <w:pPr>
              <w:rPr>
                <w:szCs w:val="20"/>
              </w:rPr>
            </w:pPr>
            <w:r w:rsidRPr="0041138D">
              <w:rPr>
                <w:rFonts w:asciiTheme="minorHAnsi" w:hAnsiTheme="minorHAnsi"/>
                <w:szCs w:val="20"/>
              </w:rPr>
              <w:t>Event Hubs stream ingestion</w:t>
            </w:r>
          </w:p>
        </w:tc>
        <w:tc>
          <w:tcPr>
            <w:tcW w:w="1843" w:type="dxa"/>
            <w:vAlign w:val="center"/>
          </w:tcPr>
          <w:p w14:paraId="68DE9788" w14:textId="351E4280" w:rsidR="00353812" w:rsidRPr="0041138D" w:rsidRDefault="00353812" w:rsidP="00353812">
            <w:pPr>
              <w:rPr>
                <w:szCs w:val="20"/>
              </w:rPr>
            </w:pPr>
            <w:r w:rsidRPr="0041138D">
              <w:rPr>
                <w:rFonts w:asciiTheme="minorHAnsi" w:hAnsiTheme="minorHAnsi"/>
                <w:szCs w:val="20"/>
              </w:rPr>
              <w:t>SFINT14</w:t>
            </w:r>
          </w:p>
        </w:tc>
      </w:tr>
      <w:tr w:rsidR="00353812" w:rsidRPr="009527A4" w14:paraId="1921B3CF" w14:textId="77777777">
        <w:tc>
          <w:tcPr>
            <w:tcW w:w="3964" w:type="dxa"/>
            <w:vAlign w:val="center"/>
          </w:tcPr>
          <w:p w14:paraId="5F118B80" w14:textId="3CFBDC73" w:rsidR="00353812" w:rsidRPr="0041138D" w:rsidRDefault="00353812" w:rsidP="00353812">
            <w:pPr>
              <w:rPr>
                <w:szCs w:val="20"/>
              </w:rPr>
            </w:pPr>
            <w:r w:rsidRPr="0041138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41138D" w:rsidRDefault="00353812" w:rsidP="00353812">
            <w:pPr>
              <w:rPr>
                <w:szCs w:val="20"/>
              </w:rPr>
            </w:pPr>
            <w:r w:rsidRPr="0041138D">
              <w:rPr>
                <w:rFonts w:asciiTheme="minorHAnsi" w:hAnsiTheme="minorHAnsi"/>
                <w:szCs w:val="20"/>
              </w:rPr>
              <w:t>Logic Apps orchestration</w:t>
            </w:r>
          </w:p>
        </w:tc>
        <w:tc>
          <w:tcPr>
            <w:tcW w:w="1843" w:type="dxa"/>
            <w:vAlign w:val="center"/>
          </w:tcPr>
          <w:p w14:paraId="08FAD09C" w14:textId="60B29AB8" w:rsidR="00353812" w:rsidRPr="0041138D" w:rsidRDefault="00353812" w:rsidP="00353812">
            <w:pPr>
              <w:rPr>
                <w:szCs w:val="20"/>
              </w:rPr>
            </w:pPr>
            <w:r w:rsidRPr="0041138D">
              <w:rPr>
                <w:rFonts w:asciiTheme="minorHAnsi" w:hAnsiTheme="minorHAnsi"/>
                <w:szCs w:val="20"/>
              </w:rPr>
              <w:t>SFINT15</w:t>
            </w:r>
          </w:p>
        </w:tc>
      </w:tr>
      <w:tr w:rsidR="00353812" w:rsidRPr="009527A4" w14:paraId="3D7326EB" w14:textId="77777777">
        <w:tc>
          <w:tcPr>
            <w:tcW w:w="3964" w:type="dxa"/>
            <w:vAlign w:val="center"/>
          </w:tcPr>
          <w:p w14:paraId="3C268B74" w14:textId="05A8EB6D" w:rsidR="00353812" w:rsidRPr="0041138D" w:rsidRDefault="00353812" w:rsidP="00353812">
            <w:pPr>
              <w:rPr>
                <w:szCs w:val="20"/>
              </w:rPr>
            </w:pPr>
            <w:r w:rsidRPr="0041138D">
              <w:rPr>
                <w:rFonts w:asciiTheme="minorHAnsi" w:hAnsiTheme="minorHAnsi"/>
                <w:szCs w:val="20"/>
              </w:rPr>
              <w:t>Apply a small code-based transformation or validation step</w:t>
            </w:r>
          </w:p>
        </w:tc>
        <w:tc>
          <w:tcPr>
            <w:tcW w:w="3544" w:type="dxa"/>
            <w:vAlign w:val="center"/>
          </w:tcPr>
          <w:p w14:paraId="2DC0AC12" w14:textId="3C5C7736" w:rsidR="00353812" w:rsidRPr="0041138D" w:rsidRDefault="00353812" w:rsidP="00353812">
            <w:pPr>
              <w:rPr>
                <w:szCs w:val="20"/>
              </w:rPr>
            </w:pPr>
            <w:r w:rsidRPr="0041138D">
              <w:rPr>
                <w:rFonts w:asciiTheme="minorHAnsi" w:hAnsiTheme="minorHAnsi"/>
                <w:szCs w:val="20"/>
              </w:rPr>
              <w:t>Azure Function, message translator</w:t>
            </w:r>
          </w:p>
        </w:tc>
        <w:tc>
          <w:tcPr>
            <w:tcW w:w="1843" w:type="dxa"/>
            <w:vAlign w:val="center"/>
          </w:tcPr>
          <w:p w14:paraId="5396060E" w14:textId="01C6F7A3" w:rsidR="00353812" w:rsidRPr="0041138D" w:rsidRDefault="00122229" w:rsidP="00353812">
            <w:pPr>
              <w:rPr>
                <w:szCs w:val="20"/>
              </w:rPr>
            </w:pPr>
            <w:r>
              <w:rPr>
                <w:rFonts w:asciiTheme="minorHAnsi" w:hAnsiTheme="minorHAnsi"/>
                <w:szCs w:val="20"/>
              </w:rPr>
              <w:t>SFINT21</w:t>
            </w:r>
          </w:p>
        </w:tc>
      </w:tr>
      <w:tr w:rsidR="00353812" w:rsidRPr="009527A4" w14:paraId="216E927A" w14:textId="77777777">
        <w:tc>
          <w:tcPr>
            <w:tcW w:w="3964" w:type="dxa"/>
            <w:vAlign w:val="center"/>
          </w:tcPr>
          <w:p w14:paraId="4BF6CD83" w14:textId="29F6232B" w:rsidR="00353812" w:rsidRPr="0041138D" w:rsidRDefault="00353812" w:rsidP="00353812">
            <w:pPr>
              <w:rPr>
                <w:szCs w:val="20"/>
              </w:rPr>
            </w:pPr>
            <w:r w:rsidRPr="0041138D">
              <w:rPr>
                <w:rFonts w:asciiTheme="minorHAnsi" w:hAnsiTheme="minorHAnsi"/>
                <w:szCs w:val="20"/>
              </w:rPr>
              <w:t>Ingest a batch into Snowflake for reporting or analytics</w:t>
            </w:r>
          </w:p>
        </w:tc>
        <w:tc>
          <w:tcPr>
            <w:tcW w:w="3544" w:type="dxa"/>
            <w:vAlign w:val="center"/>
          </w:tcPr>
          <w:p w14:paraId="5636F4F4" w14:textId="62B00215" w:rsidR="00353812" w:rsidRPr="0041138D" w:rsidRDefault="00353812" w:rsidP="00353812">
            <w:pPr>
              <w:rPr>
                <w:szCs w:val="20"/>
              </w:rPr>
            </w:pPr>
            <w:r w:rsidRPr="0041138D">
              <w:rPr>
                <w:rFonts w:asciiTheme="minorHAnsi" w:hAnsiTheme="minorHAnsi"/>
                <w:szCs w:val="20"/>
              </w:rPr>
              <w:t>Data platform pattern, ADF, Blob, Snowpipe</w:t>
            </w:r>
          </w:p>
        </w:tc>
        <w:tc>
          <w:tcPr>
            <w:tcW w:w="1843" w:type="dxa"/>
            <w:vAlign w:val="center"/>
          </w:tcPr>
          <w:p w14:paraId="156010BB" w14:textId="154CDB30" w:rsidR="00353812" w:rsidRPr="0041138D" w:rsidRDefault="00353812" w:rsidP="00353812">
            <w:pPr>
              <w:rPr>
                <w:szCs w:val="20"/>
              </w:rPr>
            </w:pPr>
            <w:r w:rsidRPr="0041138D">
              <w:rPr>
                <w:rFonts w:asciiTheme="minorHAnsi" w:hAnsiTheme="minorHAnsi"/>
                <w:szCs w:val="20"/>
              </w:rPr>
              <w:t xml:space="preserve">Section </w:t>
            </w:r>
            <w:r>
              <w:rPr>
                <w:szCs w:val="20"/>
              </w:rPr>
              <w:t>9</w:t>
            </w:r>
          </w:p>
        </w:tc>
      </w:tr>
      <w:tr w:rsidR="00353812" w:rsidRPr="009527A4" w14:paraId="1A4BCD8A" w14:textId="77777777">
        <w:tc>
          <w:tcPr>
            <w:tcW w:w="3964" w:type="dxa"/>
            <w:vAlign w:val="center"/>
          </w:tcPr>
          <w:p w14:paraId="345195B7" w14:textId="6918EA31" w:rsidR="00353812" w:rsidRPr="0041138D" w:rsidRDefault="00353812" w:rsidP="00353812">
            <w:pPr>
              <w:rPr>
                <w:szCs w:val="20"/>
              </w:rPr>
            </w:pPr>
            <w:r w:rsidRPr="0041138D">
              <w:rPr>
                <w:rFonts w:asciiTheme="minorHAnsi" w:hAnsiTheme="minorHAnsi"/>
                <w:szCs w:val="20"/>
              </w:rPr>
              <w:t>Run an operational real-time transaction between applications</w:t>
            </w:r>
          </w:p>
        </w:tc>
        <w:tc>
          <w:tcPr>
            <w:tcW w:w="3544" w:type="dxa"/>
            <w:vAlign w:val="center"/>
          </w:tcPr>
          <w:p w14:paraId="38E96513" w14:textId="7BDD4971" w:rsidR="00353812" w:rsidRPr="0041138D" w:rsidRDefault="00353812" w:rsidP="00353812">
            <w:pPr>
              <w:rPr>
                <w:szCs w:val="20"/>
              </w:rPr>
            </w:pPr>
            <w:r w:rsidRPr="0041138D">
              <w:rPr>
                <w:rFonts w:asciiTheme="minorHAnsi" w:hAnsiTheme="minorHAnsi"/>
                <w:szCs w:val="20"/>
              </w:rPr>
              <w:t>API or messaging pattern, not Snowflake as an intermediary</w:t>
            </w:r>
          </w:p>
        </w:tc>
        <w:tc>
          <w:tcPr>
            <w:tcW w:w="1843" w:type="dxa"/>
            <w:vAlign w:val="center"/>
          </w:tcPr>
          <w:p w14:paraId="6CD74A57" w14:textId="7357669D" w:rsidR="00353812" w:rsidRPr="0041138D" w:rsidRDefault="00353812" w:rsidP="00353812">
            <w:pPr>
              <w:rPr>
                <w:szCs w:val="20"/>
              </w:rPr>
            </w:pPr>
            <w:r w:rsidRPr="0041138D">
              <w:rPr>
                <w:rFonts w:asciiTheme="minorHAnsi" w:hAnsiTheme="minorHAnsi"/>
                <w:szCs w:val="20"/>
              </w:rPr>
              <w:t>SFINT1 to SFINT9</w:t>
            </w:r>
          </w:p>
        </w:tc>
      </w:tr>
    </w:tbl>
    <w:p w14:paraId="64FDB50D" w14:textId="77777777" w:rsidR="0041138D" w:rsidRPr="0041138D" w:rsidRDefault="0041138D" w:rsidP="0041138D">
      <w:pPr>
        <w:spacing w:after="120"/>
        <w:rPr>
          <w:szCs w:val="20"/>
        </w:rPr>
      </w:pPr>
    </w:p>
    <w:p w14:paraId="2A2FD4AD" w14:textId="69E993F4" w:rsidR="00FE4F0E" w:rsidRPr="00FE4F0E" w:rsidRDefault="0041138D">
      <w:pPr>
        <w:pStyle w:val="Heading2"/>
      </w:pPr>
      <w:bookmarkStart w:id="154" w:name="_7.3_Detailed_Architecture"/>
      <w:bookmarkStart w:id="155" w:name="_Detailed_Decision_Tree"/>
      <w:bookmarkStart w:id="156" w:name="_Toc239457534"/>
      <w:bookmarkStart w:id="157" w:name="_Toc239852292"/>
      <w:bookmarkStart w:id="158" w:name="_Toc239980599"/>
      <w:bookmarkStart w:id="159" w:name="_Toc240366840"/>
      <w:bookmarkEnd w:id="154"/>
      <w:bookmarkEnd w:id="155"/>
      <w:r w:rsidRPr="00FE4F0E">
        <w:t>Detailed Decision Tree</w:t>
      </w:r>
      <w:bookmarkEnd w:id="156"/>
      <w:bookmarkEnd w:id="157"/>
      <w:bookmarkEnd w:id="158"/>
      <w:bookmarkEnd w:id="159"/>
    </w:p>
    <w:p w14:paraId="4FCF8FC1" w14:textId="28FC91DF" w:rsidR="0041138D" w:rsidRPr="0041138D" w:rsidRDefault="0041138D" w:rsidP="003871B6">
      <w:pPr>
        <w:spacing w:after="120"/>
        <w:rPr>
          <w:szCs w:val="20"/>
        </w:rPr>
      </w:pPr>
      <w:r w:rsidRPr="0041138D">
        <w:rPr>
          <w:szCs w:val="20"/>
        </w:rPr>
        <w:t xml:space="preserve">The decision tree below resolves an integration need to a pattern family by asking about interaction style, timing and delivery guarantees, read from the top, and it names no technology. The matrix in </w:t>
      </w:r>
      <w:r w:rsidR="00363CBA">
        <w:rPr>
          <w:szCs w:val="20"/>
        </w:rPr>
        <w:t>7</w:t>
      </w:r>
      <w:r w:rsidRPr="0041138D">
        <w:rPr>
          <w:szCs w:val="20"/>
        </w:rPr>
        <w:t xml:space="preserve">.1 then maps the chosen family to the Azure capabilities that realise it, and the catalogue in Section </w:t>
      </w:r>
      <w:r w:rsidR="00363CBA">
        <w:rPr>
          <w:szCs w:val="20"/>
        </w:rPr>
        <w:t>8</w:t>
      </w:r>
      <w:r w:rsidRPr="0041138D">
        <w:rPr>
          <w:szCs w:val="20"/>
        </w:rPr>
        <w:t xml:space="preserve"> specifies each pattern in full.</w:t>
      </w:r>
    </w:p>
    <w:p w14:paraId="68CABE1F" w14:textId="2F10F1BF" w:rsidR="0041138D" w:rsidRDefault="00003CB7" w:rsidP="0041138D">
      <w:pPr>
        <w:spacing w:before="90" w:after="130"/>
        <w:rPr>
          <w:szCs w:val="20"/>
        </w:rPr>
      </w:pPr>
      <w:r>
        <w:rPr>
          <w:noProof/>
          <w:szCs w:val="20"/>
        </w:rPr>
        <w:drawing>
          <wp:inline distT="0" distB="0" distL="0" distR="0" wp14:anchorId="1215D7EE" wp14:editId="45CE8EA2">
            <wp:extent cx="5368034" cy="3117975"/>
            <wp:effectExtent l="0" t="0" r="4445" b="6350"/>
            <wp:docPr id="26097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0533" cy="3131043"/>
                    </a:xfrm>
                    <a:prstGeom prst="rect">
                      <a:avLst/>
                    </a:prstGeom>
                    <a:noFill/>
                  </pic:spPr>
                </pic:pic>
              </a:graphicData>
            </a:graphic>
          </wp:inline>
        </w:drawing>
      </w:r>
    </w:p>
    <w:p w14:paraId="1B298235" w14:textId="77777777" w:rsidR="00003CB7" w:rsidRDefault="00003CB7" w:rsidP="0041138D">
      <w:pPr>
        <w:spacing w:before="90" w:after="130"/>
        <w:rPr>
          <w:szCs w:val="20"/>
        </w:rPr>
      </w:pPr>
    </w:p>
    <w:p w14:paraId="7DDB7F96" w14:textId="77777777" w:rsidR="003871B6" w:rsidRDefault="003871B6" w:rsidP="0041138D">
      <w:pPr>
        <w:spacing w:before="90" w:after="130"/>
        <w:rPr>
          <w:szCs w:val="20"/>
        </w:rPr>
      </w:pPr>
    </w:p>
    <w:p w14:paraId="374F0475" w14:textId="77777777" w:rsidR="003871B6" w:rsidRDefault="003871B6" w:rsidP="0041138D">
      <w:pPr>
        <w:spacing w:before="90" w:after="130"/>
        <w:rPr>
          <w:szCs w:val="20"/>
        </w:rPr>
      </w:pPr>
    </w:p>
    <w:p w14:paraId="6729A565" w14:textId="665BAFCA" w:rsidR="00FE4F0E" w:rsidRPr="00FE4F0E" w:rsidRDefault="00FE4F0E">
      <w:pPr>
        <w:pStyle w:val="Heading2"/>
      </w:pPr>
      <w:bookmarkStart w:id="160" w:name="_Example"/>
      <w:bookmarkStart w:id="161" w:name="_Toc239980600"/>
      <w:bookmarkStart w:id="162" w:name="_Toc240366841"/>
      <w:bookmarkEnd w:id="160"/>
      <w:r>
        <w:t>E</w:t>
      </w:r>
      <w:r w:rsidR="0041138D" w:rsidRPr="00FE4F0E">
        <w:t>xample</w:t>
      </w:r>
      <w:bookmarkEnd w:id="161"/>
      <w:bookmarkEnd w:id="162"/>
    </w:p>
    <w:p w14:paraId="074F165C" w14:textId="159517DE" w:rsidR="0041138D" w:rsidRDefault="0041138D" w:rsidP="0041138D">
      <w:pPr>
        <w:rPr>
          <w:szCs w:val="20"/>
        </w:rPr>
      </w:pPr>
      <w:r w:rsidRPr="0041138D">
        <w:rPr>
          <w:szCs w:val="20"/>
        </w:rPr>
        <w:t xml:space="preserve">This example demonstrates the application of the </w:t>
      </w:r>
      <w:r w:rsidR="00A624E6">
        <w:rPr>
          <w:szCs w:val="20"/>
        </w:rPr>
        <w:t>Systems Integration Framework</w:t>
      </w:r>
      <w:r w:rsidRPr="0041138D">
        <w:rPr>
          <w:szCs w:val="20"/>
        </w:rPr>
        <w:t xml:space="preserve"> to a representative insurance integration scenario, illustrating how decision guidance, architectural patterns and governance controls are applied together.</w:t>
      </w:r>
    </w:p>
    <w:p w14:paraId="788FE589" w14:textId="77777777" w:rsidR="00FE4F0E" w:rsidRPr="0041138D" w:rsidRDefault="00FE4F0E" w:rsidP="0041138D">
      <w:pPr>
        <w:rPr>
          <w:szCs w:val="20"/>
        </w:rPr>
      </w:pPr>
    </w:p>
    <w:p w14:paraId="0019865E" w14:textId="77777777" w:rsidR="0041138D" w:rsidRDefault="0041138D" w:rsidP="0041138D">
      <w:pPr>
        <w:spacing w:before="40" w:after="110"/>
        <w:rPr>
          <w:szCs w:val="20"/>
        </w:rPr>
      </w:pPr>
      <w:r w:rsidRPr="0041138D">
        <w:rPr>
          <w:b/>
          <w:szCs w:val="20"/>
        </w:rPr>
        <w:t xml:space="preserve">The problem. </w:t>
      </w:r>
      <w:r w:rsidRPr="0041138D">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6E446770" w14:textId="77777777" w:rsidR="0041138D" w:rsidRPr="0041138D" w:rsidRDefault="0041138D" w:rsidP="0041138D">
      <w:pPr>
        <w:spacing w:before="40" w:after="110"/>
        <w:rPr>
          <w:szCs w:val="20"/>
        </w:rPr>
      </w:pPr>
      <w:r w:rsidRPr="0041138D">
        <w:rPr>
          <w:b/>
          <w:szCs w:val="20"/>
        </w:rPr>
        <w:t xml:space="preserve">Using the document. </w:t>
      </w:r>
    </w:p>
    <w:p w14:paraId="514122BB" w14:textId="057DABBD" w:rsidR="0041138D" w:rsidRPr="00C64372" w:rsidRDefault="0041138D">
      <w:pPr>
        <w:pStyle w:val="ListParagraph"/>
        <w:numPr>
          <w:ilvl w:val="0"/>
          <w:numId w:val="17"/>
        </w:numPr>
        <w:spacing w:after="46" w:line="270" w:lineRule="auto"/>
        <w:rPr>
          <w:b/>
          <w:szCs w:val="20"/>
        </w:rPr>
      </w:pPr>
      <w:r w:rsidRPr="00C64372">
        <w:rPr>
          <w:b/>
          <w:szCs w:val="20"/>
        </w:rPr>
        <w:t xml:space="preserve">Pattern Selection Process - </w:t>
      </w:r>
      <w:r w:rsidRPr="00C64372">
        <w:rPr>
          <w:szCs w:val="20"/>
        </w:rPr>
        <w:t xml:space="preserve">The task is to choose a pattern for a specific need, so the reading path sends the reader to the decision tree in </w:t>
      </w:r>
      <w:r w:rsidR="00363CBA" w:rsidRPr="00C64372">
        <w:rPr>
          <w:szCs w:val="20"/>
        </w:rPr>
        <w:t>7</w:t>
      </w:r>
      <w:r w:rsidRPr="00C64372">
        <w:rPr>
          <w:szCs w:val="20"/>
        </w:rPr>
        <w:t xml:space="preserve">.3 and then the catalogue in Section </w:t>
      </w:r>
      <w:r w:rsidR="00363CBA" w:rsidRPr="00C64372">
        <w:rPr>
          <w:szCs w:val="20"/>
        </w:rPr>
        <w:t>8</w:t>
      </w:r>
      <w:r w:rsidRPr="00C64372">
        <w:rPr>
          <w:szCs w:val="20"/>
        </w:rPr>
        <w:t>.</w:t>
      </w:r>
    </w:p>
    <w:p w14:paraId="4ADE4EE7" w14:textId="38ED623C" w:rsidR="0041138D" w:rsidRPr="00C64372" w:rsidRDefault="0041138D">
      <w:pPr>
        <w:pStyle w:val="ListParagraph"/>
        <w:numPr>
          <w:ilvl w:val="0"/>
          <w:numId w:val="17"/>
        </w:numPr>
        <w:spacing w:after="46" w:line="270" w:lineRule="auto"/>
        <w:rPr>
          <w:szCs w:val="20"/>
        </w:rPr>
      </w:pPr>
      <w:r w:rsidRPr="00C64372">
        <w:rPr>
          <w:b/>
          <w:szCs w:val="20"/>
        </w:rPr>
        <w:t>The decision tree (</w:t>
      </w:r>
      <w:r w:rsidR="00363CBA" w:rsidRPr="00C64372">
        <w:rPr>
          <w:b/>
          <w:szCs w:val="20"/>
        </w:rPr>
        <w:t>7</w:t>
      </w:r>
      <w:r w:rsidRPr="00C64372">
        <w:rPr>
          <w:b/>
          <w:szCs w:val="20"/>
        </w:rPr>
        <w:t xml:space="preserve">.3) - </w:t>
      </w:r>
      <w:r w:rsidRPr="00C64372">
        <w:rPr>
          <w:szCs w:val="20"/>
        </w:rPr>
        <w:t>The scenario is plainly multi-step, so it is split into its parts, and each part is read from the top of the tree, landing on one pattern family with no technology chosen yet.</w:t>
      </w:r>
    </w:p>
    <w:p w14:paraId="2397A8EA" w14:textId="77777777" w:rsidR="00C64372" w:rsidRPr="00C64372" w:rsidRDefault="0041138D">
      <w:pPr>
        <w:pStyle w:val="ListParagraph"/>
        <w:numPr>
          <w:ilvl w:val="0"/>
          <w:numId w:val="17"/>
        </w:numPr>
        <w:spacing w:after="46" w:line="270" w:lineRule="auto"/>
        <w:rPr>
          <w:szCs w:val="20"/>
        </w:rPr>
      </w:pPr>
      <w:r w:rsidRPr="00C64372">
        <w:rPr>
          <w:b/>
          <w:szCs w:val="20"/>
        </w:rPr>
        <w:t>The matrix and use cases (</w:t>
      </w:r>
      <w:r w:rsidR="00363CBA" w:rsidRPr="00C64372">
        <w:rPr>
          <w:b/>
          <w:szCs w:val="20"/>
        </w:rPr>
        <w:t>7</w:t>
      </w:r>
      <w:r w:rsidRPr="00C64372">
        <w:rPr>
          <w:b/>
          <w:szCs w:val="20"/>
        </w:rPr>
        <w:t xml:space="preserve">.1 and </w:t>
      </w:r>
      <w:r w:rsidR="00363CBA" w:rsidRPr="00C64372">
        <w:rPr>
          <w:b/>
          <w:szCs w:val="20"/>
        </w:rPr>
        <w:t>7</w:t>
      </w:r>
      <w:r w:rsidRPr="00C64372">
        <w:rPr>
          <w:b/>
          <w:szCs w:val="20"/>
        </w:rPr>
        <w:t>.2) -</w:t>
      </w:r>
      <w:r w:rsidRPr="00C64372" w:rsidDel="003F3905">
        <w:rPr>
          <w:b/>
          <w:szCs w:val="20"/>
        </w:rPr>
        <w:t xml:space="preserve"> </w:t>
      </w:r>
      <w:r w:rsidRPr="00C64372">
        <w:rPr>
          <w:szCs w:val="20"/>
        </w:rPr>
        <w:t>The matrix confirms the Azure capability that realises each family, and the common use cases show the same scenarios already recognised, so nothing is invented.</w:t>
      </w:r>
    </w:p>
    <w:p w14:paraId="0242FE26" w14:textId="77777777" w:rsidR="00C64372" w:rsidRPr="00C64372" w:rsidRDefault="0041138D">
      <w:pPr>
        <w:pStyle w:val="ListParagraph"/>
        <w:numPr>
          <w:ilvl w:val="0"/>
          <w:numId w:val="17"/>
        </w:numPr>
        <w:spacing w:after="46" w:line="270" w:lineRule="auto"/>
        <w:rPr>
          <w:szCs w:val="20"/>
        </w:rPr>
      </w:pPr>
      <w:r w:rsidRPr="00C64372">
        <w:rPr>
          <w:b/>
          <w:szCs w:val="20"/>
        </w:rPr>
        <w:t xml:space="preserve">The catalogue (Section </w:t>
      </w:r>
      <w:r w:rsidR="00363CBA" w:rsidRPr="00C64372">
        <w:rPr>
          <w:b/>
          <w:szCs w:val="20"/>
        </w:rPr>
        <w:t>8</w:t>
      </w:r>
      <w:r w:rsidRPr="00C64372">
        <w:rPr>
          <w:b/>
          <w:szCs w:val="20"/>
        </w:rPr>
        <w:t xml:space="preserve">) - </w:t>
      </w:r>
      <w:r w:rsidRPr="00C64372">
        <w:rPr>
          <w:szCs w:val="20"/>
        </w:rPr>
        <w:t>Each chosen pattern is opened for its full specification, the problem it solves, the solution, when to use and avoid it, its security boundary and its non-functional profile.</w:t>
      </w:r>
    </w:p>
    <w:p w14:paraId="079A07ED" w14:textId="0F3513BD" w:rsidR="00FE4F0E" w:rsidRPr="00C64372" w:rsidRDefault="0041138D">
      <w:pPr>
        <w:pStyle w:val="ListParagraph"/>
        <w:numPr>
          <w:ilvl w:val="0"/>
          <w:numId w:val="17"/>
        </w:numPr>
        <w:spacing w:after="46" w:line="270" w:lineRule="auto"/>
        <w:rPr>
          <w:b/>
          <w:szCs w:val="20"/>
        </w:rPr>
      </w:pPr>
      <w:r w:rsidRPr="00C64372">
        <w:rPr>
          <w:b/>
          <w:szCs w:val="20"/>
        </w:rPr>
        <w:t xml:space="preserve">Scope and governance (Sections </w:t>
      </w:r>
      <w:r w:rsidR="00363CBA" w:rsidRPr="00C64372">
        <w:rPr>
          <w:b/>
          <w:szCs w:val="20"/>
        </w:rPr>
        <w:t>10</w:t>
      </w:r>
      <w:r w:rsidRPr="00C64372">
        <w:rPr>
          <w:b/>
          <w:szCs w:val="20"/>
        </w:rPr>
        <w:t>, 1</w:t>
      </w:r>
      <w:r w:rsidR="00363CBA" w:rsidRPr="00C64372">
        <w:rPr>
          <w:b/>
          <w:szCs w:val="20"/>
        </w:rPr>
        <w:t>2</w:t>
      </w:r>
      <w:r w:rsidRPr="00C64372">
        <w:rPr>
          <w:b/>
          <w:szCs w:val="20"/>
        </w:rPr>
        <w:t xml:space="preserve"> and 1</w:t>
      </w:r>
      <w:r w:rsidR="00363CBA" w:rsidRPr="00C64372">
        <w:rPr>
          <w:b/>
          <w:szCs w:val="20"/>
        </w:rPr>
        <w:t>3</w:t>
      </w:r>
      <w:r w:rsidRPr="00C64372">
        <w:rPr>
          <w:b/>
          <w:szCs w:val="20"/>
        </w:rPr>
        <w:t xml:space="preserve">) - </w:t>
      </w:r>
      <w:r w:rsidRPr="00C64372">
        <w:rPr>
          <w:szCs w:val="20"/>
        </w:rPr>
        <w:t xml:space="preserve">Section </w:t>
      </w:r>
      <w:r w:rsidR="00363CBA" w:rsidRPr="00C64372">
        <w:rPr>
          <w:szCs w:val="20"/>
        </w:rPr>
        <w:t>10</w:t>
      </w:r>
      <w:r w:rsidRPr="00C64372">
        <w:rPr>
          <w:szCs w:val="20"/>
        </w:rPr>
        <w:t xml:space="preserve"> places the insurance scenario, Section 1</w:t>
      </w:r>
      <w:r w:rsidR="00363CBA" w:rsidRPr="00C64372">
        <w:rPr>
          <w:szCs w:val="20"/>
        </w:rPr>
        <w:t>2</w:t>
      </w:r>
      <w:r w:rsidRPr="00C64372">
        <w:rPr>
          <w:szCs w:val="20"/>
        </w:rPr>
        <w:t xml:space="preserve"> sets the guardrails and Section 1</w:t>
      </w:r>
      <w:r w:rsidR="00363CBA" w:rsidRPr="00C64372">
        <w:rPr>
          <w:szCs w:val="20"/>
        </w:rPr>
        <w:t>3</w:t>
      </w:r>
      <w:r w:rsidRPr="00C64372">
        <w:rPr>
          <w:szCs w:val="20"/>
        </w:rPr>
        <w:t xml:space="preserve"> describes how the design goes to the Technical Design Authority for sign-off.</w:t>
      </w:r>
    </w:p>
    <w:p w14:paraId="0A72C405"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21ED6168" w14:textId="77777777" w:rsidR="0041138D" w:rsidRPr="0041138D" w:rsidRDefault="0041138D" w:rsidP="0041138D">
      <w:pPr>
        <w:spacing w:before="40" w:after="110"/>
        <w:rPr>
          <w:szCs w:val="20"/>
        </w:rPr>
      </w:pPr>
      <w:r w:rsidRPr="0041138D">
        <w:rPr>
          <w:b/>
          <w:szCs w:val="20"/>
        </w:rPr>
        <w:t xml:space="preserve">Walking the decision. </w:t>
      </w:r>
    </w:p>
    <w:p w14:paraId="2ABE8D01" w14:textId="6EA556AC"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Inbound bordereau. </w:t>
      </w:r>
      <w:r w:rsidRPr="0041138D">
        <w:rPr>
          <w:szCs w:val="20"/>
        </w:rPr>
        <w:t>The submission is a file, so it is taken in through event-driven file ingestion (</w:t>
      </w:r>
      <w:r w:rsidR="00122229">
        <w:rPr>
          <w:szCs w:val="20"/>
        </w:rPr>
        <w:t>SFINT19</w:t>
      </w:r>
      <w:r w:rsidRPr="0041138D">
        <w:rPr>
          <w:szCs w:val="20"/>
        </w:rPr>
        <w:t>).</w:t>
      </w:r>
    </w:p>
    <w:p w14:paraId="6B341802" w14:textId="0DDFBC81"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Into the internal model. </w:t>
      </w:r>
      <w:r w:rsidRPr="0041138D">
        <w:rPr>
          <w:szCs w:val="20"/>
        </w:rPr>
        <w:t>The broker format is not the Chaucer format, so the payload is translated to the canonical model before anything downstream sees it (</w:t>
      </w:r>
      <w:r w:rsidR="00122229">
        <w:rPr>
          <w:szCs w:val="20"/>
        </w:rPr>
        <w:t>SFINT21</w:t>
      </w:r>
      <w:r w:rsidRPr="0041138D">
        <w:rPr>
          <w:szCs w:val="20"/>
        </w:rPr>
        <w:t>).</w:t>
      </w:r>
    </w:p>
    <w:p w14:paraId="4889EADB"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core process. </w:t>
      </w:r>
      <w:r w:rsidRPr="0041138D">
        <w:rPr>
          <w:szCs w:val="20"/>
        </w:rPr>
        <w:t>The work spans several systems and runs long, with validation and calculation, so it resolves to orchestration (SFINT15), which sequences validate, calculate accumulation and confirm the bind.</w:t>
      </w:r>
    </w:p>
    <w:p w14:paraId="6E039D36"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confirmed instruction. </w:t>
      </w:r>
      <w:r w:rsidRPr="0041138D">
        <w:rPr>
          <w:szCs w:val="20"/>
        </w:rPr>
        <w:t>It must reach the policy system without loss, so it travels as guaranteed-delivery reliable messaging (SFINT8).</w:t>
      </w:r>
    </w:p>
    <w:p w14:paraId="1BB30FAA" w14:textId="77777777" w:rsidR="0041138D" w:rsidRPr="0041138D" w:rsidRDefault="0041138D" w:rsidP="0041138D">
      <w:pPr>
        <w:spacing w:after="46" w:line="270" w:lineRule="auto"/>
        <w:ind w:left="360"/>
        <w:rPr>
          <w:szCs w:val="20"/>
        </w:rPr>
      </w:pPr>
      <w:r w:rsidRPr="0041138D">
        <w:rPr>
          <w:b/>
          <w:szCs w:val="20"/>
        </w:rPr>
        <w:t xml:space="preserve">Telling the rest. </w:t>
      </w:r>
      <w:r w:rsidRPr="0041138D">
        <w:rPr>
          <w:szCs w:val="20"/>
        </w:rPr>
        <w:t>Downstream teams need to know but are not on the critical path, so they are told through a discrete event notification (SFINT11).</w:t>
      </w:r>
      <w:r w:rsidRPr="0041138D">
        <w:rPr>
          <w:szCs w:val="20"/>
        </w:rPr>
        <w:br/>
      </w:r>
    </w:p>
    <w:p w14:paraId="3F6CA7BA" w14:textId="50B0EB22" w:rsidR="0041138D" w:rsidRPr="0041138D" w:rsidRDefault="0041138D" w:rsidP="0041138D">
      <w:pPr>
        <w:spacing w:before="40" w:after="110"/>
        <w:rPr>
          <w:szCs w:val="20"/>
        </w:rPr>
      </w:pPr>
      <w:r w:rsidRPr="0041138D">
        <w:rPr>
          <w:b/>
          <w:szCs w:val="20"/>
        </w:rPr>
        <w:t xml:space="preserve">The solution. </w:t>
      </w:r>
      <w:r w:rsidRPr="0041138D">
        <w:rPr>
          <w:szCs w:val="20"/>
        </w:rPr>
        <w:t>End to end, the bordereau lands and file ingestion (</w:t>
      </w:r>
      <w:r w:rsidR="00122229">
        <w:rPr>
          <w:szCs w:val="20"/>
        </w:rPr>
        <w:t>SFINT19</w:t>
      </w:r>
      <w:r w:rsidRPr="0041138D">
        <w:rPr>
          <w:szCs w:val="20"/>
        </w:rPr>
        <w:t>) pick it up, canonical translation (</w:t>
      </w:r>
      <w:r w:rsidR="00122229">
        <w:rPr>
          <w:szCs w:val="20"/>
        </w:rPr>
        <w:t>SFINT21</w:t>
      </w:r>
      <w:r w:rsidRPr="0041138D">
        <w:rPr>
          <w:szCs w:val="20"/>
        </w:rPr>
        <w:t>)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466B6289" w14:textId="38FC602B" w:rsidR="0041138D" w:rsidRPr="0041138D" w:rsidRDefault="0041138D" w:rsidP="0041138D">
      <w:pPr>
        <w:spacing w:before="40" w:after="110"/>
        <w:rPr>
          <w:szCs w:val="20"/>
        </w:rPr>
      </w:pPr>
      <w:r w:rsidRPr="0041138D">
        <w:rPr>
          <w:b/>
          <w:szCs w:val="20"/>
        </w:rPr>
        <w:t>Architectural Rationale.</w:t>
      </w:r>
      <w:r w:rsidRPr="0041138D">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w:t>
      </w:r>
      <w:r w:rsidR="00363CBA">
        <w:rPr>
          <w:szCs w:val="20"/>
        </w:rPr>
        <w:t>2</w:t>
      </w:r>
      <w:r w:rsidRPr="0041138D">
        <w:rPr>
          <w:szCs w:val="20"/>
        </w:rPr>
        <w:t xml:space="preserve"> and the Technical Design Authority (TDA) review process. The required levels of reliability, traceability and governance are achieved through the application of approved integration patterns and supporting framework controls.</w:t>
      </w:r>
    </w:p>
    <w:p w14:paraId="20B0050D" w14:textId="6E3CEFAD" w:rsidR="0041138D" w:rsidRDefault="005B60B0" w:rsidP="006F79A8">
      <w:pPr>
        <w:pStyle w:val="Heading1"/>
        <w:ind w:left="431" w:hanging="431"/>
      </w:pPr>
      <w:bookmarkStart w:id="163" w:name="_8._Enterprise_Pattern"/>
      <w:bookmarkStart w:id="164" w:name="_Enterprise_Pattern_Catalogue"/>
      <w:bookmarkEnd w:id="163"/>
      <w:bookmarkEnd w:id="164"/>
      <w:r>
        <w:t xml:space="preserve"> </w:t>
      </w:r>
      <w:bookmarkStart w:id="165" w:name="_Toc240366842"/>
      <w:r w:rsidR="0009094D">
        <w:t>Enterprise Integration Profile and Pattern Catalogue</w:t>
      </w:r>
      <w:bookmarkEnd w:id="165"/>
    </w:p>
    <w:p w14:paraId="5D6224DC" w14:textId="77777777" w:rsidR="00287349" w:rsidRPr="00287349" w:rsidRDefault="00287349" w:rsidP="00287349"/>
    <w:p w14:paraId="7C1C31BD" w14:textId="77777777" w:rsidR="009D38F0" w:rsidRDefault="009D38F0" w:rsidP="009D38F0">
      <w:r>
        <w:t>The Systems Integration Framework defines a governed catalogue for selecting, designing and reviewing integrations across internal Chaucer systems, third-party services, SaaS platforms and the enterprise data platform.</w:t>
      </w:r>
    </w:p>
    <w:p w14:paraId="774B3E63" w14:textId="77777777" w:rsidR="00B16E19" w:rsidRDefault="00B16E19" w:rsidP="009D38F0"/>
    <w:p w14:paraId="0D917D99" w14:textId="26B62435" w:rsidR="009D38F0" w:rsidRDefault="009D38F0" w:rsidP="009D38F0">
      <w:r>
        <w:t>The catalogue has two complementary levels:</w:t>
      </w:r>
    </w:p>
    <w:p w14:paraId="6BF15B83" w14:textId="77777777" w:rsidR="009D38F0" w:rsidRDefault="009D38F0" w:rsidP="0045770F">
      <w:pPr>
        <w:pStyle w:val="ListParagraph"/>
        <w:numPr>
          <w:ilvl w:val="0"/>
          <w:numId w:val="20"/>
        </w:numPr>
        <w:spacing w:after="160" w:line="279" w:lineRule="auto"/>
      </w:pPr>
      <w:r>
        <w:rPr>
          <w:b/>
          <w:bCs w:val="0"/>
        </w:rPr>
        <w:t>Enterprise Integration Profiles</w:t>
      </w:r>
      <w:r>
        <w:t xml:space="preserve"> classify the enterprise interaction, the boundary crossed, the expected governance treatment and the applicable control posture.</w:t>
      </w:r>
    </w:p>
    <w:p w14:paraId="2550973E" w14:textId="77777777" w:rsidR="009D38F0" w:rsidRDefault="009D38F0" w:rsidP="0045770F">
      <w:pPr>
        <w:pStyle w:val="ListParagraph"/>
        <w:numPr>
          <w:ilvl w:val="0"/>
          <w:numId w:val="20"/>
        </w:numPr>
        <w:spacing w:after="160" w:line="279" w:lineRule="auto"/>
      </w:pPr>
      <w:r>
        <w:rPr>
          <w:b/>
          <w:bCs w:val="0"/>
        </w:rPr>
        <w:t>Detailed Integration Patterns</w:t>
      </w:r>
      <w:r>
        <w:t xml:space="preserve"> define the implementation approach used to realise an Enterprise Integration Profile.</w:t>
      </w:r>
    </w:p>
    <w:p w14:paraId="2F64EE49" w14:textId="7DC09739" w:rsidR="009D38F0" w:rsidRDefault="009D38F0" w:rsidP="009D38F0">
      <w:r>
        <w:t>These levels are complementary and must not be treated as competing pattern catalogues.</w:t>
      </w:r>
      <w:r w:rsidR="00330678">
        <w:t xml:space="preserve"> </w:t>
      </w:r>
      <w:r>
        <w:t>An Enterprise Integration Profile describes the architectural context of an integration. A Detailed Integration Pattern describes how a specific part of the integration is implemented. One Enterprise Integration Profile may be realised through several Detailed Integration Patterns, and one Detailed Integration Pattern may support more than one Enterprise Integration Profile.</w:t>
      </w:r>
    </w:p>
    <w:p w14:paraId="3B2A56A1" w14:textId="77777777" w:rsidR="00330678" w:rsidRDefault="00330678" w:rsidP="009D38F0"/>
    <w:p w14:paraId="4E164634" w14:textId="77777777" w:rsidR="009D38F0" w:rsidRDefault="009D38F0" w:rsidP="009D38F0">
      <w:r>
        <w:t>For example, the same Managed API Facade pattern may be used for an internal API, an externally consumed Chaucer API or a governed facade over a third-party API. The implementation pattern is similar, but the trust boundary, security controls and governance evidence differ.</w:t>
      </w:r>
    </w:p>
    <w:p w14:paraId="08278DA0" w14:textId="77777777" w:rsidR="00217998" w:rsidRDefault="00217998" w:rsidP="009D38F0"/>
    <w:p w14:paraId="6B65D0C6" w14:textId="147525D3" w:rsidR="00287349" w:rsidRDefault="009D38F0" w:rsidP="009D38F0">
      <w:r>
        <w:t>Every architecture design must identify:</w:t>
      </w:r>
    </w:p>
    <w:p w14:paraId="7CE94494" w14:textId="77777777" w:rsidR="009D38F0" w:rsidRDefault="009D38F0" w:rsidP="0045770F">
      <w:pPr>
        <w:pStyle w:val="ListParagraph"/>
        <w:numPr>
          <w:ilvl w:val="0"/>
          <w:numId w:val="21"/>
        </w:numPr>
        <w:spacing w:after="160" w:line="279" w:lineRule="auto"/>
      </w:pPr>
      <w:r>
        <w:t>The selected Enterprise Integration Profile.</w:t>
      </w:r>
    </w:p>
    <w:p w14:paraId="1BF8CD37" w14:textId="77777777" w:rsidR="009D38F0" w:rsidRDefault="009D38F0" w:rsidP="0045770F">
      <w:pPr>
        <w:pStyle w:val="ListParagraph"/>
        <w:numPr>
          <w:ilvl w:val="0"/>
          <w:numId w:val="21"/>
        </w:numPr>
        <w:spacing w:after="160" w:line="279" w:lineRule="auto"/>
      </w:pPr>
      <w:r>
        <w:t>The integration boundary crossed.</w:t>
      </w:r>
    </w:p>
    <w:p w14:paraId="32E57CBD" w14:textId="77777777" w:rsidR="009D38F0" w:rsidRDefault="009D38F0" w:rsidP="0045770F">
      <w:pPr>
        <w:pStyle w:val="ListParagraph"/>
        <w:numPr>
          <w:ilvl w:val="0"/>
          <w:numId w:val="21"/>
        </w:numPr>
        <w:spacing w:after="160" w:line="279" w:lineRule="auto"/>
      </w:pPr>
      <w:r>
        <w:t>Each Detailed Integration Pattern used to realise the integration.</w:t>
      </w:r>
    </w:p>
    <w:p w14:paraId="28EF3C9F" w14:textId="77777777" w:rsidR="009D38F0" w:rsidRDefault="009D38F0" w:rsidP="0045770F">
      <w:pPr>
        <w:pStyle w:val="ListParagraph"/>
        <w:numPr>
          <w:ilvl w:val="0"/>
          <w:numId w:val="21"/>
        </w:numPr>
        <w:spacing w:after="160" w:line="279" w:lineRule="auto"/>
      </w:pPr>
      <w:r>
        <w:t>The applicable security, operational and data-handling controls.</w:t>
      </w:r>
    </w:p>
    <w:p w14:paraId="7CF5710E" w14:textId="77777777" w:rsidR="009D38F0" w:rsidRDefault="009D38F0" w:rsidP="0045770F">
      <w:pPr>
        <w:pStyle w:val="ListParagraph"/>
        <w:numPr>
          <w:ilvl w:val="0"/>
          <w:numId w:val="21"/>
        </w:numPr>
        <w:spacing w:after="160" w:line="279" w:lineRule="auto"/>
      </w:pPr>
      <w:r>
        <w:t>The governance evidence required for the selected profile and patterns.</w:t>
      </w:r>
    </w:p>
    <w:p w14:paraId="6EFF295C" w14:textId="77777777" w:rsidR="009D38F0" w:rsidRDefault="009D38F0" w:rsidP="0045770F">
      <w:pPr>
        <w:pStyle w:val="ListParagraph"/>
        <w:numPr>
          <w:ilvl w:val="0"/>
          <w:numId w:val="21"/>
        </w:numPr>
        <w:spacing w:after="160" w:line="279" w:lineRule="auto"/>
      </w:pPr>
      <w:r>
        <w:t>Any approved exception or deviation.</w:t>
      </w:r>
    </w:p>
    <w:p w14:paraId="3C7934DD" w14:textId="2E6C8C30" w:rsidR="00287349" w:rsidRDefault="009D38F0" w:rsidP="009D38F0">
      <w:r>
        <w:t>The expected architecture traceability is:</w:t>
      </w:r>
    </w:p>
    <w:p w14:paraId="07EB3492" w14:textId="77777777" w:rsidR="009D38F0" w:rsidRDefault="009D38F0" w:rsidP="00287349">
      <w:pPr>
        <w:rPr>
          <w:b/>
          <w:bCs w:val="0"/>
        </w:rPr>
      </w:pPr>
      <w:r w:rsidRPr="00287349">
        <w:rPr>
          <w:b/>
          <w:bCs w:val="0"/>
        </w:rPr>
        <w:t>Business requirement → Enterprise Integration Profile → Detailed Integration Pattern or Patterns → Approved platform capability → Mandatory guardrails → Governance evidence</w:t>
      </w:r>
    </w:p>
    <w:p w14:paraId="277F3756" w14:textId="77777777" w:rsidR="00287349" w:rsidRPr="00287349" w:rsidRDefault="00287349" w:rsidP="00287349">
      <w:pPr>
        <w:rPr>
          <w:b/>
          <w:bCs w:val="0"/>
        </w:rPr>
      </w:pPr>
    </w:p>
    <w:p w14:paraId="43533F22" w14:textId="02B0DDFB" w:rsidR="009D38F0" w:rsidRDefault="009D38F0" w:rsidP="0045770F">
      <w:pPr>
        <w:pStyle w:val="ListParagraph"/>
        <w:numPr>
          <w:ilvl w:val="0"/>
          <w:numId w:val="32"/>
        </w:numPr>
      </w:pPr>
      <w:r>
        <w:t>Enterprise Integration Profiles use the identifier format SIF-Pnn.</w:t>
      </w:r>
    </w:p>
    <w:p w14:paraId="6B3F832C" w14:textId="1CADCD71" w:rsidR="009D38F0" w:rsidRDefault="009D38F0" w:rsidP="0045770F">
      <w:pPr>
        <w:pStyle w:val="ListParagraph"/>
        <w:numPr>
          <w:ilvl w:val="0"/>
          <w:numId w:val="32"/>
        </w:numPr>
      </w:pPr>
      <w:r>
        <w:t>Operational integration patterns use the identifier format SFINTnn.</w:t>
      </w:r>
    </w:p>
    <w:p w14:paraId="2C82B6C7" w14:textId="0010F570" w:rsidR="009D38F0" w:rsidRDefault="009D38F0" w:rsidP="0045770F">
      <w:pPr>
        <w:pStyle w:val="ListParagraph"/>
        <w:numPr>
          <w:ilvl w:val="0"/>
          <w:numId w:val="32"/>
        </w:numPr>
      </w:pPr>
      <w:r>
        <w:t>Data-platform exchange patterns use the identifier format SFDEINTnn.</w:t>
      </w:r>
    </w:p>
    <w:p w14:paraId="07BDFE35" w14:textId="193122AD" w:rsidR="009D38F0" w:rsidRDefault="009D38F0" w:rsidP="0045770F">
      <w:pPr>
        <w:pStyle w:val="ListParagraph"/>
        <w:numPr>
          <w:ilvl w:val="0"/>
          <w:numId w:val="32"/>
        </w:numPr>
      </w:pPr>
      <w:r>
        <w:t>All identifiers use two digits to support consistent sorting, referencing and future catalogue expansion.</w:t>
      </w:r>
    </w:p>
    <w:p w14:paraId="34764E02" w14:textId="291DCF50" w:rsidR="00287349" w:rsidRDefault="009D38F0" w:rsidP="0045770F">
      <w:pPr>
        <w:pStyle w:val="ListParagraph"/>
        <w:numPr>
          <w:ilvl w:val="0"/>
          <w:numId w:val="32"/>
        </w:numPr>
      </w:pPr>
      <w:r>
        <w:t>Existing references such as SFINT1 and SFDEINT1 should be read as SFINT01 and SFDEINT01. All new and updated documentation must use the two-digit format.</w:t>
      </w:r>
    </w:p>
    <w:p w14:paraId="5ACA2F97" w14:textId="77777777" w:rsidR="009D38F0" w:rsidRDefault="009D38F0" w:rsidP="0045770F">
      <w:pPr>
        <w:pStyle w:val="ListParagraph"/>
        <w:numPr>
          <w:ilvl w:val="0"/>
          <w:numId w:val="32"/>
        </w:numPr>
      </w:pPr>
      <w:r>
        <w:t>The Detailed Integration Pattern identifier is authoritative for implementation guidance. The Enterprise Integration Profile identifier is authoritative for boundary classification and governance assessment.</w:t>
      </w:r>
    </w:p>
    <w:p w14:paraId="0C11EF11" w14:textId="77777777" w:rsidR="00FE4F0E" w:rsidRPr="00FE4F0E" w:rsidRDefault="00FE4F0E" w:rsidP="00FE4F0E"/>
    <w:p w14:paraId="39981406" w14:textId="7952D847" w:rsidR="00256F22" w:rsidRPr="00256F22" w:rsidRDefault="0041138D" w:rsidP="00E86D63">
      <w:pPr>
        <w:pStyle w:val="Heading2"/>
      </w:pPr>
      <w:bookmarkStart w:id="166" w:name="_Toc239852295"/>
      <w:bookmarkStart w:id="167" w:name="_Toc239980602"/>
      <w:bookmarkStart w:id="168" w:name="_Toc240366843"/>
      <w:r w:rsidRPr="00FE4F0E">
        <w:t>Enterprise Pattern Index and Boundary Applicability</w:t>
      </w:r>
      <w:bookmarkEnd w:id="166"/>
      <w:bookmarkEnd w:id="167"/>
      <w:bookmarkEnd w:id="168"/>
    </w:p>
    <w:p w14:paraId="3C4047FA" w14:textId="77777777" w:rsidR="00330678" w:rsidRPr="00330678" w:rsidRDefault="00330678" w:rsidP="00330678"/>
    <w:p w14:paraId="28953D5C" w14:textId="1F7EA212" w:rsidR="00256F22" w:rsidRDefault="00FE0CC5" w:rsidP="00FE0CC5">
      <w:r>
        <w:t>Enterprise Integration Profiles provide the architecture and governance view of an integration.</w:t>
      </w:r>
    </w:p>
    <w:p w14:paraId="06CCCAD7" w14:textId="77777777" w:rsidR="00330678" w:rsidRDefault="00330678" w:rsidP="00FE0CC5"/>
    <w:p w14:paraId="1A999C86" w14:textId="77777777" w:rsidR="00FE0CC5" w:rsidRDefault="00FE0CC5" w:rsidP="00FE0CC5">
      <w:r>
        <w:t>Each profile identifies:</w:t>
      </w:r>
    </w:p>
    <w:p w14:paraId="12167B20" w14:textId="77777777" w:rsidR="00FE0CC5" w:rsidRDefault="00FE0CC5" w:rsidP="0045770F">
      <w:pPr>
        <w:pStyle w:val="ListParagraph"/>
        <w:numPr>
          <w:ilvl w:val="0"/>
          <w:numId w:val="29"/>
        </w:numPr>
        <w:spacing w:after="160" w:line="279" w:lineRule="auto"/>
      </w:pPr>
      <w:r>
        <w:t>The enterprise interaction being performed.</w:t>
      </w:r>
    </w:p>
    <w:p w14:paraId="037E482E" w14:textId="77777777" w:rsidR="00FE0CC5" w:rsidRDefault="00FE0CC5" w:rsidP="0045770F">
      <w:pPr>
        <w:pStyle w:val="ListParagraph"/>
        <w:numPr>
          <w:ilvl w:val="0"/>
          <w:numId w:val="29"/>
        </w:numPr>
        <w:spacing w:after="160" w:line="279" w:lineRule="auto"/>
      </w:pPr>
      <w:r>
        <w:t>The primary integration boundary.</w:t>
      </w:r>
    </w:p>
    <w:p w14:paraId="1EA3C01D" w14:textId="77777777" w:rsidR="00FE0CC5" w:rsidRDefault="00FE0CC5" w:rsidP="0045770F">
      <w:pPr>
        <w:pStyle w:val="ListParagraph"/>
        <w:numPr>
          <w:ilvl w:val="0"/>
          <w:numId w:val="29"/>
        </w:numPr>
        <w:spacing w:after="160" w:line="279" w:lineRule="auto"/>
      </w:pPr>
      <w:r>
        <w:t>Where the profile is normally applicable.</w:t>
      </w:r>
    </w:p>
    <w:p w14:paraId="0B0DE33E" w14:textId="77777777" w:rsidR="00FE0CC5" w:rsidRDefault="00FE0CC5" w:rsidP="0045770F">
      <w:pPr>
        <w:pStyle w:val="ListParagraph"/>
        <w:numPr>
          <w:ilvl w:val="0"/>
          <w:numId w:val="29"/>
        </w:numPr>
        <w:spacing w:after="160" w:line="279" w:lineRule="auto"/>
      </w:pPr>
      <w:r>
        <w:t>The primary platform capabilities.</w:t>
      </w:r>
    </w:p>
    <w:p w14:paraId="2ED378AC" w14:textId="77777777" w:rsidR="00FE0CC5" w:rsidRDefault="00FE0CC5" w:rsidP="0045770F">
      <w:pPr>
        <w:pStyle w:val="ListParagraph"/>
        <w:numPr>
          <w:ilvl w:val="0"/>
          <w:numId w:val="29"/>
        </w:numPr>
        <w:spacing w:after="160" w:line="279" w:lineRule="auto"/>
      </w:pPr>
      <w:r>
        <w:t>The expected governance classification.</w:t>
      </w:r>
    </w:p>
    <w:p w14:paraId="01C92C57" w14:textId="77777777" w:rsidR="00FE0CC5" w:rsidRDefault="00FE0CC5" w:rsidP="0045770F">
      <w:pPr>
        <w:pStyle w:val="ListParagraph"/>
        <w:numPr>
          <w:ilvl w:val="0"/>
          <w:numId w:val="29"/>
        </w:numPr>
        <w:spacing w:after="160" w:line="279" w:lineRule="auto"/>
      </w:pPr>
      <w:r>
        <w:t>The Detailed Integration Patterns that may realise the profile.</w:t>
      </w:r>
    </w:p>
    <w:p w14:paraId="1DB6AE85" w14:textId="77777777" w:rsidR="00FE0CC5" w:rsidRDefault="00FE0CC5" w:rsidP="00FE0CC5">
      <w:r>
        <w:t>Internal integrations may use approved API, messaging, eventing, orchestration, file-exchange, transformation and routing patterns within Chaucer’s controlled integration platform.</w:t>
      </w:r>
    </w:p>
    <w:p w14:paraId="52571759" w14:textId="77777777" w:rsidR="004E6788" w:rsidRDefault="004E6788" w:rsidP="00FE0CC5"/>
    <w:p w14:paraId="0451DE8B" w14:textId="77777777" w:rsidR="00FE0CC5" w:rsidRDefault="00FE0CC5" w:rsidP="00FE0CC5">
      <w:r>
        <w:t>Third-party integrations must use an approved ingress or egress profile. These integrations require additional controls for identity, authentication, network boundaries, payload validation, data protection, monitoring, operational ownership and support.</w:t>
      </w:r>
    </w:p>
    <w:p w14:paraId="53D323C8" w14:textId="77777777" w:rsidR="00FE0CC5" w:rsidRDefault="00FE0CC5" w:rsidP="00FE0CC5">
      <w:r>
        <w:t>The data platform is treated as a governed analytical exchange boundary. It is not the default mechanism for operational integration, transient messaging, real-time transaction processing or cross-system process orchestration.</w:t>
      </w:r>
    </w:p>
    <w:p w14:paraId="6F2709AC" w14:textId="77777777" w:rsidR="006F0DBD" w:rsidRDefault="006F0DBD" w:rsidP="00FE0CC5"/>
    <w:p w14:paraId="2D5D146A" w14:textId="2B88AA37" w:rsidR="00E21E70" w:rsidRPr="00AB58C3" w:rsidRDefault="00E21E70" w:rsidP="00580356">
      <w:pPr>
        <w:pStyle w:val="Heading3"/>
        <w:rPr>
          <w:rFonts w:cs="Times New Roman"/>
          <w:color w:val="132040" w:themeColor="accent1" w:themeShade="BF"/>
          <w:sz w:val="24"/>
          <w:szCs w:val="26"/>
        </w:rPr>
      </w:pPr>
      <w:r w:rsidRPr="00AB58C3">
        <w:rPr>
          <w:rFonts w:cs="Times New Roman"/>
          <w:color w:val="132040" w:themeColor="accent1" w:themeShade="BF"/>
          <w:sz w:val="24"/>
          <w:szCs w:val="26"/>
        </w:rPr>
        <w:t>Applicability and governance classifications</w:t>
      </w:r>
    </w:p>
    <w:p w14:paraId="66E4EF1C" w14:textId="77CAC474" w:rsidR="00E21E70" w:rsidRDefault="00E21E70" w:rsidP="00E21E70">
      <w:r>
        <w:t>The following applicability notation is used throughout the catalogue:</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8119"/>
      </w:tblGrid>
      <w:tr w:rsidR="00E21E70" w14:paraId="3FB6B6C7"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7B605BF" w14:textId="77777777" w:rsidR="00E21E70" w:rsidRPr="0084503F" w:rsidRDefault="00E21E70" w:rsidP="006F1EC8">
            <w:pPr>
              <w:rPr>
                <w:rFonts w:asciiTheme="minorHAnsi" w:hAnsiTheme="minorHAnsi" w:hint="eastAsia"/>
              </w:rPr>
            </w:pPr>
            <w:r w:rsidRPr="0084503F">
              <w:rPr>
                <w:rFonts w:asciiTheme="minorHAnsi" w:hAnsiTheme="minorHAnsi"/>
              </w:rPr>
              <w:t>Symbol</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0764E7"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515D0D9D"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F8EC75C"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tcBorders>
              <w:top w:val="single" w:sz="4" w:space="0" w:color="000000" w:themeColor="text1"/>
            </w:tcBorders>
            <w:shd w:val="clear" w:color="auto" w:fill="auto"/>
            <w:vAlign w:val="center"/>
          </w:tcPr>
          <w:p w14:paraId="0382F0D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normally applicable to the boundary.</w:t>
            </w:r>
          </w:p>
        </w:tc>
      </w:tr>
      <w:tr w:rsidR="00E21E70" w14:paraId="3F52631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9E026C2"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vAlign w:val="center"/>
          </w:tcPr>
          <w:p w14:paraId="273BE1CE"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applicable but requires additional design rationale, controls or governance review.</w:t>
            </w:r>
          </w:p>
        </w:tc>
      </w:tr>
      <w:tr w:rsidR="00E21E70" w14:paraId="6661FDB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B05F97"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shd w:val="clear" w:color="auto" w:fill="auto"/>
            <w:vAlign w:val="center"/>
          </w:tcPr>
          <w:p w14:paraId="475015D2"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normally appropriate for the boundary.</w:t>
            </w:r>
          </w:p>
        </w:tc>
      </w:tr>
    </w:tbl>
    <w:p w14:paraId="74EBAE2E" w14:textId="77777777" w:rsidR="00313C76" w:rsidRDefault="00313C76" w:rsidP="00E21E70"/>
    <w:p w14:paraId="584E586D" w14:textId="32563805" w:rsidR="00E21E70" w:rsidRDefault="00E21E70" w:rsidP="00E21E70">
      <w:r>
        <w:t>The following governance classifications are used:</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826"/>
      </w:tblGrid>
      <w:tr w:rsidR="00E21E70" w14:paraId="5254B2AB"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A3215E" w14:textId="77777777" w:rsidR="00E21E70" w:rsidRPr="0084503F" w:rsidRDefault="00E21E70" w:rsidP="006F1EC8">
            <w:pPr>
              <w:rPr>
                <w:rFonts w:asciiTheme="minorHAnsi" w:hAnsiTheme="minorHAnsi" w:hint="eastAsia"/>
              </w:rPr>
            </w:pPr>
            <w:r w:rsidRPr="0084503F">
              <w:rPr>
                <w:rFonts w:asciiTheme="minorHAnsi" w:hAnsiTheme="minorHAnsi"/>
              </w:rPr>
              <w:t>Governance classification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43EFD6"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2B228C46"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1657205E"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w:t>
            </w:r>
          </w:p>
        </w:tc>
        <w:tc>
          <w:tcPr>
            <w:tcW w:w="0" w:type="auto"/>
            <w:tcBorders>
              <w:top w:val="single" w:sz="4" w:space="0" w:color="000000" w:themeColor="text1"/>
            </w:tcBorders>
            <w:shd w:val="clear" w:color="auto" w:fill="auto"/>
            <w:vAlign w:val="center"/>
          </w:tcPr>
          <w:p w14:paraId="27816C4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used through the normal architecture-governance route when all mandatory guardrails are satisfied.</w:t>
            </w:r>
          </w:p>
        </w:tc>
      </w:tr>
      <w:tr w:rsidR="00E21E70" w14:paraId="5E785C3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76C15AC"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 with boundary controls</w:t>
            </w:r>
          </w:p>
        </w:tc>
        <w:tc>
          <w:tcPr>
            <w:tcW w:w="0" w:type="auto"/>
            <w:vAlign w:val="center"/>
          </w:tcPr>
          <w:p w14:paraId="388842D3"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crosses an organisational, external, internet or data-platform boundary and requires the additional controls defined for that boundary.</w:t>
            </w:r>
          </w:p>
        </w:tc>
      </w:tr>
      <w:tr w:rsidR="00E21E70" w14:paraId="3A4ADBD7"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7763DB"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Conditional</w:t>
            </w:r>
          </w:p>
        </w:tc>
        <w:tc>
          <w:tcPr>
            <w:tcW w:w="0" w:type="auto"/>
            <w:shd w:val="clear" w:color="auto" w:fill="auto"/>
            <w:vAlign w:val="center"/>
          </w:tcPr>
          <w:p w14:paraId="613E9E4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Use requires documented selection rationale and confirmation that the stated conditions are satisfied.</w:t>
            </w:r>
          </w:p>
        </w:tc>
      </w:tr>
      <w:tr w:rsidR="00E21E70" w14:paraId="5AFFA8A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4E09CF9"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Exception required</w:t>
            </w:r>
          </w:p>
        </w:tc>
        <w:tc>
          <w:tcPr>
            <w:tcW w:w="0" w:type="auto"/>
            <w:vAlign w:val="center"/>
          </w:tcPr>
          <w:p w14:paraId="17F2DC71"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Use deviates from an approved pattern, technology, guardrail or boundary and requires formal exception approval before implementation.</w:t>
            </w:r>
          </w:p>
        </w:tc>
      </w:tr>
      <w:tr w:rsidR="00E21E70" w14:paraId="10D2D30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F6D595"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Not applicable</w:t>
            </w:r>
          </w:p>
        </w:tc>
        <w:tc>
          <w:tcPr>
            <w:tcW w:w="0" w:type="auto"/>
            <w:shd w:val="clear" w:color="auto" w:fill="auto"/>
            <w:vAlign w:val="center"/>
          </w:tcPr>
          <w:p w14:paraId="446C7BB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an appropriate solution for the stated boundary or requirement.</w:t>
            </w:r>
          </w:p>
        </w:tc>
      </w:tr>
    </w:tbl>
    <w:p w14:paraId="6C2FA9EB" w14:textId="6AF320E5" w:rsidR="00E21E70" w:rsidRDefault="005666B8" w:rsidP="00FE0CC5">
      <w:r>
        <w:br/>
      </w:r>
      <w:r w:rsidR="00E21E70">
        <w:t xml:space="preserve">A profile classified as </w:t>
      </w:r>
      <w:r w:rsidR="00E21E70" w:rsidRPr="006F0DBD">
        <w:t>Standard with boundary controls</w:t>
      </w:r>
      <w:r w:rsidR="00E21E70">
        <w:t xml:space="preserve"> does not automatically require an exception. An exception is required only when the implementation cannot satisfy the approved boundary controls or otherwise deviates from the Systems Integration Framework.</w:t>
      </w:r>
    </w:p>
    <w:p w14:paraId="0187DD58" w14:textId="19FD2E27" w:rsidR="0079617E" w:rsidRDefault="0079617E" w:rsidP="0041138D">
      <w:r w:rsidRPr="0079617E">
        <w:t xml:space="preserve"> </w:t>
      </w:r>
    </w:p>
    <w:p w14:paraId="0FAEEAA9" w14:textId="3B7A4E16" w:rsidR="0079617E" w:rsidRDefault="0079617E" w:rsidP="0079617E">
      <w:pPr>
        <w:pStyle w:val="Heading3"/>
        <w:rPr>
          <w:rFonts w:cs="Times New Roman"/>
          <w:color w:val="132040" w:themeColor="accent1" w:themeShade="BF"/>
          <w:sz w:val="24"/>
          <w:szCs w:val="26"/>
        </w:rPr>
      </w:pPr>
      <w:r w:rsidRPr="00997D45">
        <w:rPr>
          <w:rFonts w:cs="Times New Roman"/>
          <w:color w:val="132040" w:themeColor="accent1" w:themeShade="BF"/>
          <w:sz w:val="24"/>
          <w:szCs w:val="26"/>
        </w:rPr>
        <w:t>Enterprise Integration Profile Catalogue</w:t>
      </w:r>
    </w:p>
    <w:p w14:paraId="35BA92A0" w14:textId="77777777" w:rsidR="00DB1FD1" w:rsidRPr="00DB1FD1" w:rsidRDefault="00DB1FD1" w:rsidP="00DB1FD1"/>
    <w:tbl>
      <w:tblPr>
        <w:tblStyle w:val="GridTable4-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567"/>
        <w:gridCol w:w="1114"/>
        <w:gridCol w:w="968"/>
        <w:gridCol w:w="969"/>
        <w:gridCol w:w="969"/>
        <w:gridCol w:w="1027"/>
        <w:gridCol w:w="1414"/>
        <w:gridCol w:w="1425"/>
      </w:tblGrid>
      <w:tr w:rsidR="00613D7D" w14:paraId="00DEEDED" w14:textId="77777777" w:rsidTr="00DB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1B9AFA5" w14:textId="77777777" w:rsidR="00613D7D" w:rsidRPr="0084503F" w:rsidRDefault="00613D7D" w:rsidP="006F1EC8">
            <w:pPr>
              <w:rPr>
                <w:rFonts w:asciiTheme="minorHAnsi" w:hAnsiTheme="minorHAnsi" w:hint="eastAsia"/>
              </w:rPr>
            </w:pPr>
            <w:r w:rsidRPr="0084503F">
              <w:rPr>
                <w:rFonts w:asciiTheme="minorHAnsi" w:hAnsiTheme="minorHAnsi"/>
              </w:rPr>
              <w:t>Profile ID</w:t>
            </w:r>
          </w:p>
        </w:tc>
        <w:tc>
          <w:tcPr>
            <w:tcW w:w="156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B94450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Enterprise Integration Profile</w:t>
            </w:r>
          </w:p>
        </w:tc>
        <w:tc>
          <w:tcPr>
            <w:tcW w:w="11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29FB1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boundary</w:t>
            </w:r>
          </w:p>
        </w:tc>
        <w:tc>
          <w:tcPr>
            <w:tcW w:w="9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923C08"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815CBDC"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73A7F4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10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A3298A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w:t>
            </w:r>
          </w:p>
        </w:tc>
        <w:tc>
          <w:tcPr>
            <w:tcW w:w="14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216CC74"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capabilities</w:t>
            </w:r>
          </w:p>
        </w:tc>
        <w:tc>
          <w:tcPr>
            <w:tcW w:w="14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AE682B" w14:textId="77777777" w:rsidR="00613D7D" w:rsidRPr="006F0DB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Governance classification</w:t>
            </w:r>
          </w:p>
        </w:tc>
      </w:tr>
      <w:tr w:rsidR="00613D7D" w14:paraId="73D9C91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4" w:space="0" w:color="000000" w:themeColor="text1"/>
            </w:tcBorders>
            <w:vAlign w:val="center"/>
          </w:tcPr>
          <w:p w14:paraId="035A4856"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SIF-P01</w:t>
            </w:r>
          </w:p>
        </w:tc>
        <w:tc>
          <w:tcPr>
            <w:tcW w:w="1567" w:type="dxa"/>
            <w:tcBorders>
              <w:top w:val="single" w:sz="4" w:space="0" w:color="000000" w:themeColor="text1"/>
            </w:tcBorders>
            <w:vAlign w:val="center"/>
          </w:tcPr>
          <w:p w14:paraId="3995B74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REST API</w:t>
            </w:r>
          </w:p>
        </w:tc>
        <w:tc>
          <w:tcPr>
            <w:tcW w:w="1114" w:type="dxa"/>
            <w:tcBorders>
              <w:top w:val="single" w:sz="4" w:space="0" w:color="000000" w:themeColor="text1"/>
            </w:tcBorders>
            <w:vAlign w:val="center"/>
          </w:tcPr>
          <w:p w14:paraId="3FA5E2D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8" w:type="dxa"/>
            <w:tcBorders>
              <w:top w:val="single" w:sz="4" w:space="0" w:color="000000" w:themeColor="text1"/>
            </w:tcBorders>
            <w:vAlign w:val="center"/>
          </w:tcPr>
          <w:p w14:paraId="59FB3E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1693AE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3AA1149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tcBorders>
              <w:top w:val="single" w:sz="4" w:space="0" w:color="000000" w:themeColor="text1"/>
            </w:tcBorders>
            <w:vAlign w:val="center"/>
          </w:tcPr>
          <w:p w14:paraId="509FB4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tcBorders>
              <w:top w:val="single" w:sz="4" w:space="0" w:color="000000" w:themeColor="text1"/>
            </w:tcBorders>
            <w:vAlign w:val="center"/>
          </w:tcPr>
          <w:p w14:paraId="19D6D62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backend API, Logic App or Function</w:t>
            </w:r>
          </w:p>
        </w:tc>
        <w:tc>
          <w:tcPr>
            <w:tcW w:w="1425" w:type="dxa"/>
            <w:tcBorders>
              <w:top w:val="single" w:sz="4" w:space="0" w:color="000000" w:themeColor="text1"/>
            </w:tcBorders>
            <w:vAlign w:val="center"/>
          </w:tcPr>
          <w:p w14:paraId="61E39BB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w:t>
            </w:r>
          </w:p>
        </w:tc>
      </w:tr>
      <w:tr w:rsidR="00613D7D" w14:paraId="184484AA"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0504831A"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SIF-P02</w:t>
            </w:r>
          </w:p>
        </w:tc>
        <w:tc>
          <w:tcPr>
            <w:tcW w:w="1567" w:type="dxa"/>
            <w:vAlign w:val="center"/>
          </w:tcPr>
          <w:p w14:paraId="192626C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External API Ingress</w:t>
            </w:r>
          </w:p>
        </w:tc>
        <w:tc>
          <w:tcPr>
            <w:tcW w:w="1114" w:type="dxa"/>
            <w:vAlign w:val="center"/>
          </w:tcPr>
          <w:p w14:paraId="67AA922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15B6F28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68252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A2BF5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2E93BF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535E3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and API Management</w:t>
            </w:r>
          </w:p>
        </w:tc>
        <w:tc>
          <w:tcPr>
            <w:tcW w:w="1425" w:type="dxa"/>
            <w:vAlign w:val="center"/>
          </w:tcPr>
          <w:p w14:paraId="2F63872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1DD9F0C7"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17A228A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SIF-P03</w:t>
            </w:r>
          </w:p>
        </w:tc>
        <w:tc>
          <w:tcPr>
            <w:tcW w:w="1567" w:type="dxa"/>
            <w:vAlign w:val="center"/>
          </w:tcPr>
          <w:p w14:paraId="42FE5FAA"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External API Egress</w:t>
            </w:r>
          </w:p>
        </w:tc>
        <w:tc>
          <w:tcPr>
            <w:tcW w:w="1114" w:type="dxa"/>
            <w:vAlign w:val="center"/>
          </w:tcPr>
          <w:p w14:paraId="33A8E42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968" w:type="dxa"/>
            <w:vAlign w:val="center"/>
          </w:tcPr>
          <w:p w14:paraId="7145C5D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CC3DE3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30A97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2E1162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01B1E7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Logic Apps or Functions</w:t>
            </w:r>
          </w:p>
        </w:tc>
        <w:tc>
          <w:tcPr>
            <w:tcW w:w="1425" w:type="dxa"/>
            <w:vAlign w:val="center"/>
          </w:tcPr>
          <w:p w14:paraId="5B6DC98C"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3B088C28"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CF6D1DE"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SIF-P04</w:t>
            </w:r>
          </w:p>
        </w:tc>
        <w:tc>
          <w:tcPr>
            <w:tcW w:w="1567" w:type="dxa"/>
            <w:vAlign w:val="center"/>
          </w:tcPr>
          <w:p w14:paraId="33DE07B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Facade and Mediation</w:t>
            </w:r>
          </w:p>
        </w:tc>
        <w:tc>
          <w:tcPr>
            <w:tcW w:w="1114" w:type="dxa"/>
            <w:vAlign w:val="center"/>
          </w:tcPr>
          <w:p w14:paraId="67DBD28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77292C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19C72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69F0EA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A5F122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C480EF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Logic App or Function</w:t>
            </w:r>
          </w:p>
        </w:tc>
        <w:tc>
          <w:tcPr>
            <w:tcW w:w="1425" w:type="dxa"/>
            <w:vAlign w:val="center"/>
          </w:tcPr>
          <w:p w14:paraId="43735820"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7468FDAC"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1F5ADC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SIF-P05</w:t>
            </w:r>
          </w:p>
        </w:tc>
        <w:tc>
          <w:tcPr>
            <w:tcW w:w="1567" w:type="dxa"/>
            <w:vAlign w:val="center"/>
          </w:tcPr>
          <w:p w14:paraId="59187D90"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Reliable Queue Messaging</w:t>
            </w:r>
          </w:p>
        </w:tc>
        <w:tc>
          <w:tcPr>
            <w:tcW w:w="1114" w:type="dxa"/>
            <w:vAlign w:val="center"/>
          </w:tcPr>
          <w:p w14:paraId="1B95E81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60F567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194C0C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2B4B53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997C7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EDDD8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Service Bus Queue</w:t>
            </w:r>
          </w:p>
        </w:tc>
        <w:tc>
          <w:tcPr>
            <w:tcW w:w="1425" w:type="dxa"/>
            <w:vAlign w:val="center"/>
          </w:tcPr>
          <w:p w14:paraId="1FD974F7"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1A3DE9EC"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7AD8966F"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SIF-P06</w:t>
            </w:r>
          </w:p>
        </w:tc>
        <w:tc>
          <w:tcPr>
            <w:tcW w:w="1567" w:type="dxa"/>
            <w:vAlign w:val="center"/>
          </w:tcPr>
          <w:p w14:paraId="6210105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Publish and Subscribe Messaging</w:t>
            </w:r>
          </w:p>
        </w:tc>
        <w:tc>
          <w:tcPr>
            <w:tcW w:w="1114" w:type="dxa"/>
            <w:vAlign w:val="center"/>
          </w:tcPr>
          <w:p w14:paraId="1D4FC8B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18D4495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30F1455"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48BC66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147999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2DB06F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Service Bus Topic and subscriptions</w:t>
            </w:r>
          </w:p>
        </w:tc>
        <w:tc>
          <w:tcPr>
            <w:tcW w:w="1425" w:type="dxa"/>
            <w:vAlign w:val="center"/>
          </w:tcPr>
          <w:p w14:paraId="67A75A3E"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7A52A679"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43BDB4"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SIF-P07</w:t>
            </w:r>
          </w:p>
        </w:tc>
        <w:tc>
          <w:tcPr>
            <w:tcW w:w="1567" w:type="dxa"/>
            <w:vAlign w:val="center"/>
          </w:tcPr>
          <w:p w14:paraId="45D17A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Notification</w:t>
            </w:r>
          </w:p>
        </w:tc>
        <w:tc>
          <w:tcPr>
            <w:tcW w:w="1114" w:type="dxa"/>
            <w:vAlign w:val="center"/>
          </w:tcPr>
          <w:p w14:paraId="104FD8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622B4E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27FEBA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816FA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0A4C2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3BD8563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Grid, Service Bus Topic or Logic App</w:t>
            </w:r>
          </w:p>
        </w:tc>
        <w:tc>
          <w:tcPr>
            <w:tcW w:w="1425" w:type="dxa"/>
            <w:vAlign w:val="center"/>
          </w:tcPr>
          <w:p w14:paraId="75709009"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12AF1B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FC95DE0"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SIF-P08</w:t>
            </w:r>
          </w:p>
        </w:tc>
        <w:tc>
          <w:tcPr>
            <w:tcW w:w="1567" w:type="dxa"/>
            <w:vAlign w:val="center"/>
          </w:tcPr>
          <w:p w14:paraId="7B23463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High-Volume Event Streaming</w:t>
            </w:r>
          </w:p>
        </w:tc>
        <w:tc>
          <w:tcPr>
            <w:tcW w:w="1114" w:type="dxa"/>
            <w:vAlign w:val="center"/>
          </w:tcPr>
          <w:p w14:paraId="1348D4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analytical or selected external</w:t>
            </w:r>
          </w:p>
        </w:tc>
        <w:tc>
          <w:tcPr>
            <w:tcW w:w="968" w:type="dxa"/>
            <w:vAlign w:val="center"/>
          </w:tcPr>
          <w:p w14:paraId="6C116CF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38E2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FCACD1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122AC9B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E885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Event Hubs</w:t>
            </w:r>
          </w:p>
        </w:tc>
        <w:tc>
          <w:tcPr>
            <w:tcW w:w="1425" w:type="dxa"/>
            <w:vAlign w:val="center"/>
          </w:tcPr>
          <w:p w14:paraId="1FCE1C93"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Conditional</w:t>
            </w:r>
          </w:p>
        </w:tc>
      </w:tr>
      <w:tr w:rsidR="00613D7D" w14:paraId="7110FA16"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788E4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SIF-P09</w:t>
            </w:r>
          </w:p>
        </w:tc>
        <w:tc>
          <w:tcPr>
            <w:tcW w:w="1567" w:type="dxa"/>
            <w:vAlign w:val="center"/>
          </w:tcPr>
          <w:p w14:paraId="49B8EA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Workflow Orchestration</w:t>
            </w:r>
          </w:p>
        </w:tc>
        <w:tc>
          <w:tcPr>
            <w:tcW w:w="1114" w:type="dxa"/>
            <w:vAlign w:val="center"/>
          </w:tcPr>
          <w:p w14:paraId="560FF36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3CF94FE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37AD4B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A403A9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D157EB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CAAF8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w:t>
            </w:r>
          </w:p>
        </w:tc>
        <w:tc>
          <w:tcPr>
            <w:tcW w:w="1425" w:type="dxa"/>
            <w:vAlign w:val="center"/>
          </w:tcPr>
          <w:p w14:paraId="7610797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575F818B"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335703D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SIF-P10</w:t>
            </w:r>
          </w:p>
        </w:tc>
        <w:tc>
          <w:tcPr>
            <w:tcW w:w="1567" w:type="dxa"/>
            <w:vAlign w:val="center"/>
          </w:tcPr>
          <w:p w14:paraId="2C3A636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Long-Running and Stateful Workflow</w:t>
            </w:r>
          </w:p>
        </w:tc>
        <w:tc>
          <w:tcPr>
            <w:tcW w:w="1114" w:type="dxa"/>
            <w:vAlign w:val="center"/>
          </w:tcPr>
          <w:p w14:paraId="5705727D"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706051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CFE41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130799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0BB5A7A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52EE10B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 or approved Durable Functions</w:t>
            </w:r>
          </w:p>
        </w:tc>
        <w:tc>
          <w:tcPr>
            <w:tcW w:w="1425" w:type="dxa"/>
            <w:vAlign w:val="center"/>
          </w:tcPr>
          <w:p w14:paraId="1204A5F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for Logic Apps; Durable Functions by approved exception</w:t>
            </w:r>
          </w:p>
        </w:tc>
      </w:tr>
      <w:tr w:rsidR="00613D7D" w14:paraId="3E82306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F98D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SIF-P11</w:t>
            </w:r>
          </w:p>
        </w:tc>
        <w:tc>
          <w:tcPr>
            <w:tcW w:w="1567" w:type="dxa"/>
            <w:vAlign w:val="center"/>
          </w:tcPr>
          <w:p w14:paraId="51BC4FE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Third-Party Webhook Ingress</w:t>
            </w:r>
          </w:p>
        </w:tc>
        <w:tc>
          <w:tcPr>
            <w:tcW w:w="1114" w:type="dxa"/>
            <w:vAlign w:val="center"/>
          </w:tcPr>
          <w:p w14:paraId="40524402"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2F07DA9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B58BE5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68B35B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598C86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14E161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API Management and asynchronous processing</w:t>
            </w:r>
          </w:p>
        </w:tc>
        <w:tc>
          <w:tcPr>
            <w:tcW w:w="1425" w:type="dxa"/>
            <w:vAlign w:val="center"/>
          </w:tcPr>
          <w:p w14:paraId="0BB1C93F"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7C5C378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2387DA4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SIF-P12</w:t>
            </w:r>
          </w:p>
        </w:tc>
        <w:tc>
          <w:tcPr>
            <w:tcW w:w="1567" w:type="dxa"/>
            <w:vAlign w:val="center"/>
          </w:tcPr>
          <w:p w14:paraId="2DCE91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Managed File Exchange</w:t>
            </w:r>
          </w:p>
        </w:tc>
        <w:tc>
          <w:tcPr>
            <w:tcW w:w="1114" w:type="dxa"/>
            <w:vAlign w:val="center"/>
          </w:tcPr>
          <w:p w14:paraId="68B525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86B935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FF1D4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31430D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48A2C3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273EA0E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Functions, Storage, SFTP and Event Grid</w:t>
            </w:r>
          </w:p>
        </w:tc>
        <w:tc>
          <w:tcPr>
            <w:tcW w:w="1425" w:type="dxa"/>
            <w:vAlign w:val="center"/>
          </w:tcPr>
          <w:p w14:paraId="28AFD3C7"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D94300A"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8CC409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SIF-P13</w:t>
            </w:r>
          </w:p>
        </w:tc>
        <w:tc>
          <w:tcPr>
            <w:tcW w:w="1567" w:type="dxa"/>
            <w:vAlign w:val="center"/>
          </w:tcPr>
          <w:p w14:paraId="4ED7B4F4"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Data Platform Exchange</w:t>
            </w:r>
          </w:p>
        </w:tc>
        <w:tc>
          <w:tcPr>
            <w:tcW w:w="1114" w:type="dxa"/>
            <w:vAlign w:val="center"/>
          </w:tcPr>
          <w:p w14:paraId="4445E07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 or data platform to governed consumer</w:t>
            </w:r>
          </w:p>
        </w:tc>
        <w:tc>
          <w:tcPr>
            <w:tcW w:w="968" w:type="dxa"/>
            <w:vAlign w:val="center"/>
          </w:tcPr>
          <w:p w14:paraId="47C0F75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0DCC03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FC68CA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F0F46A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8172A6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ADF, ADLS, Event Hubs, Snowpipe, Snowflake and governed APIs</w:t>
            </w:r>
          </w:p>
        </w:tc>
        <w:tc>
          <w:tcPr>
            <w:tcW w:w="1425" w:type="dxa"/>
            <w:vAlign w:val="center"/>
          </w:tcPr>
          <w:p w14:paraId="3BC34754"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Conditional; not an operational integration default</w:t>
            </w:r>
          </w:p>
        </w:tc>
      </w:tr>
      <w:tr w:rsidR="00613D7D" w14:paraId="7CCECDF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903D74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SIF-P14</w:t>
            </w:r>
          </w:p>
        </w:tc>
        <w:tc>
          <w:tcPr>
            <w:tcW w:w="1567" w:type="dxa"/>
            <w:vAlign w:val="center"/>
          </w:tcPr>
          <w:p w14:paraId="3365E0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Specialist Mediation and Transformation</w:t>
            </w:r>
          </w:p>
        </w:tc>
        <w:tc>
          <w:tcPr>
            <w:tcW w:w="1114" w:type="dxa"/>
            <w:vAlign w:val="center"/>
          </w:tcPr>
          <w:p w14:paraId="666F2DC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523B584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9B6456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906C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FAB21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1330554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Functions, API Management, Service Bus or Event Grid</w:t>
            </w:r>
          </w:p>
        </w:tc>
        <w:tc>
          <w:tcPr>
            <w:tcW w:w="1425" w:type="dxa"/>
            <w:vAlign w:val="center"/>
          </w:tcPr>
          <w:p w14:paraId="40439C45"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constraints</w:t>
            </w:r>
          </w:p>
        </w:tc>
      </w:tr>
    </w:tbl>
    <w:p w14:paraId="3A1CA4A0" w14:textId="1254FFA6" w:rsidR="00256F22" w:rsidRDefault="00186EF4" w:rsidP="00256F22">
      <w:r>
        <w:br/>
      </w:r>
      <w:r w:rsidR="00D74E22" w:rsidRPr="00AF67DE">
        <w:t xml:space="preserve">Profile </w:t>
      </w:r>
      <w:r w:rsidR="00256F22">
        <w:t>Interpretation</w:t>
      </w:r>
    </w:p>
    <w:p w14:paraId="653BC9FE" w14:textId="77777777" w:rsidR="00D74E22" w:rsidRPr="00AF67DE" w:rsidRDefault="00D74E22" w:rsidP="00256F22"/>
    <w:p w14:paraId="1AFCA0DB" w14:textId="28074632" w:rsidR="00D74E22" w:rsidRDefault="00D74E22" w:rsidP="00D74E22">
      <w:r>
        <w:t>The Primary capabilities column identifies the normal platform capabilities used to realise the profile. It does not prescribe every component required in an end-to-end design.</w:t>
      </w:r>
    </w:p>
    <w:p w14:paraId="68B3BFA2" w14:textId="77777777" w:rsidR="00D74E22" w:rsidRDefault="00D74E22" w:rsidP="00D74E22">
      <w:r>
        <w:t>The Detailed Integration Patterns remain authoritative for:</w:t>
      </w:r>
    </w:p>
    <w:p w14:paraId="52CB8E08" w14:textId="77777777" w:rsidR="00D74E22" w:rsidRDefault="00D74E22" w:rsidP="0045770F">
      <w:pPr>
        <w:pStyle w:val="ListParagraph"/>
        <w:numPr>
          <w:ilvl w:val="0"/>
          <w:numId w:val="30"/>
        </w:numPr>
        <w:spacing w:after="160" w:line="279" w:lineRule="auto"/>
      </w:pPr>
      <w:r>
        <w:t>Pattern-selection criteria.</w:t>
      </w:r>
    </w:p>
    <w:p w14:paraId="66149D20" w14:textId="77777777" w:rsidR="00D74E22" w:rsidRDefault="00D74E22" w:rsidP="0045770F">
      <w:pPr>
        <w:pStyle w:val="ListParagraph"/>
        <w:numPr>
          <w:ilvl w:val="0"/>
          <w:numId w:val="30"/>
        </w:numPr>
        <w:spacing w:after="160" w:line="279" w:lineRule="auto"/>
      </w:pPr>
      <w:r>
        <w:t>Implementation structure.</w:t>
      </w:r>
    </w:p>
    <w:p w14:paraId="3FDCB4C2" w14:textId="77777777" w:rsidR="00D74E22" w:rsidRDefault="00D74E22" w:rsidP="0045770F">
      <w:pPr>
        <w:pStyle w:val="ListParagraph"/>
        <w:numPr>
          <w:ilvl w:val="0"/>
          <w:numId w:val="30"/>
        </w:numPr>
        <w:spacing w:after="160" w:line="279" w:lineRule="auto"/>
      </w:pPr>
      <w:r>
        <w:t>Appropriate and inappropriate use.</w:t>
      </w:r>
    </w:p>
    <w:p w14:paraId="110F520B" w14:textId="77777777" w:rsidR="00D74E22" w:rsidRDefault="00D74E22" w:rsidP="0045770F">
      <w:pPr>
        <w:pStyle w:val="ListParagraph"/>
        <w:numPr>
          <w:ilvl w:val="0"/>
          <w:numId w:val="30"/>
        </w:numPr>
        <w:spacing w:after="160" w:line="279" w:lineRule="auto"/>
      </w:pPr>
      <w:r>
        <w:t>Security boundaries.</w:t>
      </w:r>
    </w:p>
    <w:p w14:paraId="13CB2220" w14:textId="77777777" w:rsidR="00D74E22" w:rsidRDefault="00D74E22" w:rsidP="0045770F">
      <w:pPr>
        <w:pStyle w:val="ListParagraph"/>
        <w:numPr>
          <w:ilvl w:val="0"/>
          <w:numId w:val="30"/>
        </w:numPr>
        <w:spacing w:after="160" w:line="279" w:lineRule="auto"/>
      </w:pPr>
      <w:r>
        <w:t>Operational considerations.</w:t>
      </w:r>
    </w:p>
    <w:p w14:paraId="72E8ECF4" w14:textId="77777777" w:rsidR="00D74E22" w:rsidRDefault="00D74E22" w:rsidP="0045770F">
      <w:pPr>
        <w:pStyle w:val="ListParagraph"/>
        <w:numPr>
          <w:ilvl w:val="0"/>
          <w:numId w:val="30"/>
        </w:numPr>
        <w:spacing w:after="160" w:line="279" w:lineRule="auto"/>
      </w:pPr>
      <w:r>
        <w:t>Reliability and resilience controls.</w:t>
      </w:r>
    </w:p>
    <w:p w14:paraId="6CD749D8" w14:textId="77777777" w:rsidR="00D74E22" w:rsidRDefault="00D74E22" w:rsidP="0045770F">
      <w:pPr>
        <w:pStyle w:val="ListParagraph"/>
        <w:numPr>
          <w:ilvl w:val="0"/>
          <w:numId w:val="30"/>
        </w:numPr>
        <w:spacing w:after="160" w:line="279" w:lineRule="auto"/>
      </w:pPr>
      <w:r>
        <w:t>Common pitfalls.</w:t>
      </w:r>
    </w:p>
    <w:p w14:paraId="1A38D164" w14:textId="77777777" w:rsidR="00D74E22" w:rsidRDefault="00D74E22" w:rsidP="0045770F">
      <w:pPr>
        <w:pStyle w:val="ListParagraph"/>
        <w:numPr>
          <w:ilvl w:val="0"/>
          <w:numId w:val="30"/>
        </w:numPr>
        <w:spacing w:after="160" w:line="279" w:lineRule="auto"/>
      </w:pPr>
      <w:r>
        <w:t>Representative insurance scenarios.</w:t>
      </w:r>
    </w:p>
    <w:p w14:paraId="10C5AECA" w14:textId="77777777" w:rsidR="00D74E22" w:rsidRDefault="00D74E22" w:rsidP="00D74E22">
      <w:r>
        <w:t>Any implementation that requires a technology not included in the target platform or an arrangement not covered by an approved profile and Detailed Integration Pattern requires documented architecture justification and approval through the exception process.</w:t>
      </w:r>
    </w:p>
    <w:p w14:paraId="59DF467B" w14:textId="77777777" w:rsidR="00D74E22" w:rsidRDefault="00D74E22" w:rsidP="0041138D">
      <w:pPr>
        <w:rPr>
          <w:szCs w:val="20"/>
        </w:rPr>
      </w:pPr>
    </w:p>
    <w:p w14:paraId="3C27B665" w14:textId="0F23FC37" w:rsidR="00556347" w:rsidRPr="00DB1FD1" w:rsidRDefault="00556347"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Relationship between Enterprise Integration Profiles and Detailed Integration Patterns</w:t>
      </w:r>
    </w:p>
    <w:p w14:paraId="42902322" w14:textId="77777777" w:rsidR="007F2C44" w:rsidRDefault="007F2C44" w:rsidP="007F2C44">
      <w:r>
        <w:t>The following table maps each Enterprise Integration Profile to the Detailed Integration Patterns that may be used to realise it.</w:t>
      </w:r>
    </w:p>
    <w:p w14:paraId="2EA0970F" w14:textId="77777777" w:rsidR="007F2C44" w:rsidRDefault="007F2C44" w:rsidP="007F2C44">
      <w:r>
        <w:t>The mapping identifies permitted and commonly applicable patterns. It does not imply that every listed pattern is required in every implementation.</w:t>
      </w:r>
    </w:p>
    <w:p w14:paraId="6643E33A" w14:textId="77777777" w:rsidR="007F2C44" w:rsidRPr="007F2C44" w:rsidRDefault="007F2C44" w:rsidP="005C09AF"/>
    <w:tbl>
      <w:tblPr>
        <w:tblStyle w:val="GridTable4-Accent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1952"/>
        <w:gridCol w:w="4981"/>
        <w:gridCol w:w="994"/>
      </w:tblGrid>
      <w:tr w:rsidR="00A42DAC" w:rsidRPr="006F0DBD" w14:paraId="00E89728" w14:textId="77777777" w:rsidTr="008A4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C6927E" w14:textId="77777777" w:rsidR="00A42DAC" w:rsidRPr="006F0DBD" w:rsidRDefault="00A42DAC" w:rsidP="006F1EC8">
            <w:pPr>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CEEAACA"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Profile name</w:t>
            </w:r>
          </w:p>
        </w:tc>
        <w:tc>
          <w:tcPr>
            <w:tcW w:w="498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AD801"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Commonly applicable Detailed Integration Patterns</w:t>
            </w:r>
          </w:p>
        </w:tc>
        <w:tc>
          <w:tcPr>
            <w:tcW w:w="9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DD8949"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Detailed section</w:t>
            </w:r>
          </w:p>
        </w:tc>
      </w:tr>
      <w:tr w:rsidR="00A42DAC" w14:paraId="78A5887F"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vAlign w:val="center"/>
          </w:tcPr>
          <w:p w14:paraId="75FB80A4"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SIF-P01</w:t>
            </w:r>
          </w:p>
        </w:tc>
        <w:tc>
          <w:tcPr>
            <w:tcW w:w="0" w:type="auto"/>
            <w:tcBorders>
              <w:top w:val="single" w:sz="4" w:space="0" w:color="000000" w:themeColor="text1"/>
            </w:tcBorders>
            <w:vAlign w:val="center"/>
          </w:tcPr>
          <w:p w14:paraId="4C830CBD"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REST API</w:t>
            </w:r>
          </w:p>
        </w:tc>
        <w:tc>
          <w:tcPr>
            <w:tcW w:w="4981" w:type="dxa"/>
            <w:tcBorders>
              <w:top w:val="single" w:sz="4" w:space="0" w:color="000000" w:themeColor="text1"/>
            </w:tcBorders>
            <w:vAlign w:val="center"/>
          </w:tcPr>
          <w:p w14:paraId="5A8C8919"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tcBorders>
              <w:top w:val="single" w:sz="4" w:space="0" w:color="000000" w:themeColor="text1"/>
            </w:tcBorders>
            <w:vAlign w:val="center"/>
          </w:tcPr>
          <w:p w14:paraId="5C7467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3FCD838D"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17267BA"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SIF-P02</w:t>
            </w:r>
          </w:p>
        </w:tc>
        <w:tc>
          <w:tcPr>
            <w:tcW w:w="0" w:type="auto"/>
            <w:vAlign w:val="center"/>
          </w:tcPr>
          <w:p w14:paraId="1D01FA27"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4981" w:type="dxa"/>
            <w:vAlign w:val="center"/>
          </w:tcPr>
          <w:p w14:paraId="6FE66AC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vAlign w:val="center"/>
          </w:tcPr>
          <w:p w14:paraId="759A697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6E1E6FEB"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3C996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SIF-P03</w:t>
            </w:r>
          </w:p>
        </w:tc>
        <w:tc>
          <w:tcPr>
            <w:tcW w:w="0" w:type="auto"/>
            <w:vAlign w:val="center"/>
          </w:tcPr>
          <w:p w14:paraId="11D5F4D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4981" w:type="dxa"/>
            <w:vAlign w:val="center"/>
          </w:tcPr>
          <w:p w14:paraId="581D94B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SFINT03 Protocol and Format Mediation; SFINT09 Scheduled or Timed Trigger; SFINT15 Stateful Process Orchestration</w:t>
            </w:r>
          </w:p>
        </w:tc>
        <w:tc>
          <w:tcPr>
            <w:tcW w:w="993" w:type="dxa"/>
            <w:vAlign w:val="center"/>
          </w:tcPr>
          <w:p w14:paraId="01DF49C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 8.4 and 8.6</w:t>
            </w:r>
          </w:p>
        </w:tc>
      </w:tr>
      <w:tr w:rsidR="00A42DAC" w14:paraId="790FEB9A"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0B88AA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ABF205"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4981" w:type="dxa"/>
            <w:vAlign w:val="center"/>
          </w:tcPr>
          <w:p w14:paraId="7970A359"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SFINT02 API Composition and Aggregation; SFINT03 Protocol and Format Mediation</w:t>
            </w:r>
          </w:p>
        </w:tc>
        <w:tc>
          <w:tcPr>
            <w:tcW w:w="993" w:type="dxa"/>
            <w:vAlign w:val="center"/>
          </w:tcPr>
          <w:p w14:paraId="71377EF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0C4F40E7"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CE739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SIF-P05</w:t>
            </w:r>
          </w:p>
        </w:tc>
        <w:tc>
          <w:tcPr>
            <w:tcW w:w="0" w:type="auto"/>
            <w:vAlign w:val="center"/>
          </w:tcPr>
          <w:p w14:paraId="753589C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Reliable Queue Messaging</w:t>
            </w:r>
          </w:p>
        </w:tc>
        <w:tc>
          <w:tcPr>
            <w:tcW w:w="4981" w:type="dxa"/>
            <w:vAlign w:val="center"/>
          </w:tcPr>
          <w:p w14:paraId="21F35F0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SFINT04 Queue-Based Load Levelling; SFINT05 Competing Consumers; SFINT06 Asynchronous Request-Reply; SFINT07 Claim-Check; SFINT08 Reliable Messaging; SFINT09 Scheduled or Timed Trigger</w:t>
            </w:r>
          </w:p>
        </w:tc>
        <w:tc>
          <w:tcPr>
            <w:tcW w:w="993" w:type="dxa"/>
            <w:vAlign w:val="center"/>
          </w:tcPr>
          <w:p w14:paraId="1090566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8.4</w:t>
            </w:r>
          </w:p>
        </w:tc>
      </w:tr>
      <w:tr w:rsidR="00A42DAC" w14:paraId="4C181BD4"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57799A1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SIF-P06</w:t>
            </w:r>
          </w:p>
        </w:tc>
        <w:tc>
          <w:tcPr>
            <w:tcW w:w="0" w:type="auto"/>
            <w:vAlign w:val="center"/>
          </w:tcPr>
          <w:p w14:paraId="6F19125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Publish and Subscribe Messaging</w:t>
            </w:r>
          </w:p>
        </w:tc>
        <w:tc>
          <w:tcPr>
            <w:tcW w:w="4981" w:type="dxa"/>
            <w:vAlign w:val="center"/>
          </w:tcPr>
          <w:p w14:paraId="2FE2417E"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SFINT10 Publish-Subscribe Fan-Out</w:t>
            </w:r>
          </w:p>
        </w:tc>
        <w:tc>
          <w:tcPr>
            <w:tcW w:w="993" w:type="dxa"/>
            <w:vAlign w:val="center"/>
          </w:tcPr>
          <w:p w14:paraId="15F7522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1592B24C"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F0768C"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SIF-P07</w:t>
            </w:r>
          </w:p>
        </w:tc>
        <w:tc>
          <w:tcPr>
            <w:tcW w:w="0" w:type="auto"/>
            <w:vAlign w:val="center"/>
          </w:tcPr>
          <w:p w14:paraId="4B00AD3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4981" w:type="dxa"/>
            <w:vAlign w:val="center"/>
          </w:tcPr>
          <w:p w14:paraId="740278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SFINT11 Discrete Event Notification; SFINT13 Outbound Webhook or Notification</w:t>
            </w:r>
          </w:p>
        </w:tc>
        <w:tc>
          <w:tcPr>
            <w:tcW w:w="993" w:type="dxa"/>
            <w:vAlign w:val="center"/>
          </w:tcPr>
          <w:p w14:paraId="1DC7D067"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0AFFA7D6"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37CECDE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13BDC48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4981" w:type="dxa"/>
            <w:vAlign w:val="center"/>
          </w:tcPr>
          <w:p w14:paraId="722A207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SFINT14 Stream and Telemetry Ingestion</w:t>
            </w:r>
          </w:p>
        </w:tc>
        <w:tc>
          <w:tcPr>
            <w:tcW w:w="993" w:type="dxa"/>
            <w:vAlign w:val="center"/>
          </w:tcPr>
          <w:p w14:paraId="552BC3B4"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6F6184B1"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D66F3F"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197687B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4981" w:type="dxa"/>
            <w:vAlign w:val="center"/>
          </w:tcPr>
          <w:p w14:paraId="7340A04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SFINT18 Scatter-Gather</w:t>
            </w:r>
          </w:p>
        </w:tc>
        <w:tc>
          <w:tcPr>
            <w:tcW w:w="993" w:type="dxa"/>
            <w:vAlign w:val="center"/>
          </w:tcPr>
          <w:p w14:paraId="11511A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36B1E127"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B2C72F0"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SIF-P10</w:t>
            </w:r>
          </w:p>
        </w:tc>
        <w:tc>
          <w:tcPr>
            <w:tcW w:w="0" w:type="auto"/>
            <w:vAlign w:val="center"/>
          </w:tcPr>
          <w:p w14:paraId="434225B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4981" w:type="dxa"/>
            <w:vAlign w:val="center"/>
          </w:tcPr>
          <w:p w14:paraId="5BAEF1F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SFINT16 Process with Compensation; SFINT17 Human-in-the-Loop Approval; SFINT18 Scatter-Gather</w:t>
            </w:r>
          </w:p>
        </w:tc>
        <w:tc>
          <w:tcPr>
            <w:tcW w:w="993" w:type="dxa"/>
            <w:vAlign w:val="center"/>
          </w:tcPr>
          <w:p w14:paraId="6184976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73DFDD3E"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17639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SIF-P11</w:t>
            </w:r>
          </w:p>
        </w:tc>
        <w:tc>
          <w:tcPr>
            <w:tcW w:w="0" w:type="auto"/>
            <w:vAlign w:val="center"/>
          </w:tcPr>
          <w:p w14:paraId="5955850E"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4981" w:type="dxa"/>
            <w:vAlign w:val="center"/>
          </w:tcPr>
          <w:p w14:paraId="40DE50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SFINT12 Inbound Webhook Ingestion</w:t>
            </w:r>
          </w:p>
        </w:tc>
        <w:tc>
          <w:tcPr>
            <w:tcW w:w="993" w:type="dxa"/>
            <w:vAlign w:val="center"/>
          </w:tcPr>
          <w:p w14:paraId="2BB257D2"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236C5AB0"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6E377813"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6106681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4981" w:type="dxa"/>
            <w:vAlign w:val="center"/>
          </w:tcPr>
          <w:p w14:paraId="4DD4FA1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SFINT09 Scheduled or Timed Trigger; SFINT19 Event-Driven File Ingestion; SFINT20 File Generation and Delivery</w:t>
            </w:r>
          </w:p>
        </w:tc>
        <w:tc>
          <w:tcPr>
            <w:tcW w:w="993" w:type="dxa"/>
            <w:vAlign w:val="center"/>
          </w:tcPr>
          <w:p w14:paraId="7E8A871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8.4 and 8.7</w:t>
            </w:r>
          </w:p>
        </w:tc>
      </w:tr>
      <w:tr w:rsidR="00A42DAC" w14:paraId="600E7AF5"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DFDEB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3D70D97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4981" w:type="dxa"/>
            <w:vAlign w:val="center"/>
          </w:tcPr>
          <w:p w14:paraId="2D539E25"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SFDEINT01 to SFDEINT09</w:t>
            </w:r>
          </w:p>
        </w:tc>
        <w:tc>
          <w:tcPr>
            <w:tcW w:w="993" w:type="dxa"/>
            <w:vAlign w:val="center"/>
          </w:tcPr>
          <w:p w14:paraId="7BE6CB34"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9.4</w:t>
            </w:r>
          </w:p>
        </w:tc>
      </w:tr>
      <w:tr w:rsidR="00A42DAC" w14:paraId="527E595C"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68FE69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798E03A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4981" w:type="dxa"/>
            <w:vAlign w:val="center"/>
          </w:tcPr>
          <w:p w14:paraId="582FCF0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SFINT03 Protocol and Format Mediation; SFINT21 Canonical Data Model and Message Translator; SFINT22 Content-Based Routing</w:t>
            </w:r>
          </w:p>
        </w:tc>
        <w:tc>
          <w:tcPr>
            <w:tcW w:w="993" w:type="dxa"/>
            <w:vAlign w:val="center"/>
          </w:tcPr>
          <w:p w14:paraId="3D251408"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 and 8.8</w:t>
            </w:r>
          </w:p>
        </w:tc>
      </w:tr>
    </w:tbl>
    <w:p w14:paraId="277E1E19" w14:textId="77777777" w:rsidR="002577E7" w:rsidRDefault="002577E7" w:rsidP="0041138D">
      <w:pPr>
        <w:rPr>
          <w:szCs w:val="20"/>
        </w:rPr>
      </w:pPr>
    </w:p>
    <w:p w14:paraId="5E20C756" w14:textId="081F4BA4" w:rsidR="00C67315" w:rsidRPr="00DB1FD1" w:rsidRDefault="00C67315"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selection and recording requirements</w:t>
      </w:r>
    </w:p>
    <w:p w14:paraId="7278BC84" w14:textId="6036ADC7" w:rsidR="00E06F0D" w:rsidRDefault="00E06F0D" w:rsidP="00E06F0D">
      <w:r>
        <w:t>Every integration design must record the selected Enterprise Integration Profile and Detailed Integration Patterns.</w:t>
      </w:r>
      <w:r w:rsidR="00DE41AC">
        <w:t xml:space="preserve">  </w:t>
      </w:r>
      <w:r>
        <w:t>The minimum pattern-selection record is:</w:t>
      </w:r>
      <w:r w:rsidR="008C4032">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6635"/>
      </w:tblGrid>
      <w:tr w:rsidR="00E06F0D" w14:paraId="0D14438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CE5149C" w14:textId="77777777" w:rsidR="00E06F0D" w:rsidRPr="006F0DBD" w:rsidRDefault="00E06F0D" w:rsidP="006F1EC8">
            <w:pPr>
              <w:rPr>
                <w:rFonts w:asciiTheme="minorHAnsi" w:hAnsiTheme="minorHAnsi" w:hint="eastAsia"/>
              </w:rPr>
            </w:pPr>
            <w:r w:rsidRPr="006F0DBD">
              <w:rPr>
                <w:rFonts w:asciiTheme="minorHAnsi" w:hAnsiTheme="minorHAnsi"/>
              </w:rPr>
              <w:t>Required information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B545381" w14:textId="77777777" w:rsidR="00E06F0D" w:rsidRPr="006F0DBD" w:rsidRDefault="00E06F0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Description</w:t>
            </w:r>
          </w:p>
        </w:tc>
      </w:tr>
      <w:tr w:rsidR="00E06F0D" w14:paraId="6C7366D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D6E2B7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Business requirement</w:t>
            </w:r>
          </w:p>
        </w:tc>
        <w:tc>
          <w:tcPr>
            <w:tcW w:w="0" w:type="auto"/>
            <w:tcBorders>
              <w:top w:val="single" w:sz="4" w:space="0" w:color="000000" w:themeColor="text1"/>
            </w:tcBorders>
            <w:shd w:val="clear" w:color="auto" w:fill="auto"/>
            <w:vAlign w:val="center"/>
          </w:tcPr>
          <w:p w14:paraId="668737C5"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business capability, process or data-exchange requirement being addressed.</w:t>
            </w:r>
          </w:p>
        </w:tc>
      </w:tr>
      <w:tr w:rsidR="00E06F0D" w14:paraId="1A43414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23D43F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Enterprise Integration Profile</w:t>
            </w:r>
          </w:p>
        </w:tc>
        <w:tc>
          <w:tcPr>
            <w:tcW w:w="0" w:type="auto"/>
            <w:vAlign w:val="center"/>
          </w:tcPr>
          <w:p w14:paraId="2365FA62"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selected SIF-Pnn profile and profile name.</w:t>
            </w:r>
          </w:p>
        </w:tc>
      </w:tr>
      <w:tr w:rsidR="00E06F0D" w14:paraId="2407F60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12C9CD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Boundary</w:t>
            </w:r>
          </w:p>
        </w:tc>
        <w:tc>
          <w:tcPr>
            <w:tcW w:w="0" w:type="auto"/>
            <w:shd w:val="clear" w:color="auto" w:fill="auto"/>
            <w:vAlign w:val="center"/>
          </w:tcPr>
          <w:p w14:paraId="478A69C1"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third party to Chaucer, Chaucer to third party, or SIF to data platform.</w:t>
            </w:r>
          </w:p>
        </w:tc>
      </w:tr>
      <w:tr w:rsidR="00E06F0D" w14:paraId="391DD0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076D12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Detailed Integration Patterns</w:t>
            </w:r>
          </w:p>
        </w:tc>
        <w:tc>
          <w:tcPr>
            <w:tcW w:w="0" w:type="auto"/>
            <w:vAlign w:val="center"/>
          </w:tcPr>
          <w:p w14:paraId="4943624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Each selected SFINTnn or SFDEINTnn identifier and pattern name.</w:t>
            </w:r>
          </w:p>
        </w:tc>
      </w:tr>
      <w:tr w:rsidR="00E06F0D" w14:paraId="484250E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CFCE8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Decision rationale</w:t>
            </w:r>
          </w:p>
        </w:tc>
        <w:tc>
          <w:tcPr>
            <w:tcW w:w="0" w:type="auto"/>
            <w:shd w:val="clear" w:color="auto" w:fill="auto"/>
            <w:vAlign w:val="center"/>
          </w:tcPr>
          <w:p w14:paraId="0A32570D"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decision-tree outcome and reason the selected profile and patterns meet the requirement.</w:t>
            </w:r>
          </w:p>
        </w:tc>
      </w:tr>
      <w:tr w:rsidR="00E06F0D" w14:paraId="580B242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327B80B"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Primary capabilities</w:t>
            </w:r>
          </w:p>
        </w:tc>
        <w:tc>
          <w:tcPr>
            <w:tcW w:w="0" w:type="auto"/>
            <w:vAlign w:val="center"/>
          </w:tcPr>
          <w:p w14:paraId="15CC41F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approved platform capabilities used to realise the patterns.</w:t>
            </w:r>
          </w:p>
        </w:tc>
      </w:tr>
      <w:tr w:rsidR="00E06F0D" w14:paraId="09C976A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E77B9D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Data classification</w:t>
            </w:r>
          </w:p>
        </w:tc>
        <w:tc>
          <w:tcPr>
            <w:tcW w:w="0" w:type="auto"/>
            <w:shd w:val="clear" w:color="auto" w:fill="auto"/>
            <w:vAlign w:val="center"/>
          </w:tcPr>
          <w:p w14:paraId="1220A793"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applicable data classification and handling implications.</w:t>
            </w:r>
          </w:p>
        </w:tc>
      </w:tr>
      <w:tr w:rsidR="00E06F0D" w14:paraId="45ED2E6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0DA1D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Security controls</w:t>
            </w:r>
          </w:p>
        </w:tc>
        <w:tc>
          <w:tcPr>
            <w:tcW w:w="0" w:type="auto"/>
            <w:vAlign w:val="center"/>
          </w:tcPr>
          <w:p w14:paraId="1AA84F0C"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Identity, authentication, authorisation, connectivity, secret-management and boundary controls.</w:t>
            </w:r>
          </w:p>
        </w:tc>
      </w:tr>
      <w:tr w:rsidR="00E06F0D" w14:paraId="2F51EDD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1A750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Operational controls</w:t>
            </w:r>
          </w:p>
        </w:tc>
        <w:tc>
          <w:tcPr>
            <w:tcW w:w="0" w:type="auto"/>
            <w:shd w:val="clear" w:color="auto" w:fill="auto"/>
            <w:vAlign w:val="center"/>
          </w:tcPr>
          <w:p w14:paraId="0D090D5A"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Monitoring, alerting, reliability, recovery, retry, support ownership and runbook arrangements.</w:t>
            </w:r>
          </w:p>
        </w:tc>
      </w:tr>
      <w:tr w:rsidR="00E06F0D" w14:paraId="4CB0961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51D46A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Mandatory guardrails</w:t>
            </w:r>
          </w:p>
        </w:tc>
        <w:tc>
          <w:tcPr>
            <w:tcW w:w="0" w:type="auto"/>
            <w:vAlign w:val="center"/>
          </w:tcPr>
          <w:p w14:paraId="7F2BC1A3"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Evidence that the controls in Section 12.1 are satisfied.</w:t>
            </w:r>
          </w:p>
        </w:tc>
      </w:tr>
      <w:tr w:rsidR="00E06F0D" w14:paraId="4CBBD136"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D7B68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Exception status</w:t>
            </w:r>
          </w:p>
        </w:tc>
        <w:tc>
          <w:tcPr>
            <w:tcW w:w="0" w:type="auto"/>
            <w:shd w:val="clear" w:color="auto" w:fill="auto"/>
            <w:vAlign w:val="center"/>
          </w:tcPr>
          <w:p w14:paraId="7262A0B2"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exception reference, owner, approval and expiry date where applicable.</w:t>
            </w:r>
          </w:p>
        </w:tc>
      </w:tr>
    </w:tbl>
    <w:p w14:paraId="591FD258" w14:textId="77777777" w:rsidR="00DB1FD1" w:rsidRDefault="00DB1FD1" w:rsidP="00E06F0D"/>
    <w:p w14:paraId="5C55EAE5" w14:textId="6C324014" w:rsidR="00E06F0D" w:rsidRDefault="00E06F0D" w:rsidP="00E06F0D">
      <w:r>
        <w:t>A design must not record only a technology choice such as “Logic Apps,” “Service Bus” or “Functions.” The selected technology must be linked to an approved profile and one or more Detailed Integration Patterns.</w:t>
      </w:r>
      <w:r w:rsidR="009D322B">
        <w:br/>
      </w:r>
    </w:p>
    <w:p w14:paraId="67212AB5" w14:textId="77777777" w:rsidR="00E06F0D" w:rsidRPr="00AF67DE" w:rsidRDefault="00E06F0D" w:rsidP="006F0DBD">
      <w:pPr>
        <w:rPr>
          <w:b/>
          <w:bCs w:val="0"/>
          <w:szCs w:val="20"/>
        </w:rPr>
      </w:pPr>
      <w:r w:rsidRPr="00AF67DE">
        <w:rPr>
          <w:b/>
          <w:bCs w:val="0"/>
          <w:szCs w:val="20"/>
        </w:rPr>
        <w:t>Selection example</w:t>
      </w:r>
    </w:p>
    <w:p w14:paraId="75FD1B7E" w14:textId="77777777" w:rsidR="006F0DBD" w:rsidRDefault="00E06F0D" w:rsidP="0045770F">
      <w:pPr>
        <w:pStyle w:val="ListParagraph"/>
        <w:numPr>
          <w:ilvl w:val="0"/>
          <w:numId w:val="33"/>
        </w:numPr>
      </w:pPr>
      <w:r w:rsidRPr="00AF67DE">
        <w:rPr>
          <w:bCs w:val="0"/>
        </w:rPr>
        <w:t>Business requirement</w:t>
      </w:r>
      <w:r w:rsidRPr="006F0DBD">
        <w:rPr>
          <w:b/>
        </w:rPr>
        <w:t>:</w:t>
      </w:r>
      <w:r>
        <w:t xml:space="preserve"> A third-party payment provider must notify Chaucer when a settlement event occurs.</w:t>
      </w:r>
    </w:p>
    <w:p w14:paraId="69460A49" w14:textId="77777777" w:rsidR="006F0DBD" w:rsidRDefault="00E06F0D" w:rsidP="0045770F">
      <w:pPr>
        <w:pStyle w:val="ListParagraph"/>
        <w:numPr>
          <w:ilvl w:val="0"/>
          <w:numId w:val="33"/>
        </w:numPr>
      </w:pPr>
      <w:r w:rsidRPr="00AF67DE">
        <w:rPr>
          <w:bCs w:val="0"/>
        </w:rPr>
        <w:t>Enterprise Integration Profile:</w:t>
      </w:r>
      <w:r>
        <w:t xml:space="preserve"> SIF-P11 Third-Party Webhook Ingress.</w:t>
      </w:r>
    </w:p>
    <w:p w14:paraId="4EFD2455" w14:textId="77777777" w:rsidR="006F0DBD" w:rsidRDefault="00E06F0D" w:rsidP="0045770F">
      <w:pPr>
        <w:pStyle w:val="ListParagraph"/>
        <w:numPr>
          <w:ilvl w:val="0"/>
          <w:numId w:val="33"/>
        </w:numPr>
      </w:pPr>
      <w:r w:rsidRPr="00AF67DE">
        <w:rPr>
          <w:bCs w:val="0"/>
        </w:rPr>
        <w:t>Detailed Integration Pattern:</w:t>
      </w:r>
      <w:r>
        <w:t xml:space="preserve"> SFINT12 Inbound Webhook Ingestion.</w:t>
      </w:r>
    </w:p>
    <w:p w14:paraId="6F627E66" w14:textId="77777777" w:rsidR="006F0DBD" w:rsidRDefault="00E06F0D" w:rsidP="0045770F">
      <w:pPr>
        <w:pStyle w:val="ListParagraph"/>
        <w:numPr>
          <w:ilvl w:val="0"/>
          <w:numId w:val="33"/>
        </w:numPr>
      </w:pPr>
      <w:r w:rsidRPr="00AF67DE">
        <w:rPr>
          <w:bCs w:val="0"/>
        </w:rPr>
        <w:t>Boundary:</w:t>
      </w:r>
      <w:r>
        <w:t xml:space="preserve"> Third party to Chaucer.</w:t>
      </w:r>
    </w:p>
    <w:p w14:paraId="08D2F7BF" w14:textId="77777777" w:rsidR="006F0DBD" w:rsidRDefault="00E06F0D" w:rsidP="0045770F">
      <w:pPr>
        <w:pStyle w:val="ListParagraph"/>
        <w:numPr>
          <w:ilvl w:val="0"/>
          <w:numId w:val="33"/>
        </w:numPr>
      </w:pPr>
      <w:r w:rsidRPr="00AF67DE">
        <w:rPr>
          <w:bCs w:val="0"/>
        </w:rPr>
        <w:t>Primary capabilities:</w:t>
      </w:r>
      <w:r>
        <w:t xml:space="preserve"> Approved network edge, API Management, Service Bus and Function.</w:t>
      </w:r>
    </w:p>
    <w:p w14:paraId="1E93424D" w14:textId="77777777" w:rsidR="006F0DBD" w:rsidRDefault="00E06F0D" w:rsidP="0045770F">
      <w:pPr>
        <w:pStyle w:val="ListParagraph"/>
        <w:numPr>
          <w:ilvl w:val="0"/>
          <w:numId w:val="33"/>
        </w:numPr>
      </w:pPr>
      <w:r w:rsidRPr="00AF67DE">
        <w:rPr>
          <w:bCs w:val="0"/>
        </w:rPr>
        <w:t>Governance classification:</w:t>
      </w:r>
      <w:r>
        <w:t xml:space="preserve"> Standard with boundary controls.</w:t>
      </w:r>
    </w:p>
    <w:p w14:paraId="7009D421" w14:textId="3738199B" w:rsidR="00DE41AC" w:rsidRDefault="00E06F0D" w:rsidP="00DB1FD1">
      <w:pPr>
        <w:pStyle w:val="ListParagraph"/>
        <w:numPr>
          <w:ilvl w:val="0"/>
          <w:numId w:val="0"/>
        </w:numPr>
        <w:ind w:left="720"/>
      </w:pPr>
      <w:r w:rsidRPr="00AF67DE">
        <w:rPr>
          <w:bCs w:val="0"/>
        </w:rPr>
        <w:t>Required evidence:</w:t>
      </w:r>
      <w:r>
        <w:t xml:space="preserve"> Authentication, payload validation, replay protection, rate limiting, private downstream processing, monitoring, support ownership and public-exposure approval.</w:t>
      </w:r>
    </w:p>
    <w:p w14:paraId="01AE4196" w14:textId="77777777" w:rsidR="008A4025" w:rsidRDefault="008A4025" w:rsidP="00DB1FD1">
      <w:pPr>
        <w:pStyle w:val="ListParagraph"/>
        <w:numPr>
          <w:ilvl w:val="0"/>
          <w:numId w:val="0"/>
        </w:numPr>
        <w:ind w:left="720"/>
        <w:rPr>
          <w:b/>
          <w:szCs w:val="20"/>
        </w:rPr>
      </w:pPr>
    </w:p>
    <w:p w14:paraId="3390FD8C" w14:textId="3C9867D5" w:rsidR="00E06F0D" w:rsidRPr="00AF67DE" w:rsidRDefault="00E06F0D" w:rsidP="006F0DBD">
      <w:pPr>
        <w:rPr>
          <w:b/>
          <w:bCs w:val="0"/>
          <w:szCs w:val="20"/>
        </w:rPr>
      </w:pPr>
      <w:r w:rsidRPr="00AF67DE">
        <w:rPr>
          <w:b/>
          <w:bCs w:val="0"/>
          <w:szCs w:val="20"/>
        </w:rPr>
        <w:t>Composite-pattern example</w:t>
      </w:r>
    </w:p>
    <w:p w14:paraId="5CF24028" w14:textId="77777777" w:rsidR="006F0DBD" w:rsidRPr="00AF67DE" w:rsidRDefault="00E06F0D" w:rsidP="0045770F">
      <w:pPr>
        <w:pStyle w:val="ListParagraph"/>
        <w:numPr>
          <w:ilvl w:val="0"/>
          <w:numId w:val="34"/>
        </w:numPr>
        <w:rPr>
          <w:bCs w:val="0"/>
        </w:rPr>
      </w:pPr>
      <w:r w:rsidRPr="00AF67DE">
        <w:rPr>
          <w:bCs w:val="0"/>
        </w:rPr>
        <w:t>Business requirement: A delegated-authority bordereau is received as a file, translated to Chaucer’s internal model, validated across several systems and delivered reliably to the policy system.</w:t>
      </w:r>
    </w:p>
    <w:p w14:paraId="37AD5026" w14:textId="77777777" w:rsidR="006F0DBD" w:rsidRPr="00AF67DE" w:rsidRDefault="00E06F0D" w:rsidP="0045770F">
      <w:pPr>
        <w:pStyle w:val="ListParagraph"/>
        <w:numPr>
          <w:ilvl w:val="0"/>
          <w:numId w:val="34"/>
        </w:numPr>
        <w:rPr>
          <w:bCs w:val="0"/>
        </w:rPr>
      </w:pPr>
      <w:r w:rsidRPr="00AF67DE">
        <w:rPr>
          <w:bCs w:val="0"/>
        </w:rPr>
        <w:t>Enterprise Integration Profiles: SIF-P12 Managed File Exchange, SIF-P14 Specialist Mediation and Transformation, SIF-P09 Workflow Orchestration and SIF-P05 Reliable Queue Messaging.</w:t>
      </w:r>
    </w:p>
    <w:p w14:paraId="5C5BA69E" w14:textId="3FDF9092" w:rsidR="00E06F0D" w:rsidRPr="00AF67DE" w:rsidRDefault="00E06F0D" w:rsidP="0045770F">
      <w:pPr>
        <w:pStyle w:val="ListParagraph"/>
        <w:numPr>
          <w:ilvl w:val="0"/>
          <w:numId w:val="34"/>
        </w:numPr>
        <w:rPr>
          <w:bCs w:val="0"/>
        </w:rPr>
      </w:pPr>
      <w:r w:rsidRPr="00AF67DE">
        <w:rPr>
          <w:bCs w:val="0"/>
        </w:rPr>
        <w:t>Detailed Integration Patterns: SFINT19 Event-Driven File Ingestion, SFINT21 Canonical Data Model and Message Translator, SFINT15 Stateful Process Orchestration and SFINT08 Reliable Messaging.</w:t>
      </w:r>
      <w:r w:rsidR="009D322B">
        <w:br/>
      </w:r>
    </w:p>
    <w:p w14:paraId="72753E43" w14:textId="04DA1E35" w:rsidR="00E06F0D" w:rsidRDefault="00E06F0D" w:rsidP="00E06F0D">
      <w:r>
        <w:t>Where several profiles or patterns are combined, each profile and pattern must be listed separately. Combining patterns does not create a new pattern identifier.</w:t>
      </w:r>
    </w:p>
    <w:p w14:paraId="589C41C2" w14:textId="77777777" w:rsidR="00AF67DE" w:rsidRDefault="00AF67DE" w:rsidP="00AF67DE">
      <w:pPr>
        <w:rPr>
          <w:szCs w:val="20"/>
        </w:rPr>
      </w:pPr>
    </w:p>
    <w:p w14:paraId="58C7C647" w14:textId="7DA3B236" w:rsidR="00FE4F0E" w:rsidRPr="006F0DBD" w:rsidDel="00D34C06" w:rsidRDefault="0041138D" w:rsidP="00FE4007">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Grouping by Integration Boundary</w:t>
      </w:r>
    </w:p>
    <w:p w14:paraId="45621C26" w14:textId="3F416315"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Internal Chaucer Integration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2127"/>
        <w:gridCol w:w="3464"/>
        <w:gridCol w:w="2517"/>
      </w:tblGrid>
      <w:tr w:rsidR="0064620B" w14:paraId="374EBE93"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B3085DB" w14:textId="77777777" w:rsidR="0064620B" w:rsidRDefault="0064620B" w:rsidP="006F1EC8">
            <w:pPr>
              <w:rPr>
                <w:rFonts w:hint="eastAsia"/>
              </w:rPr>
            </w:pPr>
            <w:r>
              <w:t>Profile ID</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F8C089C"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A3331CB"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Typical use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0A32E2"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Governance treatment</w:t>
            </w:r>
          </w:p>
        </w:tc>
      </w:tr>
      <w:tr w:rsidR="0064620B" w14:paraId="4592C15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62F1E943" w14:textId="77777777" w:rsidR="0064620B" w:rsidRPr="002E5B53" w:rsidRDefault="0064620B" w:rsidP="006F1EC8">
            <w:pPr>
              <w:rPr>
                <w:rFonts w:hint="eastAsia"/>
                <w:b w:val="0"/>
                <w:bCs/>
              </w:rPr>
            </w:pPr>
            <w:r w:rsidRPr="002E5B53">
              <w:rPr>
                <w:b w:val="0"/>
                <w:bCs/>
              </w:rPr>
              <w:t>SIF-P01</w:t>
            </w:r>
          </w:p>
        </w:tc>
        <w:tc>
          <w:tcPr>
            <w:tcW w:w="0" w:type="auto"/>
            <w:tcBorders>
              <w:top w:val="single" w:sz="4" w:space="0" w:color="000000" w:themeColor="text1"/>
            </w:tcBorders>
            <w:shd w:val="clear" w:color="auto" w:fill="auto"/>
            <w:vAlign w:val="center"/>
          </w:tcPr>
          <w:p w14:paraId="758EA3B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Internal REST API</w:t>
            </w:r>
          </w:p>
        </w:tc>
        <w:tc>
          <w:tcPr>
            <w:tcW w:w="0" w:type="auto"/>
            <w:tcBorders>
              <w:top w:val="single" w:sz="4" w:space="0" w:color="000000" w:themeColor="text1"/>
            </w:tcBorders>
            <w:shd w:val="clear" w:color="auto" w:fill="auto"/>
            <w:vAlign w:val="center"/>
          </w:tcPr>
          <w:p w14:paraId="7C2B0D99"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Synchronous application-to-application retrieval or update of a governed business capability.</w:t>
            </w:r>
          </w:p>
        </w:tc>
        <w:tc>
          <w:tcPr>
            <w:tcW w:w="0" w:type="auto"/>
            <w:tcBorders>
              <w:top w:val="single" w:sz="4" w:space="0" w:color="000000" w:themeColor="text1"/>
            </w:tcBorders>
            <w:shd w:val="clear" w:color="auto" w:fill="auto"/>
            <w:vAlign w:val="center"/>
          </w:tcPr>
          <w:p w14:paraId="1AB5A54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5C47E1B1"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2A107FC0" w14:textId="77777777" w:rsidR="0064620B" w:rsidRPr="002E5B53" w:rsidRDefault="0064620B" w:rsidP="006F1EC8">
            <w:pPr>
              <w:rPr>
                <w:rFonts w:hint="eastAsia"/>
                <w:b w:val="0"/>
                <w:bCs/>
              </w:rPr>
            </w:pPr>
            <w:r w:rsidRPr="002E5B53">
              <w:rPr>
                <w:b w:val="0"/>
                <w:bCs/>
              </w:rPr>
              <w:t>SIF-P04</w:t>
            </w:r>
          </w:p>
        </w:tc>
        <w:tc>
          <w:tcPr>
            <w:tcW w:w="0" w:type="auto"/>
            <w:vAlign w:val="center"/>
          </w:tcPr>
          <w:p w14:paraId="5601AB5C"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API Facade and Mediation</w:t>
            </w:r>
          </w:p>
        </w:tc>
        <w:tc>
          <w:tcPr>
            <w:tcW w:w="0" w:type="auto"/>
            <w:vAlign w:val="center"/>
          </w:tcPr>
          <w:p w14:paraId="1917D49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Shield consumers from backend implementation, protocol or system complexity.</w:t>
            </w:r>
          </w:p>
        </w:tc>
        <w:tc>
          <w:tcPr>
            <w:tcW w:w="0" w:type="auto"/>
            <w:vAlign w:val="center"/>
          </w:tcPr>
          <w:p w14:paraId="4244965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7056480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CAA2096" w14:textId="77777777" w:rsidR="0064620B" w:rsidRPr="002E5B53" w:rsidRDefault="0064620B" w:rsidP="006F1EC8">
            <w:pPr>
              <w:rPr>
                <w:rFonts w:hint="eastAsia"/>
                <w:b w:val="0"/>
                <w:bCs/>
              </w:rPr>
            </w:pPr>
            <w:r w:rsidRPr="002E5B53">
              <w:rPr>
                <w:b w:val="0"/>
                <w:bCs/>
              </w:rPr>
              <w:t>SIF-P05</w:t>
            </w:r>
          </w:p>
        </w:tc>
        <w:tc>
          <w:tcPr>
            <w:tcW w:w="0" w:type="auto"/>
            <w:shd w:val="clear" w:color="auto" w:fill="auto"/>
            <w:vAlign w:val="center"/>
          </w:tcPr>
          <w:p w14:paraId="35B0F9CD"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Reliable Queue Messaging</w:t>
            </w:r>
          </w:p>
        </w:tc>
        <w:tc>
          <w:tcPr>
            <w:tcW w:w="0" w:type="auto"/>
            <w:shd w:val="clear" w:color="auto" w:fill="auto"/>
            <w:vAlign w:val="center"/>
          </w:tcPr>
          <w:p w14:paraId="616C091C"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Decouple producers and consumers and provide retry, load levelling and dead-letter handling.</w:t>
            </w:r>
          </w:p>
        </w:tc>
        <w:tc>
          <w:tcPr>
            <w:tcW w:w="0" w:type="auto"/>
            <w:shd w:val="clear" w:color="auto" w:fill="auto"/>
            <w:vAlign w:val="center"/>
          </w:tcPr>
          <w:p w14:paraId="08A656A2"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2F86AD33"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39176508" w14:textId="77777777" w:rsidR="0064620B" w:rsidRPr="002E5B53" w:rsidRDefault="0064620B" w:rsidP="006F1EC8">
            <w:pPr>
              <w:rPr>
                <w:rFonts w:hint="eastAsia"/>
                <w:b w:val="0"/>
                <w:bCs/>
              </w:rPr>
            </w:pPr>
            <w:r w:rsidRPr="002E5B53">
              <w:rPr>
                <w:b w:val="0"/>
                <w:bCs/>
              </w:rPr>
              <w:t>SIF-P06</w:t>
            </w:r>
          </w:p>
        </w:tc>
        <w:tc>
          <w:tcPr>
            <w:tcW w:w="0" w:type="auto"/>
            <w:vAlign w:val="center"/>
          </w:tcPr>
          <w:p w14:paraId="518BA7D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Publish and Subscribe Messaging</w:t>
            </w:r>
          </w:p>
        </w:tc>
        <w:tc>
          <w:tcPr>
            <w:tcW w:w="0" w:type="auto"/>
            <w:vAlign w:val="center"/>
          </w:tcPr>
          <w:p w14:paraId="75B3BFD2"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Distribute durable business messages to multiple independent consumers.</w:t>
            </w:r>
          </w:p>
        </w:tc>
        <w:tc>
          <w:tcPr>
            <w:tcW w:w="0" w:type="auto"/>
            <w:vAlign w:val="center"/>
          </w:tcPr>
          <w:p w14:paraId="0BD2C2C5"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35DD677D"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CAF48C1" w14:textId="77777777" w:rsidR="0064620B" w:rsidRPr="002E5B53" w:rsidRDefault="0064620B" w:rsidP="006F1EC8">
            <w:pPr>
              <w:rPr>
                <w:rFonts w:hint="eastAsia"/>
                <w:b w:val="0"/>
                <w:bCs/>
              </w:rPr>
            </w:pPr>
            <w:r w:rsidRPr="002E5B53">
              <w:rPr>
                <w:b w:val="0"/>
                <w:bCs/>
              </w:rPr>
              <w:t>SIF-P07</w:t>
            </w:r>
          </w:p>
        </w:tc>
        <w:tc>
          <w:tcPr>
            <w:tcW w:w="0" w:type="auto"/>
            <w:shd w:val="clear" w:color="auto" w:fill="auto"/>
            <w:vAlign w:val="center"/>
          </w:tcPr>
          <w:p w14:paraId="4B86FC0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Event Notification</w:t>
            </w:r>
          </w:p>
        </w:tc>
        <w:tc>
          <w:tcPr>
            <w:tcW w:w="0" w:type="auto"/>
            <w:shd w:val="clear" w:color="auto" w:fill="auto"/>
            <w:vAlign w:val="center"/>
          </w:tcPr>
          <w:p w14:paraId="147FE3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Notify internal consumers that a resource or business event has occurred.</w:t>
            </w:r>
          </w:p>
        </w:tc>
        <w:tc>
          <w:tcPr>
            <w:tcW w:w="0" w:type="auto"/>
            <w:shd w:val="clear" w:color="auto" w:fill="auto"/>
            <w:vAlign w:val="center"/>
          </w:tcPr>
          <w:p w14:paraId="093448E6"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0B90CDE"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D7E847" w14:textId="77777777" w:rsidR="0064620B" w:rsidRPr="002E5B53" w:rsidRDefault="0064620B" w:rsidP="006F1EC8">
            <w:pPr>
              <w:rPr>
                <w:rFonts w:hint="eastAsia"/>
                <w:b w:val="0"/>
                <w:bCs/>
              </w:rPr>
            </w:pPr>
            <w:r w:rsidRPr="002E5B53">
              <w:rPr>
                <w:b w:val="0"/>
                <w:bCs/>
              </w:rPr>
              <w:t>SIF-P08</w:t>
            </w:r>
          </w:p>
        </w:tc>
        <w:tc>
          <w:tcPr>
            <w:tcW w:w="0" w:type="auto"/>
            <w:vAlign w:val="center"/>
          </w:tcPr>
          <w:p w14:paraId="3AF6924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High-Volume Event Streaming</w:t>
            </w:r>
          </w:p>
        </w:tc>
        <w:tc>
          <w:tcPr>
            <w:tcW w:w="0" w:type="auto"/>
            <w:vAlign w:val="center"/>
          </w:tcPr>
          <w:p w14:paraId="2057A21D"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Ingest sustained high-volume event or telemetry streams.</w:t>
            </w:r>
          </w:p>
        </w:tc>
        <w:tc>
          <w:tcPr>
            <w:tcW w:w="0" w:type="auto"/>
            <w:vAlign w:val="center"/>
          </w:tcPr>
          <w:p w14:paraId="5CF2FBF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Conditional</w:t>
            </w:r>
          </w:p>
        </w:tc>
      </w:tr>
      <w:tr w:rsidR="0064620B" w14:paraId="63557C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62F8E33" w14:textId="77777777" w:rsidR="0064620B" w:rsidRPr="002E5B53" w:rsidRDefault="0064620B" w:rsidP="006F1EC8">
            <w:pPr>
              <w:rPr>
                <w:rFonts w:hint="eastAsia"/>
                <w:b w:val="0"/>
                <w:bCs/>
              </w:rPr>
            </w:pPr>
            <w:r w:rsidRPr="002E5B53">
              <w:rPr>
                <w:b w:val="0"/>
                <w:bCs/>
              </w:rPr>
              <w:t>SIF-P09</w:t>
            </w:r>
          </w:p>
        </w:tc>
        <w:tc>
          <w:tcPr>
            <w:tcW w:w="0" w:type="auto"/>
            <w:shd w:val="clear" w:color="auto" w:fill="auto"/>
            <w:vAlign w:val="center"/>
          </w:tcPr>
          <w:p w14:paraId="696EDD38"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Workflow Orchestration</w:t>
            </w:r>
          </w:p>
        </w:tc>
        <w:tc>
          <w:tcPr>
            <w:tcW w:w="0" w:type="auto"/>
            <w:shd w:val="clear" w:color="auto" w:fill="auto"/>
            <w:vAlign w:val="center"/>
          </w:tcPr>
          <w:p w14:paraId="5D298B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Coordinate a multi-step process across Chaucer-owned systems.</w:t>
            </w:r>
          </w:p>
        </w:tc>
        <w:tc>
          <w:tcPr>
            <w:tcW w:w="0" w:type="auto"/>
            <w:shd w:val="clear" w:color="auto" w:fill="auto"/>
            <w:vAlign w:val="center"/>
          </w:tcPr>
          <w:p w14:paraId="1DC68127"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61AF3856"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618A91DC" w14:textId="77777777" w:rsidR="0064620B" w:rsidRPr="002E5B53" w:rsidRDefault="0064620B" w:rsidP="006F1EC8">
            <w:pPr>
              <w:rPr>
                <w:rFonts w:hint="eastAsia"/>
                <w:b w:val="0"/>
                <w:bCs/>
              </w:rPr>
            </w:pPr>
            <w:r w:rsidRPr="002E5B53">
              <w:rPr>
                <w:b w:val="0"/>
                <w:bCs/>
              </w:rPr>
              <w:t>SIF-P10</w:t>
            </w:r>
          </w:p>
        </w:tc>
        <w:tc>
          <w:tcPr>
            <w:tcW w:w="0" w:type="auto"/>
            <w:vAlign w:val="center"/>
          </w:tcPr>
          <w:p w14:paraId="1C0A7CE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Long-Running and Stateful Workflow</w:t>
            </w:r>
          </w:p>
        </w:tc>
        <w:tc>
          <w:tcPr>
            <w:tcW w:w="0" w:type="auto"/>
            <w:vAlign w:val="center"/>
          </w:tcPr>
          <w:p w14:paraId="5965F3B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Coordinate state, retries, compensation, callbacks or human approval over an extended process.</w:t>
            </w:r>
          </w:p>
        </w:tc>
        <w:tc>
          <w:tcPr>
            <w:tcW w:w="0" w:type="auto"/>
            <w:vAlign w:val="center"/>
          </w:tcPr>
          <w:p w14:paraId="3744B3B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for Logic Apps; exception required for Durable Functions</w:t>
            </w:r>
          </w:p>
        </w:tc>
      </w:tr>
      <w:tr w:rsidR="0064620B" w14:paraId="3951941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1138AD" w14:textId="77777777" w:rsidR="0064620B" w:rsidRPr="002E5B53" w:rsidRDefault="0064620B" w:rsidP="006F1EC8">
            <w:pPr>
              <w:rPr>
                <w:rFonts w:hint="eastAsia"/>
                <w:b w:val="0"/>
                <w:bCs/>
              </w:rPr>
            </w:pPr>
            <w:r w:rsidRPr="002E5B53">
              <w:rPr>
                <w:b w:val="0"/>
                <w:bCs/>
              </w:rPr>
              <w:t>SIF-P12</w:t>
            </w:r>
          </w:p>
        </w:tc>
        <w:tc>
          <w:tcPr>
            <w:tcW w:w="0" w:type="auto"/>
            <w:shd w:val="clear" w:color="auto" w:fill="auto"/>
            <w:vAlign w:val="center"/>
          </w:tcPr>
          <w:p w14:paraId="21B7FAE0"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Managed File Exchange</w:t>
            </w:r>
          </w:p>
        </w:tc>
        <w:tc>
          <w:tcPr>
            <w:tcW w:w="0" w:type="auto"/>
            <w:shd w:val="clear" w:color="auto" w:fill="auto"/>
            <w:vAlign w:val="center"/>
          </w:tcPr>
          <w:p w14:paraId="2A20156E"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Move or process files between Chaucer systems using governed storage and processing controls.</w:t>
            </w:r>
          </w:p>
        </w:tc>
        <w:tc>
          <w:tcPr>
            <w:tcW w:w="0" w:type="auto"/>
            <w:shd w:val="clear" w:color="auto" w:fill="auto"/>
            <w:vAlign w:val="center"/>
          </w:tcPr>
          <w:p w14:paraId="2BE2DD5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A757DE5"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AC0A02" w14:textId="77777777" w:rsidR="0064620B" w:rsidRPr="002E5B53" w:rsidRDefault="0064620B" w:rsidP="006F1EC8">
            <w:pPr>
              <w:rPr>
                <w:rFonts w:hint="eastAsia"/>
                <w:b w:val="0"/>
                <w:bCs/>
              </w:rPr>
            </w:pPr>
            <w:r w:rsidRPr="002E5B53">
              <w:rPr>
                <w:b w:val="0"/>
                <w:bCs/>
              </w:rPr>
              <w:t>SIF-P14</w:t>
            </w:r>
          </w:p>
        </w:tc>
        <w:tc>
          <w:tcPr>
            <w:tcW w:w="0" w:type="auto"/>
            <w:vAlign w:val="center"/>
          </w:tcPr>
          <w:p w14:paraId="2808B0A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Specialist Mediation and Transformation</w:t>
            </w:r>
          </w:p>
        </w:tc>
        <w:tc>
          <w:tcPr>
            <w:tcW w:w="0" w:type="auto"/>
            <w:vAlign w:val="center"/>
          </w:tcPr>
          <w:p w14:paraId="706E3D9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Perform bounded protocol adaptation, format transformation, validation or content-based routing.</w:t>
            </w:r>
          </w:p>
        </w:tc>
        <w:tc>
          <w:tcPr>
            <w:tcW w:w="0" w:type="auto"/>
            <w:vAlign w:val="center"/>
          </w:tcPr>
          <w:p w14:paraId="503E2099"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with constraints</w:t>
            </w:r>
          </w:p>
        </w:tc>
      </w:tr>
    </w:tbl>
    <w:p w14:paraId="5C183A2E" w14:textId="6264B740" w:rsidR="00E62C5D" w:rsidRPr="00FE4F0E" w:rsidRDefault="009D322B" w:rsidP="0041138D">
      <w:pPr>
        <w:rPr>
          <w:rFonts w:eastAsia="Times New Roman" w:cs="Times New Roman"/>
          <w:color w:val="132040" w:themeColor="accent1" w:themeShade="BF"/>
          <w:sz w:val="24"/>
          <w:szCs w:val="26"/>
        </w:rPr>
      </w:pPr>
      <w:r>
        <w:br/>
      </w:r>
      <w:r w:rsidR="000A2CED">
        <w:t>Internal use assumes that the implementation satisfies the private connectivity, managed identity, least-privilege access, Key Vault</w:t>
      </w:r>
      <w:r w:rsidR="003C367D">
        <w:t>/ Cyber Ark</w:t>
      </w:r>
      <w:r w:rsidR="000A2CED">
        <w:t>, TLS, monitoring and delivery-pipeline controls specified elsewhere in the framework.</w:t>
      </w:r>
    </w:p>
    <w:p w14:paraId="10244D85" w14:textId="77777777" w:rsidR="00FE4F0E" w:rsidRDefault="00FE4F0E" w:rsidP="0041138D">
      <w:pPr>
        <w:rPr>
          <w:rFonts w:eastAsia="Times New Roman" w:cs="Times New Roman"/>
          <w:color w:val="132040" w:themeColor="accent1" w:themeShade="BF"/>
          <w:sz w:val="24"/>
          <w:szCs w:val="26"/>
        </w:rPr>
      </w:pPr>
    </w:p>
    <w:p w14:paraId="6FE4BF7A" w14:textId="4A82E0BD"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Third Party to Chaucer Inbound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8"/>
        <w:gridCol w:w="1951"/>
        <w:gridCol w:w="2470"/>
        <w:gridCol w:w="3707"/>
      </w:tblGrid>
      <w:tr w:rsidR="00FB107E" w14:paraId="285608B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177B66F" w14:textId="77777777" w:rsidR="00FB107E" w:rsidRPr="006F0DBD" w:rsidRDefault="00FB107E"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89E864F"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4935133"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029EFCD4"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FB107E" w14:paraId="36D45689"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7982036"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SIF-P02</w:t>
            </w:r>
          </w:p>
        </w:tc>
        <w:tc>
          <w:tcPr>
            <w:tcW w:w="0" w:type="auto"/>
            <w:shd w:val="clear" w:color="auto" w:fill="auto"/>
            <w:vAlign w:val="center"/>
          </w:tcPr>
          <w:p w14:paraId="72185AA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0" w:type="auto"/>
            <w:shd w:val="clear" w:color="auto" w:fill="auto"/>
            <w:vAlign w:val="center"/>
          </w:tcPr>
          <w:p w14:paraId="2B5BC5B7"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SaaS platform, broker, market service or vendor invokes a Chaucer-owned API.</w:t>
            </w:r>
          </w:p>
        </w:tc>
        <w:tc>
          <w:tcPr>
            <w:tcW w:w="0" w:type="auto"/>
            <w:shd w:val="clear" w:color="auto" w:fill="auto"/>
            <w:vAlign w:val="center"/>
          </w:tcPr>
          <w:p w14:paraId="7ABCC4BC"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approved authentication, authorisation, throttling, validation, monitoring and backend isolation.</w:t>
            </w:r>
          </w:p>
        </w:tc>
      </w:tr>
      <w:tr w:rsidR="00FB107E" w14:paraId="1DF837B1"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B089187"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C38DA8"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031E46EB"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exposes a stable contract while shielding internal systems and legacy interfaces.</w:t>
            </w:r>
          </w:p>
        </w:tc>
        <w:tc>
          <w:tcPr>
            <w:tcW w:w="0" w:type="auto"/>
            <w:vAlign w:val="center"/>
          </w:tcPr>
          <w:p w14:paraId="3B935387"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ownership, versioning, backend isolation, schema validation and controlled public exposure.</w:t>
            </w:r>
          </w:p>
        </w:tc>
      </w:tr>
      <w:tr w:rsidR="00FB107E" w14:paraId="1A4500C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7D3D0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SIF-P11</w:t>
            </w:r>
          </w:p>
        </w:tc>
        <w:tc>
          <w:tcPr>
            <w:tcW w:w="0" w:type="auto"/>
            <w:shd w:val="clear" w:color="auto" w:fill="auto"/>
            <w:vAlign w:val="center"/>
          </w:tcPr>
          <w:p w14:paraId="1D9AB9B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0" w:type="auto"/>
            <w:shd w:val="clear" w:color="auto" w:fill="auto"/>
            <w:vAlign w:val="center"/>
          </w:tcPr>
          <w:p w14:paraId="53D46818"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SaaS platform or vendor pushes a callback or event to Chaucer.</w:t>
            </w:r>
          </w:p>
        </w:tc>
        <w:tc>
          <w:tcPr>
            <w:tcW w:w="0" w:type="auto"/>
            <w:shd w:val="clear" w:color="auto" w:fill="auto"/>
            <w:vAlign w:val="center"/>
          </w:tcPr>
          <w:p w14:paraId="16AA31CB"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signature or token validation, replay protection, rate limiting, deduplication and asynchronous downstream processing.</w:t>
            </w:r>
          </w:p>
        </w:tc>
      </w:tr>
      <w:tr w:rsidR="00FB107E" w14:paraId="51D61E2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43AB4F1"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3B3C70A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18BB384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 supplier, broker, cover holder or vendor sends files to Chaucer.</w:t>
            </w:r>
          </w:p>
        </w:tc>
        <w:tc>
          <w:tcPr>
            <w:tcW w:w="0" w:type="auto"/>
            <w:vAlign w:val="center"/>
          </w:tcPr>
          <w:p w14:paraId="616A9B5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SFTP or private connectivity, encryption, source authentication, malware scanning where required, metadata capture, validation and reconciliation.</w:t>
            </w:r>
          </w:p>
        </w:tc>
      </w:tr>
      <w:tr w:rsidR="00FB107E" w14:paraId="04EF8CE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E4F1423"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SIF-P13</w:t>
            </w:r>
          </w:p>
        </w:tc>
        <w:tc>
          <w:tcPr>
            <w:tcW w:w="0" w:type="auto"/>
            <w:shd w:val="clear" w:color="auto" w:fill="auto"/>
            <w:vAlign w:val="center"/>
          </w:tcPr>
          <w:p w14:paraId="5AC43A03"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shd w:val="clear" w:color="auto" w:fill="auto"/>
            <w:vAlign w:val="center"/>
          </w:tcPr>
          <w:p w14:paraId="34F260E1"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data is supplied for governed analytical ingestion.</w:t>
            </w:r>
          </w:p>
        </w:tc>
        <w:tc>
          <w:tcPr>
            <w:tcW w:w="0" w:type="auto"/>
            <w:shd w:val="clear" w:color="auto" w:fill="auto"/>
            <w:vAlign w:val="center"/>
          </w:tcPr>
          <w:p w14:paraId="517B5EC5"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ownership, classification, lineage, landing-zone controls, ingestion monitoring and approved data-platform ownership.</w:t>
            </w:r>
          </w:p>
        </w:tc>
      </w:tr>
      <w:tr w:rsidR="00FB107E" w14:paraId="1FFB62D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74FD2B8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2F7B7099"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vAlign w:val="center"/>
          </w:tcPr>
          <w:p w14:paraId="2D9B6AF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An inbound payload requires protocol conversion, canonical translation, validation or routing.</w:t>
            </w:r>
          </w:p>
        </w:tc>
        <w:tc>
          <w:tcPr>
            <w:tcW w:w="0" w:type="auto"/>
            <w:vAlign w:val="center"/>
          </w:tcPr>
          <w:p w14:paraId="3E641160"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transformation component remains private and is invoked only after the approved ingress controls have been applied.</w:t>
            </w:r>
          </w:p>
        </w:tc>
      </w:tr>
    </w:tbl>
    <w:p w14:paraId="48C5A049" w14:textId="19F490C6" w:rsidR="00560D24" w:rsidRDefault="009D322B" w:rsidP="0041138D">
      <w:r>
        <w:br/>
      </w:r>
      <w:r w:rsidR="00AD0C5A">
        <w:t xml:space="preserve">External parties must not connect directly to Service Bus, Event Grid, Functions, Logic App HTTP triggers, backend APIs or the data platform unless a separate approved pattern and exception explicitly </w:t>
      </w:r>
      <w:r w:rsidR="00BB1343">
        <w:t>permit</w:t>
      </w:r>
      <w:r w:rsidR="00AD0C5A">
        <w:t xml:space="preserve"> the arrangement.</w:t>
      </w:r>
    </w:p>
    <w:p w14:paraId="1E162102" w14:textId="77777777" w:rsidR="003871B6" w:rsidRDefault="003871B6" w:rsidP="0041138D">
      <w:pPr>
        <w:rPr>
          <w:rFonts w:eastAsia="Times New Roman" w:cs="Times New Roman"/>
          <w:color w:val="132040" w:themeColor="accent1" w:themeShade="BF"/>
          <w:sz w:val="24"/>
          <w:szCs w:val="26"/>
        </w:rPr>
      </w:pPr>
    </w:p>
    <w:p w14:paraId="647B6B2C" w14:textId="7F52773A" w:rsidR="00AF6E17" w:rsidRDefault="00AF6E17"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Chaucer to </w:t>
      </w:r>
      <w:r w:rsidR="00BB1343">
        <w:rPr>
          <w:rFonts w:eastAsia="Times New Roman" w:cs="Times New Roman"/>
          <w:color w:val="132040" w:themeColor="accent1" w:themeShade="BF"/>
          <w:szCs w:val="20"/>
        </w:rPr>
        <w:t>T</w:t>
      </w:r>
      <w:r w:rsidRPr="00256F22">
        <w:rPr>
          <w:rFonts w:eastAsia="Times New Roman" w:cs="Times New Roman"/>
          <w:color w:val="132040" w:themeColor="accent1" w:themeShade="BF"/>
          <w:szCs w:val="20"/>
        </w:rPr>
        <w:t>hird</w:t>
      </w:r>
      <w:r w:rsidR="00BB1343">
        <w:rPr>
          <w:rFonts w:eastAsia="Times New Roman" w:cs="Times New Roman"/>
          <w:color w:val="132040" w:themeColor="accent1" w:themeShade="BF"/>
          <w:szCs w:val="20"/>
        </w:rPr>
        <w:t xml:space="preserve"> P</w:t>
      </w:r>
      <w:r w:rsidRPr="00256F22">
        <w:rPr>
          <w:rFonts w:eastAsia="Times New Roman" w:cs="Times New Roman"/>
          <w:color w:val="132040" w:themeColor="accent1" w:themeShade="BF"/>
          <w:szCs w:val="20"/>
        </w:rPr>
        <w:t xml:space="preserve">arty </w:t>
      </w:r>
      <w:r w:rsidR="00BB1343">
        <w:rPr>
          <w:rFonts w:eastAsia="Times New Roman" w:cs="Times New Roman"/>
          <w:color w:val="132040" w:themeColor="accent1" w:themeShade="BF"/>
          <w:szCs w:val="20"/>
        </w:rPr>
        <w:t>O</w:t>
      </w:r>
      <w:r w:rsidRPr="00256F22">
        <w:rPr>
          <w:rFonts w:eastAsia="Times New Roman" w:cs="Times New Roman"/>
          <w:color w:val="132040" w:themeColor="accent1" w:themeShade="BF"/>
          <w:szCs w:val="20"/>
        </w:rPr>
        <w:t xml:space="preserve">utbound </w:t>
      </w:r>
      <w:r w:rsidR="00BB1343">
        <w:rPr>
          <w:rFonts w:eastAsia="Times New Roman" w:cs="Times New Roman"/>
          <w:color w:val="132040" w:themeColor="accent1" w:themeShade="BF"/>
          <w:szCs w:val="20"/>
        </w:rPr>
        <w:t>Profiles</w:t>
      </w:r>
    </w:p>
    <w:p w14:paraId="4DB93D3E" w14:textId="77777777" w:rsidR="00256F22" w:rsidRPr="00256F22" w:rsidRDefault="00256F22" w:rsidP="00256F22">
      <w:pPr>
        <w:rPr>
          <w:rFonts w:eastAsia="Times New Roman" w:cs="Times New Roman"/>
          <w:color w:val="132040" w:themeColor="accent1" w:themeShade="BF"/>
          <w:szCs w:val="20"/>
        </w:rPr>
      </w:pP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5"/>
        <w:gridCol w:w="1937"/>
        <w:gridCol w:w="2650"/>
        <w:gridCol w:w="3544"/>
      </w:tblGrid>
      <w:tr w:rsidR="00C74B42" w14:paraId="0F984AB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2332AFE" w14:textId="77777777" w:rsidR="00C74B42" w:rsidRPr="006F0DBD" w:rsidRDefault="00C74B42"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0052A18"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312C89B3"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4AB6D99"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C74B42" w14:paraId="25CCBE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0764669"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SIF-P03</w:t>
            </w:r>
          </w:p>
        </w:tc>
        <w:tc>
          <w:tcPr>
            <w:tcW w:w="0" w:type="auto"/>
            <w:shd w:val="clear" w:color="auto" w:fill="auto"/>
            <w:vAlign w:val="center"/>
          </w:tcPr>
          <w:p w14:paraId="34780961"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0" w:type="auto"/>
            <w:shd w:val="clear" w:color="auto" w:fill="auto"/>
            <w:vAlign w:val="center"/>
          </w:tcPr>
          <w:p w14:paraId="7C0CA2E7"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invokes a supplier, SaaS, market or vendor API.</w:t>
            </w:r>
          </w:p>
        </w:tc>
        <w:tc>
          <w:tcPr>
            <w:tcW w:w="0" w:type="auto"/>
            <w:shd w:val="clear" w:color="auto" w:fill="auto"/>
            <w:vAlign w:val="center"/>
          </w:tcPr>
          <w:p w14:paraId="0BD281D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Controlled egress, credential or token management, timeout, exponential backoff, throttling, circuit breaking, error mapping and dependency monitoring.</w:t>
            </w:r>
          </w:p>
        </w:tc>
      </w:tr>
      <w:tr w:rsidR="00C74B42" w14:paraId="3A04CA42"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3AA965DF"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0FB5F07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51D6872E"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provides a reusable internal facade over a third-party API.</w:t>
            </w:r>
          </w:p>
        </w:tc>
        <w:tc>
          <w:tcPr>
            <w:tcW w:w="0" w:type="auto"/>
            <w:vAlign w:val="center"/>
          </w:tcPr>
          <w:p w14:paraId="2E0CBEE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abstraction, versioning, supplier lifecycle management and centralised policy where reuse or criticality justifies it.</w:t>
            </w:r>
          </w:p>
        </w:tc>
      </w:tr>
      <w:tr w:rsidR="00C74B42" w14:paraId="5B93B115"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D0291B"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20C5D690"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60C51F69"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notifies an external party of a business event or status change.</w:t>
            </w:r>
          </w:p>
        </w:tc>
        <w:tc>
          <w:tcPr>
            <w:tcW w:w="0" w:type="auto"/>
            <w:shd w:val="clear" w:color="auto" w:fill="auto"/>
            <w:vAlign w:val="center"/>
          </w:tcPr>
          <w:p w14:paraId="0552FBD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Contracted destination, authentication, delivery audit, retry, dead-letter handling and payload protection.</w:t>
            </w:r>
          </w:p>
        </w:tc>
      </w:tr>
      <w:tr w:rsidR="00C74B42" w14:paraId="1CD400AE"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4BFD4DE4"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4FA206CF"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0" w:type="auto"/>
            <w:vAlign w:val="center"/>
          </w:tcPr>
          <w:p w14:paraId="15EC0B05"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coordinates a multi-step process involving one or more third-party systems.</w:t>
            </w:r>
          </w:p>
        </w:tc>
        <w:tc>
          <w:tcPr>
            <w:tcW w:w="0" w:type="auto"/>
            <w:vAlign w:val="center"/>
          </w:tcPr>
          <w:p w14:paraId="1B6F6DCD"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Named process owner, controlled egress, dependency timeouts, monitoring and compensating actions.</w:t>
            </w:r>
          </w:p>
        </w:tc>
      </w:tr>
      <w:tr w:rsidR="00C74B42" w14:paraId="32AC184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2AD75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SIF-P10</w:t>
            </w:r>
          </w:p>
        </w:tc>
        <w:tc>
          <w:tcPr>
            <w:tcW w:w="0" w:type="auto"/>
            <w:shd w:val="clear" w:color="auto" w:fill="auto"/>
            <w:vAlign w:val="center"/>
          </w:tcPr>
          <w:p w14:paraId="629342E6"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0" w:type="auto"/>
            <w:shd w:val="clear" w:color="auto" w:fill="auto"/>
            <w:vAlign w:val="center"/>
          </w:tcPr>
          <w:p w14:paraId="467A50C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interaction requires polling, callback, delayed response, escalation or compensation.</w:t>
            </w:r>
          </w:p>
        </w:tc>
        <w:tc>
          <w:tcPr>
            <w:tcW w:w="0" w:type="auto"/>
            <w:shd w:val="clear" w:color="auto" w:fill="auto"/>
            <w:vAlign w:val="center"/>
          </w:tcPr>
          <w:p w14:paraId="5D7A2A0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Durable state, timeout policy, retry policy, escalation, versioning and support ownership.</w:t>
            </w:r>
          </w:p>
        </w:tc>
      </w:tr>
      <w:tr w:rsidR="00C74B42" w14:paraId="5B252A27"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F2D2B2D"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52DE11B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2C5ABEC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sends a file to a supplier, broker, regulator or vendor.</w:t>
            </w:r>
          </w:p>
        </w:tc>
        <w:tc>
          <w:tcPr>
            <w:tcW w:w="0" w:type="auto"/>
            <w:vAlign w:val="center"/>
          </w:tcPr>
          <w:p w14:paraId="3055803B"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delivery path, encryption, confirmation handling, reconciliation, retention and named support ownership.</w:t>
            </w:r>
          </w:p>
        </w:tc>
      </w:tr>
      <w:tr w:rsidR="00C74B42" w14:paraId="749B26B2"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BCF086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10819F3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57C61EB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Supplier-specific payload, format, validation or protocol adaptation is required.</w:t>
            </w:r>
          </w:p>
        </w:tc>
        <w:tc>
          <w:tcPr>
            <w:tcW w:w="0" w:type="auto"/>
            <w:shd w:val="clear" w:color="auto" w:fill="auto"/>
            <w:vAlign w:val="center"/>
          </w:tcPr>
          <w:p w14:paraId="6694C6CA" w14:textId="68DB9464"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 xml:space="preserve">Source-controlled mappings, testing, private execution, Key Vault </w:t>
            </w:r>
            <w:r w:rsidR="00D67197">
              <w:rPr>
                <w:rFonts w:asciiTheme="minorHAnsi" w:hAnsiTheme="minorHAnsi"/>
              </w:rPr>
              <w:t xml:space="preserve">/ </w:t>
            </w:r>
            <w:r w:rsidR="00BB1343">
              <w:rPr>
                <w:rFonts w:asciiTheme="minorHAnsi" w:hAnsiTheme="minorHAnsi"/>
              </w:rPr>
              <w:t>CyberArk</w:t>
            </w:r>
            <w:r w:rsidR="00EF4474">
              <w:rPr>
                <w:rFonts w:asciiTheme="minorHAnsi" w:hAnsiTheme="minorHAnsi"/>
              </w:rPr>
              <w:t xml:space="preserve"> </w:t>
            </w:r>
            <w:r w:rsidRPr="006F0DBD">
              <w:rPr>
                <w:rFonts w:asciiTheme="minorHAnsi" w:hAnsiTheme="minorHAnsi"/>
              </w:rPr>
              <w:t>integration and DevSecOps deployment.</w:t>
            </w:r>
          </w:p>
        </w:tc>
      </w:tr>
    </w:tbl>
    <w:p w14:paraId="74255CE0" w14:textId="77777777" w:rsidR="00E62C5D" w:rsidRDefault="00E62C5D" w:rsidP="0041138D">
      <w:pPr>
        <w:rPr>
          <w:rFonts w:eastAsia="Times New Roman" w:cs="Times New Roman"/>
          <w:color w:val="132040" w:themeColor="accent1" w:themeShade="BF"/>
          <w:sz w:val="24"/>
          <w:szCs w:val="26"/>
        </w:rPr>
      </w:pPr>
    </w:p>
    <w:p w14:paraId="60ED4B84" w14:textId="09D44345" w:rsidR="00FE4F0E" w:rsidRDefault="002D1C75" w:rsidP="0041138D">
      <w:r>
        <w:t>Third-party API egress may be implemented directly from an approved Logic App or Function when the integration is workflow-specific, has limited reuse and is appropriately governed.</w:t>
      </w:r>
      <w:r w:rsidR="00D73F39">
        <w:t xml:space="preserve"> </w:t>
      </w:r>
      <w:r>
        <w:t>A Chaucer-owned facade through API Management should be used where the third-party API is reused, business-critical, strategically important, externally sensitive or requires centralised policy, monitoring or lifecycle control.</w:t>
      </w:r>
    </w:p>
    <w:p w14:paraId="2D1A9758" w14:textId="77777777" w:rsidR="00F565B9" w:rsidRPr="00FE4F0E" w:rsidRDefault="00F565B9" w:rsidP="0041138D">
      <w:pPr>
        <w:rPr>
          <w:rFonts w:eastAsia="Times New Roman" w:cs="Times New Roman"/>
          <w:color w:val="132040" w:themeColor="accent1" w:themeShade="BF"/>
          <w:sz w:val="24"/>
          <w:szCs w:val="26"/>
        </w:rPr>
      </w:pPr>
    </w:p>
    <w:p w14:paraId="5B45D503" w14:textId="44343FEB" w:rsidR="007F56F6" w:rsidRPr="00256F22" w:rsidRDefault="007F56F6"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SIF to </w:t>
      </w:r>
      <w:r w:rsidR="00BB1343">
        <w:rPr>
          <w:rFonts w:eastAsia="Times New Roman" w:cs="Times New Roman"/>
          <w:color w:val="132040" w:themeColor="accent1" w:themeShade="BF"/>
          <w:szCs w:val="20"/>
        </w:rPr>
        <w:t>D</w:t>
      </w:r>
      <w:r w:rsidRPr="00256F22">
        <w:rPr>
          <w:rFonts w:eastAsia="Times New Roman" w:cs="Times New Roman"/>
          <w:color w:val="132040" w:themeColor="accent1" w:themeShade="BF"/>
          <w:szCs w:val="20"/>
        </w:rPr>
        <w:t>ata</w:t>
      </w:r>
      <w:r w:rsidR="0056128F">
        <w:rPr>
          <w:rFonts w:eastAsia="Times New Roman" w:cs="Times New Roman"/>
          <w:color w:val="132040" w:themeColor="accent1" w:themeShade="BF"/>
          <w:szCs w:val="20"/>
        </w:rPr>
        <w:t xml:space="preserve"> </w:t>
      </w:r>
      <w:r w:rsidR="00BB1343">
        <w:rPr>
          <w:rFonts w:eastAsia="Times New Roman" w:cs="Times New Roman"/>
          <w:color w:val="132040" w:themeColor="accent1" w:themeShade="BF"/>
          <w:szCs w:val="20"/>
        </w:rPr>
        <w:t>P</w:t>
      </w:r>
      <w:r w:rsidRPr="00256F22">
        <w:rPr>
          <w:rFonts w:eastAsia="Times New Roman" w:cs="Times New Roman"/>
          <w:color w:val="132040" w:themeColor="accent1" w:themeShade="BF"/>
          <w:szCs w:val="20"/>
        </w:rPr>
        <w:t xml:space="preserve">latform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92"/>
        <w:gridCol w:w="1991"/>
        <w:gridCol w:w="2986"/>
        <w:gridCol w:w="3147"/>
      </w:tblGrid>
      <w:tr w:rsidR="00A5210C" w14:paraId="438F9F1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7AB7490" w14:textId="77777777" w:rsidR="00A5210C" w:rsidRPr="006F0DBD" w:rsidRDefault="00A5210C"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77A380C4"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68FD1D8"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6722202"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Guardrail</w:t>
            </w:r>
          </w:p>
        </w:tc>
      </w:tr>
      <w:tr w:rsidR="00A5210C" w14:paraId="19C2D62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7D5F7B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668CE538"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464288F5"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Notify the data platform that governed data is available for ingestion.</w:t>
            </w:r>
          </w:p>
        </w:tc>
        <w:tc>
          <w:tcPr>
            <w:tcW w:w="0" w:type="auto"/>
            <w:shd w:val="clear" w:color="auto" w:fill="auto"/>
            <w:vAlign w:val="center"/>
          </w:tcPr>
          <w:p w14:paraId="018D034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Notification only. Do not use the data platform to coordinate an operational process.</w:t>
            </w:r>
          </w:p>
        </w:tc>
      </w:tr>
      <w:tr w:rsidR="00A5210C" w14:paraId="0AA876F5"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29EE54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04CE6F82"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0" w:type="auto"/>
            <w:vAlign w:val="center"/>
          </w:tcPr>
          <w:p w14:paraId="7E988B84"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Stream high-volume events or telemetry into the data platform for analytical processing.</w:t>
            </w:r>
          </w:p>
        </w:tc>
        <w:tc>
          <w:tcPr>
            <w:tcW w:w="0" w:type="auto"/>
            <w:vAlign w:val="center"/>
          </w:tcPr>
          <w:p w14:paraId="3D2D371F"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Use only where the streaming requirement and expected volume are demonstrated.</w:t>
            </w:r>
          </w:p>
        </w:tc>
      </w:tr>
      <w:tr w:rsidR="00A5210C" w14:paraId="1A2B870C"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E84E8C"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SIF-P12</w:t>
            </w:r>
          </w:p>
        </w:tc>
        <w:tc>
          <w:tcPr>
            <w:tcW w:w="0" w:type="auto"/>
            <w:shd w:val="clear" w:color="auto" w:fill="auto"/>
            <w:vAlign w:val="center"/>
          </w:tcPr>
          <w:p w14:paraId="1A1A3DE2"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shd w:val="clear" w:color="auto" w:fill="auto"/>
            <w:vAlign w:val="center"/>
          </w:tcPr>
          <w:p w14:paraId="7BC4C5AA"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Land files in an approved data-platform landing zone or export curated data through a governed file boundary.</w:t>
            </w:r>
          </w:p>
        </w:tc>
        <w:tc>
          <w:tcPr>
            <w:tcW w:w="0" w:type="auto"/>
            <w:shd w:val="clear" w:color="auto" w:fill="auto"/>
            <w:vAlign w:val="center"/>
          </w:tcPr>
          <w:p w14:paraId="46DFFE4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Ownership, classification, metadata, retention, reconciliation and monitoring must be defined.</w:t>
            </w:r>
          </w:p>
        </w:tc>
      </w:tr>
      <w:tr w:rsidR="00A5210C" w14:paraId="2A83B17B"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12E89E3F"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010B83EC"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vAlign w:val="center"/>
          </w:tcPr>
          <w:p w14:paraId="31D0AE95"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Governed ingestion into the data platform or governed consumption of curated data products.</w:t>
            </w:r>
          </w:p>
        </w:tc>
        <w:tc>
          <w:tcPr>
            <w:tcW w:w="0" w:type="auto"/>
            <w:vAlign w:val="center"/>
          </w:tcPr>
          <w:p w14:paraId="2DC6464D"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data platform must not become the default operational integration mechanism.</w:t>
            </w:r>
          </w:p>
        </w:tc>
      </w:tr>
      <w:tr w:rsidR="00A5210C" w14:paraId="6A7D9C5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93C920B"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43BB5D5E"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05F9A52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Perform bounded extraction, validation, redaction or format preparation at the exchange boundary.</w:t>
            </w:r>
          </w:p>
        </w:tc>
        <w:tc>
          <w:tcPr>
            <w:tcW w:w="0" w:type="auto"/>
            <w:shd w:val="clear" w:color="auto" w:fill="auto"/>
            <w:vAlign w:val="center"/>
          </w:tcPr>
          <w:p w14:paraId="554245D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Do not embed operational process orchestration or warehouse transformation logic in custom integration code.</w:t>
            </w:r>
          </w:p>
        </w:tc>
      </w:tr>
    </w:tbl>
    <w:p w14:paraId="4627C96B" w14:textId="77777777" w:rsidR="001F6729" w:rsidRDefault="001F6729" w:rsidP="0041138D">
      <w:pPr>
        <w:rPr>
          <w:szCs w:val="20"/>
        </w:rPr>
      </w:pPr>
    </w:p>
    <w:p w14:paraId="767BF9B6" w14:textId="74B7E46E" w:rsidR="0041138D" w:rsidRDefault="0041138D" w:rsidP="0041138D">
      <w:pPr>
        <w:pStyle w:val="Heading2"/>
      </w:pPr>
      <w:bookmarkStart w:id="169" w:name="_Toc239852296"/>
      <w:bookmarkStart w:id="170" w:name="_Toc239980603"/>
      <w:bookmarkStart w:id="171" w:name="_Toc240366844"/>
      <w:r w:rsidRPr="00FE4F0E">
        <w:t>Detailed Practitioner Patterns</w:t>
      </w:r>
      <w:bookmarkEnd w:id="169"/>
      <w:bookmarkEnd w:id="170"/>
      <w:bookmarkEnd w:id="171"/>
    </w:p>
    <w:p w14:paraId="3DEC63E4" w14:textId="77777777" w:rsidR="00FE4F0E" w:rsidRPr="00FE4F0E" w:rsidRDefault="00FE4F0E" w:rsidP="00FE4F0E"/>
    <w:p w14:paraId="302DDBE7" w14:textId="63380E8F" w:rsidR="00236663" w:rsidRDefault="0000608F" w:rsidP="0000608F">
      <w:r>
        <w:t>The Detailed Integration Pattern Catalogue is the authoritative source for pattern implementation guidance.</w:t>
      </w:r>
      <w:r w:rsidR="003440DC">
        <w:t xml:space="preserve"> </w:t>
      </w:r>
      <w:r>
        <w:t>Patterns are organised by interaction style:</w:t>
      </w:r>
    </w:p>
    <w:p w14:paraId="35B885AD" w14:textId="77777777" w:rsidR="003440DC" w:rsidRDefault="003440DC" w:rsidP="0000608F"/>
    <w:p w14:paraId="1D92838B" w14:textId="77777777" w:rsidR="0000608F" w:rsidRDefault="0000608F" w:rsidP="0045770F">
      <w:pPr>
        <w:pStyle w:val="ListParagraph"/>
        <w:numPr>
          <w:ilvl w:val="0"/>
          <w:numId w:val="22"/>
        </w:numPr>
        <w:spacing w:after="160" w:line="279" w:lineRule="auto"/>
      </w:pPr>
      <w:r>
        <w:t>Request and response.</w:t>
      </w:r>
    </w:p>
    <w:p w14:paraId="18CD3A53" w14:textId="77777777" w:rsidR="0000608F" w:rsidRDefault="0000608F" w:rsidP="0045770F">
      <w:pPr>
        <w:pStyle w:val="ListParagraph"/>
        <w:numPr>
          <w:ilvl w:val="0"/>
          <w:numId w:val="22"/>
        </w:numPr>
        <w:spacing w:after="160" w:line="279" w:lineRule="auto"/>
      </w:pPr>
      <w:r>
        <w:t>Asynchronous messaging.</w:t>
      </w:r>
    </w:p>
    <w:p w14:paraId="144338EE" w14:textId="77777777" w:rsidR="0000608F" w:rsidRDefault="0000608F" w:rsidP="0045770F">
      <w:pPr>
        <w:pStyle w:val="ListParagraph"/>
        <w:numPr>
          <w:ilvl w:val="0"/>
          <w:numId w:val="22"/>
        </w:numPr>
        <w:spacing w:after="160" w:line="279" w:lineRule="auto"/>
      </w:pPr>
      <w:r>
        <w:t>Eventing and streaming.</w:t>
      </w:r>
    </w:p>
    <w:p w14:paraId="71EBAD78" w14:textId="77777777" w:rsidR="0000608F" w:rsidRDefault="0000608F" w:rsidP="0045770F">
      <w:pPr>
        <w:pStyle w:val="ListParagraph"/>
        <w:numPr>
          <w:ilvl w:val="0"/>
          <w:numId w:val="22"/>
        </w:numPr>
        <w:spacing w:after="160" w:line="279" w:lineRule="auto"/>
      </w:pPr>
      <w:r>
        <w:t>Process orchestration.</w:t>
      </w:r>
    </w:p>
    <w:p w14:paraId="796AB878" w14:textId="77777777" w:rsidR="0000608F" w:rsidRDefault="0000608F" w:rsidP="0045770F">
      <w:pPr>
        <w:pStyle w:val="ListParagraph"/>
        <w:numPr>
          <w:ilvl w:val="0"/>
          <w:numId w:val="22"/>
        </w:numPr>
        <w:spacing w:after="160" w:line="279" w:lineRule="auto"/>
      </w:pPr>
      <w:r>
        <w:t>File exchange.</w:t>
      </w:r>
    </w:p>
    <w:p w14:paraId="0E33D8BF" w14:textId="77777777" w:rsidR="0000608F" w:rsidRDefault="0000608F" w:rsidP="0045770F">
      <w:pPr>
        <w:pStyle w:val="ListParagraph"/>
        <w:numPr>
          <w:ilvl w:val="0"/>
          <w:numId w:val="22"/>
        </w:numPr>
        <w:spacing w:after="160" w:line="279" w:lineRule="auto"/>
      </w:pPr>
      <w:r>
        <w:t>Transformation and routing.</w:t>
      </w:r>
    </w:p>
    <w:p w14:paraId="760EC251" w14:textId="77777777" w:rsidR="0000608F" w:rsidRDefault="0000608F" w:rsidP="0045770F">
      <w:pPr>
        <w:pStyle w:val="ListParagraph"/>
        <w:numPr>
          <w:ilvl w:val="0"/>
          <w:numId w:val="22"/>
        </w:numPr>
        <w:spacing w:after="160" w:line="279" w:lineRule="auto"/>
      </w:pPr>
      <w:r>
        <w:t>Data-platform exchange.</w:t>
      </w:r>
    </w:p>
    <w:p w14:paraId="56B1EFDA" w14:textId="58680813" w:rsidR="00150680" w:rsidRDefault="0000608F" w:rsidP="0041138D">
      <w:r>
        <w:t>The catalogue is aligned to the decision process in Section 7. The decision tree first identifies the appropriate interaction style. The detailed catalogue then provides the approved pattern for implementing that interaction.</w:t>
      </w:r>
    </w:p>
    <w:p w14:paraId="657C15E0" w14:textId="77777777" w:rsidR="00150680" w:rsidRDefault="00150680" w:rsidP="0041138D"/>
    <w:p w14:paraId="60F1389E" w14:textId="77777777" w:rsidR="00150680" w:rsidRDefault="00150680" w:rsidP="0041138D"/>
    <w:p w14:paraId="3CFEC60C" w14:textId="77777777" w:rsidR="00150680" w:rsidRDefault="00150680" w:rsidP="0041138D">
      <w:pPr>
        <w:rPr>
          <w:szCs w:val="20"/>
        </w:rPr>
      </w:pPr>
    </w:p>
    <w:p w14:paraId="1573204D" w14:textId="2737FEC6" w:rsidR="00BD1908" w:rsidRPr="00D73F39" w:rsidRDefault="00BD1908"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Authoritative pattern identifiers</w:t>
      </w:r>
    </w:p>
    <w:p w14:paraId="3ED6E5A1" w14:textId="309176F7" w:rsidR="0035544F" w:rsidRDefault="0035544F" w:rsidP="0035544F">
      <w:r>
        <w:t>The following identifier formats are used</w:t>
      </w:r>
      <w:r w:rsidR="009D322B">
        <w:br/>
      </w:r>
    </w:p>
    <w:tbl>
      <w:tblPr>
        <w:tblStyle w:val="GridTable4-Accent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66"/>
        <w:gridCol w:w="2837"/>
        <w:gridCol w:w="4564"/>
      </w:tblGrid>
      <w:tr w:rsidR="0035544F" w14:paraId="21997781"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5343272" w14:textId="77777777" w:rsidR="0035544F" w:rsidRDefault="0035544F" w:rsidP="006F1EC8">
            <w:r>
              <w:t>Identifier format</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E801AE7"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Scope</w:t>
            </w:r>
          </w:p>
        </w:tc>
        <w:tc>
          <w:tcPr>
            <w:tcW w:w="4564"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394E171"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Example</w:t>
            </w:r>
          </w:p>
        </w:tc>
      </w:tr>
      <w:tr w:rsidR="0035544F" w14:paraId="6967D2FD"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78A6655" w14:textId="77777777" w:rsidR="0035544F" w:rsidRPr="002E5B53" w:rsidRDefault="0035544F" w:rsidP="006F1EC8">
            <w:pPr>
              <w:rPr>
                <w:b w:val="0"/>
                <w:bCs/>
              </w:rPr>
            </w:pPr>
            <w:r w:rsidRPr="002E5B53">
              <w:rPr>
                <w:b w:val="0"/>
                <w:bCs/>
              </w:rPr>
              <w:t>SFINTnn</w:t>
            </w:r>
          </w:p>
        </w:tc>
        <w:tc>
          <w:tcPr>
            <w:tcW w:w="0" w:type="auto"/>
            <w:shd w:val="clear" w:color="auto" w:fill="auto"/>
            <w:vAlign w:val="center"/>
          </w:tcPr>
          <w:p w14:paraId="338495E2"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Operational integration patterns</w:t>
            </w:r>
          </w:p>
        </w:tc>
        <w:tc>
          <w:tcPr>
            <w:tcW w:w="4564" w:type="dxa"/>
            <w:shd w:val="clear" w:color="auto" w:fill="auto"/>
            <w:vAlign w:val="center"/>
          </w:tcPr>
          <w:p w14:paraId="0076D220"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SFINT08 Reliable Messaging</w:t>
            </w:r>
          </w:p>
        </w:tc>
      </w:tr>
      <w:tr w:rsidR="0035544F" w14:paraId="633D48E7" w14:textId="77777777" w:rsidTr="007A2B8C">
        <w:tc>
          <w:tcPr>
            <w:cnfStyle w:val="001000000000" w:firstRow="0" w:lastRow="0" w:firstColumn="1" w:lastColumn="0" w:oddVBand="0" w:evenVBand="0" w:oddHBand="0" w:evenHBand="0" w:firstRowFirstColumn="0" w:firstRowLastColumn="0" w:lastRowFirstColumn="0" w:lastRowLastColumn="0"/>
            <w:tcW w:w="0" w:type="auto"/>
            <w:vAlign w:val="center"/>
          </w:tcPr>
          <w:p w14:paraId="4F162B0C" w14:textId="77777777" w:rsidR="0035544F" w:rsidRPr="002E5B53" w:rsidRDefault="0035544F" w:rsidP="006F1EC8">
            <w:pPr>
              <w:rPr>
                <w:b w:val="0"/>
                <w:bCs/>
              </w:rPr>
            </w:pPr>
            <w:r w:rsidRPr="002E5B53">
              <w:rPr>
                <w:b w:val="0"/>
                <w:bCs/>
              </w:rPr>
              <w:t>SFDEINTnn</w:t>
            </w:r>
          </w:p>
        </w:tc>
        <w:tc>
          <w:tcPr>
            <w:tcW w:w="0" w:type="auto"/>
            <w:vAlign w:val="center"/>
          </w:tcPr>
          <w:p w14:paraId="207E4952"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Data-platform exchange patterns</w:t>
            </w:r>
          </w:p>
        </w:tc>
        <w:tc>
          <w:tcPr>
            <w:tcW w:w="4564" w:type="dxa"/>
            <w:vAlign w:val="center"/>
          </w:tcPr>
          <w:p w14:paraId="27CFA017"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SFDEINT03 File Ingestion</w:t>
            </w:r>
          </w:p>
        </w:tc>
      </w:tr>
    </w:tbl>
    <w:p w14:paraId="4122A8C0" w14:textId="4C22B33A" w:rsidR="0035544F" w:rsidRDefault="009D322B" w:rsidP="0035544F">
      <w:r>
        <w:br/>
      </w:r>
      <w:r w:rsidR="0035544F">
        <w:t>The Detailed Integration Pattern identifier must be used in:</w:t>
      </w:r>
      <w:r>
        <w:br/>
      </w:r>
    </w:p>
    <w:p w14:paraId="69B097A1" w14:textId="77777777" w:rsidR="0035544F" w:rsidRDefault="0035544F" w:rsidP="0045770F">
      <w:pPr>
        <w:pStyle w:val="ListParagraph"/>
        <w:numPr>
          <w:ilvl w:val="0"/>
          <w:numId w:val="31"/>
        </w:numPr>
        <w:spacing w:after="160" w:line="279" w:lineRule="auto"/>
      </w:pPr>
      <w:r>
        <w:t>High-level and low-level solution designs.</w:t>
      </w:r>
    </w:p>
    <w:p w14:paraId="36B5D913" w14:textId="77777777" w:rsidR="0035544F" w:rsidRDefault="0035544F" w:rsidP="0045770F">
      <w:pPr>
        <w:pStyle w:val="ListParagraph"/>
        <w:numPr>
          <w:ilvl w:val="0"/>
          <w:numId w:val="31"/>
        </w:numPr>
        <w:spacing w:after="160" w:line="279" w:lineRule="auto"/>
      </w:pPr>
      <w:r>
        <w:t>Architecture decision records.</w:t>
      </w:r>
    </w:p>
    <w:p w14:paraId="795582B8" w14:textId="77777777" w:rsidR="0035544F" w:rsidRDefault="0035544F" w:rsidP="0045770F">
      <w:pPr>
        <w:pStyle w:val="ListParagraph"/>
        <w:numPr>
          <w:ilvl w:val="0"/>
          <w:numId w:val="31"/>
        </w:numPr>
        <w:spacing w:after="160" w:line="279" w:lineRule="auto"/>
      </w:pPr>
      <w:r>
        <w:t>Interface and integration specifications.</w:t>
      </w:r>
    </w:p>
    <w:p w14:paraId="6084BE5C" w14:textId="77777777" w:rsidR="0035544F" w:rsidRDefault="0035544F" w:rsidP="0045770F">
      <w:pPr>
        <w:pStyle w:val="ListParagraph"/>
        <w:numPr>
          <w:ilvl w:val="0"/>
          <w:numId w:val="31"/>
        </w:numPr>
        <w:spacing w:after="160" w:line="279" w:lineRule="auto"/>
      </w:pPr>
      <w:r>
        <w:t>Service-catalogue entries.</w:t>
      </w:r>
    </w:p>
    <w:p w14:paraId="5F87B074" w14:textId="77777777" w:rsidR="0035544F" w:rsidRDefault="0035544F" w:rsidP="0045770F">
      <w:pPr>
        <w:pStyle w:val="ListParagraph"/>
        <w:numPr>
          <w:ilvl w:val="0"/>
          <w:numId w:val="31"/>
        </w:numPr>
        <w:spacing w:after="160" w:line="279" w:lineRule="auto"/>
      </w:pPr>
      <w:r>
        <w:t>Security and operational-readiness assessments.</w:t>
      </w:r>
    </w:p>
    <w:p w14:paraId="73893498" w14:textId="77777777" w:rsidR="0035544F" w:rsidRDefault="0035544F" w:rsidP="0045770F">
      <w:pPr>
        <w:pStyle w:val="ListParagraph"/>
        <w:numPr>
          <w:ilvl w:val="0"/>
          <w:numId w:val="31"/>
        </w:numPr>
        <w:spacing w:after="160" w:line="279" w:lineRule="auto"/>
      </w:pPr>
      <w:r>
        <w:t>Exception requests.</w:t>
      </w:r>
    </w:p>
    <w:p w14:paraId="71B39EFB" w14:textId="77777777" w:rsidR="0035544F" w:rsidRDefault="0035544F" w:rsidP="0045770F">
      <w:pPr>
        <w:pStyle w:val="ListParagraph"/>
        <w:numPr>
          <w:ilvl w:val="0"/>
          <w:numId w:val="31"/>
        </w:numPr>
        <w:spacing w:after="160" w:line="279" w:lineRule="auto"/>
      </w:pPr>
      <w:r>
        <w:t>TDA submissions.</w:t>
      </w:r>
    </w:p>
    <w:p w14:paraId="12E6F574" w14:textId="77777777" w:rsidR="0035544F" w:rsidRDefault="0035544F" w:rsidP="0045770F">
      <w:pPr>
        <w:pStyle w:val="ListParagraph"/>
        <w:numPr>
          <w:ilvl w:val="0"/>
          <w:numId w:val="31"/>
        </w:numPr>
        <w:spacing w:after="160" w:line="279" w:lineRule="auto"/>
      </w:pPr>
      <w:r>
        <w:t>Delivery and support documentation.</w:t>
      </w:r>
    </w:p>
    <w:p w14:paraId="416316C4" w14:textId="77777777" w:rsidR="0035544F" w:rsidRDefault="0035544F" w:rsidP="0035544F">
      <w:r>
        <w:t>A design must reference both the pattern identifier and the pattern name.</w:t>
      </w:r>
    </w:p>
    <w:p w14:paraId="77191FF1" w14:textId="77777777" w:rsidR="00236663" w:rsidRDefault="00236663" w:rsidP="0035544F"/>
    <w:p w14:paraId="116D3CD1" w14:textId="77777777" w:rsidR="0035544F" w:rsidRDefault="0035544F" w:rsidP="0035544F">
      <w:r>
        <w:t>For example:</w:t>
      </w:r>
    </w:p>
    <w:p w14:paraId="26C2C8B6" w14:textId="77777777" w:rsidR="0035544F" w:rsidRDefault="0035544F" w:rsidP="006F0DBD">
      <w:r>
        <w:t>Selected pattern: SFINT08 Reliable Messaging</w:t>
      </w:r>
    </w:p>
    <w:p w14:paraId="56872B5B" w14:textId="77777777" w:rsidR="0035544F" w:rsidRDefault="0035544F" w:rsidP="0041138D">
      <w:pPr>
        <w:rPr>
          <w:szCs w:val="20"/>
        </w:rPr>
      </w:pPr>
    </w:p>
    <w:p w14:paraId="78C0D23C" w14:textId="020A807C"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Detailed pattern structure</w:t>
      </w:r>
    </w:p>
    <w:p w14:paraId="184E33C5" w14:textId="77777777" w:rsidR="00714251" w:rsidRDefault="00714251" w:rsidP="00714251">
      <w:r>
        <w:t>Each Detailed Integration Pattern is described using a consistent structure:</w:t>
      </w:r>
    </w:p>
    <w:p w14:paraId="0B24DCAB" w14:textId="77777777" w:rsidR="00714251" w:rsidRDefault="00714251" w:rsidP="0045770F">
      <w:pPr>
        <w:pStyle w:val="ListParagraph"/>
        <w:numPr>
          <w:ilvl w:val="0"/>
          <w:numId w:val="24"/>
        </w:numPr>
        <w:spacing w:after="160" w:line="279" w:lineRule="auto"/>
      </w:pPr>
      <w:r>
        <w:rPr>
          <w:b/>
          <w:bCs w:val="0"/>
        </w:rPr>
        <w:t>Purpose statement:</w:t>
      </w:r>
      <w:r>
        <w:t xml:space="preserve"> A concise description of what the pattern achieves.</w:t>
      </w:r>
    </w:p>
    <w:p w14:paraId="20324645" w14:textId="77777777" w:rsidR="00714251" w:rsidRDefault="00714251" w:rsidP="0045770F">
      <w:pPr>
        <w:pStyle w:val="ListParagraph"/>
        <w:numPr>
          <w:ilvl w:val="0"/>
          <w:numId w:val="24"/>
        </w:numPr>
        <w:spacing w:after="160" w:line="279" w:lineRule="auto"/>
      </w:pPr>
      <w:r>
        <w:rPr>
          <w:b/>
          <w:bCs w:val="0"/>
        </w:rPr>
        <w:t>Problem:</w:t>
      </w:r>
      <w:r>
        <w:t xml:space="preserve"> The integration problem or architectural concern addressed by the pattern.</w:t>
      </w:r>
    </w:p>
    <w:p w14:paraId="43BE76BE" w14:textId="77777777" w:rsidR="00714251" w:rsidRDefault="00714251" w:rsidP="0045770F">
      <w:pPr>
        <w:pStyle w:val="ListParagraph"/>
        <w:numPr>
          <w:ilvl w:val="0"/>
          <w:numId w:val="24"/>
        </w:numPr>
        <w:spacing w:after="160" w:line="279" w:lineRule="auto"/>
      </w:pPr>
      <w:r>
        <w:rPr>
          <w:b/>
          <w:bCs w:val="0"/>
        </w:rPr>
        <w:t>Solution:</w:t>
      </w:r>
      <w:r>
        <w:t xml:space="preserve"> The approved pattern structure and division of responsibilities.</w:t>
      </w:r>
    </w:p>
    <w:p w14:paraId="7CDE4145" w14:textId="77777777" w:rsidR="00714251" w:rsidRDefault="00714251" w:rsidP="0045770F">
      <w:pPr>
        <w:pStyle w:val="ListParagraph"/>
        <w:numPr>
          <w:ilvl w:val="0"/>
          <w:numId w:val="24"/>
        </w:numPr>
        <w:spacing w:after="160" w:line="279" w:lineRule="auto"/>
      </w:pPr>
      <w:r>
        <w:rPr>
          <w:b/>
          <w:bCs w:val="0"/>
        </w:rPr>
        <w:t>Use it when:</w:t>
      </w:r>
      <w:r>
        <w:t xml:space="preserve"> The conditions under which the pattern is appropriate.</w:t>
      </w:r>
    </w:p>
    <w:p w14:paraId="757AE3A2" w14:textId="77777777" w:rsidR="00714251" w:rsidRDefault="00714251" w:rsidP="0045770F">
      <w:pPr>
        <w:pStyle w:val="ListParagraph"/>
        <w:numPr>
          <w:ilvl w:val="0"/>
          <w:numId w:val="24"/>
        </w:numPr>
        <w:spacing w:after="160" w:line="279" w:lineRule="auto"/>
      </w:pPr>
      <w:r>
        <w:rPr>
          <w:b/>
          <w:bCs w:val="0"/>
        </w:rPr>
        <w:t>Avoid it when:</w:t>
      </w:r>
      <w:r>
        <w:t xml:space="preserve"> The conditions under which another pattern should be selected.</w:t>
      </w:r>
    </w:p>
    <w:p w14:paraId="067BA987" w14:textId="77777777" w:rsidR="00714251" w:rsidRDefault="00714251" w:rsidP="0045770F">
      <w:pPr>
        <w:pStyle w:val="ListParagraph"/>
        <w:numPr>
          <w:ilvl w:val="0"/>
          <w:numId w:val="24"/>
        </w:numPr>
        <w:spacing w:after="160" w:line="279" w:lineRule="auto"/>
      </w:pPr>
      <w:r>
        <w:rPr>
          <w:b/>
          <w:bCs w:val="0"/>
        </w:rPr>
        <w:t>Risks and considerations:</w:t>
      </w:r>
      <w:r>
        <w:t xml:space="preserve"> Reliability, performance, capacity, lifecycle and operational factors.</w:t>
      </w:r>
    </w:p>
    <w:p w14:paraId="51235444" w14:textId="77777777" w:rsidR="00714251" w:rsidRDefault="00714251" w:rsidP="0045770F">
      <w:pPr>
        <w:pStyle w:val="ListParagraph"/>
        <w:numPr>
          <w:ilvl w:val="0"/>
          <w:numId w:val="24"/>
        </w:numPr>
        <w:spacing w:after="160" w:line="279" w:lineRule="auto"/>
      </w:pPr>
      <w:r>
        <w:rPr>
          <w:b/>
          <w:bCs w:val="0"/>
        </w:rPr>
        <w:t>Security boundary:</w:t>
      </w:r>
      <w:r>
        <w:t xml:space="preserve"> The trust zones crossed and the required identity, connectivity and security treatment.</w:t>
      </w:r>
    </w:p>
    <w:p w14:paraId="5364A5B2" w14:textId="77777777" w:rsidR="00714251" w:rsidRDefault="00714251" w:rsidP="0045770F">
      <w:pPr>
        <w:pStyle w:val="ListParagraph"/>
        <w:numPr>
          <w:ilvl w:val="0"/>
          <w:numId w:val="24"/>
        </w:numPr>
        <w:spacing w:after="160" w:line="279" w:lineRule="auto"/>
      </w:pPr>
      <w:r>
        <w:rPr>
          <w:b/>
          <w:bCs w:val="0"/>
        </w:rPr>
        <w:t>Common pitfall:</w:t>
      </w:r>
      <w:r>
        <w:t xml:space="preserve"> Common implementation choices that weaken the intended pattern.</w:t>
      </w:r>
    </w:p>
    <w:p w14:paraId="57357435" w14:textId="77777777" w:rsidR="00714251" w:rsidRDefault="00714251" w:rsidP="0045770F">
      <w:pPr>
        <w:pStyle w:val="ListParagraph"/>
        <w:numPr>
          <w:ilvl w:val="0"/>
          <w:numId w:val="24"/>
        </w:numPr>
        <w:spacing w:after="160" w:line="279" w:lineRule="auto"/>
      </w:pPr>
      <w:r>
        <w:rPr>
          <w:b/>
          <w:bCs w:val="0"/>
        </w:rPr>
        <w:t>In practice:</w:t>
      </w:r>
      <w:r>
        <w:t xml:space="preserve"> A representative insurance or enterprise integration example.</w:t>
      </w:r>
    </w:p>
    <w:p w14:paraId="38B7E73A" w14:textId="77777777" w:rsidR="00714251" w:rsidRDefault="00714251" w:rsidP="00714251">
      <w:r>
        <w:t>Detailed patterns do not redefine the cross-cutting security and operational baseline.</w:t>
      </w:r>
    </w:p>
    <w:p w14:paraId="022E6AF9" w14:textId="77777777" w:rsidR="00714251" w:rsidRDefault="00714251" w:rsidP="00714251">
      <w:r>
        <w:t>Every Detailed Integration Pattern inherits:</w:t>
      </w:r>
    </w:p>
    <w:p w14:paraId="49CA9033" w14:textId="77777777" w:rsidR="00714251" w:rsidRDefault="00714251" w:rsidP="0045770F">
      <w:pPr>
        <w:pStyle w:val="ListParagraph"/>
        <w:numPr>
          <w:ilvl w:val="0"/>
          <w:numId w:val="26"/>
        </w:numPr>
        <w:spacing w:after="160" w:line="279" w:lineRule="auto"/>
      </w:pPr>
      <w:r>
        <w:t>Private connectivity by default.</w:t>
      </w:r>
    </w:p>
    <w:p w14:paraId="7B0AC1C7" w14:textId="77777777" w:rsidR="00714251" w:rsidRDefault="00714251" w:rsidP="0045770F">
      <w:pPr>
        <w:pStyle w:val="ListParagraph"/>
        <w:numPr>
          <w:ilvl w:val="0"/>
          <w:numId w:val="26"/>
        </w:numPr>
        <w:spacing w:after="160" w:line="279" w:lineRule="auto"/>
      </w:pPr>
      <w:r>
        <w:t>Managed identity wherever supported.</w:t>
      </w:r>
    </w:p>
    <w:p w14:paraId="66B8EA8C" w14:textId="77777777" w:rsidR="00714251" w:rsidRDefault="00714251" w:rsidP="0045770F">
      <w:pPr>
        <w:pStyle w:val="ListParagraph"/>
        <w:numPr>
          <w:ilvl w:val="0"/>
          <w:numId w:val="26"/>
        </w:numPr>
        <w:spacing w:after="160" w:line="279" w:lineRule="auto"/>
      </w:pPr>
      <w:r>
        <w:t>Least-privilege access.</w:t>
      </w:r>
    </w:p>
    <w:p w14:paraId="5F0AF56B" w14:textId="2415BF56" w:rsidR="00714251" w:rsidRDefault="006F0ED8" w:rsidP="00376983">
      <w:pPr>
        <w:pStyle w:val="ListParagraph"/>
        <w:numPr>
          <w:ilvl w:val="0"/>
          <w:numId w:val="26"/>
        </w:numPr>
        <w:spacing w:after="160" w:line="279" w:lineRule="auto"/>
      </w:pPr>
      <w:r w:rsidRPr="006F0ED8">
        <w:t>Approved secret, key, and certificate management services.</w:t>
      </w:r>
    </w:p>
    <w:p w14:paraId="4275EDAD" w14:textId="77777777" w:rsidR="00714251" w:rsidRDefault="00714251" w:rsidP="0045770F">
      <w:pPr>
        <w:pStyle w:val="ListParagraph"/>
        <w:numPr>
          <w:ilvl w:val="0"/>
          <w:numId w:val="26"/>
        </w:numPr>
        <w:spacing w:after="160" w:line="279" w:lineRule="auto"/>
      </w:pPr>
      <w:r>
        <w:t>TLS on every network hop.</w:t>
      </w:r>
    </w:p>
    <w:p w14:paraId="412BDD97" w14:textId="77777777" w:rsidR="00714251" w:rsidRDefault="00714251" w:rsidP="0045770F">
      <w:pPr>
        <w:pStyle w:val="ListParagraph"/>
        <w:numPr>
          <w:ilvl w:val="0"/>
          <w:numId w:val="26"/>
        </w:numPr>
        <w:spacing w:after="160" w:line="279" w:lineRule="auto"/>
      </w:pPr>
      <w:r>
        <w:t>Data minimisation and classification controls.</w:t>
      </w:r>
    </w:p>
    <w:p w14:paraId="4AE0B83B" w14:textId="77777777" w:rsidR="00714251" w:rsidRDefault="00714251" w:rsidP="0045770F">
      <w:pPr>
        <w:pStyle w:val="ListParagraph"/>
        <w:numPr>
          <w:ilvl w:val="0"/>
          <w:numId w:val="26"/>
        </w:numPr>
        <w:spacing w:after="160" w:line="279" w:lineRule="auto"/>
      </w:pPr>
      <w:r>
        <w:t>Correlation, logging, metrics, traces and alerting.</w:t>
      </w:r>
    </w:p>
    <w:p w14:paraId="2A088920" w14:textId="77777777" w:rsidR="00714251" w:rsidRDefault="00714251" w:rsidP="0045770F">
      <w:pPr>
        <w:pStyle w:val="ListParagraph"/>
        <w:numPr>
          <w:ilvl w:val="0"/>
          <w:numId w:val="26"/>
        </w:numPr>
        <w:spacing w:after="160" w:line="279" w:lineRule="auto"/>
      </w:pPr>
      <w:r>
        <w:t>Infrastructure-as-code and controlled DevSecOps deployment.</w:t>
      </w:r>
    </w:p>
    <w:p w14:paraId="2481545D" w14:textId="77777777" w:rsidR="00714251" w:rsidRDefault="00714251" w:rsidP="0045770F">
      <w:pPr>
        <w:pStyle w:val="ListParagraph"/>
        <w:numPr>
          <w:ilvl w:val="0"/>
          <w:numId w:val="26"/>
        </w:numPr>
        <w:spacing w:after="160" w:line="279" w:lineRule="auto"/>
      </w:pPr>
      <w:r>
        <w:t>Named service and support ownership.</w:t>
      </w:r>
    </w:p>
    <w:p w14:paraId="108E2F0F" w14:textId="77777777" w:rsidR="00714251" w:rsidRDefault="00714251" w:rsidP="0045770F">
      <w:pPr>
        <w:pStyle w:val="ListParagraph"/>
        <w:numPr>
          <w:ilvl w:val="0"/>
          <w:numId w:val="26"/>
        </w:numPr>
        <w:spacing w:after="160" w:line="279" w:lineRule="auto"/>
      </w:pPr>
      <w:r>
        <w:t>Resilience and recovery aligned to business criticality.</w:t>
      </w:r>
    </w:p>
    <w:p w14:paraId="39AFF990" w14:textId="77777777" w:rsidR="00714251" w:rsidRDefault="00714251" w:rsidP="0045770F">
      <w:pPr>
        <w:pStyle w:val="ListParagraph"/>
        <w:numPr>
          <w:ilvl w:val="0"/>
          <w:numId w:val="26"/>
        </w:numPr>
        <w:spacing w:after="160" w:line="279" w:lineRule="auto"/>
      </w:pPr>
      <w:r>
        <w:t>TDA exception approval where the standard baseline cannot be met.</w:t>
      </w:r>
    </w:p>
    <w:p w14:paraId="2F05DC1C" w14:textId="77777777" w:rsidR="00714251" w:rsidRDefault="00714251" w:rsidP="00714251">
      <w:r>
        <w:t>The Security boundary entry within each pattern explains how the common security baseline applies to that pattern’s interaction style and boundary. It does not replace the mandatory guardrails or per-pattern security-conformance assessment.</w:t>
      </w:r>
    </w:p>
    <w:p w14:paraId="2FDA778D" w14:textId="77777777" w:rsidR="006F0DBD" w:rsidRDefault="006F0DBD" w:rsidP="00714251"/>
    <w:p w14:paraId="0ED9ED00" w14:textId="63C667A6"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Combining patterns</w:t>
      </w:r>
    </w:p>
    <w:p w14:paraId="5965CFC5" w14:textId="77777777" w:rsidR="00714251" w:rsidRDefault="00714251" w:rsidP="00714251">
      <w:r>
        <w:t>An end-to-end integration will often combine multiple Detailed Integration Patterns.</w:t>
      </w:r>
    </w:p>
    <w:p w14:paraId="5B88ACC7" w14:textId="13E567BE" w:rsidR="00927E16" w:rsidRDefault="00714251" w:rsidP="00714251">
      <w:r>
        <w:t>Pattern composition is expected where each pattern has a clear and bounded responsibility.</w:t>
      </w:r>
    </w:p>
    <w:p w14:paraId="57DFE11A" w14:textId="77777777" w:rsidR="00391E4F" w:rsidRDefault="00391E4F" w:rsidP="00714251"/>
    <w:p w14:paraId="13D85DDB" w14:textId="3713BF23" w:rsidR="00714251" w:rsidRDefault="00714251" w:rsidP="00714251">
      <w:r>
        <w:t>For example</w:t>
      </w:r>
      <w:r w:rsidR="00927E16">
        <w:t xml:space="preserve">: </w:t>
      </w:r>
      <w:r w:rsidR="00927E16" w:rsidRPr="00927E16">
        <w:t>An external webhook triggers processing within the platform. After validation, the request is queued, translated into the platform's standard model, processed through an orchestrated workflow, and relevant events are published for downstream consumers</w:t>
      </w:r>
      <w:r w:rsidR="00927E16">
        <w:t xml:space="preserve">, then </w:t>
      </w:r>
      <w:r w:rsidR="00E502E6">
        <w:t>pattern used are.</w:t>
      </w:r>
    </w:p>
    <w:p w14:paraId="6E9552E7" w14:textId="77777777" w:rsidR="00714251" w:rsidRDefault="00714251" w:rsidP="0045770F">
      <w:pPr>
        <w:pStyle w:val="ListParagraph"/>
        <w:numPr>
          <w:ilvl w:val="0"/>
          <w:numId w:val="28"/>
        </w:numPr>
        <w:spacing w:after="160" w:line="279" w:lineRule="auto"/>
      </w:pPr>
      <w:commentRangeStart w:id="172"/>
      <w:commentRangeStart w:id="173"/>
      <w:r>
        <w:t>SFINT12 Inbound Webhook Ingestion receives and validates an external callback.</w:t>
      </w:r>
    </w:p>
    <w:p w14:paraId="719A5888" w14:textId="77777777" w:rsidR="00714251" w:rsidRDefault="00714251" w:rsidP="0045770F">
      <w:pPr>
        <w:pStyle w:val="ListParagraph"/>
        <w:numPr>
          <w:ilvl w:val="0"/>
          <w:numId w:val="28"/>
        </w:numPr>
        <w:spacing w:after="160" w:line="279" w:lineRule="auto"/>
      </w:pPr>
      <w:r>
        <w:t>SFINT08 Reliable Messaging places the validated business instruction onto Service Bus.</w:t>
      </w:r>
    </w:p>
    <w:p w14:paraId="494359E8" w14:textId="77777777" w:rsidR="00714251" w:rsidRDefault="00714251" w:rsidP="0045770F">
      <w:pPr>
        <w:pStyle w:val="ListParagraph"/>
        <w:numPr>
          <w:ilvl w:val="0"/>
          <w:numId w:val="28"/>
        </w:numPr>
        <w:spacing w:after="160" w:line="279" w:lineRule="auto"/>
      </w:pPr>
      <w:r>
        <w:t>SFINT15 Stateful Process Orchestration coordinates the cross-system process.</w:t>
      </w:r>
    </w:p>
    <w:p w14:paraId="37DD06E7" w14:textId="77777777" w:rsidR="00714251" w:rsidRDefault="00714251" w:rsidP="0045770F">
      <w:pPr>
        <w:pStyle w:val="ListParagraph"/>
        <w:numPr>
          <w:ilvl w:val="0"/>
          <w:numId w:val="28"/>
        </w:numPr>
        <w:spacing w:after="160" w:line="279" w:lineRule="auto"/>
      </w:pPr>
      <w:r>
        <w:t>SFINT21 Canonical Data Model and Message Translator converts the external payload to the internal model.</w:t>
      </w:r>
    </w:p>
    <w:p w14:paraId="355E9BCB" w14:textId="77777777" w:rsidR="00714251" w:rsidRDefault="00714251" w:rsidP="0045770F">
      <w:pPr>
        <w:pStyle w:val="ListParagraph"/>
        <w:numPr>
          <w:ilvl w:val="0"/>
          <w:numId w:val="28"/>
        </w:numPr>
        <w:spacing w:after="160" w:line="279" w:lineRule="auto"/>
      </w:pPr>
      <w:r>
        <w:t>SFINT11 Discrete Event Notification informs non-critical downstream consumers.</w:t>
      </w:r>
      <w:commentRangeEnd w:id="172"/>
      <w:r w:rsidR="00C63AE7">
        <w:rPr>
          <w:rStyle w:val="CommentReference"/>
          <w:sz w:val="20"/>
          <w:szCs w:val="24"/>
        </w:rPr>
        <w:commentReference w:id="172"/>
      </w:r>
      <w:commentRangeEnd w:id="173"/>
      <w:r w:rsidR="00E502E6">
        <w:rPr>
          <w:rStyle w:val="CommentReference"/>
          <w:sz w:val="20"/>
          <w:szCs w:val="24"/>
        </w:rPr>
        <w:commentReference w:id="173"/>
      </w:r>
    </w:p>
    <w:p w14:paraId="098B865A" w14:textId="77777777" w:rsidR="00714251" w:rsidRDefault="00714251" w:rsidP="00714251">
      <w:r>
        <w:t>Combining patterns does not create a new pattern identifier.</w:t>
      </w:r>
    </w:p>
    <w:p w14:paraId="48ADE8BC" w14:textId="77777777" w:rsidR="00714251" w:rsidRDefault="00714251" w:rsidP="00714251">
      <w:r>
        <w:t>Each selected pattern must be documented independently, including its:</w:t>
      </w:r>
    </w:p>
    <w:p w14:paraId="52C65D6C" w14:textId="77777777" w:rsidR="00714251" w:rsidRDefault="00714251" w:rsidP="0045770F">
      <w:pPr>
        <w:pStyle w:val="ListParagraph"/>
        <w:numPr>
          <w:ilvl w:val="0"/>
          <w:numId w:val="27"/>
        </w:numPr>
        <w:spacing w:after="160" w:line="279" w:lineRule="auto"/>
      </w:pPr>
      <w:r>
        <w:t>Purpose in the end-to-end design.</w:t>
      </w:r>
    </w:p>
    <w:p w14:paraId="1EFACC02" w14:textId="77777777" w:rsidR="00714251" w:rsidRDefault="00714251" w:rsidP="0045770F">
      <w:pPr>
        <w:pStyle w:val="ListParagraph"/>
        <w:numPr>
          <w:ilvl w:val="0"/>
          <w:numId w:val="27"/>
        </w:numPr>
        <w:spacing w:after="160" w:line="279" w:lineRule="auto"/>
      </w:pPr>
      <w:r>
        <w:t>Boundary and data classification.</w:t>
      </w:r>
    </w:p>
    <w:p w14:paraId="16711F0D" w14:textId="77777777" w:rsidR="00714251" w:rsidRDefault="00714251" w:rsidP="0045770F">
      <w:pPr>
        <w:pStyle w:val="ListParagraph"/>
        <w:numPr>
          <w:ilvl w:val="0"/>
          <w:numId w:val="27"/>
        </w:numPr>
        <w:spacing w:after="160" w:line="279" w:lineRule="auto"/>
      </w:pPr>
      <w:r>
        <w:t>Technology implementation.</w:t>
      </w:r>
    </w:p>
    <w:p w14:paraId="0CC103A7" w14:textId="77777777" w:rsidR="00714251" w:rsidRDefault="00714251" w:rsidP="0045770F">
      <w:pPr>
        <w:pStyle w:val="ListParagraph"/>
        <w:numPr>
          <w:ilvl w:val="0"/>
          <w:numId w:val="27"/>
        </w:numPr>
        <w:spacing w:after="160" w:line="279" w:lineRule="auto"/>
      </w:pPr>
      <w:r>
        <w:t>Security and operational controls.</w:t>
      </w:r>
    </w:p>
    <w:p w14:paraId="63B5CD8C" w14:textId="77777777" w:rsidR="00714251" w:rsidRDefault="00714251" w:rsidP="0045770F">
      <w:pPr>
        <w:pStyle w:val="ListParagraph"/>
        <w:numPr>
          <w:ilvl w:val="0"/>
          <w:numId w:val="27"/>
        </w:numPr>
        <w:spacing w:after="160" w:line="279" w:lineRule="auto"/>
      </w:pPr>
      <w:r>
        <w:t>Ownership and support model.</w:t>
      </w:r>
    </w:p>
    <w:p w14:paraId="509B5052" w14:textId="77777777" w:rsidR="00714251" w:rsidRDefault="00714251" w:rsidP="0045770F">
      <w:pPr>
        <w:pStyle w:val="ListParagraph"/>
        <w:numPr>
          <w:ilvl w:val="0"/>
          <w:numId w:val="27"/>
        </w:numPr>
        <w:spacing w:after="160" w:line="279" w:lineRule="auto"/>
      </w:pPr>
      <w:r>
        <w:t>Applicable guardrails.</w:t>
      </w:r>
    </w:p>
    <w:p w14:paraId="7165392C" w14:textId="77777777" w:rsidR="00714251" w:rsidRDefault="00714251" w:rsidP="0045770F">
      <w:pPr>
        <w:pStyle w:val="ListParagraph"/>
        <w:numPr>
          <w:ilvl w:val="0"/>
          <w:numId w:val="27"/>
        </w:numPr>
        <w:spacing w:after="160" w:line="279" w:lineRule="auto"/>
      </w:pPr>
      <w:r>
        <w:t>Exception status.</w:t>
      </w:r>
    </w:p>
    <w:p w14:paraId="534F2F97" w14:textId="77777777" w:rsidR="00714251" w:rsidRDefault="00714251" w:rsidP="00714251">
      <w:r>
        <w:t>The overall solution must also identify the component that owns the end-to-end process and the authoritative system of record for each business state.</w:t>
      </w:r>
    </w:p>
    <w:p w14:paraId="26C3F8B8" w14:textId="77777777" w:rsidR="006F0DBD" w:rsidRDefault="006F0DBD" w:rsidP="00714251"/>
    <w:p w14:paraId="1FE18F32" w14:textId="60471D53"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Pattern governance</w:t>
      </w:r>
    </w:p>
    <w:p w14:paraId="2B3F34C0" w14:textId="77777777" w:rsidR="00714251" w:rsidRDefault="00714251" w:rsidP="00714251">
      <w:r>
        <w:t>A Detailed Integration Pattern may be used through the normal governance process when:</w:t>
      </w:r>
    </w:p>
    <w:p w14:paraId="092FC194" w14:textId="77777777" w:rsidR="00391E4F" w:rsidRDefault="00391E4F" w:rsidP="00714251"/>
    <w:p w14:paraId="32D77D72" w14:textId="77777777" w:rsidR="00714251" w:rsidRDefault="00714251" w:rsidP="0045770F">
      <w:pPr>
        <w:pStyle w:val="ListParagraph"/>
        <w:numPr>
          <w:ilvl w:val="0"/>
          <w:numId w:val="23"/>
        </w:numPr>
        <w:spacing w:after="160" w:line="279" w:lineRule="auto"/>
      </w:pPr>
      <w:r>
        <w:t>The pattern is selected consistently with the decision guidance in Section 7.</w:t>
      </w:r>
    </w:p>
    <w:p w14:paraId="0FF45423" w14:textId="77777777" w:rsidR="00714251" w:rsidRDefault="00714251" w:rsidP="0045770F">
      <w:pPr>
        <w:pStyle w:val="ListParagraph"/>
        <w:numPr>
          <w:ilvl w:val="0"/>
          <w:numId w:val="23"/>
        </w:numPr>
        <w:spacing w:after="160" w:line="279" w:lineRule="auto"/>
      </w:pPr>
      <w:r>
        <w:t>The associated Enterprise Integration Profile is applicable to the boundary.</w:t>
      </w:r>
    </w:p>
    <w:p w14:paraId="2B4C6E66" w14:textId="77777777" w:rsidR="00714251" w:rsidRDefault="00714251" w:rsidP="0045770F">
      <w:pPr>
        <w:pStyle w:val="ListParagraph"/>
        <w:numPr>
          <w:ilvl w:val="0"/>
          <w:numId w:val="23"/>
        </w:numPr>
        <w:spacing w:after="160" w:line="279" w:lineRule="auto"/>
      </w:pPr>
      <w:r>
        <w:t>Approved platform capabilities are used.</w:t>
      </w:r>
    </w:p>
    <w:p w14:paraId="2E3414ED" w14:textId="77777777" w:rsidR="00714251" w:rsidRDefault="00714251" w:rsidP="0045770F">
      <w:pPr>
        <w:pStyle w:val="ListParagraph"/>
        <w:numPr>
          <w:ilvl w:val="0"/>
          <w:numId w:val="23"/>
        </w:numPr>
        <w:spacing w:after="160" w:line="279" w:lineRule="auto"/>
      </w:pPr>
      <w:r>
        <w:t>All mandatory guardrails are satisfied.</w:t>
      </w:r>
    </w:p>
    <w:p w14:paraId="1F1381B8" w14:textId="70351DE7" w:rsidR="00714251" w:rsidRDefault="00714251" w:rsidP="0045770F">
      <w:pPr>
        <w:pStyle w:val="ListParagraph"/>
        <w:numPr>
          <w:ilvl w:val="0"/>
          <w:numId w:val="23"/>
        </w:numPr>
        <w:spacing w:after="160" w:line="279" w:lineRule="auto"/>
      </w:pPr>
      <w:r>
        <w:t xml:space="preserve">The required security and operational evidence </w:t>
      </w:r>
      <w:r w:rsidR="00D73F39">
        <w:t>are</w:t>
      </w:r>
      <w:r>
        <w:t xml:space="preserve"> present.</w:t>
      </w:r>
    </w:p>
    <w:p w14:paraId="4A643D78" w14:textId="77777777" w:rsidR="00714251" w:rsidRDefault="00714251" w:rsidP="0045770F">
      <w:pPr>
        <w:pStyle w:val="ListParagraph"/>
        <w:numPr>
          <w:ilvl w:val="0"/>
          <w:numId w:val="23"/>
        </w:numPr>
        <w:spacing w:after="160" w:line="279" w:lineRule="auto"/>
      </w:pPr>
      <w:r>
        <w:t>No prohibited anti-pattern is introduced.</w:t>
      </w:r>
    </w:p>
    <w:p w14:paraId="6AD8A9D1" w14:textId="444B436D" w:rsidR="00714251" w:rsidRPr="0041138D" w:rsidRDefault="00714251" w:rsidP="0041138D">
      <w:pPr>
        <w:rPr>
          <w:szCs w:val="20"/>
        </w:rPr>
      </w:pPr>
      <w:r>
        <w:t>Exceptions must be recorded and approved in accordance with Sections 12 and 13.</w:t>
      </w:r>
    </w:p>
    <w:p w14:paraId="1AA6D24D" w14:textId="7D899BBE" w:rsidR="0041138D" w:rsidRPr="0041138D" w:rsidRDefault="0041138D" w:rsidP="0041138D">
      <w:pPr>
        <w:rPr>
          <w:szCs w:val="20"/>
        </w:rPr>
      </w:pPr>
    </w:p>
    <w:p w14:paraId="36F78385" w14:textId="77777777" w:rsidR="000C453F" w:rsidRDefault="000C453F" w:rsidP="0041138D">
      <w:pPr>
        <w:rPr>
          <w:szCs w:val="20"/>
        </w:rPr>
      </w:pPr>
    </w:p>
    <w:p w14:paraId="56A0EDED" w14:textId="77777777" w:rsidR="000C453F" w:rsidRDefault="000C453F" w:rsidP="0041138D">
      <w:pPr>
        <w:rPr>
          <w:szCs w:val="20"/>
        </w:rPr>
      </w:pPr>
    </w:p>
    <w:p w14:paraId="528877B4" w14:textId="77777777" w:rsidR="000C453F" w:rsidRDefault="000C453F" w:rsidP="0041138D">
      <w:pPr>
        <w:rPr>
          <w:szCs w:val="20"/>
        </w:rPr>
      </w:pPr>
    </w:p>
    <w:p w14:paraId="2FBCD8BA" w14:textId="77777777" w:rsidR="000C453F" w:rsidRDefault="000C453F" w:rsidP="0041138D">
      <w:pPr>
        <w:rPr>
          <w:szCs w:val="20"/>
        </w:rPr>
      </w:pPr>
    </w:p>
    <w:p w14:paraId="69C552C4" w14:textId="77777777" w:rsidR="000C453F" w:rsidRDefault="000C453F" w:rsidP="0041138D">
      <w:pPr>
        <w:rPr>
          <w:szCs w:val="20"/>
        </w:rPr>
      </w:pPr>
    </w:p>
    <w:p w14:paraId="351E54C3" w14:textId="77777777" w:rsidR="000C453F" w:rsidRDefault="000C453F" w:rsidP="0041138D">
      <w:pPr>
        <w:rPr>
          <w:szCs w:val="20"/>
        </w:rPr>
      </w:pPr>
    </w:p>
    <w:p w14:paraId="2BFA8E34" w14:textId="77777777" w:rsidR="000C453F" w:rsidRDefault="000C453F" w:rsidP="0041138D">
      <w:pPr>
        <w:rPr>
          <w:szCs w:val="20"/>
        </w:rPr>
      </w:pPr>
    </w:p>
    <w:p w14:paraId="01185D4A" w14:textId="77777777" w:rsidR="000C453F" w:rsidRDefault="000C453F" w:rsidP="0041138D">
      <w:pPr>
        <w:rPr>
          <w:szCs w:val="20"/>
        </w:rPr>
      </w:pPr>
    </w:p>
    <w:p w14:paraId="4C781946" w14:textId="77777777" w:rsidR="000C453F" w:rsidRDefault="000C453F" w:rsidP="0041138D">
      <w:pPr>
        <w:rPr>
          <w:szCs w:val="20"/>
        </w:rPr>
      </w:pPr>
    </w:p>
    <w:p w14:paraId="046A6459" w14:textId="77777777" w:rsidR="000C453F" w:rsidRDefault="000C453F" w:rsidP="0041138D">
      <w:pPr>
        <w:rPr>
          <w:szCs w:val="20"/>
        </w:rPr>
      </w:pPr>
    </w:p>
    <w:p w14:paraId="0B437B05" w14:textId="77777777" w:rsidR="000C453F" w:rsidRDefault="000C453F" w:rsidP="0041138D">
      <w:pPr>
        <w:rPr>
          <w:szCs w:val="20"/>
        </w:rPr>
      </w:pPr>
    </w:p>
    <w:p w14:paraId="3E20C44E" w14:textId="77777777" w:rsidR="000C453F" w:rsidRDefault="000C453F" w:rsidP="0041138D">
      <w:pPr>
        <w:rPr>
          <w:szCs w:val="20"/>
        </w:rPr>
      </w:pPr>
    </w:p>
    <w:p w14:paraId="1BF8324E" w14:textId="77777777" w:rsidR="000C453F" w:rsidRDefault="000C453F" w:rsidP="0041138D">
      <w:pPr>
        <w:rPr>
          <w:szCs w:val="20"/>
        </w:rPr>
      </w:pPr>
    </w:p>
    <w:p w14:paraId="0CDEA1C0" w14:textId="0A7972E3" w:rsidR="0041138D" w:rsidRDefault="0041138D" w:rsidP="0041138D">
      <w:pPr>
        <w:pStyle w:val="Heading2"/>
      </w:pPr>
      <w:bookmarkStart w:id="174" w:name="_Toc239852297"/>
      <w:bookmarkStart w:id="175" w:name="_Toc239980604"/>
      <w:bookmarkStart w:id="176" w:name="_Toc240366845"/>
      <w:r w:rsidRPr="00FE4F0E">
        <w:t>API Patterns</w:t>
      </w:r>
      <w:bookmarkEnd w:id="174"/>
      <w:bookmarkEnd w:id="175"/>
      <w:bookmarkEnd w:id="176"/>
    </w:p>
    <w:p w14:paraId="10036948" w14:textId="77777777" w:rsidR="00FE4F0E" w:rsidRPr="00FE4F0E" w:rsidRDefault="00FE4F0E" w:rsidP="00FE4F0E"/>
    <w:p w14:paraId="5D6FBADB" w14:textId="6960679A" w:rsidR="00FE4F0E" w:rsidRPr="00FE4F0E" w:rsidRDefault="0041138D">
      <w:pPr>
        <w:pStyle w:val="Heading3"/>
        <w:rPr>
          <w:rFonts w:cs="Times New Roman"/>
          <w:bCs/>
          <w:color w:val="132040" w:themeColor="accent1" w:themeShade="BF"/>
          <w:sz w:val="24"/>
          <w:szCs w:val="26"/>
        </w:rPr>
      </w:pPr>
      <w:bookmarkStart w:id="177" w:name="_Toc239852298"/>
      <w:bookmarkStart w:id="178" w:name="_Toc239980605"/>
      <w:r w:rsidRPr="00FE4F0E">
        <w:rPr>
          <w:rFonts w:cs="Times New Roman"/>
          <w:bCs/>
          <w:color w:val="132040" w:themeColor="accent1" w:themeShade="BF"/>
          <w:sz w:val="24"/>
          <w:szCs w:val="26"/>
        </w:rPr>
        <w:t>Managed API facade (SFINT1)</w:t>
      </w:r>
      <w:bookmarkEnd w:id="177"/>
      <w:bookmarkEnd w:id="178"/>
    </w:p>
    <w:p w14:paraId="44773875" w14:textId="2260566D" w:rsidR="00FE4F0E" w:rsidRDefault="0041138D" w:rsidP="0041138D">
      <w:pPr>
        <w:spacing w:before="10" w:after="90"/>
        <w:rPr>
          <w:i/>
          <w:color w:val="5A6470"/>
          <w:szCs w:val="20"/>
        </w:rPr>
      </w:pPr>
      <w:r w:rsidRPr="0041138D">
        <w:rPr>
          <w:i/>
          <w:color w:val="5A6470"/>
          <w:szCs w:val="20"/>
        </w:rPr>
        <w:t xml:space="preserve">       Put every exposed capability behind the shared gateway, so consumers never bind to a backend directly.</w:t>
      </w:r>
    </w:p>
    <w:p w14:paraId="43969CE0" w14:textId="77777777" w:rsidR="00757319" w:rsidRDefault="00757319" w:rsidP="0041138D">
      <w:pPr>
        <w:spacing w:before="10" w:after="90"/>
        <w:rPr>
          <w:i/>
          <w:color w:val="5A6470"/>
          <w:szCs w:val="20"/>
        </w:rPr>
      </w:pPr>
    </w:p>
    <w:p w14:paraId="1F028A69" w14:textId="0276793E" w:rsidR="00757319" w:rsidRDefault="00757319" w:rsidP="00757319">
      <w:pPr>
        <w:spacing w:before="90" w:after="130"/>
        <w:rPr>
          <w:szCs w:val="20"/>
        </w:rPr>
      </w:pPr>
      <w:r>
        <w:rPr>
          <w:szCs w:val="20"/>
        </w:rPr>
        <w:t xml:space="preserve"> </w:t>
      </w:r>
      <w:r>
        <w:rPr>
          <w:noProof/>
          <w:szCs w:val="20"/>
        </w:rPr>
        <w:drawing>
          <wp:inline distT="0" distB="0" distL="0" distR="0" wp14:anchorId="4838D1BE" wp14:editId="4BB3E93D">
            <wp:extent cx="5638794" cy="922770"/>
            <wp:effectExtent l="0" t="0" r="635" b="0"/>
            <wp:docPr id="214398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4192" cy="928563"/>
                    </a:xfrm>
                    <a:prstGeom prst="rect">
                      <a:avLst/>
                    </a:prstGeom>
                    <a:noFill/>
                  </pic:spPr>
                </pic:pic>
              </a:graphicData>
            </a:graphic>
          </wp:inline>
        </w:drawing>
      </w:r>
    </w:p>
    <w:p w14:paraId="69B861FD" w14:textId="77777777" w:rsidR="00FE4F0E" w:rsidRPr="0041138D" w:rsidRDefault="00FE4F0E" w:rsidP="0041138D">
      <w:pPr>
        <w:spacing w:before="90" w:after="130"/>
        <w:jc w:val="center"/>
        <w:rPr>
          <w:szCs w:val="20"/>
        </w:rPr>
      </w:pPr>
    </w:p>
    <w:p w14:paraId="30E7731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3A378AC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7FD3E86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7F88B2A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This pattern is not suitable for long-running, unpredictable, or fire-and-forget workloads. Where multiple steps, orchestration, or transactional processing are required, use an asynchronous or orchestration-based pattern instead.</w:t>
      </w:r>
    </w:p>
    <w:p w14:paraId="3A39AF4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5205A96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3E3FDAB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Implementing the API facade as a simple pass-through layer with no governance value or embedding business logic and orchestration behaviour within API policies.</w:t>
      </w:r>
    </w:p>
    <w:p w14:paraId="32B738B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broker portal requires real-time access to policy information. Instead of integrating directly with the policy administration platform, the capability is exposed through APIM as a managed API facade. The policy system exposes get-policy-summary through APIM , the broker portal calls the API and has no knowledge of the policy admin system behind it.</w:t>
      </w:r>
    </w:p>
    <w:p w14:paraId="3A08675A" w14:textId="77777777" w:rsidR="0041138D" w:rsidRPr="0041138D" w:rsidRDefault="0041138D" w:rsidP="0041138D">
      <w:pPr>
        <w:spacing w:after="150"/>
        <w:rPr>
          <w:szCs w:val="20"/>
        </w:rPr>
      </w:pPr>
    </w:p>
    <w:p w14:paraId="6F71C67A" w14:textId="252552FA" w:rsidR="0041138D" w:rsidRPr="00FE4F0E" w:rsidRDefault="0041138D" w:rsidP="0041138D">
      <w:pPr>
        <w:pStyle w:val="Heading3"/>
        <w:rPr>
          <w:rFonts w:cs="Times New Roman"/>
          <w:bCs/>
          <w:color w:val="132040" w:themeColor="accent1" w:themeShade="BF"/>
          <w:sz w:val="24"/>
          <w:szCs w:val="26"/>
        </w:rPr>
      </w:pPr>
      <w:bookmarkStart w:id="179" w:name="_Toc239852299"/>
      <w:bookmarkStart w:id="180" w:name="_Toc239980606"/>
      <w:r w:rsidRPr="00FE4F0E">
        <w:rPr>
          <w:rFonts w:cs="Times New Roman"/>
          <w:bCs/>
          <w:color w:val="132040" w:themeColor="accent1" w:themeShade="BF"/>
          <w:sz w:val="24"/>
          <w:szCs w:val="26"/>
        </w:rPr>
        <w:t>API composition / aggregation (SFINT2)</w:t>
      </w:r>
      <w:bookmarkEnd w:id="179"/>
      <w:bookmarkEnd w:id="180"/>
    </w:p>
    <w:p w14:paraId="7AD82DE7" w14:textId="77777777" w:rsidR="0041138D" w:rsidRDefault="0041138D" w:rsidP="0041138D">
      <w:pPr>
        <w:spacing w:before="10" w:after="90"/>
        <w:rPr>
          <w:i/>
          <w:color w:val="5A6470"/>
          <w:szCs w:val="20"/>
        </w:rPr>
      </w:pPr>
      <w:r w:rsidRPr="0041138D">
        <w:rPr>
          <w:i/>
          <w:color w:val="5A6470"/>
          <w:szCs w:val="20"/>
        </w:rPr>
        <w:t>Assemble one coarse-grained business response from a few backend reads, so the consumer makes a single call.</w:t>
      </w:r>
    </w:p>
    <w:p w14:paraId="3C56055D" w14:textId="77777777" w:rsidR="001F6729" w:rsidRPr="0041138D" w:rsidRDefault="001F6729" w:rsidP="0041138D">
      <w:pPr>
        <w:spacing w:before="10" w:after="90"/>
        <w:rPr>
          <w:szCs w:val="20"/>
        </w:rPr>
      </w:pPr>
    </w:p>
    <w:p w14:paraId="5265F339" w14:textId="77777777" w:rsidR="0041138D" w:rsidRDefault="0041138D" w:rsidP="0041138D">
      <w:pPr>
        <w:spacing w:before="90" w:after="130"/>
        <w:jc w:val="center"/>
        <w:rPr>
          <w:szCs w:val="20"/>
        </w:rPr>
      </w:pPr>
      <w:r w:rsidRPr="0041138D">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3"/>
                    <a:stretch>
                      <a:fillRect/>
                    </a:stretch>
                  </pic:blipFill>
                  <pic:spPr>
                    <a:xfrm>
                      <a:off x="0" y="0"/>
                      <a:ext cx="5731510" cy="2559118"/>
                    </a:xfrm>
                    <a:prstGeom prst="rect">
                      <a:avLst/>
                    </a:prstGeom>
                  </pic:spPr>
                </pic:pic>
              </a:graphicData>
            </a:graphic>
          </wp:inline>
        </w:drawing>
      </w:r>
    </w:p>
    <w:p w14:paraId="6BBEEB9C" w14:textId="77777777" w:rsidR="001F6729" w:rsidRPr="0041138D" w:rsidRDefault="001F6729" w:rsidP="0041138D">
      <w:pPr>
        <w:spacing w:before="90" w:after="130"/>
        <w:jc w:val="center"/>
        <w:rPr>
          <w:szCs w:val="20"/>
        </w:rPr>
      </w:pPr>
    </w:p>
    <w:p w14:paraId="2C30B8BC" w14:textId="479633E8" w:rsidR="0041138D" w:rsidRPr="0041138D" w:rsidRDefault="0041138D" w:rsidP="0041138D">
      <w:pPr>
        <w:spacing w:before="40" w:after="110"/>
        <w:ind w:left="360"/>
        <w:rPr>
          <w:szCs w:val="20"/>
        </w:rPr>
      </w:pPr>
      <w:r w:rsidRPr="0041138D">
        <w:rPr>
          <w:b/>
          <w:color w:val="1F3864"/>
          <w:szCs w:val="20"/>
        </w:rPr>
        <w:t xml:space="preserve">Problem. </w:t>
      </w:r>
      <w:r w:rsidR="00B644B4" w:rsidRPr="00B644B4">
        <w:rPr>
          <w:szCs w:val="20"/>
        </w:rPr>
        <w:t>A servicing application needs a consolidated client view, but the required data is spread across multiple systems. Having the application call each system directly creates unnecessary dependencies on multiple interfaces and increases the impact of failures. Combining the data in the user interface adds complexity and makes the solution harder to maintain</w:t>
      </w:r>
      <w:r w:rsidRPr="0041138D">
        <w:rPr>
          <w:szCs w:val="20"/>
        </w:rPr>
        <w:t>.</w:t>
      </w:r>
    </w:p>
    <w:p w14:paraId="642BD4C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008E668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needs one logical business object drawn from two or three sources and a single round-trip materially simplifies the caller.</w:t>
      </w:r>
    </w:p>
    <w:p w14:paraId="7201190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composition needs transactional writes or long-running steps (orchestrate), or the need is to fan out to many fine-grained services, that is a granularity problem to fix, not to aggregate around.</w:t>
      </w:r>
    </w:p>
    <w:p w14:paraId="2F29C0F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FDBA0C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57B3300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Fine-grained, chatty aggregation that recreates a distributed monolith; pushing heavy composition into APIM policies instead of a Function.</w:t>
      </w:r>
    </w:p>
    <w:p w14:paraId="1047736A" w14:textId="77777777" w:rsidR="0041138D" w:rsidRPr="0041138D" w:rsidRDefault="0041138D" w:rsidP="0041138D">
      <w:pPr>
        <w:spacing w:before="40" w:after="110"/>
        <w:ind w:left="360"/>
        <w:rPr>
          <w:szCs w:val="20"/>
        </w:rPr>
      </w:pPr>
      <w:r w:rsidRPr="006E4166">
        <w:rPr>
          <w:b/>
          <w:color w:val="1F3864"/>
          <w:szCs w:val="20"/>
        </w:rPr>
        <w:t>In practice</w:t>
      </w:r>
      <w:r w:rsidRPr="0041138D">
        <w:rPr>
          <w:szCs w:val="20"/>
        </w:rPr>
        <w:t>.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4A22635F" w14:textId="26BE85AC" w:rsidR="0041138D" w:rsidRPr="00FE4F0E" w:rsidRDefault="0041138D" w:rsidP="0041138D">
      <w:pPr>
        <w:pStyle w:val="Heading3"/>
        <w:rPr>
          <w:rFonts w:cs="Times New Roman"/>
          <w:bCs/>
          <w:color w:val="132040" w:themeColor="accent1" w:themeShade="BF"/>
          <w:sz w:val="24"/>
          <w:szCs w:val="26"/>
        </w:rPr>
      </w:pPr>
      <w:bookmarkStart w:id="181" w:name="_Toc239852300"/>
      <w:bookmarkStart w:id="182" w:name="_Toc239980607"/>
      <w:r w:rsidRPr="00FE4F0E">
        <w:rPr>
          <w:rFonts w:cs="Times New Roman"/>
          <w:bCs/>
          <w:color w:val="132040" w:themeColor="accent1" w:themeShade="BF"/>
          <w:sz w:val="24"/>
          <w:szCs w:val="26"/>
        </w:rPr>
        <w:t>Protocol / format mediation (SFINT3)</w:t>
      </w:r>
      <w:bookmarkEnd w:id="181"/>
      <w:bookmarkEnd w:id="182"/>
    </w:p>
    <w:p w14:paraId="244B0902" w14:textId="77777777" w:rsidR="0041138D" w:rsidRDefault="0041138D" w:rsidP="0041138D">
      <w:pPr>
        <w:spacing w:before="10" w:after="90"/>
        <w:rPr>
          <w:i/>
          <w:color w:val="5A6470"/>
          <w:szCs w:val="20"/>
        </w:rPr>
      </w:pPr>
      <w:r w:rsidRPr="0041138D">
        <w:rPr>
          <w:i/>
          <w:color w:val="5A6470"/>
          <w:szCs w:val="20"/>
        </w:rPr>
        <w:t>Translate a legacy protocol to REST/JSON at the edge so modern consumers stay clean.</w:t>
      </w:r>
    </w:p>
    <w:p w14:paraId="0E1407C9" w14:textId="77777777" w:rsidR="00DE0875" w:rsidRPr="0041138D" w:rsidRDefault="00DE0875" w:rsidP="0041138D">
      <w:pPr>
        <w:spacing w:before="10" w:after="90"/>
        <w:rPr>
          <w:szCs w:val="20"/>
        </w:rPr>
      </w:pPr>
    </w:p>
    <w:p w14:paraId="6DA54EDE" w14:textId="77777777" w:rsidR="0041138D" w:rsidRPr="0041138D" w:rsidRDefault="0041138D" w:rsidP="0041138D">
      <w:pPr>
        <w:spacing w:before="90" w:after="130"/>
        <w:jc w:val="center"/>
        <w:rPr>
          <w:szCs w:val="20"/>
        </w:rPr>
      </w:pPr>
      <w:r w:rsidRPr="0041138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1510" cy="987841"/>
                    </a:xfrm>
                    <a:prstGeom prst="rect">
                      <a:avLst/>
                    </a:prstGeom>
                    <a:noFill/>
                  </pic:spPr>
                </pic:pic>
              </a:graphicData>
            </a:graphic>
          </wp:inline>
        </w:drawing>
      </w:r>
    </w:p>
    <w:p w14:paraId="79CF7CE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Standardising the estate on REST/JSON and need to front a legacy protocol.</w:t>
      </w:r>
    </w:p>
    <w:p w14:paraId="27F6A2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requirement is really business transformation rather than protocol translation, that is implementation logic and belongs in a Function with tests, not in a mediation policy.</w:t>
      </w:r>
    </w:p>
    <w:p w14:paraId="3BCB7FB8"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08EF8A84"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68A1A72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Business rules embedded in the translation layer; unbounded transformation inside APIM policies.</w:t>
      </w:r>
    </w:p>
    <w:p w14:paraId="1E020644" w14:textId="58A9C726" w:rsidR="00DE0875" w:rsidRDefault="0041138D" w:rsidP="0041138D">
      <w:pPr>
        <w:spacing w:before="40" w:after="110"/>
        <w:ind w:left="360"/>
        <w:rPr>
          <w:szCs w:val="20"/>
        </w:rPr>
      </w:pPr>
      <w:r w:rsidRPr="0041138D">
        <w:rPr>
          <w:b/>
          <w:color w:val="1F3864"/>
          <w:szCs w:val="20"/>
        </w:rPr>
        <w:t xml:space="preserve">In practice. </w:t>
      </w:r>
      <w:r w:rsidRPr="0041138D">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64EA2AB6" w14:textId="77777777" w:rsidR="00DE0875" w:rsidRDefault="00DE0875" w:rsidP="0041138D">
      <w:pPr>
        <w:spacing w:before="40" w:after="110"/>
        <w:ind w:left="360"/>
        <w:rPr>
          <w:szCs w:val="20"/>
        </w:rPr>
      </w:pPr>
    </w:p>
    <w:p w14:paraId="68C72406" w14:textId="7E4A8AC0" w:rsidR="0041138D" w:rsidRDefault="0041138D" w:rsidP="00FE4F0E">
      <w:pPr>
        <w:pStyle w:val="Heading2"/>
        <w:rPr>
          <w:bCs w:val="0"/>
        </w:rPr>
      </w:pPr>
      <w:bookmarkStart w:id="183" w:name="_Toc239852302"/>
      <w:bookmarkStart w:id="184" w:name="_Toc239980608"/>
      <w:bookmarkStart w:id="185" w:name="_Toc240366846"/>
      <w:r w:rsidRPr="00FE4F0E">
        <w:rPr>
          <w:bCs w:val="0"/>
        </w:rPr>
        <w:t>Messaging Patterns</w:t>
      </w:r>
      <w:bookmarkEnd w:id="183"/>
      <w:bookmarkEnd w:id="184"/>
      <w:bookmarkEnd w:id="185"/>
    </w:p>
    <w:p w14:paraId="6D0EAC30" w14:textId="77777777" w:rsidR="00FE4F0E" w:rsidRPr="00FE4F0E" w:rsidRDefault="00FE4F0E" w:rsidP="00FE4F0E"/>
    <w:p w14:paraId="3ABDF91C" w14:textId="09AE005B" w:rsidR="0041138D" w:rsidRPr="00FE4F0E" w:rsidRDefault="0041138D" w:rsidP="0041138D">
      <w:pPr>
        <w:pStyle w:val="Heading3"/>
        <w:rPr>
          <w:rFonts w:cs="Times New Roman"/>
          <w:bCs/>
          <w:color w:val="132040" w:themeColor="accent1" w:themeShade="BF"/>
          <w:sz w:val="24"/>
          <w:szCs w:val="26"/>
        </w:rPr>
      </w:pPr>
      <w:bookmarkStart w:id="186" w:name="_Toc239852303"/>
      <w:bookmarkStart w:id="187" w:name="_Toc239980609"/>
      <w:r w:rsidRPr="00FE4F0E">
        <w:rPr>
          <w:rFonts w:cs="Times New Roman"/>
          <w:bCs/>
          <w:color w:val="132040" w:themeColor="accent1" w:themeShade="BF"/>
          <w:sz w:val="24"/>
          <w:szCs w:val="26"/>
        </w:rPr>
        <w:t>Queue-based load levelling (SFINT4)</w:t>
      </w:r>
      <w:bookmarkEnd w:id="186"/>
      <w:bookmarkEnd w:id="187"/>
    </w:p>
    <w:p w14:paraId="250A7579" w14:textId="77777777" w:rsidR="0041138D" w:rsidRDefault="0041138D" w:rsidP="0041138D">
      <w:pPr>
        <w:spacing w:before="10" w:after="90"/>
        <w:rPr>
          <w:i/>
          <w:color w:val="5A6470"/>
          <w:szCs w:val="20"/>
        </w:rPr>
      </w:pPr>
      <w:r w:rsidRPr="0041138D">
        <w:rPr>
          <w:i/>
          <w:color w:val="5A6470"/>
          <w:szCs w:val="20"/>
        </w:rPr>
        <w:t>Put a queue between a spiky producer and a limited backend so load is absorbed, not amplified.</w:t>
      </w:r>
    </w:p>
    <w:p w14:paraId="66BFA7D6" w14:textId="77777777" w:rsidR="00DE0875" w:rsidRPr="0041138D" w:rsidRDefault="00DE0875" w:rsidP="0041138D">
      <w:pPr>
        <w:spacing w:before="10" w:after="90"/>
        <w:rPr>
          <w:szCs w:val="20"/>
        </w:rPr>
      </w:pPr>
    </w:p>
    <w:p w14:paraId="1D4975AE" w14:textId="77777777" w:rsidR="0041138D" w:rsidRPr="0041138D" w:rsidRDefault="0041138D" w:rsidP="0041138D">
      <w:pPr>
        <w:spacing w:before="90" w:after="130"/>
        <w:jc w:val="center"/>
        <w:rPr>
          <w:szCs w:val="20"/>
        </w:rPr>
      </w:pPr>
      <w:r w:rsidRPr="0041138D">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5"/>
                    <a:stretch>
                      <a:fillRect/>
                    </a:stretch>
                  </pic:blipFill>
                  <pic:spPr bwMode="auto">
                    <a:xfrm>
                      <a:off x="0" y="0"/>
                      <a:ext cx="5731510" cy="1580800"/>
                    </a:xfrm>
                    <a:prstGeom prst="rect">
                      <a:avLst/>
                    </a:prstGeom>
                    <a:solidFill>
                      <a:sysClr val="windowText" lastClr="000000"/>
                    </a:solidFill>
                  </pic:spPr>
                </pic:pic>
              </a:graphicData>
            </a:graphic>
          </wp:inline>
        </w:drawing>
      </w:r>
      <w:r w:rsidRPr="0041138D">
        <w:rPr>
          <w:szCs w:val="20"/>
        </w:rPr>
        <w:br/>
      </w:r>
    </w:p>
    <w:p w14:paraId="26345C1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41BCD96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04EE4853"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producer is spikier or faster than the consumer, or the backend's availability must be decoupled from producer load.</w:t>
      </w:r>
    </w:p>
    <w:p w14:paraId="4459593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caller needs an immediate answer (request/response), the input being ingested is a high-volume telemetry (Event Hubs).</w:t>
      </w:r>
    </w:p>
    <w:p w14:paraId="32BF79C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76AEA97E"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5A93273"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Hammering a fragile backend synchronously; ignoring the dead-letter queue; reaching for storage queues when sessions, DLQ and richer delivery semantics are needed</w:t>
      </w:r>
    </w:p>
    <w:p w14:paraId="79EE5AA0" w14:textId="013AB002" w:rsidR="00DE0875" w:rsidRDefault="0041138D" w:rsidP="0041138D">
      <w:pPr>
        <w:spacing w:before="40" w:after="110"/>
        <w:ind w:left="360"/>
        <w:rPr>
          <w:szCs w:val="20"/>
        </w:rPr>
      </w:pPr>
      <w:r w:rsidRPr="0041138D">
        <w:rPr>
          <w:b/>
          <w:color w:val="1F3864"/>
          <w:szCs w:val="20"/>
        </w:rPr>
        <w:t xml:space="preserve">In practice. </w:t>
      </w:r>
      <w:r w:rsidRPr="0041138D">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484287DD" w14:textId="77777777" w:rsidR="00DE0875" w:rsidRPr="0041138D" w:rsidRDefault="00DE0875" w:rsidP="0041138D">
      <w:pPr>
        <w:spacing w:before="40" w:after="110"/>
        <w:ind w:left="360"/>
        <w:rPr>
          <w:szCs w:val="20"/>
        </w:rPr>
      </w:pPr>
    </w:p>
    <w:p w14:paraId="304F62FE" w14:textId="0D3FF400" w:rsidR="0041138D" w:rsidRPr="00FE4F0E" w:rsidRDefault="0041138D" w:rsidP="0041138D">
      <w:pPr>
        <w:pStyle w:val="Heading3"/>
        <w:rPr>
          <w:rFonts w:cs="Times New Roman"/>
          <w:bCs/>
          <w:color w:val="132040" w:themeColor="accent1" w:themeShade="BF"/>
          <w:sz w:val="24"/>
          <w:szCs w:val="26"/>
        </w:rPr>
      </w:pPr>
      <w:bookmarkStart w:id="188" w:name="_Toc239852304"/>
      <w:bookmarkStart w:id="189" w:name="_Toc239980610"/>
      <w:r w:rsidRPr="00FE4F0E">
        <w:rPr>
          <w:rFonts w:cs="Times New Roman"/>
          <w:bCs/>
          <w:color w:val="132040" w:themeColor="accent1" w:themeShade="BF"/>
          <w:sz w:val="24"/>
          <w:szCs w:val="26"/>
        </w:rPr>
        <w:t>Competing consumers (SFINT5)</w:t>
      </w:r>
      <w:bookmarkEnd w:id="188"/>
      <w:bookmarkEnd w:id="189"/>
    </w:p>
    <w:p w14:paraId="709580D0" w14:textId="77777777" w:rsidR="0041138D" w:rsidRDefault="0041138D" w:rsidP="0041138D">
      <w:pPr>
        <w:spacing w:before="10" w:after="90"/>
        <w:rPr>
          <w:i/>
          <w:color w:val="5A6470"/>
          <w:szCs w:val="20"/>
        </w:rPr>
      </w:pPr>
      <w:r w:rsidRPr="0041138D">
        <w:rPr>
          <w:i/>
          <w:color w:val="5A6470"/>
          <w:szCs w:val="20"/>
        </w:rPr>
        <w:t>Scale out throughput by letting several workers pull from one queue.</w:t>
      </w:r>
    </w:p>
    <w:p w14:paraId="63AAAF39" w14:textId="77777777" w:rsidR="00DE0875" w:rsidRPr="0041138D" w:rsidRDefault="00DE0875" w:rsidP="0041138D">
      <w:pPr>
        <w:spacing w:before="10" w:after="90"/>
        <w:rPr>
          <w:szCs w:val="20"/>
        </w:rPr>
      </w:pPr>
    </w:p>
    <w:p w14:paraId="327BA3E6" w14:textId="77777777" w:rsidR="0041138D" w:rsidRPr="0041138D" w:rsidRDefault="0041138D" w:rsidP="0041138D">
      <w:pPr>
        <w:spacing w:before="90" w:after="130"/>
        <w:jc w:val="center"/>
        <w:rPr>
          <w:szCs w:val="20"/>
        </w:rPr>
      </w:pPr>
      <w:r w:rsidRPr="0041138D">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6"/>
                    <a:stretch>
                      <a:fillRect/>
                    </a:stretch>
                  </pic:blipFill>
                  <pic:spPr bwMode="auto">
                    <a:xfrm>
                      <a:off x="0" y="0"/>
                      <a:ext cx="5731510" cy="2169949"/>
                    </a:xfrm>
                    <a:prstGeom prst="rect">
                      <a:avLst/>
                    </a:prstGeom>
                    <a:solidFill>
                      <a:sysClr val="windowText" lastClr="000000"/>
                    </a:solidFill>
                  </pic:spPr>
                </pic:pic>
              </a:graphicData>
            </a:graphic>
          </wp:inline>
        </w:drawing>
      </w:r>
    </w:p>
    <w:p w14:paraId="4C4B7D9B"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single consumer instance is unable to process incoming work at the required rate. As message volumes increase, processing latency and queue backlogs can grow, limiting overall throughput and responsiveness.</w:t>
      </w:r>
    </w:p>
    <w:p w14:paraId="071E6EF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Multiple consumer instances process messages from a shared queue in parallel. Service Bus distributes messages across available consumers, enabling horizontal scale-out while maintaining controlled processing.</w:t>
      </w:r>
    </w:p>
    <w:p w14:paraId="3594A4E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Throughput exceeds a single consumer, and the work items are independent and  can be run in parallel.</w:t>
      </w:r>
    </w:p>
    <w:p w14:paraId="2287B06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Strict global ordering without sessions is needed, or workers must share mutable state.</w:t>
      </w:r>
    </w:p>
    <w:p w14:paraId="4A86270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 delivery is still a possibility; therefore, consumers should be idempotent. Monitor for hot sessions that serialise work and cap the scale-out. To address this auto scale on queue depth rather than CPU.</w:t>
      </w:r>
    </w:p>
    <w:p w14:paraId="1793C3FC"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the Function pool in spokes, internal. Within Azure: Private Endpoint, managed identity with least-privilege RBAC, TLS. Outside Azure: none.</w:t>
      </w:r>
    </w:p>
    <w:p w14:paraId="1AD253D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ordering without sessions or sharing mutable state between workers.</w:t>
      </w:r>
    </w:p>
    <w:p w14:paraId="11E843C4"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backlog of document-processing jobs is cleared by an autoscaling pool of Function workers.</w:t>
      </w:r>
    </w:p>
    <w:p w14:paraId="167C810F" w14:textId="77777777" w:rsidR="0041138D" w:rsidRPr="0041138D" w:rsidRDefault="0041138D" w:rsidP="0041138D">
      <w:pPr>
        <w:spacing w:after="150"/>
        <w:rPr>
          <w:szCs w:val="20"/>
        </w:rPr>
      </w:pPr>
    </w:p>
    <w:p w14:paraId="416FE189" w14:textId="69804CFC" w:rsidR="0041138D" w:rsidRPr="00FE4F0E" w:rsidRDefault="0041138D" w:rsidP="0041138D">
      <w:pPr>
        <w:pStyle w:val="Heading3"/>
        <w:rPr>
          <w:rFonts w:cs="Times New Roman"/>
          <w:bCs/>
          <w:color w:val="132040" w:themeColor="accent1" w:themeShade="BF"/>
          <w:sz w:val="24"/>
          <w:szCs w:val="26"/>
        </w:rPr>
      </w:pPr>
      <w:bookmarkStart w:id="190" w:name="_Toc239852305"/>
      <w:bookmarkStart w:id="191" w:name="_Toc239980611"/>
      <w:r w:rsidRPr="00FE4F0E">
        <w:rPr>
          <w:rFonts w:cs="Times New Roman"/>
          <w:bCs/>
          <w:color w:val="132040" w:themeColor="accent1" w:themeShade="BF"/>
          <w:sz w:val="24"/>
          <w:szCs w:val="26"/>
        </w:rPr>
        <w:t>Asynchronous request-reply (SFINT6)</w:t>
      </w:r>
      <w:bookmarkEnd w:id="190"/>
      <w:bookmarkEnd w:id="191"/>
    </w:p>
    <w:p w14:paraId="7C2C0A60" w14:textId="77777777" w:rsidR="0041138D" w:rsidRDefault="0041138D" w:rsidP="0041138D">
      <w:pPr>
        <w:spacing w:before="10" w:after="90"/>
        <w:rPr>
          <w:i/>
          <w:color w:val="5A6470"/>
          <w:szCs w:val="20"/>
        </w:rPr>
      </w:pPr>
      <w:r w:rsidRPr="0041138D">
        <w:rPr>
          <w:i/>
          <w:color w:val="5A6470"/>
          <w:szCs w:val="20"/>
        </w:rPr>
        <w:t>Accept now, answer later, a 201/202 and a status endpoint instead of a held-open connection.</w:t>
      </w:r>
    </w:p>
    <w:p w14:paraId="75B0339D" w14:textId="77777777" w:rsidR="00DE0875" w:rsidRPr="0041138D" w:rsidRDefault="00DE0875" w:rsidP="0041138D">
      <w:pPr>
        <w:spacing w:before="10" w:after="90"/>
        <w:rPr>
          <w:szCs w:val="20"/>
        </w:rPr>
      </w:pPr>
    </w:p>
    <w:p w14:paraId="4096FB43" w14:textId="77777777" w:rsidR="0041138D" w:rsidRDefault="0041138D" w:rsidP="0041138D">
      <w:pPr>
        <w:spacing w:before="90" w:after="130"/>
        <w:jc w:val="center"/>
        <w:rPr>
          <w:szCs w:val="20"/>
        </w:rPr>
      </w:pPr>
      <w:r w:rsidRPr="0041138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7"/>
                    <a:stretch>
                      <a:fillRect/>
                    </a:stretch>
                  </pic:blipFill>
                  <pic:spPr bwMode="auto">
                    <a:xfrm>
                      <a:off x="0" y="0"/>
                      <a:ext cx="5731510" cy="1387168"/>
                    </a:xfrm>
                    <a:prstGeom prst="rect">
                      <a:avLst/>
                    </a:prstGeom>
                    <a:solidFill>
                      <a:sysClr val="windowText" lastClr="000000"/>
                    </a:solidFill>
                  </pic:spPr>
                </pic:pic>
              </a:graphicData>
            </a:graphic>
          </wp:inline>
        </w:drawing>
      </w:r>
    </w:p>
    <w:p w14:paraId="34B6C3DC" w14:textId="77777777" w:rsidR="00A51282" w:rsidRPr="0041138D" w:rsidRDefault="00A51282" w:rsidP="0041138D">
      <w:pPr>
        <w:spacing w:before="90" w:after="130"/>
        <w:jc w:val="center"/>
        <w:rPr>
          <w:szCs w:val="20"/>
        </w:rPr>
      </w:pPr>
    </w:p>
    <w:p w14:paraId="7B3212E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consumer wants a result from an operation that takes too long to hold a synchronous HTTP connection open for.</w:t>
      </w:r>
    </w:p>
    <w:p w14:paraId="4B0B1DE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0486EA9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operation is too long for a synchronous reply, but the caller still needs the eventual result.</w:t>
      </w:r>
    </w:p>
    <w:p w14:paraId="46E20A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result is instant (synchronous) or there is no way to correlate request and reply.</w:t>
      </w:r>
    </w:p>
    <w:p w14:paraId="68B6EF8E"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4D11135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2320F5D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Holding a synchronous connection open for minutes; omitting a correlation id.</w:t>
      </w:r>
    </w:p>
    <w:p w14:paraId="6222B761" w14:textId="77777777" w:rsidR="00BB7DA4" w:rsidRDefault="0041138D" w:rsidP="0041138D">
      <w:pPr>
        <w:spacing w:before="40" w:after="110"/>
        <w:ind w:left="360"/>
        <w:rPr>
          <w:szCs w:val="20"/>
        </w:rPr>
      </w:pPr>
      <w:r w:rsidRPr="0041138D">
        <w:rPr>
          <w:b/>
          <w:color w:val="1F3864"/>
          <w:szCs w:val="20"/>
        </w:rPr>
        <w:t xml:space="preserve">In practice. </w:t>
      </w:r>
      <w:r w:rsidRPr="0041138D">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3F0E148A" w14:textId="77777777" w:rsidR="00BB7DA4" w:rsidRDefault="00BB7DA4" w:rsidP="0041138D">
      <w:pPr>
        <w:spacing w:before="40" w:after="110"/>
        <w:ind w:left="360"/>
        <w:rPr>
          <w:szCs w:val="20"/>
        </w:rPr>
      </w:pPr>
    </w:p>
    <w:p w14:paraId="3FDD87ED" w14:textId="77777777" w:rsidR="00BB7DA4" w:rsidRDefault="00BB7DA4" w:rsidP="0041138D">
      <w:pPr>
        <w:spacing w:before="40" w:after="110"/>
        <w:ind w:left="360"/>
        <w:rPr>
          <w:szCs w:val="20"/>
        </w:rPr>
      </w:pPr>
    </w:p>
    <w:p w14:paraId="1566C2A3" w14:textId="77777777" w:rsidR="00BB7DA4" w:rsidRDefault="00BB7DA4" w:rsidP="0041138D">
      <w:pPr>
        <w:spacing w:before="40" w:after="110"/>
        <w:ind w:left="360"/>
        <w:rPr>
          <w:szCs w:val="20"/>
        </w:rPr>
      </w:pPr>
    </w:p>
    <w:p w14:paraId="64493E97" w14:textId="77777777" w:rsidR="00BB7DA4" w:rsidRDefault="00BB7DA4" w:rsidP="0041138D">
      <w:pPr>
        <w:spacing w:before="40" w:after="110"/>
        <w:ind w:left="360"/>
        <w:rPr>
          <w:szCs w:val="20"/>
        </w:rPr>
      </w:pPr>
    </w:p>
    <w:p w14:paraId="50821AE6" w14:textId="77777777" w:rsidR="00BB7DA4" w:rsidRDefault="00BB7DA4" w:rsidP="0041138D">
      <w:pPr>
        <w:spacing w:before="40" w:after="110"/>
        <w:ind w:left="360"/>
        <w:rPr>
          <w:szCs w:val="20"/>
        </w:rPr>
      </w:pPr>
    </w:p>
    <w:p w14:paraId="6E249C9E" w14:textId="68F31539" w:rsidR="00E11A1D" w:rsidRDefault="0041138D" w:rsidP="0041138D">
      <w:pPr>
        <w:spacing w:before="40" w:after="110"/>
        <w:ind w:left="360"/>
        <w:rPr>
          <w:szCs w:val="20"/>
        </w:rPr>
      </w:pPr>
      <w:r w:rsidRPr="0041138D">
        <w:rPr>
          <w:szCs w:val="20"/>
        </w:rPr>
        <w:t>.</w:t>
      </w:r>
    </w:p>
    <w:p w14:paraId="4B521B95" w14:textId="77777777" w:rsidR="00E11A1D" w:rsidRPr="0041138D" w:rsidRDefault="00E11A1D" w:rsidP="0041138D">
      <w:pPr>
        <w:spacing w:before="40" w:after="110"/>
        <w:ind w:left="360"/>
        <w:rPr>
          <w:szCs w:val="20"/>
        </w:rPr>
      </w:pPr>
    </w:p>
    <w:p w14:paraId="0B1F2A16" w14:textId="7A164718" w:rsidR="0041138D" w:rsidRPr="00FE4F0E" w:rsidRDefault="0041138D" w:rsidP="0041138D">
      <w:pPr>
        <w:pStyle w:val="Heading3"/>
        <w:rPr>
          <w:rFonts w:cs="Times New Roman"/>
          <w:bCs/>
          <w:color w:val="132040" w:themeColor="accent1" w:themeShade="BF"/>
          <w:sz w:val="24"/>
          <w:szCs w:val="26"/>
        </w:rPr>
      </w:pPr>
      <w:bookmarkStart w:id="192" w:name="_Toc239852306"/>
      <w:bookmarkStart w:id="193" w:name="_Toc239980612"/>
      <w:r w:rsidRPr="00FE4F0E">
        <w:rPr>
          <w:rFonts w:cs="Times New Roman"/>
          <w:bCs/>
          <w:color w:val="132040" w:themeColor="accent1" w:themeShade="BF"/>
          <w:sz w:val="24"/>
          <w:szCs w:val="26"/>
        </w:rPr>
        <w:t>Claim-check (SFINT7)</w:t>
      </w:r>
      <w:bookmarkEnd w:id="192"/>
      <w:bookmarkEnd w:id="193"/>
    </w:p>
    <w:p w14:paraId="622E76AE" w14:textId="121C657D" w:rsidR="0041138D" w:rsidRPr="0041138D" w:rsidRDefault="0041138D" w:rsidP="003871B6">
      <w:pPr>
        <w:spacing w:before="10" w:after="90"/>
        <w:rPr>
          <w:szCs w:val="20"/>
        </w:rPr>
      </w:pPr>
      <w:r w:rsidRPr="0041138D">
        <w:rPr>
          <w:i/>
          <w:color w:val="5A6470"/>
          <w:szCs w:val="20"/>
        </w:rPr>
        <w:t>Keep large payloads off the bus, pass a reference, store the body in Blob.</w:t>
      </w:r>
      <w:r w:rsidRPr="0041138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1510" cy="1580800"/>
                    </a:xfrm>
                    <a:prstGeom prst="rect">
                      <a:avLst/>
                    </a:prstGeom>
                    <a:noFill/>
                  </pic:spPr>
                </pic:pic>
              </a:graphicData>
            </a:graphic>
          </wp:inline>
        </w:drawing>
      </w:r>
    </w:p>
    <w:p w14:paraId="2B8BD69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messaging-based integration needs to process payloads created by the producer that exceed recommended message sizes.</w:t>
      </w:r>
    </w:p>
    <w:p w14:paraId="2EB42F7B"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producer writes the payload to Blob storage and puts only a reference on the queue; the consumer reads the reference and fetches the body from blob. The messaging layer stays lean.</w:t>
      </w:r>
    </w:p>
    <w:p w14:paraId="518E463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Payloads approach or exceed message-size limits within an otherwise message-based flow.</w:t>
      </w:r>
    </w:p>
    <w:p w14:paraId="5A299A14"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Payloads are small enough to carry inline, or the data is really a bulk data-platform concern.</w:t>
      </w:r>
    </w:p>
    <w:p w14:paraId="0908DE2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343EBBA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65B1044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Large binaries on the bus; public or long-lived SAS URLs to the payload.</w:t>
      </w:r>
    </w:p>
    <w:p w14:paraId="52FEDEA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5598E088" w14:textId="77777777" w:rsidR="00DE0875" w:rsidRPr="0041138D" w:rsidRDefault="00DE0875" w:rsidP="0041138D">
      <w:pPr>
        <w:spacing w:before="40" w:after="110"/>
        <w:ind w:left="360"/>
        <w:rPr>
          <w:szCs w:val="20"/>
        </w:rPr>
      </w:pPr>
    </w:p>
    <w:p w14:paraId="16AFAC78" w14:textId="43B264F8" w:rsidR="0041138D" w:rsidRPr="00FE4F0E" w:rsidRDefault="0041138D" w:rsidP="0041138D">
      <w:pPr>
        <w:pStyle w:val="Heading3"/>
        <w:rPr>
          <w:rFonts w:cs="Times New Roman"/>
          <w:bCs/>
          <w:color w:val="132040" w:themeColor="accent1" w:themeShade="BF"/>
          <w:sz w:val="24"/>
          <w:szCs w:val="26"/>
        </w:rPr>
      </w:pPr>
      <w:bookmarkStart w:id="194" w:name="_Toc239852307"/>
      <w:bookmarkStart w:id="195" w:name="_Toc239980613"/>
      <w:r w:rsidRPr="00FE4F0E">
        <w:rPr>
          <w:rFonts w:cs="Times New Roman"/>
          <w:bCs/>
          <w:color w:val="132040" w:themeColor="accent1" w:themeShade="BF"/>
          <w:sz w:val="24"/>
          <w:szCs w:val="26"/>
        </w:rPr>
        <w:t>Reliable messaging (SFINT8)</w:t>
      </w:r>
      <w:bookmarkEnd w:id="194"/>
      <w:bookmarkEnd w:id="195"/>
    </w:p>
    <w:p w14:paraId="6C78333C" w14:textId="77777777" w:rsidR="0041138D" w:rsidRDefault="0041138D" w:rsidP="0041138D">
      <w:pPr>
        <w:spacing w:before="10" w:after="90"/>
        <w:rPr>
          <w:i/>
          <w:color w:val="5A6470"/>
          <w:szCs w:val="20"/>
        </w:rPr>
      </w:pPr>
      <w:r w:rsidRPr="0041138D">
        <w:rPr>
          <w:i/>
          <w:color w:val="5A6470"/>
          <w:szCs w:val="20"/>
        </w:rPr>
        <w:t>For business-critical messages never lost and effectively processed once.</w:t>
      </w:r>
    </w:p>
    <w:p w14:paraId="18DF3FB7" w14:textId="77777777" w:rsidR="00DE0875" w:rsidRPr="0041138D" w:rsidRDefault="00DE0875" w:rsidP="0041138D">
      <w:pPr>
        <w:spacing w:before="10" w:after="90"/>
        <w:rPr>
          <w:szCs w:val="20"/>
        </w:rPr>
      </w:pPr>
    </w:p>
    <w:p w14:paraId="5A52751D" w14:textId="77777777" w:rsidR="0041138D" w:rsidRPr="0041138D" w:rsidRDefault="0041138D" w:rsidP="0041138D">
      <w:pPr>
        <w:spacing w:before="90" w:after="130"/>
        <w:jc w:val="center"/>
        <w:rPr>
          <w:szCs w:val="20"/>
        </w:rPr>
      </w:pPr>
      <w:r w:rsidRPr="0041138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987841"/>
                    </a:xfrm>
                    <a:prstGeom prst="rect">
                      <a:avLst/>
                    </a:prstGeom>
                    <a:noFill/>
                  </pic:spPr>
                </pic:pic>
              </a:graphicData>
            </a:graphic>
          </wp:inline>
        </w:drawing>
      </w:r>
    </w:p>
    <w:p w14:paraId="2863BE2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 scenario requires reliable delivery and protection against duplicate processing, where message loss or repeated processing would result in operational, financial or data-integrity impacts.</w:t>
      </w:r>
    </w:p>
    <w:p w14:paraId="158328E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63C5D381"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Message loss or double-processing has real financial or data-integrity impact.</w:t>
      </w:r>
    </w:p>
    <w:p w14:paraId="374FD9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notification is best-effort and replaceable, use Event Grid.</w:t>
      </w:r>
    </w:p>
    <w:p w14:paraId="0D5E853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Duplicate-detection windows are finite; idempotent processing should remain the primary protection against duplicate message handling. Capacity and resilience should align to the required service level.</w:t>
      </w:r>
    </w:p>
    <w:p w14:paraId="7E292767"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consumer in spokes, internal. Within Azure: Private Endpoint, managed identity, TLS, idempotency keys carry no secrets. Outside Azure: none.</w:t>
      </w:r>
    </w:p>
    <w:p w14:paraId="0BD9A2D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transport-level exactly-once delivery guarantees and implementing consumers without idempotent processing controls.</w:t>
      </w:r>
    </w:p>
    <w:p w14:paraId="3749C949"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7BD1FB24" w14:textId="77777777" w:rsidR="0041138D" w:rsidRPr="0041138D" w:rsidRDefault="0041138D" w:rsidP="0041138D">
      <w:pPr>
        <w:spacing w:after="150"/>
        <w:rPr>
          <w:szCs w:val="20"/>
        </w:rPr>
      </w:pPr>
    </w:p>
    <w:p w14:paraId="419C951B" w14:textId="2DD864AC" w:rsidR="0041138D" w:rsidRPr="00FE4F0E" w:rsidRDefault="0041138D" w:rsidP="0041138D">
      <w:pPr>
        <w:pStyle w:val="Heading3"/>
        <w:rPr>
          <w:rFonts w:cs="Times New Roman"/>
          <w:bCs/>
          <w:color w:val="132040" w:themeColor="accent1" w:themeShade="BF"/>
          <w:sz w:val="24"/>
          <w:szCs w:val="26"/>
        </w:rPr>
      </w:pPr>
      <w:bookmarkStart w:id="196" w:name="_Toc239852308"/>
      <w:bookmarkStart w:id="197" w:name="_Toc239980614"/>
      <w:r w:rsidRPr="00FE4F0E">
        <w:rPr>
          <w:rFonts w:cs="Times New Roman"/>
          <w:bCs/>
          <w:color w:val="132040" w:themeColor="accent1" w:themeShade="BF"/>
          <w:sz w:val="24"/>
          <w:szCs w:val="26"/>
        </w:rPr>
        <w:t>Scheduled / timed trigger (SFINT9)</w:t>
      </w:r>
      <w:bookmarkEnd w:id="196"/>
      <w:bookmarkEnd w:id="197"/>
    </w:p>
    <w:p w14:paraId="2F10FE8F" w14:textId="77777777" w:rsidR="0041138D" w:rsidRDefault="0041138D" w:rsidP="0041138D">
      <w:pPr>
        <w:spacing w:before="10" w:after="90"/>
        <w:rPr>
          <w:i/>
          <w:iCs/>
          <w:color w:val="5A6470"/>
          <w:szCs w:val="20"/>
        </w:rPr>
      </w:pPr>
      <w:r w:rsidRPr="0041138D">
        <w:rPr>
          <w:i/>
          <w:iCs/>
          <w:color w:val="5A6470"/>
          <w:szCs w:val="20"/>
        </w:rPr>
        <w:t>Kick off integration work on a clock when there is no event to react to.</w:t>
      </w:r>
    </w:p>
    <w:p w14:paraId="521DCE7C" w14:textId="77777777" w:rsidR="00DE0875" w:rsidRPr="0041138D" w:rsidRDefault="00DE0875" w:rsidP="0041138D">
      <w:pPr>
        <w:spacing w:before="10" w:after="90"/>
        <w:rPr>
          <w:szCs w:val="20"/>
        </w:rPr>
      </w:pPr>
    </w:p>
    <w:p w14:paraId="3A026DF2" w14:textId="77777777" w:rsidR="0041138D" w:rsidRPr="0041138D" w:rsidRDefault="0041138D" w:rsidP="0041138D">
      <w:pPr>
        <w:spacing w:before="90" w:after="130"/>
        <w:jc w:val="center"/>
        <w:rPr>
          <w:szCs w:val="20"/>
        </w:rPr>
      </w:pPr>
      <w:r w:rsidRPr="0041138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0"/>
                    <a:stretch>
                      <a:fillRect/>
                    </a:stretch>
                  </pic:blipFill>
                  <pic:spPr bwMode="auto">
                    <a:xfrm>
                      <a:off x="0" y="0"/>
                      <a:ext cx="5731510" cy="1103386"/>
                    </a:xfrm>
                    <a:prstGeom prst="rect">
                      <a:avLst/>
                    </a:prstGeom>
                    <a:solidFill>
                      <a:srgbClr val="2E5496"/>
                    </a:solidFill>
                  </pic:spPr>
                </pic:pic>
              </a:graphicData>
            </a:graphic>
          </wp:inline>
        </w:drawing>
      </w:r>
    </w:p>
    <w:p w14:paraId="0A40A70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Certain integrations are inherently time-based and require execution on a defined schedule. In these scenarios, event-driven approaches may not be available or appropriate.</w:t>
      </w:r>
    </w:p>
    <w:p w14:paraId="6D5436F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 xml:space="preserve">A Logic App (Standard)/Function recurrence trigger or web job fires on a schedule and runs the work, calling a Function or dropping messages on Service Bus for downstream processing. </w:t>
      </w:r>
    </w:p>
    <w:p w14:paraId="52CCAA5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cadence is time-based (end-of-day, regulatory windows) or the source cannot notify and there is no event to subscribe to.</w:t>
      </w:r>
    </w:p>
    <w:p w14:paraId="10B0CAD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event source is available, or polling is being used to emulate near-real-time processing.</w:t>
      </w:r>
    </w:p>
    <w:p w14:paraId="69635DA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Schedules can result  into hidden coupling and surprise load spikes. Execution schedules should be documented, idempotent and monitored, with alerts configured for missed or failed runs.</w:t>
      </w:r>
    </w:p>
    <w:p w14:paraId="240C6938" w14:textId="46749432"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w:t>
      </w:r>
      <w:r w:rsidR="00122229">
        <w:rPr>
          <w:szCs w:val="20"/>
        </w:rPr>
        <w:t>SFINT20</w:t>
      </w:r>
      <w:r w:rsidRPr="0041138D">
        <w:rPr>
          <w:szCs w:val="20"/>
        </w:rPr>
        <w:t>).</w:t>
      </w:r>
    </w:p>
    <w:p w14:paraId="0B2D60D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Timer-polling a data source or folder to simulate real-time; overlapping runs with no idempotency; schedules scattered across teams with no visibility.</w:t>
      </w:r>
    </w:p>
    <w:p w14:paraId="66E9B7C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4F41C96B" w14:textId="77777777" w:rsidR="00DE0875" w:rsidRPr="0041138D" w:rsidRDefault="00DE0875" w:rsidP="0041138D">
      <w:pPr>
        <w:spacing w:before="40" w:after="110"/>
        <w:ind w:left="360"/>
        <w:rPr>
          <w:szCs w:val="20"/>
        </w:rPr>
      </w:pPr>
    </w:p>
    <w:p w14:paraId="2DDB26A3" w14:textId="77777777" w:rsidR="00BB7DA4" w:rsidRDefault="00BB7DA4" w:rsidP="0041138D">
      <w:pPr>
        <w:spacing w:before="40" w:after="110"/>
        <w:ind w:left="360"/>
        <w:rPr>
          <w:szCs w:val="20"/>
        </w:rPr>
      </w:pPr>
    </w:p>
    <w:p w14:paraId="50FE09FB" w14:textId="77777777" w:rsidR="00BB7DA4" w:rsidRPr="0041138D" w:rsidRDefault="00BB7DA4" w:rsidP="0041138D">
      <w:pPr>
        <w:spacing w:before="40" w:after="110"/>
        <w:ind w:left="360"/>
        <w:rPr>
          <w:szCs w:val="20"/>
        </w:rPr>
      </w:pPr>
    </w:p>
    <w:p w14:paraId="2F3B4D2B" w14:textId="4671F545" w:rsidR="0041138D" w:rsidRDefault="00FE4F0E" w:rsidP="00FE4F0E">
      <w:pPr>
        <w:pStyle w:val="Heading2"/>
        <w:rPr>
          <w:bCs w:val="0"/>
        </w:rPr>
      </w:pPr>
      <w:bookmarkStart w:id="198" w:name="_Toc239852309"/>
      <w:bookmarkStart w:id="199" w:name="_Toc239980615"/>
      <w:bookmarkStart w:id="200" w:name="_Toc240366847"/>
      <w:r>
        <w:rPr>
          <w:bCs w:val="0"/>
        </w:rPr>
        <w:t>E</w:t>
      </w:r>
      <w:r w:rsidR="0041138D" w:rsidRPr="00FE4F0E">
        <w:rPr>
          <w:bCs w:val="0"/>
        </w:rPr>
        <w:t>vent Patterns</w:t>
      </w:r>
      <w:bookmarkEnd w:id="198"/>
      <w:bookmarkEnd w:id="199"/>
      <w:bookmarkEnd w:id="200"/>
    </w:p>
    <w:p w14:paraId="6EA987D9" w14:textId="77777777" w:rsidR="00FE4F0E" w:rsidRPr="00FE4F0E" w:rsidRDefault="00FE4F0E" w:rsidP="00FE4F0E"/>
    <w:p w14:paraId="110C2D3C" w14:textId="619AE782" w:rsidR="0041138D" w:rsidRPr="00FE4F0E" w:rsidRDefault="0041138D" w:rsidP="0041138D">
      <w:pPr>
        <w:pStyle w:val="Heading3"/>
        <w:rPr>
          <w:rFonts w:cs="Times New Roman"/>
          <w:bCs/>
          <w:color w:val="132040" w:themeColor="accent1" w:themeShade="BF"/>
          <w:sz w:val="24"/>
          <w:szCs w:val="26"/>
        </w:rPr>
      </w:pPr>
      <w:bookmarkStart w:id="201" w:name="_Toc239852310"/>
      <w:bookmarkStart w:id="202" w:name="_Toc239980616"/>
      <w:r w:rsidRPr="00FE4F0E">
        <w:rPr>
          <w:rFonts w:cs="Times New Roman"/>
          <w:bCs/>
          <w:color w:val="132040" w:themeColor="accent1" w:themeShade="BF"/>
          <w:sz w:val="24"/>
          <w:szCs w:val="26"/>
        </w:rPr>
        <w:t>Publish / subscribe fan-out (SFINT10)</w:t>
      </w:r>
      <w:bookmarkEnd w:id="201"/>
      <w:bookmarkEnd w:id="202"/>
    </w:p>
    <w:p w14:paraId="1B301CA2" w14:textId="77777777" w:rsidR="0041138D" w:rsidRDefault="0041138D" w:rsidP="0041138D">
      <w:pPr>
        <w:spacing w:before="10" w:after="90"/>
        <w:rPr>
          <w:i/>
          <w:color w:val="5A6470"/>
          <w:szCs w:val="20"/>
        </w:rPr>
      </w:pPr>
      <w:r w:rsidRPr="0041138D">
        <w:rPr>
          <w:i/>
          <w:color w:val="5A6470"/>
          <w:szCs w:val="20"/>
        </w:rPr>
        <w:t>Publish a business event once; let interested consumers subscribe independently.</w:t>
      </w:r>
    </w:p>
    <w:p w14:paraId="00272F56" w14:textId="77777777" w:rsidR="00DE0875" w:rsidRDefault="00DE0875" w:rsidP="0041138D">
      <w:pPr>
        <w:spacing w:before="10" w:after="90"/>
        <w:rPr>
          <w:szCs w:val="20"/>
        </w:rPr>
      </w:pPr>
    </w:p>
    <w:p w14:paraId="516D5DD4" w14:textId="342089D1" w:rsidR="00AF6757" w:rsidRPr="0041138D" w:rsidRDefault="00A81204" w:rsidP="0041138D">
      <w:pPr>
        <w:spacing w:before="10" w:after="90"/>
        <w:rPr>
          <w:szCs w:val="20"/>
        </w:rPr>
      </w:pPr>
      <w:r>
        <w:rPr>
          <w:szCs w:val="20"/>
        </w:rPr>
        <w:t xml:space="preserve">       </w:t>
      </w:r>
      <w:r>
        <w:rPr>
          <w:noProof/>
          <w:szCs w:val="20"/>
        </w:rPr>
        <w:drawing>
          <wp:inline distT="0" distB="0" distL="0" distR="0" wp14:anchorId="7705ECE0" wp14:editId="70EF11EA">
            <wp:extent cx="5454927" cy="2309552"/>
            <wp:effectExtent l="0" t="0" r="0" b="0"/>
            <wp:docPr id="720451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5880" cy="2322657"/>
                    </a:xfrm>
                    <a:prstGeom prst="rect">
                      <a:avLst/>
                    </a:prstGeom>
                    <a:noFill/>
                  </pic:spPr>
                </pic:pic>
              </a:graphicData>
            </a:graphic>
          </wp:inline>
        </w:drawing>
      </w:r>
    </w:p>
    <w:p w14:paraId="1FC7316B" w14:textId="0516FFE7" w:rsidR="0041138D" w:rsidRPr="0041138D" w:rsidRDefault="0041138D" w:rsidP="0041138D">
      <w:pPr>
        <w:spacing w:before="90" w:after="130"/>
        <w:jc w:val="center"/>
        <w:rPr>
          <w:szCs w:val="20"/>
        </w:rPr>
      </w:pPr>
    </w:p>
    <w:p w14:paraId="37BFA30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consumers need to react to the same business event independently. Direct point-to-point integration between the publisher and each consumer increases coupling and creates additional maintenance overhead</w:t>
      </w:r>
    </w:p>
    <w:p w14:paraId="4DDEE0A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7A5CF93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Several consumers must react to the same business event, and durable, filterable, independently-consumed delivery is required.</w:t>
      </w:r>
    </w:p>
    <w:p w14:paraId="5BD2E7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It is a lightweight reactive trigger with no durability need (Event Grid), or a high-volume stream (Event Hubs).</w:t>
      </w:r>
    </w:p>
    <w:p w14:paraId="4516CF0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Subscription growth should be governed and monitored. Each subscription should implement appropriate dead-letter handling, monitoring and alerting. Consumer backlogs should be monitored independently to prevent processing delays</w:t>
      </w:r>
    </w:p>
    <w:p w14:paraId="170FFD2F" w14:textId="77777777" w:rsidR="0041138D" w:rsidRPr="0041138D" w:rsidRDefault="0041138D" w:rsidP="0041138D">
      <w:pPr>
        <w:spacing w:before="40" w:after="110"/>
        <w:ind w:left="360"/>
        <w:rPr>
          <w:szCs w:val="20"/>
        </w:rPr>
      </w:pPr>
      <w:r w:rsidRPr="0041138D">
        <w:rPr>
          <w:b/>
          <w:color w:val="1F3864"/>
          <w:szCs w:val="20"/>
        </w:rPr>
        <w:t>Security boundary.</w:t>
      </w:r>
      <w:r w:rsidRPr="0041138D">
        <w:rPr>
          <w:szCs w:val="20"/>
        </w:rPr>
        <w:t xml:space="preserve"> The Service Bus topic and its subscribers in spokes, internal. Within Azure: Private Endpoint, per-subscription managed-identity RBAC, TLS. Outside Azure: none.</w:t>
      </w:r>
    </w:p>
    <w:p w14:paraId="5B70A0C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Creating direct dependencies between publishers and consumers, or using Event Grid where durable, filterable and independently consumable messaging is required.</w:t>
      </w:r>
    </w:p>
    <w:p w14:paraId="7608A785" w14:textId="79332049" w:rsidR="00E11A1D" w:rsidRPr="0041138D" w:rsidRDefault="0041138D" w:rsidP="0041138D">
      <w:pPr>
        <w:spacing w:before="40" w:after="110"/>
        <w:ind w:left="360"/>
        <w:rPr>
          <w:szCs w:val="20"/>
        </w:rPr>
      </w:pPr>
      <w:r w:rsidRPr="0041138D">
        <w:rPr>
          <w:b/>
          <w:color w:val="1F3864"/>
          <w:szCs w:val="20"/>
        </w:rPr>
        <w:t xml:space="preserve">In practice. </w:t>
      </w:r>
      <w:r w:rsidRPr="0041138D">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6E5381A3" w14:textId="77777777" w:rsidR="00BB7DA4" w:rsidRDefault="00BB7DA4" w:rsidP="0041138D">
      <w:pPr>
        <w:spacing w:before="40" w:after="110"/>
        <w:ind w:left="360"/>
        <w:rPr>
          <w:szCs w:val="20"/>
        </w:rPr>
      </w:pPr>
    </w:p>
    <w:p w14:paraId="275B873A" w14:textId="77777777" w:rsidR="00BB7DA4" w:rsidRDefault="00BB7DA4" w:rsidP="0041138D">
      <w:pPr>
        <w:spacing w:before="40" w:after="110"/>
        <w:ind w:left="360"/>
        <w:rPr>
          <w:szCs w:val="20"/>
        </w:rPr>
      </w:pPr>
    </w:p>
    <w:p w14:paraId="72F97CC7" w14:textId="77777777" w:rsidR="00BB7DA4" w:rsidRDefault="00BB7DA4" w:rsidP="0041138D">
      <w:pPr>
        <w:spacing w:before="40" w:after="110"/>
        <w:ind w:left="360"/>
        <w:rPr>
          <w:szCs w:val="20"/>
        </w:rPr>
      </w:pPr>
    </w:p>
    <w:p w14:paraId="568FEBC7" w14:textId="77777777" w:rsidR="00BB7DA4" w:rsidRDefault="00BB7DA4" w:rsidP="0041138D">
      <w:pPr>
        <w:spacing w:before="40" w:after="110"/>
        <w:ind w:left="360"/>
        <w:rPr>
          <w:szCs w:val="20"/>
        </w:rPr>
      </w:pPr>
    </w:p>
    <w:p w14:paraId="1E51739F" w14:textId="77777777" w:rsidR="00BB7DA4" w:rsidRDefault="00BB7DA4" w:rsidP="0041138D">
      <w:pPr>
        <w:spacing w:before="40" w:after="110"/>
        <w:ind w:left="360"/>
        <w:rPr>
          <w:szCs w:val="20"/>
        </w:rPr>
      </w:pPr>
    </w:p>
    <w:p w14:paraId="6090E461" w14:textId="77777777" w:rsidR="00BB7DA4" w:rsidRDefault="00BB7DA4" w:rsidP="0041138D">
      <w:pPr>
        <w:spacing w:before="40" w:after="110"/>
        <w:ind w:left="360"/>
        <w:rPr>
          <w:szCs w:val="20"/>
        </w:rPr>
      </w:pPr>
    </w:p>
    <w:p w14:paraId="5E6FCD09" w14:textId="77777777" w:rsidR="00BB7DA4" w:rsidRPr="0041138D" w:rsidRDefault="00BB7DA4" w:rsidP="0041138D">
      <w:pPr>
        <w:spacing w:before="40" w:after="110"/>
        <w:ind w:left="360"/>
        <w:rPr>
          <w:szCs w:val="20"/>
        </w:rPr>
      </w:pPr>
    </w:p>
    <w:p w14:paraId="4B6CF96C" w14:textId="0EB05BF1" w:rsidR="0041138D" w:rsidRPr="00FE4F0E" w:rsidRDefault="0041138D" w:rsidP="0041138D">
      <w:pPr>
        <w:pStyle w:val="Heading3"/>
        <w:rPr>
          <w:rFonts w:cs="Times New Roman"/>
          <w:bCs/>
          <w:color w:val="132040" w:themeColor="accent1" w:themeShade="BF"/>
          <w:sz w:val="24"/>
          <w:szCs w:val="26"/>
        </w:rPr>
      </w:pPr>
      <w:bookmarkStart w:id="203" w:name="_Toc239852311"/>
      <w:bookmarkStart w:id="204" w:name="_Toc239980617"/>
      <w:r w:rsidRPr="00FE4F0E">
        <w:rPr>
          <w:rFonts w:cs="Times New Roman"/>
          <w:bCs/>
          <w:color w:val="132040" w:themeColor="accent1" w:themeShade="BF"/>
          <w:sz w:val="24"/>
          <w:szCs w:val="26"/>
        </w:rPr>
        <w:t>Discrete event notification (SFINT11)</w:t>
      </w:r>
      <w:bookmarkEnd w:id="203"/>
      <w:bookmarkEnd w:id="204"/>
    </w:p>
    <w:p w14:paraId="2EA9771B" w14:textId="77777777" w:rsidR="0041138D" w:rsidRDefault="0041138D" w:rsidP="0041138D">
      <w:pPr>
        <w:spacing w:before="10" w:after="90"/>
        <w:rPr>
          <w:i/>
          <w:color w:val="5A6470"/>
          <w:szCs w:val="20"/>
        </w:rPr>
      </w:pPr>
      <w:r w:rsidRPr="0041138D">
        <w:rPr>
          <w:i/>
          <w:color w:val="5A6470"/>
          <w:szCs w:val="20"/>
        </w:rPr>
        <w:t>A thin "it happened" signal for near-real-time reactions.</w:t>
      </w:r>
    </w:p>
    <w:p w14:paraId="5DA3A7DA" w14:textId="77777777" w:rsidR="00DE0875" w:rsidRPr="0041138D" w:rsidRDefault="00DE0875" w:rsidP="0041138D">
      <w:pPr>
        <w:spacing w:before="10" w:after="90"/>
        <w:rPr>
          <w:szCs w:val="20"/>
        </w:rPr>
      </w:pPr>
    </w:p>
    <w:p w14:paraId="364B1C9A" w14:textId="77777777" w:rsidR="0041138D" w:rsidRPr="0041138D" w:rsidRDefault="0041138D" w:rsidP="0041138D">
      <w:pPr>
        <w:spacing w:before="90" w:after="130"/>
        <w:jc w:val="center"/>
        <w:rPr>
          <w:szCs w:val="20"/>
        </w:rPr>
      </w:pPr>
      <w:r w:rsidRPr="0041138D">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1580800"/>
                    </a:xfrm>
                    <a:prstGeom prst="rect">
                      <a:avLst/>
                    </a:prstGeom>
                    <a:noFill/>
                  </pic:spPr>
                </pic:pic>
              </a:graphicData>
            </a:graphic>
          </wp:inline>
        </w:drawing>
      </w:r>
    </w:p>
    <w:p w14:paraId="7A9518F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change in state or business event must be communicated to one or more consumers with minimal latency, without requiring durable enterprise messaging or workflow orchestration.</w:t>
      </w:r>
    </w:p>
    <w:p w14:paraId="44EB671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Emit a thin event to Event Grid, handlers (Functions, Logic Apps, webhooks) subscribe and react. The event is a pointer, not a state carrier, a handler fetches authoritative state if it needs it.</w:t>
      </w:r>
    </w:p>
    <w:p w14:paraId="15DFA3F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Lightweight, low-latency reactive fan-out to Azure-native handlers is needed</w:t>
      </w:r>
    </w:p>
    <w:p w14:paraId="3FA2322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Consumers need durable ordered delivery or competing consumers (Service Bus topics), or the volume is a stream (Event Hubs).</w:t>
      </w:r>
    </w:p>
    <w:p w14:paraId="4C6B63A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4ED9E05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77F728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Using event notifications for streaming workloads or durable business messaging, or publishing events that become de facto sources of truth.</w:t>
      </w:r>
    </w:p>
    <w:p w14:paraId="459D9425" w14:textId="4C3D6043" w:rsidR="00DE0875" w:rsidRDefault="0041138D" w:rsidP="0041138D">
      <w:pPr>
        <w:spacing w:before="40" w:after="110"/>
        <w:ind w:left="360"/>
        <w:rPr>
          <w:szCs w:val="20"/>
        </w:rPr>
      </w:pPr>
      <w:r w:rsidRPr="0041138D">
        <w:rPr>
          <w:b/>
          <w:color w:val="1F3864"/>
          <w:szCs w:val="20"/>
        </w:rPr>
        <w:t xml:space="preserve">In practice. </w:t>
      </w:r>
      <w:r w:rsidRPr="0041138D">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136FF3A8" w14:textId="77777777" w:rsidR="00BB7DA4" w:rsidRDefault="00BB7DA4" w:rsidP="0041138D">
      <w:pPr>
        <w:spacing w:before="40" w:after="110"/>
        <w:ind w:left="360"/>
        <w:rPr>
          <w:szCs w:val="20"/>
        </w:rPr>
      </w:pPr>
    </w:p>
    <w:p w14:paraId="10897437" w14:textId="1EC3EDBE" w:rsidR="0041138D" w:rsidRPr="00FE4F0E" w:rsidRDefault="0041138D" w:rsidP="0041138D">
      <w:pPr>
        <w:pStyle w:val="Heading3"/>
        <w:rPr>
          <w:rFonts w:cs="Times New Roman"/>
          <w:bCs/>
          <w:color w:val="132040" w:themeColor="accent1" w:themeShade="BF"/>
          <w:sz w:val="24"/>
          <w:szCs w:val="26"/>
        </w:rPr>
      </w:pPr>
      <w:bookmarkStart w:id="205" w:name="_Toc239852312"/>
      <w:bookmarkStart w:id="206" w:name="_Toc239980618"/>
      <w:r w:rsidRPr="00FE4F0E">
        <w:rPr>
          <w:rFonts w:cs="Times New Roman"/>
          <w:bCs/>
          <w:color w:val="132040" w:themeColor="accent1" w:themeShade="BF"/>
          <w:sz w:val="24"/>
          <w:szCs w:val="26"/>
        </w:rPr>
        <w:t>Inbound webhook ingestion (SFINT12)</w:t>
      </w:r>
      <w:bookmarkEnd w:id="205"/>
      <w:bookmarkEnd w:id="206"/>
    </w:p>
    <w:p w14:paraId="043C2785" w14:textId="77777777" w:rsidR="0041138D" w:rsidRDefault="0041138D" w:rsidP="0041138D">
      <w:pPr>
        <w:spacing w:before="10" w:after="90"/>
        <w:rPr>
          <w:i/>
          <w:color w:val="5A6470"/>
          <w:szCs w:val="20"/>
        </w:rPr>
      </w:pPr>
      <w:r w:rsidRPr="0041138D">
        <w:rPr>
          <w:i/>
          <w:color w:val="5A6470"/>
          <w:szCs w:val="20"/>
        </w:rPr>
        <w:t>Take partner callbacks safely through the network edge service, then process them asynchronously.</w:t>
      </w:r>
    </w:p>
    <w:p w14:paraId="1928A528" w14:textId="77777777" w:rsidR="00DE0875" w:rsidRPr="0041138D" w:rsidRDefault="00DE0875" w:rsidP="0041138D">
      <w:pPr>
        <w:spacing w:before="10" w:after="90"/>
        <w:rPr>
          <w:szCs w:val="20"/>
        </w:rPr>
      </w:pPr>
    </w:p>
    <w:p w14:paraId="12C4BC03" w14:textId="77777777" w:rsidR="0041138D" w:rsidRPr="0041138D" w:rsidRDefault="0041138D" w:rsidP="0041138D">
      <w:pPr>
        <w:spacing w:before="90" w:after="130"/>
        <w:jc w:val="center"/>
        <w:rPr>
          <w:szCs w:val="20"/>
        </w:rPr>
      </w:pPr>
      <w:r w:rsidRPr="0041138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3"/>
                    <a:stretch>
                      <a:fillRect/>
                    </a:stretch>
                  </pic:blipFill>
                  <pic:spPr>
                    <a:xfrm>
                      <a:off x="0" y="0"/>
                      <a:ext cx="5731510" cy="987841"/>
                    </a:xfrm>
                    <a:prstGeom prst="rect">
                      <a:avLst/>
                    </a:prstGeom>
                    <a:solidFill>
                      <a:sysClr val="windowText" lastClr="000000"/>
                    </a:solidFill>
                  </pic:spPr>
                </pic:pic>
              </a:graphicData>
            </a:graphic>
          </wp:inline>
        </w:drawing>
      </w:r>
    </w:p>
    <w:p w14:paraId="206D7664"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party needs to notify Chaucer of an event through a callback or webhook mechanism. Direct exposure of internal integration endpoints is a security risk.</w:t>
      </w:r>
    </w:p>
    <w:p w14:paraId="22638FC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608EA62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An external party must push events to us and private networking is not possible.</w:t>
      </w:r>
    </w:p>
    <w:p w14:paraId="5B88BAC6" w14:textId="4B1DD8EA" w:rsidR="0041138D" w:rsidRPr="0041138D" w:rsidRDefault="0041138D" w:rsidP="00F6234E">
      <w:pPr>
        <w:spacing w:before="40" w:after="110"/>
        <w:ind w:left="360"/>
        <w:rPr>
          <w:szCs w:val="20"/>
        </w:rPr>
      </w:pPr>
      <w:r w:rsidRPr="0041138D">
        <w:rPr>
          <w:b/>
          <w:color w:val="1F3864"/>
          <w:szCs w:val="20"/>
        </w:rPr>
        <w:t xml:space="preserve">Avoid it when. </w:t>
      </w:r>
      <w:r w:rsidR="00F6234E" w:rsidRPr="00F6234E">
        <w:rPr>
          <w:szCs w:val="20"/>
        </w:rPr>
        <w:t>Avoid this pattern when private connectivity is available. Private connectivity must be preferred over public ingress</w:t>
      </w:r>
      <w:r w:rsidRPr="0041138D">
        <w:rPr>
          <w:szCs w:val="20"/>
        </w:rPr>
        <w:t>.</w:t>
      </w:r>
    </w:p>
    <w:p w14:paraId="277215E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615DEEEF" w14:textId="1BFA9554" w:rsidR="000760D0" w:rsidRPr="000760D0" w:rsidRDefault="0041138D" w:rsidP="000760D0">
      <w:pPr>
        <w:spacing w:before="40" w:after="110"/>
        <w:ind w:left="360"/>
        <w:rPr>
          <w:szCs w:val="20"/>
        </w:rPr>
      </w:pPr>
      <w:r w:rsidRPr="0041138D">
        <w:rPr>
          <w:b/>
          <w:color w:val="1F3864"/>
          <w:szCs w:val="20"/>
        </w:rPr>
        <w:t xml:space="preserve">Security boundary. </w:t>
      </w:r>
      <w:r w:rsidR="0091236F" w:rsidRPr="0091236F">
        <w:rPr>
          <w:szCs w:val="20"/>
        </w:rPr>
        <w:t>This pattern crosses the internet boundary. An approved network edge service terminates the public endpoint, APIM provides the single API ingress, and all subsequent processing occurs within private workload spokes.</w:t>
      </w:r>
      <w:r w:rsidRPr="0041138D">
        <w:rPr>
          <w:szCs w:val="20"/>
        </w:rPr>
        <w:t xml:space="preserve">. Within Azure: past the edge everything is private, Service Bus/Event Grid and Functions over Private Endpoints with managed identity and TLS. </w:t>
      </w:r>
      <w:r w:rsidR="000760D0" w:rsidRPr="000760D0">
        <w:rPr>
          <w:szCs w:val="20"/>
        </w:rPr>
        <w:t>For external traffic, the edge must enforce an approved authentication mechanism such as mTLS, OAuth or signed-payload validation, together with IP allow-listing and rate limiting where appropriate. Functions and Logic App HTTP triggers must not be exposed directly. Public exposure must be registered as a time-bound exception</w:t>
      </w:r>
    </w:p>
    <w:p w14:paraId="5A105048"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Exposing a Logic App or Function HTTP trigger straight to the internet, bypassing APIM and the network edge service; processing synchronously in the handler.</w:t>
      </w:r>
    </w:p>
    <w:p w14:paraId="50FDBE0A" w14:textId="43844FCA" w:rsidR="00E11A1D" w:rsidRPr="0041138D" w:rsidRDefault="0041138D" w:rsidP="00E11A1D">
      <w:pPr>
        <w:spacing w:before="40" w:after="110"/>
        <w:ind w:left="360"/>
        <w:rPr>
          <w:szCs w:val="20"/>
        </w:rPr>
      </w:pPr>
      <w:r w:rsidRPr="0041138D">
        <w:rPr>
          <w:b/>
          <w:color w:val="1F3864"/>
          <w:szCs w:val="20"/>
        </w:rPr>
        <w:t xml:space="preserve">In practice. </w:t>
      </w:r>
      <w:r w:rsidRPr="0041138D">
        <w:rPr>
          <w:szCs w:val="20"/>
        </w:rPr>
        <w:t xml:space="preserve">A payment provider posts settlement events </w:t>
      </w:r>
      <w:r w:rsidR="0017078E">
        <w:rPr>
          <w:szCs w:val="20"/>
        </w:rPr>
        <w:t xml:space="preserve">to a </w:t>
      </w:r>
      <w:r w:rsidRPr="0041138D">
        <w:rPr>
          <w:szCs w:val="20"/>
        </w:rPr>
        <w:t xml:space="preserve">webhook; APIM validates the signature and </w:t>
      </w:r>
      <w:r w:rsidR="004B0714">
        <w:rPr>
          <w:szCs w:val="20"/>
        </w:rPr>
        <w:t>publishes</w:t>
      </w:r>
      <w:r w:rsidRPr="0041138D">
        <w:rPr>
          <w:szCs w:val="20"/>
        </w:rPr>
        <w:t xml:space="preserve"> the event on Service Bus.</w:t>
      </w:r>
    </w:p>
    <w:p w14:paraId="465A19B9" w14:textId="5D84468C" w:rsidR="0041138D" w:rsidRPr="00FE4F0E" w:rsidRDefault="0041138D" w:rsidP="0041138D">
      <w:pPr>
        <w:pStyle w:val="Heading3"/>
        <w:rPr>
          <w:rFonts w:cs="Times New Roman"/>
          <w:bCs/>
          <w:color w:val="132040" w:themeColor="accent1" w:themeShade="BF"/>
          <w:sz w:val="24"/>
          <w:szCs w:val="26"/>
        </w:rPr>
      </w:pPr>
      <w:bookmarkStart w:id="207" w:name="_Toc239852313"/>
      <w:bookmarkStart w:id="208" w:name="_Toc239980619"/>
      <w:r w:rsidRPr="00FE4F0E">
        <w:rPr>
          <w:rFonts w:cs="Times New Roman"/>
          <w:bCs/>
          <w:color w:val="132040" w:themeColor="accent1" w:themeShade="BF"/>
          <w:sz w:val="24"/>
          <w:szCs w:val="26"/>
        </w:rPr>
        <w:t>Outbound webhook / notification (SFINT13)</w:t>
      </w:r>
      <w:bookmarkEnd w:id="207"/>
      <w:bookmarkEnd w:id="208"/>
    </w:p>
    <w:p w14:paraId="0999A6A0" w14:textId="77777777" w:rsidR="0041138D" w:rsidRDefault="0041138D" w:rsidP="0041138D">
      <w:pPr>
        <w:spacing w:before="10" w:after="90"/>
        <w:rPr>
          <w:i/>
          <w:color w:val="5A6470"/>
          <w:szCs w:val="20"/>
        </w:rPr>
      </w:pPr>
      <w:r w:rsidRPr="0041138D">
        <w:rPr>
          <w:i/>
          <w:color w:val="5A6470"/>
          <w:szCs w:val="20"/>
        </w:rPr>
        <w:t>Push events out to subscribers instead of making them poll.</w:t>
      </w:r>
    </w:p>
    <w:p w14:paraId="14FE5567" w14:textId="77777777" w:rsidR="00DE0875" w:rsidRPr="0041138D" w:rsidRDefault="00DE0875" w:rsidP="0041138D">
      <w:pPr>
        <w:spacing w:before="10" w:after="90"/>
        <w:rPr>
          <w:szCs w:val="20"/>
        </w:rPr>
      </w:pPr>
    </w:p>
    <w:p w14:paraId="669A087D" w14:textId="77777777" w:rsidR="0041138D" w:rsidRPr="0041138D" w:rsidRDefault="0041138D" w:rsidP="0041138D">
      <w:pPr>
        <w:spacing w:before="90" w:after="130"/>
        <w:jc w:val="center"/>
        <w:rPr>
          <w:szCs w:val="20"/>
        </w:rPr>
      </w:pPr>
      <w:r w:rsidRPr="0041138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1510" cy="987841"/>
                    </a:xfrm>
                    <a:prstGeom prst="rect">
                      <a:avLst/>
                    </a:prstGeom>
                    <a:noFill/>
                  </pic:spPr>
                </pic:pic>
              </a:graphicData>
            </a:graphic>
          </wp:inline>
        </w:drawing>
      </w:r>
    </w:p>
    <w:p w14:paraId="3E447E6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consumer requires timely notification of a business or system event without repeatedly polling for status or changes.</w:t>
      </w:r>
    </w:p>
    <w:p w14:paraId="64B0EFFB" w14:textId="27F532BF" w:rsidR="0041138D" w:rsidRPr="0041138D" w:rsidRDefault="0041138D" w:rsidP="0041138D">
      <w:pPr>
        <w:spacing w:before="40" w:after="110"/>
        <w:ind w:left="360"/>
        <w:rPr>
          <w:szCs w:val="20"/>
        </w:rPr>
      </w:pPr>
      <w:r w:rsidRPr="0041138D">
        <w:rPr>
          <w:b/>
          <w:color w:val="1F3864"/>
          <w:szCs w:val="20"/>
        </w:rPr>
        <w:t>Solution.</w:t>
      </w:r>
      <w:r w:rsidRPr="006F5C8D">
        <w:rPr>
          <w:szCs w:val="20"/>
        </w:rPr>
        <w:t xml:space="preserve"> </w:t>
      </w:r>
      <w:r w:rsidR="006F5C8D" w:rsidRPr="006F5C8D">
        <w:rPr>
          <w:szCs w:val="20"/>
        </w:rPr>
        <w:t>When the event occurs, dispatch the notification through an Event Grid subscription or a Logic App using an appropriate delivery channel, such as a webhook, email or Teams notification</w:t>
      </w:r>
      <w:r w:rsidR="006F5C8D">
        <w:rPr>
          <w:szCs w:val="20"/>
        </w:rPr>
        <w:t>.</w:t>
      </w:r>
      <w:r w:rsidRPr="0041138D">
        <w:rPr>
          <w:szCs w:val="20"/>
        </w:rPr>
        <w:t xml:space="preserve"> Subscribers are configured, not coded into the publisher.</w:t>
      </w:r>
    </w:p>
    <w:p w14:paraId="72F3587B" w14:textId="710F5B9A" w:rsidR="0041138D" w:rsidRPr="0041138D" w:rsidRDefault="0041138D" w:rsidP="0041138D">
      <w:pPr>
        <w:spacing w:before="40" w:after="110"/>
        <w:ind w:left="360"/>
        <w:rPr>
          <w:szCs w:val="20"/>
        </w:rPr>
      </w:pPr>
      <w:r w:rsidRPr="0041138D">
        <w:rPr>
          <w:b/>
          <w:color w:val="1F3864"/>
          <w:szCs w:val="20"/>
        </w:rPr>
        <w:t xml:space="preserve">Use it when. </w:t>
      </w:r>
      <w:r w:rsidR="00B24463" w:rsidRPr="00B24463">
        <w:rPr>
          <w:szCs w:val="20"/>
        </w:rPr>
        <w:t>Use this pattern when subscribers require notifications to be pushed automatically when a defined event occurs</w:t>
      </w:r>
      <w:r w:rsidR="00B24463">
        <w:rPr>
          <w:szCs w:val="20"/>
        </w:rPr>
        <w:t>.</w:t>
      </w:r>
    </w:p>
    <w:p w14:paraId="7C9660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Subscribers should really pull current state through an API.</w:t>
      </w:r>
    </w:p>
    <w:p w14:paraId="029E505B" w14:textId="77777777" w:rsidR="00EA0C2C" w:rsidRPr="00EA0C2C" w:rsidRDefault="0041138D" w:rsidP="00EA0C2C">
      <w:pPr>
        <w:spacing w:before="40" w:after="110"/>
        <w:ind w:left="360"/>
        <w:rPr>
          <w:szCs w:val="20"/>
        </w:rPr>
      </w:pPr>
      <w:r w:rsidRPr="0041138D">
        <w:rPr>
          <w:b/>
          <w:color w:val="1F3864"/>
          <w:szCs w:val="20"/>
        </w:rPr>
        <w:t xml:space="preserve">Risks and considerations. </w:t>
      </w:r>
      <w:r w:rsidRPr="0041138D">
        <w:rPr>
          <w:szCs w:val="20"/>
        </w:rPr>
        <w:t xml:space="preserve">Subscriber availability can impact delivery success and increase retry activity. Appropriate retry, backoff and dead-letter handling should be implemented. </w:t>
      </w:r>
    </w:p>
    <w:p w14:paraId="300FEE8F" w14:textId="184B6824" w:rsidR="0041138D" w:rsidRPr="0041138D" w:rsidRDefault="00EA0C2C" w:rsidP="0041138D">
      <w:pPr>
        <w:spacing w:before="40" w:after="110"/>
        <w:ind w:left="360"/>
        <w:rPr>
          <w:szCs w:val="20"/>
        </w:rPr>
      </w:pPr>
      <w:r w:rsidRPr="00EA0C2C">
        <w:rPr>
          <w:szCs w:val="20"/>
        </w:rPr>
        <w:t xml:space="preserve">Authentication material must be stored in and referenced from </w:t>
      </w:r>
      <w:r w:rsidR="004E2DFF" w:rsidRPr="004E2DFF">
        <w:rPr>
          <w:szCs w:val="20"/>
        </w:rPr>
        <w:t>Approved secret, key, and certificate management services</w:t>
      </w:r>
      <w:r w:rsidRPr="00EA0C2C">
        <w:rPr>
          <w:szCs w:val="20"/>
        </w:rPr>
        <w:t>. Payloads should be signed where supported, and circuit-breaker controls should protect the integration from persistently unavailable or unreliable subscriber endpoints.</w:t>
      </w:r>
    </w:p>
    <w:p w14:paraId="6E3FB4CB" w14:textId="553DB389" w:rsidR="0041138D" w:rsidRPr="0041138D" w:rsidRDefault="0041138D" w:rsidP="0041138D">
      <w:pPr>
        <w:spacing w:before="40" w:after="110"/>
        <w:ind w:left="360"/>
        <w:rPr>
          <w:szCs w:val="20"/>
        </w:rPr>
      </w:pPr>
      <w:r w:rsidRPr="0041138D">
        <w:rPr>
          <w:b/>
          <w:color w:val="1F3864"/>
          <w:szCs w:val="20"/>
        </w:rPr>
        <w:t xml:space="preserve">Security boundary. </w:t>
      </w:r>
      <w:r w:rsidR="0013217A" w:rsidRPr="0013217A">
        <w:rPr>
          <w:szCs w:val="20"/>
        </w:rPr>
        <w:t>Event Grid or the Logic App runs within a private workload spoke. Traffic to an external subscriber must leave through the controlled egress path rather than through default internet routing.</w:t>
      </w:r>
      <w:r w:rsidRPr="0041138D">
        <w:rPr>
          <w:szCs w:val="20"/>
        </w:rPr>
        <w:t xml:space="preserve"> Within Azure: managed identity, partner secrets held in </w:t>
      </w:r>
      <w:r w:rsidR="004E2DFF" w:rsidRPr="004E2DFF">
        <w:rPr>
          <w:szCs w:val="20"/>
        </w:rPr>
        <w:t>Approved secret, key, and certificate management services</w:t>
      </w:r>
      <w:r w:rsidRPr="0041138D">
        <w:rPr>
          <w:szCs w:val="20"/>
        </w:rPr>
        <w:t xml:space="preserve">and referenced, TLS. Outside Azure: TLS to the subscriber, payload signing where supported, partner endpoints allow-listed, and secrets rotated/revoked </w:t>
      </w:r>
      <w:r w:rsidR="004E2DFF" w:rsidRPr="004E2DFF">
        <w:rPr>
          <w:szCs w:val="20"/>
        </w:rPr>
        <w:t>Approved secret, key, and certificate management services</w:t>
      </w:r>
      <w:r w:rsidR="004E2DFF">
        <w:rPr>
          <w:szCs w:val="20"/>
        </w:rPr>
        <w:t>.</w:t>
      </w:r>
    </w:p>
    <w:p w14:paraId="1D07CF94"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Polling to simulate push; bespoke per-subscriber dispatch code instead of subscriptions.</w:t>
      </w:r>
    </w:p>
    <w:p w14:paraId="4FB30FB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The broker's system is notified automatically when a claim status changes.</w:t>
      </w:r>
    </w:p>
    <w:p w14:paraId="236FE7F5" w14:textId="36934F5D" w:rsidR="0041138D" w:rsidRPr="00FE4F0E" w:rsidRDefault="0041138D" w:rsidP="0041138D">
      <w:pPr>
        <w:pStyle w:val="Heading3"/>
        <w:rPr>
          <w:rFonts w:cs="Times New Roman"/>
          <w:bCs/>
          <w:color w:val="132040" w:themeColor="accent1" w:themeShade="BF"/>
          <w:sz w:val="24"/>
          <w:szCs w:val="26"/>
        </w:rPr>
      </w:pPr>
      <w:bookmarkStart w:id="209" w:name="_Toc239852314"/>
      <w:bookmarkStart w:id="210" w:name="_Toc239980620"/>
      <w:r w:rsidRPr="00FE4F0E">
        <w:rPr>
          <w:rFonts w:cs="Times New Roman"/>
          <w:bCs/>
          <w:color w:val="132040" w:themeColor="accent1" w:themeShade="BF"/>
          <w:sz w:val="24"/>
          <w:szCs w:val="26"/>
        </w:rPr>
        <w:t>Stream / telemetry ingestion (SFINT14)</w:t>
      </w:r>
      <w:bookmarkEnd w:id="209"/>
      <w:bookmarkEnd w:id="210"/>
    </w:p>
    <w:p w14:paraId="1722661E" w14:textId="77777777" w:rsidR="0041138D" w:rsidRPr="0041138D" w:rsidRDefault="0041138D" w:rsidP="0041138D">
      <w:pPr>
        <w:spacing w:before="10" w:after="90"/>
        <w:rPr>
          <w:szCs w:val="20"/>
        </w:rPr>
      </w:pPr>
      <w:r w:rsidRPr="0041138D">
        <w:rPr>
          <w:i/>
          <w:color w:val="5A6470"/>
          <w:szCs w:val="20"/>
        </w:rPr>
        <w:t>Ingest high-volume continuous data and hand it to processors or the data platform.</w:t>
      </w:r>
    </w:p>
    <w:p w14:paraId="1DB444A6" w14:textId="77777777" w:rsidR="0041138D" w:rsidRPr="0041138D" w:rsidRDefault="0041138D" w:rsidP="0041138D">
      <w:pPr>
        <w:spacing w:before="90" w:after="130"/>
        <w:jc w:val="center"/>
        <w:rPr>
          <w:szCs w:val="20"/>
        </w:rPr>
      </w:pPr>
      <w:r w:rsidRPr="0041138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5"/>
                    <a:stretch>
                      <a:fillRect/>
                    </a:stretch>
                  </pic:blipFill>
                  <pic:spPr bwMode="auto">
                    <a:xfrm>
                      <a:off x="0" y="0"/>
                      <a:ext cx="5731510" cy="987841"/>
                    </a:xfrm>
                    <a:prstGeom prst="rect">
                      <a:avLst/>
                    </a:prstGeom>
                  </pic:spPr>
                </pic:pic>
              </a:graphicData>
            </a:graphic>
          </wp:inline>
        </w:drawing>
      </w:r>
    </w:p>
    <w:p w14:paraId="27BA4D2D" w14:textId="77777777" w:rsidR="0041138D" w:rsidRPr="0041138D" w:rsidRDefault="0041138D" w:rsidP="0041138D">
      <w:pPr>
        <w:spacing w:before="90" w:after="130"/>
        <w:jc w:val="center"/>
        <w:rPr>
          <w:szCs w:val="20"/>
        </w:rPr>
      </w:pPr>
    </w:p>
    <w:p w14:paraId="312F8C0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high-frequency feed produces far more events than a business-messaging queue is designed for, and it needs partitioned, ordered processing.</w:t>
      </w:r>
    </w:p>
    <w:p w14:paraId="081B590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Ingest into Event Hubs, partitioned for throughput; process with Functions; and typically capture or offload to Data Platform for analytics. Event Hubs is designed for high-volume event ingestion and streaming; Service Bus is not.</w:t>
      </w:r>
    </w:p>
    <w:p w14:paraId="1C33711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Sustained high event rates need partitioned stream processing.</w:t>
      </w:r>
    </w:p>
    <w:p w14:paraId="7C86F38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These are transactional business commands needing per-message dead-lettering and sessions (Service Bus), or low-volume discrete notifications (Event Grid).</w:t>
      </w:r>
    </w:p>
    <w:p w14:paraId="603A1A6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3014960D"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20CD2B0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Usage of Service Bus for high volumes, Event Hubs for transactional commands; or designing synchronous consumers on a stream.</w:t>
      </w:r>
    </w:p>
    <w:p w14:paraId="346BEFEA" w14:textId="094BC0D5" w:rsidR="0041138D" w:rsidRDefault="0041138D" w:rsidP="00BB7DA4">
      <w:pPr>
        <w:spacing w:before="40" w:after="110"/>
        <w:ind w:left="360"/>
        <w:rPr>
          <w:szCs w:val="20"/>
        </w:rPr>
      </w:pPr>
      <w:r w:rsidRPr="0041138D">
        <w:rPr>
          <w:b/>
          <w:color w:val="1F3864"/>
          <w:szCs w:val="20"/>
        </w:rPr>
        <w:t xml:space="preserve">In practice. </w:t>
      </w:r>
      <w:r w:rsidRPr="0041138D">
        <w:rPr>
          <w:szCs w:val="20"/>
        </w:rPr>
        <w:t>A high-frequency exposure feed is ingested, processed near-real-time and offloaded to Snowflake.</w:t>
      </w:r>
    </w:p>
    <w:p w14:paraId="1463F9F9" w14:textId="77777777" w:rsidR="00BB7DA4" w:rsidRDefault="00BB7DA4" w:rsidP="00BB7DA4">
      <w:pPr>
        <w:spacing w:before="40" w:after="110"/>
        <w:ind w:left="360"/>
        <w:rPr>
          <w:szCs w:val="20"/>
        </w:rPr>
      </w:pPr>
    </w:p>
    <w:p w14:paraId="215A55D0" w14:textId="0AD0639B" w:rsidR="00DD241A" w:rsidRDefault="0041138D" w:rsidP="001155FB">
      <w:pPr>
        <w:pStyle w:val="Heading2"/>
        <w:rPr>
          <w:bCs w:val="0"/>
        </w:rPr>
      </w:pPr>
      <w:bookmarkStart w:id="211" w:name="_Toc239852315"/>
      <w:bookmarkStart w:id="212" w:name="_Toc239980621"/>
      <w:bookmarkStart w:id="213" w:name="_Toc240366848"/>
      <w:r w:rsidRPr="00A51282">
        <w:rPr>
          <w:bCs w:val="0"/>
        </w:rPr>
        <w:t>Orchestration Patterns</w:t>
      </w:r>
      <w:bookmarkEnd w:id="211"/>
      <w:bookmarkEnd w:id="212"/>
      <w:bookmarkEnd w:id="213"/>
    </w:p>
    <w:p w14:paraId="59DBDA33" w14:textId="77777777" w:rsidR="00A81204" w:rsidRPr="00A81204" w:rsidRDefault="00A81204" w:rsidP="008F030B"/>
    <w:p w14:paraId="53A219AC" w14:textId="77777777" w:rsidR="005D79E9" w:rsidRDefault="005D79E9" w:rsidP="005D79E9">
      <w:pPr>
        <w:pStyle w:val="Heading3"/>
        <w:rPr>
          <w:rFonts w:cs="Times New Roman"/>
          <w:bCs/>
          <w:color w:val="132040" w:themeColor="accent1" w:themeShade="BF"/>
          <w:sz w:val="24"/>
          <w:szCs w:val="26"/>
        </w:rPr>
      </w:pPr>
      <w:r>
        <w:rPr>
          <w:rFonts w:cs="Times New Roman"/>
          <w:bCs/>
          <w:color w:val="132040" w:themeColor="accent1" w:themeShade="BF"/>
          <w:sz w:val="24"/>
          <w:szCs w:val="26"/>
        </w:rPr>
        <w:t>Choosing between Logic Apps and Durable Functions</w:t>
      </w:r>
    </w:p>
    <w:p w14:paraId="36D00A66" w14:textId="374561DB" w:rsidR="005D79E9" w:rsidRDefault="005D79E9" w:rsidP="005D79E9">
      <w:pPr>
        <w:spacing w:before="40" w:after="110"/>
        <w:rPr>
          <w:szCs w:val="20"/>
        </w:rPr>
      </w:pPr>
      <w:r>
        <w:rPr>
          <w:b/>
          <w:color w:val="1F3864"/>
          <w:szCs w:val="20"/>
        </w:rPr>
        <w:t xml:space="preserve">Default. </w:t>
      </w:r>
      <w:r w:rsidRPr="007C4AA2">
        <w:rPr>
          <w:szCs w:val="20"/>
          <w:lang w:val="en-IN"/>
        </w:rPr>
        <w:t>Logic Apps Standard is the default orchestration platform for the Systems Integration Framework and requires no exception. It is used for integration-centric workflows, connector-based automation, long-running processes, approvals and any workflow that can be delivered using platform-managed orchestration capabilities. The orchestrator owns workflow state, process progression, retries and compensation logic.</w:t>
      </w:r>
    </w:p>
    <w:p w14:paraId="377DFEC1" w14:textId="25E5CDE4" w:rsidR="005D79E9" w:rsidRPr="007C4AA2" w:rsidRDefault="005D79E9" w:rsidP="005D79E9">
      <w:pPr>
        <w:spacing w:before="40" w:after="110"/>
        <w:rPr>
          <w:szCs w:val="20"/>
          <w:lang w:val="en-IN"/>
        </w:rPr>
      </w:pPr>
      <w:r>
        <w:rPr>
          <w:b/>
          <w:color w:val="1F3864"/>
          <w:szCs w:val="20"/>
        </w:rPr>
        <w:t xml:space="preserve">When Durable Functions is permitted. </w:t>
      </w:r>
      <w:r w:rsidRPr="007C4AA2">
        <w:rPr>
          <w:szCs w:val="20"/>
          <w:lang w:val="en-IN"/>
        </w:rPr>
        <w:t>Azure Durable Functions may be used only where the orchestration is genuinely code-centric and cannot reasonably be delivered using Logic Apps Standard without introducing excessive complexity, performance limitations or maintainability concerns. Typical examples include dynamic fan-out/fan-in processing, custom aggregation of parallel results, highly dynamic execution paths or high-throughput coordination scenarios. Durable Functions must be implemented as an explicit, named orchestrator with checkpointed state and observable execution history. Plain Azure Functions chained together to coordinate process steps are not permitted.</w:t>
      </w:r>
    </w:p>
    <w:p w14:paraId="426ADFB4" w14:textId="22244E5E" w:rsidR="005D79E9" w:rsidRPr="007C4AA2" w:rsidRDefault="005D79E9" w:rsidP="005D79E9">
      <w:pPr>
        <w:spacing w:before="40" w:after="110"/>
        <w:rPr>
          <w:szCs w:val="20"/>
          <w:lang w:val="en-IN"/>
        </w:rPr>
      </w:pPr>
      <w:r>
        <w:rPr>
          <w:b/>
          <w:color w:val="1F3864"/>
          <w:szCs w:val="20"/>
        </w:rPr>
        <w:t xml:space="preserve">Governance threshold. </w:t>
      </w:r>
      <w:r w:rsidRPr="007C4AA2">
        <w:rPr>
          <w:szCs w:val="20"/>
          <w:lang w:val="en-IN"/>
        </w:rPr>
        <w:t>Logic Apps Standard is the default and requires no approval. Selecting Azure Durable Functions is an architecture exception requiring documented justification and TDA approval prior to implementation. Plain Azure Functions performing workflow coordination are prohibited.</w:t>
      </w:r>
    </w:p>
    <w:p w14:paraId="50C45796" w14:textId="0C4D3F44" w:rsidR="005D79E9" w:rsidRPr="007C4AA2" w:rsidRDefault="005D79E9" w:rsidP="005D79E9">
      <w:pPr>
        <w:spacing w:before="40" w:after="110"/>
        <w:rPr>
          <w:szCs w:val="20"/>
          <w:lang w:val="en-IN"/>
        </w:rPr>
      </w:pPr>
      <w:r>
        <w:rPr>
          <w:b/>
          <w:color w:val="1F3864"/>
          <w:szCs w:val="20"/>
        </w:rPr>
        <w:t xml:space="preserve">Decision evidence. </w:t>
      </w:r>
      <w:r w:rsidRPr="007C4AA2">
        <w:rPr>
          <w:szCs w:val="20"/>
          <w:lang w:val="en-IN"/>
        </w:rPr>
        <w:t>Approval must be supported by an architecture decision record describing the orchestration requirements, the specific limitation of Logic Apps Standard, the approach to observability and recovery, and the accountable service owner. The decision must be linked to the service catalogue entry and recorded through the appropriate TDA gate.</w:t>
      </w:r>
    </w:p>
    <w:p w14:paraId="7D5A1B15" w14:textId="1045FC93" w:rsidR="005D79E9" w:rsidRPr="007C4AA2" w:rsidRDefault="005D79E9" w:rsidP="005D79E9">
      <w:pPr>
        <w:spacing w:before="40" w:after="110"/>
        <w:rPr>
          <w:szCs w:val="20"/>
          <w:lang w:val="en-IN"/>
        </w:rPr>
      </w:pPr>
      <w:r>
        <w:rPr>
          <w:b/>
          <w:color w:val="1F3864"/>
          <w:szCs w:val="20"/>
        </w:rPr>
        <w:t xml:space="preserve">Reconciliation with the platform guidance. </w:t>
      </w:r>
      <w:r w:rsidRPr="007C4AA2">
        <w:rPr>
          <w:szCs w:val="20"/>
          <w:lang w:val="en-IN"/>
        </w:rPr>
        <w:t>This approach maintains the principle that Azure Functions are not the default orchestration engine. The prohibition applies to plain Azure Functions coordinating workflow logic. Azure Durable Functions remain a permitted orchestration technology when explicitly declared, governed and approved through the framework's orchestration governance process.</w:t>
      </w:r>
    </w:p>
    <w:p w14:paraId="78FABB92" w14:textId="77777777" w:rsidR="00A81204" w:rsidRPr="00363CBA" w:rsidRDefault="00A81204" w:rsidP="00363CBA"/>
    <w:p w14:paraId="40244F48" w14:textId="4905C530" w:rsidR="0041138D" w:rsidRPr="00FE4F0E" w:rsidRDefault="0041138D" w:rsidP="0041138D">
      <w:pPr>
        <w:pStyle w:val="Heading3"/>
        <w:rPr>
          <w:rFonts w:cs="Times New Roman"/>
          <w:bCs/>
          <w:color w:val="132040" w:themeColor="accent1" w:themeShade="BF"/>
          <w:sz w:val="24"/>
          <w:szCs w:val="26"/>
        </w:rPr>
      </w:pPr>
      <w:bookmarkStart w:id="214" w:name="_Toc239852316"/>
      <w:bookmarkStart w:id="215" w:name="_Toc239980622"/>
      <w:r w:rsidRPr="00FE4F0E">
        <w:rPr>
          <w:rFonts w:cs="Times New Roman"/>
          <w:bCs/>
          <w:color w:val="132040" w:themeColor="accent1" w:themeShade="BF"/>
          <w:sz w:val="24"/>
          <w:szCs w:val="26"/>
        </w:rPr>
        <w:t>Stateful process orchestration (SFINT15)</w:t>
      </w:r>
      <w:bookmarkEnd w:id="214"/>
      <w:bookmarkEnd w:id="215"/>
    </w:p>
    <w:p w14:paraId="40675398" w14:textId="27E2074A" w:rsidR="00DE0875" w:rsidRPr="0041138D" w:rsidRDefault="0041138D" w:rsidP="0041138D">
      <w:pPr>
        <w:spacing w:before="10" w:after="90"/>
        <w:rPr>
          <w:szCs w:val="20"/>
        </w:rPr>
      </w:pPr>
      <w:r w:rsidRPr="0041138D">
        <w:rPr>
          <w:i/>
          <w:color w:val="5A6470"/>
          <w:szCs w:val="20"/>
        </w:rPr>
        <w:t>Coordinate a multi-step, multi-system business process with state, retries and visibility.</w:t>
      </w:r>
    </w:p>
    <w:p w14:paraId="115A401B" w14:textId="77777777" w:rsidR="0041138D" w:rsidRPr="0041138D" w:rsidRDefault="0041138D" w:rsidP="0041138D">
      <w:pPr>
        <w:spacing w:before="90" w:after="130"/>
        <w:jc w:val="center"/>
        <w:rPr>
          <w:szCs w:val="20"/>
        </w:rPr>
      </w:pPr>
      <w:r w:rsidRPr="0041138D">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4E59F8D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business process spans multiple systems, requires coordinated execution across several steps, and cannot be reliably owned or managed by a single application</w:t>
      </w:r>
    </w:p>
    <w:p w14:paraId="24C64F9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Use Logic Apps Standard for integration-centric workflows and connector-based automation; use Durable Functions for code-centric, stateful, or complex long-running orchestrations.</w:t>
      </w:r>
    </w:p>
    <w:p w14:paraId="66E84EA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business process crosses several systems and steps and needs state, retries and auditability over minutes, hours or days.</w:t>
      </w:r>
    </w:p>
    <w:p w14:paraId="791E9E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 single synchronous call suffices, or it is really just message buffering.</w:t>
      </w:r>
    </w:p>
    <w:p w14:paraId="26B0D78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31F94540" w14:textId="0DF2C96C"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orchestration service is deployed within the workload boundary and coordinates calls to APIM, Functions, and Service Bus. All communication uses private connectivity, managed identities, Key Vault</w:t>
      </w:r>
      <w:r w:rsidR="004E2DFF">
        <w:rPr>
          <w:szCs w:val="20"/>
        </w:rPr>
        <w:t>/Cyber Ark</w:t>
      </w:r>
      <w:r w:rsidRPr="0041138D">
        <w:rPr>
          <w:szCs w:val="20"/>
        </w:rPr>
        <w:t xml:space="preserve"> references where required, and TLS encryption. External access is routed through APIM and approved edge services, never directly from the orchestration workflow.</w:t>
      </w:r>
    </w:p>
    <w:p w14:paraId="42E2638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Embedding business, compute, or transformation logic within the orchestration layer; spreading a single process across multiple uncoordinated workflows; or relying entirely on choreography with no clear process owner.</w:t>
      </w:r>
    </w:p>
    <w:p w14:paraId="0210B2CC"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55A7E88A" w14:textId="7D6A9A66" w:rsidR="0041138D" w:rsidRPr="00FE4F0E" w:rsidRDefault="0041138D" w:rsidP="0041138D">
      <w:pPr>
        <w:pStyle w:val="Heading3"/>
        <w:rPr>
          <w:rFonts w:cs="Times New Roman"/>
          <w:bCs/>
          <w:color w:val="132040" w:themeColor="accent1" w:themeShade="BF"/>
          <w:sz w:val="24"/>
          <w:szCs w:val="26"/>
        </w:rPr>
      </w:pPr>
      <w:bookmarkStart w:id="216" w:name="_Toc239852317"/>
      <w:bookmarkStart w:id="217" w:name="_Toc239980623"/>
      <w:r w:rsidRPr="00FE4F0E">
        <w:rPr>
          <w:rFonts w:cs="Times New Roman"/>
          <w:bCs/>
          <w:color w:val="132040" w:themeColor="accent1" w:themeShade="BF"/>
          <w:sz w:val="24"/>
          <w:szCs w:val="26"/>
        </w:rPr>
        <w:t>Process with compensation (SFINT16)</w:t>
      </w:r>
      <w:bookmarkEnd w:id="216"/>
      <w:bookmarkEnd w:id="217"/>
    </w:p>
    <w:p w14:paraId="03D21D6F" w14:textId="20220FA6" w:rsidR="00DE0875" w:rsidRPr="0041138D" w:rsidRDefault="0041138D" w:rsidP="0041138D">
      <w:pPr>
        <w:spacing w:before="10" w:after="90"/>
        <w:rPr>
          <w:szCs w:val="20"/>
        </w:rPr>
      </w:pPr>
      <w:r w:rsidRPr="0041138D">
        <w:rPr>
          <w:i/>
          <w:color w:val="5A6470"/>
          <w:szCs w:val="20"/>
        </w:rPr>
        <w:t>When a later step fails, undo the earlier ones, orchestrated centrally, not choreographed.</w:t>
      </w:r>
    </w:p>
    <w:p w14:paraId="43A09CEE" w14:textId="77777777" w:rsidR="0041138D" w:rsidRPr="0041138D" w:rsidRDefault="0041138D" w:rsidP="0041138D">
      <w:pPr>
        <w:spacing w:before="90" w:after="130"/>
        <w:jc w:val="center"/>
        <w:rPr>
          <w:szCs w:val="20"/>
        </w:rPr>
      </w:pPr>
      <w:r w:rsidRPr="0041138D">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1510" cy="1387168"/>
                    </a:xfrm>
                    <a:prstGeom prst="rect">
                      <a:avLst/>
                    </a:prstGeom>
                    <a:noFill/>
                  </pic:spPr>
                </pic:pic>
              </a:graphicData>
            </a:graphic>
          </wp:inline>
        </w:drawing>
      </w:r>
    </w:p>
    <w:p w14:paraId="03B11EC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spans multiple systems where a later step may fail after earlier steps have completed, creating the need to restore a consistent business state without relying on distributed transactions.</w:t>
      </w:r>
    </w:p>
    <w:p w14:paraId="3CF629E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4AB287EA"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Cross-system consistency is needed without distributed transactions, and a single process can own the compensation.</w:t>
      </w:r>
    </w:p>
    <w:p w14:paraId="3E1505A8"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ACID transaction within one system suffices, or a microservices-style distributed style is proposed (out of scope here).</w:t>
      </w:r>
    </w:p>
    <w:p w14:paraId="4786DC37"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Compensation actions are not transactional and may themselves fail. Compensation steps should therefore be idempotent, retryable and fully auditable. Recovery paths should be monitored and tested to ensure consistent behaviour during failure scenarios.</w:t>
      </w:r>
    </w:p>
    <w:p w14:paraId="1BBB102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7268AB9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Relying on distributed transaction models across systems or implementing compensation logic without clear process ownership.</w:t>
      </w:r>
    </w:p>
    <w:p w14:paraId="0D97AB46" w14:textId="03FBCA28"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213E9795" w14:textId="77777777" w:rsidR="004329A6" w:rsidRPr="0041138D" w:rsidRDefault="004329A6" w:rsidP="0041138D">
      <w:pPr>
        <w:spacing w:before="40" w:after="110"/>
        <w:ind w:left="360"/>
        <w:rPr>
          <w:szCs w:val="20"/>
        </w:rPr>
      </w:pPr>
    </w:p>
    <w:p w14:paraId="1A161050" w14:textId="7DB244B2" w:rsidR="0041138D" w:rsidRPr="00FE4F0E" w:rsidRDefault="0041138D" w:rsidP="0041138D">
      <w:pPr>
        <w:pStyle w:val="Heading3"/>
        <w:rPr>
          <w:rFonts w:cs="Times New Roman"/>
          <w:bCs/>
          <w:color w:val="132040" w:themeColor="accent1" w:themeShade="BF"/>
          <w:sz w:val="24"/>
          <w:szCs w:val="26"/>
        </w:rPr>
      </w:pPr>
      <w:bookmarkStart w:id="218" w:name="_Toc239852318"/>
      <w:bookmarkStart w:id="219" w:name="_Toc239980624"/>
      <w:r w:rsidRPr="00FE4F0E">
        <w:rPr>
          <w:rFonts w:cs="Times New Roman"/>
          <w:bCs/>
          <w:color w:val="132040" w:themeColor="accent1" w:themeShade="BF"/>
          <w:sz w:val="24"/>
          <w:szCs w:val="26"/>
        </w:rPr>
        <w:t>Human-in-the-loop / approval (SFINT17)</w:t>
      </w:r>
      <w:bookmarkEnd w:id="218"/>
      <w:bookmarkEnd w:id="219"/>
    </w:p>
    <w:p w14:paraId="5B7C7AC4" w14:textId="77777777" w:rsidR="0041138D" w:rsidRDefault="0041138D" w:rsidP="0041138D">
      <w:pPr>
        <w:spacing w:before="10" w:after="90"/>
        <w:rPr>
          <w:i/>
          <w:color w:val="5A6470"/>
          <w:szCs w:val="20"/>
        </w:rPr>
      </w:pPr>
      <w:r w:rsidRPr="0041138D">
        <w:rPr>
          <w:i/>
          <w:color w:val="5A6470"/>
          <w:szCs w:val="20"/>
        </w:rPr>
        <w:t>Insert a human decision into an automated process, with audit and escalation.</w:t>
      </w:r>
    </w:p>
    <w:p w14:paraId="110FB8F1" w14:textId="77777777" w:rsidR="00DE0875" w:rsidRPr="0041138D" w:rsidRDefault="00DE0875" w:rsidP="0041138D">
      <w:pPr>
        <w:spacing w:before="10" w:after="90"/>
        <w:rPr>
          <w:szCs w:val="20"/>
        </w:rPr>
      </w:pPr>
    </w:p>
    <w:p w14:paraId="517EA9C3" w14:textId="77777777" w:rsidR="0041138D" w:rsidRDefault="0041138D" w:rsidP="0041138D">
      <w:pPr>
        <w:spacing w:before="90" w:after="130"/>
        <w:jc w:val="center"/>
        <w:rPr>
          <w:szCs w:val="20"/>
        </w:rPr>
      </w:pPr>
      <w:r w:rsidRPr="0041138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1510" cy="987841"/>
                    </a:xfrm>
                    <a:prstGeom prst="rect">
                      <a:avLst/>
                    </a:prstGeom>
                    <a:noFill/>
                  </pic:spPr>
                </pic:pic>
              </a:graphicData>
            </a:graphic>
          </wp:inline>
        </w:drawing>
      </w:r>
    </w:p>
    <w:p w14:paraId="04AE6FD2" w14:textId="77777777" w:rsidR="00DE0875" w:rsidRPr="0041138D" w:rsidRDefault="00DE0875" w:rsidP="0041138D">
      <w:pPr>
        <w:spacing w:before="90" w:after="130"/>
        <w:jc w:val="center"/>
        <w:rPr>
          <w:szCs w:val="20"/>
        </w:rPr>
      </w:pPr>
    </w:p>
    <w:p w14:paraId="034381A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requires a human decision or approval before it can continue, with the decision and approval outcome needing to be auditable and traceable.</w:t>
      </w:r>
    </w:p>
    <w:p w14:paraId="4FD16EA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Logic App pauses for an approval over Teams or email, captures the decision with the approver's identity, and resumes. Timeouts and escalation keep the process from stalling.</w:t>
      </w:r>
    </w:p>
    <w:p w14:paraId="308FFDF4"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process needs human sign-off and an audit trail.</w:t>
      </w:r>
    </w:p>
    <w:p w14:paraId="1F0E43F9"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decision can be made by rules, keep it straight-through.</w:t>
      </w:r>
    </w:p>
    <w:p w14:paraId="0152622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Approval steps introduce dependency on human response times and may delay overall process completion. Timeouts, reminders and escalation paths should be defined, and approval outcomes recorded for audit and compliance purposes.</w:t>
      </w:r>
    </w:p>
    <w:p w14:paraId="508B4815" w14:textId="2D09A5D2" w:rsidR="0041138D" w:rsidRPr="0041138D" w:rsidRDefault="0041138D" w:rsidP="0041138D">
      <w:pPr>
        <w:spacing w:before="40" w:after="110"/>
        <w:ind w:left="360"/>
        <w:rPr>
          <w:szCs w:val="20"/>
        </w:rPr>
      </w:pPr>
      <w:r w:rsidRPr="0041138D">
        <w:rPr>
          <w:b/>
          <w:color w:val="1F3864"/>
          <w:szCs w:val="20"/>
        </w:rPr>
        <w:t xml:space="preserve">Security boundary. </w:t>
      </w:r>
      <w:r w:rsidR="00DE13A6">
        <w:rPr>
          <w:szCs w:val="20"/>
        </w:rPr>
        <w:t>T</w:t>
      </w:r>
      <w:r w:rsidR="00DE13A6" w:rsidRPr="0041138D">
        <w:rPr>
          <w:szCs w:val="20"/>
        </w:rPr>
        <w:t xml:space="preserve">he </w:t>
      </w:r>
      <w:r w:rsidRPr="0041138D">
        <w:rPr>
          <w:szCs w:val="20"/>
        </w:rPr>
        <w:t>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A591B09"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Approvals handled over untracked email outside the platform, no timeout or escalation.</w:t>
      </w:r>
    </w:p>
    <w:p w14:paraId="54C70813" w14:textId="66BF92B7"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5B5F54FF" w14:textId="77777777" w:rsidR="00BB7DA4" w:rsidRPr="0041138D" w:rsidRDefault="00BB7DA4" w:rsidP="0041138D">
      <w:pPr>
        <w:spacing w:before="40" w:after="110"/>
        <w:ind w:left="360"/>
        <w:rPr>
          <w:szCs w:val="20"/>
        </w:rPr>
      </w:pPr>
    </w:p>
    <w:p w14:paraId="1DC8C601" w14:textId="0E4BAC26" w:rsidR="0068510C" w:rsidRDefault="0068510C">
      <w:pPr>
        <w:pStyle w:val="Heading3"/>
        <w:rPr>
          <w:rFonts w:cs="Times New Roman"/>
          <w:bCs/>
          <w:color w:val="132040" w:themeColor="accent1" w:themeShade="BF"/>
          <w:sz w:val="24"/>
          <w:szCs w:val="26"/>
        </w:rPr>
      </w:pPr>
      <w:bookmarkStart w:id="220" w:name="_Toc239852319"/>
      <w:bookmarkStart w:id="221" w:name="_Toc239980625"/>
      <w:r w:rsidRPr="0068510C">
        <w:rPr>
          <w:rFonts w:cs="Times New Roman"/>
          <w:bCs/>
          <w:color w:val="132040" w:themeColor="accent1" w:themeShade="BF"/>
          <w:sz w:val="24"/>
          <w:szCs w:val="26"/>
        </w:rPr>
        <w:t>Scatter-Gather</w:t>
      </w:r>
      <w:r>
        <w:rPr>
          <w:rFonts w:cs="Times New Roman"/>
          <w:bCs/>
          <w:color w:val="132040" w:themeColor="accent1" w:themeShade="BF"/>
          <w:sz w:val="24"/>
          <w:szCs w:val="26"/>
        </w:rPr>
        <w:t xml:space="preserve"> </w:t>
      </w:r>
      <w:r w:rsidRPr="00FE4F0E">
        <w:rPr>
          <w:rFonts w:cs="Times New Roman"/>
          <w:bCs/>
          <w:color w:val="132040" w:themeColor="accent1" w:themeShade="BF"/>
          <w:sz w:val="24"/>
          <w:szCs w:val="26"/>
        </w:rPr>
        <w:t>(SFINT</w:t>
      </w:r>
      <w:r w:rsidR="00DC5352">
        <w:rPr>
          <w:rFonts w:cs="Times New Roman"/>
          <w:bCs/>
          <w:color w:val="132040" w:themeColor="accent1" w:themeShade="BF"/>
          <w:sz w:val="24"/>
          <w:szCs w:val="26"/>
        </w:rPr>
        <w:t>18</w:t>
      </w:r>
      <w:r w:rsidRPr="00FE4F0E">
        <w:rPr>
          <w:rFonts w:cs="Times New Roman"/>
          <w:bCs/>
          <w:color w:val="132040" w:themeColor="accent1" w:themeShade="BF"/>
          <w:sz w:val="24"/>
          <w:szCs w:val="26"/>
        </w:rPr>
        <w:t>)</w:t>
      </w:r>
    </w:p>
    <w:p w14:paraId="1F92A5E8" w14:textId="77777777" w:rsidR="00531429" w:rsidRPr="00531429" w:rsidRDefault="00531429" w:rsidP="00531429">
      <w:pPr>
        <w:spacing w:line="300" w:lineRule="atLeast"/>
        <w:rPr>
          <w:i/>
          <w:color w:val="5A6470"/>
          <w:szCs w:val="20"/>
        </w:rPr>
      </w:pPr>
      <w:r w:rsidRPr="00531429">
        <w:rPr>
          <w:i/>
          <w:color w:val="5A6470"/>
          <w:szCs w:val="20"/>
        </w:rPr>
        <w:t>Execute independent activities in parallel and combine the results into a single outcome, reducing end-to-end processing time.</w:t>
      </w:r>
    </w:p>
    <w:p w14:paraId="413F92B2" w14:textId="77777777" w:rsidR="0068510C" w:rsidRDefault="0068510C" w:rsidP="0068510C"/>
    <w:p w14:paraId="44551DC1" w14:textId="4F5F7B37" w:rsidR="009A09A6" w:rsidRDefault="009A09A6" w:rsidP="0068510C">
      <w:r w:rsidRPr="001D4AE9">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DEC5C44" w14:textId="7EA3F7F0" w:rsidR="009A09A6" w:rsidRDefault="008066EA" w:rsidP="0068510C">
      <w:r>
        <w:br/>
      </w:r>
    </w:p>
    <w:p w14:paraId="1FC19FE5" w14:textId="77777777" w:rsidR="008066EA" w:rsidRDefault="008066EA" w:rsidP="008066EA">
      <w:pPr>
        <w:ind w:left="426"/>
      </w:pPr>
      <w:r w:rsidRPr="00D8092A">
        <w:rPr>
          <w:b/>
          <w:color w:val="1F3864"/>
          <w:szCs w:val="20"/>
        </w:rPr>
        <w:t>Problem</w:t>
      </w:r>
      <w:r w:rsidRPr="008066EA">
        <w:rPr>
          <w:b/>
        </w:rPr>
        <w:t>.</w:t>
      </w:r>
      <w:r w:rsidRPr="008066EA">
        <w:t xml:space="preserve"> A business operation requires results from multiple independent services before processing can continue. Executing the requests sequentially increases latency and extends the overall processing time.</w:t>
      </w:r>
    </w:p>
    <w:p w14:paraId="59AD49C2" w14:textId="77777777" w:rsidR="008066EA" w:rsidRPr="008066EA" w:rsidRDefault="008066EA" w:rsidP="008066EA"/>
    <w:p w14:paraId="621FCFD5" w14:textId="77777777" w:rsidR="008066EA" w:rsidRDefault="008066EA" w:rsidP="008066EA">
      <w:pPr>
        <w:ind w:left="426"/>
      </w:pPr>
      <w:r w:rsidRPr="00D8092A">
        <w:rPr>
          <w:b/>
          <w:color w:val="1F3864"/>
          <w:szCs w:val="20"/>
        </w:rPr>
        <w:t>Solution</w:t>
      </w:r>
      <w:r w:rsidRPr="008066EA">
        <w:rPr>
          <w:b/>
        </w:rPr>
        <w:t>.</w:t>
      </w:r>
      <w:r w:rsidRPr="008066EA">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28571832" w14:textId="77777777" w:rsidR="008066EA" w:rsidRPr="008066EA" w:rsidRDefault="008066EA" w:rsidP="008066EA"/>
    <w:p w14:paraId="79750EB1" w14:textId="77777777" w:rsidR="008066EA" w:rsidRDefault="008066EA" w:rsidP="008066EA">
      <w:pPr>
        <w:ind w:left="426"/>
      </w:pPr>
      <w:r w:rsidRPr="00D8092A">
        <w:rPr>
          <w:b/>
          <w:color w:val="1F3864"/>
          <w:szCs w:val="20"/>
        </w:rPr>
        <w:t>Use it when</w:t>
      </w:r>
      <w:r w:rsidRPr="008066EA">
        <w:rPr>
          <w:b/>
        </w:rPr>
        <w:t>.</w:t>
      </w:r>
      <w:r w:rsidRPr="008066EA">
        <w:t xml:space="preserve"> Multiple independent tasks can execute concurrently, performance is improved through parallel processing, and a combined result is required before the process can continue.</w:t>
      </w:r>
    </w:p>
    <w:p w14:paraId="6D3713CF" w14:textId="77777777" w:rsidR="008066EA" w:rsidRPr="008066EA" w:rsidRDefault="008066EA" w:rsidP="008066EA"/>
    <w:p w14:paraId="1AC1A738" w14:textId="77777777" w:rsidR="008066EA" w:rsidRDefault="008066EA" w:rsidP="008066EA">
      <w:pPr>
        <w:ind w:left="426"/>
      </w:pPr>
      <w:r w:rsidRPr="00D8092A">
        <w:rPr>
          <w:b/>
          <w:color w:val="1F3864"/>
          <w:szCs w:val="20"/>
        </w:rPr>
        <w:t>Avoid it when.</w:t>
      </w:r>
      <w:r w:rsidRPr="008066EA">
        <w:t xml:space="preserve"> Tasks depend on the results of earlier tasks, no aggregated response is required, or a single task dominates the overall execution time and limits any benefit from parallelisation.</w:t>
      </w:r>
    </w:p>
    <w:p w14:paraId="5ACEDF5A" w14:textId="77777777" w:rsidR="008066EA" w:rsidRPr="008066EA" w:rsidRDefault="008066EA" w:rsidP="008066EA"/>
    <w:p w14:paraId="1238E032" w14:textId="77777777" w:rsidR="008066EA" w:rsidRDefault="008066EA" w:rsidP="008066EA">
      <w:pPr>
        <w:ind w:left="426"/>
      </w:pPr>
      <w:r w:rsidRPr="00D8092A">
        <w:rPr>
          <w:b/>
          <w:color w:val="1F3864"/>
          <w:szCs w:val="20"/>
        </w:rPr>
        <w:t>Risks and considerations</w:t>
      </w:r>
      <w:r w:rsidRPr="008066EA">
        <w:rPr>
          <w:b/>
        </w:rPr>
        <w:t>.</w:t>
      </w:r>
      <w:r w:rsidRPr="008066EA">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7210E7B" w14:textId="77777777" w:rsidR="008066EA" w:rsidRPr="008066EA" w:rsidRDefault="008066EA" w:rsidP="008066EA"/>
    <w:p w14:paraId="2AFD9144" w14:textId="77777777" w:rsidR="008066EA" w:rsidRDefault="008066EA" w:rsidP="008066EA">
      <w:pPr>
        <w:ind w:left="426"/>
      </w:pPr>
      <w:r w:rsidRPr="00D8092A">
        <w:rPr>
          <w:b/>
          <w:color w:val="1F3864"/>
          <w:szCs w:val="20"/>
        </w:rPr>
        <w:t>Security boundary</w:t>
      </w:r>
      <w:r w:rsidRPr="008066EA">
        <w:rPr>
          <w:b/>
        </w:rPr>
        <w:t>.</w:t>
      </w:r>
      <w:r w:rsidRPr="008066EA">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A7B163" w14:textId="77777777" w:rsidR="008066EA" w:rsidRPr="008066EA" w:rsidRDefault="008066EA" w:rsidP="008066EA"/>
    <w:p w14:paraId="5CBAB2E5" w14:textId="185C8EE0" w:rsidR="008066EA" w:rsidRDefault="008066EA" w:rsidP="008066EA">
      <w:pPr>
        <w:ind w:left="426"/>
      </w:pPr>
      <w:r w:rsidRPr="00D8092A">
        <w:rPr>
          <w:b/>
          <w:color w:val="1F3864"/>
          <w:szCs w:val="20"/>
        </w:rPr>
        <w:t>Common pitfall</w:t>
      </w:r>
      <w:r w:rsidRPr="008066EA">
        <w:rPr>
          <w:b/>
        </w:rPr>
        <w:t>.</w:t>
      </w:r>
      <w:r w:rsidRPr="008066EA">
        <w:t xml:space="preserve"> Implementing the pattern with sequential service calls rather than parallel execution or waiting indefinitely for all responses without timeout or partial-result handling.</w:t>
      </w:r>
    </w:p>
    <w:p w14:paraId="2138912D" w14:textId="77777777" w:rsidR="008066EA" w:rsidRPr="008066EA" w:rsidRDefault="008066EA" w:rsidP="008066EA"/>
    <w:p w14:paraId="016DE931" w14:textId="77777777" w:rsidR="008066EA" w:rsidRPr="008066EA" w:rsidRDefault="008066EA" w:rsidP="008066EA">
      <w:pPr>
        <w:ind w:left="426"/>
      </w:pPr>
      <w:r w:rsidRPr="00D8092A">
        <w:rPr>
          <w:b/>
          <w:color w:val="1F3864"/>
          <w:szCs w:val="20"/>
        </w:rPr>
        <w:t>In practice</w:t>
      </w:r>
      <w:r w:rsidRPr="008066EA">
        <w:rPr>
          <w:b/>
        </w:rPr>
        <w:t>.</w:t>
      </w:r>
      <w:r w:rsidRPr="008066EA">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141F2EE5" w14:textId="77777777" w:rsidR="009A09A6" w:rsidRDefault="009A09A6" w:rsidP="0068510C"/>
    <w:p w14:paraId="128F4475" w14:textId="3B02546E" w:rsidR="0041138D" w:rsidRDefault="0041138D" w:rsidP="0041138D">
      <w:pPr>
        <w:pStyle w:val="Heading2"/>
        <w:rPr>
          <w:bCs w:val="0"/>
        </w:rPr>
      </w:pPr>
      <w:bookmarkStart w:id="222" w:name="_Toc240366849"/>
      <w:r w:rsidRPr="00FE4F0E">
        <w:rPr>
          <w:bCs w:val="0"/>
        </w:rPr>
        <w:t>File Patterns</w:t>
      </w:r>
      <w:bookmarkEnd w:id="220"/>
      <w:bookmarkEnd w:id="221"/>
      <w:bookmarkEnd w:id="222"/>
    </w:p>
    <w:p w14:paraId="29A8606E" w14:textId="77777777" w:rsidR="00363CBA" w:rsidRPr="00363CBA" w:rsidRDefault="00363CBA" w:rsidP="00363CBA"/>
    <w:p w14:paraId="1D42088F" w14:textId="59A0B2B8" w:rsidR="0041138D" w:rsidRPr="00FE4F0E" w:rsidRDefault="0041138D" w:rsidP="0041138D">
      <w:pPr>
        <w:pStyle w:val="Heading3"/>
        <w:rPr>
          <w:rFonts w:cs="Times New Roman"/>
          <w:bCs/>
          <w:color w:val="132040" w:themeColor="accent1" w:themeShade="BF"/>
          <w:sz w:val="24"/>
          <w:szCs w:val="26"/>
        </w:rPr>
      </w:pPr>
      <w:bookmarkStart w:id="223" w:name="_Toc239852320"/>
      <w:bookmarkStart w:id="224" w:name="_Toc239980626"/>
      <w:r w:rsidRPr="00FE4F0E">
        <w:rPr>
          <w:rFonts w:cs="Times New Roman"/>
          <w:bCs/>
          <w:color w:val="132040" w:themeColor="accent1" w:themeShade="BF"/>
          <w:sz w:val="24"/>
          <w:szCs w:val="26"/>
        </w:rPr>
        <w:t>Event-driven file ingestion (</w:t>
      </w:r>
      <w:r w:rsidR="00122229">
        <w:rPr>
          <w:rFonts w:cs="Times New Roman"/>
          <w:bCs/>
          <w:color w:val="132040" w:themeColor="accent1" w:themeShade="BF"/>
          <w:sz w:val="24"/>
          <w:szCs w:val="26"/>
        </w:rPr>
        <w:t>SFINT19</w:t>
      </w:r>
      <w:r w:rsidRPr="00FE4F0E">
        <w:rPr>
          <w:rFonts w:cs="Times New Roman"/>
          <w:bCs/>
          <w:color w:val="132040" w:themeColor="accent1" w:themeShade="BF"/>
          <w:sz w:val="24"/>
          <w:szCs w:val="26"/>
        </w:rPr>
        <w:t>)</w:t>
      </w:r>
      <w:bookmarkEnd w:id="223"/>
      <w:bookmarkEnd w:id="224"/>
    </w:p>
    <w:p w14:paraId="094F1771" w14:textId="77777777" w:rsidR="0041138D" w:rsidRDefault="0041138D" w:rsidP="0041138D">
      <w:pPr>
        <w:spacing w:before="10" w:after="90"/>
        <w:rPr>
          <w:i/>
          <w:color w:val="5A6470"/>
          <w:szCs w:val="20"/>
        </w:rPr>
      </w:pPr>
      <w:r w:rsidRPr="0041138D">
        <w:rPr>
          <w:i/>
          <w:color w:val="5A6470"/>
          <w:szCs w:val="20"/>
        </w:rPr>
        <w:t>A partner or system drops a file; pick it up on arrival, validate and parse it, and turn its contents into messages the platform can process.</w:t>
      </w:r>
    </w:p>
    <w:p w14:paraId="4DC7FF27" w14:textId="77777777" w:rsidR="00DE0875" w:rsidRPr="0041138D" w:rsidRDefault="00DE0875" w:rsidP="0041138D">
      <w:pPr>
        <w:spacing w:before="10" w:after="90"/>
        <w:rPr>
          <w:szCs w:val="20"/>
        </w:rPr>
      </w:pPr>
    </w:p>
    <w:p w14:paraId="3A42F416" w14:textId="77777777" w:rsidR="0041138D" w:rsidRPr="0041138D" w:rsidRDefault="0041138D" w:rsidP="0041138D">
      <w:pPr>
        <w:spacing w:before="90" w:after="130"/>
        <w:jc w:val="center"/>
        <w:rPr>
          <w:szCs w:val="20"/>
        </w:rPr>
      </w:pPr>
      <w:r w:rsidRPr="0041138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0"/>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359AC603"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source system can provide data only through file-based exchange mechanisms. Traditional polling approaches can introduce unnecessary latency, operational overhead and tighter coupling between systems.</w:t>
      </w:r>
    </w:p>
    <w:p w14:paraId="0DAB28A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7A432DA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source can only deliver operational data as files (partner SFTP, legacy extract, scheduled drop) and the contents are records to process.</w:t>
      </w:r>
    </w:p>
    <w:p w14:paraId="7E3C9A6A"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Direct API or event-based integration is available, or the primary objective is analytical or bulk data ingestion better suited to the data platform.</w:t>
      </w:r>
    </w:p>
    <w:p w14:paraId="75FCE0D8" w14:textId="77777777" w:rsidR="0041138D" w:rsidRPr="0041138D" w:rsidRDefault="0041138D" w:rsidP="0041138D">
      <w:pPr>
        <w:spacing w:before="40" w:after="110"/>
        <w:ind w:left="360"/>
        <w:rPr>
          <w:szCs w:val="20"/>
        </w:rPr>
      </w:pPr>
      <w:r w:rsidRPr="0041138D">
        <w:rPr>
          <w:b/>
          <w:color w:val="1F3864"/>
          <w:szCs w:val="20"/>
        </w:rPr>
        <w:t>Risks and considerations.</w:t>
      </w:r>
      <w:r w:rsidRPr="0041138D" w:rsidDel="0005614D">
        <w:rPr>
          <w:rFonts w:eastAsia="Times New Roman" w:cs="Segoe UI"/>
          <w:szCs w:val="20"/>
          <w:lang w:eastAsia="en-GB"/>
        </w:rPr>
        <w:t xml:space="preserve"> </w:t>
      </w:r>
      <w:r w:rsidRPr="0041138D">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014AC6EB" w14:textId="77777777" w:rsidR="0041138D" w:rsidRPr="0041138D" w:rsidRDefault="0041138D" w:rsidP="0041138D">
      <w:pPr>
        <w:spacing w:before="40" w:after="110"/>
        <w:ind w:left="360"/>
        <w:rPr>
          <w:szCs w:val="20"/>
        </w:rPr>
      </w:pPr>
      <w:r w:rsidRPr="0041138D">
        <w:rPr>
          <w:b/>
          <w:color w:val="1F3864"/>
          <w:szCs w:val="20"/>
        </w:rPr>
        <w:t>Security boundary. T</w:t>
      </w:r>
      <w:r w:rsidRPr="0041138D">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2CBDD00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Treating file structures as long-term system contracts or processing large files without validation, decomposition and error-handling controls.</w:t>
      </w:r>
    </w:p>
    <w:p w14:paraId="735F6CD3" w14:textId="2FF75A65"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3058DC15" w14:textId="77777777" w:rsidR="00BB7DA4" w:rsidRPr="0041138D" w:rsidRDefault="00BB7DA4" w:rsidP="0041138D">
      <w:pPr>
        <w:spacing w:before="40" w:after="110"/>
        <w:ind w:left="360"/>
        <w:rPr>
          <w:szCs w:val="20"/>
        </w:rPr>
      </w:pPr>
    </w:p>
    <w:p w14:paraId="526E40A8" w14:textId="468C35AE" w:rsidR="0041138D" w:rsidRPr="00FE4F0E" w:rsidRDefault="0041138D" w:rsidP="0041138D">
      <w:pPr>
        <w:pStyle w:val="Heading3"/>
        <w:rPr>
          <w:rFonts w:cs="Times New Roman"/>
          <w:bCs/>
          <w:color w:val="132040" w:themeColor="accent1" w:themeShade="BF"/>
          <w:sz w:val="24"/>
          <w:szCs w:val="26"/>
        </w:rPr>
      </w:pPr>
      <w:bookmarkStart w:id="225" w:name="_Toc239852321"/>
      <w:bookmarkStart w:id="226" w:name="_Toc239980627"/>
      <w:r w:rsidRPr="00FE4F0E">
        <w:rPr>
          <w:rFonts w:cs="Times New Roman"/>
          <w:bCs/>
          <w:color w:val="132040" w:themeColor="accent1" w:themeShade="BF"/>
          <w:sz w:val="24"/>
          <w:szCs w:val="26"/>
        </w:rPr>
        <w:t>File generation and delivery (</w:t>
      </w:r>
      <w:r w:rsidR="00122229">
        <w:rPr>
          <w:rFonts w:cs="Times New Roman"/>
          <w:bCs/>
          <w:color w:val="132040" w:themeColor="accent1" w:themeShade="BF"/>
          <w:sz w:val="24"/>
          <w:szCs w:val="26"/>
        </w:rPr>
        <w:t>SFINT20</w:t>
      </w:r>
      <w:r w:rsidRPr="00FE4F0E">
        <w:rPr>
          <w:rFonts w:cs="Times New Roman"/>
          <w:bCs/>
          <w:color w:val="132040" w:themeColor="accent1" w:themeShade="BF"/>
          <w:sz w:val="24"/>
          <w:szCs w:val="26"/>
        </w:rPr>
        <w:t>)</w:t>
      </w:r>
      <w:bookmarkEnd w:id="225"/>
      <w:bookmarkEnd w:id="226"/>
    </w:p>
    <w:p w14:paraId="7ED29D3F" w14:textId="5415F21C" w:rsidR="00180A2F" w:rsidRDefault="0041138D" w:rsidP="003871B6">
      <w:pPr>
        <w:spacing w:before="10" w:after="90"/>
        <w:rPr>
          <w:szCs w:val="20"/>
        </w:rPr>
      </w:pPr>
      <w:r w:rsidRPr="0041138D">
        <w:rPr>
          <w:i/>
          <w:color w:val="5A6470"/>
          <w:szCs w:val="20"/>
        </w:rPr>
        <w:t>The platform produces a file from records or events and delivers it to a partner or system that can only consume files.</w:t>
      </w:r>
    </w:p>
    <w:p w14:paraId="0FD3A473" w14:textId="1130D1E0"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0BF8E22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downstream party, a partner, a legacy system, a regulator, needs data as a file, on a schedule or on an event.</w:t>
      </w:r>
    </w:p>
    <w:p w14:paraId="6607E17B" w14:textId="3B3E1DFC"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 Logic App collects the data (from events, a query, or accumulated messages), a Function renders it into the required file format</w:t>
      </w:r>
      <w:r w:rsidR="00305C66">
        <w:rPr>
          <w:szCs w:val="20"/>
        </w:rPr>
        <w:t xml:space="preserve"> (if required)</w:t>
      </w:r>
      <w:r w:rsidRPr="0041138D">
        <w:rPr>
          <w:szCs w:val="20"/>
        </w:rPr>
        <w:t>, and the file is written to Blob and delivered, pushed to the partner's SFTP or staged for collection, with a completion event. Delivery status is tracked and retried.</w:t>
      </w:r>
      <w:r w:rsidR="00DF2C57">
        <w:rPr>
          <w:szCs w:val="20"/>
        </w:rPr>
        <w:t xml:space="preserve"> </w:t>
      </w:r>
      <w:r w:rsidR="00755407">
        <w:rPr>
          <w:szCs w:val="20"/>
        </w:rPr>
        <w:t>Depending on destination system, additional components like Data Gateway, ASE</w:t>
      </w:r>
      <w:r w:rsidR="00AB54CF">
        <w:rPr>
          <w:szCs w:val="20"/>
        </w:rPr>
        <w:t>, Express Route</w:t>
      </w:r>
      <w:r w:rsidR="00877101">
        <w:rPr>
          <w:szCs w:val="20"/>
        </w:rPr>
        <w:t>, Hybrid Worker may be needed</w:t>
      </w:r>
      <w:r w:rsidR="0070593F">
        <w:rPr>
          <w:szCs w:val="20"/>
        </w:rPr>
        <w:t>.</w:t>
      </w:r>
    </w:p>
    <w:p w14:paraId="57620F3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can only ingest files, or a scheduled or regulatory extract is required.</w:t>
      </w:r>
    </w:p>
    <w:p w14:paraId="67ED86AB" w14:textId="375D8438"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consumer could call an API or subscribe to events.</w:t>
      </w:r>
    </w:p>
    <w:p w14:paraId="1E542CFC" w14:textId="0A6811F3"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File delivery should include confirmation, retry and monitoring mechanisms. File retention, encryption, naming standards and delivery reconciliation should be considered as part of the solution design. Partner SFTP credentials are held in </w:t>
      </w:r>
      <w:r w:rsidR="004E2DFF" w:rsidRPr="004E2DFF">
        <w:rPr>
          <w:szCs w:val="20"/>
        </w:rPr>
        <w:t>Approved secret, key, and certificate management services</w:t>
      </w:r>
      <w:r w:rsidRPr="0041138D">
        <w:rPr>
          <w:szCs w:val="20"/>
        </w:rPr>
        <w:t>, and sign or encrypt sensitive files (where required). Write-then-rename so a partner never collects a half-written file and manage retention so generated files do not accumulate cost.</w:t>
      </w:r>
    </w:p>
    <w:p w14:paraId="1E4E7160" w14:textId="704D8545" w:rsidR="0041138D" w:rsidRPr="0041138D" w:rsidRDefault="0041138D" w:rsidP="0041138D">
      <w:pPr>
        <w:spacing w:before="40" w:after="110"/>
        <w:ind w:left="360"/>
        <w:rPr>
          <w:szCs w:val="20"/>
        </w:rPr>
      </w:pPr>
      <w:r w:rsidRPr="0041138D">
        <w:rPr>
          <w:b/>
          <w:color w:val="1F3864"/>
          <w:szCs w:val="20"/>
        </w:rPr>
        <w:t>Security boundary.</w:t>
      </w:r>
      <w:r w:rsidRPr="0041138D" w:rsidDel="00310E34">
        <w:rPr>
          <w:b/>
          <w:color w:val="1F3864"/>
          <w:szCs w:val="20"/>
        </w:rPr>
        <w:t xml:space="preserve"> </w:t>
      </w:r>
      <w:r w:rsidRPr="0041138D">
        <w:rPr>
          <w:szCs w:val="20"/>
        </w:rPr>
        <w:t>The Logic App, Function and Blob/SFTP staging sit in spokes</w:t>
      </w:r>
      <w:r w:rsidR="007D6D3C">
        <w:rPr>
          <w:szCs w:val="20"/>
        </w:rPr>
        <w:t>,</w:t>
      </w:r>
      <w:r w:rsidRPr="0041138D">
        <w:rPr>
          <w:szCs w:val="20"/>
        </w:rPr>
        <w:t xml:space="preserve"> delivery to the </w:t>
      </w:r>
      <w:r w:rsidR="00474B7F">
        <w:rPr>
          <w:szCs w:val="20"/>
        </w:rPr>
        <w:t>consumer</w:t>
      </w:r>
      <w:r w:rsidRPr="0041138D">
        <w:rPr>
          <w:szCs w:val="20"/>
        </w:rPr>
        <w:t xml:space="preserve"> is the external boundary</w:t>
      </w:r>
      <w:r w:rsidR="00474B7F">
        <w:rPr>
          <w:szCs w:val="20"/>
        </w:rPr>
        <w:t xml:space="preserve"> in case of SFTP Partner and in all other cases it will be internal systems</w:t>
      </w:r>
      <w:r w:rsidRPr="0041138D">
        <w:rPr>
          <w:szCs w:val="20"/>
        </w:rPr>
        <w:t xml:space="preserve">. Within Azure: managed identity to Blob (no keys), partner SFTP credentials held in </w:t>
      </w:r>
      <w:r w:rsidR="004E2DFF" w:rsidRPr="004E2DFF">
        <w:rPr>
          <w:szCs w:val="20"/>
        </w:rPr>
        <w:t>Approved secret, key, and certificate management services</w:t>
      </w:r>
      <w:r w:rsidRPr="0041138D">
        <w:rPr>
          <w:szCs w:val="20"/>
        </w:rPr>
        <w:t>and referenced, TLS. Outside Azure: SFTP-over-SSH with key auth to an allow-listed partner host, sensitive files signed or encrypted, and egress over the controlled path rather than default routing.</w:t>
      </w:r>
    </w:p>
    <w:p w14:paraId="426041B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Hand-rolled scheduled scripts running outside the platform with credentials in config with no delivery confirmation or retry.</w:t>
      </w:r>
    </w:p>
    <w:p w14:paraId="395B1FAB" w14:textId="23B94A30" w:rsidR="00E11A1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nightly settlement extract is generated and pushed to the partner's SFTP, with a completion event notifying the finance team. </w:t>
      </w:r>
    </w:p>
    <w:p w14:paraId="7F86DF7A" w14:textId="77777777" w:rsidR="00BB7DA4" w:rsidRDefault="00BB7DA4" w:rsidP="0041138D">
      <w:pPr>
        <w:spacing w:before="40" w:after="110"/>
        <w:ind w:left="360"/>
        <w:rPr>
          <w:szCs w:val="20"/>
        </w:rPr>
      </w:pPr>
    </w:p>
    <w:p w14:paraId="585CD693" w14:textId="77777777" w:rsidR="00BB7DA4" w:rsidRDefault="00BB7DA4" w:rsidP="0041138D">
      <w:pPr>
        <w:spacing w:before="40" w:after="110"/>
        <w:ind w:left="360"/>
        <w:rPr>
          <w:szCs w:val="20"/>
        </w:rPr>
      </w:pPr>
    </w:p>
    <w:p w14:paraId="5D318238" w14:textId="77777777" w:rsidR="00BB7DA4" w:rsidRDefault="00BB7DA4" w:rsidP="0041138D">
      <w:pPr>
        <w:spacing w:before="40" w:after="110"/>
        <w:ind w:left="360"/>
        <w:rPr>
          <w:szCs w:val="20"/>
        </w:rPr>
      </w:pPr>
    </w:p>
    <w:p w14:paraId="4ABE5E2A" w14:textId="77777777" w:rsidR="00BB7DA4" w:rsidRDefault="00BB7DA4" w:rsidP="0041138D">
      <w:pPr>
        <w:spacing w:before="40" w:after="110"/>
        <w:ind w:left="360"/>
        <w:rPr>
          <w:szCs w:val="20"/>
        </w:rPr>
      </w:pPr>
    </w:p>
    <w:p w14:paraId="487A7183" w14:textId="77777777" w:rsidR="00BB7DA4" w:rsidRDefault="00BB7DA4" w:rsidP="0041138D">
      <w:pPr>
        <w:spacing w:before="40" w:after="110"/>
        <w:ind w:left="360"/>
        <w:rPr>
          <w:szCs w:val="20"/>
        </w:rPr>
      </w:pPr>
    </w:p>
    <w:p w14:paraId="2A3B675E" w14:textId="77777777" w:rsidR="00BB7DA4" w:rsidRDefault="00BB7DA4" w:rsidP="0041138D">
      <w:pPr>
        <w:spacing w:before="40" w:after="110"/>
        <w:ind w:left="360"/>
        <w:rPr>
          <w:szCs w:val="20"/>
        </w:rPr>
      </w:pPr>
    </w:p>
    <w:p w14:paraId="63888D16" w14:textId="77777777" w:rsidR="00BB7DA4" w:rsidRDefault="00BB7DA4" w:rsidP="0041138D">
      <w:pPr>
        <w:spacing w:before="40" w:after="110"/>
        <w:ind w:left="360"/>
        <w:rPr>
          <w:szCs w:val="20"/>
        </w:rPr>
      </w:pPr>
    </w:p>
    <w:p w14:paraId="16174912" w14:textId="77777777" w:rsidR="00BB7DA4" w:rsidRDefault="00BB7DA4" w:rsidP="0041138D">
      <w:pPr>
        <w:spacing w:before="40" w:after="110"/>
        <w:ind w:left="360"/>
        <w:rPr>
          <w:szCs w:val="20"/>
        </w:rPr>
      </w:pPr>
    </w:p>
    <w:p w14:paraId="04F54643" w14:textId="62AAF82A" w:rsidR="0041138D" w:rsidRDefault="0041138D" w:rsidP="0041138D">
      <w:pPr>
        <w:pStyle w:val="Heading2"/>
        <w:rPr>
          <w:bCs w:val="0"/>
        </w:rPr>
      </w:pPr>
      <w:bookmarkStart w:id="227" w:name="_Toc239852322"/>
      <w:bookmarkStart w:id="228" w:name="_Toc239980628"/>
      <w:bookmarkStart w:id="229" w:name="_Toc240366850"/>
      <w:r w:rsidRPr="00FE4F0E">
        <w:rPr>
          <w:bCs w:val="0"/>
        </w:rPr>
        <w:t>Transformation and Routing Patterns</w:t>
      </w:r>
      <w:bookmarkEnd w:id="227"/>
      <w:bookmarkEnd w:id="228"/>
      <w:bookmarkEnd w:id="229"/>
    </w:p>
    <w:p w14:paraId="5B5292A7" w14:textId="77777777" w:rsidR="00363CBA" w:rsidRPr="00363CBA" w:rsidRDefault="00363CBA" w:rsidP="00363CBA"/>
    <w:p w14:paraId="50951E7B" w14:textId="2AB3C50D" w:rsidR="0041138D" w:rsidRPr="00FE4F0E" w:rsidRDefault="0041138D" w:rsidP="0041138D">
      <w:pPr>
        <w:pStyle w:val="Heading3"/>
        <w:rPr>
          <w:rFonts w:cs="Times New Roman"/>
          <w:bCs/>
          <w:color w:val="132040" w:themeColor="accent1" w:themeShade="BF"/>
          <w:sz w:val="24"/>
          <w:szCs w:val="26"/>
        </w:rPr>
      </w:pPr>
      <w:bookmarkStart w:id="230" w:name="_Toc239852323"/>
      <w:bookmarkStart w:id="231" w:name="_Toc239980629"/>
      <w:r w:rsidRPr="00FE4F0E">
        <w:rPr>
          <w:rFonts w:cs="Times New Roman"/>
          <w:bCs/>
          <w:color w:val="132040" w:themeColor="accent1" w:themeShade="BF"/>
          <w:sz w:val="24"/>
          <w:szCs w:val="26"/>
        </w:rPr>
        <w:t>Canonical data model and message translator (</w:t>
      </w:r>
      <w:r w:rsidR="00122229">
        <w:rPr>
          <w:rFonts w:cs="Times New Roman"/>
          <w:bCs/>
          <w:color w:val="132040" w:themeColor="accent1" w:themeShade="BF"/>
          <w:sz w:val="24"/>
          <w:szCs w:val="26"/>
        </w:rPr>
        <w:t>SFINT21</w:t>
      </w:r>
      <w:r w:rsidRPr="00FE4F0E">
        <w:rPr>
          <w:rFonts w:cs="Times New Roman"/>
          <w:bCs/>
          <w:color w:val="132040" w:themeColor="accent1" w:themeShade="BF"/>
          <w:sz w:val="24"/>
          <w:szCs w:val="26"/>
        </w:rPr>
        <w:t>)</w:t>
      </w:r>
      <w:bookmarkEnd w:id="230"/>
      <w:bookmarkEnd w:id="231"/>
    </w:p>
    <w:p w14:paraId="03BF309E" w14:textId="77777777" w:rsidR="0041138D" w:rsidRDefault="0041138D" w:rsidP="0041138D">
      <w:pPr>
        <w:spacing w:before="10" w:after="90"/>
        <w:rPr>
          <w:i/>
          <w:color w:val="5A6470"/>
          <w:szCs w:val="20"/>
        </w:rPr>
      </w:pPr>
      <w:r w:rsidRPr="0041138D">
        <w:rPr>
          <w:i/>
          <w:color w:val="5A6470"/>
          <w:szCs w:val="20"/>
        </w:rPr>
        <w:t>Map every external format to one internal canonical model, so internal systems never bind to a partner's format.</w:t>
      </w:r>
    </w:p>
    <w:p w14:paraId="73FC5A80" w14:textId="77777777" w:rsidR="00337337" w:rsidRPr="0041138D" w:rsidRDefault="00337337" w:rsidP="0041138D">
      <w:pPr>
        <w:spacing w:before="10" w:after="90"/>
        <w:rPr>
          <w:szCs w:val="20"/>
        </w:rPr>
      </w:pPr>
    </w:p>
    <w:p w14:paraId="58B8BCB8" w14:textId="78B73511" w:rsidR="0041138D" w:rsidRPr="0041138D" w:rsidRDefault="00337337" w:rsidP="00B44203">
      <w:pPr>
        <w:spacing w:before="90" w:after="130"/>
        <w:rPr>
          <w:szCs w:val="20"/>
        </w:rPr>
      </w:pPr>
      <w:r>
        <w:rPr>
          <w:noProof/>
          <w:szCs w:val="20"/>
        </w:rPr>
        <w:drawing>
          <wp:inline distT="0" distB="0" distL="0" distR="0" wp14:anchorId="08D26719" wp14:editId="2B29780B">
            <wp:extent cx="5514975" cy="2627424"/>
            <wp:effectExtent l="0" t="0" r="0" b="0"/>
            <wp:docPr id="119785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8975" cy="2638858"/>
                    </a:xfrm>
                    <a:prstGeom prst="rect">
                      <a:avLst/>
                    </a:prstGeom>
                    <a:noFill/>
                  </pic:spPr>
                </pic:pic>
              </a:graphicData>
            </a:graphic>
          </wp:inline>
        </w:drawing>
      </w:r>
    </w:p>
    <w:p w14:paraId="422CB5D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external and internal systems exchange information using different schemas, message formats and data models. Direct system-to-system mappings increase complexity, coupling and change impact across the integration landscape</w:t>
      </w:r>
    </w:p>
    <w:p w14:paraId="4848A82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2668096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Integration is needed with several external parties or standards for the same business concept</w:t>
      </w:r>
    </w:p>
    <w:p w14:paraId="003EA75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really is a single, stable format on both sides, a straight protocol mediation (SFINT3) is enough.</w:t>
      </w:r>
    </w:p>
    <w:p w14:paraId="7EA5868B"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2F278493"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A15C9D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Point-to-point mapping between every internal system and every partner format</w:t>
      </w:r>
    </w:p>
    <w:p w14:paraId="5F59A348" w14:textId="61910BA1" w:rsidR="00DE0875" w:rsidRDefault="0041138D" w:rsidP="0041138D">
      <w:pPr>
        <w:spacing w:before="40" w:after="110"/>
        <w:ind w:left="360"/>
        <w:rPr>
          <w:szCs w:val="20"/>
        </w:rPr>
      </w:pPr>
      <w:r w:rsidRPr="0041138D">
        <w:rPr>
          <w:b/>
          <w:color w:val="1F3864"/>
          <w:szCs w:val="20"/>
        </w:rPr>
        <w:t xml:space="preserve">In practice. </w:t>
      </w:r>
      <w:r w:rsidRPr="0041138D">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1A00EC02" w14:textId="77777777" w:rsidR="00BB7DA4" w:rsidRDefault="00BB7DA4" w:rsidP="0041138D">
      <w:pPr>
        <w:spacing w:before="40" w:after="110"/>
        <w:ind w:left="360"/>
        <w:rPr>
          <w:szCs w:val="20"/>
        </w:rPr>
      </w:pPr>
    </w:p>
    <w:p w14:paraId="44DAE12C" w14:textId="2C1E74A7" w:rsidR="0041138D" w:rsidRPr="00FE4F0E" w:rsidRDefault="0041138D" w:rsidP="0041138D">
      <w:pPr>
        <w:pStyle w:val="Heading3"/>
        <w:rPr>
          <w:rFonts w:cs="Times New Roman"/>
          <w:bCs/>
          <w:color w:val="132040" w:themeColor="accent1" w:themeShade="BF"/>
          <w:sz w:val="24"/>
          <w:szCs w:val="26"/>
        </w:rPr>
      </w:pPr>
      <w:bookmarkStart w:id="232" w:name="_Toc239852324"/>
      <w:bookmarkStart w:id="233" w:name="_Toc239980630"/>
      <w:r w:rsidRPr="00FE4F0E">
        <w:rPr>
          <w:rFonts w:cs="Times New Roman"/>
          <w:bCs/>
          <w:color w:val="132040" w:themeColor="accent1" w:themeShade="BF"/>
          <w:sz w:val="24"/>
          <w:szCs w:val="26"/>
        </w:rPr>
        <w:t>Content-based routing (</w:t>
      </w:r>
      <w:r w:rsidR="00122229">
        <w:rPr>
          <w:rFonts w:cs="Times New Roman"/>
          <w:bCs/>
          <w:color w:val="132040" w:themeColor="accent1" w:themeShade="BF"/>
          <w:sz w:val="24"/>
          <w:szCs w:val="26"/>
        </w:rPr>
        <w:t>SFINT22</w:t>
      </w:r>
      <w:r w:rsidRPr="00FE4F0E">
        <w:rPr>
          <w:rFonts w:cs="Times New Roman"/>
          <w:bCs/>
          <w:color w:val="132040" w:themeColor="accent1" w:themeShade="BF"/>
          <w:sz w:val="24"/>
          <w:szCs w:val="26"/>
        </w:rPr>
        <w:t>)</w:t>
      </w:r>
      <w:bookmarkEnd w:id="232"/>
      <w:bookmarkEnd w:id="233"/>
    </w:p>
    <w:p w14:paraId="1BFD36FE" w14:textId="77777777" w:rsidR="0041138D" w:rsidRDefault="0041138D" w:rsidP="0041138D">
      <w:pPr>
        <w:spacing w:before="10" w:after="90"/>
        <w:rPr>
          <w:i/>
          <w:color w:val="5A6470"/>
          <w:szCs w:val="20"/>
        </w:rPr>
      </w:pPr>
      <w:r w:rsidRPr="0041138D">
        <w:rPr>
          <w:i/>
          <w:color w:val="5A6470"/>
          <w:szCs w:val="20"/>
        </w:rPr>
        <w:t>Route a message or event to the right destination based on what is in it.</w:t>
      </w:r>
    </w:p>
    <w:p w14:paraId="397C313A" w14:textId="77777777" w:rsidR="00DE0875" w:rsidRPr="0041138D" w:rsidRDefault="00DE0875" w:rsidP="0041138D">
      <w:pPr>
        <w:spacing w:before="10" w:after="90"/>
        <w:rPr>
          <w:szCs w:val="20"/>
        </w:rPr>
      </w:pPr>
    </w:p>
    <w:p w14:paraId="5C33783A" w14:textId="21D42954" w:rsidR="0041138D" w:rsidRDefault="00BE453A" w:rsidP="00C8372C">
      <w:pPr>
        <w:spacing w:before="90" w:after="130"/>
        <w:rPr>
          <w:szCs w:val="20"/>
        </w:rPr>
      </w:pPr>
      <w:r>
        <w:rPr>
          <w:noProof/>
          <w:szCs w:val="20"/>
        </w:rPr>
        <w:drawing>
          <wp:inline distT="0" distB="0" distL="0" distR="0" wp14:anchorId="580A3505" wp14:editId="269487C6">
            <wp:extent cx="5676764" cy="2403475"/>
            <wp:effectExtent l="0" t="0" r="635" b="0"/>
            <wp:docPr id="56481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8570" cy="2408474"/>
                    </a:xfrm>
                    <a:prstGeom prst="rect">
                      <a:avLst/>
                    </a:prstGeom>
                    <a:noFill/>
                  </pic:spPr>
                </pic:pic>
              </a:graphicData>
            </a:graphic>
          </wp:inline>
        </w:drawing>
      </w:r>
    </w:p>
    <w:p w14:paraId="3D982DA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Messages received through a shared channel require routing to different processing paths based on their content, attributes or business context</w:t>
      </w:r>
    </w:p>
    <w:p w14:paraId="121B23D3"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Route on content using Service Bus subscription filters or Event Grid routing, or a Function for richer rules, so each message reaches the right handler without the producer knowing the routing map.</w:t>
      </w:r>
    </w:p>
    <w:p w14:paraId="363A212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Items on a shared channel need to diverge to different handlers according to their content.</w:t>
      </w:r>
    </w:p>
    <w:p w14:paraId="6F17BF2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is only one destination, or the routing depends on external lookups better handled by a short orchestration.</w:t>
      </w:r>
    </w:p>
    <w:p w14:paraId="7D0CDBAF"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7154C27B"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Service Bus/Event Grid routing rules, or a routing Function, in spokes, internal. Within Azure: Private Endpoint, managed identity, TLS, with a default/dead-letter route captured. Outside Azure: none.</w:t>
      </w:r>
    </w:p>
    <w:p w14:paraId="5BB5D6E7"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 monolithic if/else router hard-coded in one place; no default route for unmatched content.</w:t>
      </w:r>
    </w:p>
    <w:p w14:paraId="52B9E3E1" w14:textId="52766DBA" w:rsidR="00BE453A" w:rsidRPr="0041138D" w:rsidRDefault="0041138D" w:rsidP="0041138D">
      <w:pPr>
        <w:spacing w:before="40" w:after="110"/>
        <w:ind w:left="360"/>
        <w:rPr>
          <w:szCs w:val="20"/>
        </w:rPr>
      </w:pPr>
      <w:r w:rsidRPr="0041138D">
        <w:rPr>
          <w:b/>
          <w:color w:val="1F3864"/>
          <w:szCs w:val="20"/>
        </w:rPr>
        <w:t>In practice.</w:t>
      </w:r>
      <w:r w:rsidRPr="0041138D">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588FB141" w14:textId="77777777" w:rsidR="00BB7DA4" w:rsidRDefault="00BB7DA4" w:rsidP="0041138D">
      <w:pPr>
        <w:spacing w:before="40" w:after="110"/>
        <w:ind w:left="360"/>
        <w:rPr>
          <w:szCs w:val="20"/>
        </w:rPr>
      </w:pPr>
    </w:p>
    <w:p w14:paraId="7C1736F7" w14:textId="77777777" w:rsidR="00317B3F" w:rsidRDefault="00317B3F" w:rsidP="0041138D">
      <w:pPr>
        <w:spacing w:before="40" w:after="110"/>
        <w:ind w:left="360"/>
        <w:rPr>
          <w:szCs w:val="20"/>
        </w:rPr>
      </w:pPr>
    </w:p>
    <w:p w14:paraId="5196995E" w14:textId="77777777" w:rsidR="00317B3F" w:rsidRDefault="00317B3F" w:rsidP="0041138D">
      <w:pPr>
        <w:spacing w:before="40" w:after="110"/>
        <w:ind w:left="360"/>
        <w:rPr>
          <w:szCs w:val="20"/>
        </w:rPr>
      </w:pPr>
    </w:p>
    <w:p w14:paraId="5A76DC95" w14:textId="77777777" w:rsidR="00317B3F" w:rsidRDefault="00317B3F" w:rsidP="0041138D">
      <w:pPr>
        <w:spacing w:before="40" w:after="110"/>
        <w:ind w:left="360"/>
        <w:rPr>
          <w:szCs w:val="20"/>
        </w:rPr>
      </w:pPr>
    </w:p>
    <w:p w14:paraId="0D4801CF" w14:textId="77777777" w:rsidR="00317B3F" w:rsidRDefault="00317B3F" w:rsidP="0041138D">
      <w:pPr>
        <w:spacing w:before="40" w:after="110"/>
        <w:ind w:left="360"/>
        <w:rPr>
          <w:szCs w:val="20"/>
        </w:rPr>
      </w:pPr>
    </w:p>
    <w:p w14:paraId="5825BDDD" w14:textId="77777777" w:rsidR="00317B3F" w:rsidRDefault="00317B3F" w:rsidP="0041138D">
      <w:pPr>
        <w:spacing w:before="40" w:after="110"/>
        <w:ind w:left="360"/>
        <w:rPr>
          <w:szCs w:val="20"/>
        </w:rPr>
      </w:pPr>
    </w:p>
    <w:p w14:paraId="56BBF622" w14:textId="77777777" w:rsidR="00317B3F" w:rsidRPr="0041138D" w:rsidRDefault="00317B3F" w:rsidP="0041138D">
      <w:pPr>
        <w:spacing w:before="40" w:after="110"/>
        <w:ind w:left="360"/>
        <w:rPr>
          <w:szCs w:val="20"/>
        </w:rPr>
      </w:pPr>
    </w:p>
    <w:p w14:paraId="72F49837" w14:textId="120A8732" w:rsidR="0041138D" w:rsidRDefault="0041138D" w:rsidP="0041138D">
      <w:pPr>
        <w:pStyle w:val="Heading2"/>
        <w:rPr>
          <w:bCs w:val="0"/>
        </w:rPr>
      </w:pPr>
      <w:bookmarkStart w:id="234" w:name="_Toc239852325"/>
      <w:bookmarkStart w:id="235" w:name="_Toc239980631"/>
      <w:bookmarkStart w:id="236" w:name="_Toc240366851"/>
      <w:r w:rsidRPr="00FE4F0E">
        <w:rPr>
          <w:bCs w:val="0"/>
        </w:rPr>
        <w:t>Anti Patterns</w:t>
      </w:r>
      <w:bookmarkEnd w:id="234"/>
      <w:bookmarkEnd w:id="235"/>
      <w:bookmarkEnd w:id="236"/>
    </w:p>
    <w:p w14:paraId="1C5F9169" w14:textId="77777777" w:rsidR="00363CBA" w:rsidRPr="00363CBA" w:rsidRDefault="00363CBA" w:rsidP="00363CBA"/>
    <w:p w14:paraId="37BC196B" w14:textId="10FA94DB" w:rsidR="00363CBA" w:rsidRPr="0041138D" w:rsidRDefault="0041138D" w:rsidP="0041138D">
      <w:pPr>
        <w:spacing w:after="120"/>
        <w:rPr>
          <w:szCs w:val="20"/>
        </w:rPr>
      </w:pPr>
      <w:r w:rsidRPr="0041138D">
        <w:rPr>
          <w:szCs w:val="20"/>
        </w:rPr>
        <w:t>The following are treated as anti-patterns. Where an anti-pattern cannot be avoided</w:t>
      </w:r>
      <w:r w:rsidR="00AB6074">
        <w:rPr>
          <w:szCs w:val="20"/>
        </w:rPr>
        <w:t xml:space="preserve">, </w:t>
      </w:r>
      <w:r w:rsidRPr="0041138D">
        <w:rPr>
          <w:szCs w:val="20"/>
        </w:rPr>
        <w:t>it must be reviewed and approved through the exception process.</w:t>
      </w:r>
    </w:p>
    <w:p w14:paraId="14F2994C" w14:textId="298AB020" w:rsidR="00E62C5D" w:rsidRDefault="0041138D" w:rsidP="0041138D">
      <w:pPr>
        <w:spacing w:after="120"/>
        <w:rPr>
          <w:szCs w:val="20"/>
        </w:rPr>
      </w:pPr>
      <w:r w:rsidRPr="0041138D">
        <w:rPr>
          <w:szCs w:val="20"/>
        </w:rPr>
        <w:t xml:space="preserve">Each pattern within the Integration Pattern Catalogue includes a "Common pitfall" heading, providing guidance on practices that may lead to increased coupling, operational complexity or deviation from the principles defined in this </w:t>
      </w:r>
      <w:r w:rsidR="00A624E6">
        <w:rPr>
          <w:szCs w:val="20"/>
        </w:rPr>
        <w:t>Systems Integration Framework</w:t>
      </w:r>
    </w:p>
    <w:tbl>
      <w:tblPr>
        <w:tblStyle w:val="TableGridLight"/>
        <w:tblW w:w="9351" w:type="dxa"/>
        <w:tblLook w:val="04A0" w:firstRow="1" w:lastRow="0" w:firstColumn="1" w:lastColumn="0" w:noHBand="0" w:noVBand="1"/>
      </w:tblPr>
      <w:tblGrid>
        <w:gridCol w:w="4390"/>
        <w:gridCol w:w="4961"/>
      </w:tblGrid>
      <w:tr w:rsidR="005A1246" w:rsidRPr="009527A4" w14:paraId="4BE61F1C" w14:textId="77777777" w:rsidTr="007A2B8C">
        <w:tc>
          <w:tcPr>
            <w:tcW w:w="439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C73B9" w14:textId="66A92E4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Anti-pattern</w:t>
            </w:r>
          </w:p>
        </w:tc>
        <w:tc>
          <w:tcPr>
            <w:tcW w:w="496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F03CBF" w14:textId="036126AC"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Preferred approach</w:t>
            </w:r>
          </w:p>
        </w:tc>
      </w:tr>
      <w:tr w:rsidR="005A1246" w:rsidRPr="009527A4" w14:paraId="53E2499C" w14:textId="77777777" w:rsidTr="00866873">
        <w:tc>
          <w:tcPr>
            <w:tcW w:w="4390" w:type="dxa"/>
            <w:tcBorders>
              <w:top w:val="single" w:sz="4" w:space="0" w:color="000000" w:themeColor="text1"/>
            </w:tcBorders>
            <w:vAlign w:val="center"/>
          </w:tcPr>
          <w:p w14:paraId="564441E6" w14:textId="3BA537D0" w:rsidR="005A1246" w:rsidRPr="00F94A76" w:rsidRDefault="005A1246" w:rsidP="005A1246">
            <w:pPr>
              <w:rPr>
                <w:rFonts w:asciiTheme="minorHAnsi" w:hAnsiTheme="minorHAnsi" w:hint="eastAsia"/>
                <w:lang w:eastAsia="en-GB"/>
              </w:rPr>
            </w:pPr>
            <w:r w:rsidRPr="0041138D">
              <w:rPr>
                <w:rFonts w:asciiTheme="minorHAnsi" w:hAnsiTheme="minorHAnsi"/>
                <w:szCs w:val="20"/>
              </w:rPr>
              <w:t>Direct point-to-point connection between two systems</w:t>
            </w:r>
          </w:p>
        </w:tc>
        <w:tc>
          <w:tcPr>
            <w:tcW w:w="4961" w:type="dxa"/>
            <w:tcBorders>
              <w:top w:val="single" w:sz="4" w:space="0" w:color="000000" w:themeColor="text1"/>
            </w:tcBorders>
            <w:vAlign w:val="center"/>
          </w:tcPr>
          <w:p w14:paraId="13A0F9DC" w14:textId="4C5AFB62" w:rsidR="005A1246" w:rsidRPr="00F94A76" w:rsidRDefault="005A1246" w:rsidP="005A1246">
            <w:pPr>
              <w:rPr>
                <w:rFonts w:asciiTheme="minorHAnsi" w:hAnsiTheme="minorHAnsi" w:hint="eastAsia"/>
                <w:lang w:eastAsia="en-GB"/>
              </w:rPr>
            </w:pPr>
            <w:r w:rsidRPr="0041138D">
              <w:rPr>
                <w:rFonts w:asciiTheme="minorHAnsi" w:hAnsiTheme="minorHAnsi"/>
                <w:szCs w:val="20"/>
              </w:rPr>
              <w:t>Mediate through the platform using an approved pattern</w:t>
            </w:r>
          </w:p>
        </w:tc>
      </w:tr>
      <w:tr w:rsidR="005A1246" w:rsidRPr="009527A4" w14:paraId="58972333" w14:textId="77777777">
        <w:tc>
          <w:tcPr>
            <w:tcW w:w="4390" w:type="dxa"/>
            <w:vAlign w:val="center"/>
          </w:tcPr>
          <w:p w14:paraId="2B2ED132" w14:textId="596AA9C1" w:rsidR="005A1246" w:rsidRPr="00F94A76" w:rsidRDefault="005A1246" w:rsidP="005A1246">
            <w:pPr>
              <w:rPr>
                <w:rFonts w:asciiTheme="minorHAnsi" w:hAnsiTheme="minorHAnsi" w:hint="eastAsia"/>
                <w:lang w:eastAsia="en-GB"/>
              </w:rPr>
            </w:pPr>
            <w:r w:rsidRPr="0041138D">
              <w:rPr>
                <w:rFonts w:asciiTheme="minorHAnsi" w:hAnsiTheme="minorHAnsi"/>
                <w:szCs w:val="20"/>
              </w:rPr>
              <w:t>Public exposure justified by a firewall alone</w:t>
            </w:r>
          </w:p>
        </w:tc>
        <w:tc>
          <w:tcPr>
            <w:tcW w:w="4961" w:type="dxa"/>
            <w:vAlign w:val="center"/>
          </w:tcPr>
          <w:p w14:paraId="3E1C37BE" w14:textId="6BFF3211" w:rsidR="005A1246" w:rsidRPr="00F94A76" w:rsidRDefault="005A1246" w:rsidP="005A1246">
            <w:pPr>
              <w:rPr>
                <w:rFonts w:asciiTheme="minorHAnsi" w:hAnsiTheme="minorHAnsi" w:hint="eastAsia"/>
                <w:lang w:eastAsia="en-GB"/>
              </w:rPr>
            </w:pPr>
            <w:r w:rsidRPr="0041138D">
              <w:rPr>
                <w:rFonts w:asciiTheme="minorHAnsi" w:hAnsiTheme="minorHAnsi"/>
                <w:szCs w:val="20"/>
              </w:rPr>
              <w:t>Treat public exposure as an exception with approval and risk acceptance</w:t>
            </w:r>
          </w:p>
        </w:tc>
      </w:tr>
      <w:tr w:rsidR="005A1246" w:rsidRPr="009527A4" w14:paraId="40D8C0E7" w14:textId="77777777">
        <w:tc>
          <w:tcPr>
            <w:tcW w:w="4390" w:type="dxa"/>
            <w:vAlign w:val="center"/>
          </w:tcPr>
          <w:p w14:paraId="392E507E" w14:textId="3830B807" w:rsidR="005A1246" w:rsidRPr="00F94A76" w:rsidRDefault="005A1246" w:rsidP="005A1246">
            <w:pPr>
              <w:rPr>
                <w:rFonts w:asciiTheme="minorHAnsi" w:hAnsiTheme="minorHAnsi" w:hint="eastAsia"/>
                <w:lang w:eastAsia="en-GB"/>
              </w:rPr>
            </w:pPr>
            <w:r w:rsidRPr="0041138D">
              <w:rPr>
                <w:rFonts w:asciiTheme="minorHAnsi" w:hAnsiTheme="minorHAnsi"/>
                <w:szCs w:val="20"/>
              </w:rPr>
              <w:t>Timer-polling a source to simulate real-time</w:t>
            </w:r>
          </w:p>
        </w:tc>
        <w:tc>
          <w:tcPr>
            <w:tcW w:w="4961" w:type="dxa"/>
            <w:vAlign w:val="center"/>
          </w:tcPr>
          <w:p w14:paraId="40D2BA01" w14:textId="4010B624" w:rsidR="005A1246" w:rsidRPr="00F94A76" w:rsidRDefault="005A1246" w:rsidP="005A1246">
            <w:pPr>
              <w:rPr>
                <w:rFonts w:asciiTheme="minorHAnsi" w:hAnsiTheme="minorHAnsi" w:hint="eastAsia"/>
                <w:lang w:eastAsia="en-GB"/>
              </w:rPr>
            </w:pPr>
            <w:r w:rsidRPr="0041138D">
              <w:rPr>
                <w:rFonts w:asciiTheme="minorHAnsi" w:hAnsiTheme="minorHAnsi"/>
                <w:szCs w:val="20"/>
              </w:rPr>
              <w:t>React to an event, or use a scheduled trigger only where no event exists</w:t>
            </w:r>
          </w:p>
        </w:tc>
      </w:tr>
      <w:tr w:rsidR="005A1246" w:rsidRPr="009527A4" w14:paraId="55600072" w14:textId="77777777">
        <w:tc>
          <w:tcPr>
            <w:tcW w:w="4390" w:type="dxa"/>
            <w:vAlign w:val="center"/>
          </w:tcPr>
          <w:p w14:paraId="566D2A45" w14:textId="5C28557F" w:rsidR="005A1246" w:rsidRPr="00F94A76" w:rsidRDefault="005A1246" w:rsidP="005A1246">
            <w:pPr>
              <w:rPr>
                <w:rFonts w:asciiTheme="minorHAnsi" w:hAnsiTheme="minorHAnsi" w:hint="eastAsia"/>
                <w:lang w:eastAsia="en-GB"/>
              </w:rPr>
            </w:pPr>
            <w:r w:rsidRPr="0041138D">
              <w:rPr>
                <w:rFonts w:asciiTheme="minorHAnsi" w:hAnsiTheme="minorHAnsi"/>
                <w:szCs w:val="20"/>
              </w:rPr>
              <w:t>Long-lived SAS tokens for access</w:t>
            </w:r>
          </w:p>
        </w:tc>
        <w:tc>
          <w:tcPr>
            <w:tcW w:w="4961" w:type="dxa"/>
            <w:vAlign w:val="center"/>
          </w:tcPr>
          <w:p w14:paraId="34FB766E" w14:textId="1264E1D9"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and OAuth 2.0, with the risk register where unavoidable</w:t>
            </w:r>
          </w:p>
        </w:tc>
      </w:tr>
      <w:tr w:rsidR="005A1246" w:rsidRPr="009527A4" w14:paraId="6853BBE7" w14:textId="77777777">
        <w:tc>
          <w:tcPr>
            <w:tcW w:w="4390" w:type="dxa"/>
            <w:vAlign w:val="center"/>
          </w:tcPr>
          <w:p w14:paraId="25576E06" w14:textId="6F5C724B" w:rsidR="005A1246" w:rsidRPr="0041138D" w:rsidRDefault="005A1246" w:rsidP="005A1246">
            <w:pPr>
              <w:rPr>
                <w:szCs w:val="20"/>
              </w:rPr>
            </w:pPr>
            <w:r w:rsidRPr="0041138D">
              <w:rPr>
                <w:rFonts w:asciiTheme="minorHAnsi" w:hAnsiTheme="minorHAnsi"/>
                <w:szCs w:val="20"/>
              </w:rPr>
              <w:t>Large binary payloads on the message bus</w:t>
            </w:r>
          </w:p>
        </w:tc>
        <w:tc>
          <w:tcPr>
            <w:tcW w:w="4961" w:type="dxa"/>
            <w:vAlign w:val="center"/>
          </w:tcPr>
          <w:p w14:paraId="2624AED4" w14:textId="48999E3B" w:rsidR="005A1246" w:rsidRPr="0041138D" w:rsidRDefault="005A1246" w:rsidP="005A1246">
            <w:pPr>
              <w:rPr>
                <w:szCs w:val="20"/>
              </w:rPr>
            </w:pPr>
            <w:r w:rsidRPr="0041138D">
              <w:rPr>
                <w:rFonts w:asciiTheme="minorHAnsi" w:hAnsiTheme="minorHAnsi"/>
                <w:szCs w:val="20"/>
              </w:rPr>
              <w:t>Claim-check, with the payload in storage and a reference on the bus</w:t>
            </w:r>
          </w:p>
        </w:tc>
      </w:tr>
      <w:tr w:rsidR="005A1246" w:rsidRPr="009527A4" w14:paraId="249F28DA" w14:textId="77777777">
        <w:tc>
          <w:tcPr>
            <w:tcW w:w="4390" w:type="dxa"/>
            <w:vAlign w:val="center"/>
          </w:tcPr>
          <w:p w14:paraId="1E1DCFE9" w14:textId="08EEE95F" w:rsidR="005A1246" w:rsidRPr="0041138D" w:rsidRDefault="005A1246" w:rsidP="005A1246">
            <w:pPr>
              <w:rPr>
                <w:szCs w:val="20"/>
              </w:rPr>
            </w:pPr>
            <w:r w:rsidRPr="0041138D">
              <w:rPr>
                <w:rFonts w:asciiTheme="minorHAnsi" w:hAnsiTheme="minorHAnsi"/>
                <w:szCs w:val="20"/>
              </w:rPr>
              <w:t>Business logic embedded in gateway policy</w:t>
            </w:r>
          </w:p>
        </w:tc>
        <w:tc>
          <w:tcPr>
            <w:tcW w:w="4961" w:type="dxa"/>
            <w:vAlign w:val="center"/>
          </w:tcPr>
          <w:p w14:paraId="78BDCE45" w14:textId="507BA180" w:rsidR="005A1246" w:rsidRPr="0041138D" w:rsidRDefault="005A1246" w:rsidP="005A1246">
            <w:pPr>
              <w:rPr>
                <w:szCs w:val="20"/>
              </w:rPr>
            </w:pPr>
            <w:r w:rsidRPr="0041138D">
              <w:rPr>
                <w:rFonts w:asciiTheme="minorHAnsi" w:hAnsiTheme="minorHAnsi"/>
                <w:szCs w:val="20"/>
              </w:rPr>
              <w:t>Keep logic in Functions, and keep the gateway to mediation</w:t>
            </w:r>
          </w:p>
        </w:tc>
      </w:tr>
      <w:tr w:rsidR="005A1246" w:rsidRPr="009527A4" w14:paraId="5CDA549A" w14:textId="77777777">
        <w:tc>
          <w:tcPr>
            <w:tcW w:w="4390" w:type="dxa"/>
            <w:vAlign w:val="center"/>
          </w:tcPr>
          <w:p w14:paraId="444C1E67" w14:textId="3EEC7EBF" w:rsidR="005A1246" w:rsidRPr="0041138D" w:rsidRDefault="005A1246" w:rsidP="005A1246">
            <w:pPr>
              <w:rPr>
                <w:szCs w:val="20"/>
              </w:rPr>
            </w:pPr>
            <w:r w:rsidRPr="0041138D">
              <w:rPr>
                <w:rFonts w:asciiTheme="minorHAnsi" w:hAnsiTheme="minorHAnsi"/>
                <w:szCs w:val="20"/>
              </w:rPr>
              <w:t>Distributed transactions across services</w:t>
            </w:r>
          </w:p>
        </w:tc>
        <w:tc>
          <w:tcPr>
            <w:tcW w:w="4961" w:type="dxa"/>
            <w:vAlign w:val="center"/>
          </w:tcPr>
          <w:p w14:paraId="37373ADF" w14:textId="11C74752" w:rsidR="005A1246" w:rsidRPr="0041138D" w:rsidRDefault="005A1246" w:rsidP="005A1246">
            <w:pPr>
              <w:rPr>
                <w:szCs w:val="20"/>
              </w:rPr>
            </w:pPr>
            <w:r w:rsidRPr="0041138D">
              <w:rPr>
                <w:rFonts w:asciiTheme="minorHAnsi" w:hAnsiTheme="minorHAnsi"/>
                <w:szCs w:val="20"/>
              </w:rPr>
              <w:t>Orchestrated compensation owned by the process</w:t>
            </w:r>
          </w:p>
        </w:tc>
      </w:tr>
      <w:tr w:rsidR="005A1246" w:rsidRPr="009527A4" w14:paraId="63D04F98" w14:textId="77777777">
        <w:tc>
          <w:tcPr>
            <w:tcW w:w="4390" w:type="dxa"/>
            <w:vAlign w:val="center"/>
          </w:tcPr>
          <w:p w14:paraId="11769DA3" w14:textId="498A6597" w:rsidR="005A1246" w:rsidRPr="0041138D" w:rsidRDefault="005A1246" w:rsidP="005A1246">
            <w:pPr>
              <w:rPr>
                <w:szCs w:val="20"/>
              </w:rPr>
            </w:pPr>
            <w:r w:rsidRPr="0041138D">
              <w:rPr>
                <w:rFonts w:asciiTheme="minorHAnsi" w:hAnsiTheme="minorHAnsi"/>
                <w:szCs w:val="20"/>
              </w:rPr>
              <w:t>Secrets in configuration or code</w:t>
            </w:r>
          </w:p>
        </w:tc>
        <w:tc>
          <w:tcPr>
            <w:tcW w:w="4961" w:type="dxa"/>
            <w:vAlign w:val="center"/>
          </w:tcPr>
          <w:p w14:paraId="52DE032C" w14:textId="77777777" w:rsidR="004E2DFF" w:rsidRPr="004E2DFF" w:rsidRDefault="004E2DFF" w:rsidP="004E2DFF">
            <w:pPr>
              <w:rPr>
                <w:rFonts w:asciiTheme="minorHAnsi" w:hAnsiTheme="minorHAnsi" w:hint="eastAsia"/>
                <w:szCs w:val="20"/>
              </w:rPr>
            </w:pPr>
            <w:r w:rsidRPr="004E2DFF">
              <w:rPr>
                <w:rFonts w:asciiTheme="minorHAnsi" w:hAnsiTheme="minorHAnsi"/>
                <w:szCs w:val="20"/>
              </w:rPr>
              <w:t>Approved secret, key, and certificate management services</w:t>
            </w:r>
          </w:p>
          <w:p w14:paraId="0E8A1EE7" w14:textId="342A391E" w:rsidR="005A1246" w:rsidRPr="0041138D" w:rsidRDefault="005A1246" w:rsidP="005A1246">
            <w:pPr>
              <w:rPr>
                <w:szCs w:val="20"/>
              </w:rPr>
            </w:pPr>
            <w:r w:rsidRPr="0041138D">
              <w:rPr>
                <w:rFonts w:asciiTheme="minorHAnsi" w:hAnsiTheme="minorHAnsi"/>
                <w:szCs w:val="20"/>
              </w:rPr>
              <w:t>references and privileged access management</w:t>
            </w:r>
          </w:p>
        </w:tc>
      </w:tr>
    </w:tbl>
    <w:p w14:paraId="2A3D7B8F" w14:textId="09BCA04F" w:rsidR="0041138D" w:rsidRDefault="0041138D" w:rsidP="005D64EB">
      <w:pPr>
        <w:pStyle w:val="Heading1"/>
        <w:ind w:left="431" w:hanging="431"/>
      </w:pPr>
      <w:bookmarkStart w:id="237" w:name="_10._Data_Platform"/>
      <w:bookmarkStart w:id="238" w:name="_Data_Platform_Position"/>
      <w:bookmarkStart w:id="239" w:name="_Toc239421380"/>
      <w:bookmarkStart w:id="240" w:name="_Toc239852327"/>
      <w:bookmarkStart w:id="241" w:name="_Toc239980632"/>
      <w:bookmarkStart w:id="242" w:name="_Toc240366852"/>
      <w:bookmarkEnd w:id="237"/>
      <w:bookmarkEnd w:id="238"/>
      <w:r w:rsidRPr="006F79A8">
        <w:t>Data Platform Position</w:t>
      </w:r>
      <w:bookmarkEnd w:id="239"/>
      <w:bookmarkEnd w:id="240"/>
      <w:bookmarkEnd w:id="241"/>
      <w:bookmarkEnd w:id="242"/>
    </w:p>
    <w:p w14:paraId="5FF744EB" w14:textId="77777777" w:rsidR="00363CBA" w:rsidRPr="00363CBA" w:rsidRDefault="00363CBA" w:rsidP="00363CBA"/>
    <w:p w14:paraId="13B9D54C" w14:textId="6697F1EE" w:rsidR="0041138D" w:rsidRDefault="0041138D" w:rsidP="0041138D">
      <w:pPr>
        <w:pStyle w:val="Heading2"/>
        <w:rPr>
          <w:bCs w:val="0"/>
        </w:rPr>
      </w:pPr>
      <w:bookmarkStart w:id="243" w:name="_Toc239421381"/>
      <w:bookmarkStart w:id="244" w:name="_Toc239852328"/>
      <w:bookmarkStart w:id="245" w:name="_Toc239980633"/>
      <w:bookmarkStart w:id="246" w:name="_Toc240366853"/>
      <w:r w:rsidRPr="00FE4F0E">
        <w:rPr>
          <w:bCs w:val="0"/>
        </w:rPr>
        <w:t>Core Position</w:t>
      </w:r>
      <w:bookmarkEnd w:id="243"/>
      <w:bookmarkEnd w:id="244"/>
      <w:bookmarkEnd w:id="245"/>
      <w:bookmarkEnd w:id="246"/>
    </w:p>
    <w:p w14:paraId="44408E0F" w14:textId="77777777" w:rsidR="00363CBA" w:rsidRPr="00363CBA" w:rsidRDefault="00363CBA" w:rsidP="00363CBA"/>
    <w:p w14:paraId="2E97616F" w14:textId="77777777" w:rsidR="00EF455A" w:rsidRPr="00EF455A" w:rsidRDefault="0041138D" w:rsidP="00EF455A">
      <w:pPr>
        <w:spacing w:after="120"/>
        <w:rPr>
          <w:szCs w:val="20"/>
        </w:rPr>
      </w:pPr>
      <w:r w:rsidRPr="0041138D">
        <w:rPr>
          <w:szCs w:val="20"/>
        </w:rPr>
        <w:t xml:space="preserve">The data platform is owned by the data team and is not a general integration endpoint. </w:t>
      </w:r>
    </w:p>
    <w:p w14:paraId="702D3125" w14:textId="77777777" w:rsidR="00EF455A" w:rsidRPr="00EF455A" w:rsidRDefault="00EF455A" w:rsidP="00EF455A">
      <w:pPr>
        <w:spacing w:after="120"/>
        <w:rPr>
          <w:szCs w:val="20"/>
        </w:rPr>
      </w:pPr>
      <w:r w:rsidRPr="00EF455A">
        <w:rPr>
          <w:szCs w:val="20"/>
        </w:rPr>
        <w:t>The Systems Integration Framework interacts with the data platform through two governed hand-offs only: the ingestion of data into the platform and the consumption of curated data products from it.</w:t>
      </w:r>
    </w:p>
    <w:p w14:paraId="17C24CAB" w14:textId="33CF60B9" w:rsidR="00DE0875" w:rsidRPr="0041138D" w:rsidRDefault="0041138D" w:rsidP="0041138D">
      <w:pPr>
        <w:spacing w:after="120"/>
        <w:rPr>
          <w:szCs w:val="20"/>
        </w:rPr>
      </w:pPr>
      <w:r w:rsidRPr="0041138D">
        <w:rPr>
          <w:szCs w:val="20"/>
        </w:rPr>
        <w:t>Bulk movement and transformation remain inside the data platform. This boundary keeps operational integration and analytical data cleanly separated and governed.</w:t>
      </w:r>
    </w:p>
    <w:p w14:paraId="23CD8E5A" w14:textId="6E291C89" w:rsidR="0041138D" w:rsidRDefault="0041138D" w:rsidP="0041138D">
      <w:pPr>
        <w:pStyle w:val="Heading2"/>
        <w:rPr>
          <w:bCs w:val="0"/>
        </w:rPr>
      </w:pPr>
      <w:bookmarkStart w:id="247" w:name="_Toc239421382"/>
      <w:bookmarkStart w:id="248" w:name="_Toc239852329"/>
      <w:bookmarkStart w:id="249" w:name="_Toc239980634"/>
      <w:bookmarkStart w:id="250" w:name="_Toc240366854"/>
      <w:r w:rsidRPr="00FE4F0E">
        <w:rPr>
          <w:bCs w:val="0"/>
        </w:rPr>
        <w:t>Appropriate Uses</w:t>
      </w:r>
      <w:bookmarkEnd w:id="247"/>
      <w:bookmarkEnd w:id="248"/>
      <w:bookmarkEnd w:id="249"/>
      <w:bookmarkEnd w:id="250"/>
    </w:p>
    <w:p w14:paraId="113C51BE" w14:textId="77777777" w:rsidR="00363CBA" w:rsidRPr="00363CBA" w:rsidRDefault="00363CBA" w:rsidP="00363CBA"/>
    <w:p w14:paraId="1FDAD2E9" w14:textId="77777777" w:rsidR="0041138D" w:rsidRPr="0041138D" w:rsidRDefault="0041138D" w:rsidP="0041138D">
      <w:pPr>
        <w:spacing w:after="46" w:line="270" w:lineRule="auto"/>
        <w:rPr>
          <w:szCs w:val="20"/>
        </w:rPr>
      </w:pPr>
      <w:r w:rsidRPr="0041138D">
        <w:rPr>
          <w:szCs w:val="20"/>
        </w:rPr>
        <w:t>Landing operational data into the platform for analytics and reporting.</w:t>
      </w:r>
    </w:p>
    <w:p w14:paraId="28DA01AC" w14:textId="77777777" w:rsidR="0041138D" w:rsidRPr="0041138D" w:rsidRDefault="0041138D" w:rsidP="0041138D">
      <w:pPr>
        <w:spacing w:after="46" w:line="270" w:lineRule="auto"/>
        <w:rPr>
          <w:szCs w:val="20"/>
        </w:rPr>
      </w:pPr>
      <w:r w:rsidRPr="0041138D">
        <w:rPr>
          <w:szCs w:val="20"/>
        </w:rPr>
        <w:t>Serving a curated, read-only dataset back to an operational consumer through the platform's serving layer.</w:t>
      </w:r>
    </w:p>
    <w:p w14:paraId="7736BCED" w14:textId="2B800EC4" w:rsidR="0041138D" w:rsidRPr="0041138D" w:rsidRDefault="0041138D" w:rsidP="0041138D">
      <w:pPr>
        <w:spacing w:after="46" w:line="270" w:lineRule="auto"/>
        <w:rPr>
          <w:b/>
          <w:bCs w:val="0"/>
          <w:szCs w:val="20"/>
        </w:rPr>
      </w:pPr>
      <w:r w:rsidRPr="0041138D">
        <w:rPr>
          <w:szCs w:val="20"/>
        </w:rPr>
        <w:t>Streaming high-volume telemetry into the platform for downstream processing.</w:t>
      </w:r>
    </w:p>
    <w:p w14:paraId="09FAD15A" w14:textId="3A38B53F" w:rsidR="0041138D" w:rsidRDefault="0041138D" w:rsidP="0041138D">
      <w:pPr>
        <w:pStyle w:val="Heading2"/>
        <w:rPr>
          <w:bCs w:val="0"/>
        </w:rPr>
      </w:pPr>
      <w:bookmarkStart w:id="251" w:name="_Toc239421383"/>
      <w:bookmarkStart w:id="252" w:name="_Toc239852330"/>
      <w:bookmarkStart w:id="253" w:name="_Toc239980635"/>
      <w:bookmarkStart w:id="254" w:name="_Toc240366855"/>
      <w:r w:rsidRPr="00FE4F0E">
        <w:rPr>
          <w:bCs w:val="0"/>
        </w:rPr>
        <w:t>Inappropriate Uses</w:t>
      </w:r>
      <w:bookmarkEnd w:id="251"/>
      <w:bookmarkEnd w:id="252"/>
      <w:bookmarkEnd w:id="253"/>
      <w:bookmarkEnd w:id="254"/>
    </w:p>
    <w:p w14:paraId="18A268B0" w14:textId="77777777" w:rsidR="00363CBA" w:rsidRPr="00363CBA" w:rsidRDefault="00363CBA" w:rsidP="00363CBA"/>
    <w:p w14:paraId="763E29E8" w14:textId="77777777" w:rsidR="0041138D" w:rsidRPr="0041138D" w:rsidRDefault="0041138D" w:rsidP="0041138D">
      <w:pPr>
        <w:spacing w:after="46" w:line="270" w:lineRule="auto"/>
        <w:rPr>
          <w:szCs w:val="20"/>
        </w:rPr>
      </w:pPr>
      <w:r w:rsidRPr="0041138D">
        <w:rPr>
          <w:szCs w:val="20"/>
        </w:rPr>
        <w:t>Treating Snowflake as an operational source of truth for live transactions.</w:t>
      </w:r>
    </w:p>
    <w:p w14:paraId="49DA9CAC" w14:textId="77777777" w:rsidR="0041138D" w:rsidRPr="0041138D" w:rsidRDefault="0041138D" w:rsidP="0041138D">
      <w:pPr>
        <w:spacing w:after="46" w:line="270" w:lineRule="auto"/>
        <w:rPr>
          <w:szCs w:val="20"/>
        </w:rPr>
      </w:pPr>
      <w:r w:rsidRPr="0041138D">
        <w:rPr>
          <w:szCs w:val="20"/>
        </w:rPr>
        <w:t>Reaching into the platform's internals from an integration flow, or into operational systems from the platform.</w:t>
      </w:r>
    </w:p>
    <w:p w14:paraId="62B941D5" w14:textId="77777777" w:rsidR="0041138D" w:rsidRPr="0041138D" w:rsidRDefault="0041138D" w:rsidP="0041138D">
      <w:pPr>
        <w:spacing w:after="46" w:line="270" w:lineRule="auto"/>
        <w:rPr>
          <w:szCs w:val="20"/>
        </w:rPr>
      </w:pPr>
      <w:r w:rsidRPr="0041138D">
        <w:rPr>
          <w:szCs w:val="20"/>
        </w:rPr>
        <w:t>Using the platform as a message bus or a general-purpose integration hub.</w:t>
      </w:r>
    </w:p>
    <w:p w14:paraId="781F6FED" w14:textId="77777777" w:rsidR="0041138D" w:rsidRPr="0041138D" w:rsidRDefault="0041138D" w:rsidP="0041138D">
      <w:pPr>
        <w:spacing w:after="46" w:line="270" w:lineRule="auto"/>
        <w:rPr>
          <w:szCs w:val="20"/>
        </w:rPr>
      </w:pPr>
    </w:p>
    <w:p w14:paraId="6915D859" w14:textId="2C8E06EF" w:rsidR="0041138D" w:rsidRDefault="0041138D" w:rsidP="0041138D">
      <w:pPr>
        <w:pStyle w:val="Heading2"/>
        <w:rPr>
          <w:bCs w:val="0"/>
        </w:rPr>
      </w:pPr>
      <w:bookmarkStart w:id="255" w:name="_Toc239421384"/>
      <w:bookmarkStart w:id="256" w:name="_Toc239852331"/>
      <w:bookmarkStart w:id="257" w:name="_Toc239980636"/>
      <w:bookmarkStart w:id="258" w:name="_Toc240366856"/>
      <w:commentRangeStart w:id="259"/>
      <w:commentRangeStart w:id="260"/>
      <w:r w:rsidRPr="00FE4F0E">
        <w:rPr>
          <w:bCs w:val="0"/>
        </w:rPr>
        <w:t>Exchange Patterns</w:t>
      </w:r>
      <w:bookmarkEnd w:id="255"/>
      <w:bookmarkEnd w:id="256"/>
      <w:bookmarkEnd w:id="257"/>
      <w:bookmarkEnd w:id="258"/>
      <w:commentRangeEnd w:id="260"/>
      <w:r w:rsidR="0080763F">
        <w:rPr>
          <w:rStyle w:val="CommentReference"/>
          <w:bCs w:val="0"/>
          <w:sz w:val="24"/>
          <w:szCs w:val="26"/>
        </w:rPr>
        <w:commentReference w:id="260"/>
      </w:r>
      <w:commentRangeEnd w:id="259"/>
      <w:r w:rsidR="00602F0F">
        <w:rPr>
          <w:rStyle w:val="CommentReference"/>
          <w:bCs w:val="0"/>
          <w:sz w:val="24"/>
          <w:szCs w:val="26"/>
        </w:rPr>
        <w:commentReference w:id="259"/>
      </w:r>
    </w:p>
    <w:p w14:paraId="3BD60692" w14:textId="77777777" w:rsidR="005D6483" w:rsidRPr="005D6483" w:rsidRDefault="005D6483" w:rsidP="005D6483"/>
    <w:p w14:paraId="4BEB680A" w14:textId="22C6194D" w:rsidR="00A51282" w:rsidRPr="00A51282" w:rsidRDefault="0041138D">
      <w:pPr>
        <w:pStyle w:val="Heading3"/>
      </w:pPr>
      <w:bookmarkStart w:id="261" w:name="_Toc239852332"/>
      <w:bookmarkStart w:id="262" w:name="_Toc239980637"/>
      <w:r w:rsidRPr="003871B6">
        <w:rPr>
          <w:rFonts w:cs="Times New Roman"/>
          <w:color w:val="132040" w:themeColor="accent1" w:themeShade="BF"/>
          <w:sz w:val="24"/>
          <w:szCs w:val="26"/>
        </w:rPr>
        <w:t>Import Patterns</w:t>
      </w:r>
      <w:bookmarkEnd w:id="261"/>
      <w:bookmarkEnd w:id="262"/>
    </w:p>
    <w:p w14:paraId="233E1BAC" w14:textId="7165B9DB" w:rsidR="0041138D" w:rsidRPr="005D6483" w:rsidRDefault="0041138D" w:rsidP="0015656D">
      <w:pPr>
        <w:pStyle w:val="Heading4"/>
        <w:ind w:left="851"/>
        <w:rPr>
          <w:bCs w:val="0"/>
          <w:color w:val="132040" w:themeColor="accent1" w:themeShade="BF"/>
          <w:sz w:val="24"/>
          <w:szCs w:val="26"/>
        </w:rPr>
      </w:pPr>
      <w:bookmarkStart w:id="263" w:name="_Toc239852333"/>
      <w:r w:rsidRPr="005D6483">
        <w:rPr>
          <w:bCs w:val="0"/>
          <w:iCs w:val="0"/>
          <w:color w:val="132040" w:themeColor="accent1" w:themeShade="BF"/>
          <w:sz w:val="24"/>
          <w:szCs w:val="26"/>
        </w:rPr>
        <w:t>Event Streaming to the Data Platform (SFDEINT1)</w:t>
      </w:r>
      <w:bookmarkEnd w:id="263"/>
    </w:p>
    <w:p w14:paraId="76508F26" w14:textId="42C408C4" w:rsidR="00DE0875" w:rsidRDefault="0041138D" w:rsidP="005D6483">
      <w:pPr>
        <w:rPr>
          <w:i/>
          <w:color w:val="5A6470"/>
          <w:szCs w:val="20"/>
        </w:rPr>
      </w:pPr>
      <w:r w:rsidRPr="0041138D">
        <w:rPr>
          <w:i/>
          <w:color w:val="5A6470"/>
          <w:szCs w:val="20"/>
        </w:rPr>
        <w:t>Stream operational events into the data platform for near real-time analytics, without coupling producers directly to Snowflake.</w:t>
      </w:r>
    </w:p>
    <w:p w14:paraId="1C3B20CE" w14:textId="77777777" w:rsidR="00363CBA" w:rsidRPr="0041138D" w:rsidRDefault="00363CBA" w:rsidP="005D6483">
      <w:pPr>
        <w:rPr>
          <w:i/>
          <w:color w:val="5A6470"/>
          <w:szCs w:val="20"/>
        </w:rPr>
      </w:pPr>
    </w:p>
    <w:p w14:paraId="5D0126EE" w14:textId="77777777" w:rsidR="0041138D" w:rsidRDefault="0041138D" w:rsidP="005D6483">
      <w:pPr>
        <w:rPr>
          <w:szCs w:val="20"/>
        </w:rPr>
      </w:pPr>
      <w:r w:rsidRPr="0041138D">
        <w:rPr>
          <w:noProof/>
          <w:szCs w:val="20"/>
        </w:rPr>
        <w:drawing>
          <wp:inline distT="0" distB="0" distL="0" distR="0" wp14:anchorId="4FF6B41B" wp14:editId="466855C9">
            <wp:extent cx="5731510" cy="987841"/>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987841"/>
                    </a:xfrm>
                    <a:prstGeom prst="rect">
                      <a:avLst/>
                    </a:prstGeom>
                  </pic:spPr>
                </pic:pic>
              </a:graphicData>
            </a:graphic>
          </wp:inline>
        </w:drawing>
      </w:r>
    </w:p>
    <w:p w14:paraId="3836C078" w14:textId="77777777" w:rsidR="00DE0875" w:rsidRPr="0041138D" w:rsidRDefault="00DE0875" w:rsidP="005D6483">
      <w:pPr>
        <w:rPr>
          <w:szCs w:val="20"/>
        </w:rPr>
      </w:pPr>
    </w:p>
    <w:p w14:paraId="103F535A" w14:textId="77777777" w:rsidR="0041138D" w:rsidRPr="0041138D" w:rsidRDefault="0041138D" w:rsidP="005D6483">
      <w:pPr>
        <w:spacing w:after="120"/>
        <w:rPr>
          <w:szCs w:val="20"/>
        </w:rPr>
      </w:pPr>
      <w:r w:rsidRPr="0041138D">
        <w:rPr>
          <w:b/>
          <w:color w:val="1F3864"/>
          <w:szCs w:val="20"/>
        </w:rPr>
        <w:t xml:space="preserve">Problem. </w:t>
      </w:r>
      <w:r w:rsidRPr="0041138D">
        <w:rPr>
          <w:szCs w:val="20"/>
        </w:rPr>
        <w:t>Events from Azure messaging services must be delivered to Snowflake continuously and with low latency, without building and maintaining custom ingestion services.</w:t>
      </w:r>
    </w:p>
    <w:p w14:paraId="686D63D5" w14:textId="6B951F7F" w:rsidR="0041138D" w:rsidRPr="0041138D" w:rsidRDefault="0041138D" w:rsidP="005D6483">
      <w:pPr>
        <w:spacing w:after="120"/>
        <w:rPr>
          <w:szCs w:val="20"/>
        </w:rPr>
      </w:pPr>
      <w:r w:rsidRPr="0041138D">
        <w:rPr>
          <w:b/>
          <w:color w:val="1F3864"/>
          <w:szCs w:val="20"/>
        </w:rPr>
        <w:t xml:space="preserve">Solution. </w:t>
      </w:r>
      <w:r w:rsidR="009A4AD6" w:rsidRPr="009A4AD6">
        <w:rPr>
          <w:szCs w:val="20"/>
        </w:rPr>
        <w:t>An Azure Function is triggered by events from Event Hubs, Service Bus or Event Grid and uses the Snowpipe Streaming API through Snowflake’s Python SDK to write data directly to Snowflake.</w:t>
      </w:r>
      <w:r w:rsidR="002622C8">
        <w:rPr>
          <w:szCs w:val="20"/>
        </w:rPr>
        <w:t xml:space="preserve"> </w:t>
      </w:r>
      <w:r w:rsidRPr="0041138D">
        <w:rPr>
          <w:szCs w:val="20"/>
        </w:rPr>
        <w:t xml:space="preserve"> The approach provides low-latency, near real-time ingestion without intermediate files. The Function manages batching, retries and reliable delivery.</w:t>
      </w:r>
    </w:p>
    <w:p w14:paraId="479BCECD" w14:textId="77777777" w:rsidR="0041138D" w:rsidRPr="0041138D" w:rsidRDefault="0041138D" w:rsidP="005D6483">
      <w:pPr>
        <w:spacing w:after="120"/>
        <w:rPr>
          <w:szCs w:val="20"/>
        </w:rPr>
      </w:pPr>
      <w:r w:rsidRPr="0041138D">
        <w:rPr>
          <w:b/>
          <w:color w:val="1F3864"/>
          <w:szCs w:val="20"/>
        </w:rPr>
        <w:t xml:space="preserve">Use it when. </w:t>
      </w:r>
      <w:r w:rsidRPr="0041138D">
        <w:rPr>
          <w:szCs w:val="20"/>
        </w:rPr>
        <w:t>The source already publishes events through Azure event services, near real-time ingestion is required, and you want full control of the ingestion logic in code.</w:t>
      </w:r>
      <w:r w:rsidRPr="0041138D">
        <w:rPr>
          <w:szCs w:val="20"/>
        </w:rPr>
        <w:tab/>
      </w:r>
    </w:p>
    <w:p w14:paraId="3F5961F1" w14:textId="77777777" w:rsidR="0041138D" w:rsidRPr="0041138D" w:rsidRDefault="0041138D" w:rsidP="005D6483">
      <w:pPr>
        <w:spacing w:after="120"/>
        <w:rPr>
          <w:szCs w:val="20"/>
        </w:rPr>
      </w:pPr>
      <w:r w:rsidRPr="0041138D">
        <w:rPr>
          <w:b/>
          <w:color w:val="1F3864"/>
          <w:szCs w:val="20"/>
        </w:rPr>
        <w:t xml:space="preserve">Avoid it when. </w:t>
      </w:r>
      <w:r w:rsidRPr="0041138D">
        <w:rPr>
          <w:szCs w:val="20"/>
        </w:rPr>
        <w:t>A connector-based approach can meet the requirement, data arrives in files rather than events, or ingestion volumes are high enough that a managed ingestion service is a better fit.</w:t>
      </w:r>
    </w:p>
    <w:p w14:paraId="630F41BA" w14:textId="7C28D2A8" w:rsidR="0041138D" w:rsidRPr="0041138D" w:rsidRDefault="0041138D" w:rsidP="005D6483">
      <w:pPr>
        <w:spacing w:after="120"/>
        <w:rPr>
          <w:szCs w:val="20"/>
        </w:rPr>
      </w:pPr>
      <w:r w:rsidRPr="0041138D">
        <w:rPr>
          <w:b/>
          <w:color w:val="1F3864"/>
          <w:szCs w:val="20"/>
        </w:rPr>
        <w:t xml:space="preserve">Risks and considerations. </w:t>
      </w:r>
      <w:r w:rsidR="00A20D3D" w:rsidRPr="00A20D3D">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p>
    <w:p w14:paraId="5B595AFB" w14:textId="5FAB76ED" w:rsidR="0041138D" w:rsidRPr="0041138D" w:rsidRDefault="0041138D" w:rsidP="005D6483">
      <w:pPr>
        <w:spacing w:after="120"/>
        <w:rPr>
          <w:szCs w:val="20"/>
        </w:rPr>
      </w:pPr>
      <w:r w:rsidRPr="00FF4C82">
        <w:rPr>
          <w:b/>
          <w:color w:val="1F3864"/>
          <w:szCs w:val="20"/>
        </w:rPr>
        <w:t>Security boundary.</w:t>
      </w:r>
      <w:r w:rsidRPr="0041138D">
        <w:rPr>
          <w:b/>
          <w:color w:val="0D152A" w:themeColor="accent1" w:themeShade="80"/>
          <w:szCs w:val="20"/>
        </w:rPr>
        <w:t xml:space="preserve"> </w:t>
      </w:r>
      <w:r w:rsidRPr="0041138D">
        <w:rPr>
          <w:szCs w:val="20"/>
        </w:rPr>
        <w:t xml:space="preserve">The trust boundary is the event source and the Function's managed identity, not Snowflake. </w:t>
      </w:r>
      <w:r w:rsidR="0024506B" w:rsidRPr="0024506B">
        <w:rPr>
          <w:szCs w:val="20"/>
        </w:rPr>
        <w:t>The event source is reached through a private endpoint, and the Function uses managed identity for the event-source binding. The Function authenticates to Snowflake using an approved key-pair or OAuth mechanism, with applicable secrets held in the approved secrets vault. Account passwords must not be used.</w:t>
      </w:r>
      <w:r w:rsidR="002622C8">
        <w:rPr>
          <w:szCs w:val="20"/>
        </w:rPr>
        <w:t xml:space="preserve"> </w:t>
      </w:r>
      <w:r w:rsidRPr="0041138D">
        <w:rPr>
          <w:szCs w:val="20"/>
        </w:rPr>
        <w:t xml:space="preserve">Data-in-transit posture inherits from the Cloud Engineering Standards. </w:t>
      </w:r>
    </w:p>
    <w:p w14:paraId="0E0423EE" w14:textId="77777777" w:rsidR="0041138D" w:rsidRPr="0041138D" w:rsidRDefault="0041138D" w:rsidP="005D6483">
      <w:pPr>
        <w:spacing w:after="120"/>
        <w:rPr>
          <w:szCs w:val="20"/>
        </w:rPr>
      </w:pPr>
      <w:r w:rsidRPr="0041138D">
        <w:rPr>
          <w:b/>
          <w:color w:val="1F3864"/>
          <w:szCs w:val="20"/>
        </w:rPr>
        <w:t xml:space="preserve">Common pitfall. </w:t>
      </w:r>
      <w:r w:rsidRPr="0041138D">
        <w:rPr>
          <w:szCs w:val="20"/>
        </w:rPr>
        <w:t>Writing one row per invocation instead of batching, increasing API calls, latency, and cost. Failing to design for throughput, back-pressure, and ingestion failures, leading to reduced performance and operational instability.</w:t>
      </w:r>
    </w:p>
    <w:p w14:paraId="58281005" w14:textId="6C164E63" w:rsidR="0041138D" w:rsidRPr="0041138D" w:rsidRDefault="0041138D" w:rsidP="005D6483">
      <w:pPr>
        <w:spacing w:after="120"/>
        <w:rPr>
          <w:szCs w:val="20"/>
        </w:rPr>
      </w:pPr>
      <w:r w:rsidRPr="0041138D">
        <w:rPr>
          <w:b/>
          <w:color w:val="1F3864"/>
          <w:szCs w:val="20"/>
        </w:rPr>
        <w:t xml:space="preserve">In practice. </w:t>
      </w:r>
      <w:r w:rsidRPr="0041138D">
        <w:rPr>
          <w:szCs w:val="20"/>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13FB6AEF" w14:textId="5BA618A8" w:rsidR="0041138D" w:rsidRPr="005D6483" w:rsidRDefault="0041138D" w:rsidP="00826544">
      <w:pPr>
        <w:pStyle w:val="Heading4"/>
        <w:ind w:left="851"/>
        <w:rPr>
          <w:bCs w:val="0"/>
          <w:iCs w:val="0"/>
          <w:color w:val="132040" w:themeColor="accent1" w:themeShade="BF"/>
          <w:sz w:val="24"/>
          <w:szCs w:val="26"/>
        </w:rPr>
      </w:pPr>
      <w:bookmarkStart w:id="264" w:name="_Toc239852334"/>
      <w:commentRangeStart w:id="265"/>
      <w:r w:rsidRPr="005D6483">
        <w:rPr>
          <w:bCs w:val="0"/>
          <w:iCs w:val="0"/>
          <w:color w:val="132040" w:themeColor="accent1" w:themeShade="BF"/>
          <w:sz w:val="24"/>
          <w:szCs w:val="26"/>
        </w:rPr>
        <w:t>Streaming Ingestion via Kafka Connect (SFDEINT2)</w:t>
      </w:r>
      <w:bookmarkEnd w:id="264"/>
      <w:commentRangeEnd w:id="265"/>
      <w:r w:rsidR="0050185A" w:rsidRPr="005D6483">
        <w:rPr>
          <w:rStyle w:val="CommentReference"/>
          <w:bCs w:val="0"/>
          <w:iCs w:val="0"/>
          <w:color w:val="132040" w:themeColor="accent1" w:themeShade="BF"/>
          <w:sz w:val="24"/>
          <w:szCs w:val="26"/>
        </w:rPr>
        <w:commentReference w:id="265"/>
      </w:r>
    </w:p>
    <w:p w14:paraId="7E879DD4" w14:textId="13B451C1" w:rsidR="00DE0875" w:rsidRDefault="0041138D" w:rsidP="005D6483">
      <w:pPr>
        <w:rPr>
          <w:i/>
          <w:color w:val="5A6470"/>
          <w:szCs w:val="20"/>
        </w:rPr>
      </w:pPr>
      <w:r w:rsidRPr="0041138D">
        <w:rPr>
          <w:i/>
          <w:color w:val="5A6470"/>
          <w:szCs w:val="20"/>
        </w:rPr>
        <w:t>Continuously ingest Kafka events into the data platform through a managed connector, without building custom ingestion services</w:t>
      </w:r>
    </w:p>
    <w:p w14:paraId="4A090DD6" w14:textId="77777777" w:rsidR="00363CBA" w:rsidRPr="0041138D" w:rsidRDefault="00363CBA" w:rsidP="005D6483">
      <w:pPr>
        <w:rPr>
          <w:i/>
          <w:color w:val="5A6470"/>
          <w:szCs w:val="20"/>
        </w:rPr>
      </w:pPr>
    </w:p>
    <w:p w14:paraId="124091ED" w14:textId="77777777" w:rsidR="0041138D" w:rsidRPr="0041138D" w:rsidRDefault="0041138D" w:rsidP="005D6483">
      <w:pPr>
        <w:rPr>
          <w:i/>
          <w:color w:val="5A6470"/>
          <w:szCs w:val="20"/>
        </w:rPr>
      </w:pPr>
      <w:r w:rsidRPr="0041138D">
        <w:rPr>
          <w:noProof/>
          <w:szCs w:val="20"/>
        </w:rPr>
        <w:drawing>
          <wp:inline distT="0" distB="0" distL="0" distR="0" wp14:anchorId="2BAFE207" wp14:editId="157EF080">
            <wp:extent cx="5731510" cy="987425"/>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1510" cy="987425"/>
                    </a:xfrm>
                    <a:prstGeom prst="rect">
                      <a:avLst/>
                    </a:prstGeom>
                  </pic:spPr>
                </pic:pic>
              </a:graphicData>
            </a:graphic>
          </wp:inline>
        </w:drawing>
      </w:r>
    </w:p>
    <w:p w14:paraId="522ADF54" w14:textId="77777777" w:rsidR="0041138D" w:rsidRPr="0041138D" w:rsidDel="003875E6" w:rsidRDefault="0041138D" w:rsidP="005D6483">
      <w:pPr>
        <w:spacing w:after="120"/>
        <w:rPr>
          <w:szCs w:val="20"/>
        </w:rPr>
      </w:pPr>
      <w:bookmarkStart w:id="266" w:name="_Toc239852336"/>
      <w:r w:rsidRPr="0041138D">
        <w:rPr>
          <w:b/>
          <w:color w:val="1F3864"/>
          <w:szCs w:val="20"/>
        </w:rPr>
        <w:br/>
        <w:t>Problem</w:t>
      </w:r>
      <w:r w:rsidRPr="0041138D">
        <w:rPr>
          <w:szCs w:val="20"/>
        </w:rPr>
        <w:t>. An existing Kafka platform already carries event data, and that data needs to be delivered continuously to Snowflake. Building and operating custom ingestion services for every topic creates unnecessary complexity, duplication, and operational overhead at scale.</w:t>
      </w:r>
    </w:p>
    <w:p w14:paraId="25C8CA88" w14:textId="70C99E32" w:rsidR="00DE0875" w:rsidRPr="0041138D" w:rsidRDefault="0041138D" w:rsidP="005D6483">
      <w:pPr>
        <w:spacing w:after="120"/>
        <w:rPr>
          <w:szCs w:val="20"/>
        </w:rPr>
      </w:pPr>
      <w:r w:rsidRPr="0041138D">
        <w:rPr>
          <w:b/>
          <w:color w:val="1F3864"/>
          <w:szCs w:val="20"/>
        </w:rPr>
        <w:t>Solution</w:t>
      </w:r>
      <w:bookmarkEnd w:id="266"/>
      <w:r w:rsidRPr="0041138D">
        <w:rPr>
          <w:szCs w:val="20"/>
        </w:rPr>
        <w:t>. 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45AE96F2" w14:textId="710186D3" w:rsidR="0041138D" w:rsidRPr="0041138D" w:rsidRDefault="0041138D" w:rsidP="005D6483">
      <w:pPr>
        <w:spacing w:after="120"/>
        <w:rPr>
          <w:szCs w:val="20"/>
        </w:rPr>
      </w:pPr>
      <w:bookmarkStart w:id="267" w:name="_Toc239852337"/>
      <w:r w:rsidRPr="00FF4C82">
        <w:rPr>
          <w:b/>
          <w:color w:val="1F3864"/>
          <w:szCs w:val="20"/>
        </w:rPr>
        <w:t>U</w:t>
      </w:r>
      <w:r w:rsidRPr="0041138D">
        <w:rPr>
          <w:b/>
          <w:color w:val="1F3864"/>
          <w:szCs w:val="20"/>
        </w:rPr>
        <w:t>se it when</w:t>
      </w:r>
      <w:bookmarkEnd w:id="267"/>
      <w:r w:rsidRPr="00FF4C82">
        <w:rPr>
          <w:b/>
          <w:color w:val="1F3864"/>
          <w:szCs w:val="20"/>
        </w:rPr>
        <w:t>.</w:t>
      </w:r>
      <w:r w:rsidRPr="0041138D">
        <w:rPr>
          <w:szCs w:val="20"/>
        </w:rPr>
        <w:t xml:space="preserve"> </w:t>
      </w:r>
      <w:r w:rsidR="0024506B" w:rsidRPr="0024506B">
        <w:rPr>
          <w:szCs w:val="20"/>
        </w:rPr>
        <w:t>Use this pattern when Kafka is already the enterprise event backbone, when configuration-driven ingestion is preferable to custom code, and when multiple topics require a consistent and repeatable ingestion route into Snowflake</w:t>
      </w:r>
      <w:r w:rsidR="002622C8">
        <w:rPr>
          <w:szCs w:val="20"/>
        </w:rPr>
        <w:t xml:space="preserve">. </w:t>
      </w:r>
      <w:r w:rsidRPr="0041138D">
        <w:rPr>
          <w:szCs w:val="20"/>
        </w:rPr>
        <w:t>It also suits scenarios that benefit from built-in batching, retries, and offset management provided by the connector platform.</w:t>
      </w:r>
    </w:p>
    <w:p w14:paraId="4EC2F23A" w14:textId="5D5A49DF" w:rsidR="00681507" w:rsidRPr="00681507" w:rsidRDefault="0041138D" w:rsidP="00681507">
      <w:pPr>
        <w:spacing w:after="120"/>
        <w:rPr>
          <w:szCs w:val="20"/>
        </w:rPr>
      </w:pPr>
      <w:bookmarkStart w:id="268" w:name="_Toc239852338"/>
      <w:r w:rsidRPr="0041138D">
        <w:rPr>
          <w:b/>
          <w:color w:val="1F3864"/>
          <w:szCs w:val="20"/>
        </w:rPr>
        <w:t>Avoid it when</w:t>
      </w:r>
      <w:bookmarkEnd w:id="268"/>
      <w:r w:rsidRPr="0041138D">
        <w:rPr>
          <w:szCs w:val="20"/>
        </w:rPr>
        <w:t xml:space="preserve">. </w:t>
      </w:r>
      <w:r w:rsidR="00681507" w:rsidRPr="00681507">
        <w:rPr>
          <w:szCs w:val="20"/>
        </w:rPr>
        <w:t>Avoid this pattern when Kafka is not already part of the platform and would be introduced solely for Snowflake ingestion. It is also unsuitable when significant per-record transformation, enrichment or business logic is required, or when the data naturally arrives as files and is better served by batch ingestion.</w:t>
      </w:r>
    </w:p>
    <w:p w14:paraId="4B352BE1" w14:textId="77777777" w:rsidR="0041138D" w:rsidRPr="0041138D" w:rsidRDefault="0041138D" w:rsidP="005D6483">
      <w:pPr>
        <w:spacing w:after="120"/>
        <w:rPr>
          <w:szCs w:val="20"/>
        </w:rPr>
      </w:pPr>
      <w:bookmarkStart w:id="269" w:name="_Toc239852339"/>
      <w:r w:rsidRPr="0041138D">
        <w:rPr>
          <w:b/>
          <w:color w:val="1F3864"/>
          <w:szCs w:val="20"/>
        </w:rPr>
        <w:t>Risk &amp; consideration</w:t>
      </w:r>
      <w:bookmarkEnd w:id="269"/>
      <w:r w:rsidRPr="0041138D">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1E139A5" w14:textId="77777777" w:rsidR="0041138D" w:rsidRPr="0041138D" w:rsidRDefault="0041138D" w:rsidP="005D6483">
      <w:pPr>
        <w:spacing w:after="120"/>
        <w:rPr>
          <w:szCs w:val="20"/>
        </w:rPr>
      </w:pPr>
      <w:bookmarkStart w:id="270" w:name="_Toc239852340"/>
      <w:r w:rsidRPr="0041138D">
        <w:rPr>
          <w:b/>
          <w:color w:val="1F3864"/>
          <w:szCs w:val="20"/>
        </w:rPr>
        <w:t>Security boundary</w:t>
      </w:r>
      <w:bookmarkEnd w:id="270"/>
      <w:r w:rsidRPr="0041138D">
        <w:rPr>
          <w:szCs w:val="20"/>
        </w:rPr>
        <w:t>. 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486D3FCA" w14:textId="77777777" w:rsidR="0041138D" w:rsidRPr="0041138D" w:rsidRDefault="0041138D" w:rsidP="005D6483">
      <w:pPr>
        <w:spacing w:after="120"/>
        <w:rPr>
          <w:szCs w:val="20"/>
        </w:rPr>
      </w:pPr>
      <w:bookmarkStart w:id="271" w:name="_Toc239852341"/>
      <w:r w:rsidRPr="0041138D">
        <w:rPr>
          <w:b/>
          <w:color w:val="1F3864"/>
          <w:szCs w:val="20"/>
        </w:rPr>
        <w:t>Common pitfall</w:t>
      </w:r>
      <w:bookmarkEnd w:id="271"/>
      <w:r w:rsidRPr="0041138D">
        <w:rPr>
          <w:b/>
          <w:color w:val="1F3864"/>
          <w:szCs w:val="20"/>
        </w:rPr>
        <w:t>.</w:t>
      </w:r>
      <w:r w:rsidRPr="0041138D">
        <w:rPr>
          <w:szCs w:val="20"/>
        </w:rPr>
        <w:t xml:space="preserve"> Assuming Kafka Connect requires minimal operational oversight. Connector lag, dead-letter accumulation and unmanaged schema evolution can result in ingestion failures and delayed data availability.</w:t>
      </w:r>
    </w:p>
    <w:p w14:paraId="223501D9" w14:textId="77777777" w:rsidR="0041138D" w:rsidRPr="0041138D" w:rsidRDefault="0041138D" w:rsidP="005D6483">
      <w:pPr>
        <w:spacing w:after="120"/>
        <w:rPr>
          <w:szCs w:val="20"/>
        </w:rPr>
      </w:pPr>
      <w:bookmarkStart w:id="272" w:name="_Toc239852342"/>
      <w:r w:rsidRPr="0041138D">
        <w:rPr>
          <w:b/>
          <w:color w:val="1F3864"/>
          <w:szCs w:val="20"/>
        </w:rPr>
        <w:t>In practice</w:t>
      </w:r>
      <w:bookmarkEnd w:id="272"/>
      <w:r w:rsidRPr="0041138D">
        <w:rPr>
          <w:szCs w:val="20"/>
        </w:rPr>
        <w:t>. Policy and claims domain events are published to Kafka topics and continuously ingested into Snowflake raw schemas through the Snowflake Sink Connector. New topics are onboarded through configuration, providing a consistent ingestion approach without bespoke loader implementations.</w:t>
      </w:r>
    </w:p>
    <w:p w14:paraId="723E4F2C" w14:textId="46EF427E" w:rsidR="0041138D" w:rsidRPr="005D6483" w:rsidRDefault="0041138D" w:rsidP="00826544">
      <w:pPr>
        <w:pStyle w:val="Heading4"/>
        <w:ind w:left="851"/>
        <w:rPr>
          <w:bCs w:val="0"/>
          <w:iCs w:val="0"/>
          <w:color w:val="132040" w:themeColor="accent1" w:themeShade="BF"/>
          <w:sz w:val="24"/>
          <w:szCs w:val="26"/>
        </w:rPr>
      </w:pPr>
      <w:bookmarkStart w:id="273" w:name="_Toc239852343"/>
      <w:r w:rsidRPr="005D6483">
        <w:rPr>
          <w:bCs w:val="0"/>
          <w:iCs w:val="0"/>
          <w:color w:val="132040" w:themeColor="accent1" w:themeShade="BF"/>
          <w:sz w:val="24"/>
          <w:szCs w:val="26"/>
        </w:rPr>
        <w:t>File Ingestion (SFDEINT3)</w:t>
      </w:r>
      <w:bookmarkEnd w:id="273"/>
    </w:p>
    <w:p w14:paraId="5B703DB3" w14:textId="5E65619B" w:rsidR="0041138D" w:rsidRDefault="0041138D" w:rsidP="005D6483">
      <w:pPr>
        <w:rPr>
          <w:i/>
          <w:color w:val="5A6470"/>
          <w:szCs w:val="20"/>
        </w:rPr>
      </w:pPr>
      <w:r w:rsidRPr="0041138D">
        <w:rPr>
          <w:i/>
          <w:color w:val="5A6470"/>
          <w:szCs w:val="20"/>
        </w:rPr>
        <w:t>Automatically ingest files into the data platform as they arrive, without custom loading processes.</w:t>
      </w:r>
    </w:p>
    <w:p w14:paraId="51FD15EA" w14:textId="28613D7D" w:rsidR="00262C38" w:rsidRDefault="00262C38" w:rsidP="005D6483">
      <w:pPr>
        <w:rPr>
          <w:i/>
          <w:color w:val="5A6470"/>
          <w:szCs w:val="20"/>
        </w:rPr>
      </w:pPr>
    </w:p>
    <w:p w14:paraId="7A3BD466" w14:textId="66F1E1A4" w:rsidR="00262C38" w:rsidRDefault="00262C38" w:rsidP="005D6483">
      <w:pPr>
        <w:rPr>
          <w:i/>
          <w:color w:val="5A6470"/>
          <w:szCs w:val="20"/>
        </w:rPr>
      </w:pPr>
    </w:p>
    <w:p w14:paraId="79711A8C" w14:textId="2EDD2F40" w:rsidR="00262C38" w:rsidRDefault="00262C38" w:rsidP="005D6483">
      <w:pPr>
        <w:rPr>
          <w:i/>
          <w:color w:val="5A6470"/>
          <w:szCs w:val="20"/>
        </w:rPr>
      </w:pPr>
    </w:p>
    <w:p w14:paraId="69CEB320" w14:textId="799D65AB" w:rsidR="00E16507" w:rsidRDefault="00E16507" w:rsidP="005D6483">
      <w:pPr>
        <w:rPr>
          <w:i/>
          <w:color w:val="5A6470"/>
          <w:szCs w:val="20"/>
        </w:rPr>
      </w:pPr>
    </w:p>
    <w:p w14:paraId="4D6255C4" w14:textId="77777777" w:rsidR="00E16507" w:rsidRDefault="00E16507" w:rsidP="005D6483">
      <w:pPr>
        <w:rPr>
          <w:i/>
          <w:color w:val="5A6470"/>
          <w:szCs w:val="20"/>
        </w:rPr>
      </w:pPr>
    </w:p>
    <w:p w14:paraId="06ADE8B2" w14:textId="3BB13577" w:rsidR="00E16507" w:rsidRDefault="00E16507" w:rsidP="005D6483">
      <w:pPr>
        <w:rPr>
          <w:i/>
          <w:color w:val="5A6470"/>
          <w:szCs w:val="20"/>
        </w:rPr>
      </w:pPr>
    </w:p>
    <w:p w14:paraId="09203986" w14:textId="77777777" w:rsidR="00E16507" w:rsidRDefault="00E16507" w:rsidP="005D6483">
      <w:pPr>
        <w:rPr>
          <w:i/>
          <w:color w:val="5A6470"/>
          <w:szCs w:val="20"/>
        </w:rPr>
      </w:pPr>
    </w:p>
    <w:p w14:paraId="5057CA54" w14:textId="77777777" w:rsidR="00E16507" w:rsidRDefault="00E16507" w:rsidP="005D6483">
      <w:pPr>
        <w:rPr>
          <w:i/>
          <w:color w:val="5A6470"/>
          <w:szCs w:val="20"/>
        </w:rPr>
      </w:pPr>
    </w:p>
    <w:p w14:paraId="58ADF4B3" w14:textId="77777777" w:rsidR="00E16507" w:rsidRDefault="00E16507" w:rsidP="005D6483">
      <w:pPr>
        <w:rPr>
          <w:i/>
          <w:color w:val="5A6470"/>
          <w:szCs w:val="20"/>
        </w:rPr>
      </w:pPr>
    </w:p>
    <w:p w14:paraId="76484146" w14:textId="77777777" w:rsidR="00E16507" w:rsidRDefault="00E16507" w:rsidP="005D6483">
      <w:pPr>
        <w:rPr>
          <w:i/>
          <w:color w:val="5A6470"/>
          <w:szCs w:val="20"/>
        </w:rPr>
      </w:pPr>
    </w:p>
    <w:p w14:paraId="23CB77D9" w14:textId="77777777" w:rsidR="00E16507" w:rsidRDefault="00E16507" w:rsidP="005D6483">
      <w:pPr>
        <w:rPr>
          <w:i/>
          <w:color w:val="5A6470"/>
          <w:szCs w:val="20"/>
        </w:rPr>
      </w:pPr>
    </w:p>
    <w:p w14:paraId="2849F6F5" w14:textId="77777777" w:rsidR="00363CBA" w:rsidRPr="0041138D" w:rsidRDefault="00363CBA" w:rsidP="005D6483">
      <w:pPr>
        <w:rPr>
          <w:i/>
          <w:color w:val="5A6470"/>
          <w:szCs w:val="20"/>
        </w:rPr>
      </w:pPr>
    </w:p>
    <w:p w14:paraId="7BFBD976" w14:textId="0F50FF97" w:rsidR="0041138D" w:rsidRDefault="0041138D" w:rsidP="005D6483">
      <w:pPr>
        <w:rPr>
          <w:szCs w:val="20"/>
        </w:rPr>
      </w:pPr>
      <w:r w:rsidRPr="0041138D">
        <w:rPr>
          <w:szCs w:val="20"/>
        </w:rPr>
        <w:br/>
      </w:r>
      <w:bookmarkStart w:id="274" w:name="_Toc239852344"/>
      <w:r w:rsidRPr="0041138D">
        <w:rPr>
          <w:b/>
          <w:color w:val="1F3864"/>
          <w:szCs w:val="20"/>
        </w:rPr>
        <w:t>Problem</w:t>
      </w:r>
      <w:bookmarkEnd w:id="274"/>
      <w:r w:rsidRPr="0041138D">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9D90CD0" w14:textId="77777777" w:rsidR="00DE0875" w:rsidRPr="0041138D" w:rsidRDefault="00DE0875" w:rsidP="005D6483">
      <w:pPr>
        <w:rPr>
          <w:b/>
          <w:color w:val="1F3864"/>
          <w:szCs w:val="20"/>
        </w:rPr>
      </w:pPr>
    </w:p>
    <w:p w14:paraId="07D2711E" w14:textId="77777777" w:rsidR="0041138D" w:rsidRPr="0041138D" w:rsidRDefault="0041138D" w:rsidP="005D6483">
      <w:pPr>
        <w:spacing w:after="120"/>
        <w:rPr>
          <w:szCs w:val="20"/>
        </w:rPr>
      </w:pPr>
      <w:bookmarkStart w:id="275" w:name="_Toc239852345"/>
      <w:r w:rsidRPr="0041138D">
        <w:rPr>
          <w:b/>
          <w:color w:val="1F3864"/>
          <w:szCs w:val="20"/>
        </w:rPr>
        <w:t>Solution</w:t>
      </w:r>
      <w:bookmarkEnd w:id="275"/>
      <w:r w:rsidRPr="0041138D">
        <w:rPr>
          <w:szCs w:val="20"/>
        </w:rPr>
        <w:t>. A file lands in an ADLS Gen2 landing zone. Blob creation raises an Event Grid notification that triggers Snowpipe auto-ingest, which runs COPY INTO the target raw schema. Loading is serverless and notification-driven; no compute to run or scale.</w:t>
      </w:r>
    </w:p>
    <w:p w14:paraId="2F4A3915" w14:textId="38E5DC7D" w:rsidR="0041138D" w:rsidRPr="0041138D" w:rsidRDefault="0041138D" w:rsidP="005D6483">
      <w:pPr>
        <w:spacing w:after="120"/>
        <w:rPr>
          <w:szCs w:val="20"/>
        </w:rPr>
      </w:pPr>
      <w:bookmarkStart w:id="276" w:name="_Toc239852346"/>
      <w:r w:rsidRPr="0041138D">
        <w:rPr>
          <w:b/>
          <w:color w:val="1F3864"/>
          <w:szCs w:val="20"/>
        </w:rPr>
        <w:t>Use it when</w:t>
      </w:r>
      <w:bookmarkEnd w:id="276"/>
      <w:r w:rsidRPr="0041138D">
        <w:rPr>
          <w:szCs w:val="20"/>
        </w:rPr>
        <w:t xml:space="preserve">. </w:t>
      </w:r>
      <w:r w:rsidR="00681507" w:rsidRPr="00681507">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p>
    <w:p w14:paraId="4D7CA269" w14:textId="77777777" w:rsidR="0041138D" w:rsidRPr="0041138D" w:rsidRDefault="0041138D" w:rsidP="005D6483">
      <w:pPr>
        <w:spacing w:after="120"/>
        <w:rPr>
          <w:szCs w:val="20"/>
        </w:rPr>
      </w:pPr>
      <w:bookmarkStart w:id="277" w:name="_Toc239852347"/>
      <w:r w:rsidRPr="0041138D">
        <w:rPr>
          <w:b/>
          <w:color w:val="1F3864"/>
          <w:szCs w:val="20"/>
        </w:rPr>
        <w:t>Avoid it when</w:t>
      </w:r>
      <w:bookmarkEnd w:id="277"/>
      <w:r w:rsidRPr="0041138D">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416F706F" w14:textId="77777777" w:rsidR="0041138D" w:rsidRPr="0041138D" w:rsidRDefault="0041138D" w:rsidP="005D6483">
      <w:pPr>
        <w:spacing w:after="120"/>
        <w:rPr>
          <w:szCs w:val="20"/>
        </w:rPr>
      </w:pPr>
      <w:bookmarkStart w:id="278" w:name="_Toc239852348"/>
      <w:r w:rsidRPr="0041138D">
        <w:rPr>
          <w:b/>
          <w:color w:val="1F3864"/>
          <w:szCs w:val="20"/>
        </w:rPr>
        <w:t>Risk &amp; consideration</w:t>
      </w:r>
      <w:bookmarkEnd w:id="278"/>
      <w:r w:rsidRPr="0041138D">
        <w:rPr>
          <w:szCs w:val="20"/>
        </w:rPr>
        <w:t>. 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6B392771" w14:textId="77777777" w:rsidR="0041138D" w:rsidRPr="0041138D" w:rsidRDefault="0041138D" w:rsidP="005D6483">
      <w:pPr>
        <w:spacing w:after="120"/>
        <w:rPr>
          <w:szCs w:val="20"/>
        </w:rPr>
      </w:pPr>
      <w:bookmarkStart w:id="279" w:name="_Toc239852349"/>
      <w:r w:rsidRPr="0041138D">
        <w:rPr>
          <w:b/>
          <w:color w:val="1F3864"/>
          <w:szCs w:val="20"/>
        </w:rPr>
        <w:t>Security boundary</w:t>
      </w:r>
      <w:bookmarkEnd w:id="279"/>
      <w:r w:rsidRPr="0041138D">
        <w:rPr>
          <w:szCs w:val="20"/>
        </w:rPr>
        <w:t>. 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0AAB0115" w14:textId="77777777" w:rsidR="0041138D" w:rsidRPr="0041138D" w:rsidRDefault="0041138D" w:rsidP="005D6483">
      <w:pPr>
        <w:spacing w:after="120"/>
        <w:rPr>
          <w:szCs w:val="20"/>
        </w:rPr>
      </w:pPr>
      <w:bookmarkStart w:id="280" w:name="_Toc239852350"/>
      <w:r w:rsidRPr="0041138D">
        <w:rPr>
          <w:b/>
          <w:color w:val="1F3864"/>
          <w:szCs w:val="20"/>
        </w:rPr>
        <w:t>Common pitfall</w:t>
      </w:r>
      <w:bookmarkEnd w:id="280"/>
      <w:r w:rsidRPr="0041138D">
        <w:rPr>
          <w:szCs w:val="20"/>
        </w:rPr>
        <w:t>. Treating the landing zone as a long-term storage or query layer rather than a transient ingestion boundary. Excessive numbers of small files can also increase Snowpipe processing costs.</w:t>
      </w:r>
    </w:p>
    <w:p w14:paraId="5D552CD0" w14:textId="649CD643" w:rsidR="0041138D" w:rsidRDefault="0041138D" w:rsidP="005D6483">
      <w:pPr>
        <w:spacing w:after="120"/>
        <w:rPr>
          <w:szCs w:val="20"/>
        </w:rPr>
      </w:pPr>
      <w:bookmarkStart w:id="281" w:name="_Toc239852351"/>
      <w:r w:rsidRPr="0041138D">
        <w:rPr>
          <w:b/>
          <w:color w:val="1F3864"/>
          <w:szCs w:val="20"/>
        </w:rPr>
        <w:t>In practice</w:t>
      </w:r>
      <w:bookmarkEnd w:id="281"/>
      <w:r w:rsidRPr="0041138D">
        <w:rPr>
          <w:szCs w:val="20"/>
        </w:rPr>
        <w:t xml:space="preserve">. </w:t>
      </w:r>
      <w:r w:rsidR="00A71443" w:rsidRPr="00A71443">
        <w:rPr>
          <w:szCs w:val="20"/>
        </w:rPr>
        <w:t>Delegated-authority bordereaux from a cover holder arrive as monthly spreadsheet or CSV files, and each file lands in that cover holder’s designated landing-zone path</w:t>
      </w:r>
      <w:r w:rsidR="000E1703">
        <w:rPr>
          <w:szCs w:val="20"/>
        </w:rPr>
        <w:t>.</w:t>
      </w:r>
      <w:r w:rsidR="002622C8">
        <w:rPr>
          <w:szCs w:val="20"/>
        </w:rPr>
        <w:t xml:space="preserve"> </w:t>
      </w:r>
      <w:r w:rsidRPr="0041138D">
        <w:rPr>
          <w:szCs w:val="20"/>
        </w:rPr>
        <w:t xml:space="preserve"> Event Grid triggers Snowpipe to load it into a raw bordereaux schema for downstream conforming and exposure aggregation. Underwriting reporting consumes the conformed data, never the raw landing zone.</w:t>
      </w:r>
    </w:p>
    <w:p w14:paraId="0A87A608" w14:textId="4E29AA13" w:rsidR="0041138D" w:rsidRPr="005D6483" w:rsidRDefault="0041138D" w:rsidP="00826544">
      <w:pPr>
        <w:pStyle w:val="Heading4"/>
        <w:ind w:left="851"/>
        <w:rPr>
          <w:bCs w:val="0"/>
          <w:iCs w:val="0"/>
          <w:color w:val="132040" w:themeColor="accent1" w:themeShade="BF"/>
          <w:sz w:val="24"/>
          <w:szCs w:val="26"/>
        </w:rPr>
      </w:pPr>
      <w:bookmarkStart w:id="282" w:name="_Toc239852352"/>
      <w:r w:rsidRPr="005D6483">
        <w:rPr>
          <w:bCs w:val="0"/>
          <w:iCs w:val="0"/>
          <w:color w:val="132040" w:themeColor="accent1" w:themeShade="BF"/>
          <w:sz w:val="24"/>
          <w:szCs w:val="26"/>
        </w:rPr>
        <w:t>Scheduled batch: CDC/ Watermark (SFDEINT4)</w:t>
      </w:r>
      <w:bookmarkEnd w:id="282"/>
    </w:p>
    <w:p w14:paraId="10F92C98" w14:textId="77777777" w:rsidR="0041138D" w:rsidRDefault="0041138D" w:rsidP="005D6483">
      <w:pPr>
        <w:rPr>
          <w:i/>
          <w:color w:val="5A6470"/>
          <w:szCs w:val="20"/>
        </w:rPr>
      </w:pPr>
      <w:r w:rsidRPr="0041138D">
        <w:rPr>
          <w:i/>
          <w:color w:val="5A6470"/>
          <w:szCs w:val="20"/>
        </w:rPr>
        <w:t xml:space="preserve">Extract and load operational data into the platform in batches, without placing analytics workloads on the operational path. </w:t>
      </w:r>
    </w:p>
    <w:p w14:paraId="1C16BEF9" w14:textId="77777777" w:rsidR="00363CBA" w:rsidRPr="0041138D" w:rsidRDefault="00363CBA" w:rsidP="005D6483">
      <w:pPr>
        <w:rPr>
          <w:szCs w:val="20"/>
        </w:rPr>
      </w:pPr>
    </w:p>
    <w:p w14:paraId="423072B9" w14:textId="77777777" w:rsidR="0041138D" w:rsidRPr="0041138D" w:rsidRDefault="0041138D" w:rsidP="005D6483">
      <w:pPr>
        <w:rPr>
          <w:szCs w:val="20"/>
        </w:rPr>
      </w:pPr>
      <w:r w:rsidRPr="0041138D">
        <w:rPr>
          <w:noProof/>
          <w:szCs w:val="20"/>
        </w:rPr>
        <w:drawing>
          <wp:inline distT="0" distB="0" distL="0" distR="0" wp14:anchorId="27886288" wp14:editId="3638B27B">
            <wp:extent cx="5731510" cy="1107440"/>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6"/>
                    <a:stretch>
                      <a:fillRect/>
                    </a:stretch>
                  </pic:blipFill>
                  <pic:spPr>
                    <a:xfrm>
                      <a:off x="0" y="0"/>
                      <a:ext cx="5731510" cy="1107440"/>
                    </a:xfrm>
                    <a:prstGeom prst="rect">
                      <a:avLst/>
                    </a:prstGeom>
                  </pic:spPr>
                </pic:pic>
              </a:graphicData>
            </a:graphic>
          </wp:inline>
        </w:drawing>
      </w:r>
    </w:p>
    <w:p w14:paraId="57AE0330" w14:textId="77777777" w:rsidR="0041138D" w:rsidRPr="0041138D" w:rsidRDefault="0041138D" w:rsidP="005D6483">
      <w:pPr>
        <w:spacing w:after="120"/>
        <w:rPr>
          <w:b/>
          <w:color w:val="1F3864"/>
          <w:szCs w:val="20"/>
        </w:rPr>
      </w:pPr>
    </w:p>
    <w:p w14:paraId="49BD3C6D" w14:textId="77777777" w:rsidR="0041138D" w:rsidRPr="0041138D" w:rsidRDefault="0041138D" w:rsidP="005D6483">
      <w:pPr>
        <w:spacing w:after="120"/>
        <w:rPr>
          <w:szCs w:val="20"/>
        </w:rPr>
      </w:pPr>
      <w:r w:rsidRPr="0041138D">
        <w:rPr>
          <w:b/>
          <w:color w:val="1F3864"/>
          <w:szCs w:val="20"/>
        </w:rPr>
        <w:t>Problem</w:t>
      </w:r>
      <w:r w:rsidRPr="0041138D">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7BC40254" w14:textId="41C27B0B" w:rsidR="0041138D" w:rsidRPr="0041138D" w:rsidRDefault="0041138D" w:rsidP="005D6483">
      <w:pPr>
        <w:spacing w:after="120"/>
        <w:rPr>
          <w:szCs w:val="20"/>
        </w:rPr>
      </w:pPr>
      <w:bookmarkStart w:id="283" w:name="_Toc239852354"/>
      <w:r w:rsidRPr="00FF4C82">
        <w:rPr>
          <w:b/>
          <w:color w:val="1F3864"/>
          <w:szCs w:val="20"/>
        </w:rPr>
        <w:t>Solution</w:t>
      </w:r>
      <w:bookmarkEnd w:id="283"/>
      <w:r w:rsidR="002622C8">
        <w:rPr>
          <w:b/>
          <w:color w:val="1F3864"/>
          <w:szCs w:val="20"/>
        </w:rPr>
        <w:t>.</w:t>
      </w:r>
      <w:r w:rsidRPr="0041138D">
        <w:rPr>
          <w:b/>
          <w:color w:val="0D152A" w:themeColor="accent1" w:themeShade="80"/>
          <w:szCs w:val="20"/>
        </w:rPr>
        <w:t xml:space="preserve"> </w:t>
      </w:r>
      <w:r w:rsidR="002C12E9" w:rsidRPr="002C12E9">
        <w:rPr>
          <w:szCs w:val="20"/>
        </w:rPr>
        <w:t>A scheduled Azure Data Factory pipeline or Azure Function extracts new or changed data from the source system, stages it in ADLS Gen2, and loads it into Snowflake using COPY INTO.</w:t>
      </w:r>
      <w:r w:rsidR="002622C8">
        <w:rPr>
          <w:szCs w:val="20"/>
        </w:rPr>
        <w:t xml:space="preserve"> </w:t>
      </w:r>
      <w:r w:rsidRPr="0041138D">
        <w:rPr>
          <w:szCs w:val="20"/>
        </w:rPr>
        <w:t xml:space="preserve">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299A3D77" w14:textId="77777777" w:rsidR="0041138D" w:rsidRPr="0041138D" w:rsidRDefault="0041138D" w:rsidP="005D6483">
      <w:pPr>
        <w:spacing w:after="120"/>
        <w:rPr>
          <w:szCs w:val="20"/>
        </w:rPr>
      </w:pPr>
      <w:bookmarkStart w:id="284" w:name="_Toc239852355"/>
      <w:r w:rsidRPr="0041138D">
        <w:rPr>
          <w:b/>
          <w:color w:val="1F3864"/>
          <w:szCs w:val="20"/>
        </w:rPr>
        <w:t>Use it when</w:t>
      </w:r>
      <w:bookmarkEnd w:id="284"/>
      <w:r w:rsidRPr="0041138D">
        <w:rPr>
          <w:b/>
          <w:color w:val="1F3864"/>
          <w:szCs w:val="20"/>
        </w:rPr>
        <w:t>.</w:t>
      </w:r>
      <w:r w:rsidRPr="0041138D">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1D34B5E8" w14:textId="68B6E35B" w:rsidR="0041138D" w:rsidRPr="0041138D" w:rsidRDefault="0041138D" w:rsidP="005D6483">
      <w:pPr>
        <w:spacing w:after="120"/>
        <w:rPr>
          <w:szCs w:val="20"/>
        </w:rPr>
      </w:pPr>
      <w:bookmarkStart w:id="285" w:name="_Toc239852356"/>
      <w:r w:rsidRPr="0041138D">
        <w:rPr>
          <w:b/>
          <w:color w:val="1F3864"/>
          <w:szCs w:val="20"/>
        </w:rPr>
        <w:t>Avoid it when</w:t>
      </w:r>
      <w:bookmarkEnd w:id="285"/>
      <w:r w:rsidRPr="0041138D">
        <w:rPr>
          <w:szCs w:val="20"/>
        </w:rPr>
        <w:t xml:space="preserve">. </w:t>
      </w:r>
      <w:r w:rsidR="006A6CDB" w:rsidRPr="006A6CDB">
        <w:rPr>
          <w:szCs w:val="20"/>
        </w:rPr>
        <w:t>Avoid this pattern when sub-minute latency is required, when the source lacks a dependable change marker and would require brittle full scans, or when the required transformation should be performed within Snowflake rather than during extraction.</w:t>
      </w:r>
    </w:p>
    <w:p w14:paraId="0A333730" w14:textId="77777777" w:rsidR="0041138D" w:rsidRPr="0041138D" w:rsidRDefault="0041138D" w:rsidP="005D6483">
      <w:pPr>
        <w:spacing w:after="120"/>
        <w:rPr>
          <w:szCs w:val="20"/>
        </w:rPr>
      </w:pPr>
      <w:bookmarkStart w:id="286" w:name="_Toc239852357"/>
      <w:r w:rsidRPr="0041138D">
        <w:rPr>
          <w:b/>
          <w:color w:val="1F3864"/>
          <w:szCs w:val="20"/>
        </w:rPr>
        <w:t>Risk &amp; consideration</w:t>
      </w:r>
      <w:bookmarkEnd w:id="286"/>
      <w:r w:rsidRPr="0041138D">
        <w:rPr>
          <w:szCs w:val="20"/>
        </w:rPr>
        <w:t>. Watermark/CDC state should be persisted and managed so failed executions can resume without introducing gaps or duplicates. Considerations include clock skew, soft deletes, source-system load windows and schema evolution.</w:t>
      </w:r>
    </w:p>
    <w:p w14:paraId="69D8DEDD" w14:textId="77777777" w:rsidR="0041138D" w:rsidRPr="0041138D" w:rsidRDefault="0041138D" w:rsidP="005D6483">
      <w:pPr>
        <w:spacing w:after="120"/>
        <w:rPr>
          <w:szCs w:val="20"/>
        </w:rPr>
      </w:pPr>
      <w:bookmarkStart w:id="287" w:name="_Toc239852358"/>
      <w:r w:rsidRPr="0041138D">
        <w:rPr>
          <w:b/>
          <w:color w:val="1F3864"/>
          <w:szCs w:val="20"/>
        </w:rPr>
        <w:t>Security boundary</w:t>
      </w:r>
      <w:bookmarkEnd w:id="287"/>
      <w:r w:rsidRPr="0041138D">
        <w:rPr>
          <w:szCs w:val="20"/>
        </w:rPr>
        <w:t>.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3FEAA77E" w14:textId="77777777" w:rsidR="0041138D" w:rsidRPr="0041138D" w:rsidRDefault="0041138D" w:rsidP="005D6483">
      <w:pPr>
        <w:spacing w:after="120"/>
        <w:rPr>
          <w:szCs w:val="20"/>
        </w:rPr>
      </w:pPr>
      <w:bookmarkStart w:id="288" w:name="_Toc239852359"/>
      <w:r w:rsidRPr="0041138D">
        <w:rPr>
          <w:b/>
          <w:color w:val="1F3864"/>
          <w:szCs w:val="20"/>
        </w:rPr>
        <w:t>Common pitfall</w:t>
      </w:r>
      <w:bookmarkEnd w:id="288"/>
      <w:r w:rsidRPr="0041138D">
        <w:rPr>
          <w:szCs w:val="20"/>
        </w:rPr>
        <w:t>. Implementing watermark logic that is not transactional with the data read process, or reverting to full reloads when CDC mechanisms fail, resulting in increased cost and processing time.</w:t>
      </w:r>
    </w:p>
    <w:p w14:paraId="28285322" w14:textId="77777777" w:rsidR="0041138D" w:rsidRDefault="0041138D" w:rsidP="005D6483">
      <w:pPr>
        <w:spacing w:after="120"/>
        <w:rPr>
          <w:szCs w:val="20"/>
        </w:rPr>
      </w:pPr>
      <w:bookmarkStart w:id="289" w:name="_Toc239852360"/>
      <w:r w:rsidRPr="0041138D">
        <w:rPr>
          <w:b/>
          <w:color w:val="1F3864"/>
          <w:szCs w:val="20"/>
        </w:rPr>
        <w:t>In practice</w:t>
      </w:r>
      <w:bookmarkEnd w:id="289"/>
      <w:r w:rsidRPr="0041138D">
        <w:rPr>
          <w:szCs w:val="20"/>
        </w:rPr>
        <w:t>. Nightly incremental extract of policy and premium movements from a policy-administration system, staged and loaded for finance and actuarial reporting. The operational system is never queried live by reporting.</w:t>
      </w:r>
    </w:p>
    <w:p w14:paraId="68EBFBF6" w14:textId="77777777" w:rsidR="002622C8" w:rsidRDefault="002622C8" w:rsidP="005D6483">
      <w:pPr>
        <w:spacing w:after="120"/>
        <w:rPr>
          <w:szCs w:val="20"/>
        </w:rPr>
      </w:pPr>
    </w:p>
    <w:p w14:paraId="2E0A0855" w14:textId="2F6E8CB8" w:rsidR="0041138D" w:rsidRPr="005D6483" w:rsidRDefault="0041138D" w:rsidP="00826544">
      <w:pPr>
        <w:pStyle w:val="Heading4"/>
        <w:ind w:left="851"/>
        <w:rPr>
          <w:bCs w:val="0"/>
          <w:iCs w:val="0"/>
          <w:color w:val="132040" w:themeColor="accent1" w:themeShade="BF"/>
          <w:sz w:val="24"/>
          <w:szCs w:val="26"/>
        </w:rPr>
      </w:pPr>
      <w:bookmarkStart w:id="290" w:name="_Toc239852361"/>
      <w:r w:rsidRPr="005D6483">
        <w:rPr>
          <w:bCs w:val="0"/>
          <w:iCs w:val="0"/>
          <w:color w:val="132040" w:themeColor="accent1" w:themeShade="BF"/>
          <w:sz w:val="24"/>
          <w:szCs w:val="26"/>
        </w:rPr>
        <w:t>Staged Multi Source Ingestion (SFDEINT5)</w:t>
      </w:r>
      <w:bookmarkEnd w:id="290"/>
    </w:p>
    <w:p w14:paraId="51EE7B92" w14:textId="77777777" w:rsidR="0041138D" w:rsidRDefault="0041138D" w:rsidP="005D6483">
      <w:pPr>
        <w:rPr>
          <w:i/>
          <w:color w:val="5A6470"/>
          <w:szCs w:val="20"/>
        </w:rPr>
      </w:pPr>
      <w:r w:rsidRPr="0041138D">
        <w:rPr>
          <w:i/>
          <w:color w:val="5A6470"/>
          <w:szCs w:val="20"/>
        </w:rPr>
        <w:t>Ingest data into the platform in batches, decoupling operational systems from analytics workloads.</w:t>
      </w:r>
    </w:p>
    <w:p w14:paraId="43D484F0" w14:textId="77777777" w:rsidR="00363CBA" w:rsidRPr="0041138D" w:rsidRDefault="00363CBA" w:rsidP="005D6483">
      <w:pPr>
        <w:rPr>
          <w:i/>
          <w:color w:val="5A6470"/>
          <w:szCs w:val="20"/>
        </w:rPr>
      </w:pPr>
    </w:p>
    <w:p w14:paraId="6E7E51C9" w14:textId="77777777" w:rsidR="00A51282" w:rsidRDefault="0041138D" w:rsidP="005D6483">
      <w:pPr>
        <w:rPr>
          <w:b/>
          <w:color w:val="1F3864"/>
          <w:szCs w:val="20"/>
        </w:rPr>
      </w:pPr>
      <w:r w:rsidRPr="0041138D">
        <w:rPr>
          <w:noProof/>
          <w:szCs w:val="20"/>
        </w:rPr>
        <w:drawing>
          <wp:inline distT="0" distB="0" distL="0" distR="0" wp14:anchorId="3823DF91" wp14:editId="53449112">
            <wp:extent cx="5731510" cy="109894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7"/>
                    <a:stretch>
                      <a:fillRect/>
                    </a:stretch>
                  </pic:blipFill>
                  <pic:spPr>
                    <a:xfrm>
                      <a:off x="0" y="0"/>
                      <a:ext cx="5731510" cy="1098941"/>
                    </a:xfrm>
                    <a:prstGeom prst="rect">
                      <a:avLst/>
                    </a:prstGeom>
                  </pic:spPr>
                </pic:pic>
              </a:graphicData>
            </a:graphic>
          </wp:inline>
        </w:drawing>
      </w:r>
    </w:p>
    <w:p w14:paraId="4F8878BB" w14:textId="77777777" w:rsidR="00A51282" w:rsidRDefault="00A51282" w:rsidP="005D6483">
      <w:pPr>
        <w:rPr>
          <w:b/>
          <w:color w:val="1F3864"/>
          <w:szCs w:val="20"/>
        </w:rPr>
      </w:pPr>
    </w:p>
    <w:p w14:paraId="45076FF3" w14:textId="457131E0" w:rsidR="0041138D" w:rsidRPr="0041138D" w:rsidRDefault="0041138D" w:rsidP="005D6483">
      <w:pPr>
        <w:rPr>
          <w:szCs w:val="20"/>
        </w:rPr>
      </w:pPr>
      <w:bookmarkStart w:id="291" w:name="_Toc239852362"/>
      <w:r w:rsidRPr="0041138D">
        <w:rPr>
          <w:b/>
          <w:color w:val="1F3864"/>
          <w:szCs w:val="20"/>
        </w:rPr>
        <w:t>Problem</w:t>
      </w:r>
      <w:bookmarkEnd w:id="291"/>
      <w:r w:rsidRPr="0041138D">
        <w:rPr>
          <w:szCs w:val="20"/>
        </w:rPr>
        <w:t>. Multiple related sources must be brought together with dependencies, retries and observability, and transformation should happen where compute is cheapest and closest to the data.</w:t>
      </w:r>
    </w:p>
    <w:p w14:paraId="495E83EF" w14:textId="77777777" w:rsidR="0041138D" w:rsidRPr="0041138D" w:rsidRDefault="0041138D" w:rsidP="005D6483">
      <w:pPr>
        <w:spacing w:after="120"/>
        <w:rPr>
          <w:szCs w:val="20"/>
        </w:rPr>
      </w:pPr>
      <w:bookmarkStart w:id="292" w:name="_Toc239852363"/>
      <w:r w:rsidRPr="0041138D">
        <w:rPr>
          <w:b/>
          <w:color w:val="1F3864"/>
          <w:szCs w:val="20"/>
        </w:rPr>
        <w:t>Solution</w:t>
      </w:r>
      <w:bookmarkEnd w:id="292"/>
      <w:r w:rsidRPr="0041138D">
        <w:rPr>
          <w:b/>
          <w:color w:val="1F3864"/>
          <w:szCs w:val="20"/>
        </w:rPr>
        <w:t>.</w:t>
      </w:r>
      <w:r w:rsidRPr="0041138D">
        <w:rPr>
          <w:szCs w:val="20"/>
        </w:rPr>
        <w:t xml:space="preserve"> An orchestration layer (ADF) coordinates extract → stage → load across sources, then triggers transformation pushed down into Snowflake (ELT, not ETL). The orchestrator owns sequencing and recovery; Snowflake owns the transform.</w:t>
      </w:r>
    </w:p>
    <w:p w14:paraId="49F84CAD" w14:textId="77777777" w:rsidR="0041138D" w:rsidRPr="0041138D" w:rsidRDefault="0041138D" w:rsidP="005D6483">
      <w:pPr>
        <w:spacing w:after="120"/>
        <w:rPr>
          <w:szCs w:val="20"/>
        </w:rPr>
      </w:pPr>
      <w:bookmarkStart w:id="293" w:name="_Toc239852364"/>
      <w:r w:rsidRPr="0041138D">
        <w:rPr>
          <w:b/>
          <w:color w:val="1F3864"/>
          <w:szCs w:val="20"/>
        </w:rPr>
        <w:t>Use it when</w:t>
      </w:r>
      <w:bookmarkEnd w:id="293"/>
      <w:r w:rsidRPr="0041138D">
        <w:rPr>
          <w:b/>
          <w:color w:val="1F3864"/>
          <w:szCs w:val="20"/>
        </w:rPr>
        <w:t>.</w:t>
      </w:r>
      <w:r w:rsidRPr="0041138D">
        <w:rPr>
          <w:szCs w:val="20"/>
        </w:rPr>
        <w:t xml:space="preserve"> Coordinated multi-source loads with inter-dependencies; you want lineage, retries and alerting over the pipeline; transformation is set-based and belongs in the warehouse.</w:t>
      </w:r>
    </w:p>
    <w:p w14:paraId="55A2756B" w14:textId="77777777" w:rsidR="0041138D" w:rsidRPr="0041138D" w:rsidRDefault="0041138D" w:rsidP="005D6483">
      <w:pPr>
        <w:spacing w:after="120"/>
        <w:rPr>
          <w:szCs w:val="20"/>
        </w:rPr>
      </w:pPr>
      <w:bookmarkStart w:id="294" w:name="_Toc239852365"/>
      <w:r w:rsidRPr="0041138D">
        <w:rPr>
          <w:b/>
          <w:color w:val="1F3864"/>
          <w:szCs w:val="20"/>
        </w:rPr>
        <w:t>Avoid it when</w:t>
      </w:r>
      <w:bookmarkEnd w:id="294"/>
      <w:r w:rsidRPr="0041138D">
        <w:rPr>
          <w:b/>
          <w:color w:val="1F3864"/>
          <w:szCs w:val="20"/>
        </w:rPr>
        <w:t>.</w:t>
      </w:r>
      <w:r w:rsidRPr="0041138D">
        <w:rPr>
          <w:szCs w:val="20"/>
        </w:rPr>
        <w:t xml:space="preserve"> A single simple feed (a plain batch or Snowpipe load is lighter); transformation must happen before landing for compliance or redaction; latency needs are real-time.</w:t>
      </w:r>
    </w:p>
    <w:p w14:paraId="547F6B47" w14:textId="77777777" w:rsidR="0041138D" w:rsidRPr="0041138D" w:rsidRDefault="0041138D" w:rsidP="005D6483">
      <w:pPr>
        <w:spacing w:after="120"/>
        <w:rPr>
          <w:szCs w:val="20"/>
        </w:rPr>
      </w:pPr>
      <w:bookmarkStart w:id="295" w:name="_Toc239852366"/>
      <w:r w:rsidRPr="0041138D">
        <w:rPr>
          <w:b/>
          <w:color w:val="1F3864"/>
          <w:szCs w:val="20"/>
        </w:rPr>
        <w:t>Risk &amp; consideration</w:t>
      </w:r>
      <w:bookmarkEnd w:id="295"/>
      <w:r w:rsidRPr="0041138D">
        <w:rPr>
          <w:szCs w:val="20"/>
        </w:rPr>
        <w:t>.</w:t>
      </w:r>
      <w:r w:rsidRPr="0041138D">
        <w:rPr>
          <w:rFonts w:eastAsia="Times New Roman" w:cs="Segoe UI"/>
          <w:szCs w:val="20"/>
          <w:lang w:eastAsia="en-GB"/>
        </w:rPr>
        <w:t xml:space="preserve"> </w:t>
      </w:r>
      <w:r w:rsidRPr="0041138D">
        <w:rPr>
          <w:szCs w:val="20"/>
        </w:rPr>
        <w:t>The orchestration layer becomes a critical dependency and should be subject to the same availability, security and operational controls as other platform services. Partial failures and re-run scenarios should be designed for idempotent execution. Transformation workloads consume Snowflake compute and should be governed accordingly.</w:t>
      </w:r>
    </w:p>
    <w:p w14:paraId="374361BA" w14:textId="53A717AA" w:rsidR="0041138D" w:rsidRPr="0041138D" w:rsidRDefault="0041138D" w:rsidP="005D6483">
      <w:pPr>
        <w:spacing w:after="120"/>
        <w:rPr>
          <w:szCs w:val="20"/>
        </w:rPr>
      </w:pPr>
      <w:bookmarkStart w:id="296" w:name="_Toc239852367"/>
      <w:r w:rsidRPr="0041138D">
        <w:rPr>
          <w:b/>
          <w:color w:val="1F3864"/>
          <w:szCs w:val="20"/>
        </w:rPr>
        <w:t>Security boundary</w:t>
      </w:r>
      <w:bookmarkEnd w:id="296"/>
      <w:r w:rsidRPr="0041138D">
        <w:rPr>
          <w:b/>
          <w:color w:val="1F3864"/>
          <w:szCs w:val="20"/>
        </w:rPr>
        <w:t>.</w:t>
      </w:r>
      <w:r w:rsidRPr="0041138D">
        <w:rPr>
          <w:szCs w:val="20"/>
        </w:rPr>
        <w:t xml:space="preserve"> </w:t>
      </w:r>
      <w:r w:rsidR="006A6CDB" w:rsidRPr="006A6CDB">
        <w:rPr>
          <w:szCs w:val="20"/>
        </w:rPr>
        <w:t>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w:t>
      </w:r>
      <w:r w:rsidR="00ED647E">
        <w:rPr>
          <w:szCs w:val="20"/>
        </w:rPr>
        <w:t xml:space="preserve"> </w:t>
      </w:r>
      <w:r w:rsidRPr="0041138D">
        <w:rPr>
          <w:szCs w:val="20"/>
        </w:rPr>
        <w:t>Transformation runs inside Snowflake, keeping data off intermediate compute in transit.</w:t>
      </w:r>
    </w:p>
    <w:p w14:paraId="2F08FBBB" w14:textId="77777777" w:rsidR="0041138D" w:rsidRPr="0041138D" w:rsidRDefault="0041138D" w:rsidP="005D6483">
      <w:pPr>
        <w:spacing w:after="120"/>
        <w:rPr>
          <w:szCs w:val="20"/>
        </w:rPr>
      </w:pPr>
      <w:bookmarkStart w:id="297" w:name="_Toc239852368"/>
      <w:r w:rsidRPr="0041138D">
        <w:rPr>
          <w:b/>
          <w:color w:val="1F3864"/>
          <w:szCs w:val="20"/>
        </w:rPr>
        <w:t>Common pitfall</w:t>
      </w:r>
      <w:bookmarkEnd w:id="297"/>
      <w:r w:rsidRPr="0041138D">
        <w:rPr>
          <w:szCs w:val="20"/>
        </w:rPr>
        <w:t>. Using the orchestration layer for row-level transformation rather than orchestration and coordination. Excessive retry strategies can also delay identification of persistent upstream failures.</w:t>
      </w:r>
    </w:p>
    <w:p w14:paraId="3E2CBE3C" w14:textId="5CF74EE1" w:rsidR="002622C8" w:rsidRDefault="0041138D" w:rsidP="005D6483">
      <w:pPr>
        <w:spacing w:after="120"/>
        <w:rPr>
          <w:szCs w:val="20"/>
        </w:rPr>
      </w:pPr>
      <w:bookmarkStart w:id="298" w:name="_Toc239852369"/>
      <w:r w:rsidRPr="0041138D">
        <w:rPr>
          <w:b/>
          <w:color w:val="1F3864"/>
          <w:szCs w:val="20"/>
        </w:rPr>
        <w:t>In practice</w:t>
      </w:r>
      <w:bookmarkEnd w:id="298"/>
      <w:r w:rsidRPr="0041138D">
        <w:rPr>
          <w:szCs w:val="20"/>
        </w:rPr>
        <w:t>. Building a conformed claims dataset that joins claims, policy and reinsurance-treaty feeds. The orchestrator sequences the loads and kicks off in-warehouse conforming for exposure and recoveries reporting.</w:t>
      </w:r>
    </w:p>
    <w:p w14:paraId="7C0B713F" w14:textId="5BE9BB6E" w:rsidR="005D6483" w:rsidRDefault="005D6483" w:rsidP="00826544">
      <w:pPr>
        <w:pStyle w:val="Heading4"/>
        <w:ind w:left="851"/>
      </w:pPr>
      <w:bookmarkStart w:id="299" w:name="_Toc239852370"/>
      <w:r w:rsidRPr="00363CBA">
        <w:rPr>
          <w:bCs w:val="0"/>
          <w:color w:val="132040" w:themeColor="accent1" w:themeShade="BF"/>
          <w:sz w:val="24"/>
          <w:szCs w:val="26"/>
        </w:rPr>
        <w:t>Governed API Write (SFDEINT6)</w:t>
      </w:r>
    </w:p>
    <w:p w14:paraId="0494CE9F" w14:textId="77777777" w:rsidR="005D6483" w:rsidRDefault="005D6483" w:rsidP="005D6483">
      <w:pPr>
        <w:spacing w:before="10" w:after="90"/>
        <w:rPr>
          <w:i/>
          <w:color w:val="5A6470"/>
          <w:szCs w:val="20"/>
        </w:rPr>
      </w:pPr>
      <w:r w:rsidRPr="0041138D">
        <w:rPr>
          <w:i/>
          <w:color w:val="5A6470"/>
          <w:szCs w:val="20"/>
        </w:rPr>
        <w:t>A small, well-defined set of records is imported into the platform through a governed API on the shared gateway, avoiding the complexity of file or streaming pipelines for low-volume data exchange.</w:t>
      </w:r>
    </w:p>
    <w:p w14:paraId="0DB98183" w14:textId="77777777" w:rsidR="00363CBA" w:rsidRPr="0041138D" w:rsidRDefault="00363CBA" w:rsidP="005D6483">
      <w:pPr>
        <w:spacing w:before="10" w:after="90"/>
        <w:rPr>
          <w:i/>
          <w:color w:val="5A6470"/>
          <w:szCs w:val="20"/>
        </w:rPr>
      </w:pPr>
    </w:p>
    <w:p w14:paraId="5BC753DF" w14:textId="77777777" w:rsidR="005D6483" w:rsidRDefault="005D6483" w:rsidP="005D6483">
      <w:pPr>
        <w:spacing w:before="40" w:after="120"/>
        <w:jc w:val="center"/>
        <w:rPr>
          <w:szCs w:val="20"/>
        </w:rPr>
      </w:pPr>
      <w:r w:rsidRPr="0041138D">
        <w:rPr>
          <w:noProof/>
          <w:szCs w:val="20"/>
        </w:rPr>
        <w:drawing>
          <wp:inline distT="0" distB="0" distL="0" distR="0" wp14:anchorId="2EE9362F" wp14:editId="43D0670A">
            <wp:extent cx="5731510" cy="98784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8"/>
                    <a:srcRect/>
                    <a:stretch>
                      <a:fillRect/>
                    </a:stretch>
                  </pic:blipFill>
                  <pic:spPr bwMode="auto">
                    <a:xfrm>
                      <a:off x="0" y="0"/>
                      <a:ext cx="5731510" cy="987841"/>
                    </a:xfrm>
                    <a:prstGeom prst="rect">
                      <a:avLst/>
                    </a:prstGeom>
                    <a:solidFill>
                      <a:srgbClr val="222831"/>
                    </a:solidFill>
                  </pic:spPr>
                </pic:pic>
              </a:graphicData>
            </a:graphic>
          </wp:inline>
        </w:drawing>
      </w:r>
    </w:p>
    <w:p w14:paraId="3D2B5C73" w14:textId="77777777" w:rsidR="002622C8" w:rsidRPr="0041138D" w:rsidRDefault="002622C8" w:rsidP="005D6483">
      <w:pPr>
        <w:spacing w:before="40" w:after="120"/>
        <w:jc w:val="center"/>
        <w:rPr>
          <w:szCs w:val="20"/>
        </w:rPr>
      </w:pPr>
    </w:p>
    <w:p w14:paraId="08E96F00"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7E54166F"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Pr="0041138D">
        <w:rPr>
          <w:szCs w:val="20"/>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7AED8C71"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write is small, well-defined, and low-volume, and requires synchronous or near-synchronous processing. The consumer needs a governed API-based import mechanism rather than a file or event-based ingestion pattern.</w:t>
      </w:r>
    </w:p>
    <w:p w14:paraId="0631CF74"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volume is high, the payload shape is variable, or data arrives in bulk. In these scenarios, staged file ingestion or streaming patterns are more appropriate. APIs should not be used as a bulk-loading mechanism.</w:t>
      </w:r>
    </w:p>
    <w:p w14:paraId="3FF0471E"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7FE529A7" w14:textId="77777777" w:rsidR="005D6483" w:rsidRPr="0041138D" w:rsidRDefault="005D6483" w:rsidP="005D6483">
      <w:pPr>
        <w:spacing w:before="40" w:after="110"/>
        <w:rPr>
          <w:szCs w:val="20"/>
        </w:rPr>
      </w:pPr>
      <w:r w:rsidRPr="0041138D">
        <w:rPr>
          <w:b/>
          <w:color w:val="1F3864"/>
          <w:szCs w:val="20"/>
        </w:rPr>
        <w:t>Security boundary</w:t>
      </w:r>
      <w:r w:rsidRPr="0041138D">
        <w:rPr>
          <w:b/>
          <w:szCs w:val="20"/>
        </w:rPr>
        <w:t>.</w:t>
      </w:r>
      <w:r w:rsidRPr="0041138D">
        <w:rPr>
          <w:szCs w:val="20"/>
        </w:rPr>
        <w:t xml:space="preserve"> APIM acts as the integration boundary between consumers and the data platform. Authentication and authorisation are enforced through approved identity providers and access controls. Consumers do not receive direct access to Snowflake. Communications follow approved enterprise connectivity, encryption and secret-management standards.</w:t>
      </w:r>
    </w:p>
    <w:p w14:paraId="157BF11E" w14:textId="77777777" w:rsidR="005D6483" w:rsidRPr="0041138D" w:rsidRDefault="005D6483" w:rsidP="005D6483">
      <w:pPr>
        <w:spacing w:before="40" w:after="110"/>
        <w:rPr>
          <w:szCs w:val="20"/>
        </w:rPr>
      </w:pPr>
      <w:r w:rsidRPr="0041138D">
        <w:rPr>
          <w:b/>
          <w:color w:val="1F3864"/>
          <w:szCs w:val="20"/>
        </w:rPr>
        <w:t>Common pitfall.</w:t>
      </w:r>
      <w:r w:rsidRPr="0041138D">
        <w:rPr>
          <w:szCs w:val="20"/>
        </w:rPr>
        <w:t xml:space="preserve"> Using API-based ingestion for bulk data movement or large-scale operational data loads instead of approved file, batch or streaming ingestion patterns.</w:t>
      </w:r>
    </w:p>
    <w:p w14:paraId="6CE4AFFF" w14:textId="3ACEF34D" w:rsidR="005D6483" w:rsidRDefault="005D6483" w:rsidP="00826544">
      <w:pPr>
        <w:spacing w:before="40" w:after="110"/>
        <w:rPr>
          <w:szCs w:val="20"/>
        </w:rPr>
      </w:pPr>
      <w:r w:rsidRPr="0041138D">
        <w:rPr>
          <w:b/>
          <w:color w:val="1F3864"/>
          <w:szCs w:val="20"/>
        </w:rPr>
        <w:t>In practice</w:t>
      </w:r>
      <w:r w:rsidRPr="0041138D">
        <w:rPr>
          <w:b/>
          <w:szCs w:val="20"/>
        </w:rPr>
        <w:t xml:space="preserve">. </w:t>
      </w:r>
      <w:r w:rsidRPr="0041138D">
        <w:rPr>
          <w:szCs w:val="20"/>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2FDDAD95" w14:textId="77777777" w:rsidR="00826544" w:rsidRDefault="00826544" w:rsidP="00826544">
      <w:pPr>
        <w:spacing w:before="40" w:after="110"/>
        <w:rPr>
          <w:szCs w:val="20"/>
        </w:rPr>
      </w:pPr>
    </w:p>
    <w:p w14:paraId="0B428115" w14:textId="77777777" w:rsidR="00826544" w:rsidRDefault="00826544" w:rsidP="00826544">
      <w:pPr>
        <w:spacing w:before="40" w:after="110"/>
        <w:rPr>
          <w:szCs w:val="20"/>
        </w:rPr>
      </w:pPr>
    </w:p>
    <w:p w14:paraId="4A2713B2" w14:textId="77777777" w:rsidR="00826544" w:rsidRDefault="00826544" w:rsidP="00826544">
      <w:pPr>
        <w:spacing w:before="40" w:after="110"/>
        <w:rPr>
          <w:szCs w:val="20"/>
        </w:rPr>
      </w:pPr>
    </w:p>
    <w:p w14:paraId="77A151CD" w14:textId="77777777" w:rsidR="00826544" w:rsidRDefault="00826544" w:rsidP="00826544">
      <w:pPr>
        <w:spacing w:before="40" w:after="110"/>
        <w:rPr>
          <w:szCs w:val="20"/>
        </w:rPr>
      </w:pPr>
    </w:p>
    <w:p w14:paraId="6F17B666" w14:textId="77777777" w:rsidR="00826544" w:rsidRDefault="00826544" w:rsidP="00826544">
      <w:pPr>
        <w:spacing w:before="40" w:after="110"/>
      </w:pPr>
    </w:p>
    <w:p w14:paraId="542AC468" w14:textId="62BA725C" w:rsidR="00826544" w:rsidRPr="004B6871" w:rsidRDefault="0041138D">
      <w:pPr>
        <w:pStyle w:val="Heading3"/>
        <w:spacing w:before="40" w:after="110"/>
      </w:pPr>
      <w:bookmarkStart w:id="300" w:name="_Toc239980638"/>
      <w:r w:rsidRPr="004B6871">
        <w:rPr>
          <w:rFonts w:cs="Times New Roman"/>
          <w:color w:val="132040" w:themeColor="accent1" w:themeShade="BF"/>
          <w:sz w:val="24"/>
          <w:szCs w:val="26"/>
        </w:rPr>
        <w:t>Export Patterns</w:t>
      </w:r>
      <w:bookmarkEnd w:id="299"/>
      <w:bookmarkEnd w:id="300"/>
    </w:p>
    <w:p w14:paraId="5B2A5FC8" w14:textId="2A41E52F" w:rsidR="0041138D" w:rsidRPr="005D6483" w:rsidRDefault="0041138D" w:rsidP="00826544">
      <w:pPr>
        <w:pStyle w:val="Heading4"/>
        <w:ind w:left="851"/>
        <w:rPr>
          <w:bCs w:val="0"/>
          <w:iCs w:val="0"/>
          <w:color w:val="132040" w:themeColor="accent1" w:themeShade="BF"/>
          <w:sz w:val="24"/>
          <w:szCs w:val="26"/>
        </w:rPr>
      </w:pPr>
      <w:r w:rsidRPr="005D6483">
        <w:rPr>
          <w:bCs w:val="0"/>
          <w:iCs w:val="0"/>
          <w:color w:val="132040" w:themeColor="accent1" w:themeShade="BF"/>
          <w:sz w:val="24"/>
          <w:szCs w:val="26"/>
        </w:rPr>
        <w:t>Scheduled Data Export Pattern (SFDEINT</w:t>
      </w:r>
      <w:r w:rsidR="008A092C">
        <w:rPr>
          <w:bCs w:val="0"/>
          <w:iCs w:val="0"/>
          <w:color w:val="132040" w:themeColor="accent1" w:themeShade="BF"/>
          <w:sz w:val="24"/>
          <w:szCs w:val="26"/>
        </w:rPr>
        <w:t>7</w:t>
      </w:r>
      <w:r w:rsidRPr="005D6483">
        <w:rPr>
          <w:bCs w:val="0"/>
          <w:iCs w:val="0"/>
          <w:color w:val="132040" w:themeColor="accent1" w:themeShade="BF"/>
          <w:sz w:val="24"/>
          <w:szCs w:val="26"/>
        </w:rPr>
        <w:t>)</w:t>
      </w:r>
    </w:p>
    <w:p w14:paraId="03A95EDE" w14:textId="77777777" w:rsidR="0041138D" w:rsidRDefault="0041138D" w:rsidP="005D6483">
      <w:pPr>
        <w:rPr>
          <w:i/>
          <w:color w:val="5A6470"/>
          <w:szCs w:val="20"/>
        </w:rPr>
      </w:pPr>
      <w:r w:rsidRPr="0041138D">
        <w:rPr>
          <w:i/>
          <w:color w:val="5A6470"/>
          <w:szCs w:val="20"/>
        </w:rPr>
        <w:t xml:space="preserve">Publish curated data from the platform through managed file exports, keeping analytical and operational workloads decoupled. </w:t>
      </w:r>
    </w:p>
    <w:p w14:paraId="38795748" w14:textId="77777777" w:rsidR="00363CBA" w:rsidRPr="0041138D" w:rsidRDefault="00363CBA" w:rsidP="005D6483">
      <w:pPr>
        <w:rPr>
          <w:szCs w:val="20"/>
        </w:rPr>
      </w:pPr>
    </w:p>
    <w:p w14:paraId="01D89081" w14:textId="77777777" w:rsidR="00826544" w:rsidRPr="0041138D" w:rsidRDefault="00826544" w:rsidP="005D6483">
      <w:pPr>
        <w:rPr>
          <w:szCs w:val="20"/>
        </w:rPr>
      </w:pPr>
    </w:p>
    <w:p w14:paraId="13A90AA5" w14:textId="77777777" w:rsidR="0041138D" w:rsidRPr="0041138D" w:rsidRDefault="0041138D" w:rsidP="005D6483">
      <w:pPr>
        <w:rPr>
          <w:szCs w:val="20"/>
        </w:rPr>
      </w:pPr>
      <w:r w:rsidRPr="0041138D">
        <w:rPr>
          <w:noProof/>
          <w:szCs w:val="20"/>
        </w:rPr>
        <w:drawing>
          <wp:inline distT="0" distB="0" distL="0" distR="0" wp14:anchorId="00847000" wp14:editId="73C971A0">
            <wp:extent cx="5731510" cy="1486206"/>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486206"/>
                    </a:xfrm>
                    <a:prstGeom prst="rect">
                      <a:avLst/>
                    </a:prstGeom>
                  </pic:spPr>
                </pic:pic>
              </a:graphicData>
            </a:graphic>
          </wp:inline>
        </w:drawing>
      </w:r>
    </w:p>
    <w:p w14:paraId="7103052B" w14:textId="77777777" w:rsidR="00E11A1D" w:rsidRPr="0041138D" w:rsidRDefault="00E11A1D" w:rsidP="005D6483">
      <w:pPr>
        <w:rPr>
          <w:szCs w:val="20"/>
        </w:rPr>
      </w:pPr>
    </w:p>
    <w:p w14:paraId="570A24EC" w14:textId="77777777" w:rsidR="0041138D" w:rsidRPr="0041138D" w:rsidRDefault="0041138D" w:rsidP="005D6483">
      <w:pPr>
        <w:spacing w:before="40" w:after="110"/>
        <w:rPr>
          <w:szCs w:val="20"/>
        </w:rPr>
      </w:pPr>
      <w:bookmarkStart w:id="301" w:name="_Toc239852374"/>
      <w:r w:rsidRPr="0041138D">
        <w:rPr>
          <w:b/>
          <w:color w:val="1F3864"/>
          <w:szCs w:val="20"/>
        </w:rPr>
        <w:t>Problem</w:t>
      </w:r>
      <w:bookmarkEnd w:id="301"/>
      <w:r w:rsidRPr="0041138D">
        <w:rPr>
          <w:b/>
          <w:color w:val="1F3864"/>
          <w:szCs w:val="20"/>
        </w:rPr>
        <w:t xml:space="preserve">. </w:t>
      </w:r>
      <w:r w:rsidRPr="0041138D">
        <w:rPr>
          <w:szCs w:val="20"/>
        </w:rPr>
        <w:t>Downstream systems (analytical, operational, integration, third-party) need periodic curated datasets from Snowflake in file form and should be triggered automatically when new exports arrive, without querying Snowflake directly or polling.</w:t>
      </w:r>
    </w:p>
    <w:p w14:paraId="3B37486D" w14:textId="77777777" w:rsidR="0041138D" w:rsidRPr="0041138D" w:rsidRDefault="0041138D" w:rsidP="005D6483">
      <w:pPr>
        <w:spacing w:before="40" w:after="110"/>
        <w:rPr>
          <w:szCs w:val="20"/>
        </w:rPr>
      </w:pPr>
      <w:bookmarkStart w:id="302" w:name="_Toc239852375"/>
      <w:r w:rsidRPr="0041138D">
        <w:rPr>
          <w:b/>
          <w:color w:val="1F3864"/>
          <w:szCs w:val="20"/>
        </w:rPr>
        <w:t>Solution</w:t>
      </w:r>
      <w:bookmarkEnd w:id="302"/>
      <w:r w:rsidRPr="0041138D">
        <w:rPr>
          <w:b/>
          <w:color w:val="1F3864"/>
          <w:szCs w:val="20"/>
        </w:rPr>
        <w:t xml:space="preserve">. </w:t>
      </w:r>
      <w:r w:rsidRPr="0041138D">
        <w:rPr>
          <w:szCs w:val="20"/>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52E25D81" w14:textId="4780660F" w:rsidR="0041138D" w:rsidRPr="0041138D" w:rsidRDefault="0041138D" w:rsidP="005D6483">
      <w:pPr>
        <w:spacing w:before="40" w:after="110"/>
        <w:rPr>
          <w:szCs w:val="20"/>
        </w:rPr>
      </w:pPr>
      <w:bookmarkStart w:id="303" w:name="_Toc239852376"/>
      <w:r w:rsidRPr="0041138D">
        <w:rPr>
          <w:b/>
          <w:color w:val="1F3864"/>
          <w:szCs w:val="20"/>
        </w:rPr>
        <w:t>Use it when</w:t>
      </w:r>
      <w:bookmarkEnd w:id="303"/>
      <w:r w:rsidRPr="0041138D">
        <w:rPr>
          <w:b/>
          <w:color w:val="1F3864"/>
          <w:szCs w:val="20"/>
        </w:rPr>
        <w:t xml:space="preserve">. </w:t>
      </w:r>
      <w:r w:rsidR="00FA2EBA" w:rsidRPr="00FA2EBA">
        <w:rPr>
          <w:szCs w:val="20"/>
        </w:rPr>
        <w:t>Use this pattern when downstream systems consume data in file or batch form, Snowflake must remain outside the operational processing path, and export schedules can be aligned with downstream processing windows. The exported content should be a complete dataset or a meaningful subset, and an orchestration mechanism should be available to manage consumption.</w:t>
      </w:r>
    </w:p>
    <w:p w14:paraId="512A0AE2" w14:textId="37760A36" w:rsidR="0041138D" w:rsidRPr="0041138D" w:rsidRDefault="0041138D" w:rsidP="005D6483">
      <w:pPr>
        <w:spacing w:before="40" w:after="110"/>
        <w:rPr>
          <w:szCs w:val="20"/>
        </w:rPr>
      </w:pPr>
      <w:bookmarkStart w:id="304" w:name="_Toc239852377"/>
      <w:r w:rsidRPr="0041138D">
        <w:rPr>
          <w:b/>
          <w:color w:val="1F3864"/>
          <w:szCs w:val="20"/>
        </w:rPr>
        <w:t>Avoid it when</w:t>
      </w:r>
      <w:bookmarkEnd w:id="304"/>
      <w:r w:rsidRPr="0041138D">
        <w:rPr>
          <w:b/>
          <w:color w:val="1F3864"/>
          <w:szCs w:val="20"/>
        </w:rPr>
        <w:t xml:space="preserve">. </w:t>
      </w:r>
      <w:bookmarkStart w:id="305" w:name="_Toc239852378"/>
      <w:r w:rsidR="00FA2EBA" w:rsidRPr="00FA2EBA">
        <w:rPr>
          <w:szCs w:val="20"/>
        </w:rPr>
        <w:t>Avoid this pattern when the downstream system requires real-time or near-real-time access, can consume the data efficiently through a governed API, or would make file-based transfer operationally inefficient because of data volume.</w:t>
      </w:r>
    </w:p>
    <w:p w14:paraId="54F064F4" w14:textId="32B73CF9" w:rsidR="0041138D" w:rsidRPr="0041138D" w:rsidRDefault="0041138D" w:rsidP="005D6483">
      <w:pPr>
        <w:spacing w:before="40" w:after="110"/>
        <w:rPr>
          <w:szCs w:val="20"/>
        </w:rPr>
      </w:pPr>
      <w:r w:rsidRPr="0041138D">
        <w:rPr>
          <w:b/>
          <w:color w:val="1F3864"/>
          <w:szCs w:val="20"/>
        </w:rPr>
        <w:t>Risk &amp; consideration</w:t>
      </w:r>
      <w:bookmarkEnd w:id="305"/>
      <w:r w:rsidRPr="0041138D">
        <w:rPr>
          <w:b/>
          <w:color w:val="1F3864"/>
          <w:szCs w:val="20"/>
        </w:rPr>
        <w:t xml:space="preserve">. </w:t>
      </w:r>
      <w:r w:rsidRPr="0041138D">
        <w:rPr>
          <w:szCs w:val="20"/>
        </w:rPr>
        <w:t xml:space="preserve">File export introduces platform compute, storage and transfer costs. Export schedules should be coordinated with downstream processing requirements to avoid stale or delayed data consumption. </w:t>
      </w:r>
      <w:r w:rsidR="00672EEA">
        <w:rPr>
          <w:szCs w:val="20"/>
        </w:rPr>
        <w:t xml:space="preserve"> </w:t>
      </w:r>
      <w:r w:rsidR="00BD72CC" w:rsidRPr="00BD72CC">
        <w:rPr>
          <w:szCs w:val="20"/>
        </w:rPr>
        <w:t>File schemas must be versioned, and downstream systems must handle format changes gracefully.</w:t>
      </w:r>
    </w:p>
    <w:p w14:paraId="255DD137" w14:textId="36644E90" w:rsidR="0041138D" w:rsidRPr="0041138D" w:rsidRDefault="0041138D" w:rsidP="005D6483">
      <w:pPr>
        <w:spacing w:before="40" w:after="110"/>
        <w:rPr>
          <w:szCs w:val="20"/>
        </w:rPr>
      </w:pPr>
      <w:bookmarkStart w:id="306" w:name="_Toc239852379"/>
      <w:r w:rsidRPr="0041138D">
        <w:rPr>
          <w:b/>
          <w:color w:val="1F3864"/>
          <w:szCs w:val="20"/>
        </w:rPr>
        <w:t>Security boundary</w:t>
      </w:r>
      <w:bookmarkEnd w:id="306"/>
      <w:r w:rsidRPr="0041138D">
        <w:rPr>
          <w:b/>
          <w:color w:val="1F3864"/>
          <w:szCs w:val="20"/>
        </w:rPr>
        <w:t xml:space="preserve">. </w:t>
      </w:r>
      <w:r w:rsidRPr="0041138D">
        <w:rPr>
          <w:szCs w:val="20"/>
        </w:rPr>
        <w:t xml:space="preserve">The file is the exchange point. </w:t>
      </w:r>
      <w:r w:rsidR="00344EAE" w:rsidRPr="00344EAE">
        <w:rPr>
          <w:szCs w:val="20"/>
        </w:rPr>
        <w:t>ADLS must be reached through a private endpoint, and the exported file must be written using the approved Snowflake service identity with access scoped to the designated export path.</w:t>
      </w:r>
      <w:r w:rsidR="002622C8">
        <w:rPr>
          <w:szCs w:val="20"/>
        </w:rPr>
        <w:t xml:space="preserve"> </w:t>
      </w:r>
      <w:r w:rsidRPr="0041138D">
        <w:rPr>
          <w:szCs w:val="20"/>
        </w:rPr>
        <w:t>Downstream consumer identity has read-only access to the export path, never to Snowflake directly. Data-in-transit posture inherits from Cloud Engineering Standards.</w:t>
      </w:r>
    </w:p>
    <w:p w14:paraId="1B2FE607" w14:textId="77777777" w:rsidR="0041138D" w:rsidRPr="0041138D" w:rsidRDefault="0041138D" w:rsidP="005D6483">
      <w:pPr>
        <w:spacing w:before="40" w:after="110"/>
        <w:rPr>
          <w:szCs w:val="20"/>
        </w:rPr>
      </w:pPr>
      <w:bookmarkStart w:id="307" w:name="_Toc239852380"/>
      <w:r w:rsidRPr="0041138D">
        <w:rPr>
          <w:b/>
          <w:color w:val="1F3864"/>
          <w:szCs w:val="20"/>
        </w:rPr>
        <w:t>Common pitfall</w:t>
      </w:r>
      <w:bookmarkEnd w:id="307"/>
      <w:r w:rsidRPr="0041138D">
        <w:rPr>
          <w:b/>
          <w:color w:val="1F3864"/>
          <w:szCs w:val="20"/>
        </w:rPr>
        <w:t xml:space="preserve">. </w:t>
      </w:r>
      <w:r w:rsidRPr="0041138D">
        <w:rPr>
          <w:szCs w:val="20"/>
        </w:rPr>
        <w:t>Exporting larger datasets than required, failing to reconcile export and consumption schedules, or not managing schema changes between producers and consumers.</w:t>
      </w:r>
    </w:p>
    <w:p w14:paraId="41683AD4" w14:textId="392CF63B" w:rsidR="00DE0875" w:rsidRDefault="0041138D" w:rsidP="005D6483">
      <w:pPr>
        <w:spacing w:before="40" w:after="110"/>
        <w:rPr>
          <w:szCs w:val="20"/>
        </w:rPr>
      </w:pPr>
      <w:bookmarkStart w:id="308" w:name="_Toc239852381"/>
      <w:r w:rsidRPr="0041138D">
        <w:rPr>
          <w:b/>
          <w:color w:val="1F3864"/>
          <w:szCs w:val="20"/>
        </w:rPr>
        <w:t>In practice</w:t>
      </w:r>
      <w:bookmarkEnd w:id="308"/>
      <w:r w:rsidRPr="0041138D">
        <w:rPr>
          <w:b/>
          <w:color w:val="1F3864"/>
          <w:szCs w:val="20"/>
        </w:rPr>
        <w:t xml:space="preserve">. </w:t>
      </w:r>
      <w:r w:rsidRPr="0041138D">
        <w:rPr>
          <w:szCs w:val="20"/>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B126100" w14:textId="77777777" w:rsidR="00001D85" w:rsidRDefault="00001D85" w:rsidP="005D6483">
      <w:pPr>
        <w:spacing w:before="40" w:after="110"/>
        <w:rPr>
          <w:szCs w:val="20"/>
        </w:rPr>
      </w:pPr>
    </w:p>
    <w:p w14:paraId="5CEA5BE1" w14:textId="77777777" w:rsidR="00001D85" w:rsidRDefault="00001D85" w:rsidP="005D6483">
      <w:pPr>
        <w:spacing w:before="40" w:after="110"/>
        <w:rPr>
          <w:szCs w:val="20"/>
        </w:rPr>
      </w:pPr>
    </w:p>
    <w:p w14:paraId="467B94A1" w14:textId="77777777" w:rsidR="00001D85" w:rsidRDefault="00001D85" w:rsidP="005D6483">
      <w:pPr>
        <w:spacing w:before="40" w:after="110"/>
        <w:rPr>
          <w:szCs w:val="20"/>
        </w:rPr>
      </w:pPr>
    </w:p>
    <w:p w14:paraId="766AB19A" w14:textId="77777777" w:rsidR="00001D85" w:rsidRDefault="00001D85" w:rsidP="005D6483">
      <w:pPr>
        <w:spacing w:before="40" w:after="110"/>
        <w:rPr>
          <w:szCs w:val="20"/>
        </w:rPr>
      </w:pPr>
    </w:p>
    <w:p w14:paraId="2104D034" w14:textId="77777777" w:rsidR="00001D85" w:rsidRPr="0041138D" w:rsidRDefault="00001D85" w:rsidP="005D6483">
      <w:pPr>
        <w:spacing w:before="40" w:after="110"/>
        <w:rPr>
          <w:szCs w:val="20"/>
        </w:rPr>
      </w:pPr>
    </w:p>
    <w:p w14:paraId="7A1DEC1B" w14:textId="77777777" w:rsidR="00826544" w:rsidRPr="0041138D" w:rsidRDefault="00826544" w:rsidP="005D6483">
      <w:pPr>
        <w:spacing w:before="40" w:after="110"/>
        <w:rPr>
          <w:szCs w:val="20"/>
        </w:rPr>
      </w:pPr>
    </w:p>
    <w:p w14:paraId="4BC069AB" w14:textId="1146A3C1" w:rsidR="005D6483" w:rsidRDefault="005D6483" w:rsidP="00826544">
      <w:pPr>
        <w:pStyle w:val="Heading4"/>
        <w:ind w:left="851"/>
      </w:pPr>
      <w:bookmarkStart w:id="309" w:name="_Toc239852383"/>
      <w:r w:rsidRPr="00363CBA">
        <w:rPr>
          <w:bCs w:val="0"/>
          <w:color w:val="132040" w:themeColor="accent1" w:themeShade="BF"/>
          <w:sz w:val="24"/>
          <w:szCs w:val="26"/>
        </w:rPr>
        <w:t>Governed API Read (SFDEINT</w:t>
      </w:r>
      <w:r w:rsidR="008A092C">
        <w:rPr>
          <w:bCs w:val="0"/>
          <w:color w:val="132040" w:themeColor="accent1" w:themeShade="BF"/>
          <w:sz w:val="24"/>
          <w:szCs w:val="26"/>
        </w:rPr>
        <w:t>8</w:t>
      </w:r>
      <w:r w:rsidRPr="00363CBA">
        <w:rPr>
          <w:bCs w:val="0"/>
          <w:color w:val="132040" w:themeColor="accent1" w:themeShade="BF"/>
          <w:sz w:val="24"/>
          <w:szCs w:val="26"/>
        </w:rPr>
        <w:t>)</w:t>
      </w:r>
    </w:p>
    <w:p w14:paraId="7B40832E" w14:textId="77777777" w:rsidR="00363CBA" w:rsidRDefault="005D6483" w:rsidP="005D6483">
      <w:pPr>
        <w:spacing w:before="10" w:after="90"/>
        <w:rPr>
          <w:i/>
          <w:color w:val="5A6470"/>
          <w:szCs w:val="20"/>
        </w:rPr>
      </w:pPr>
      <w:r w:rsidRPr="0041138D">
        <w:rPr>
          <w:i/>
          <w:color w:val="5A6470"/>
          <w:szCs w:val="20"/>
        </w:rPr>
        <w:t>Small, curated analytical results are served on demand through a governed API on the shared gateway, so callers get a specific answer without reaching into the platform.</w:t>
      </w:r>
    </w:p>
    <w:p w14:paraId="05FD1E9D" w14:textId="77777777" w:rsidR="00826544" w:rsidRDefault="00826544" w:rsidP="005D6483">
      <w:pPr>
        <w:spacing w:before="10" w:after="90"/>
        <w:rPr>
          <w:i/>
          <w:color w:val="5A6470"/>
          <w:szCs w:val="20"/>
        </w:rPr>
      </w:pPr>
    </w:p>
    <w:p w14:paraId="14B2F4A1" w14:textId="7A328364" w:rsidR="005D6483" w:rsidRPr="0041138D" w:rsidRDefault="005D6483" w:rsidP="00EA20D6">
      <w:pPr>
        <w:spacing w:before="10" w:after="90"/>
        <w:rPr>
          <w:szCs w:val="20"/>
        </w:rPr>
      </w:pPr>
      <w:r w:rsidRPr="0041138D">
        <w:rPr>
          <w:i/>
          <w:color w:val="5A6470"/>
          <w:szCs w:val="20"/>
        </w:rPr>
        <w:br/>
      </w:r>
      <w:r w:rsidRPr="0041138D">
        <w:rPr>
          <w:noProof/>
          <w:szCs w:val="20"/>
        </w:rPr>
        <w:drawing>
          <wp:inline distT="0" distB="0" distL="0" distR="0" wp14:anchorId="64741334" wp14:editId="5411ACEC">
            <wp:extent cx="5731510" cy="1107830"/>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107830"/>
                    </a:xfrm>
                    <a:prstGeom prst="rect">
                      <a:avLst/>
                    </a:prstGeom>
                  </pic:spPr>
                </pic:pic>
              </a:graphicData>
            </a:graphic>
          </wp:inline>
        </w:drawing>
      </w:r>
      <w:r w:rsidR="0007310F">
        <w:rPr>
          <w:szCs w:val="20"/>
        </w:rPr>
        <w:br/>
      </w:r>
      <w:r w:rsidRPr="0041138D">
        <w:rPr>
          <w:b/>
          <w:color w:val="1F3864"/>
          <w:szCs w:val="20"/>
        </w:rPr>
        <w:t>Problem</w:t>
      </w:r>
      <w:r w:rsidRPr="0041138D">
        <w:rPr>
          <w:b/>
          <w:szCs w:val="20"/>
        </w:rPr>
        <w:t xml:space="preserve">. </w:t>
      </w:r>
      <w:r w:rsidRPr="0041138D">
        <w:rPr>
          <w:szCs w:val="20"/>
        </w:rPr>
        <w:t>A consumer needs a specific analytical value or small result on demand, such as an aggregate or a lookup, and should not be given a live connection into the analytical platform.</w:t>
      </w:r>
    </w:p>
    <w:p w14:paraId="305F7964" w14:textId="5DA4CE28"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002F2CCF" w:rsidRPr="002F2CCF">
        <w:rPr>
          <w:szCs w:val="20"/>
        </w:rPr>
        <w:t>Expose the curated data through an API Management product backed by a controlled service layer or approved Snowflake access path. The data platform owns the curation and query logic for the data product, while the integration platform owns the governed API exposure, including authentication, authorisation, throttling, caching, and API lifecycle management. The response is a curated analytical view rather than direct access to underlying data structures.</w:t>
      </w:r>
    </w:p>
    <w:p w14:paraId="4FDDF4BB"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result is small and well defined, needs to be on demand and synchronous, and benefits from caching and rate control.</w:t>
      </w:r>
    </w:p>
    <w:p w14:paraId="11027F48" w14:textId="1D11D44F"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009E6183" w:rsidRPr="009E6183">
        <w:rPr>
          <w:szCs w:val="20"/>
        </w:rPr>
        <w:t>The consumer needs large or complete datasets, where bulk export, data sharing, or file-based delivery is more appropriate. Also avoid it for latency-sensitive or transactional reads, where the source of truth is an operational system rather than the analytical platform.</w:t>
      </w:r>
    </w:p>
    <w:p w14:paraId="27D99C5D" w14:textId="3449128E"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w:t>
      </w:r>
      <w:r w:rsidR="00422417" w:rsidRPr="00422417">
        <w:rPr>
          <w:szCs w:val="20"/>
        </w:rPr>
        <w:t>Warehouse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62505FE5" w14:textId="77777777" w:rsidR="005D6483" w:rsidRPr="0041138D" w:rsidRDefault="005D6483" w:rsidP="005D6483">
      <w:pPr>
        <w:spacing w:before="40" w:after="110"/>
        <w:rPr>
          <w:szCs w:val="20"/>
        </w:rPr>
      </w:pPr>
      <w:r w:rsidRPr="0041138D">
        <w:rPr>
          <w:b/>
          <w:color w:val="1F3864"/>
          <w:szCs w:val="20"/>
        </w:rPr>
        <w:t>Security boundary.</w:t>
      </w:r>
      <w:r w:rsidRPr="0041138D">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407BB24D" w14:textId="77777777" w:rsidR="005D6483" w:rsidRDefault="005D6483" w:rsidP="005D6483">
      <w:pPr>
        <w:spacing w:before="40" w:after="110"/>
        <w:rPr>
          <w:szCs w:val="20"/>
        </w:rPr>
      </w:pPr>
      <w:r w:rsidRPr="0041138D">
        <w:rPr>
          <w:b/>
          <w:color w:val="1F3864"/>
          <w:szCs w:val="20"/>
        </w:rPr>
        <w:t>Common pitfall</w:t>
      </w:r>
      <w:r w:rsidRPr="0041138D">
        <w:rPr>
          <w:b/>
          <w:szCs w:val="20"/>
        </w:rPr>
        <w:t>.</w:t>
      </w:r>
      <w:r w:rsidRPr="0041138D">
        <w:rPr>
          <w:szCs w:val="20"/>
        </w:rPr>
        <w:t xml:space="preserve"> Using governed analytical APIs for transactional processing or exposing large datasets through synchronous API calls rather than using the approved export patterns.</w:t>
      </w:r>
    </w:p>
    <w:p w14:paraId="4181ECB6" w14:textId="77777777" w:rsidR="000A09FF" w:rsidRPr="000A09FF" w:rsidRDefault="000A09FF" w:rsidP="000A09FF">
      <w:pPr>
        <w:spacing w:before="40" w:after="110"/>
        <w:rPr>
          <w:szCs w:val="20"/>
        </w:rPr>
      </w:pPr>
      <w:r w:rsidRPr="000A09FF">
        <w:rPr>
          <w:b/>
          <w:color w:val="1F3864"/>
          <w:szCs w:val="20"/>
        </w:rPr>
        <w:t>In practice.</w:t>
      </w:r>
      <w:r w:rsidRPr="000A09FF">
        <w:rPr>
          <w:szCs w:val="20"/>
        </w:rPr>
        <w:t xml:space="preserve"> Aggregated metrics, analytical summaries, and lookup data are exposed through a governed API for consumption by internal applications and reporting solutions, enabling access to curated analytical data without requiring direct connectivity to Snowflake.</w:t>
      </w:r>
    </w:p>
    <w:p w14:paraId="0115C97D" w14:textId="77777777" w:rsidR="000A09FF" w:rsidRDefault="000A09FF" w:rsidP="005D6483">
      <w:pPr>
        <w:spacing w:before="40" w:after="110"/>
        <w:rPr>
          <w:szCs w:val="20"/>
        </w:rPr>
      </w:pPr>
    </w:p>
    <w:p w14:paraId="652DAFBE" w14:textId="70A53839" w:rsidR="0041138D" w:rsidRDefault="0041138D" w:rsidP="00A959D1">
      <w:pPr>
        <w:pStyle w:val="Heading1"/>
        <w:ind w:left="431" w:hanging="431"/>
      </w:pPr>
      <w:bookmarkStart w:id="310" w:name="_Toc239852326"/>
      <w:bookmarkStart w:id="311" w:name="_Toc239980639"/>
      <w:bookmarkStart w:id="312" w:name="_Toc239507151"/>
      <w:bookmarkStart w:id="313" w:name="_Toc239852384"/>
      <w:bookmarkStart w:id="314" w:name="_Toc240366857"/>
      <w:bookmarkEnd w:id="309"/>
      <w:r w:rsidRPr="006F79A8">
        <w:t>Insurance Integration Scenarios</w:t>
      </w:r>
      <w:bookmarkEnd w:id="310"/>
      <w:bookmarkEnd w:id="311"/>
      <w:bookmarkEnd w:id="314"/>
    </w:p>
    <w:p w14:paraId="3A6AE6BE" w14:textId="77777777" w:rsidR="005D6483" w:rsidRPr="005D6483" w:rsidRDefault="005D6483" w:rsidP="005D6483"/>
    <w:p w14:paraId="7D58E421" w14:textId="00B38B45" w:rsidR="005D6483" w:rsidRDefault="0041138D" w:rsidP="0041138D">
      <w:pPr>
        <w:spacing w:after="120"/>
        <w:rPr>
          <w:szCs w:val="20"/>
        </w:rPr>
      </w:pPr>
      <w:r w:rsidRPr="0041138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AB6074">
        <w:rPr>
          <w:szCs w:val="20"/>
        </w:rPr>
        <w:t>8</w:t>
      </w:r>
      <w:r w:rsidRPr="0041138D">
        <w:rPr>
          <w:szCs w:val="20"/>
        </w:rPr>
        <w:t>.</w:t>
      </w: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66547AFD" w14:textId="77777777" w:rsidTr="007A2B8C">
        <w:tc>
          <w:tcPr>
            <w:tcW w:w="12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6108E71" w14:textId="5057ADC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Scenario</w:t>
            </w:r>
          </w:p>
        </w:tc>
        <w:tc>
          <w:tcPr>
            <w:tcW w:w="324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4357404" w14:textId="4EB271BA"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Patterns</w:t>
            </w:r>
          </w:p>
        </w:tc>
        <w:tc>
          <w:tcPr>
            <w:tcW w:w="22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1B0BE1B" w14:textId="2EC1BC8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Primary components</w:t>
            </w:r>
          </w:p>
        </w:tc>
        <w:tc>
          <w:tcPr>
            <w:tcW w:w="28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479E701" w14:textId="596A0CE3"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Purpose</w:t>
            </w:r>
          </w:p>
        </w:tc>
      </w:tr>
      <w:tr w:rsidR="005A1246" w:rsidRPr="009527A4" w14:paraId="6DC2605B" w14:textId="77777777" w:rsidTr="00866873">
        <w:tc>
          <w:tcPr>
            <w:tcW w:w="1289" w:type="dxa"/>
            <w:tcBorders>
              <w:top w:val="single" w:sz="4" w:space="0" w:color="000000" w:themeColor="text1"/>
            </w:tcBorders>
            <w:vAlign w:val="center"/>
          </w:tcPr>
          <w:p w14:paraId="51FF1945" w14:textId="1018C89B" w:rsidR="005A1246" w:rsidRPr="00F94A76" w:rsidRDefault="005A1246" w:rsidP="005A1246">
            <w:pPr>
              <w:rPr>
                <w:rFonts w:asciiTheme="minorHAnsi" w:hAnsiTheme="minorHAnsi" w:hint="eastAsia"/>
                <w:lang w:eastAsia="en-GB"/>
              </w:rPr>
            </w:pPr>
            <w:r w:rsidRPr="0041138D">
              <w:rPr>
                <w:rFonts w:asciiTheme="minorHAnsi" w:hAnsiTheme="minorHAnsi"/>
                <w:szCs w:val="20"/>
              </w:rPr>
              <w:t>Delegated Authority</w:t>
            </w:r>
          </w:p>
        </w:tc>
        <w:tc>
          <w:tcPr>
            <w:tcW w:w="3242" w:type="dxa"/>
            <w:tcBorders>
              <w:top w:val="single" w:sz="4" w:space="0" w:color="000000" w:themeColor="text1"/>
            </w:tcBorders>
            <w:vAlign w:val="center"/>
          </w:tcPr>
          <w:p w14:paraId="42795258" w14:textId="784A7F29" w:rsidR="005A1246" w:rsidRPr="00F94A76" w:rsidRDefault="005A1246" w:rsidP="005A1246">
            <w:pPr>
              <w:rPr>
                <w:rFonts w:asciiTheme="minorHAnsi" w:hAnsiTheme="minorHAnsi" w:hint="eastAsia"/>
                <w:lang w:eastAsia="en-GB"/>
              </w:rPr>
            </w:pPr>
            <w:r w:rsidRPr="0041138D">
              <w:rPr>
                <w:rFonts w:asciiTheme="minorHAnsi" w:hAnsiTheme="minorHAnsi"/>
                <w:szCs w:val="20"/>
              </w:rPr>
              <w:t>File ingestion (</w:t>
            </w:r>
            <w:r w:rsidR="00122229">
              <w:rPr>
                <w:rFonts w:asciiTheme="minorHAnsi" w:hAnsiTheme="minorHAnsi"/>
                <w:szCs w:val="20"/>
              </w:rPr>
              <w:t>SFINT19</w:t>
            </w:r>
            <w:r w:rsidRPr="0041138D">
              <w:rPr>
                <w:rFonts w:asciiTheme="minorHAnsi" w:hAnsiTheme="minorHAnsi"/>
                <w:szCs w:val="20"/>
              </w:rPr>
              <w:t>), canonical model (</w:t>
            </w:r>
            <w:r w:rsidR="00122229">
              <w:rPr>
                <w:rFonts w:asciiTheme="minorHAnsi" w:hAnsiTheme="minorHAnsi"/>
                <w:szCs w:val="20"/>
              </w:rPr>
              <w:t>SFINT21</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xml:space="preserve">), </w:t>
            </w:r>
            <w:r w:rsidR="00B81732">
              <w:rPr>
                <w:rFonts w:asciiTheme="minorHAnsi" w:hAnsiTheme="minorHAnsi"/>
                <w:szCs w:val="20"/>
              </w:rPr>
              <w:t>file ingestion</w:t>
            </w:r>
            <w:r w:rsidRPr="0041138D">
              <w:rPr>
                <w:rFonts w:asciiTheme="minorHAnsi" w:hAnsiTheme="minorHAnsi"/>
                <w:szCs w:val="20"/>
              </w:rPr>
              <w:t xml:space="preserve"> to the data platform (SFDEINT3)</w:t>
            </w:r>
          </w:p>
        </w:tc>
        <w:tc>
          <w:tcPr>
            <w:tcW w:w="2231" w:type="dxa"/>
            <w:tcBorders>
              <w:top w:val="single" w:sz="4" w:space="0" w:color="000000" w:themeColor="text1"/>
            </w:tcBorders>
            <w:vAlign w:val="center"/>
          </w:tcPr>
          <w:p w14:paraId="4358D17C" w14:textId="767CCF6B" w:rsidR="005A1246" w:rsidRPr="00F94A76" w:rsidRDefault="005A1246" w:rsidP="005A1246">
            <w:pPr>
              <w:rPr>
                <w:rFonts w:asciiTheme="minorHAnsi" w:hAnsiTheme="minorHAnsi" w:hint="eastAsia"/>
                <w:lang w:eastAsia="en-GB"/>
              </w:rPr>
            </w:pPr>
            <w:r w:rsidRPr="0041138D">
              <w:rPr>
                <w:rFonts w:asciiTheme="minorHAnsi" w:hAnsiTheme="minorHAnsi"/>
                <w:szCs w:val="20"/>
              </w:rPr>
              <w:t>Logic Apps, Functions, Blob, Service Bus, Snowflake</w:t>
            </w:r>
          </w:p>
        </w:tc>
        <w:tc>
          <w:tcPr>
            <w:tcW w:w="2872" w:type="dxa"/>
            <w:tcBorders>
              <w:top w:val="single" w:sz="4" w:space="0" w:color="000000" w:themeColor="text1"/>
            </w:tcBorders>
            <w:vAlign w:val="center"/>
          </w:tcPr>
          <w:p w14:paraId="416961E1" w14:textId="2D2E29B8" w:rsidR="005A1246" w:rsidRPr="00F94A76" w:rsidRDefault="005A1246" w:rsidP="005A1246">
            <w:pPr>
              <w:rPr>
                <w:rFonts w:asciiTheme="minorHAnsi" w:hAnsiTheme="minorHAnsi" w:hint="eastAsia"/>
                <w:lang w:eastAsia="en-GB"/>
              </w:rPr>
            </w:pPr>
            <w:r w:rsidRPr="0041138D">
              <w:rPr>
                <w:rFonts w:asciiTheme="minorHAnsi" w:hAnsiTheme="minorHAnsi"/>
                <w:szCs w:val="20"/>
              </w:rPr>
              <w:t>Validate cover holder reporting, capture at source where possible, and retire manual bordereau re-keying.</w:t>
            </w:r>
          </w:p>
        </w:tc>
      </w:tr>
      <w:tr w:rsidR="005A1246" w:rsidRPr="009527A4" w14:paraId="7C4B03A9" w14:textId="77777777" w:rsidTr="005A1246">
        <w:tc>
          <w:tcPr>
            <w:tcW w:w="1289" w:type="dxa"/>
            <w:vAlign w:val="center"/>
          </w:tcPr>
          <w:p w14:paraId="54F76F42" w14:textId="5F033668" w:rsidR="005A1246" w:rsidRPr="00F94A76" w:rsidRDefault="005A1246" w:rsidP="005A1246">
            <w:pPr>
              <w:rPr>
                <w:rFonts w:asciiTheme="minorHAnsi" w:hAnsiTheme="minorHAnsi" w:hint="eastAsia"/>
                <w:lang w:eastAsia="en-GB"/>
              </w:rPr>
            </w:pPr>
            <w:r w:rsidRPr="0041138D">
              <w:rPr>
                <w:rFonts w:asciiTheme="minorHAnsi" w:hAnsiTheme="minorHAnsi"/>
                <w:szCs w:val="20"/>
              </w:rPr>
              <w:t>London Market</w:t>
            </w:r>
          </w:p>
        </w:tc>
        <w:tc>
          <w:tcPr>
            <w:tcW w:w="3242" w:type="dxa"/>
            <w:vAlign w:val="center"/>
          </w:tcPr>
          <w:p w14:paraId="33740C9F" w14:textId="78A4B795" w:rsidR="005A1246" w:rsidRPr="00F94A76" w:rsidRDefault="005A1246" w:rsidP="005A1246">
            <w:pPr>
              <w:rPr>
                <w:rFonts w:asciiTheme="minorHAnsi" w:hAnsiTheme="minorHAnsi" w:hint="eastAsia"/>
                <w:lang w:eastAsia="en-GB"/>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messaging (SFINT</w:t>
            </w:r>
            <w:r w:rsidR="00CD05FC">
              <w:rPr>
                <w:rFonts w:asciiTheme="minorHAnsi" w:hAnsiTheme="minorHAnsi"/>
                <w:szCs w:val="20"/>
              </w:rPr>
              <w:t>8</w:t>
            </w:r>
            <w:r w:rsidRPr="0041138D">
              <w:rPr>
                <w:rFonts w:asciiTheme="minorHAnsi" w:hAnsiTheme="minorHAnsi"/>
                <w:szCs w:val="20"/>
              </w:rPr>
              <w:t>), orchestration (SFINT</w:t>
            </w:r>
            <w:r w:rsidR="00402BFD">
              <w:rPr>
                <w:rFonts w:asciiTheme="minorHAnsi" w:hAnsiTheme="minorHAnsi"/>
                <w:szCs w:val="20"/>
              </w:rPr>
              <w:t>15</w:t>
            </w:r>
            <w:r w:rsidRPr="0041138D">
              <w:rPr>
                <w:rFonts w:asciiTheme="minorHAnsi" w:hAnsiTheme="minorHAnsi"/>
                <w:szCs w:val="20"/>
              </w:rPr>
              <w:t>), data platform exchange (9.4)</w:t>
            </w:r>
          </w:p>
        </w:tc>
        <w:tc>
          <w:tcPr>
            <w:tcW w:w="2231" w:type="dxa"/>
            <w:vAlign w:val="center"/>
          </w:tcPr>
          <w:p w14:paraId="0614FAD8" w14:textId="73305212"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6DE7E418" w14:textId="1FC98237" w:rsidR="005A1246" w:rsidRPr="00F94A76" w:rsidRDefault="005A1246" w:rsidP="005A1246">
            <w:pPr>
              <w:rPr>
                <w:rFonts w:asciiTheme="minorHAnsi" w:hAnsiTheme="minorHAnsi" w:hint="eastAsia"/>
                <w:lang w:eastAsia="en-GB"/>
              </w:rPr>
            </w:pPr>
            <w:r w:rsidRPr="0041138D">
              <w:rPr>
                <w:rFonts w:asciiTheme="minorHAnsi" w:hAnsiTheme="minorHAnsi"/>
                <w:szCs w:val="20"/>
              </w:rPr>
              <w:t>Align processing to the core data record and design for incremental modernisation.</w:t>
            </w:r>
          </w:p>
        </w:tc>
      </w:tr>
      <w:tr w:rsidR="005A1246" w:rsidRPr="009527A4" w14:paraId="4218357E" w14:textId="77777777" w:rsidTr="005A1246">
        <w:tc>
          <w:tcPr>
            <w:tcW w:w="1289" w:type="dxa"/>
            <w:vAlign w:val="center"/>
          </w:tcPr>
          <w:p w14:paraId="64D85FCE" w14:textId="10952D42" w:rsidR="005A1246" w:rsidRPr="00F94A76" w:rsidRDefault="005A1246" w:rsidP="005A1246">
            <w:pPr>
              <w:rPr>
                <w:rFonts w:asciiTheme="minorHAnsi" w:hAnsiTheme="minorHAnsi" w:hint="eastAsia"/>
                <w:lang w:eastAsia="en-GB"/>
              </w:rPr>
            </w:pPr>
            <w:r w:rsidRPr="0041138D">
              <w:rPr>
                <w:rFonts w:asciiTheme="minorHAnsi" w:hAnsiTheme="minorHAnsi"/>
                <w:szCs w:val="20"/>
              </w:rPr>
              <w:t>Submissions</w:t>
            </w:r>
          </w:p>
        </w:tc>
        <w:tc>
          <w:tcPr>
            <w:tcW w:w="3242" w:type="dxa"/>
            <w:vAlign w:val="center"/>
          </w:tcPr>
          <w:p w14:paraId="5BE053F3" w14:textId="78A77CB9"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 SFINT1</w:t>
            </w:r>
            <w:r w:rsidR="00FF2D2A">
              <w:rPr>
                <w:rFonts w:asciiTheme="minorHAnsi" w:hAnsiTheme="minorHAnsi"/>
                <w:szCs w:val="20"/>
              </w:rPr>
              <w:t>2</w:t>
            </w:r>
            <w:r w:rsidRPr="0041138D">
              <w:rPr>
                <w:rFonts w:asciiTheme="minorHAnsi" w:hAnsiTheme="minorHAnsi"/>
                <w:szCs w:val="20"/>
              </w:rPr>
              <w:t>), file ingestion (</w:t>
            </w:r>
            <w:r w:rsidR="00122229">
              <w:rPr>
                <w:rFonts w:asciiTheme="minorHAnsi" w:hAnsiTheme="minorHAnsi"/>
                <w:szCs w:val="20"/>
              </w:rPr>
              <w:t>SFINT19</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composition (SFINT2)</w:t>
            </w:r>
          </w:p>
        </w:tc>
        <w:tc>
          <w:tcPr>
            <w:tcW w:w="2231" w:type="dxa"/>
            <w:vAlign w:val="center"/>
          </w:tcPr>
          <w:p w14:paraId="4801839E" w14:textId="0367C7EF" w:rsidR="005A1246" w:rsidRPr="00F94A76" w:rsidRDefault="005A1246" w:rsidP="00A51BA8">
            <w:pPr>
              <w:rPr>
                <w:rFonts w:asciiTheme="minorHAnsi" w:hAnsiTheme="minorHAnsi" w:hint="eastAsia"/>
                <w:lang w:eastAsia="en-GB"/>
              </w:rPr>
            </w:pPr>
            <w:r w:rsidRPr="0041138D">
              <w:rPr>
                <w:rFonts w:asciiTheme="minorHAnsi" w:hAnsiTheme="minorHAnsi"/>
                <w:szCs w:val="20"/>
              </w:rPr>
              <w:t xml:space="preserve">API Management, </w:t>
            </w:r>
            <w:r w:rsidR="00A51BA8">
              <w:rPr>
                <w:rFonts w:asciiTheme="minorHAnsi" w:hAnsiTheme="minorHAnsi"/>
                <w:szCs w:val="20"/>
              </w:rPr>
              <w:t>A</w:t>
            </w:r>
            <w:r w:rsidR="00A51BA8" w:rsidRPr="00C57C57">
              <w:rPr>
                <w:rFonts w:asciiTheme="minorHAnsi" w:hAnsiTheme="minorHAnsi"/>
                <w:szCs w:val="20"/>
              </w:rPr>
              <w:t>pproved network edge service</w:t>
            </w:r>
            <w:r w:rsidRPr="0041138D">
              <w:rPr>
                <w:rFonts w:asciiTheme="minorHAnsi" w:hAnsiTheme="minorHAnsi"/>
                <w:szCs w:val="20"/>
              </w:rPr>
              <w:t>, Logic Apps, Functions</w:t>
            </w:r>
          </w:p>
        </w:tc>
        <w:tc>
          <w:tcPr>
            <w:tcW w:w="2872" w:type="dxa"/>
            <w:vAlign w:val="center"/>
          </w:tcPr>
          <w:p w14:paraId="7D232547" w14:textId="4FA101C0" w:rsidR="005A1246" w:rsidRPr="00F94A76" w:rsidRDefault="005A1246" w:rsidP="005A1246">
            <w:pPr>
              <w:rPr>
                <w:rFonts w:asciiTheme="minorHAnsi" w:hAnsiTheme="minorHAnsi" w:hint="eastAsia"/>
                <w:lang w:eastAsia="en-GB"/>
              </w:rPr>
            </w:pPr>
            <w:r w:rsidRPr="0041138D">
              <w:rPr>
                <w:rFonts w:asciiTheme="minorHAnsi" w:hAnsiTheme="minorHAnsi"/>
                <w:szCs w:val="20"/>
              </w:rPr>
              <w:t>Accept submissions by API, file or portal, triage and route to the right underwriting team and system.</w:t>
            </w:r>
          </w:p>
        </w:tc>
      </w:tr>
      <w:tr w:rsidR="005A1246" w:rsidRPr="009527A4" w14:paraId="1AF5A1F0" w14:textId="77777777" w:rsidTr="005A1246">
        <w:tc>
          <w:tcPr>
            <w:tcW w:w="1289" w:type="dxa"/>
            <w:vAlign w:val="center"/>
          </w:tcPr>
          <w:p w14:paraId="35C8EDDA" w14:textId="6ECD0D12" w:rsidR="005A1246" w:rsidRPr="00F94A76" w:rsidRDefault="005A1246" w:rsidP="005A1246">
            <w:pPr>
              <w:rPr>
                <w:rFonts w:asciiTheme="minorHAnsi" w:hAnsiTheme="minorHAnsi" w:hint="eastAsia"/>
                <w:lang w:eastAsia="en-GB"/>
              </w:rPr>
            </w:pPr>
            <w:r w:rsidRPr="0041138D">
              <w:rPr>
                <w:rFonts w:asciiTheme="minorHAnsi" w:hAnsiTheme="minorHAnsi"/>
                <w:szCs w:val="20"/>
              </w:rPr>
              <w:t>Claims</w:t>
            </w:r>
          </w:p>
        </w:tc>
        <w:tc>
          <w:tcPr>
            <w:tcW w:w="3242" w:type="dxa"/>
            <w:vAlign w:val="center"/>
          </w:tcPr>
          <w:p w14:paraId="78599E2E" w14:textId="5A690488"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w:t>
            </w:r>
            <w:r w:rsidR="00FF2D2A">
              <w:rPr>
                <w:rFonts w:asciiTheme="minorHAnsi" w:hAnsiTheme="minorHAnsi"/>
                <w:szCs w:val="20"/>
              </w:rPr>
              <w:t>2</w:t>
            </w:r>
            <w:r w:rsidRPr="0041138D">
              <w:rPr>
                <w:rFonts w:asciiTheme="minorHAnsi" w:hAnsiTheme="minorHAnsi"/>
                <w:szCs w:val="20"/>
              </w:rPr>
              <w:t>), orchestration with compensation (SFINT1</w:t>
            </w:r>
            <w:r w:rsidR="00FF2D2A">
              <w:rPr>
                <w:rFonts w:asciiTheme="minorHAnsi" w:hAnsiTheme="minorHAnsi"/>
                <w:szCs w:val="20"/>
              </w:rPr>
              <w:t>5</w:t>
            </w:r>
            <w:r w:rsidRPr="0041138D">
              <w:rPr>
                <w:rFonts w:asciiTheme="minorHAnsi" w:hAnsiTheme="minorHAnsi"/>
                <w:szCs w:val="20"/>
              </w:rPr>
              <w:t xml:space="preserve"> and SFINT1</w:t>
            </w:r>
            <w:r w:rsidR="00FF2D2A">
              <w:rPr>
                <w:rFonts w:asciiTheme="minorHAnsi" w:hAnsiTheme="minorHAnsi"/>
                <w:szCs w:val="20"/>
              </w:rPr>
              <w:t>6</w:t>
            </w:r>
            <w:r w:rsidRPr="0041138D">
              <w:rPr>
                <w:rFonts w:asciiTheme="minorHAnsi" w:hAnsiTheme="minorHAnsi"/>
                <w:szCs w:val="20"/>
              </w:rPr>
              <w:t>), outbound webhook (SFINT1</w:t>
            </w:r>
            <w:r w:rsidR="00FF2D2A">
              <w:rPr>
                <w:rFonts w:asciiTheme="minorHAnsi" w:hAnsiTheme="minorHAnsi"/>
                <w:szCs w:val="20"/>
              </w:rPr>
              <w:t>3</w:t>
            </w:r>
            <w:r w:rsidRPr="0041138D">
              <w:rPr>
                <w:rFonts w:asciiTheme="minorHAnsi" w:hAnsiTheme="minorHAnsi"/>
                <w:szCs w:val="20"/>
              </w:rPr>
              <w:t>), data platform exchange (9.4)</w:t>
            </w:r>
          </w:p>
        </w:tc>
        <w:tc>
          <w:tcPr>
            <w:tcW w:w="2231" w:type="dxa"/>
            <w:vAlign w:val="center"/>
          </w:tcPr>
          <w:p w14:paraId="211650AF" w14:textId="576E5A87"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70221AB8" w14:textId="3F93CEE6" w:rsidR="005A1246" w:rsidRPr="00F94A76" w:rsidRDefault="005A1246" w:rsidP="005A1246">
            <w:pPr>
              <w:rPr>
                <w:rFonts w:asciiTheme="minorHAnsi" w:hAnsiTheme="minorHAnsi" w:hint="eastAsia"/>
                <w:lang w:eastAsia="en-GB"/>
              </w:rPr>
            </w:pPr>
            <w:r w:rsidRPr="0041138D">
              <w:rPr>
                <w:rFonts w:asciiTheme="minorHAnsi" w:hAnsiTheme="minorHAnsi"/>
                <w:szCs w:val="20"/>
              </w:rPr>
              <w:t>First notification of loss from portals and third-party administrators, orchestrated across systems, with status notifications outbound.</w:t>
            </w:r>
          </w:p>
        </w:tc>
      </w:tr>
      <w:tr w:rsidR="005A1246" w:rsidRPr="009527A4" w14:paraId="08B2C6A3" w14:textId="77777777" w:rsidTr="005A1246">
        <w:tc>
          <w:tcPr>
            <w:tcW w:w="1289" w:type="dxa"/>
            <w:vAlign w:val="center"/>
          </w:tcPr>
          <w:p w14:paraId="11930360" w14:textId="4D7B1D00" w:rsidR="005A1246" w:rsidRPr="0041138D" w:rsidRDefault="005A1246" w:rsidP="005A1246">
            <w:pPr>
              <w:rPr>
                <w:szCs w:val="20"/>
              </w:rPr>
            </w:pPr>
            <w:r w:rsidRPr="0041138D">
              <w:rPr>
                <w:rFonts w:asciiTheme="minorHAnsi" w:hAnsiTheme="minorHAnsi"/>
                <w:szCs w:val="20"/>
              </w:rPr>
              <w:t>Reinsurance</w:t>
            </w:r>
          </w:p>
        </w:tc>
        <w:tc>
          <w:tcPr>
            <w:tcW w:w="3242" w:type="dxa"/>
            <w:vAlign w:val="center"/>
          </w:tcPr>
          <w:p w14:paraId="4FF52495" w14:textId="648B27B6" w:rsidR="005A1246" w:rsidRPr="0041138D" w:rsidRDefault="005A1246" w:rsidP="005A1246">
            <w:pPr>
              <w:rPr>
                <w:szCs w:val="20"/>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file and messaging (</w:t>
            </w:r>
            <w:r w:rsidR="00122229">
              <w:rPr>
                <w:rFonts w:asciiTheme="minorHAnsi" w:hAnsiTheme="minorHAnsi"/>
                <w:szCs w:val="20"/>
              </w:rPr>
              <w:t>SFINT20</w:t>
            </w:r>
            <w:r w:rsidRPr="0041138D">
              <w:rPr>
                <w:rFonts w:asciiTheme="minorHAnsi" w:hAnsiTheme="minorHAnsi"/>
                <w:szCs w:val="20"/>
              </w:rPr>
              <w:t>, SFINT</w:t>
            </w:r>
            <w:r w:rsidR="00CD05FC">
              <w:rPr>
                <w:rFonts w:asciiTheme="minorHAnsi" w:hAnsiTheme="minorHAnsi"/>
                <w:szCs w:val="20"/>
              </w:rPr>
              <w:t>8</w:t>
            </w:r>
            <w:r w:rsidRPr="0041138D">
              <w:rPr>
                <w:rFonts w:asciiTheme="minorHAnsi" w:hAnsiTheme="minorHAnsi"/>
                <w:szCs w:val="20"/>
              </w:rPr>
              <w:t>), orchestration (SFINT1</w:t>
            </w:r>
            <w:r w:rsidR="00CD05FC">
              <w:rPr>
                <w:rFonts w:asciiTheme="minorHAnsi" w:hAnsiTheme="minorHAnsi"/>
                <w:szCs w:val="20"/>
              </w:rPr>
              <w:t>5</w:t>
            </w:r>
            <w:r w:rsidRPr="0041138D">
              <w:rPr>
                <w:rFonts w:asciiTheme="minorHAnsi" w:hAnsiTheme="minorHAnsi"/>
                <w:szCs w:val="20"/>
              </w:rPr>
              <w:t>)</w:t>
            </w:r>
          </w:p>
        </w:tc>
        <w:tc>
          <w:tcPr>
            <w:tcW w:w="2231" w:type="dxa"/>
            <w:vAlign w:val="center"/>
          </w:tcPr>
          <w:p w14:paraId="0A895680" w14:textId="36E3C3F7" w:rsidR="005A1246" w:rsidRPr="0041138D" w:rsidRDefault="005A1246" w:rsidP="005A1246">
            <w:pPr>
              <w:rPr>
                <w:szCs w:val="20"/>
              </w:rPr>
            </w:pPr>
            <w:r w:rsidRPr="0041138D">
              <w:rPr>
                <w:rFonts w:asciiTheme="minorHAnsi" w:hAnsiTheme="minorHAnsi"/>
                <w:szCs w:val="20"/>
              </w:rPr>
              <w:t>Logic Apps, Functions, Service Bus, Snowflake</w:t>
            </w:r>
          </w:p>
        </w:tc>
        <w:tc>
          <w:tcPr>
            <w:tcW w:w="2872" w:type="dxa"/>
            <w:vAlign w:val="center"/>
          </w:tcPr>
          <w:p w14:paraId="51C83554" w14:textId="5AE1A3C9" w:rsidR="005A1246" w:rsidRPr="0041138D" w:rsidRDefault="005A1246" w:rsidP="005A1246">
            <w:pPr>
              <w:rPr>
                <w:szCs w:val="20"/>
              </w:rPr>
            </w:pPr>
            <w:r w:rsidRPr="0041138D">
              <w:rPr>
                <w:rFonts w:asciiTheme="minorHAnsi" w:hAnsiTheme="minorHAnsi"/>
                <w:szCs w:val="20"/>
              </w:rPr>
              <w:t>Cede risk, premium and claims to treaty and facultative systems and reinsurers and manage recoveries.</w:t>
            </w:r>
          </w:p>
        </w:tc>
      </w:tr>
      <w:tr w:rsidR="005A1246" w:rsidRPr="009527A4" w14:paraId="62FD458C" w14:textId="77777777" w:rsidTr="00DE789E">
        <w:trPr>
          <w:trHeight w:val="1170"/>
        </w:trPr>
        <w:tc>
          <w:tcPr>
            <w:tcW w:w="1289" w:type="dxa"/>
            <w:vAlign w:val="center"/>
          </w:tcPr>
          <w:p w14:paraId="34ACCD21" w14:textId="2961EF37" w:rsidR="005A1246" w:rsidRPr="0041138D" w:rsidRDefault="005A1246" w:rsidP="005A1246">
            <w:pPr>
              <w:rPr>
                <w:szCs w:val="20"/>
              </w:rPr>
            </w:pPr>
            <w:r w:rsidRPr="0041138D">
              <w:rPr>
                <w:rFonts w:asciiTheme="minorHAnsi" w:hAnsiTheme="minorHAnsi"/>
                <w:szCs w:val="20"/>
              </w:rPr>
              <w:t>Regulatory Reporting</w:t>
            </w:r>
          </w:p>
        </w:tc>
        <w:tc>
          <w:tcPr>
            <w:tcW w:w="3242" w:type="dxa"/>
            <w:vAlign w:val="center"/>
          </w:tcPr>
          <w:p w14:paraId="644627E7" w14:textId="339F2859" w:rsidR="005A1246" w:rsidRPr="0041138D" w:rsidRDefault="005A1246" w:rsidP="005A1246">
            <w:pPr>
              <w:rPr>
                <w:szCs w:val="20"/>
              </w:rPr>
            </w:pPr>
            <w:r w:rsidRPr="0041138D">
              <w:rPr>
                <w:rFonts w:asciiTheme="minorHAnsi" w:hAnsiTheme="minorHAnsi"/>
                <w:szCs w:val="20"/>
              </w:rPr>
              <w:t>Event offload to the data platform (9.4), consume and serve (SFDEINT</w:t>
            </w:r>
            <w:r w:rsidR="00DE789E">
              <w:rPr>
                <w:rFonts w:asciiTheme="minorHAnsi" w:hAnsiTheme="minorHAnsi"/>
                <w:szCs w:val="20"/>
              </w:rPr>
              <w:t>7</w:t>
            </w:r>
            <w:r w:rsidRPr="0041138D">
              <w:rPr>
                <w:rFonts w:asciiTheme="minorHAnsi" w:hAnsiTheme="minorHAnsi"/>
                <w:szCs w:val="20"/>
              </w:rPr>
              <w:t>), orchestration (SFINT1</w:t>
            </w:r>
            <w:r w:rsidR="00DE789E">
              <w:rPr>
                <w:rFonts w:asciiTheme="minorHAnsi" w:hAnsiTheme="minorHAnsi"/>
                <w:szCs w:val="20"/>
              </w:rPr>
              <w:t>5</w:t>
            </w:r>
            <w:r w:rsidRPr="0041138D">
              <w:rPr>
                <w:rFonts w:asciiTheme="minorHAnsi" w:hAnsiTheme="minorHAnsi"/>
                <w:szCs w:val="20"/>
              </w:rPr>
              <w:t>), file delivery (</w:t>
            </w:r>
            <w:r w:rsidR="00122229">
              <w:rPr>
                <w:rFonts w:asciiTheme="minorHAnsi" w:hAnsiTheme="minorHAnsi"/>
                <w:szCs w:val="20"/>
              </w:rPr>
              <w:t>SFINT20</w:t>
            </w:r>
            <w:r w:rsidRPr="0041138D">
              <w:rPr>
                <w:rFonts w:asciiTheme="minorHAnsi" w:hAnsiTheme="minorHAnsi"/>
                <w:szCs w:val="20"/>
              </w:rPr>
              <w:t>)</w:t>
            </w:r>
          </w:p>
        </w:tc>
        <w:tc>
          <w:tcPr>
            <w:tcW w:w="2231" w:type="dxa"/>
            <w:vAlign w:val="center"/>
          </w:tcPr>
          <w:p w14:paraId="7275BC9B" w14:textId="2EC29588" w:rsidR="005A1246" w:rsidRPr="0041138D" w:rsidRDefault="005A1246" w:rsidP="005A1246">
            <w:pPr>
              <w:rPr>
                <w:szCs w:val="20"/>
              </w:rPr>
            </w:pPr>
            <w:r w:rsidRPr="0041138D">
              <w:rPr>
                <w:rFonts w:asciiTheme="minorHAnsi" w:hAnsiTheme="minorHAnsi"/>
                <w:szCs w:val="20"/>
              </w:rPr>
              <w:t>Snowflake, Logic Apps, Functions, API Management</w:t>
            </w:r>
          </w:p>
        </w:tc>
        <w:tc>
          <w:tcPr>
            <w:tcW w:w="2872" w:type="dxa"/>
            <w:vAlign w:val="center"/>
          </w:tcPr>
          <w:p w14:paraId="29D17188" w14:textId="79EF59D8" w:rsidR="005A1246" w:rsidRPr="0041138D" w:rsidRDefault="005A1246" w:rsidP="005A1246">
            <w:pPr>
              <w:rPr>
                <w:szCs w:val="20"/>
              </w:rPr>
            </w:pPr>
            <w:r w:rsidRPr="0041138D">
              <w:rPr>
                <w:rFonts w:asciiTheme="minorHAnsi" w:hAnsiTheme="minorHAnsi"/>
                <w:szCs w:val="20"/>
              </w:rPr>
              <w:t>Assemble regulatory and tax reporting on the data platform and submit through orchestrated feeds or files.</w:t>
            </w:r>
          </w:p>
        </w:tc>
      </w:tr>
    </w:tbl>
    <w:p w14:paraId="7F874A3B" w14:textId="10BA4541" w:rsidR="0041138D" w:rsidRDefault="0041138D" w:rsidP="00A959D1">
      <w:pPr>
        <w:pStyle w:val="Heading1"/>
        <w:ind w:left="431" w:hanging="431"/>
      </w:pPr>
      <w:bookmarkStart w:id="315" w:name="_Security_and_Operational"/>
      <w:bookmarkStart w:id="316" w:name="_Toc239980640"/>
      <w:bookmarkStart w:id="317" w:name="_Toc240366858"/>
      <w:bookmarkEnd w:id="315"/>
      <w:r w:rsidRPr="006F79A8">
        <w:t>Security and Operational Excellence</w:t>
      </w:r>
      <w:bookmarkEnd w:id="312"/>
      <w:bookmarkEnd w:id="313"/>
      <w:bookmarkEnd w:id="316"/>
      <w:bookmarkEnd w:id="317"/>
    </w:p>
    <w:p w14:paraId="0677AA97" w14:textId="77777777" w:rsidR="00363CBA" w:rsidRPr="00363CBA" w:rsidRDefault="00363CBA" w:rsidP="00363CBA"/>
    <w:p w14:paraId="0437BAFD" w14:textId="4BE67E3F" w:rsidR="0041138D" w:rsidRPr="0041138D" w:rsidRDefault="0041138D" w:rsidP="0041138D">
      <w:pPr>
        <w:spacing w:after="120"/>
        <w:rPr>
          <w:szCs w:val="20"/>
        </w:rPr>
      </w:pPr>
      <w:r w:rsidRPr="0041138D">
        <w:rPr>
          <w:szCs w:val="20"/>
        </w:rPr>
        <w:t>This section sets out the security and operational baseline every integration inherits by default. It states the outcomes the framework requires, while the mandatory rules and their enforcement sit in Sections 1</w:t>
      </w:r>
      <w:r w:rsidR="00363CBA">
        <w:rPr>
          <w:szCs w:val="20"/>
        </w:rPr>
        <w:t>2</w:t>
      </w:r>
      <w:r w:rsidRPr="0041138D">
        <w:rPr>
          <w:szCs w:val="20"/>
        </w:rPr>
        <w:t xml:space="preserve"> and 1</w:t>
      </w:r>
      <w:r w:rsidR="00363CBA">
        <w:rPr>
          <w:szCs w:val="20"/>
        </w:rPr>
        <w:t>3</w:t>
      </w:r>
      <w:r w:rsidRPr="0041138D">
        <w:rPr>
          <w:szCs w:val="20"/>
        </w:rPr>
        <w:t>.</w:t>
      </w:r>
    </w:p>
    <w:p w14:paraId="690D31A2" w14:textId="77777777" w:rsidR="0041138D" w:rsidRDefault="0041138D" w:rsidP="0041138D">
      <w:pPr>
        <w:spacing w:after="120"/>
        <w:rPr>
          <w:szCs w:val="20"/>
        </w:rPr>
      </w:pPr>
      <w:r w:rsidRPr="0041138D">
        <w:rPr>
          <w:szCs w:val="20"/>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3A35F6C2" w14:textId="5408CCCF" w:rsidR="0041138D" w:rsidRDefault="0041138D" w:rsidP="005D6483">
      <w:pPr>
        <w:pStyle w:val="Heading2"/>
        <w:rPr>
          <w:bCs w:val="0"/>
        </w:rPr>
      </w:pPr>
      <w:bookmarkStart w:id="318" w:name="_Toc239696688"/>
      <w:bookmarkStart w:id="319" w:name="_Toc239852385"/>
      <w:bookmarkStart w:id="320" w:name="_Toc239980641"/>
      <w:bookmarkStart w:id="321" w:name="_Toc240366859"/>
      <w:r w:rsidRPr="005D6483">
        <w:rPr>
          <w:bCs w:val="0"/>
        </w:rPr>
        <w:t>Security Principles</w:t>
      </w:r>
      <w:bookmarkEnd w:id="318"/>
      <w:bookmarkEnd w:id="319"/>
      <w:bookmarkEnd w:id="320"/>
      <w:bookmarkEnd w:id="321"/>
    </w:p>
    <w:p w14:paraId="0163D43E" w14:textId="77777777" w:rsidR="00253DAC" w:rsidRPr="00253DAC" w:rsidRDefault="00253DAC" w:rsidP="00253DAC"/>
    <w:p w14:paraId="43484153" w14:textId="570A2356" w:rsidR="0041138D" w:rsidRDefault="0041138D" w:rsidP="0041138D">
      <w:pPr>
        <w:spacing w:after="120"/>
        <w:rPr>
          <w:szCs w:val="20"/>
        </w:rPr>
      </w:pPr>
      <w:r w:rsidRPr="0041138D">
        <w:rPr>
          <w:szCs w:val="20"/>
        </w:rPr>
        <w:t xml:space="preserve">Security is at the core of the </w:t>
      </w:r>
      <w:r w:rsidR="00A624E6">
        <w:rPr>
          <w:szCs w:val="20"/>
        </w:rPr>
        <w:t>Systems Integration Framework</w:t>
      </w:r>
      <w:r w:rsidRPr="0041138D">
        <w:rPr>
          <w:szCs w:val="20"/>
        </w:rPr>
        <w:t xml:space="preserve">, and the </w:t>
      </w:r>
      <w:r w:rsidR="00A624E6">
        <w:rPr>
          <w:szCs w:val="20"/>
        </w:rPr>
        <w:t>Systems Integration Framework</w:t>
      </w:r>
      <w:r w:rsidRPr="0041138D" w:rsidDel="00A22181">
        <w:rPr>
          <w:szCs w:val="20"/>
        </w:rPr>
        <w:t xml:space="preserve"> </w:t>
      </w:r>
      <w:r w:rsidRPr="0041138D">
        <w:rPr>
          <w:szCs w:val="20"/>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316BF1C3"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6DE7AA07" w14:textId="77777777" w:rsidTr="007A2B8C">
        <w:trPr>
          <w:trHeight w:val="400"/>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D44352" w14:textId="502FF03E"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Security area</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E278EB6" w14:textId="345B45C7"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What the </w:t>
            </w:r>
            <w:r w:rsidR="00A624E6">
              <w:rPr>
                <w:rFonts w:asciiTheme="minorHAnsi" w:hAnsiTheme="minorHAnsi"/>
                <w:b/>
                <w:lang w:eastAsia="en-GB"/>
              </w:rPr>
              <w:t>Systems Integration Framework</w:t>
            </w:r>
            <w:r w:rsidRPr="005A1246" w:rsidDel="00A22181">
              <w:rPr>
                <w:rFonts w:asciiTheme="minorHAnsi" w:hAnsiTheme="minorHAnsi"/>
                <w:b/>
                <w:lang w:eastAsia="en-GB"/>
              </w:rPr>
              <w:t xml:space="preserve"> </w:t>
            </w:r>
            <w:r w:rsidRPr="005A1246">
              <w:rPr>
                <w:rFonts w:asciiTheme="minorHAnsi" w:hAnsiTheme="minorHAnsi"/>
                <w:b/>
                <w:lang w:eastAsia="en-GB"/>
              </w:rPr>
              <w:t>requires</w:t>
            </w:r>
          </w:p>
        </w:tc>
      </w:tr>
      <w:tr w:rsidR="005A1246" w:rsidRPr="009527A4" w14:paraId="16E80200" w14:textId="77777777" w:rsidTr="00866873">
        <w:trPr>
          <w:trHeight w:val="1405"/>
        </w:trPr>
        <w:tc>
          <w:tcPr>
            <w:tcW w:w="2405" w:type="dxa"/>
            <w:tcBorders>
              <w:top w:val="single" w:sz="4" w:space="0" w:color="000000" w:themeColor="text1"/>
            </w:tcBorders>
          </w:tcPr>
          <w:p w14:paraId="43EDEB7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Guiding principles</w:t>
            </w:r>
          </w:p>
          <w:p w14:paraId="6E8A308C" w14:textId="15E08486" w:rsidR="005A1246" w:rsidRDefault="006E6477" w:rsidP="005A1246">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B72C30E" w14:textId="10CD6A6C" w:rsidR="006E6477" w:rsidRPr="00F94A76" w:rsidRDefault="006E6477" w:rsidP="005A1246">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Borders>
              <w:top w:val="single" w:sz="4" w:space="0" w:color="000000" w:themeColor="text1"/>
            </w:tcBorders>
          </w:tcPr>
          <w:p w14:paraId="2CB1DB4F" w14:textId="45EB8796"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Private by default and least privilege, with zero trust across identity, network and data. 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states the security outcome, and the protection technology is chosen to meet it. Every design is secure by design and evidenced at the Technical Design Authority.</w:t>
            </w:r>
          </w:p>
        </w:tc>
      </w:tr>
      <w:tr w:rsidR="005A1246" w:rsidRPr="009527A4" w14:paraId="6E5789F1" w14:textId="77777777" w:rsidTr="00CA5967">
        <w:trPr>
          <w:trHeight w:val="784"/>
        </w:trPr>
        <w:tc>
          <w:tcPr>
            <w:tcW w:w="2405" w:type="dxa"/>
          </w:tcPr>
          <w:p w14:paraId="4A7B1B26"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Connectivity</w:t>
            </w:r>
          </w:p>
          <w:p w14:paraId="1A17BA4C"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5DA16B14" w14:textId="2CAA3DF5" w:rsidR="005A1246" w:rsidRPr="00F94A76" w:rsidRDefault="005A1246" w:rsidP="005A1246">
            <w:pPr>
              <w:rPr>
                <w:rFonts w:asciiTheme="minorHAnsi" w:hAnsiTheme="minorHAnsi" w:hint="eastAsia"/>
                <w:lang w:eastAsia="en-GB"/>
              </w:rPr>
            </w:pPr>
          </w:p>
        </w:tc>
        <w:tc>
          <w:tcPr>
            <w:tcW w:w="6379" w:type="dxa"/>
          </w:tcPr>
          <w:p w14:paraId="1495B722" w14:textId="2592E566" w:rsidR="005A1246" w:rsidRPr="00F94A76" w:rsidRDefault="005A1246" w:rsidP="005A1246">
            <w:pPr>
              <w:rPr>
                <w:rFonts w:asciiTheme="minorHAnsi" w:hAnsiTheme="minorHAnsi" w:hint="eastAsia"/>
                <w:lang w:eastAsia="en-GB"/>
              </w:rPr>
            </w:pPr>
            <w:r w:rsidRPr="0041138D">
              <w:rPr>
                <w:rFonts w:asciiTheme="minorHAnsi" w:hAnsiTheme="minorHAnsi"/>
                <w:szCs w:val="20"/>
              </w:rPr>
              <w:t>Integrations run on the private network over Private Endpoints, and the internet boundary is crossed only at a controlled edge.</w:t>
            </w:r>
          </w:p>
        </w:tc>
      </w:tr>
      <w:tr w:rsidR="005A1246" w:rsidRPr="009527A4" w14:paraId="11DAC134" w14:textId="77777777" w:rsidTr="00CA5967">
        <w:trPr>
          <w:trHeight w:val="1039"/>
        </w:trPr>
        <w:tc>
          <w:tcPr>
            <w:tcW w:w="2405" w:type="dxa"/>
          </w:tcPr>
          <w:p w14:paraId="0F7732DB"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Identity</w:t>
            </w:r>
          </w:p>
          <w:p w14:paraId="083DFC42"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2F53D438" w14:textId="4D033369" w:rsidR="005A1246" w:rsidRPr="00F94A76" w:rsidRDefault="006E6477" w:rsidP="006E6477">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Pr>
          <w:p w14:paraId="3E0130F3" w14:textId="2D0412E5"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2B793AE3" w14:textId="77777777" w:rsidTr="00CA5967">
        <w:trPr>
          <w:trHeight w:val="1281"/>
        </w:trPr>
        <w:tc>
          <w:tcPr>
            <w:tcW w:w="2405" w:type="dxa"/>
          </w:tcPr>
          <w:p w14:paraId="10559DA8"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Secrets and certificates</w:t>
            </w:r>
          </w:p>
          <w:p w14:paraId="4F7B1DFF"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032A20A" w14:textId="320A480E" w:rsidR="005A1246" w:rsidRPr="00F94A76" w:rsidRDefault="005A1246" w:rsidP="005A1246">
            <w:pPr>
              <w:rPr>
                <w:rFonts w:asciiTheme="minorHAnsi" w:hAnsiTheme="minorHAnsi" w:hint="eastAsia"/>
                <w:lang w:eastAsia="en-GB"/>
              </w:rPr>
            </w:pPr>
          </w:p>
        </w:tc>
        <w:tc>
          <w:tcPr>
            <w:tcW w:w="6379" w:type="dxa"/>
          </w:tcPr>
          <w:p w14:paraId="017F0B50" w14:textId="3D1CE55B" w:rsidR="005A1246" w:rsidRPr="00F94A76" w:rsidRDefault="005A1246" w:rsidP="00733F5B">
            <w:pPr>
              <w:rPr>
                <w:rFonts w:asciiTheme="minorHAnsi" w:hAnsiTheme="minorHAnsi" w:hint="eastAsia"/>
                <w:lang w:eastAsia="en-GB"/>
              </w:rPr>
            </w:pPr>
            <w:r w:rsidRPr="0041138D">
              <w:rPr>
                <w:rFonts w:asciiTheme="minorHAnsi" w:hAnsiTheme="minorHAnsi"/>
                <w:szCs w:val="20"/>
              </w:rPr>
              <w:t xml:space="preserve">Held in a managed store </w:t>
            </w:r>
            <w:r w:rsidR="00733F5B">
              <w:rPr>
                <w:rFonts w:asciiTheme="minorHAnsi" w:hAnsiTheme="minorHAnsi"/>
                <w:szCs w:val="20"/>
              </w:rPr>
              <w:t xml:space="preserve">in </w:t>
            </w:r>
            <w:r w:rsidR="00733F5B" w:rsidRPr="00733F5B">
              <w:rPr>
                <w:rFonts w:asciiTheme="minorHAnsi" w:hAnsiTheme="minorHAnsi"/>
                <w:szCs w:val="20"/>
              </w:rPr>
              <w:t>Approved secret, key, and certificate management services</w:t>
            </w:r>
            <w:r w:rsidRPr="0041138D">
              <w:rPr>
                <w:rFonts w:asciiTheme="minorHAnsi" w:hAnsiTheme="minorHAnsi"/>
                <w:szCs w:val="20"/>
              </w:rPr>
              <w:t xml:space="preserve">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74BABF0D" w14:textId="77777777" w:rsidTr="00CA5967">
        <w:trPr>
          <w:trHeight w:val="832"/>
        </w:trPr>
        <w:tc>
          <w:tcPr>
            <w:tcW w:w="2405" w:type="dxa"/>
          </w:tcPr>
          <w:p w14:paraId="3B404D89"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Network isolation</w:t>
            </w:r>
          </w:p>
          <w:p w14:paraId="05E4CBF1"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4474E29A" w14:textId="3570810B" w:rsidR="00705063"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532605D6" w14:textId="58CF8912" w:rsidR="005A1246" w:rsidRPr="0041138D" w:rsidRDefault="005A1246" w:rsidP="005A1246">
            <w:pPr>
              <w:rPr>
                <w:szCs w:val="20"/>
              </w:rPr>
            </w:pPr>
            <w:r w:rsidRPr="0041138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077557D" w14:textId="77777777" w:rsidTr="005A1246">
        <w:tc>
          <w:tcPr>
            <w:tcW w:w="2405" w:type="dxa"/>
          </w:tcPr>
          <w:p w14:paraId="1D1753EF"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Access control</w:t>
            </w:r>
          </w:p>
          <w:p w14:paraId="1843AA0A"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4FF1F43" w14:textId="1C342A33" w:rsidR="00705063" w:rsidRPr="0041138D" w:rsidRDefault="00705063" w:rsidP="005A1246">
            <w:pPr>
              <w:rPr>
                <w:b/>
                <w:szCs w:val="20"/>
              </w:rPr>
            </w:pPr>
          </w:p>
        </w:tc>
        <w:tc>
          <w:tcPr>
            <w:tcW w:w="6379" w:type="dxa"/>
          </w:tcPr>
          <w:p w14:paraId="2A5F2E13" w14:textId="2F543334" w:rsidR="005A1246" w:rsidRPr="0041138D" w:rsidRDefault="005A1246" w:rsidP="005A1246">
            <w:pPr>
              <w:rPr>
                <w:szCs w:val="20"/>
              </w:rPr>
            </w:pPr>
            <w:r w:rsidRPr="0041138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104F41E1" w14:textId="77777777" w:rsidTr="00CA5967">
        <w:trPr>
          <w:trHeight w:val="1387"/>
        </w:trPr>
        <w:tc>
          <w:tcPr>
            <w:tcW w:w="2405" w:type="dxa"/>
          </w:tcPr>
          <w:p w14:paraId="4B9F034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Public exposure and edge</w:t>
            </w:r>
          </w:p>
          <w:p w14:paraId="09E6D2B3"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F77BB1B" w14:textId="772DCD0E" w:rsidR="005A1246"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4F51CDC1" w14:textId="6E609E3E" w:rsidR="005A1246" w:rsidRPr="0041138D" w:rsidRDefault="005A1246" w:rsidP="005A1246">
            <w:pPr>
              <w:rPr>
                <w:szCs w:val="20"/>
              </w:rPr>
            </w:pPr>
            <w:r w:rsidRPr="0041138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A712BA" w14:textId="2A3B2F46" w:rsidR="0041138D" w:rsidRDefault="0041138D" w:rsidP="0041138D">
      <w:pPr>
        <w:pStyle w:val="Heading2"/>
        <w:rPr>
          <w:bCs w:val="0"/>
        </w:rPr>
      </w:pPr>
      <w:bookmarkStart w:id="322" w:name="_Toc239507155"/>
      <w:bookmarkStart w:id="323" w:name="_Toc239852386"/>
      <w:bookmarkStart w:id="324" w:name="_Toc239980642"/>
      <w:bookmarkStart w:id="325" w:name="_Toc240366860"/>
      <w:r w:rsidRPr="005D6483">
        <w:rPr>
          <w:bCs w:val="0"/>
        </w:rPr>
        <w:t>Data Protection and Classification</w:t>
      </w:r>
      <w:bookmarkEnd w:id="322"/>
      <w:bookmarkEnd w:id="323"/>
      <w:bookmarkEnd w:id="324"/>
      <w:bookmarkEnd w:id="325"/>
    </w:p>
    <w:p w14:paraId="51708FBA" w14:textId="77777777" w:rsidR="00FC6A4E" w:rsidRPr="00FC6A4E" w:rsidRDefault="00FC6A4E" w:rsidP="00FC6A4E"/>
    <w:p w14:paraId="71863EB0" w14:textId="4C22FBDA" w:rsidR="0041138D" w:rsidRDefault="0041138D" w:rsidP="0041138D">
      <w:pPr>
        <w:rPr>
          <w:szCs w:val="20"/>
        </w:rPr>
      </w:pPr>
      <w:r w:rsidRPr="0041138D">
        <w:rPr>
          <w:szCs w:val="20"/>
        </w:rPr>
        <w:t xml:space="preserve">Data protection carries particular weight here, because specialty insurance handles a great deal of personal data, including the special-category health and criminal-conviction data that attract the strictest handling under UK GDPR. The </w:t>
      </w:r>
      <w:r w:rsidR="00A624E6">
        <w:rPr>
          <w:szCs w:val="20"/>
        </w:rPr>
        <w:t>Systems Integration Framework</w:t>
      </w:r>
      <w:r w:rsidRPr="0041138D" w:rsidDel="00A22181">
        <w:rPr>
          <w:szCs w:val="20"/>
        </w:rPr>
        <w:t xml:space="preserve"> </w:t>
      </w:r>
      <w:r w:rsidRPr="0041138D">
        <w:rPr>
          <w:szCs w:val="20"/>
        </w:rPr>
        <w:t xml:space="preserve">does not classify data itself. </w:t>
      </w:r>
      <w:r w:rsidRPr="00244E11">
        <w:rPr>
          <w:b/>
          <w:szCs w:val="20"/>
        </w:rPr>
        <w:t>Chaucer's Data Classification Policy</w:t>
      </w:r>
      <w:r w:rsidR="006E6477">
        <w:t xml:space="preserve"> [</w:t>
      </w:r>
      <w:hyperlink w:anchor="DataClsPol" w:history="1">
        <w:r w:rsidR="006E6477" w:rsidRPr="00244E11">
          <w:rPr>
            <w:rStyle w:val="Hyperlink"/>
          </w:rPr>
          <w:t xml:space="preserve">Ref </w:t>
        </w:r>
        <w:r w:rsidR="00244E11" w:rsidRPr="00244E11">
          <w:rPr>
            <w:rStyle w:val="Hyperlink"/>
          </w:rPr>
          <w:t>2</w:t>
        </w:r>
      </w:hyperlink>
      <w:r w:rsidR="006E6477">
        <w:t>]</w:t>
      </w:r>
      <w:r w:rsidRPr="0041138D">
        <w:rPr>
          <w:szCs w:val="20"/>
        </w:rPr>
        <w:t xml:space="preserve"> is the authoritative source and sets six tiers in order of sensitivity, and the </w:t>
      </w:r>
      <w:r w:rsidR="00A624E6">
        <w:rPr>
          <w:szCs w:val="20"/>
        </w:rPr>
        <w:t>Systems Integration Framework</w:t>
      </w:r>
      <w:r w:rsidRPr="0041138D" w:rsidDel="00A22181">
        <w:rPr>
          <w:szCs w:val="20"/>
        </w:rPr>
        <w:t xml:space="preserve"> </w:t>
      </w:r>
      <w:r w:rsidRPr="0041138D">
        <w:rPr>
          <w:szCs w:val="20"/>
        </w:rPr>
        <w:t>applies the handling each tier requires as data crosses a boundary. Where a payload could meet more than one tier, the higher classification applies.</w:t>
      </w:r>
    </w:p>
    <w:p w14:paraId="2AAD43A5" w14:textId="77777777" w:rsidR="00FC6A4E" w:rsidRPr="0041138D" w:rsidRDefault="00FC6A4E" w:rsidP="0041138D">
      <w:pPr>
        <w:rPr>
          <w:szCs w:val="20"/>
        </w:rPr>
      </w:pPr>
    </w:p>
    <w:p w14:paraId="461FCCF7" w14:textId="77777777" w:rsidR="0041138D" w:rsidRDefault="0041138D" w:rsidP="0041138D">
      <w:pPr>
        <w:rPr>
          <w:szCs w:val="20"/>
        </w:rPr>
      </w:pPr>
      <w:r w:rsidRPr="0041138D">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EA79CF5"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1ECEB476"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CAFF93" w14:textId="573E63C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Classification</w:t>
            </w:r>
          </w:p>
        </w:tc>
        <w:tc>
          <w:tcPr>
            <w:tcW w:w="12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BB746F" w14:textId="0F85C90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Risk</w:t>
            </w:r>
          </w:p>
        </w:tc>
        <w:tc>
          <w:tcPr>
            <w:tcW w:w="52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96E8B7C" w14:textId="13BD18A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How the </w:t>
            </w:r>
            <w:r w:rsidR="00A624E6">
              <w:rPr>
                <w:rFonts w:asciiTheme="minorHAnsi" w:hAnsiTheme="minorHAnsi"/>
                <w:b/>
                <w:lang w:eastAsia="en-GB"/>
              </w:rPr>
              <w:t>Systems Integration Framework</w:t>
            </w:r>
            <w:r w:rsidRPr="005A1246">
              <w:rPr>
                <w:rFonts w:asciiTheme="minorHAnsi" w:hAnsiTheme="minorHAnsi"/>
                <w:b/>
                <w:lang w:eastAsia="en-GB"/>
              </w:rPr>
              <w:t xml:space="preserve"> handles it across a boundary</w:t>
            </w:r>
          </w:p>
        </w:tc>
      </w:tr>
      <w:tr w:rsidR="005A1246" w:rsidRPr="009527A4" w14:paraId="7129A660" w14:textId="77777777" w:rsidTr="00866873">
        <w:tc>
          <w:tcPr>
            <w:tcW w:w="2405" w:type="dxa"/>
            <w:tcBorders>
              <w:top w:val="single" w:sz="4" w:space="0" w:color="000000" w:themeColor="text1"/>
            </w:tcBorders>
          </w:tcPr>
          <w:p w14:paraId="7AEDC524" w14:textId="7BA321EB" w:rsidR="005A1246" w:rsidRPr="00F94A76" w:rsidRDefault="005A1246" w:rsidP="005A1246">
            <w:pPr>
              <w:rPr>
                <w:rFonts w:asciiTheme="minorHAnsi" w:hAnsiTheme="minorHAnsi" w:hint="eastAsia"/>
                <w:lang w:eastAsia="en-GB"/>
              </w:rPr>
            </w:pPr>
            <w:r w:rsidRPr="0041138D">
              <w:rPr>
                <w:rFonts w:asciiTheme="minorHAnsi" w:hAnsiTheme="minorHAnsi"/>
                <w:b/>
                <w:szCs w:val="20"/>
              </w:rPr>
              <w:t>Sensitive Personal Data (special categories)</w:t>
            </w:r>
          </w:p>
        </w:tc>
        <w:tc>
          <w:tcPr>
            <w:tcW w:w="1276" w:type="dxa"/>
            <w:tcBorders>
              <w:top w:val="single" w:sz="4" w:space="0" w:color="000000" w:themeColor="text1"/>
            </w:tcBorders>
          </w:tcPr>
          <w:p w14:paraId="0EB0F1B7" w14:textId="3C59333A" w:rsidR="005A1246" w:rsidRPr="00F94A76" w:rsidRDefault="005A1246" w:rsidP="005A1246">
            <w:pPr>
              <w:rPr>
                <w:rFonts w:asciiTheme="minorHAnsi" w:hAnsiTheme="minorHAnsi" w:hint="eastAsia"/>
                <w:lang w:eastAsia="en-GB"/>
              </w:rPr>
            </w:pPr>
            <w:r w:rsidRPr="0041138D">
              <w:rPr>
                <w:rFonts w:asciiTheme="minorHAnsi" w:hAnsiTheme="minorHAnsi"/>
                <w:szCs w:val="20"/>
              </w:rPr>
              <w:t>Very High</w:t>
            </w:r>
          </w:p>
        </w:tc>
        <w:tc>
          <w:tcPr>
            <w:tcW w:w="5245" w:type="dxa"/>
            <w:tcBorders>
              <w:top w:val="single" w:sz="4" w:space="0" w:color="000000" w:themeColor="text1"/>
            </w:tcBorders>
          </w:tcPr>
          <w:p w14:paraId="3535A1DE" w14:textId="450EFF7A"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6367B518" w14:textId="77777777" w:rsidTr="005A1246">
        <w:tc>
          <w:tcPr>
            <w:tcW w:w="2405" w:type="dxa"/>
          </w:tcPr>
          <w:p w14:paraId="65E0931B" w14:textId="6B6BC921" w:rsidR="005A1246" w:rsidRPr="00F94A76" w:rsidRDefault="005A1246" w:rsidP="005A1246">
            <w:pPr>
              <w:rPr>
                <w:rFonts w:asciiTheme="minorHAnsi" w:hAnsiTheme="minorHAnsi" w:hint="eastAsia"/>
                <w:lang w:eastAsia="en-GB"/>
              </w:rPr>
            </w:pPr>
            <w:r w:rsidRPr="0041138D">
              <w:rPr>
                <w:rFonts w:asciiTheme="minorHAnsi" w:hAnsiTheme="minorHAnsi"/>
                <w:b/>
                <w:szCs w:val="20"/>
              </w:rPr>
              <w:t>Personal Data</w:t>
            </w:r>
          </w:p>
        </w:tc>
        <w:tc>
          <w:tcPr>
            <w:tcW w:w="1276" w:type="dxa"/>
          </w:tcPr>
          <w:p w14:paraId="737851BD" w14:textId="210FE0B7" w:rsidR="005A1246" w:rsidRPr="00F94A76" w:rsidRDefault="005A1246" w:rsidP="005A1246">
            <w:pPr>
              <w:rPr>
                <w:rFonts w:asciiTheme="minorHAnsi" w:hAnsiTheme="minorHAnsi" w:hint="eastAsia"/>
                <w:lang w:eastAsia="en-GB"/>
              </w:rPr>
            </w:pPr>
            <w:r w:rsidRPr="0041138D">
              <w:rPr>
                <w:rFonts w:asciiTheme="minorHAnsi" w:hAnsiTheme="minorHAnsi"/>
                <w:szCs w:val="20"/>
              </w:rPr>
              <w:t>High</w:t>
            </w:r>
          </w:p>
        </w:tc>
        <w:tc>
          <w:tcPr>
            <w:tcW w:w="5245" w:type="dxa"/>
          </w:tcPr>
          <w:p w14:paraId="69E4C52E" w14:textId="792C8B58"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30A9BCF0" w14:textId="77777777" w:rsidTr="005A1246">
        <w:tc>
          <w:tcPr>
            <w:tcW w:w="2405" w:type="dxa"/>
          </w:tcPr>
          <w:p w14:paraId="1C9B38BB" w14:textId="3CEA9805" w:rsidR="005A1246" w:rsidRPr="00F94A76" w:rsidRDefault="005A1246" w:rsidP="005A1246">
            <w:pPr>
              <w:rPr>
                <w:rFonts w:asciiTheme="minorHAnsi" w:hAnsiTheme="minorHAnsi" w:hint="eastAsia"/>
                <w:lang w:eastAsia="en-GB"/>
              </w:rPr>
            </w:pPr>
            <w:r w:rsidRPr="0041138D">
              <w:rPr>
                <w:rFonts w:asciiTheme="minorHAnsi" w:hAnsiTheme="minorHAnsi"/>
                <w:b/>
                <w:szCs w:val="20"/>
              </w:rPr>
              <w:t>Restricted Commercial</w:t>
            </w:r>
          </w:p>
        </w:tc>
        <w:tc>
          <w:tcPr>
            <w:tcW w:w="1276" w:type="dxa"/>
          </w:tcPr>
          <w:p w14:paraId="09DC1DB4" w14:textId="0ED6C4C5" w:rsidR="005A1246" w:rsidRPr="00F94A76" w:rsidRDefault="005A1246" w:rsidP="005A1246">
            <w:pPr>
              <w:rPr>
                <w:rFonts w:asciiTheme="minorHAnsi" w:hAnsiTheme="minorHAnsi" w:hint="eastAsia"/>
                <w:lang w:eastAsia="en-GB"/>
              </w:rPr>
            </w:pPr>
            <w:r w:rsidRPr="0041138D">
              <w:rPr>
                <w:rFonts w:asciiTheme="minorHAnsi" w:hAnsiTheme="minorHAnsi"/>
                <w:szCs w:val="20"/>
              </w:rPr>
              <w:t>Medium High</w:t>
            </w:r>
          </w:p>
        </w:tc>
        <w:tc>
          <w:tcPr>
            <w:tcW w:w="5245" w:type="dxa"/>
          </w:tcPr>
          <w:p w14:paraId="5C6C259B" w14:textId="604781F2"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53AFAB43" w14:textId="77777777" w:rsidTr="005A1246">
        <w:tc>
          <w:tcPr>
            <w:tcW w:w="2405" w:type="dxa"/>
          </w:tcPr>
          <w:p w14:paraId="7AC20BDD" w14:textId="32510C96" w:rsidR="005A1246" w:rsidRPr="00F94A76" w:rsidRDefault="005A1246" w:rsidP="005A1246">
            <w:pPr>
              <w:rPr>
                <w:rFonts w:asciiTheme="minorHAnsi" w:hAnsiTheme="minorHAnsi" w:hint="eastAsia"/>
                <w:lang w:eastAsia="en-GB"/>
              </w:rPr>
            </w:pPr>
            <w:r w:rsidRPr="0041138D">
              <w:rPr>
                <w:rFonts w:asciiTheme="minorHAnsi" w:hAnsiTheme="minorHAnsi"/>
                <w:b/>
                <w:szCs w:val="20"/>
              </w:rPr>
              <w:t>Commercial</w:t>
            </w:r>
          </w:p>
        </w:tc>
        <w:tc>
          <w:tcPr>
            <w:tcW w:w="1276" w:type="dxa"/>
          </w:tcPr>
          <w:p w14:paraId="014E24D6" w14:textId="6A5CB101" w:rsidR="005A1246" w:rsidRPr="00F94A76" w:rsidRDefault="005A1246" w:rsidP="005A1246">
            <w:pPr>
              <w:rPr>
                <w:rFonts w:asciiTheme="minorHAnsi" w:hAnsiTheme="minorHAnsi" w:hint="eastAsia"/>
                <w:lang w:eastAsia="en-GB"/>
              </w:rPr>
            </w:pPr>
            <w:r w:rsidRPr="0041138D">
              <w:rPr>
                <w:rFonts w:asciiTheme="minorHAnsi" w:hAnsiTheme="minorHAnsi"/>
                <w:szCs w:val="20"/>
              </w:rPr>
              <w:t>Medium</w:t>
            </w:r>
          </w:p>
        </w:tc>
        <w:tc>
          <w:tcPr>
            <w:tcW w:w="5245" w:type="dxa"/>
          </w:tcPr>
          <w:p w14:paraId="2DE7C97C" w14:textId="00FF5D64"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on the private network, with standard least-privilege access.</w:t>
            </w:r>
          </w:p>
        </w:tc>
      </w:tr>
      <w:tr w:rsidR="005A1246" w:rsidRPr="009527A4" w14:paraId="710F2DAA" w14:textId="77777777" w:rsidTr="005A1246">
        <w:tc>
          <w:tcPr>
            <w:tcW w:w="2405" w:type="dxa"/>
          </w:tcPr>
          <w:p w14:paraId="62BFC611" w14:textId="6E57D2E2" w:rsidR="005A1246" w:rsidRPr="0041138D" w:rsidRDefault="005A1246" w:rsidP="005A1246">
            <w:pPr>
              <w:rPr>
                <w:b/>
                <w:szCs w:val="20"/>
              </w:rPr>
            </w:pPr>
            <w:r w:rsidRPr="0041138D">
              <w:rPr>
                <w:rFonts w:asciiTheme="minorHAnsi" w:hAnsiTheme="minorHAnsi"/>
                <w:b/>
                <w:szCs w:val="20"/>
              </w:rPr>
              <w:t>Internal</w:t>
            </w:r>
          </w:p>
        </w:tc>
        <w:tc>
          <w:tcPr>
            <w:tcW w:w="1276" w:type="dxa"/>
          </w:tcPr>
          <w:p w14:paraId="721E5B35" w14:textId="3A421952" w:rsidR="005A1246" w:rsidRPr="0041138D" w:rsidRDefault="005A1246" w:rsidP="005A1246">
            <w:pPr>
              <w:rPr>
                <w:szCs w:val="20"/>
              </w:rPr>
            </w:pPr>
            <w:r w:rsidRPr="0041138D">
              <w:rPr>
                <w:rFonts w:asciiTheme="minorHAnsi" w:hAnsiTheme="minorHAnsi"/>
                <w:szCs w:val="20"/>
              </w:rPr>
              <w:t>Low</w:t>
            </w:r>
          </w:p>
        </w:tc>
        <w:tc>
          <w:tcPr>
            <w:tcW w:w="5245" w:type="dxa"/>
          </w:tcPr>
          <w:p w14:paraId="119DE2B6" w14:textId="14D223F3" w:rsidR="005A1246" w:rsidRPr="0041138D" w:rsidRDefault="005A1246" w:rsidP="005A1246">
            <w:pPr>
              <w:rPr>
                <w:szCs w:val="20"/>
              </w:rPr>
            </w:pPr>
            <w:r w:rsidRPr="0041138D">
              <w:rPr>
                <w:rFonts w:asciiTheme="minorHAnsi" w:hAnsiTheme="minorHAnsi"/>
                <w:szCs w:val="20"/>
              </w:rPr>
              <w:t>The default classification. Encrypted in transit and at rest, kept on the private network and not exposed externally.</w:t>
            </w:r>
          </w:p>
        </w:tc>
      </w:tr>
      <w:tr w:rsidR="005A1246" w:rsidRPr="009527A4" w14:paraId="1B4212D7" w14:textId="77777777" w:rsidTr="005A1246">
        <w:tc>
          <w:tcPr>
            <w:tcW w:w="2405" w:type="dxa"/>
          </w:tcPr>
          <w:p w14:paraId="0BF51F4D" w14:textId="50D9797A" w:rsidR="005A1246" w:rsidRPr="0041138D" w:rsidRDefault="005A1246" w:rsidP="005A1246">
            <w:pPr>
              <w:rPr>
                <w:b/>
                <w:szCs w:val="20"/>
              </w:rPr>
            </w:pPr>
            <w:r w:rsidRPr="0041138D">
              <w:rPr>
                <w:rFonts w:asciiTheme="minorHAnsi" w:hAnsiTheme="minorHAnsi"/>
                <w:b/>
                <w:szCs w:val="20"/>
              </w:rPr>
              <w:t>Public</w:t>
            </w:r>
          </w:p>
        </w:tc>
        <w:tc>
          <w:tcPr>
            <w:tcW w:w="1276" w:type="dxa"/>
          </w:tcPr>
          <w:p w14:paraId="55BE7BE0" w14:textId="42162013" w:rsidR="005A1246" w:rsidRPr="0041138D" w:rsidRDefault="005A1246" w:rsidP="005A1246">
            <w:pPr>
              <w:rPr>
                <w:szCs w:val="20"/>
              </w:rPr>
            </w:pPr>
            <w:r w:rsidRPr="0041138D">
              <w:rPr>
                <w:rFonts w:asciiTheme="minorHAnsi" w:hAnsiTheme="minorHAnsi"/>
                <w:szCs w:val="20"/>
              </w:rPr>
              <w:t>None</w:t>
            </w:r>
          </w:p>
        </w:tc>
        <w:tc>
          <w:tcPr>
            <w:tcW w:w="5245" w:type="dxa"/>
          </w:tcPr>
          <w:p w14:paraId="07A33558" w14:textId="65D9622D" w:rsidR="005A1246" w:rsidRPr="0041138D" w:rsidRDefault="005A1246" w:rsidP="005A1246">
            <w:pPr>
              <w:rPr>
                <w:szCs w:val="20"/>
              </w:rPr>
            </w:pPr>
            <w:r w:rsidRPr="0041138D">
              <w:rPr>
                <w:rFonts w:asciiTheme="minorHAnsi" w:hAnsiTheme="minorHAnsi"/>
                <w:szCs w:val="20"/>
              </w:rPr>
              <w:t>May be served externally through the governed edge as an exception, still over TLS and through the gateway.</w:t>
            </w:r>
          </w:p>
        </w:tc>
      </w:tr>
    </w:tbl>
    <w:p w14:paraId="746B633B" w14:textId="77777777" w:rsidR="00E62C5D" w:rsidRDefault="00E62C5D" w:rsidP="0041138D">
      <w:pPr>
        <w:rPr>
          <w:szCs w:val="20"/>
        </w:rPr>
      </w:pPr>
    </w:p>
    <w:p w14:paraId="3BCDE754" w14:textId="77777777" w:rsidR="00E62C5D" w:rsidRPr="0041138D" w:rsidRDefault="00E62C5D" w:rsidP="0041138D">
      <w:pPr>
        <w:rPr>
          <w:szCs w:val="20"/>
        </w:rPr>
      </w:pPr>
    </w:p>
    <w:p w14:paraId="5805BB89" w14:textId="773F3A10" w:rsidR="0041138D" w:rsidRDefault="0041138D" w:rsidP="0041138D">
      <w:pPr>
        <w:pStyle w:val="Heading2"/>
        <w:rPr>
          <w:bCs w:val="0"/>
        </w:rPr>
      </w:pPr>
      <w:bookmarkStart w:id="326" w:name="_Toc239507157"/>
      <w:bookmarkStart w:id="327" w:name="_Toc239852387"/>
      <w:bookmarkStart w:id="328" w:name="_Toc239980643"/>
      <w:bookmarkStart w:id="329" w:name="_Toc240366861"/>
      <w:r w:rsidRPr="005D6483">
        <w:rPr>
          <w:bCs w:val="0"/>
        </w:rPr>
        <w:t>Observability and Monitoring</w:t>
      </w:r>
      <w:bookmarkEnd w:id="326"/>
      <w:bookmarkEnd w:id="327"/>
      <w:bookmarkEnd w:id="328"/>
      <w:bookmarkEnd w:id="329"/>
    </w:p>
    <w:p w14:paraId="4AA80100" w14:textId="77777777" w:rsidR="00FC6A4E" w:rsidRPr="00FC6A4E" w:rsidRDefault="00FC6A4E" w:rsidP="00FC6A4E"/>
    <w:p w14:paraId="6EF84DAF" w14:textId="77777777" w:rsidR="0041138D" w:rsidRPr="0041138D" w:rsidRDefault="0041138D" w:rsidP="0041138D">
      <w:pPr>
        <w:spacing w:after="120"/>
        <w:rPr>
          <w:szCs w:val="20"/>
        </w:rPr>
      </w:pPr>
      <w:r w:rsidRPr="0041138D">
        <w:rPr>
          <w:szCs w:val="20"/>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46C92763" w14:textId="40A3E316" w:rsidR="0041138D" w:rsidRPr="0041138D" w:rsidRDefault="0041138D" w:rsidP="0041138D">
      <w:pPr>
        <w:spacing w:after="120"/>
        <w:rPr>
          <w:szCs w:val="20"/>
        </w:rPr>
      </w:pPr>
      <w:r w:rsidRPr="0041138D">
        <w:rPr>
          <w:szCs w:val="20"/>
        </w:rPr>
        <w:t>Security monitoring is satisfied separately from operational monitoring. Relevant security events, for example Key Vault</w:t>
      </w:r>
      <w:r w:rsidR="00733F5B">
        <w:rPr>
          <w:szCs w:val="20"/>
        </w:rPr>
        <w:t>/Cyber Ark</w:t>
      </w:r>
      <w:r w:rsidRPr="0041138D">
        <w:rPr>
          <w:szCs w:val="20"/>
        </w:rPr>
        <w:t xml:space="preserve"> activity, deployment and administrative actions, are forwarded to CrowdStrike, the Group Security tooling, and any new gateway or edge component is assessed for security-event capture before it goes live.</w:t>
      </w:r>
    </w:p>
    <w:p w14:paraId="2DF8E1B3" w14:textId="3038A48A" w:rsidR="0041138D" w:rsidRPr="0041138D" w:rsidRDefault="0041138D" w:rsidP="0041138D">
      <w:pPr>
        <w:spacing w:after="120"/>
        <w:rPr>
          <w:szCs w:val="20"/>
        </w:rPr>
      </w:pPr>
      <w:r w:rsidRPr="0041138D">
        <w:rPr>
          <w:szCs w:val="20"/>
        </w:rPr>
        <w:t>An established pattern already streams Azure, Key Vault</w:t>
      </w:r>
      <w:r w:rsidR="00733F5B">
        <w:rPr>
          <w:szCs w:val="20"/>
        </w:rPr>
        <w:t>/ Cyber Ark</w:t>
      </w:r>
      <w:r w:rsidRPr="0041138D">
        <w:rPr>
          <w:szCs w:val="20"/>
        </w:rPr>
        <w:t xml:space="preserve">, storage and security logs to CrowdStrike through Event Hubs, and the </w:t>
      </w:r>
      <w:r w:rsidR="00A624E6">
        <w:rPr>
          <w:szCs w:val="20"/>
        </w:rPr>
        <w:t>Systems Integration Framework</w:t>
      </w:r>
      <w:r w:rsidRPr="0041138D" w:rsidDel="00A22181">
        <w:rPr>
          <w:szCs w:val="20"/>
        </w:rPr>
        <w:t xml:space="preserve"> </w:t>
      </w:r>
      <w:r w:rsidRPr="0041138D">
        <w:rPr>
          <w:szCs w:val="20"/>
        </w:rPr>
        <w:t>reuses that path rather than inventing a new one. Performance monitoring is kept distinct from security monitoring, with ownership confirmed with the relevant service owners.</w:t>
      </w:r>
    </w:p>
    <w:p w14:paraId="3FF7569C" w14:textId="77777777" w:rsidR="0041138D" w:rsidRPr="0041138D" w:rsidRDefault="0041138D" w:rsidP="0041138D">
      <w:pPr>
        <w:spacing w:after="120"/>
        <w:rPr>
          <w:szCs w:val="20"/>
        </w:rPr>
      </w:pPr>
    </w:p>
    <w:p w14:paraId="0EC27C8F" w14:textId="77777777" w:rsidR="0041138D" w:rsidRPr="0041138D" w:rsidRDefault="0041138D" w:rsidP="0041138D">
      <w:pPr>
        <w:spacing w:after="120"/>
        <w:rPr>
          <w:szCs w:val="20"/>
        </w:rPr>
      </w:pPr>
    </w:p>
    <w:p w14:paraId="3831D91C" w14:textId="77777777" w:rsidR="0041138D" w:rsidRPr="0041138D" w:rsidRDefault="0041138D" w:rsidP="0041138D">
      <w:pPr>
        <w:spacing w:after="120"/>
        <w:rPr>
          <w:szCs w:val="20"/>
        </w:rPr>
      </w:pPr>
    </w:p>
    <w:p w14:paraId="6B62D492"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60208233" w14:textId="77777777" w:rsidTr="007A2B8C">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54F946" w14:textId="77777777" w:rsidR="00BD5E77" w:rsidRPr="00595998" w:rsidRDefault="00BD5E77" w:rsidP="00BD5E77">
            <w:pPr>
              <w:rPr>
                <w:rFonts w:asciiTheme="minorHAnsi" w:hAnsiTheme="minorHAnsi" w:hint="eastAsia"/>
                <w:b/>
                <w:lang w:eastAsia="en-GB"/>
              </w:rPr>
            </w:pPr>
            <w:bookmarkStart w:id="330" w:name="_Toc239507158"/>
            <w:bookmarkStart w:id="331" w:name="_Toc239852388"/>
            <w:bookmarkStart w:id="332" w:name="_Toc239980644"/>
            <w:r w:rsidRPr="00BD5E77">
              <w:rPr>
                <w:rFonts w:asciiTheme="minorHAnsi" w:hAnsiTheme="minorHAnsi"/>
                <w:b/>
                <w:lang w:eastAsia="en-GB"/>
              </w:rPr>
              <w:t>Resource</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EBD88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Operational signal</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DFAF87"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Security signal</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25DB61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Destination</w:t>
            </w:r>
          </w:p>
        </w:tc>
      </w:tr>
      <w:tr w:rsidR="00BD5E77" w:rsidRPr="009527A4" w14:paraId="1DB4D8EA" w14:textId="77777777" w:rsidTr="00866873">
        <w:tc>
          <w:tcPr>
            <w:tcW w:w="2122" w:type="dxa"/>
            <w:tcBorders>
              <w:top w:val="single" w:sz="4" w:space="0" w:color="000000" w:themeColor="text1"/>
            </w:tcBorders>
            <w:vAlign w:val="center"/>
          </w:tcPr>
          <w:p w14:paraId="68E12A4C" w14:textId="77777777" w:rsidR="00BD5E77" w:rsidRDefault="00BD5E77" w:rsidP="00BD5E77">
            <w:pPr>
              <w:rPr>
                <w:rFonts w:asciiTheme="minorHAnsi" w:hAnsiTheme="minorHAnsi" w:hint="eastAsia"/>
                <w:szCs w:val="20"/>
              </w:rPr>
            </w:pPr>
            <w:r w:rsidRPr="0041138D">
              <w:rPr>
                <w:rFonts w:asciiTheme="minorHAnsi" w:hAnsiTheme="minorHAnsi"/>
                <w:szCs w:val="20"/>
              </w:rPr>
              <w:t>API Management</w:t>
            </w:r>
          </w:p>
          <w:p w14:paraId="5A2FCE8C" w14:textId="21208B24" w:rsidR="00705063" w:rsidRPr="00F94A76" w:rsidRDefault="00705063" w:rsidP="00BD5E77">
            <w:pPr>
              <w:rPr>
                <w:rFonts w:asciiTheme="minorHAnsi" w:hAnsiTheme="minorHAnsi" w:hint="eastAsia"/>
                <w:lang w:eastAsia="en-GB"/>
              </w:rPr>
            </w:pPr>
            <w:hyperlink w:anchor="ArchEngStdCloud" w:history="1">
              <w:r w:rsidRPr="00705063">
                <w:rPr>
                  <w:rStyle w:val="Hyperlink"/>
                  <w:rFonts w:asciiTheme="minorHAnsi" w:hAnsiTheme="minorHAnsi"/>
                  <w:i/>
                  <w:szCs w:val="20"/>
                </w:rPr>
                <w:t>Source</w:t>
              </w:r>
            </w:hyperlink>
          </w:p>
        </w:tc>
        <w:tc>
          <w:tcPr>
            <w:tcW w:w="2693" w:type="dxa"/>
            <w:tcBorders>
              <w:top w:val="single" w:sz="4" w:space="0" w:color="000000" w:themeColor="text1"/>
            </w:tcBorders>
            <w:vAlign w:val="center"/>
          </w:tcPr>
          <w:p w14:paraId="7713B08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Latency, throughput, failures</w:t>
            </w:r>
          </w:p>
        </w:tc>
        <w:tc>
          <w:tcPr>
            <w:tcW w:w="2835" w:type="dxa"/>
            <w:tcBorders>
              <w:top w:val="single" w:sz="4" w:space="0" w:color="000000" w:themeColor="text1"/>
            </w:tcBorders>
            <w:vAlign w:val="center"/>
          </w:tcPr>
          <w:p w14:paraId="49689C9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Authentication failures, policy violations</w:t>
            </w:r>
          </w:p>
        </w:tc>
        <w:tc>
          <w:tcPr>
            <w:tcW w:w="1701" w:type="dxa"/>
            <w:tcBorders>
              <w:top w:val="single" w:sz="4" w:space="0" w:color="000000" w:themeColor="text1"/>
            </w:tcBorders>
            <w:vAlign w:val="center"/>
          </w:tcPr>
          <w:p w14:paraId="4D4CFDE3"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5AF92B3A" w14:textId="77777777" w:rsidTr="00BD5E77">
        <w:tc>
          <w:tcPr>
            <w:tcW w:w="2122" w:type="dxa"/>
            <w:vAlign w:val="center"/>
          </w:tcPr>
          <w:p w14:paraId="3DF24E9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w:t>
            </w:r>
          </w:p>
        </w:tc>
        <w:tc>
          <w:tcPr>
            <w:tcW w:w="2693" w:type="dxa"/>
            <w:vAlign w:val="center"/>
          </w:tcPr>
          <w:p w14:paraId="13BED36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Run success and failure, duration</w:t>
            </w:r>
          </w:p>
        </w:tc>
        <w:tc>
          <w:tcPr>
            <w:tcW w:w="2835" w:type="dxa"/>
            <w:vAlign w:val="center"/>
          </w:tcPr>
          <w:p w14:paraId="1AC1AFC7"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Connection and identity events</w:t>
            </w:r>
          </w:p>
        </w:tc>
        <w:tc>
          <w:tcPr>
            <w:tcW w:w="1701" w:type="dxa"/>
            <w:vAlign w:val="center"/>
          </w:tcPr>
          <w:p w14:paraId="13811B1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396AC846" w14:textId="77777777" w:rsidTr="00BD5E77">
        <w:tc>
          <w:tcPr>
            <w:tcW w:w="2122" w:type="dxa"/>
            <w:vAlign w:val="center"/>
          </w:tcPr>
          <w:p w14:paraId="23FC432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w:t>
            </w:r>
          </w:p>
        </w:tc>
        <w:tc>
          <w:tcPr>
            <w:tcW w:w="2693" w:type="dxa"/>
            <w:vAlign w:val="center"/>
          </w:tcPr>
          <w:p w14:paraId="1FA955B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Queue depth, dead-letters</w:t>
            </w:r>
          </w:p>
        </w:tc>
        <w:tc>
          <w:tcPr>
            <w:tcW w:w="2835" w:type="dxa"/>
            <w:vAlign w:val="center"/>
          </w:tcPr>
          <w:p w14:paraId="3E4ADEF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Access and authorisation events</w:t>
            </w:r>
          </w:p>
        </w:tc>
        <w:tc>
          <w:tcPr>
            <w:tcW w:w="1701" w:type="dxa"/>
            <w:vAlign w:val="center"/>
          </w:tcPr>
          <w:p w14:paraId="5958A97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w:t>
            </w:r>
          </w:p>
        </w:tc>
      </w:tr>
      <w:tr w:rsidR="00BD5E77" w:rsidRPr="009527A4" w14:paraId="4A3C4FA9" w14:textId="77777777" w:rsidTr="00BD5E77">
        <w:tc>
          <w:tcPr>
            <w:tcW w:w="2122" w:type="dxa"/>
            <w:vAlign w:val="center"/>
          </w:tcPr>
          <w:p w14:paraId="5091F12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Functions</w:t>
            </w:r>
          </w:p>
        </w:tc>
        <w:tc>
          <w:tcPr>
            <w:tcW w:w="2693" w:type="dxa"/>
            <w:vAlign w:val="center"/>
          </w:tcPr>
          <w:p w14:paraId="09DE640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Executions, errors, duration</w:t>
            </w:r>
          </w:p>
        </w:tc>
        <w:tc>
          <w:tcPr>
            <w:tcW w:w="2835" w:type="dxa"/>
            <w:vAlign w:val="center"/>
          </w:tcPr>
          <w:p w14:paraId="33B1279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identity and Key Vault access</w:t>
            </w:r>
          </w:p>
        </w:tc>
        <w:tc>
          <w:tcPr>
            <w:tcW w:w="1701" w:type="dxa"/>
            <w:vAlign w:val="center"/>
          </w:tcPr>
          <w:p w14:paraId="2E4939D4"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2845C7FE" w14:textId="77777777" w:rsidTr="00BD5E77">
        <w:tc>
          <w:tcPr>
            <w:tcW w:w="2122" w:type="dxa"/>
            <w:vAlign w:val="center"/>
          </w:tcPr>
          <w:p w14:paraId="06C8D17A" w14:textId="77777777" w:rsidR="00BD5E77" w:rsidRPr="0041138D" w:rsidRDefault="00BD5E77" w:rsidP="00BD5E77">
            <w:pPr>
              <w:rPr>
                <w:szCs w:val="20"/>
              </w:rPr>
            </w:pPr>
            <w:r w:rsidRPr="0041138D">
              <w:rPr>
                <w:rFonts w:asciiTheme="minorHAnsi" w:hAnsiTheme="minorHAnsi"/>
                <w:szCs w:val="20"/>
              </w:rPr>
              <w:t>Key Vault</w:t>
            </w:r>
          </w:p>
        </w:tc>
        <w:tc>
          <w:tcPr>
            <w:tcW w:w="2693" w:type="dxa"/>
            <w:vAlign w:val="center"/>
          </w:tcPr>
          <w:p w14:paraId="6118E8F2" w14:textId="77777777" w:rsidR="00BD5E77" w:rsidRPr="0041138D" w:rsidRDefault="00BD5E77" w:rsidP="00BD5E77">
            <w:pPr>
              <w:rPr>
                <w:szCs w:val="20"/>
              </w:rPr>
            </w:pPr>
            <w:r w:rsidRPr="0041138D">
              <w:rPr>
                <w:rFonts w:asciiTheme="minorHAnsi" w:hAnsiTheme="minorHAnsi"/>
                <w:szCs w:val="20"/>
              </w:rPr>
              <w:t>Availability</w:t>
            </w:r>
          </w:p>
        </w:tc>
        <w:tc>
          <w:tcPr>
            <w:tcW w:w="2835" w:type="dxa"/>
            <w:vAlign w:val="center"/>
          </w:tcPr>
          <w:p w14:paraId="13AD6B87" w14:textId="77777777" w:rsidR="00BD5E77" w:rsidRPr="0041138D" w:rsidRDefault="00BD5E77" w:rsidP="00BD5E77">
            <w:pPr>
              <w:rPr>
                <w:szCs w:val="20"/>
              </w:rPr>
            </w:pPr>
            <w:r w:rsidRPr="0041138D">
              <w:rPr>
                <w:rFonts w:asciiTheme="minorHAnsi" w:hAnsiTheme="minorHAnsi"/>
                <w:szCs w:val="20"/>
              </w:rPr>
              <w:t>Secret and certificate access</w:t>
            </w:r>
          </w:p>
        </w:tc>
        <w:tc>
          <w:tcPr>
            <w:tcW w:w="1701" w:type="dxa"/>
            <w:vAlign w:val="center"/>
          </w:tcPr>
          <w:p w14:paraId="7F02C4D3"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6408C70E" w14:textId="77777777" w:rsidTr="00BD5E77">
        <w:tc>
          <w:tcPr>
            <w:tcW w:w="2122" w:type="dxa"/>
            <w:vAlign w:val="center"/>
          </w:tcPr>
          <w:p w14:paraId="18162023" w14:textId="77777777" w:rsidR="00BD5E77" w:rsidRPr="0041138D" w:rsidRDefault="00BD5E77" w:rsidP="00BD5E77">
            <w:pPr>
              <w:rPr>
                <w:szCs w:val="20"/>
              </w:rPr>
            </w:pPr>
            <w:r w:rsidRPr="0041138D">
              <w:rPr>
                <w:rFonts w:asciiTheme="minorHAnsi" w:hAnsiTheme="minorHAnsi"/>
                <w:szCs w:val="20"/>
              </w:rPr>
              <w:t>Event Hubs</w:t>
            </w:r>
          </w:p>
        </w:tc>
        <w:tc>
          <w:tcPr>
            <w:tcW w:w="2693" w:type="dxa"/>
            <w:vAlign w:val="center"/>
          </w:tcPr>
          <w:p w14:paraId="23DB8F6C" w14:textId="77777777" w:rsidR="00BD5E77" w:rsidRPr="0041138D" w:rsidRDefault="00BD5E77" w:rsidP="00BD5E77">
            <w:pPr>
              <w:rPr>
                <w:szCs w:val="20"/>
              </w:rPr>
            </w:pPr>
            <w:r w:rsidRPr="0041138D">
              <w:rPr>
                <w:rFonts w:asciiTheme="minorHAnsi" w:hAnsiTheme="minorHAnsi"/>
                <w:szCs w:val="20"/>
              </w:rPr>
              <w:t>Throughput, lag</w:t>
            </w:r>
          </w:p>
        </w:tc>
        <w:tc>
          <w:tcPr>
            <w:tcW w:w="2835" w:type="dxa"/>
            <w:vAlign w:val="center"/>
          </w:tcPr>
          <w:p w14:paraId="3919D842" w14:textId="77777777" w:rsidR="00BD5E77" w:rsidRPr="0041138D" w:rsidRDefault="00BD5E77" w:rsidP="00BD5E77">
            <w:pPr>
              <w:rPr>
                <w:szCs w:val="20"/>
              </w:rPr>
            </w:pPr>
            <w:r w:rsidRPr="0041138D">
              <w:rPr>
                <w:rFonts w:asciiTheme="minorHAnsi" w:hAnsiTheme="minorHAnsi"/>
                <w:szCs w:val="20"/>
              </w:rPr>
              <w:t>Namespace access</w:t>
            </w:r>
          </w:p>
        </w:tc>
        <w:tc>
          <w:tcPr>
            <w:tcW w:w="1701" w:type="dxa"/>
            <w:vAlign w:val="center"/>
          </w:tcPr>
          <w:p w14:paraId="2F8A3465" w14:textId="77777777" w:rsidR="00BD5E77" w:rsidRPr="0041138D" w:rsidRDefault="00BD5E77" w:rsidP="00BD5E77">
            <w:pPr>
              <w:rPr>
                <w:szCs w:val="20"/>
              </w:rPr>
            </w:pPr>
            <w:r w:rsidRPr="0041138D">
              <w:rPr>
                <w:rFonts w:asciiTheme="minorHAnsi" w:hAnsiTheme="minorHAnsi"/>
                <w:szCs w:val="20"/>
              </w:rPr>
              <w:t>Log Analytics, CrowdStrike</w:t>
            </w:r>
          </w:p>
        </w:tc>
      </w:tr>
    </w:tbl>
    <w:p w14:paraId="4D1D90E8" w14:textId="10406667" w:rsidR="00E62C5D" w:rsidRPr="00BD5E77" w:rsidRDefault="0041138D">
      <w:pPr>
        <w:pStyle w:val="Heading3"/>
        <w:rPr>
          <w:lang w:val="en-US"/>
        </w:rPr>
      </w:pPr>
      <w:r w:rsidRPr="00BD5E77">
        <w:rPr>
          <w:color w:val="132040" w:themeColor="accent1" w:themeShade="BF"/>
          <w:sz w:val="24"/>
          <w:szCs w:val="26"/>
        </w:rPr>
        <w:t>Azure Resource Observability Matrix</w:t>
      </w:r>
      <w:bookmarkEnd w:id="330"/>
      <w:bookmarkEnd w:id="331"/>
      <w:bookmarkEnd w:id="332"/>
      <w:r w:rsidR="00E62C5D" w:rsidRPr="00BD5E77">
        <w:rPr>
          <w:color w:val="132040" w:themeColor="accent1" w:themeShade="BF"/>
          <w:sz w:val="24"/>
          <w:szCs w:val="26"/>
        </w:rPr>
        <w:br/>
      </w:r>
      <w:r w:rsidR="00E62C5D" w:rsidRPr="00BD5E77">
        <w:rPr>
          <w:color w:val="132040" w:themeColor="accent1" w:themeShade="BF"/>
          <w:sz w:val="24"/>
          <w:szCs w:val="26"/>
        </w:rPr>
        <w:br/>
      </w:r>
    </w:p>
    <w:p w14:paraId="5E0F748D" w14:textId="1A845DD1" w:rsidR="0041138D" w:rsidRDefault="0041138D" w:rsidP="0041138D">
      <w:pPr>
        <w:pStyle w:val="Heading2"/>
        <w:rPr>
          <w:bCs w:val="0"/>
        </w:rPr>
      </w:pPr>
      <w:bookmarkStart w:id="333" w:name="_Toc239507159"/>
      <w:bookmarkStart w:id="334" w:name="_Toc239852389"/>
      <w:bookmarkStart w:id="335" w:name="_Toc239980645"/>
      <w:bookmarkStart w:id="336" w:name="_Toc240366862"/>
      <w:r w:rsidRPr="005D6483">
        <w:rPr>
          <w:bCs w:val="0"/>
        </w:rPr>
        <w:t>Operational Excellence</w:t>
      </w:r>
      <w:bookmarkEnd w:id="333"/>
      <w:bookmarkEnd w:id="334"/>
      <w:bookmarkEnd w:id="335"/>
      <w:bookmarkEnd w:id="336"/>
    </w:p>
    <w:p w14:paraId="7057181F" w14:textId="77777777" w:rsidR="00FC6A4E" w:rsidRPr="00FC6A4E" w:rsidRDefault="00FC6A4E" w:rsidP="00FC6A4E"/>
    <w:p w14:paraId="11F71EEA" w14:textId="77777777" w:rsidR="0041138D" w:rsidRPr="0041138D" w:rsidRDefault="0041138D" w:rsidP="0041138D">
      <w:pPr>
        <w:spacing w:after="120"/>
        <w:rPr>
          <w:szCs w:val="20"/>
        </w:rPr>
      </w:pPr>
      <w:r w:rsidRPr="0041138D">
        <w:rPr>
          <w:szCs w:val="20"/>
        </w:rPr>
        <w:t>The discipline that keeps an integration secure also keeps it operable.</w:t>
      </w:r>
    </w:p>
    <w:p w14:paraId="5069BABE" w14:textId="77777777" w:rsidR="0041138D" w:rsidRPr="0041138D" w:rsidRDefault="0041138D" w:rsidP="0041138D">
      <w:pPr>
        <w:spacing w:after="46" w:line="270" w:lineRule="auto"/>
        <w:ind w:left="360"/>
        <w:rPr>
          <w:szCs w:val="20"/>
        </w:rPr>
      </w:pPr>
      <w:r w:rsidRPr="0041138D">
        <w:rPr>
          <w:b/>
          <w:szCs w:val="20"/>
        </w:rPr>
        <w:t xml:space="preserve">Deployed as code. </w:t>
      </w:r>
      <w:r w:rsidRPr="0041138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41138D" w:rsidRDefault="0041138D" w:rsidP="0041138D">
      <w:pPr>
        <w:spacing w:after="46" w:line="270" w:lineRule="auto"/>
        <w:ind w:left="360"/>
        <w:rPr>
          <w:szCs w:val="20"/>
        </w:rPr>
      </w:pPr>
      <w:r w:rsidRPr="0041138D">
        <w:rPr>
          <w:b/>
          <w:szCs w:val="20"/>
        </w:rPr>
        <w:t xml:space="preserve">Resilience matched to criticality. </w:t>
      </w:r>
      <w:r w:rsidRPr="0041138D">
        <w:rPr>
          <w:szCs w:val="20"/>
        </w:rPr>
        <w:t>The redundancy and recovery posture of an integration follows its criticality tier, set with business continuity and risk and evidenced at design time</w:t>
      </w:r>
    </w:p>
    <w:p w14:paraId="13DCB683" w14:textId="544C9B39" w:rsidR="0041138D" w:rsidRPr="0041138D" w:rsidRDefault="0041138D" w:rsidP="0041138D">
      <w:pPr>
        <w:spacing w:after="46" w:line="270" w:lineRule="auto"/>
        <w:ind w:left="360"/>
        <w:rPr>
          <w:szCs w:val="20"/>
        </w:rPr>
      </w:pPr>
      <w:r w:rsidRPr="0041138D">
        <w:rPr>
          <w:b/>
          <w:szCs w:val="20"/>
        </w:rPr>
        <w:t xml:space="preserve">Owned and kept live. </w:t>
      </w:r>
      <w:r w:rsidRPr="0041138D">
        <w:rPr>
          <w:szCs w:val="20"/>
        </w:rPr>
        <w:t xml:space="preserve">Each integration has monitoring, alerting and a defined support model with named ownership, and the </w:t>
      </w:r>
      <w:r w:rsidR="00A624E6">
        <w:rPr>
          <w:szCs w:val="20"/>
        </w:rPr>
        <w:t>Systems Integration Framework</w:t>
      </w:r>
      <w:r w:rsidRPr="0041138D" w:rsidDel="00A22181">
        <w:rPr>
          <w:szCs w:val="20"/>
        </w:rPr>
        <w:t xml:space="preserve"> </w:t>
      </w:r>
      <w:r w:rsidRPr="0041138D">
        <w:rPr>
          <w:szCs w:val="20"/>
        </w:rPr>
        <w:t>itself is maintained as a live artefact, reviewed continuously rather than only before a Technical Design Authority submission.</w:t>
      </w:r>
    </w:p>
    <w:p w14:paraId="15526C07" w14:textId="77777777" w:rsidR="0041138D" w:rsidRDefault="0041138D" w:rsidP="0041138D">
      <w:pPr>
        <w:spacing w:after="46" w:line="270" w:lineRule="auto"/>
        <w:ind w:left="360"/>
        <w:rPr>
          <w:szCs w:val="20"/>
        </w:rPr>
      </w:pPr>
    </w:p>
    <w:p w14:paraId="16070803" w14:textId="17409AAA" w:rsidR="0041138D" w:rsidRDefault="0041138D" w:rsidP="0041138D">
      <w:pPr>
        <w:pStyle w:val="Heading2"/>
        <w:rPr>
          <w:bCs w:val="0"/>
        </w:rPr>
      </w:pPr>
      <w:bookmarkStart w:id="337" w:name="_Toc239507160"/>
      <w:bookmarkStart w:id="338" w:name="_Toc239852390"/>
      <w:bookmarkStart w:id="339" w:name="_Toc239980646"/>
      <w:bookmarkStart w:id="340" w:name="_Toc240366863"/>
      <w:r w:rsidRPr="005D6483">
        <w:rPr>
          <w:bCs w:val="0"/>
        </w:rPr>
        <w:t>Delivery Pipeline</w:t>
      </w:r>
      <w:bookmarkEnd w:id="337"/>
      <w:bookmarkEnd w:id="338"/>
      <w:bookmarkEnd w:id="339"/>
      <w:bookmarkEnd w:id="340"/>
    </w:p>
    <w:p w14:paraId="7C606EB7" w14:textId="77777777" w:rsidR="00FC6A4E" w:rsidRPr="00FC6A4E" w:rsidRDefault="00FC6A4E" w:rsidP="00FC6A4E"/>
    <w:p w14:paraId="26CB08CC" w14:textId="77777777" w:rsidR="0041138D" w:rsidRPr="0041138D" w:rsidRDefault="0041138D" w:rsidP="0041138D">
      <w:pPr>
        <w:spacing w:after="120"/>
        <w:rPr>
          <w:szCs w:val="20"/>
        </w:rPr>
      </w:pPr>
      <w:r w:rsidRPr="0041138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02ECEF60" w:rsidR="00E62C5D" w:rsidRDefault="0041138D" w:rsidP="0041138D">
      <w:pPr>
        <w:spacing w:after="120"/>
      </w:pPr>
      <w:r w:rsidRPr="0041138D">
        <w:rPr>
          <w:szCs w:val="20"/>
        </w:rPr>
        <w:t xml:space="preserve">Source : </w:t>
      </w:r>
      <w:hyperlink w:anchor="EngDevPrinc" w:history="1">
        <w:r w:rsidR="00CD5988" w:rsidRPr="00A71342">
          <w:rPr>
            <w:rStyle w:val="Hyperlink"/>
            <w:szCs w:val="20"/>
          </w:rPr>
          <w:t>Ref</w:t>
        </w:r>
        <w:r w:rsidR="00CD5988" w:rsidRPr="00A71342">
          <w:rPr>
            <w:rStyle w:val="Hyperlink"/>
          </w:rPr>
          <w:t xml:space="preserve"> </w:t>
        </w:r>
        <w:r w:rsidR="00A71342" w:rsidRPr="00A71342">
          <w:rPr>
            <w:rStyle w:val="Hyperlink"/>
          </w:rPr>
          <w:t>3</w:t>
        </w:r>
      </w:hyperlink>
    </w:p>
    <w:p w14:paraId="0D555E87"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5DD2FF28"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7ECBC2" w14:textId="39513A15"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Practice</w:t>
            </w:r>
          </w:p>
        </w:tc>
        <w:tc>
          <w:tcPr>
            <w:tcW w:w="680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45B9F67" w14:textId="7C2E0CB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What the pipeline does</w:t>
            </w:r>
          </w:p>
        </w:tc>
      </w:tr>
      <w:tr w:rsidR="00BD5E77" w:rsidRPr="009527A4" w14:paraId="6E7F2684" w14:textId="77777777" w:rsidTr="00866873">
        <w:tc>
          <w:tcPr>
            <w:tcW w:w="2263" w:type="dxa"/>
            <w:tcBorders>
              <w:top w:val="single" w:sz="4" w:space="0" w:color="000000" w:themeColor="text1"/>
            </w:tcBorders>
          </w:tcPr>
          <w:p w14:paraId="02937CDF" w14:textId="20D2B480" w:rsidR="00BD5E77" w:rsidRPr="00F94A76" w:rsidRDefault="00BD5E77" w:rsidP="00BD5E77">
            <w:pPr>
              <w:rPr>
                <w:rFonts w:asciiTheme="minorHAnsi" w:hAnsiTheme="minorHAnsi" w:hint="eastAsia"/>
                <w:lang w:eastAsia="en-GB"/>
              </w:rPr>
            </w:pPr>
            <w:r w:rsidRPr="0041138D">
              <w:rPr>
                <w:rFonts w:asciiTheme="minorHAnsi" w:hAnsiTheme="minorHAnsi"/>
                <w:b/>
                <w:szCs w:val="20"/>
              </w:rPr>
              <w:t>Pipeline foundation</w:t>
            </w:r>
          </w:p>
        </w:tc>
        <w:tc>
          <w:tcPr>
            <w:tcW w:w="6804" w:type="dxa"/>
            <w:tcBorders>
              <w:top w:val="single" w:sz="4" w:space="0" w:color="000000" w:themeColor="text1"/>
            </w:tcBorders>
          </w:tcPr>
          <w:p w14:paraId="6F2A3A98" w14:textId="4221E45C" w:rsidR="00BD5E77" w:rsidRPr="00F94A76" w:rsidRDefault="00BD5E77" w:rsidP="00BD5E77">
            <w:pPr>
              <w:rPr>
                <w:rFonts w:asciiTheme="minorHAnsi" w:hAnsiTheme="minorHAnsi" w:hint="eastAsia"/>
                <w:lang w:eastAsia="en-GB"/>
              </w:rPr>
            </w:pPr>
            <w:r w:rsidRPr="0041138D">
              <w:rPr>
                <w:rFonts w:asciiTheme="minorHAnsi" w:hAnsiTheme="minorHAnsi"/>
                <w:szCs w:val="20"/>
              </w:rPr>
              <w:t>Source code and infrastructure-as-code live in the Chaucer repository and every change is built and deployed through the pipeline. The pipeline is the only route to an environment.</w:t>
            </w:r>
          </w:p>
        </w:tc>
      </w:tr>
      <w:tr w:rsidR="00BD5E77" w:rsidRPr="009527A4" w14:paraId="20A43D2F" w14:textId="77777777" w:rsidTr="00BD5E77">
        <w:tc>
          <w:tcPr>
            <w:tcW w:w="2263" w:type="dxa"/>
          </w:tcPr>
          <w:p w14:paraId="1EF5815D" w14:textId="56B61D7C" w:rsidR="00BD5E77" w:rsidRPr="00F94A76" w:rsidRDefault="00BD5E77" w:rsidP="00BD5E77">
            <w:pPr>
              <w:rPr>
                <w:rFonts w:asciiTheme="minorHAnsi" w:hAnsiTheme="minorHAnsi" w:hint="eastAsia"/>
                <w:lang w:eastAsia="en-GB"/>
              </w:rPr>
            </w:pPr>
            <w:r w:rsidRPr="0041138D">
              <w:rPr>
                <w:rFonts w:asciiTheme="minorHAnsi" w:hAnsiTheme="minorHAnsi"/>
                <w:b/>
                <w:szCs w:val="20"/>
              </w:rPr>
              <w:t>Pull-request validation</w:t>
            </w:r>
          </w:p>
        </w:tc>
        <w:tc>
          <w:tcPr>
            <w:tcW w:w="6804" w:type="dxa"/>
          </w:tcPr>
          <w:p w14:paraId="4B70A221" w14:textId="2395FD6F" w:rsidR="00BD5E77" w:rsidRPr="00F94A76" w:rsidRDefault="00BD5E77" w:rsidP="00BD5E77">
            <w:pPr>
              <w:rPr>
                <w:rFonts w:asciiTheme="minorHAnsi" w:hAnsiTheme="minorHAnsi" w:hint="eastAsia"/>
                <w:lang w:eastAsia="en-GB"/>
              </w:rPr>
            </w:pPr>
            <w:r w:rsidRPr="0041138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9527A4" w14:paraId="5AF8A617" w14:textId="77777777" w:rsidTr="00BD5E77">
        <w:tc>
          <w:tcPr>
            <w:tcW w:w="2263" w:type="dxa"/>
          </w:tcPr>
          <w:p w14:paraId="57CC08BE" w14:textId="4C284791" w:rsidR="00BD5E77" w:rsidRPr="00F94A76" w:rsidRDefault="00BD5E77" w:rsidP="00BD5E77">
            <w:pPr>
              <w:rPr>
                <w:rFonts w:asciiTheme="minorHAnsi" w:hAnsiTheme="minorHAnsi" w:hint="eastAsia"/>
                <w:lang w:eastAsia="en-GB"/>
              </w:rPr>
            </w:pPr>
            <w:r w:rsidRPr="0041138D">
              <w:rPr>
                <w:rFonts w:asciiTheme="minorHAnsi" w:hAnsiTheme="minorHAnsi"/>
                <w:b/>
                <w:szCs w:val="20"/>
              </w:rPr>
              <w:t>Immutable artefacts</w:t>
            </w:r>
          </w:p>
        </w:tc>
        <w:tc>
          <w:tcPr>
            <w:tcW w:w="6804" w:type="dxa"/>
          </w:tcPr>
          <w:p w14:paraId="4978449A" w14:textId="404E6104" w:rsidR="00BD5E77" w:rsidRPr="00F94A76" w:rsidRDefault="00BD5E77" w:rsidP="00BD5E77">
            <w:pPr>
              <w:rPr>
                <w:rFonts w:asciiTheme="minorHAnsi" w:hAnsiTheme="minorHAnsi" w:hint="eastAsia"/>
                <w:lang w:eastAsia="en-GB"/>
              </w:rPr>
            </w:pPr>
            <w:r w:rsidRPr="0041138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75214926" w14:textId="77777777" w:rsidTr="00BD5E77">
        <w:tc>
          <w:tcPr>
            <w:tcW w:w="2263" w:type="dxa"/>
          </w:tcPr>
          <w:p w14:paraId="1008B971" w14:textId="19EC9A0B" w:rsidR="00BD5E77" w:rsidRPr="00F94A76" w:rsidRDefault="00BD5E77" w:rsidP="00BD5E77">
            <w:pPr>
              <w:rPr>
                <w:rFonts w:asciiTheme="minorHAnsi" w:hAnsiTheme="minorHAnsi" w:hint="eastAsia"/>
                <w:lang w:eastAsia="en-GB"/>
              </w:rPr>
            </w:pPr>
            <w:r w:rsidRPr="0041138D">
              <w:rPr>
                <w:rFonts w:asciiTheme="minorHAnsi" w:hAnsiTheme="minorHAnsi"/>
                <w:b/>
                <w:szCs w:val="20"/>
              </w:rPr>
              <w:t>Deploy to development first</w:t>
            </w:r>
          </w:p>
        </w:tc>
        <w:tc>
          <w:tcPr>
            <w:tcW w:w="6804" w:type="dxa"/>
          </w:tcPr>
          <w:p w14:paraId="39BEEBE8" w14:textId="24DE4554" w:rsidR="00BD5E77" w:rsidRPr="00F94A76" w:rsidRDefault="00BD5E77" w:rsidP="00BD5E77">
            <w:pPr>
              <w:rPr>
                <w:rFonts w:asciiTheme="minorHAnsi" w:hAnsiTheme="minorHAnsi" w:hint="eastAsia"/>
                <w:lang w:eastAsia="en-GB"/>
              </w:rPr>
            </w:pPr>
            <w:r w:rsidRPr="0041138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157AB97" w14:textId="77777777" w:rsidTr="00BD5E77">
        <w:tc>
          <w:tcPr>
            <w:tcW w:w="2263" w:type="dxa"/>
          </w:tcPr>
          <w:p w14:paraId="0BC48C6A" w14:textId="1B5E7A9A" w:rsidR="00BD5E77" w:rsidRPr="0041138D" w:rsidRDefault="00BD5E77" w:rsidP="00BD5E77">
            <w:pPr>
              <w:rPr>
                <w:b/>
                <w:szCs w:val="20"/>
              </w:rPr>
            </w:pPr>
            <w:r w:rsidRPr="0041138D">
              <w:rPr>
                <w:rFonts w:asciiTheme="minorHAnsi" w:hAnsiTheme="minorHAnsi"/>
                <w:b/>
                <w:szCs w:val="20"/>
              </w:rPr>
              <w:t>Integration and automation testing</w:t>
            </w:r>
          </w:p>
        </w:tc>
        <w:tc>
          <w:tcPr>
            <w:tcW w:w="6804" w:type="dxa"/>
          </w:tcPr>
          <w:p w14:paraId="0C3C0683"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41138D" w:rsidRDefault="00BD5E77" w:rsidP="00BD5E77">
            <w:pPr>
              <w:rPr>
                <w:szCs w:val="20"/>
              </w:rPr>
            </w:pPr>
          </w:p>
        </w:tc>
      </w:tr>
      <w:tr w:rsidR="00BD5E77" w:rsidRPr="009527A4" w14:paraId="172BB702" w14:textId="77777777" w:rsidTr="00BD5E77">
        <w:tc>
          <w:tcPr>
            <w:tcW w:w="2263" w:type="dxa"/>
          </w:tcPr>
          <w:p w14:paraId="324697C9" w14:textId="03187716" w:rsidR="00BD5E77" w:rsidRPr="0041138D" w:rsidRDefault="00BD5E77" w:rsidP="00BD5E77">
            <w:pPr>
              <w:rPr>
                <w:b/>
                <w:szCs w:val="20"/>
              </w:rPr>
            </w:pPr>
            <w:r w:rsidRPr="0041138D">
              <w:rPr>
                <w:rFonts w:asciiTheme="minorHAnsi" w:hAnsiTheme="minorHAnsi"/>
                <w:b/>
                <w:szCs w:val="20"/>
              </w:rPr>
              <w:t>Environment validation checks</w:t>
            </w:r>
          </w:p>
        </w:tc>
        <w:tc>
          <w:tcPr>
            <w:tcW w:w="6804" w:type="dxa"/>
          </w:tcPr>
          <w:p w14:paraId="5C9D32AD"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41138D" w:rsidRDefault="00BD5E77" w:rsidP="00BD5E77">
            <w:pPr>
              <w:rPr>
                <w:szCs w:val="20"/>
              </w:rPr>
            </w:pPr>
          </w:p>
        </w:tc>
      </w:tr>
      <w:tr w:rsidR="00BD5E77" w:rsidRPr="009527A4" w14:paraId="5264363A" w14:textId="77777777" w:rsidTr="00BD5E77">
        <w:tc>
          <w:tcPr>
            <w:tcW w:w="2263" w:type="dxa"/>
          </w:tcPr>
          <w:p w14:paraId="78470326" w14:textId="698133EC" w:rsidR="00BD5E77" w:rsidRPr="0041138D" w:rsidRDefault="00BD5E77" w:rsidP="00BD5E77">
            <w:pPr>
              <w:rPr>
                <w:b/>
                <w:szCs w:val="20"/>
              </w:rPr>
            </w:pPr>
            <w:r w:rsidRPr="0041138D">
              <w:rPr>
                <w:rFonts w:asciiTheme="minorHAnsi" w:hAnsiTheme="minorHAnsi"/>
                <w:b/>
                <w:szCs w:val="20"/>
              </w:rPr>
              <w:t>Security testing</w:t>
            </w:r>
          </w:p>
        </w:tc>
        <w:tc>
          <w:tcPr>
            <w:tcW w:w="6804" w:type="dxa"/>
          </w:tcPr>
          <w:p w14:paraId="5750D0B9" w14:textId="37EC4643" w:rsidR="00BD5E77" w:rsidRPr="0041138D" w:rsidRDefault="00BD5E77" w:rsidP="00BD5E77">
            <w:pPr>
              <w:rPr>
                <w:szCs w:val="20"/>
              </w:rPr>
            </w:pPr>
            <w:r w:rsidRPr="0041138D">
              <w:rPr>
                <w:rFonts w:asciiTheme="minorHAnsi" w:hAnsiTheme="minorHAnsi"/>
                <w:szCs w:val="20"/>
              </w:rPr>
              <w:t xml:space="preserve">Static analysis through SonarQube checks code quality and known weaknesses, and artefact and dependency scanning through JFrog checks the build and its libraries. </w:t>
            </w:r>
            <w:r w:rsidR="005D71EE">
              <w:rPr>
                <w:rFonts w:asciiTheme="minorHAnsi" w:hAnsiTheme="minorHAnsi"/>
                <w:szCs w:val="20"/>
              </w:rPr>
              <w:t>Issues block deployment</w:t>
            </w:r>
            <w:r w:rsidRPr="0041138D">
              <w:rPr>
                <w:rFonts w:asciiTheme="minorHAnsi" w:hAnsiTheme="minorHAnsi"/>
                <w:szCs w:val="20"/>
              </w:rPr>
              <w:t>, in line with the security testing the Cloud Engineering Standards require.</w:t>
            </w:r>
          </w:p>
        </w:tc>
      </w:tr>
      <w:tr w:rsidR="00BD5E77" w:rsidRPr="009527A4" w14:paraId="72EB17BE" w14:textId="77777777" w:rsidTr="00BD5E77">
        <w:tc>
          <w:tcPr>
            <w:tcW w:w="2263" w:type="dxa"/>
          </w:tcPr>
          <w:p w14:paraId="72381F3C" w14:textId="3FFACB3C" w:rsidR="00BD5E77" w:rsidRPr="0041138D" w:rsidRDefault="00BD5E77" w:rsidP="00BD5E77">
            <w:pPr>
              <w:rPr>
                <w:b/>
                <w:szCs w:val="20"/>
              </w:rPr>
            </w:pPr>
            <w:r w:rsidRPr="0041138D">
              <w:rPr>
                <w:rFonts w:asciiTheme="minorHAnsi" w:hAnsiTheme="minorHAnsi"/>
                <w:b/>
                <w:szCs w:val="20"/>
              </w:rPr>
              <w:t>Controlled promotion</w:t>
            </w:r>
          </w:p>
        </w:tc>
        <w:tc>
          <w:tcPr>
            <w:tcW w:w="6804" w:type="dxa"/>
          </w:tcPr>
          <w:p w14:paraId="6E133BD4" w14:textId="67F1B97D" w:rsidR="00BD5E77" w:rsidRPr="0041138D" w:rsidRDefault="00BD5E77" w:rsidP="00BD5E77">
            <w:pPr>
              <w:rPr>
                <w:szCs w:val="20"/>
              </w:rPr>
            </w:pPr>
            <w:r w:rsidRPr="0041138D">
              <w:rPr>
                <w:rFonts w:asciiTheme="minorHAnsi" w:hAnsiTheme="minorHAnsi"/>
                <w:szCs w:val="20"/>
              </w:rPr>
              <w:t>Promotion from development to test</w:t>
            </w:r>
            <w:r w:rsidR="005D71EE">
              <w:rPr>
                <w:rFonts w:asciiTheme="minorHAnsi" w:hAnsiTheme="minorHAnsi"/>
                <w:szCs w:val="20"/>
              </w:rPr>
              <w:t xml:space="preserve"> to UAT</w:t>
            </w:r>
            <w:r w:rsidRPr="0041138D">
              <w:rPr>
                <w:rFonts w:asciiTheme="minorHAnsi" w:hAnsiTheme="minorHAnsi"/>
                <w:szCs w:val="20"/>
              </w:rPr>
              <w:t xml:space="preserve"> and on to production is gated and approved. A higher environment accepts only an artefact whose checks have passed and whose sign-off is recorded, and production promotion follows change control.</w:t>
            </w:r>
          </w:p>
        </w:tc>
      </w:tr>
      <w:tr w:rsidR="00BD5E77" w:rsidRPr="009527A4" w14:paraId="488F1248" w14:textId="77777777" w:rsidTr="00BD5E77">
        <w:tc>
          <w:tcPr>
            <w:tcW w:w="2263" w:type="dxa"/>
          </w:tcPr>
          <w:p w14:paraId="43A643F9" w14:textId="33BD2D8C" w:rsidR="00BD5E77" w:rsidRPr="0041138D" w:rsidRDefault="00BD5E77" w:rsidP="00BD5E77">
            <w:pPr>
              <w:rPr>
                <w:b/>
                <w:szCs w:val="20"/>
              </w:rPr>
            </w:pPr>
            <w:r w:rsidRPr="0041138D">
              <w:rPr>
                <w:rFonts w:asciiTheme="minorHAnsi" w:hAnsiTheme="minorHAnsi"/>
                <w:b/>
                <w:szCs w:val="20"/>
              </w:rPr>
              <w:t>DAST coverage</w:t>
            </w:r>
          </w:p>
        </w:tc>
        <w:tc>
          <w:tcPr>
            <w:tcW w:w="6804" w:type="dxa"/>
          </w:tcPr>
          <w:p w14:paraId="5C8A814B" w14:textId="0BAB684D" w:rsidR="00BD5E77" w:rsidRPr="0041138D" w:rsidRDefault="00B7472E" w:rsidP="00BD5E77">
            <w:pPr>
              <w:rPr>
                <w:szCs w:val="20"/>
              </w:rPr>
            </w:pPr>
            <w:r>
              <w:rPr>
                <w:rFonts w:asciiTheme="minorHAnsi" w:hAnsiTheme="minorHAnsi"/>
                <w:szCs w:val="20"/>
              </w:rPr>
              <w:t xml:space="preserve">DAST coverage will be </w:t>
            </w:r>
            <w:r w:rsidR="003E3DC8">
              <w:rPr>
                <w:rFonts w:asciiTheme="minorHAnsi" w:hAnsiTheme="minorHAnsi"/>
                <w:szCs w:val="20"/>
              </w:rPr>
              <w:t>included in the delivery pipeline once this capability is established in Chaucer.</w:t>
            </w:r>
          </w:p>
        </w:tc>
      </w:tr>
    </w:tbl>
    <w:p w14:paraId="473E563A" w14:textId="77777777" w:rsidR="00E62C5D" w:rsidRPr="0041138D" w:rsidRDefault="00E62C5D" w:rsidP="0041138D">
      <w:pPr>
        <w:spacing w:after="120"/>
        <w:rPr>
          <w:szCs w:val="20"/>
        </w:rPr>
      </w:pPr>
    </w:p>
    <w:p w14:paraId="7A9E70EF" w14:textId="77777777" w:rsidR="0041138D" w:rsidRPr="0041138D" w:rsidRDefault="0041138D" w:rsidP="0041138D">
      <w:pPr>
        <w:spacing w:after="120"/>
        <w:rPr>
          <w:szCs w:val="20"/>
        </w:rPr>
      </w:pPr>
    </w:p>
    <w:p w14:paraId="2B5F7377" w14:textId="40C62ED6" w:rsidR="0041138D" w:rsidRPr="0041138D" w:rsidRDefault="00F759B0" w:rsidP="0041138D">
      <w:pPr>
        <w:rPr>
          <w:szCs w:val="20"/>
        </w:rPr>
      </w:pPr>
      <w:r>
        <w:rPr>
          <w:noProof/>
          <w:szCs w:val="20"/>
        </w:rPr>
        <w:drawing>
          <wp:inline distT="0" distB="0" distL="0" distR="0" wp14:anchorId="5847E3B6" wp14:editId="2ADACA6D">
            <wp:extent cx="5832522" cy="2991062"/>
            <wp:effectExtent l="0" t="0" r="0" b="0"/>
            <wp:docPr id="49143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5276" cy="2997602"/>
                    </a:xfrm>
                    <a:prstGeom prst="rect">
                      <a:avLst/>
                    </a:prstGeom>
                    <a:noFill/>
                  </pic:spPr>
                </pic:pic>
              </a:graphicData>
            </a:graphic>
          </wp:inline>
        </w:drawing>
      </w:r>
    </w:p>
    <w:p w14:paraId="07DD72C7" w14:textId="53A5673A" w:rsidR="0041138D" w:rsidRDefault="0041138D" w:rsidP="00A959D1">
      <w:pPr>
        <w:pStyle w:val="Heading1"/>
        <w:ind w:left="431" w:hanging="431"/>
      </w:pPr>
      <w:bookmarkStart w:id="341" w:name="_12_Guardrails"/>
      <w:bookmarkStart w:id="342" w:name="_Guardrails"/>
      <w:bookmarkStart w:id="343" w:name="_Toc239852391"/>
      <w:bookmarkStart w:id="344" w:name="_Toc239980647"/>
      <w:bookmarkStart w:id="345" w:name="_Toc240366864"/>
      <w:bookmarkEnd w:id="341"/>
      <w:bookmarkEnd w:id="342"/>
      <w:r w:rsidRPr="006F79A8">
        <w:t>Guardrails</w:t>
      </w:r>
      <w:bookmarkEnd w:id="343"/>
      <w:bookmarkEnd w:id="344"/>
      <w:bookmarkEnd w:id="345"/>
    </w:p>
    <w:p w14:paraId="36F37AEC" w14:textId="77777777" w:rsidR="00FC6A4E" w:rsidRPr="00FC6A4E" w:rsidRDefault="00FC6A4E" w:rsidP="00FC6A4E"/>
    <w:p w14:paraId="5588E7E6" w14:textId="73ADE645" w:rsidR="0041138D" w:rsidRDefault="0041138D" w:rsidP="0041138D">
      <w:pPr>
        <w:pStyle w:val="Heading2"/>
        <w:rPr>
          <w:bCs w:val="0"/>
        </w:rPr>
      </w:pPr>
      <w:bookmarkStart w:id="346" w:name="_Toc239852392"/>
      <w:bookmarkStart w:id="347" w:name="_Toc239980648"/>
      <w:bookmarkStart w:id="348" w:name="_Toc240366865"/>
      <w:r w:rsidRPr="005D6483">
        <w:rPr>
          <w:bCs w:val="0"/>
        </w:rPr>
        <w:t>Mandatory Guardrails</w:t>
      </w:r>
      <w:bookmarkEnd w:id="346"/>
      <w:bookmarkEnd w:id="347"/>
      <w:bookmarkEnd w:id="348"/>
    </w:p>
    <w:p w14:paraId="0E2AB3CE" w14:textId="77777777" w:rsidR="00FC6A4E" w:rsidRPr="00FC6A4E" w:rsidRDefault="00FC6A4E" w:rsidP="00FC6A4E"/>
    <w:p w14:paraId="003557D2" w14:textId="77777777" w:rsidR="0041138D" w:rsidRDefault="0041138D" w:rsidP="0041138D">
      <w:pPr>
        <w:spacing w:after="120"/>
        <w:rPr>
          <w:szCs w:val="20"/>
        </w:rPr>
      </w:pPr>
      <w:r w:rsidRPr="0041138D">
        <w:rPr>
          <w:szCs w:val="20"/>
        </w:rPr>
        <w:t xml:space="preserve">These are assessed on every integration, regardless of pattern. They are inherited from the security principles and engineering standards and are not open to per-project renegotiation. </w:t>
      </w:r>
    </w:p>
    <w:p w14:paraId="53F3C070" w14:textId="77777777" w:rsidR="00DE0875" w:rsidRPr="0041138D" w:rsidRDefault="00DE0875" w:rsidP="0041138D">
      <w:pPr>
        <w:spacing w:after="120"/>
        <w:rPr>
          <w:szCs w:val="20"/>
        </w:rPr>
      </w:pPr>
    </w:p>
    <w:p w14:paraId="7A6D7D43" w14:textId="77777777" w:rsidR="00F55098" w:rsidRDefault="0041138D" w:rsidP="0041138D">
      <w:pPr>
        <w:spacing w:after="120"/>
        <w:rPr>
          <w:szCs w:val="20"/>
        </w:rPr>
      </w:pPr>
      <w:r w:rsidRPr="0041138D">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4E168E80" w14:textId="1FE45F61" w:rsidR="00DE0875" w:rsidRDefault="0041138D" w:rsidP="0041138D">
      <w:pPr>
        <w:spacing w:after="120"/>
      </w:pPr>
      <w:r w:rsidRPr="0041138D">
        <w:rPr>
          <w:szCs w:val="20"/>
        </w:rPr>
        <w:t xml:space="preserve">Source : </w:t>
      </w:r>
      <w:hyperlink w:anchor="EntArchPrin" w:history="1">
        <w:r w:rsidR="004C367A" w:rsidRPr="006F619D">
          <w:rPr>
            <w:rStyle w:val="Hyperlink"/>
            <w:szCs w:val="20"/>
          </w:rPr>
          <w:t>Ref</w:t>
        </w:r>
        <w:r w:rsidR="004C367A" w:rsidRPr="006F619D">
          <w:rPr>
            <w:rStyle w:val="Hyperlink"/>
          </w:rPr>
          <w:t xml:space="preserve"> 1</w:t>
        </w:r>
      </w:hyperlink>
      <w:r w:rsidRPr="0041138D">
        <w:rPr>
          <w:szCs w:val="20"/>
        </w:rPr>
        <w:t xml:space="preserve">, </w:t>
      </w:r>
      <w:hyperlink w:anchor="ArchPrinc" w:history="1">
        <w:r w:rsidR="000A5202" w:rsidRPr="006F619D">
          <w:rPr>
            <w:rStyle w:val="Hyperlink"/>
            <w:szCs w:val="20"/>
          </w:rPr>
          <w:t>Ref</w:t>
        </w:r>
        <w:r w:rsidR="000A5202" w:rsidRPr="006F619D">
          <w:rPr>
            <w:rStyle w:val="Hyperlink"/>
          </w:rPr>
          <w:t xml:space="preserve"> 4</w:t>
        </w:r>
      </w:hyperlink>
      <w:r w:rsidR="000A5202" w:rsidRPr="0041138D">
        <w:rPr>
          <w:szCs w:val="20"/>
        </w:rPr>
        <w:t xml:space="preserve">, </w:t>
      </w:r>
      <w:hyperlink w:anchor="ArchEngStdAIS" w:history="1">
        <w:r w:rsidR="000A5202">
          <w:rPr>
            <w:rStyle w:val="Hyperlink"/>
            <w:szCs w:val="20"/>
          </w:rPr>
          <w:t>Ref</w:t>
        </w:r>
        <w:r w:rsidR="000A5202" w:rsidRPr="006F619D">
          <w:rPr>
            <w:rStyle w:val="Hyperlink"/>
          </w:rPr>
          <w:t xml:space="preserve"> 5</w:t>
        </w:r>
      </w:hyperlink>
    </w:p>
    <w:p w14:paraId="6E757177" w14:textId="77777777" w:rsidR="00F55098" w:rsidRPr="0041138D" w:rsidRDefault="00F55098" w:rsidP="0041138D">
      <w:pPr>
        <w:spacing w:after="120"/>
        <w:rPr>
          <w:szCs w:val="20"/>
        </w:rPr>
      </w:pPr>
    </w:p>
    <w:p w14:paraId="7E3DED28" w14:textId="6A4FB71C" w:rsidR="0041138D" w:rsidRDefault="0041138D" w:rsidP="0041138D">
      <w:pPr>
        <w:pStyle w:val="Heading2"/>
        <w:rPr>
          <w:bCs w:val="0"/>
        </w:rPr>
      </w:pPr>
      <w:bookmarkStart w:id="349" w:name="_Toc239852393"/>
      <w:bookmarkStart w:id="350" w:name="_Toc239980649"/>
      <w:bookmarkStart w:id="351" w:name="_Toc240366866"/>
      <w:r w:rsidRPr="005D6483">
        <w:rPr>
          <w:bCs w:val="0"/>
        </w:rPr>
        <w:t>When you need to deviate</w:t>
      </w:r>
      <w:bookmarkEnd w:id="349"/>
      <w:bookmarkEnd w:id="350"/>
      <w:bookmarkEnd w:id="351"/>
    </w:p>
    <w:p w14:paraId="10FD8E7B" w14:textId="77777777" w:rsidR="00FC6A4E" w:rsidRPr="00FC6A4E" w:rsidRDefault="00FC6A4E" w:rsidP="00FC6A4E"/>
    <w:p w14:paraId="7F89D05D" w14:textId="024B33EC" w:rsidR="009D1778" w:rsidRDefault="0041138D" w:rsidP="0041138D">
      <w:pPr>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035134A5" w14:textId="77777777" w:rsidR="009D1778" w:rsidRDefault="009D1778" w:rsidP="0041138D">
      <w:pPr>
        <w:rPr>
          <w:szCs w:val="20"/>
        </w:rPr>
      </w:pPr>
    </w:p>
    <w:p w14:paraId="7826649B" w14:textId="650B733F" w:rsidR="00DE0875" w:rsidRDefault="0041138D" w:rsidP="0041138D">
      <w:pPr>
        <w:rPr>
          <w:szCs w:val="20"/>
        </w:rPr>
      </w:pPr>
      <w:r w:rsidRPr="0041138D">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777A39B" w14:textId="77777777" w:rsidR="00DE0875" w:rsidRDefault="00DE0875" w:rsidP="0041138D">
      <w:pPr>
        <w:rPr>
          <w:szCs w:val="20"/>
        </w:rPr>
      </w:pPr>
    </w:p>
    <w:p w14:paraId="1A587CEF" w14:textId="77777777" w:rsidR="00DE0875" w:rsidRDefault="00DE0875" w:rsidP="0041138D">
      <w:pPr>
        <w:rPr>
          <w:szCs w:val="20"/>
        </w:rPr>
      </w:pPr>
    </w:p>
    <w:p w14:paraId="628A8F58" w14:textId="77777777" w:rsidR="00DE0875" w:rsidRDefault="00DE0875" w:rsidP="0041138D">
      <w:pPr>
        <w:rPr>
          <w:szCs w:val="20"/>
        </w:rPr>
      </w:pPr>
    </w:p>
    <w:p w14:paraId="2E204E2E" w14:textId="77777777" w:rsidR="00DE0875" w:rsidRDefault="00DE0875" w:rsidP="0041138D">
      <w:pPr>
        <w:rPr>
          <w:szCs w:val="20"/>
        </w:rPr>
      </w:pPr>
    </w:p>
    <w:p w14:paraId="2155C3D4" w14:textId="77777777" w:rsidR="00DE0875" w:rsidRDefault="00DE0875" w:rsidP="0041138D">
      <w:pPr>
        <w:rPr>
          <w:szCs w:val="20"/>
        </w:rPr>
      </w:pPr>
    </w:p>
    <w:p w14:paraId="12977615" w14:textId="77777777" w:rsidR="00DE0875" w:rsidRDefault="00DE0875" w:rsidP="0041138D">
      <w:pPr>
        <w:rPr>
          <w:szCs w:val="20"/>
        </w:rPr>
      </w:pPr>
    </w:p>
    <w:p w14:paraId="3DFE64E5" w14:textId="77777777" w:rsidR="00DE0875" w:rsidRDefault="00DE0875" w:rsidP="0041138D">
      <w:pPr>
        <w:rPr>
          <w:szCs w:val="20"/>
        </w:rPr>
      </w:pPr>
    </w:p>
    <w:p w14:paraId="15DDD3AA" w14:textId="77777777" w:rsidR="00DE0875" w:rsidRDefault="00DE0875" w:rsidP="0041138D">
      <w:pPr>
        <w:rPr>
          <w:szCs w:val="20"/>
        </w:rPr>
      </w:pPr>
    </w:p>
    <w:p w14:paraId="022335FD" w14:textId="77777777" w:rsidR="00DE0875" w:rsidRDefault="00DE0875" w:rsidP="0041138D">
      <w:pPr>
        <w:rPr>
          <w:szCs w:val="20"/>
        </w:rPr>
      </w:pPr>
    </w:p>
    <w:p w14:paraId="33B26EBF" w14:textId="77777777" w:rsidR="00DE0875" w:rsidRDefault="00DE0875" w:rsidP="0041138D">
      <w:pPr>
        <w:rPr>
          <w:szCs w:val="20"/>
        </w:rPr>
      </w:pPr>
    </w:p>
    <w:p w14:paraId="05EC2FED" w14:textId="77777777" w:rsidR="00DE0875" w:rsidRDefault="00DE0875" w:rsidP="0041138D">
      <w:pPr>
        <w:rPr>
          <w:szCs w:val="20"/>
        </w:rPr>
      </w:pPr>
    </w:p>
    <w:p w14:paraId="3AD7D0DC" w14:textId="77777777" w:rsidR="00DE0875" w:rsidRDefault="00DE0875" w:rsidP="0041138D">
      <w:pPr>
        <w:rPr>
          <w:szCs w:val="20"/>
        </w:rPr>
      </w:pPr>
    </w:p>
    <w:p w14:paraId="7CFA487D" w14:textId="77777777" w:rsidR="00DE0875" w:rsidRDefault="00DE0875" w:rsidP="0041138D">
      <w:pPr>
        <w:rPr>
          <w:szCs w:val="20"/>
        </w:rPr>
      </w:pPr>
    </w:p>
    <w:p w14:paraId="478898DA" w14:textId="77777777" w:rsidR="00DE0875" w:rsidRDefault="00DE0875" w:rsidP="0041138D">
      <w:pPr>
        <w:rPr>
          <w:szCs w:val="20"/>
        </w:rPr>
      </w:pPr>
    </w:p>
    <w:p w14:paraId="1F65A5CA" w14:textId="77777777" w:rsidR="00DE0875" w:rsidRDefault="00DE0875" w:rsidP="0041138D">
      <w:pPr>
        <w:rPr>
          <w:szCs w:val="20"/>
        </w:rPr>
      </w:pPr>
    </w:p>
    <w:p w14:paraId="0219AE5C" w14:textId="217B82B8" w:rsidR="00917263" w:rsidRDefault="00917263" w:rsidP="00917263">
      <w:pPr>
        <w:pStyle w:val="Heading2"/>
      </w:pPr>
      <w:bookmarkStart w:id="352" w:name="_Toc240366867"/>
      <w:r>
        <w:t>Per-Pattern Security Conformance</w:t>
      </w:r>
      <w:bookmarkEnd w:id="352"/>
      <w:r w:rsidR="00186EF4">
        <w:br/>
      </w:r>
    </w:p>
    <w:p w14:paraId="2E429F58" w14:textId="5BBED7E3"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Purpose</w:t>
      </w:r>
    </w:p>
    <w:p w14:paraId="4CE7B4FC" w14:textId="59BBF7EB" w:rsidR="00917263" w:rsidRDefault="00917263" w:rsidP="00917263">
      <w:r>
        <w:t>Every selected integration pattern must be assessed against the security baseline defined in Section 11 and the mandatory guardrails in Section 12.1.</w:t>
      </w:r>
      <w:r w:rsidR="00186EF4">
        <w:br/>
      </w:r>
    </w:p>
    <w:p w14:paraId="7016F2FF" w14:textId="4911572C" w:rsidR="00917263" w:rsidRDefault="00917263" w:rsidP="00917263">
      <w:r>
        <w:t>The detailed pattern catalogue defines a security boundary for each pattern. This section consolidates those requirements into a single conformance matrix so that an architecture review can confirm:</w:t>
      </w:r>
      <w:r w:rsidR="00186EF4">
        <w:br/>
      </w:r>
    </w:p>
    <w:p w14:paraId="3B751D78" w14:textId="77777777" w:rsidR="00917263" w:rsidRDefault="00917263" w:rsidP="0045770F">
      <w:pPr>
        <w:pStyle w:val="ListParagraph"/>
        <w:numPr>
          <w:ilvl w:val="0"/>
          <w:numId w:val="19"/>
        </w:numPr>
        <w:spacing w:after="160" w:line="279" w:lineRule="auto"/>
      </w:pPr>
      <w:r>
        <w:t>The pattern and boundary being used.</w:t>
      </w:r>
    </w:p>
    <w:p w14:paraId="16F84FC0" w14:textId="77777777" w:rsidR="00917263" w:rsidRDefault="00917263" w:rsidP="0045770F">
      <w:pPr>
        <w:pStyle w:val="ListParagraph"/>
        <w:numPr>
          <w:ilvl w:val="0"/>
          <w:numId w:val="19"/>
        </w:numPr>
        <w:spacing w:after="160" w:line="279" w:lineRule="auto"/>
      </w:pPr>
      <w:r>
        <w:t>Whether an internet or third-party boundary is crossed.</w:t>
      </w:r>
    </w:p>
    <w:p w14:paraId="4F183358" w14:textId="77777777" w:rsidR="00917263" w:rsidRDefault="00917263" w:rsidP="0045770F">
      <w:pPr>
        <w:pStyle w:val="ListParagraph"/>
        <w:numPr>
          <w:ilvl w:val="0"/>
          <w:numId w:val="19"/>
        </w:numPr>
        <w:spacing w:after="160" w:line="279" w:lineRule="auto"/>
      </w:pPr>
      <w:r>
        <w:t>The applicable identity and authentication controls.</w:t>
      </w:r>
    </w:p>
    <w:p w14:paraId="6E769274" w14:textId="77777777" w:rsidR="00917263" w:rsidRDefault="00917263" w:rsidP="0045770F">
      <w:pPr>
        <w:pStyle w:val="ListParagraph"/>
        <w:numPr>
          <w:ilvl w:val="0"/>
          <w:numId w:val="19"/>
        </w:numPr>
        <w:spacing w:after="160" w:line="279" w:lineRule="auto"/>
      </w:pPr>
      <w:r>
        <w:t>The required connectivity and network controls.</w:t>
      </w:r>
    </w:p>
    <w:p w14:paraId="55DD6406" w14:textId="77777777" w:rsidR="00917263" w:rsidRDefault="00917263" w:rsidP="0045770F">
      <w:pPr>
        <w:pStyle w:val="ListParagraph"/>
        <w:numPr>
          <w:ilvl w:val="0"/>
          <w:numId w:val="19"/>
        </w:numPr>
        <w:spacing w:after="160" w:line="279" w:lineRule="auto"/>
      </w:pPr>
      <w:r>
        <w:t>The required secrets and certificate controls.</w:t>
      </w:r>
    </w:p>
    <w:p w14:paraId="29532BFF" w14:textId="77777777" w:rsidR="00917263" w:rsidRDefault="00917263" w:rsidP="0045770F">
      <w:pPr>
        <w:pStyle w:val="ListParagraph"/>
        <w:numPr>
          <w:ilvl w:val="0"/>
          <w:numId w:val="19"/>
        </w:numPr>
        <w:spacing w:after="160" w:line="279" w:lineRule="auto"/>
      </w:pPr>
      <w:r>
        <w:t>The pattern-specific security considerations.</w:t>
      </w:r>
    </w:p>
    <w:p w14:paraId="76CBAC1A" w14:textId="77777777" w:rsidR="00917263" w:rsidRDefault="00917263" w:rsidP="0045770F">
      <w:pPr>
        <w:pStyle w:val="ListParagraph"/>
        <w:numPr>
          <w:ilvl w:val="0"/>
          <w:numId w:val="19"/>
        </w:numPr>
        <w:spacing w:after="160" w:line="279" w:lineRule="auto"/>
      </w:pPr>
      <w:r>
        <w:t>Whether standard conformance is possible or an exception is required.</w:t>
      </w:r>
    </w:p>
    <w:p w14:paraId="7E9652CF" w14:textId="515D1823" w:rsidR="00917263" w:rsidRDefault="00917263" w:rsidP="00917263">
      <w:r>
        <w:t>The security baseline is:</w:t>
      </w:r>
      <w:r w:rsidR="00D84173">
        <w:br/>
      </w:r>
    </w:p>
    <w:p w14:paraId="67F3C8A8" w14:textId="77777777" w:rsidR="00917263" w:rsidRDefault="00917263" w:rsidP="0045770F">
      <w:pPr>
        <w:pStyle w:val="ListParagraph"/>
        <w:numPr>
          <w:ilvl w:val="0"/>
          <w:numId w:val="18"/>
        </w:numPr>
        <w:spacing w:after="160" w:line="279" w:lineRule="auto"/>
      </w:pPr>
      <w:r>
        <w:t>Private connectivity by default.</w:t>
      </w:r>
    </w:p>
    <w:p w14:paraId="0E65BFCF" w14:textId="77777777" w:rsidR="00917263" w:rsidRDefault="00917263" w:rsidP="0045770F">
      <w:pPr>
        <w:pStyle w:val="ListParagraph"/>
        <w:numPr>
          <w:ilvl w:val="0"/>
          <w:numId w:val="18"/>
        </w:numPr>
        <w:spacing w:after="160" w:line="279" w:lineRule="auto"/>
      </w:pPr>
      <w:r>
        <w:t>Managed identity for Azure service-to-service authentication wherever supported.</w:t>
      </w:r>
    </w:p>
    <w:p w14:paraId="707C1574" w14:textId="77777777" w:rsidR="001B4631" w:rsidRPr="001B4631" w:rsidRDefault="00917263" w:rsidP="00376983">
      <w:pPr>
        <w:pStyle w:val="ListParagraph"/>
        <w:numPr>
          <w:ilvl w:val="0"/>
          <w:numId w:val="18"/>
        </w:numPr>
        <w:spacing w:after="160" w:line="300" w:lineRule="atLeast"/>
        <w:rPr>
          <w:rFonts w:ascii="Segoe UI" w:eastAsia="Times New Roman" w:hAnsi="Segoe UI" w:cs="Segoe UI"/>
          <w:bCs w:val="0"/>
          <w:color w:val="auto"/>
          <w:sz w:val="21"/>
          <w:szCs w:val="21"/>
          <w:lang w:eastAsia="en-GB"/>
        </w:rPr>
      </w:pPr>
      <w:r>
        <w:t>Least-privilege RBAC.</w:t>
      </w:r>
    </w:p>
    <w:p w14:paraId="3C460BAE" w14:textId="06EA6064" w:rsidR="001B4631" w:rsidRPr="001B4631" w:rsidRDefault="001B4631" w:rsidP="00376983">
      <w:pPr>
        <w:pStyle w:val="ListParagraph"/>
        <w:numPr>
          <w:ilvl w:val="0"/>
          <w:numId w:val="18"/>
        </w:numPr>
        <w:spacing w:after="160" w:line="300" w:lineRule="atLeast"/>
      </w:pPr>
      <w:r w:rsidRPr="001B4631">
        <w:t>Approved secret, key, and certificate management services</w:t>
      </w:r>
      <w:r>
        <w:t>.</w:t>
      </w:r>
    </w:p>
    <w:p w14:paraId="0DF3ABDC" w14:textId="77777777" w:rsidR="00917263" w:rsidRDefault="00917263" w:rsidP="0045770F">
      <w:pPr>
        <w:pStyle w:val="ListParagraph"/>
        <w:numPr>
          <w:ilvl w:val="0"/>
          <w:numId w:val="18"/>
        </w:numPr>
        <w:spacing w:after="160" w:line="279" w:lineRule="auto"/>
      </w:pPr>
      <w:r>
        <w:t>TLS for every network hop.</w:t>
      </w:r>
    </w:p>
    <w:p w14:paraId="5814CD05" w14:textId="77777777" w:rsidR="00917263" w:rsidRDefault="00917263" w:rsidP="0045770F">
      <w:pPr>
        <w:pStyle w:val="ListParagraph"/>
        <w:numPr>
          <w:ilvl w:val="0"/>
          <w:numId w:val="18"/>
        </w:numPr>
        <w:spacing w:after="160" w:line="279" w:lineRule="auto"/>
      </w:pPr>
      <w:r>
        <w:t>Public exposure only through an approved network edge and API Management where applicable.</w:t>
      </w:r>
    </w:p>
    <w:p w14:paraId="310A1834" w14:textId="77777777" w:rsidR="00917263" w:rsidRDefault="00917263" w:rsidP="0045770F">
      <w:pPr>
        <w:pStyle w:val="ListParagraph"/>
        <w:numPr>
          <w:ilvl w:val="0"/>
          <w:numId w:val="18"/>
        </w:numPr>
        <w:spacing w:after="160" w:line="279" w:lineRule="auto"/>
      </w:pPr>
      <w:r>
        <w:t>No direct exposure of Functions, Logic App HTTP triggers, backend APIs or internal service endpoints.</w:t>
      </w:r>
    </w:p>
    <w:p w14:paraId="6B4F3F21" w14:textId="77777777" w:rsidR="00917263" w:rsidRDefault="00917263" w:rsidP="0045770F">
      <w:pPr>
        <w:pStyle w:val="ListParagraph"/>
        <w:numPr>
          <w:ilvl w:val="0"/>
          <w:numId w:val="18"/>
        </w:numPr>
        <w:spacing w:after="160" w:line="279" w:lineRule="auto"/>
      </w:pPr>
      <w:r>
        <w:t>Data minimisation and handling according to the applicable data classification.</w:t>
      </w:r>
    </w:p>
    <w:p w14:paraId="5A35D6B0" w14:textId="77777777" w:rsidR="00917263" w:rsidRDefault="00917263" w:rsidP="0045770F">
      <w:pPr>
        <w:pStyle w:val="ListParagraph"/>
        <w:numPr>
          <w:ilvl w:val="0"/>
          <w:numId w:val="18"/>
        </w:numPr>
        <w:spacing w:after="160" w:line="279" w:lineRule="auto"/>
      </w:pPr>
      <w:r>
        <w:t>Security and administrative events forwarded through the approved security-monitoring route.</w:t>
      </w:r>
    </w:p>
    <w:p w14:paraId="5E7A07F6" w14:textId="77777777" w:rsidR="00917263" w:rsidRDefault="00917263" w:rsidP="0045770F">
      <w:pPr>
        <w:pStyle w:val="ListParagraph"/>
        <w:numPr>
          <w:ilvl w:val="0"/>
          <w:numId w:val="18"/>
        </w:numPr>
        <w:spacing w:after="160" w:line="279" w:lineRule="auto"/>
      </w:pPr>
      <w:r>
        <w:t>Formal exception approval where the baseline cannot be met.</w:t>
      </w:r>
    </w:p>
    <w:p w14:paraId="0A904309" w14:textId="77777777" w:rsidR="00917263" w:rsidRDefault="00917263" w:rsidP="00917263">
      <w:r>
        <w:t>These controls consolidate the identity, connectivity, secrets, access-control and public-exposure requirements already defined in Section 11.1.</w:t>
      </w:r>
    </w:p>
    <w:p w14:paraId="5B685B80" w14:textId="77777777" w:rsidR="00917263" w:rsidRDefault="00917263" w:rsidP="00917263"/>
    <w:p w14:paraId="4D8B3649" w14:textId="206DC341"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Conformance classifications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6976"/>
      </w:tblGrid>
      <w:tr w:rsidR="00917263" w14:paraId="26F30C3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70AE60DD"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Classification</w:t>
            </w:r>
          </w:p>
        </w:tc>
        <w:tc>
          <w:tcPr>
            <w:tcW w:w="0" w:type="auto"/>
            <w:tcBorders>
              <w:top w:val="single" w:sz="12" w:space="0" w:color="auto"/>
              <w:left w:val="single" w:sz="4" w:space="0" w:color="1A2B56" w:themeColor="accent1"/>
            </w:tcBorders>
            <w:shd w:val="clear" w:color="auto" w:fill="C1CDEC" w:themeFill="accent1" w:themeFillTint="33"/>
            <w:vAlign w:val="center"/>
          </w:tcPr>
          <w:p w14:paraId="6CC6F00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Meaning</w:t>
            </w:r>
          </w:p>
        </w:tc>
      </w:tr>
      <w:tr w:rsidR="00917263" w14:paraId="3AEB09D4"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552790F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w:t>
            </w:r>
          </w:p>
        </w:tc>
        <w:tc>
          <w:tcPr>
            <w:tcW w:w="0" w:type="auto"/>
            <w:tcBorders>
              <w:top w:val="single" w:sz="4" w:space="0" w:color="1A2B56" w:themeColor="accent1"/>
            </w:tcBorders>
            <w:shd w:val="clear" w:color="auto" w:fill="auto"/>
            <w:vAlign w:val="center"/>
          </w:tcPr>
          <w:p w14:paraId="69F0188F"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pattern can normally operate within the approved private security baseline.</w:t>
            </w:r>
          </w:p>
        </w:tc>
      </w:tr>
      <w:tr w:rsidR="00917263" w14:paraId="1A0A05B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5E4E8B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 with boundary controls</w:t>
            </w:r>
          </w:p>
        </w:tc>
        <w:tc>
          <w:tcPr>
            <w:tcW w:w="0" w:type="auto"/>
            <w:vAlign w:val="center"/>
          </w:tcPr>
          <w:p w14:paraId="19C0F1D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crosses a controlled system, data or organisational boundary and requires the additional controls listed in this section.</w:t>
            </w:r>
          </w:p>
        </w:tc>
      </w:tr>
      <w:tr w:rsidR="00917263" w14:paraId="2568B7A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8A241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required</w:t>
            </w:r>
          </w:p>
        </w:tc>
        <w:tc>
          <w:tcPr>
            <w:tcW w:w="0" w:type="auto"/>
            <w:shd w:val="clear" w:color="auto" w:fill="auto"/>
            <w:vAlign w:val="center"/>
          </w:tcPr>
          <w:p w14:paraId="0796207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proposed implementation cannot meet the standard baseline, introduces public exposure, uses unsupported authentication or connectivity, or bypasses an approved platform control.</w:t>
            </w:r>
          </w:p>
        </w:tc>
      </w:tr>
      <w:tr w:rsidR="00917263" w14:paraId="0EF8320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5B02A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Not applicable</w:t>
            </w:r>
          </w:p>
        </w:tc>
        <w:tc>
          <w:tcPr>
            <w:tcW w:w="0" w:type="auto"/>
            <w:vAlign w:val="center"/>
          </w:tcPr>
          <w:p w14:paraId="67825B5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is not appropriate for the proposed boundary or use case.</w:t>
            </w:r>
          </w:p>
        </w:tc>
      </w:tr>
    </w:tbl>
    <w:p w14:paraId="666EAF25" w14:textId="77777777" w:rsidR="00C36A03" w:rsidRDefault="00C36A03" w:rsidP="00491667"/>
    <w:p w14:paraId="36DF3A10" w14:textId="403E2502" w:rsidR="00917263" w:rsidRDefault="00917263" w:rsidP="00491667">
      <w:r>
        <w:t xml:space="preserve">A pattern identified as </w:t>
      </w:r>
      <w:r w:rsidRPr="00866873">
        <w:t>Standard with boundary controls</w:t>
      </w:r>
      <w:r>
        <w:t xml:space="preserve"> does not automatically require an exception. An exception is required only where the implementation cannot satisfy the specified boundary controls or otherwise deviates from the framework.</w:t>
      </w:r>
    </w:p>
    <w:p w14:paraId="28D71874" w14:textId="77777777" w:rsidR="00AF327C" w:rsidRDefault="00AF327C" w:rsidP="00491667"/>
    <w:p w14:paraId="0AF0C939" w14:textId="77777777" w:rsidR="00AF327C" w:rsidRDefault="00AF327C" w:rsidP="00491667"/>
    <w:p w14:paraId="18F3A91C" w14:textId="77777777" w:rsidR="00AF327C" w:rsidRDefault="00AF327C" w:rsidP="00491667"/>
    <w:p w14:paraId="6B3FE5E1" w14:textId="77777777" w:rsidR="00AF327C" w:rsidRDefault="00AF327C" w:rsidP="00491667"/>
    <w:p w14:paraId="486383A5" w14:textId="77777777" w:rsidR="00AF327C" w:rsidRDefault="00AF327C" w:rsidP="00491667"/>
    <w:p w14:paraId="07347E10" w14:textId="77777777" w:rsidR="00C36A03" w:rsidRDefault="00C36A03" w:rsidP="00491667"/>
    <w:p w14:paraId="2CC338A1" w14:textId="1A26A2C7"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Operational integration pattern conformance</w:t>
      </w:r>
    </w:p>
    <w:p w14:paraId="58603089" w14:textId="77777777" w:rsidR="00917263" w:rsidRPr="00866873" w:rsidRDefault="00917263" w:rsidP="00E17D56">
      <w:pPr>
        <w:rPr>
          <w:b/>
          <w:bCs w:val="0"/>
        </w:rPr>
      </w:pPr>
      <w:r w:rsidRPr="00866873">
        <w:rPr>
          <w:b/>
          <w:bCs w:val="0"/>
        </w:rPr>
        <w:t>API and request-response patterns</w:t>
      </w:r>
    </w:p>
    <w:p w14:paraId="11C6B0F6" w14:textId="77777777" w:rsidR="00826544" w:rsidRPr="00866873" w:rsidRDefault="00826544" w:rsidP="00E17D56">
      <w:pPr>
        <w:rPr>
          <w:b/>
          <w:bCs w:val="0"/>
        </w:rPr>
      </w:pP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696"/>
        <w:gridCol w:w="3075"/>
        <w:gridCol w:w="2796"/>
      </w:tblGrid>
      <w:tr w:rsidR="00917263" w14:paraId="047AD1C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D32CC8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20DCA824"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C2B2BF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2F41A59A"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D1AC141"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vAlign w:val="center"/>
          </w:tcPr>
          <w:p w14:paraId="76CD6D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internal</w:t>
            </w:r>
          </w:p>
        </w:tc>
        <w:tc>
          <w:tcPr>
            <w:tcW w:w="0" w:type="auto"/>
            <w:tcBorders>
              <w:top w:val="single" w:sz="4" w:space="0" w:color="auto"/>
            </w:tcBorders>
            <w:shd w:val="clear" w:color="auto" w:fill="FFFFFF" w:themeFill="background1"/>
            <w:vAlign w:val="center"/>
          </w:tcPr>
          <w:p w14:paraId="41E2E4B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FFFFFF" w:themeFill="background1"/>
            <w:vAlign w:val="center"/>
          </w:tcPr>
          <w:p w14:paraId="386D1A5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remain non-public. Consumer-to-APIM and APIM-to-backend communication must use approved private connectivity and TLS. APIM must authenticate to the backend using managed identity wherever supported. The consumer must be authenticated and authorised through the approved identity model.</w:t>
            </w:r>
          </w:p>
        </w:tc>
        <w:tc>
          <w:tcPr>
            <w:tcW w:w="0" w:type="auto"/>
            <w:tcBorders>
              <w:top w:val="single" w:sz="4" w:space="0" w:color="auto"/>
            </w:tcBorders>
            <w:shd w:val="clear" w:color="auto" w:fill="FFFFFF" w:themeFill="background1"/>
            <w:vAlign w:val="center"/>
          </w:tcPr>
          <w:p w14:paraId="4C978D76" w14:textId="287EFF8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backend exposure</w:t>
            </w:r>
            <w:r w:rsidR="00866873">
              <w:rPr>
                <w:rFonts w:asciiTheme="minorHAnsi" w:hAnsiTheme="minorHAnsi"/>
              </w:rPr>
              <w:t>,</w:t>
            </w:r>
            <w:r w:rsidRPr="00E17D56">
              <w:rPr>
                <w:rFonts w:asciiTheme="minorHAnsi" w:hAnsiTheme="minorHAnsi"/>
              </w:rPr>
              <w:t>public APIM endpoint</w:t>
            </w:r>
            <w:r w:rsidR="00010B3A">
              <w:rPr>
                <w:rFonts w:asciiTheme="minorHAnsi" w:hAnsiTheme="minorHAnsi"/>
              </w:rPr>
              <w:t>,</w:t>
            </w:r>
            <w:r w:rsidRPr="00E17D56">
              <w:rPr>
                <w:rFonts w:asciiTheme="minorHAnsi" w:hAnsiTheme="minorHAnsi"/>
              </w:rPr>
              <w:t>public backend endpoint</w:t>
            </w:r>
            <w:r w:rsidR="00010B3A">
              <w:rPr>
                <w:rFonts w:asciiTheme="minorHAnsi" w:hAnsiTheme="minorHAnsi"/>
              </w:rPr>
              <w:t>,</w:t>
            </w:r>
            <w:r w:rsidRPr="00E17D56">
              <w:rPr>
                <w:rFonts w:asciiTheme="minorHAnsi" w:hAnsiTheme="minorHAnsi"/>
              </w:rPr>
              <w:t>stored credentials where managed identity is supported</w:t>
            </w:r>
            <w:r w:rsidR="00010B3A">
              <w:rPr>
                <w:rFonts w:asciiTheme="minorHAnsi" w:hAnsiTheme="minorHAnsi"/>
              </w:rPr>
              <w:t>,</w:t>
            </w:r>
            <w:r w:rsidRPr="00E17D56">
              <w:rPr>
                <w:rFonts w:asciiTheme="minorHAnsi" w:hAnsiTheme="minorHAnsi"/>
              </w:rPr>
              <w:t>bypassing APIM.</w:t>
            </w:r>
          </w:p>
        </w:tc>
      </w:tr>
      <w:tr w:rsidR="00917263" w14:paraId="7102A434"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674CF3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external</w:t>
            </w:r>
          </w:p>
        </w:tc>
        <w:tc>
          <w:tcPr>
            <w:tcW w:w="0" w:type="auto"/>
            <w:shd w:val="clear" w:color="auto" w:fill="FFFFFF" w:themeFill="background1"/>
            <w:vAlign w:val="center"/>
          </w:tcPr>
          <w:p w14:paraId="3A3DC9A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shd w:val="clear" w:color="auto" w:fill="FFFFFF" w:themeFill="background1"/>
            <w:vAlign w:val="center"/>
          </w:tcPr>
          <w:p w14:paraId="6F6D8A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remain behind the edge and must not be exposed directly. OAuth, OIDC, mTLS or another approved authentication mechanism must be applied. Rate limiting, request validation, monitoring and backend isolation must be implemented.</w:t>
            </w:r>
          </w:p>
        </w:tc>
        <w:tc>
          <w:tcPr>
            <w:tcW w:w="0" w:type="auto"/>
            <w:shd w:val="clear" w:color="auto" w:fill="FFFFFF" w:themeFill="background1"/>
            <w:vAlign w:val="center"/>
          </w:tcPr>
          <w:p w14:paraId="58773A41" w14:textId="42324DF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APIM exposure; direct Function, Logic App or backend exposure</w:t>
            </w:r>
            <w:r w:rsidR="00010B3A">
              <w:rPr>
                <w:rFonts w:asciiTheme="minorHAnsi" w:hAnsiTheme="minorHAnsi"/>
              </w:rPr>
              <w:t>,</w:t>
            </w:r>
            <w:r w:rsidRPr="00E17D56">
              <w:rPr>
                <w:rFonts w:asciiTheme="minorHAnsi" w:hAnsiTheme="minorHAnsi"/>
              </w:rPr>
              <w:t xml:space="preserve"> missing edge protection</w:t>
            </w:r>
            <w:r w:rsidR="00010B3A">
              <w:rPr>
                <w:rFonts w:asciiTheme="minorHAnsi" w:hAnsiTheme="minorHAnsi"/>
              </w:rPr>
              <w:t>,</w:t>
            </w:r>
            <w:r w:rsidRPr="00E17D56">
              <w:rPr>
                <w:rFonts w:asciiTheme="minorHAnsi" w:hAnsiTheme="minorHAnsi"/>
              </w:rPr>
              <w:t xml:space="preserve"> unsupported authentication</w:t>
            </w:r>
            <w:r w:rsidR="00010B3A">
              <w:rPr>
                <w:rFonts w:asciiTheme="minorHAnsi" w:hAnsiTheme="minorHAnsi"/>
              </w:rPr>
              <w:t>,</w:t>
            </w:r>
            <w:r w:rsidRPr="00E17D56">
              <w:rPr>
                <w:rFonts w:asciiTheme="minorHAnsi" w:hAnsiTheme="minorHAnsi"/>
              </w:rPr>
              <w:t xml:space="preserve"> unregistered public exposure.</w:t>
            </w:r>
          </w:p>
        </w:tc>
      </w:tr>
      <w:tr w:rsidR="00917263" w14:paraId="4625B9F2"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D6261D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 API Composition and Aggregation</w:t>
            </w:r>
          </w:p>
        </w:tc>
        <w:tc>
          <w:tcPr>
            <w:tcW w:w="0" w:type="auto"/>
            <w:shd w:val="clear" w:color="auto" w:fill="FFFFFF" w:themeFill="background1"/>
            <w:vAlign w:val="center"/>
          </w:tcPr>
          <w:p w14:paraId="1251489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FFFFFF" w:themeFill="background1"/>
            <w:vAlign w:val="center"/>
          </w:tcPr>
          <w:p w14:paraId="535B3CA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and the composition service must remain private. The composition service must use managed identities and least-privilege access for each backend. Per-backend timeout and failure handling must be defined. Sensitive data must be minimised in the aggregated response.</w:t>
            </w:r>
          </w:p>
        </w:tc>
        <w:tc>
          <w:tcPr>
            <w:tcW w:w="0" w:type="auto"/>
            <w:shd w:val="clear" w:color="auto" w:fill="FFFFFF" w:themeFill="background1"/>
            <w:vAlign w:val="center"/>
          </w:tcPr>
          <w:p w14:paraId="6E336E92" w14:textId="1ACD006A"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composition Function; shared credentials across backends</w:t>
            </w:r>
            <w:r w:rsidR="00010B3A">
              <w:rPr>
                <w:rFonts w:asciiTheme="minorHAnsi" w:hAnsiTheme="minorHAnsi"/>
              </w:rPr>
              <w:t xml:space="preserve">, </w:t>
            </w:r>
            <w:r w:rsidRPr="00E17D56">
              <w:rPr>
                <w:rFonts w:asciiTheme="minorHAnsi" w:hAnsiTheme="minorHAnsi"/>
              </w:rPr>
              <w:t>excessive data aggregation; composition bypassing APIM.</w:t>
            </w:r>
          </w:p>
        </w:tc>
      </w:tr>
      <w:tr w:rsidR="00917263" w14:paraId="0E6990FD"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05B49C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SFINT3 Protocol and Format Mediation</w:t>
            </w:r>
          </w:p>
        </w:tc>
        <w:tc>
          <w:tcPr>
            <w:tcW w:w="0" w:type="auto"/>
            <w:shd w:val="clear" w:color="auto" w:fill="FFFFFF" w:themeFill="background1"/>
            <w:vAlign w:val="center"/>
          </w:tcPr>
          <w:p w14:paraId="3929974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partners</w:t>
            </w:r>
          </w:p>
        </w:tc>
        <w:tc>
          <w:tcPr>
            <w:tcW w:w="0" w:type="auto"/>
            <w:shd w:val="clear" w:color="auto" w:fill="FFFFFF" w:themeFill="background1"/>
            <w:vAlign w:val="center"/>
          </w:tcPr>
          <w:p w14:paraId="0B9E608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or the mediation Function must remain inside the approved integration boundary. Connectivity to Azure or on-premises backends must use approved private paths. Schema validation must be applied before forwarding malformed or untrusted payloads.</w:t>
            </w:r>
          </w:p>
        </w:tc>
        <w:tc>
          <w:tcPr>
            <w:tcW w:w="0" w:type="auto"/>
            <w:shd w:val="clear" w:color="auto" w:fill="FFFFFF" w:themeFill="background1"/>
            <w:vAlign w:val="center"/>
          </w:tcPr>
          <w:p w14:paraId="55EA0909" w14:textId="2052AAFE"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Internet-exposed mediator</w:t>
            </w:r>
            <w:r w:rsidR="00010B3A">
              <w:rPr>
                <w:rFonts w:asciiTheme="minorHAnsi" w:hAnsiTheme="minorHAnsi"/>
              </w:rPr>
              <w:t>,</w:t>
            </w:r>
            <w:r w:rsidRPr="00E17D56">
              <w:rPr>
                <w:rFonts w:asciiTheme="minorHAnsi" w:hAnsiTheme="minorHAnsi"/>
              </w:rPr>
              <w:t xml:space="preserve"> credentials in transformation code</w:t>
            </w:r>
            <w:r w:rsidR="00010B3A">
              <w:rPr>
                <w:rFonts w:asciiTheme="minorHAnsi" w:hAnsiTheme="minorHAnsi"/>
              </w:rPr>
              <w:t>,</w:t>
            </w:r>
            <w:r w:rsidRPr="00E17D56">
              <w:rPr>
                <w:rFonts w:asciiTheme="minorHAnsi" w:hAnsiTheme="minorHAnsi"/>
              </w:rPr>
              <w:t xml:space="preserve"> business logic embedded in gateway policy</w:t>
            </w:r>
            <w:r w:rsidR="00010B3A">
              <w:rPr>
                <w:rFonts w:asciiTheme="minorHAnsi" w:hAnsiTheme="minorHAnsi"/>
              </w:rPr>
              <w:t>,</w:t>
            </w:r>
            <w:r w:rsidRPr="00E17D56">
              <w:rPr>
                <w:rFonts w:asciiTheme="minorHAnsi" w:hAnsiTheme="minorHAnsi"/>
              </w:rPr>
              <w:t xml:space="preserve"> internet-only legacy connection without approved boundary controls.</w:t>
            </w:r>
          </w:p>
        </w:tc>
      </w:tr>
    </w:tbl>
    <w:p w14:paraId="02EBF0E9" w14:textId="12CE3F1D" w:rsidR="00917263" w:rsidRDefault="00D84173" w:rsidP="00917263">
      <w:r>
        <w:br/>
      </w:r>
      <w:r w:rsidR="00917263">
        <w:t>These requirements reflect the API-pattern security boundaries, including private APIM, private backend access, managed identity, TLS, and controlled external exposure.</w:t>
      </w:r>
    </w:p>
    <w:p w14:paraId="34FBDEE9" w14:textId="77777777" w:rsidR="00C36A03" w:rsidRDefault="00C36A03" w:rsidP="00917263"/>
    <w:p w14:paraId="3085DA8F" w14:textId="750577C3" w:rsidR="00917263" w:rsidRPr="00866873" w:rsidRDefault="00917263" w:rsidP="00E17D56">
      <w:pPr>
        <w:rPr>
          <w:b/>
          <w:bCs w:val="0"/>
        </w:rPr>
      </w:pPr>
      <w:r w:rsidRPr="00866873">
        <w:rPr>
          <w:b/>
          <w:bCs w:val="0"/>
        </w:rPr>
        <w:t>Messaging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738"/>
        <w:gridCol w:w="3064"/>
        <w:gridCol w:w="2574"/>
      </w:tblGrid>
      <w:tr w:rsidR="00917263" w14:paraId="6B801C6C"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A1E7778"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1DDA0712"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04DF429"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599CB2B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AE02DE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CCF393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SFINT4 Queue-Based Load Levelling</w:t>
            </w:r>
          </w:p>
        </w:tc>
        <w:tc>
          <w:tcPr>
            <w:tcW w:w="0" w:type="auto"/>
            <w:tcBorders>
              <w:top w:val="single" w:sz="4" w:space="0" w:color="auto"/>
            </w:tcBorders>
            <w:shd w:val="clear" w:color="auto" w:fill="auto"/>
            <w:vAlign w:val="center"/>
          </w:tcPr>
          <w:p w14:paraId="24D2049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2807BF8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Producers and consumers must access Service Bus through approved private connectivity. Managed identity and separate Sender and Receiver RBAC roles must be used. External producers must enter through an approved ingress pattern rather than connect directly to Service Bus.</w:t>
            </w:r>
          </w:p>
        </w:tc>
        <w:tc>
          <w:tcPr>
            <w:tcW w:w="0" w:type="auto"/>
            <w:tcBorders>
              <w:top w:val="single" w:sz="4" w:space="0" w:color="auto"/>
            </w:tcBorders>
            <w:shd w:val="clear" w:color="auto" w:fill="auto"/>
            <w:vAlign w:val="center"/>
          </w:tcPr>
          <w:p w14:paraId="4C4B2BE7" w14:textId="686B05F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Service Bus access; SAS keys where managed identity is supported</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an external producer connecting directly to the namespace</w:t>
            </w:r>
            <w:r w:rsidR="00010B3A">
              <w:rPr>
                <w:rFonts w:asciiTheme="minorHAnsi" w:hAnsiTheme="minorHAnsi"/>
              </w:rPr>
              <w:t>,</w:t>
            </w:r>
            <w:r w:rsidRPr="00E17D56">
              <w:rPr>
                <w:rFonts w:asciiTheme="minorHAnsi" w:hAnsiTheme="minorHAnsi"/>
              </w:rPr>
              <w:t xml:space="preserve"> shared sender and receiver identities.</w:t>
            </w:r>
          </w:p>
        </w:tc>
      </w:tr>
      <w:tr w:rsidR="00917263" w14:paraId="501E90E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4E1A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SFINT5 Competing Consumers</w:t>
            </w:r>
          </w:p>
        </w:tc>
        <w:tc>
          <w:tcPr>
            <w:tcW w:w="0" w:type="auto"/>
            <w:vAlign w:val="center"/>
          </w:tcPr>
          <w:p w14:paraId="204F757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35AEB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and workers must remain private. Each consumer workload must use least-privilege Receiver permissions. Consumer identities and processing activity must be traceable.</w:t>
            </w:r>
          </w:p>
        </w:tc>
        <w:tc>
          <w:tcPr>
            <w:tcW w:w="0" w:type="auto"/>
            <w:vAlign w:val="center"/>
          </w:tcPr>
          <w:p w14:paraId="72194FFD" w14:textId="1580430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queue access; shared high-privilege identities</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credentials embedded in worker configuration.</w:t>
            </w:r>
          </w:p>
        </w:tc>
      </w:tr>
      <w:tr w:rsidR="00917263" w14:paraId="12AE1B1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FA9A84A"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internal</w:t>
            </w:r>
          </w:p>
        </w:tc>
        <w:tc>
          <w:tcPr>
            <w:tcW w:w="0" w:type="auto"/>
            <w:shd w:val="clear" w:color="auto" w:fill="auto"/>
            <w:vAlign w:val="center"/>
          </w:tcPr>
          <w:p w14:paraId="6AA9E57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D4E41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Request, status and callback components must use private connectivity, managed identity and TLS. Correlation IDs must not contain secret or sensitive information. Access to status data must be authorised.</w:t>
            </w:r>
          </w:p>
        </w:tc>
        <w:tc>
          <w:tcPr>
            <w:tcW w:w="0" w:type="auto"/>
            <w:shd w:val="clear" w:color="auto" w:fill="auto"/>
            <w:vAlign w:val="center"/>
          </w:tcPr>
          <w:p w14:paraId="0C401D3B" w14:textId="7F997B7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status store</w:t>
            </w:r>
            <w:r w:rsidR="00010B3A">
              <w:rPr>
                <w:rFonts w:asciiTheme="minorHAnsi" w:hAnsiTheme="minorHAnsi"/>
              </w:rPr>
              <w:t>,</w:t>
            </w:r>
            <w:r w:rsidRPr="00E17D56">
              <w:rPr>
                <w:rFonts w:asciiTheme="minorHAnsi" w:hAnsiTheme="minorHAnsi"/>
              </w:rPr>
              <w:t xml:space="preserve"> sensitive information embedded in correlation IDs</w:t>
            </w:r>
            <w:r w:rsidR="00010B3A">
              <w:rPr>
                <w:rFonts w:asciiTheme="minorHAnsi" w:hAnsiTheme="minorHAnsi"/>
              </w:rPr>
              <w:t>,</w:t>
            </w:r>
            <w:r w:rsidRPr="00E17D56">
              <w:rPr>
                <w:rFonts w:asciiTheme="minorHAnsi" w:hAnsiTheme="minorHAnsi"/>
              </w:rPr>
              <w:t xml:space="preserve"> unauthorised access to another caller’s result.</w:t>
            </w:r>
          </w:p>
        </w:tc>
      </w:tr>
      <w:tr w:rsidR="00917263" w14:paraId="56DA96B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5296E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external</w:t>
            </w:r>
          </w:p>
        </w:tc>
        <w:tc>
          <w:tcPr>
            <w:tcW w:w="0" w:type="auto"/>
            <w:vAlign w:val="center"/>
          </w:tcPr>
          <w:p w14:paraId="4773E952"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44CABA9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Request and status endpoints must be exposed through the approved edge and APIM. The same identity and authorisation model must protect request submission and result retrieval. Callback endpoints must use an approved outbound or webhook pattern.</w:t>
            </w:r>
          </w:p>
        </w:tc>
        <w:tc>
          <w:tcPr>
            <w:tcW w:w="0" w:type="auto"/>
            <w:vAlign w:val="center"/>
          </w:tcPr>
          <w:p w14:paraId="30661258" w14:textId="1C977F2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endpoint</w:t>
            </w:r>
            <w:r w:rsidR="00010B3A">
              <w:rPr>
                <w:rFonts w:asciiTheme="minorHAnsi" w:hAnsiTheme="minorHAnsi"/>
              </w:rPr>
              <w:t>,</w:t>
            </w:r>
            <w:r w:rsidRPr="00E17D56">
              <w:rPr>
                <w:rFonts w:asciiTheme="minorHAnsi" w:hAnsiTheme="minorHAnsi"/>
              </w:rPr>
              <w:t xml:space="preserve"> predictable or unauthorised status URLs</w:t>
            </w:r>
            <w:r w:rsidR="00010B3A">
              <w:rPr>
                <w:rFonts w:asciiTheme="minorHAnsi" w:hAnsiTheme="minorHAnsi"/>
              </w:rPr>
              <w:t>,</w:t>
            </w:r>
            <w:r w:rsidRPr="00E17D56">
              <w:rPr>
                <w:rFonts w:asciiTheme="minorHAnsi" w:hAnsiTheme="minorHAnsi"/>
              </w:rPr>
              <w:t>callback credentials outside Key Vault.</w:t>
            </w:r>
          </w:p>
        </w:tc>
      </w:tr>
      <w:tr w:rsidR="00917263" w14:paraId="578900FE"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D558D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SFINT7 Claim-Check</w:t>
            </w:r>
          </w:p>
        </w:tc>
        <w:tc>
          <w:tcPr>
            <w:tcW w:w="0" w:type="auto"/>
            <w:shd w:val="clear" w:color="auto" w:fill="auto"/>
            <w:vAlign w:val="center"/>
          </w:tcPr>
          <w:p w14:paraId="05BD8F2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4290E8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Blob Storage and Service Bus must remain private. Blob access must use managed identity and RBAC. Public access, account keys and public or long-lived SAS URLs must not be used. Payload retention and reference expiry must be aligned.</w:t>
            </w:r>
          </w:p>
        </w:tc>
        <w:tc>
          <w:tcPr>
            <w:tcW w:w="0" w:type="auto"/>
            <w:shd w:val="clear" w:color="auto" w:fill="auto"/>
            <w:vAlign w:val="center"/>
          </w:tcPr>
          <w:p w14:paraId="46201316" w14:textId="0089B9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blob access</w:t>
            </w:r>
            <w:r w:rsidR="00010B3A">
              <w:rPr>
                <w:rFonts w:asciiTheme="minorHAnsi" w:hAnsiTheme="minorHAnsi"/>
              </w:rPr>
              <w:t>,</w:t>
            </w:r>
            <w:r w:rsidRPr="00E17D56">
              <w:rPr>
                <w:rFonts w:asciiTheme="minorHAnsi" w:hAnsiTheme="minorHAnsi"/>
              </w:rPr>
              <w:t xml:space="preserve"> long-lived SAS references</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payload retained beyond the approved period</w:t>
            </w:r>
            <w:r w:rsidR="00010B3A">
              <w:rPr>
                <w:rFonts w:asciiTheme="minorHAnsi" w:hAnsiTheme="minorHAnsi"/>
              </w:rPr>
              <w:t>,</w:t>
            </w:r>
            <w:r w:rsidRPr="00E17D56">
              <w:rPr>
                <w:rFonts w:asciiTheme="minorHAnsi" w:hAnsiTheme="minorHAnsi"/>
              </w:rPr>
              <w:t xml:space="preserve"> message references accessible by unauthorised consumers.</w:t>
            </w:r>
          </w:p>
        </w:tc>
      </w:tr>
      <w:tr w:rsidR="00917263" w14:paraId="2B57B6B9"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F7ED7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SFINT8 Reliable Messaging</w:t>
            </w:r>
          </w:p>
        </w:tc>
        <w:tc>
          <w:tcPr>
            <w:tcW w:w="0" w:type="auto"/>
            <w:vAlign w:val="center"/>
          </w:tcPr>
          <w:p w14:paraId="6B5E866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45663B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access must use managed identity, least-privilege RBAC, private connectivity and TLS. Idempotency keys must not contain secrets. Dead-letter access must be restricted and monitored because dead-lettered messages may contain business data.</w:t>
            </w:r>
          </w:p>
        </w:tc>
        <w:tc>
          <w:tcPr>
            <w:tcW w:w="0" w:type="auto"/>
            <w:vAlign w:val="center"/>
          </w:tcPr>
          <w:p w14:paraId="213C8F71" w14:textId="3164B6D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access</w:t>
            </w:r>
            <w:r w:rsidR="00010B3A">
              <w:rPr>
                <w:rFonts w:asciiTheme="minorHAnsi" w:hAnsiTheme="minorHAnsi"/>
              </w:rPr>
              <w:t>,</w:t>
            </w:r>
            <w:r w:rsidRPr="00E17D56">
              <w:rPr>
                <w:rFonts w:asciiTheme="minorHAnsi" w:hAnsiTheme="minorHAnsi"/>
              </w:rPr>
              <w:t xml:space="preserve"> SAS-based application access where managed identity is supported</w:t>
            </w:r>
            <w:r w:rsidR="00010B3A">
              <w:rPr>
                <w:rFonts w:asciiTheme="minorHAnsi" w:hAnsiTheme="minorHAnsi"/>
              </w:rPr>
              <w:t>,</w:t>
            </w:r>
            <w:r w:rsidRPr="00E17D56">
              <w:rPr>
                <w:rFonts w:asciiTheme="minorHAnsi" w:hAnsiTheme="minorHAnsi"/>
              </w:rPr>
              <w:t xml:space="preserve"> unprotected dead-letter data</w:t>
            </w:r>
            <w:r w:rsidR="00010B3A">
              <w:rPr>
                <w:rFonts w:asciiTheme="minorHAnsi" w:hAnsiTheme="minorHAnsi"/>
              </w:rPr>
              <w:t>,</w:t>
            </w:r>
            <w:r w:rsidRPr="00E17D56">
              <w:rPr>
                <w:rFonts w:asciiTheme="minorHAnsi" w:hAnsiTheme="minorHAnsi"/>
              </w:rPr>
              <w:t xml:space="preserve"> secrets in message metadata.</w:t>
            </w:r>
          </w:p>
        </w:tc>
      </w:tr>
      <w:tr w:rsidR="00917263" w14:paraId="00F84E8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09946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SFINT9 Scheduled or Timed Trigger</w:t>
            </w:r>
          </w:p>
        </w:tc>
        <w:tc>
          <w:tcPr>
            <w:tcW w:w="0" w:type="auto"/>
            <w:shd w:val="clear" w:color="auto" w:fill="auto"/>
            <w:vAlign w:val="center"/>
          </w:tcPr>
          <w:p w14:paraId="0D8FDC7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egress</w:t>
            </w:r>
          </w:p>
        </w:tc>
        <w:tc>
          <w:tcPr>
            <w:tcW w:w="0" w:type="auto"/>
            <w:shd w:val="clear" w:color="auto" w:fill="auto"/>
            <w:vAlign w:val="center"/>
          </w:tcPr>
          <w:p w14:paraId="6308691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scheduler must run inside an approved workload boundary and use managed identity for downstream calls. Configuration and schedules must be source-controlled. Any external delivery must use the relevant approved outbound API or file-transfer controls.</w:t>
            </w:r>
          </w:p>
        </w:tc>
        <w:tc>
          <w:tcPr>
            <w:tcW w:w="0" w:type="auto"/>
            <w:shd w:val="clear" w:color="auto" w:fill="auto"/>
            <w:vAlign w:val="center"/>
          </w:tcPr>
          <w:p w14:paraId="54B36360" w14:textId="7C56C308"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Credentials embedded in schedules</w:t>
            </w:r>
            <w:r w:rsidR="00010B3A">
              <w:rPr>
                <w:rFonts w:asciiTheme="minorHAnsi" w:hAnsiTheme="minorHAnsi"/>
              </w:rPr>
              <w:t>,</w:t>
            </w:r>
            <w:r w:rsidRPr="00E17D56">
              <w:rPr>
                <w:rFonts w:asciiTheme="minorHAnsi" w:hAnsiTheme="minorHAnsi"/>
              </w:rPr>
              <w:t xml:space="preserve"> public unauthenticated triggers</w:t>
            </w:r>
            <w:r w:rsidR="00010B3A">
              <w:rPr>
                <w:rFonts w:asciiTheme="minorHAnsi" w:hAnsiTheme="minorHAnsi"/>
              </w:rPr>
              <w:t>,</w:t>
            </w:r>
            <w:r w:rsidRPr="00E17D56">
              <w:rPr>
                <w:rFonts w:asciiTheme="minorHAnsi" w:hAnsiTheme="minorHAnsi"/>
              </w:rPr>
              <w:t xml:space="preserve"> uncontrolled default internet egress</w:t>
            </w:r>
            <w:r w:rsidR="00010B3A">
              <w:rPr>
                <w:rFonts w:asciiTheme="minorHAnsi" w:hAnsiTheme="minorHAnsi"/>
              </w:rPr>
              <w:t>,</w:t>
            </w:r>
            <w:r w:rsidRPr="00E17D56">
              <w:rPr>
                <w:rFonts w:asciiTheme="minorHAnsi" w:hAnsiTheme="minorHAnsi"/>
              </w:rPr>
              <w:t xml:space="preserve"> scheduled process bypassing the approved integration platform.</w:t>
            </w:r>
          </w:p>
        </w:tc>
      </w:tr>
    </w:tbl>
    <w:p w14:paraId="50E9D6DA" w14:textId="48DE63EB" w:rsidR="00917263" w:rsidRDefault="00D84173" w:rsidP="00917263">
      <w:r>
        <w:br/>
      </w:r>
      <w:r w:rsidR="00917263">
        <w:t>These controls are based on the detailed messaging-pattern boundaries, which require private Service Bus and storage access, managed identity, least privilege and controlled treatment of external producers or consumers.</w:t>
      </w:r>
    </w:p>
    <w:p w14:paraId="3505CB18" w14:textId="77777777" w:rsidR="00826544" w:rsidRDefault="00826544" w:rsidP="00917263"/>
    <w:p w14:paraId="35E4576B" w14:textId="104049A1" w:rsidR="00917263" w:rsidRPr="00866873" w:rsidRDefault="00917263" w:rsidP="00E17D56">
      <w:pPr>
        <w:rPr>
          <w:b/>
          <w:bCs w:val="0"/>
        </w:rPr>
      </w:pPr>
      <w:r w:rsidRPr="00866873">
        <w:rPr>
          <w:b/>
          <w:bCs w:val="0"/>
        </w:rPr>
        <w:t>Eventing and streaming patterns</w:t>
      </w:r>
      <w:r w:rsidR="00D84173">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515"/>
        <w:gridCol w:w="3568"/>
        <w:gridCol w:w="2500"/>
      </w:tblGrid>
      <w:tr w:rsidR="00917263" w14:paraId="1ECE6E59" w14:textId="77777777" w:rsidTr="005D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3FA6A3B"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08CA226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3568"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D971333"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2500"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37C86B70"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27164B2"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706C0AD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SFINT10 Publish-Subscribe Fan-Out</w:t>
            </w:r>
          </w:p>
        </w:tc>
        <w:tc>
          <w:tcPr>
            <w:tcW w:w="0" w:type="auto"/>
            <w:tcBorders>
              <w:top w:val="single" w:sz="4" w:space="0" w:color="auto"/>
            </w:tcBorders>
            <w:shd w:val="clear" w:color="auto" w:fill="auto"/>
            <w:vAlign w:val="center"/>
          </w:tcPr>
          <w:p w14:paraId="7BE806D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tcBorders>
              <w:top w:val="single" w:sz="4" w:space="0" w:color="auto"/>
            </w:tcBorders>
            <w:shd w:val="clear" w:color="auto" w:fill="auto"/>
            <w:vAlign w:val="center"/>
          </w:tcPr>
          <w:p w14:paraId="0F5C0768"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Service Bus Topics and subscriptions must remain private. Publisher and subscribers must use separate least-privilege identities. Each subscriber must be limited to its own subscription where practicable. Dead-letter queues must be access-controlled and monitored.</w:t>
            </w:r>
          </w:p>
        </w:tc>
        <w:tc>
          <w:tcPr>
            <w:tcW w:w="2500" w:type="dxa"/>
            <w:tcBorders>
              <w:top w:val="single" w:sz="4" w:space="0" w:color="auto"/>
            </w:tcBorders>
            <w:shd w:val="clear" w:color="auto" w:fill="auto"/>
            <w:vAlign w:val="center"/>
          </w:tcPr>
          <w:p w14:paraId="5894E065" w14:textId="28DBA58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Subscriber access to unrelated subscriptions</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high-privilege identities</w:t>
            </w:r>
            <w:r w:rsidR="00010B3A">
              <w:rPr>
                <w:rFonts w:asciiTheme="minorHAnsi" w:hAnsiTheme="minorHAnsi"/>
              </w:rPr>
              <w:t>,</w:t>
            </w:r>
            <w:r w:rsidRPr="00E17D56">
              <w:rPr>
                <w:rFonts w:asciiTheme="minorHAnsi" w:hAnsiTheme="minorHAnsi"/>
              </w:rPr>
              <w:t xml:space="preserve"> public namespace access</w:t>
            </w:r>
            <w:r w:rsidR="00010B3A">
              <w:rPr>
                <w:rFonts w:asciiTheme="minorHAnsi" w:hAnsiTheme="minorHAnsi"/>
              </w:rPr>
              <w:t>,</w:t>
            </w:r>
            <w:r w:rsidRPr="00E17D56">
              <w:rPr>
                <w:rFonts w:asciiTheme="minorHAnsi" w:hAnsiTheme="minorHAnsi"/>
              </w:rPr>
              <w:t>unauthorised subscription creation.</w:t>
            </w:r>
          </w:p>
        </w:tc>
      </w:tr>
      <w:tr w:rsidR="00917263" w14:paraId="003FDB96"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3330F0F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SFINT11 Discrete Event Notification</w:t>
            </w:r>
          </w:p>
        </w:tc>
        <w:tc>
          <w:tcPr>
            <w:tcW w:w="0" w:type="auto"/>
            <w:vAlign w:val="center"/>
          </w:tcPr>
          <w:p w14:paraId="7799B1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vAlign w:val="center"/>
          </w:tcPr>
          <w:p w14:paraId="5E4470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Event Grid and Azure-native handlers must use private connectivity where supported, managed-identity delivery and handler-side validation. Events must contain the minimum data needed and must not become an uncontrolled copy of the source record.</w:t>
            </w:r>
          </w:p>
        </w:tc>
        <w:tc>
          <w:tcPr>
            <w:tcW w:w="2500" w:type="dxa"/>
            <w:vAlign w:val="center"/>
          </w:tcPr>
          <w:p w14:paraId="02974507" w14:textId="3C60CAD0"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Internet-reachable handler treated as an internal Event Grid pattern</w:t>
            </w:r>
            <w:r w:rsidR="00010B3A">
              <w:rPr>
                <w:rFonts w:asciiTheme="minorHAnsi" w:hAnsiTheme="minorHAnsi"/>
              </w:rPr>
              <w:t>,</w:t>
            </w:r>
            <w:r w:rsidRPr="00E17D56">
              <w:rPr>
                <w:rFonts w:asciiTheme="minorHAnsi" w:hAnsiTheme="minorHAnsi"/>
              </w:rPr>
              <w:t xml:space="preserve"> sensitive records included unnecessarily in events</w:t>
            </w:r>
            <w:r w:rsidR="00010B3A">
              <w:rPr>
                <w:rFonts w:asciiTheme="minorHAnsi" w:hAnsiTheme="minorHAnsi"/>
              </w:rPr>
              <w:t>,</w:t>
            </w:r>
            <w:r w:rsidRPr="00E17D56">
              <w:rPr>
                <w:rFonts w:asciiTheme="minorHAnsi" w:hAnsiTheme="minorHAnsi"/>
              </w:rPr>
              <w:t xml:space="preserve"> unauthenticated handlers.</w:t>
            </w:r>
          </w:p>
        </w:tc>
      </w:tr>
      <w:tr w:rsidR="00917263" w14:paraId="1AAC8045"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CD7CC4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SFINT12 Inbound Webhook Ingestion</w:t>
            </w:r>
          </w:p>
        </w:tc>
        <w:tc>
          <w:tcPr>
            <w:tcW w:w="0" w:type="auto"/>
            <w:shd w:val="clear" w:color="auto" w:fill="auto"/>
            <w:vAlign w:val="center"/>
          </w:tcPr>
          <w:p w14:paraId="6DC3C461"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shd w:val="clear" w:color="auto" w:fill="auto"/>
            <w:vAlign w:val="center"/>
          </w:tcPr>
          <w:p w14:paraId="0A51A6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provide the API ingress. Authentication must use mTLS, OAuth, signed-payload validation or another approved mechanism. Rate limiting, replay protection, deduplication and request validation must be implemented. Downstream processing must occur asynchronously within private workload boundaries.</w:t>
            </w:r>
          </w:p>
        </w:tc>
        <w:tc>
          <w:tcPr>
            <w:tcW w:w="2500" w:type="dxa"/>
            <w:shd w:val="clear" w:color="auto" w:fill="auto"/>
            <w:vAlign w:val="center"/>
          </w:tcPr>
          <w:p w14:paraId="797F1098" w14:textId="00536F5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trigger</w:t>
            </w:r>
            <w:r w:rsidR="00010B3A">
              <w:rPr>
                <w:rFonts w:asciiTheme="minorHAnsi" w:hAnsiTheme="minorHAnsi"/>
              </w:rPr>
              <w:t>,</w:t>
            </w:r>
            <w:r w:rsidRPr="00E17D56">
              <w:rPr>
                <w:rFonts w:asciiTheme="minorHAnsi" w:hAnsiTheme="minorHAnsi"/>
              </w:rPr>
              <w:t xml:space="preserve"> direct APIM exposure</w:t>
            </w:r>
            <w:r w:rsidR="00010B3A">
              <w:rPr>
                <w:rFonts w:asciiTheme="minorHAnsi" w:hAnsiTheme="minorHAnsi"/>
              </w:rPr>
              <w:t>,</w:t>
            </w:r>
            <w:r w:rsidRPr="00E17D56">
              <w:rPr>
                <w:rFonts w:asciiTheme="minorHAnsi" w:hAnsiTheme="minorHAnsi"/>
              </w:rPr>
              <w:t xml:space="preserve"> no replay protection</w:t>
            </w:r>
            <w:r w:rsidR="00010B3A">
              <w:rPr>
                <w:rFonts w:asciiTheme="minorHAnsi" w:hAnsiTheme="minorHAnsi"/>
              </w:rPr>
              <w:t>,</w:t>
            </w:r>
            <w:r w:rsidRPr="00E17D56">
              <w:rPr>
                <w:rFonts w:asciiTheme="minorHAnsi" w:hAnsiTheme="minorHAnsi"/>
              </w:rPr>
              <w:t xml:space="preserve"> no caller authentication</w:t>
            </w:r>
            <w:r w:rsidR="00010B3A">
              <w:rPr>
                <w:rFonts w:asciiTheme="minorHAnsi" w:hAnsiTheme="minorHAnsi"/>
              </w:rPr>
              <w:t>,</w:t>
            </w:r>
            <w:r w:rsidRPr="00E17D56">
              <w:rPr>
                <w:rFonts w:asciiTheme="minorHAnsi" w:hAnsiTheme="minorHAnsi"/>
              </w:rPr>
              <w:t xml:space="preserve"> synchronous processing of untrusted requests</w:t>
            </w:r>
            <w:r w:rsidR="00010B3A">
              <w:rPr>
                <w:rFonts w:asciiTheme="minorHAnsi" w:hAnsiTheme="minorHAnsi"/>
              </w:rPr>
              <w:t>,</w:t>
            </w:r>
            <w:r w:rsidRPr="00E17D56">
              <w:rPr>
                <w:rFonts w:asciiTheme="minorHAnsi" w:hAnsiTheme="minorHAnsi"/>
              </w:rPr>
              <w:t xml:space="preserve"> public exposure not recorded and approved.</w:t>
            </w:r>
          </w:p>
        </w:tc>
      </w:tr>
      <w:tr w:rsidR="00917263" w14:paraId="4F9260A3"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6C1A40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SFINT13 Outbound Webhook or Notification</w:t>
            </w:r>
          </w:p>
        </w:tc>
        <w:tc>
          <w:tcPr>
            <w:tcW w:w="0" w:type="auto"/>
            <w:vAlign w:val="center"/>
          </w:tcPr>
          <w:p w14:paraId="2DBE1C3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14C95D5" w14:textId="0C5CAC43" w:rsidR="00917263" w:rsidRPr="00E17D56" w:rsidRDefault="00917263" w:rsidP="007F269A">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Traffic must leave through the approved controlled egress route. TLS must be enforced. Partner endpoints should be allow-listed where applicable. Authentication material must be held in </w:t>
            </w:r>
            <w:r w:rsidR="007F269A" w:rsidRPr="007F269A">
              <w:rPr>
                <w:rFonts w:asciiTheme="minorHAnsi" w:hAnsiTheme="minorHAnsi"/>
              </w:rPr>
              <w:t>Approved secret, key, and certificate management services</w:t>
            </w:r>
            <w:r w:rsidRPr="00E17D56">
              <w:rPr>
                <w:rFonts w:asciiTheme="minorHAnsi" w:hAnsiTheme="minorHAnsi"/>
              </w:rPr>
              <w:t>. Payload signing, retry, circuit breaking and delivery auditing must be used where supported and required.</w:t>
            </w:r>
          </w:p>
        </w:tc>
        <w:tc>
          <w:tcPr>
            <w:tcW w:w="2500" w:type="dxa"/>
            <w:vAlign w:val="center"/>
          </w:tcPr>
          <w:p w14:paraId="221D0D42" w14:textId="63E23A2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Default internet routing</w:t>
            </w:r>
            <w:r w:rsidR="00010B3A">
              <w:rPr>
                <w:rFonts w:asciiTheme="minorHAnsi" w:hAnsiTheme="minorHAnsi"/>
              </w:rPr>
              <w:t>,</w:t>
            </w:r>
            <w:r w:rsidRPr="00E17D56">
              <w:rPr>
                <w:rFonts w:asciiTheme="minorHAnsi" w:hAnsiTheme="minorHAnsi"/>
              </w:rPr>
              <w:t xml:space="preserve"> secrets in configuration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unsigned sensitive payload where signing is required</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uncontrolled subscriber registration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unrestricted destination endpoints.</w:t>
            </w:r>
          </w:p>
        </w:tc>
      </w:tr>
      <w:tr w:rsidR="00917263" w14:paraId="34061430"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9227E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internal</w:t>
            </w:r>
          </w:p>
        </w:tc>
        <w:tc>
          <w:tcPr>
            <w:tcW w:w="0" w:type="auto"/>
            <w:shd w:val="clear" w:color="auto" w:fill="auto"/>
            <w:vAlign w:val="center"/>
          </w:tcPr>
          <w:p w14:paraId="2B10B45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shd w:val="clear" w:color="auto" w:fill="auto"/>
            <w:vAlign w:val="center"/>
          </w:tcPr>
          <w:p w14:paraId="3AE319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Event Hubs, processors and capture storage must use approved private connectivity, managed identities, RBAC and TLS. Producer and consumer-group permissions must be separated. Capture storage must have public access disabled.</w:t>
            </w:r>
          </w:p>
        </w:tc>
        <w:tc>
          <w:tcPr>
            <w:tcW w:w="2500" w:type="dxa"/>
            <w:shd w:val="clear" w:color="auto" w:fill="auto"/>
            <w:vAlign w:val="center"/>
          </w:tcPr>
          <w:p w14:paraId="355C611B" w14:textId="31AE36E9"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Event Hubs access</w:t>
            </w:r>
            <w:r w:rsidR="00010B3A">
              <w:rPr>
                <w:rFonts w:asciiTheme="minorHAnsi" w:hAnsiTheme="minorHAnsi"/>
              </w:rPr>
              <w:t>,</w:t>
            </w:r>
            <w:r w:rsidRPr="00E17D56">
              <w:rPr>
                <w:rFonts w:asciiTheme="minorHAnsi" w:hAnsiTheme="minorHAnsi"/>
              </w:rPr>
              <w:t xml:space="preserve"> shared access keys for workload code where managed identity is supported</w:t>
            </w:r>
            <w:r w:rsidR="00010B3A">
              <w:rPr>
                <w:rFonts w:asciiTheme="minorHAnsi" w:hAnsiTheme="minorHAnsi"/>
              </w:rPr>
              <w:t>,</w:t>
            </w:r>
            <w:r w:rsidRPr="00E17D56">
              <w:rPr>
                <w:rFonts w:asciiTheme="minorHAnsi" w:hAnsiTheme="minorHAnsi"/>
              </w:rPr>
              <w:t xml:space="preserve"> public capture storage</w:t>
            </w:r>
            <w:r w:rsidR="00010B3A">
              <w:rPr>
                <w:rFonts w:asciiTheme="minorHAnsi" w:hAnsiTheme="minorHAnsi"/>
              </w:rPr>
              <w:t>,</w:t>
            </w:r>
            <w:r w:rsidRPr="00E17D56">
              <w:rPr>
                <w:rFonts w:asciiTheme="minorHAnsi" w:hAnsiTheme="minorHAnsi"/>
              </w:rPr>
              <w:t xml:space="preserve"> unrestricted consumer-group access.</w:t>
            </w:r>
          </w:p>
        </w:tc>
      </w:tr>
      <w:tr w:rsidR="00917263" w14:paraId="26377FE5"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84144E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external feed</w:t>
            </w:r>
          </w:p>
        </w:tc>
        <w:tc>
          <w:tcPr>
            <w:tcW w:w="0" w:type="auto"/>
            <w:vAlign w:val="center"/>
          </w:tcPr>
          <w:p w14:paraId="2AFE7A50"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FA721B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external feed must enter through an approved boundary mechanism. Authentication, source validation, throughput controls and monitoring must be defined. Internal Event Hubs and processors must remain private.</w:t>
            </w:r>
          </w:p>
        </w:tc>
        <w:tc>
          <w:tcPr>
            <w:tcW w:w="2500" w:type="dxa"/>
            <w:vAlign w:val="center"/>
          </w:tcPr>
          <w:p w14:paraId="49C50401" w14:textId="50C4227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producer connecting through an uncontrolled public namespace</w:t>
            </w:r>
            <w:r w:rsidR="00010B3A">
              <w:rPr>
                <w:rFonts w:asciiTheme="minorHAnsi" w:hAnsiTheme="minorHAnsi"/>
              </w:rPr>
              <w:t>,</w:t>
            </w:r>
            <w:r w:rsidRPr="00E17D56">
              <w:rPr>
                <w:rFonts w:asciiTheme="minorHAnsi" w:hAnsiTheme="minorHAnsi"/>
              </w:rPr>
              <w:t xml:space="preserve"> unauthenticated feed</w:t>
            </w:r>
            <w:r w:rsidR="00010B3A">
              <w:rPr>
                <w:rFonts w:asciiTheme="minorHAnsi" w:hAnsiTheme="minorHAnsi"/>
              </w:rPr>
              <w:t>,</w:t>
            </w:r>
            <w:r w:rsidRPr="00E17D56">
              <w:rPr>
                <w:rFonts w:asciiTheme="minorHAnsi" w:hAnsiTheme="minorHAnsi"/>
              </w:rPr>
              <w:t xml:space="preserve"> missing source validation or capacity protection.</w:t>
            </w:r>
          </w:p>
        </w:tc>
      </w:tr>
    </w:tbl>
    <w:p w14:paraId="55ED4D60" w14:textId="77777777" w:rsidR="00D84173" w:rsidRDefault="00D84173" w:rsidP="00917263"/>
    <w:p w14:paraId="3A322C63" w14:textId="77777777" w:rsidR="00917263" w:rsidRDefault="00917263" w:rsidP="00917263">
      <w:r>
        <w:t>The inbound and outbound webhook patterns explicitly cross the internet boundary, while internal event patterns inherit private connectivity and managed-identity controls.</w:t>
      </w:r>
    </w:p>
    <w:p w14:paraId="259484C4" w14:textId="77777777" w:rsidR="00C36A03" w:rsidRDefault="00C36A03" w:rsidP="00E17D56"/>
    <w:p w14:paraId="31DDB4A6" w14:textId="1ECC9206" w:rsidR="00917263" w:rsidRPr="00866873" w:rsidRDefault="00917263" w:rsidP="00E17D56">
      <w:pPr>
        <w:rPr>
          <w:b/>
          <w:bCs w:val="0"/>
        </w:rPr>
      </w:pPr>
      <w:r w:rsidRPr="00866873">
        <w:rPr>
          <w:b/>
          <w:bCs w:val="0"/>
        </w:rPr>
        <w:t>Orchestration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785"/>
        <w:gridCol w:w="3423"/>
        <w:gridCol w:w="2227"/>
      </w:tblGrid>
      <w:tr w:rsidR="00917263" w14:paraId="44E621AD"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1680040"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Pattern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DDE56B7"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Normal security classification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B17E8D"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security conformance</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50B96B"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Exception triggers</w:t>
            </w:r>
          </w:p>
        </w:tc>
      </w:tr>
      <w:tr w:rsidR="00917263" w14:paraId="109E530F"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4BA6C19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SFINT15 Stateful Process Orchestration</w:t>
            </w:r>
          </w:p>
        </w:tc>
        <w:tc>
          <w:tcPr>
            <w:tcW w:w="0" w:type="auto"/>
            <w:tcBorders>
              <w:top w:val="single" w:sz="4" w:space="0" w:color="auto"/>
            </w:tcBorders>
            <w:shd w:val="clear" w:color="auto" w:fill="auto"/>
            <w:vAlign w:val="center"/>
          </w:tcPr>
          <w:p w14:paraId="575D8C3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3AD98D20" w14:textId="20F02945" w:rsidR="00917263" w:rsidRPr="00E17D56" w:rsidRDefault="00917263" w:rsidP="005118F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The orchestrator must run inside the private workload boundary. Connections to APIM, Functions, Service Bus and other services must use managed identities and approved private connectivity. Secrets must be referenced from </w:t>
            </w:r>
            <w:r w:rsidR="005118F7" w:rsidRPr="005118F7">
              <w:rPr>
                <w:rFonts w:asciiTheme="minorHAnsi" w:hAnsiTheme="minorHAnsi"/>
              </w:rPr>
              <w:t>Approved secret, key, and certificate management services</w:t>
            </w:r>
            <w:r w:rsidRPr="00E17D56">
              <w:rPr>
                <w:rFonts w:asciiTheme="minorHAnsi" w:hAnsiTheme="minorHAnsi"/>
              </w:rPr>
              <w:t>. External initiation must enter through an approved ingress pattern.</w:t>
            </w:r>
          </w:p>
        </w:tc>
        <w:tc>
          <w:tcPr>
            <w:tcW w:w="0" w:type="auto"/>
            <w:tcBorders>
              <w:top w:val="single" w:sz="4" w:space="0" w:color="auto"/>
            </w:tcBorders>
            <w:shd w:val="clear" w:color="auto" w:fill="auto"/>
            <w:vAlign w:val="center"/>
          </w:tcPr>
          <w:p w14:paraId="4707C85C" w14:textId="4C9F2BB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external invocation of the workflow</w:t>
            </w:r>
            <w:r w:rsidR="00010B3A">
              <w:rPr>
                <w:rFonts w:asciiTheme="minorHAnsi" w:hAnsiTheme="minorHAnsi"/>
              </w:rPr>
              <w:t>,</w:t>
            </w:r>
            <w:r w:rsidRPr="00E17D56">
              <w:rPr>
                <w:rFonts w:asciiTheme="minorHAnsi" w:hAnsiTheme="minorHAnsi"/>
              </w:rPr>
              <w:t xml:space="preserve"> embedded connection secrets</w:t>
            </w:r>
            <w:r w:rsidR="00010B3A">
              <w:rPr>
                <w:rFonts w:asciiTheme="minorHAnsi" w:hAnsiTheme="minorHAnsi"/>
              </w:rPr>
              <w:t>,</w:t>
            </w:r>
            <w:r w:rsidRPr="00E17D56">
              <w:rPr>
                <w:rFonts w:asciiTheme="minorHAnsi" w:hAnsiTheme="minorHAnsi"/>
              </w:rPr>
              <w:t xml:space="preserve"> excessive permissions across participating systems</w:t>
            </w:r>
            <w:r w:rsidR="00010B3A">
              <w:rPr>
                <w:rFonts w:asciiTheme="minorHAnsi" w:hAnsiTheme="minorHAnsi"/>
              </w:rPr>
              <w:t>,</w:t>
            </w:r>
            <w:r w:rsidRPr="00E17D56">
              <w:rPr>
                <w:rFonts w:asciiTheme="minorHAnsi" w:hAnsiTheme="minorHAnsi"/>
              </w:rPr>
              <w:t xml:space="preserve"> public orchestration endpoints.</w:t>
            </w:r>
          </w:p>
        </w:tc>
      </w:tr>
      <w:tr w:rsidR="00917263" w14:paraId="13421B4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4E50D9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SFINT16 Process with Compensation</w:t>
            </w:r>
          </w:p>
        </w:tc>
        <w:tc>
          <w:tcPr>
            <w:tcW w:w="0" w:type="auto"/>
            <w:vAlign w:val="center"/>
          </w:tcPr>
          <w:p w14:paraId="0246201D"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574AA0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compensation components must use the controls for SFINT15. Access to compensation operations must be restricted because they can reverse or modify completed business actions. Execution and compensation history must be auditable.</w:t>
            </w:r>
          </w:p>
        </w:tc>
        <w:tc>
          <w:tcPr>
            <w:tcW w:w="0" w:type="auto"/>
            <w:vAlign w:val="center"/>
          </w:tcPr>
          <w:p w14:paraId="650F33C6" w14:textId="002891A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Unauthorised manual invocation of compensation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compensation credentials stored in code</w:t>
            </w:r>
            <w:r w:rsidR="00010B3A">
              <w:rPr>
                <w:rFonts w:asciiTheme="minorHAnsi" w:hAnsiTheme="minorHAnsi"/>
              </w:rPr>
              <w:t>,</w:t>
            </w:r>
            <w:r w:rsidRPr="00E17D56">
              <w:rPr>
                <w:rFonts w:asciiTheme="minorHAnsi" w:hAnsiTheme="minorHAnsi"/>
              </w:rPr>
              <w:t xml:space="preserve"> missing audit trail</w:t>
            </w:r>
            <w:r w:rsidR="00010B3A">
              <w:rPr>
                <w:rFonts w:asciiTheme="minorHAnsi" w:hAnsiTheme="minorHAnsi"/>
              </w:rPr>
              <w:t>,</w:t>
            </w:r>
            <w:r w:rsidRPr="00E17D56">
              <w:rPr>
                <w:rFonts w:asciiTheme="minorHAnsi" w:hAnsiTheme="minorHAnsi"/>
              </w:rPr>
              <w:t xml:space="preserve"> broad write access across systems.</w:t>
            </w:r>
          </w:p>
        </w:tc>
      </w:tr>
      <w:tr w:rsidR="00917263" w14:paraId="434727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A1E5A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SFINT17 Human-in-the-Loop Approval</w:t>
            </w:r>
          </w:p>
        </w:tc>
        <w:tc>
          <w:tcPr>
            <w:tcW w:w="0" w:type="auto"/>
            <w:shd w:val="clear" w:color="auto" w:fill="auto"/>
            <w:vAlign w:val="center"/>
          </w:tcPr>
          <w:p w14:paraId="2975435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A52AC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Approval interactions must use approved, identity-authenticated channels. The approver identity, decision and time of decision must be auditable. Approval links must not provide unauthenticated or transferable authority.</w:t>
            </w:r>
          </w:p>
        </w:tc>
        <w:tc>
          <w:tcPr>
            <w:tcW w:w="0" w:type="auto"/>
            <w:shd w:val="clear" w:color="auto" w:fill="auto"/>
            <w:vAlign w:val="center"/>
          </w:tcPr>
          <w:p w14:paraId="6567341D" w14:textId="1C65D91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Anonymous approval</w:t>
            </w:r>
            <w:r w:rsidR="00010B3A">
              <w:rPr>
                <w:rFonts w:asciiTheme="minorHAnsi" w:hAnsiTheme="minorHAnsi"/>
              </w:rPr>
              <w:t>,</w:t>
            </w:r>
            <w:r w:rsidRPr="00E17D56">
              <w:rPr>
                <w:rFonts w:asciiTheme="minorHAnsi" w:hAnsiTheme="minorHAnsi"/>
              </w:rPr>
              <w:t xml:space="preserve"> approval through an untracked external email process</w:t>
            </w:r>
            <w:r w:rsidR="00010B3A">
              <w:rPr>
                <w:rFonts w:asciiTheme="minorHAnsi" w:hAnsiTheme="minorHAnsi"/>
              </w:rPr>
              <w:t>,</w:t>
            </w:r>
            <w:r w:rsidRPr="00E17D56">
              <w:rPr>
                <w:rFonts w:asciiTheme="minorHAnsi" w:hAnsiTheme="minorHAnsi"/>
              </w:rPr>
              <w:t xml:space="preserve"> shared approver identity</w:t>
            </w:r>
            <w:r w:rsidR="00010B3A">
              <w:rPr>
                <w:rFonts w:asciiTheme="minorHAnsi" w:hAnsiTheme="minorHAnsi"/>
              </w:rPr>
              <w:t>,</w:t>
            </w:r>
            <w:r w:rsidRPr="00E17D56">
              <w:rPr>
                <w:rFonts w:asciiTheme="minorHAnsi" w:hAnsiTheme="minorHAnsi"/>
              </w:rPr>
              <w:t xml:space="preserve"> decision data exposed publicly.</w:t>
            </w:r>
          </w:p>
        </w:tc>
      </w:tr>
      <w:tr w:rsidR="00917263" w14:paraId="11BAF9D5"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BB8F57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SFINT18 Scatter-Gather</w:t>
            </w:r>
          </w:p>
        </w:tc>
        <w:tc>
          <w:tcPr>
            <w:tcW w:w="0" w:type="auto"/>
            <w:vAlign w:val="center"/>
          </w:tcPr>
          <w:p w14:paraId="21AD0FA6"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where external services participate</w:t>
            </w:r>
          </w:p>
        </w:tc>
        <w:tc>
          <w:tcPr>
            <w:tcW w:w="0" w:type="auto"/>
            <w:vAlign w:val="center"/>
          </w:tcPr>
          <w:p w14:paraId="073E291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internal workers must remain private and use managed identity and least-privilege access. External calls must follow the applicable approved egress pattern. Responses must be validated before aggregation.</w:t>
            </w:r>
          </w:p>
        </w:tc>
        <w:tc>
          <w:tcPr>
            <w:tcW w:w="0" w:type="auto"/>
            <w:vAlign w:val="center"/>
          </w:tcPr>
          <w:p w14:paraId="76BB7D18" w14:textId="5D83971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worker endpoints</w:t>
            </w:r>
            <w:r w:rsidR="003F3287">
              <w:rPr>
                <w:rFonts w:asciiTheme="minorHAnsi" w:hAnsiTheme="minorHAnsi"/>
              </w:rPr>
              <w:t>,</w:t>
            </w:r>
            <w:r w:rsidRPr="00E17D56">
              <w:rPr>
                <w:rFonts w:asciiTheme="minorHAnsi" w:hAnsiTheme="minorHAnsi"/>
              </w:rPr>
              <w:t xml:space="preserve"> single broad identity across all workers</w:t>
            </w:r>
            <w:r w:rsidR="00010B3A">
              <w:rPr>
                <w:rFonts w:asciiTheme="minorHAnsi" w:hAnsiTheme="minorHAnsi"/>
              </w:rPr>
              <w:t>,</w:t>
            </w:r>
            <w:r w:rsidRPr="00E17D56">
              <w:rPr>
                <w:rFonts w:asciiTheme="minorHAnsi" w:hAnsiTheme="minorHAnsi"/>
              </w:rPr>
              <w:t xml:space="preserve"> unvalidated external responses</w:t>
            </w:r>
            <w:r w:rsidR="00010B3A">
              <w:rPr>
                <w:rFonts w:asciiTheme="minorHAnsi" w:hAnsiTheme="minorHAnsi"/>
              </w:rPr>
              <w:t>,</w:t>
            </w:r>
            <w:r w:rsidRPr="00E17D56">
              <w:rPr>
                <w:rFonts w:asciiTheme="minorHAnsi" w:hAnsiTheme="minorHAnsi"/>
              </w:rPr>
              <w:t xml:space="preserve"> external services called through default internet routing.</w:t>
            </w:r>
          </w:p>
        </w:tc>
      </w:tr>
    </w:tbl>
    <w:p w14:paraId="4D0F1A73" w14:textId="40B5DAA2" w:rsidR="00917263" w:rsidRDefault="00D84173" w:rsidP="00917263">
      <w:r>
        <w:br/>
      </w:r>
      <w:r w:rsidR="00917263">
        <w:t>The orchestration patterns require private deployment, managed identities, Key Vault</w:t>
      </w:r>
      <w:r w:rsidR="005118F7">
        <w:t>/Cyber Ark</w:t>
      </w:r>
      <w:r w:rsidR="00917263">
        <w:t xml:space="preserve"> references, TLS and approved boundary patterns for external calls.</w:t>
      </w:r>
    </w:p>
    <w:p w14:paraId="70A09D92" w14:textId="77777777" w:rsidR="00C36A03" w:rsidRDefault="00C36A03" w:rsidP="00917263"/>
    <w:p w14:paraId="57767ED9" w14:textId="13891A58" w:rsidR="00917263" w:rsidRPr="00866873" w:rsidRDefault="00917263" w:rsidP="00E17D56">
      <w:pPr>
        <w:rPr>
          <w:b/>
          <w:bCs w:val="0"/>
        </w:rPr>
      </w:pPr>
      <w:r w:rsidRPr="00866873">
        <w:rPr>
          <w:b/>
          <w:bCs w:val="0"/>
        </w:rPr>
        <w:t>File, transformation and routing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563"/>
        <w:gridCol w:w="3451"/>
        <w:gridCol w:w="2514"/>
      </w:tblGrid>
      <w:tr w:rsidR="00917263" w14:paraId="1656F63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7ED393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62B848B8"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2CAA9F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43E72A85"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4C5436E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130D49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internal</w:t>
            </w:r>
          </w:p>
        </w:tc>
        <w:tc>
          <w:tcPr>
            <w:tcW w:w="0" w:type="auto"/>
            <w:tcBorders>
              <w:top w:val="single" w:sz="4" w:space="0" w:color="auto"/>
            </w:tcBorders>
            <w:shd w:val="clear" w:color="auto" w:fill="auto"/>
            <w:vAlign w:val="center"/>
          </w:tcPr>
          <w:p w14:paraId="6959075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177C5873"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Landing storage must have public access disabled and use private connectivity, managed identity, RBAC and TLS. File validation, isolation of invalid files, retention and replay controls must be implemented.</w:t>
            </w:r>
          </w:p>
        </w:tc>
        <w:tc>
          <w:tcPr>
            <w:tcW w:w="0" w:type="auto"/>
            <w:tcBorders>
              <w:top w:val="single" w:sz="4" w:space="0" w:color="auto"/>
            </w:tcBorders>
            <w:shd w:val="clear" w:color="auto" w:fill="auto"/>
            <w:vAlign w:val="center"/>
          </w:tcPr>
          <w:p w14:paraId="1859E934" w14:textId="2B40640F"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storage</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 xml:space="preserve"> unvalidated processing</w:t>
            </w:r>
            <w:r w:rsidR="00010B3A">
              <w:rPr>
                <w:rFonts w:asciiTheme="minorHAnsi" w:hAnsiTheme="minorHAnsi"/>
              </w:rPr>
              <w:t>,</w:t>
            </w:r>
            <w:r w:rsidRPr="00E17D56">
              <w:rPr>
                <w:rFonts w:asciiTheme="minorHAnsi" w:hAnsiTheme="minorHAnsi"/>
              </w:rPr>
              <w:t xml:space="preserve"> unrestricted landing-zone access.</w:t>
            </w:r>
          </w:p>
        </w:tc>
      </w:tr>
      <w:tr w:rsidR="00917263" w14:paraId="095FF19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55CBDD1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partner SFTP</w:t>
            </w:r>
          </w:p>
        </w:tc>
        <w:tc>
          <w:tcPr>
            <w:tcW w:w="0" w:type="auto"/>
            <w:vAlign w:val="center"/>
          </w:tcPr>
          <w:p w14:paraId="08ECAD2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7ABB21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SFTP must use SSH with key or certificate authentication. Anonymous access must be disabled. Source restrictions, encryption, malware scanning where required, file validation and reconciliation must be implemented. Internet-facing SFTP must follow the approved exception process.</w:t>
            </w:r>
          </w:p>
        </w:tc>
        <w:tc>
          <w:tcPr>
            <w:tcW w:w="0" w:type="auto"/>
            <w:vAlign w:val="center"/>
          </w:tcPr>
          <w:p w14:paraId="77FB93BF" w14:textId="7F6FF42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Password-only or anonymous SFTP</w:t>
            </w:r>
            <w:r w:rsidR="00010B3A">
              <w:rPr>
                <w:rFonts w:asciiTheme="minorHAnsi" w:hAnsiTheme="minorHAnsi"/>
              </w:rPr>
              <w:t>,</w:t>
            </w:r>
            <w:r w:rsidRPr="00E17D56">
              <w:rPr>
                <w:rFonts w:asciiTheme="minorHAnsi" w:hAnsiTheme="minorHAnsi"/>
              </w:rPr>
              <w:t xml:space="preserve"> public storage behind the SFTP endpoint</w:t>
            </w:r>
            <w:r w:rsidR="00010B3A">
              <w:rPr>
                <w:rFonts w:asciiTheme="minorHAnsi" w:hAnsiTheme="minorHAnsi"/>
              </w:rPr>
              <w:t>,</w:t>
            </w:r>
            <w:r w:rsidRPr="00E17D56">
              <w:rPr>
                <w:rFonts w:asciiTheme="minorHAnsi" w:hAnsiTheme="minorHAnsi"/>
              </w:rPr>
              <w:t xml:space="preserve"> no file validation</w:t>
            </w:r>
            <w:r w:rsidR="00010B3A">
              <w:rPr>
                <w:rFonts w:asciiTheme="minorHAnsi" w:hAnsiTheme="minorHAnsi"/>
              </w:rPr>
              <w:t>,</w:t>
            </w:r>
            <w:r w:rsidRPr="00E17D56">
              <w:rPr>
                <w:rFonts w:asciiTheme="minorHAnsi" w:hAnsiTheme="minorHAnsi"/>
              </w:rPr>
              <w:t xml:space="preserve"> unregistered internet exposure.</w:t>
            </w:r>
          </w:p>
        </w:tc>
      </w:tr>
      <w:tr w:rsidR="00917263" w14:paraId="38829C5D"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0C4C4D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internal</w:t>
            </w:r>
          </w:p>
        </w:tc>
        <w:tc>
          <w:tcPr>
            <w:tcW w:w="0" w:type="auto"/>
            <w:shd w:val="clear" w:color="auto" w:fill="auto"/>
            <w:vAlign w:val="center"/>
          </w:tcPr>
          <w:p w14:paraId="57BF42E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7705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Files must be generated and staged in private storage. Managed identity and RBAC must be used. Access must be limited to the intended consumer, and retention and delivery confirmation must be defined.</w:t>
            </w:r>
          </w:p>
        </w:tc>
        <w:tc>
          <w:tcPr>
            <w:tcW w:w="0" w:type="auto"/>
            <w:shd w:val="clear" w:color="auto" w:fill="auto"/>
            <w:vAlign w:val="center"/>
          </w:tcPr>
          <w:p w14:paraId="742131DB" w14:textId="3D5F14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collection path; shared account key</w:t>
            </w:r>
            <w:r w:rsidR="00010B3A">
              <w:rPr>
                <w:rFonts w:asciiTheme="minorHAnsi" w:hAnsiTheme="minorHAnsi"/>
              </w:rPr>
              <w:t>,</w:t>
            </w:r>
            <w:r w:rsidRPr="00E17D56">
              <w:rPr>
                <w:rFonts w:asciiTheme="minorHAnsi" w:hAnsiTheme="minorHAnsi"/>
              </w:rPr>
              <w:t xml:space="preserve"> unrestricted access to generated files.</w:t>
            </w:r>
          </w:p>
        </w:tc>
      </w:tr>
      <w:tr w:rsidR="00917263" w14:paraId="00429DE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B574B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external</w:t>
            </w:r>
          </w:p>
        </w:tc>
        <w:tc>
          <w:tcPr>
            <w:tcW w:w="0" w:type="auto"/>
            <w:vAlign w:val="center"/>
          </w:tcPr>
          <w:p w14:paraId="1D4BCE5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003810D1" w14:textId="49B6CE8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SFTP delivery must use SSH key or certificate authentication, destination allow-listing, controlled egress and Key Vault</w:t>
            </w:r>
            <w:r w:rsidR="009E7709">
              <w:rPr>
                <w:rFonts w:asciiTheme="minorHAnsi" w:hAnsiTheme="minorHAnsi"/>
              </w:rPr>
              <w:t>/Cyber Ark</w:t>
            </w:r>
            <w:r w:rsidRPr="00E17D56">
              <w:rPr>
                <w:rFonts w:asciiTheme="minorHAnsi" w:hAnsiTheme="minorHAnsi"/>
              </w:rPr>
              <w:t>-held credentials. Sensitive files must be signed or encrypted where required. Delivery confirmation and reconciliation must be retained.</w:t>
            </w:r>
          </w:p>
        </w:tc>
        <w:tc>
          <w:tcPr>
            <w:tcW w:w="0" w:type="auto"/>
            <w:vAlign w:val="center"/>
          </w:tcPr>
          <w:p w14:paraId="01E9C54C" w14:textId="78D92B0C"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Credentials in configuration</w:t>
            </w:r>
            <w:r w:rsidR="00900E15">
              <w:rPr>
                <w:rFonts w:asciiTheme="minorHAnsi" w:hAnsiTheme="minorHAnsi"/>
              </w:rPr>
              <w:t>,</w:t>
            </w:r>
            <w:r w:rsidRPr="00E17D56">
              <w:rPr>
                <w:rFonts w:asciiTheme="minorHAnsi" w:hAnsiTheme="minorHAnsi"/>
              </w:rPr>
              <w:t xml:space="preserve"> default internet routing</w:t>
            </w:r>
            <w:r w:rsidR="00900E15">
              <w:rPr>
                <w:rFonts w:asciiTheme="minorHAnsi" w:hAnsiTheme="minorHAnsi"/>
              </w:rPr>
              <w:t>,</w:t>
            </w:r>
            <w:r w:rsidRPr="00E17D56">
              <w:rPr>
                <w:rFonts w:asciiTheme="minorHAnsi" w:hAnsiTheme="minorHAnsi"/>
              </w:rPr>
              <w:t xml:space="preserve"> unencrypted sensitive file</w:t>
            </w:r>
            <w:r w:rsidR="00900E15">
              <w:rPr>
                <w:rFonts w:asciiTheme="minorHAnsi" w:hAnsiTheme="minorHAnsi"/>
              </w:rPr>
              <w:t>,</w:t>
            </w:r>
            <w:r w:rsidRPr="00E17D56">
              <w:rPr>
                <w:rFonts w:asciiTheme="minorHAnsi" w:hAnsiTheme="minorHAnsi"/>
              </w:rPr>
              <w:t xml:space="preserve"> delivery to an unapproved destination</w:t>
            </w:r>
            <w:r w:rsidR="00900E15">
              <w:rPr>
                <w:rFonts w:asciiTheme="minorHAnsi" w:hAnsiTheme="minorHAnsi"/>
              </w:rPr>
              <w:t>,</w:t>
            </w:r>
            <w:r w:rsidRPr="00E17D56">
              <w:rPr>
                <w:rFonts w:asciiTheme="minorHAnsi" w:hAnsiTheme="minorHAnsi"/>
              </w:rPr>
              <w:t xml:space="preserve"> no delivery reconciliation.</w:t>
            </w:r>
          </w:p>
        </w:tc>
      </w:tr>
      <w:tr w:rsidR="00917263" w14:paraId="57336455"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B045A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SFINT21 Canonical Data Model and Message Translator</w:t>
            </w:r>
          </w:p>
        </w:tc>
        <w:tc>
          <w:tcPr>
            <w:tcW w:w="0" w:type="auto"/>
            <w:shd w:val="clear" w:color="auto" w:fill="auto"/>
            <w:vAlign w:val="center"/>
          </w:tcPr>
          <w:p w14:paraId="036BF73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F7914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Translation components must remain private and use managed identity and TLS. Incoming payloads must arrive through the applicable boundary pattern. Schema validation and data minimisation must occur before internal distribution.</w:t>
            </w:r>
          </w:p>
        </w:tc>
        <w:tc>
          <w:tcPr>
            <w:tcW w:w="0" w:type="auto"/>
            <w:shd w:val="clear" w:color="auto" w:fill="auto"/>
            <w:vAlign w:val="center"/>
          </w:tcPr>
          <w:p w14:paraId="378DD50F" w14:textId="0846C206"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Internet-exposed translator</w:t>
            </w:r>
            <w:r w:rsidR="00900E15">
              <w:rPr>
                <w:rFonts w:asciiTheme="minorHAnsi" w:hAnsiTheme="minorHAnsi"/>
              </w:rPr>
              <w:t>,</w:t>
            </w:r>
            <w:r w:rsidRPr="00E17D56">
              <w:rPr>
                <w:rFonts w:asciiTheme="minorHAnsi" w:hAnsiTheme="minorHAnsi"/>
              </w:rPr>
              <w:t xml:space="preserve"> unaudited mappings of sensitive data</w:t>
            </w:r>
            <w:r w:rsidR="00900E15">
              <w:rPr>
                <w:rFonts w:asciiTheme="minorHAnsi" w:hAnsiTheme="minorHAnsi"/>
              </w:rPr>
              <w:t>,</w:t>
            </w:r>
            <w:r w:rsidRPr="00E17D56">
              <w:rPr>
                <w:rFonts w:asciiTheme="minorHAnsi" w:hAnsiTheme="minorHAnsi"/>
              </w:rPr>
              <w:t xml:space="preserve"> credentials embedded in transformation code; bypassing the relevant ingress pattern.</w:t>
            </w:r>
          </w:p>
        </w:tc>
      </w:tr>
      <w:tr w:rsidR="00917263" w14:paraId="7113EF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99D007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SFINT22 Content-Based Routing</w:t>
            </w:r>
          </w:p>
        </w:tc>
        <w:tc>
          <w:tcPr>
            <w:tcW w:w="0" w:type="auto"/>
            <w:vAlign w:val="center"/>
          </w:tcPr>
          <w:p w14:paraId="4727010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3E5EA3A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Routing components and rules must remain private, source-controlled and access-restricted. Unmatched messages must be sent to an approved default or dead-letter path. Routing decisions must not expose data to unauthorised destinations.</w:t>
            </w:r>
          </w:p>
        </w:tc>
        <w:tc>
          <w:tcPr>
            <w:tcW w:w="0" w:type="auto"/>
            <w:vAlign w:val="center"/>
          </w:tcPr>
          <w:p w14:paraId="4FB86BFF" w14:textId="2904204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Dynamically supplied unrestricted destinations</w:t>
            </w:r>
            <w:r w:rsidR="00900E15">
              <w:rPr>
                <w:rFonts w:asciiTheme="minorHAnsi" w:hAnsiTheme="minorHAnsi"/>
              </w:rPr>
              <w:t>,</w:t>
            </w:r>
            <w:r w:rsidRPr="00E17D56">
              <w:rPr>
                <w:rFonts w:asciiTheme="minorHAnsi" w:hAnsiTheme="minorHAnsi"/>
              </w:rPr>
              <w:t xml:space="preserve"> missing default route</w:t>
            </w:r>
            <w:r w:rsidR="00900E15">
              <w:rPr>
                <w:rFonts w:asciiTheme="minorHAnsi" w:hAnsiTheme="minorHAnsi"/>
              </w:rPr>
              <w:t>,</w:t>
            </w:r>
            <w:r w:rsidRPr="00E17D56">
              <w:rPr>
                <w:rFonts w:asciiTheme="minorHAnsi" w:hAnsiTheme="minorHAnsi"/>
              </w:rPr>
              <w:t xml:space="preserve"> unauthorised modification of routing rules</w:t>
            </w:r>
            <w:r w:rsidR="00900E15">
              <w:rPr>
                <w:rFonts w:asciiTheme="minorHAnsi" w:hAnsiTheme="minorHAnsi"/>
              </w:rPr>
              <w:t>,</w:t>
            </w:r>
            <w:r w:rsidRPr="00E17D56">
              <w:rPr>
                <w:rFonts w:asciiTheme="minorHAnsi" w:hAnsiTheme="minorHAnsi"/>
              </w:rPr>
              <w:t xml:space="preserve"> routing based on unvalidated data.</w:t>
            </w:r>
          </w:p>
        </w:tc>
      </w:tr>
    </w:tbl>
    <w:p w14:paraId="79F52101" w14:textId="0B4CE56C" w:rsidR="00917263" w:rsidRDefault="00D84173" w:rsidP="00866873">
      <w:r>
        <w:br/>
      </w:r>
      <w:r w:rsidR="00917263">
        <w:t>The file patterns identify storage, SFTP and external-delivery boundaries, while the transformation patterns require private execution and controlled inbound boundary handling.</w:t>
      </w:r>
      <w:r w:rsidR="00025F8E">
        <w:br/>
      </w:r>
    </w:p>
    <w:p w14:paraId="4C001A33" w14:textId="342D51C2"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Data-platform exchange pattern conformance</w:t>
      </w:r>
    </w:p>
    <w:p w14:paraId="3AF9F3AA" w14:textId="628973C9" w:rsidR="00917263" w:rsidRDefault="00917263" w:rsidP="00917263">
      <w:r>
        <w:t>The data platform remains a controlled analytical boundary rather than a general operational integration endpoint. The approved interaction is limited to governed ingestion into the platform and governed consumption of curated data products.</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712"/>
        <w:gridCol w:w="3162"/>
        <w:gridCol w:w="2705"/>
      </w:tblGrid>
      <w:tr w:rsidR="00917263" w14:paraId="32BC03E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22059222"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4AC3DFD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5770265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tcBorders>
            <w:shd w:val="clear" w:color="auto" w:fill="C1CDEC" w:themeFill="accent1" w:themeFillTint="33"/>
            <w:vAlign w:val="center"/>
          </w:tcPr>
          <w:p w14:paraId="047C61A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2F6478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71EEE83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SFDEINT1 Event Streaming to the Data Platform</w:t>
            </w:r>
          </w:p>
        </w:tc>
        <w:tc>
          <w:tcPr>
            <w:tcW w:w="0" w:type="auto"/>
            <w:tcBorders>
              <w:top w:val="single" w:sz="4" w:space="0" w:color="1A2B56" w:themeColor="accent1"/>
            </w:tcBorders>
            <w:shd w:val="clear" w:color="auto" w:fill="auto"/>
            <w:vAlign w:val="center"/>
          </w:tcPr>
          <w:p w14:paraId="754F9FB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tcBorders>
              <w:top w:val="single" w:sz="4" w:space="0" w:color="1A2B56" w:themeColor="accent1"/>
            </w:tcBorders>
            <w:shd w:val="clear" w:color="auto" w:fill="auto"/>
            <w:vAlign w:val="center"/>
          </w:tcPr>
          <w:p w14:paraId="0AAFBEA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Azure event source and Function must use private connectivity and managed identity. Snowflake authentication must use an approved key-pair, OAuth or equivalent approved mechanism, with applicable secrets in the approved vault. Account passwords must not be used.</w:t>
            </w:r>
          </w:p>
        </w:tc>
        <w:tc>
          <w:tcPr>
            <w:tcW w:w="0" w:type="auto"/>
            <w:tcBorders>
              <w:top w:val="single" w:sz="4" w:space="0" w:color="1A2B56" w:themeColor="accent1"/>
            </w:tcBorders>
            <w:shd w:val="clear" w:color="auto" w:fill="auto"/>
            <w:vAlign w:val="center"/>
          </w:tcPr>
          <w:p w14:paraId="1331A792" w14:textId="32F8FE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Account-password authentication</w:t>
            </w:r>
            <w:r w:rsidR="00900E15">
              <w:rPr>
                <w:rFonts w:asciiTheme="minorHAnsi" w:hAnsiTheme="minorHAnsi"/>
              </w:rPr>
              <w:t>,</w:t>
            </w:r>
            <w:r w:rsidRPr="00E17D56">
              <w:rPr>
                <w:rFonts w:asciiTheme="minorHAnsi" w:hAnsiTheme="minorHAnsi"/>
              </w:rPr>
              <w:t xml:space="preserve"> secrets embedded in Function configuration</w:t>
            </w:r>
            <w:r w:rsidR="00900E15">
              <w:rPr>
                <w:rFonts w:asciiTheme="minorHAnsi" w:hAnsiTheme="minorHAnsi"/>
              </w:rPr>
              <w:t>,</w:t>
            </w:r>
            <w:r w:rsidRPr="00E17D56">
              <w:rPr>
                <w:rFonts w:asciiTheme="minorHAnsi" w:hAnsiTheme="minorHAnsi"/>
              </w:rPr>
              <w:t xml:space="preserve"> public event-source access</w:t>
            </w:r>
            <w:r w:rsidR="00900E15">
              <w:rPr>
                <w:rFonts w:asciiTheme="minorHAnsi" w:hAnsiTheme="minorHAnsi"/>
              </w:rPr>
              <w:t>,</w:t>
            </w:r>
            <w:r w:rsidRPr="00E17D56">
              <w:rPr>
                <w:rFonts w:asciiTheme="minorHAnsi" w:hAnsiTheme="minorHAnsi"/>
              </w:rPr>
              <w:t>unrestricted Snowflake role.</w:t>
            </w:r>
          </w:p>
        </w:tc>
      </w:tr>
      <w:tr w:rsidR="00917263" w14:paraId="0605432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D230EC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SFDEINT2 Streaming Ingestion through Kafka Connect</w:t>
            </w:r>
          </w:p>
        </w:tc>
        <w:tc>
          <w:tcPr>
            <w:tcW w:w="0" w:type="auto"/>
            <w:vAlign w:val="center"/>
          </w:tcPr>
          <w:p w14:paraId="74FB21E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614FFED1"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Kafka brokers, Connect workers and Snowflake must use approved private network paths. Snowflake authentication must use centrally managed credentials or federated identity. Topic-level access controls must restrict publisher, connector and administrative permissions.</w:t>
            </w:r>
          </w:p>
        </w:tc>
        <w:tc>
          <w:tcPr>
            <w:tcW w:w="0" w:type="auto"/>
            <w:vAlign w:val="center"/>
          </w:tcPr>
          <w:p w14:paraId="54EF93C8" w14:textId="298EFFD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broker or connector path</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unrestricted Snowflake credentials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connector access to unrelated topics or schemas.</w:t>
            </w:r>
          </w:p>
        </w:tc>
      </w:tr>
      <w:tr w:rsidR="00917263" w14:paraId="15452A8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2EE5E2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SFDEINT3 File Ingestion</w:t>
            </w:r>
          </w:p>
        </w:tc>
        <w:tc>
          <w:tcPr>
            <w:tcW w:w="0" w:type="auto"/>
            <w:shd w:val="clear" w:color="auto" w:fill="auto"/>
            <w:vAlign w:val="center"/>
          </w:tcPr>
          <w:p w14:paraId="5D9DD07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0A53FD3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ADLS landing zone must have public access disabled and use private connectivity. Producer write access and Snowflake read access must be separately scoped. Snowflake must authenticate through an approved storage integration or service identity rather than account keys.</w:t>
            </w:r>
          </w:p>
        </w:tc>
        <w:tc>
          <w:tcPr>
            <w:tcW w:w="0" w:type="auto"/>
            <w:shd w:val="clear" w:color="auto" w:fill="auto"/>
            <w:vAlign w:val="center"/>
          </w:tcPr>
          <w:p w14:paraId="5326DEFB" w14:textId="0EF8C2A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landing zone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account keys; producer read access where not required</w:t>
            </w:r>
            <w:r w:rsidR="00900E15">
              <w:rPr>
                <w:rFonts w:asciiTheme="minorHAnsi" w:hAnsiTheme="minorHAnsi"/>
              </w:rPr>
              <w:t>,</w:t>
            </w:r>
            <w:r w:rsidRPr="00E17D56">
              <w:rPr>
                <w:rFonts w:asciiTheme="minorHAnsi" w:hAnsiTheme="minorHAnsi"/>
              </w:rPr>
              <w:t xml:space="preserve"> Snowflake access beyond the approved landing path.</w:t>
            </w:r>
          </w:p>
        </w:tc>
      </w:tr>
      <w:tr w:rsidR="00917263" w14:paraId="77A346B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97CA99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SFDEINT4 Scheduled CDC or Watermark Ingestion</w:t>
            </w:r>
          </w:p>
        </w:tc>
        <w:tc>
          <w:tcPr>
            <w:tcW w:w="0" w:type="auto"/>
            <w:vAlign w:val="center"/>
          </w:tcPr>
          <w:p w14:paraId="5E8238E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44CDE13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Source connectivity and staging must use approved private paths. Managed identity must be used wherever supported. Any residual secrets must be held in the approved vault. Snowflake must not require direct access to the operational source.</w:t>
            </w:r>
          </w:p>
        </w:tc>
        <w:tc>
          <w:tcPr>
            <w:tcW w:w="0" w:type="auto"/>
            <w:vAlign w:val="center"/>
          </w:tcPr>
          <w:p w14:paraId="2945D904" w14:textId="7278B92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Snowflake direct access to the operational system</w:t>
            </w:r>
            <w:r w:rsidR="00900E15">
              <w:rPr>
                <w:rFonts w:asciiTheme="minorHAnsi" w:hAnsiTheme="minorHAnsi"/>
              </w:rPr>
              <w:t>,</w:t>
            </w:r>
            <w:r w:rsidRPr="00E17D56">
              <w:rPr>
                <w:rFonts w:asciiTheme="minorHAnsi" w:hAnsiTheme="minorHAnsi"/>
              </w:rPr>
              <w:t xml:space="preserve"> embedded source credentials; public staging</w:t>
            </w:r>
            <w:r w:rsidR="00900E15">
              <w:rPr>
                <w:rFonts w:asciiTheme="minorHAnsi" w:hAnsiTheme="minorHAnsi"/>
              </w:rPr>
              <w:t>,</w:t>
            </w:r>
            <w:r w:rsidRPr="00E17D56">
              <w:rPr>
                <w:rFonts w:asciiTheme="minorHAnsi" w:hAnsiTheme="minorHAnsi"/>
              </w:rPr>
              <w:t xml:space="preserve"> broad source-system permissions.</w:t>
            </w:r>
          </w:p>
        </w:tc>
      </w:tr>
      <w:tr w:rsidR="00917263" w14:paraId="497FC99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DDCD9A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SFDEINT5 Staged Multi-Source Ingestion</w:t>
            </w:r>
          </w:p>
        </w:tc>
        <w:tc>
          <w:tcPr>
            <w:tcW w:w="0" w:type="auto"/>
            <w:shd w:val="clear" w:color="auto" w:fill="auto"/>
            <w:vAlign w:val="center"/>
          </w:tcPr>
          <w:p w14:paraId="2C95FF2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116988A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Each source connection must use a separate least-privilege identity. Managed identity must be used wherever supported. Remaining secrets must be stored in the approved vault. Staging must use private connectivity, and transformation must remain within Snowflake where the pattern specifies ELT.</w:t>
            </w:r>
          </w:p>
        </w:tc>
        <w:tc>
          <w:tcPr>
            <w:tcW w:w="0" w:type="auto"/>
            <w:shd w:val="clear" w:color="auto" w:fill="auto"/>
            <w:vAlign w:val="center"/>
          </w:tcPr>
          <w:p w14:paraId="18AD4013" w14:textId="77E7DC2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One unrestricted identity for all source systems</w:t>
            </w:r>
            <w:r w:rsidR="00900E15">
              <w:rPr>
                <w:rFonts w:asciiTheme="minorHAnsi" w:hAnsiTheme="minorHAnsi"/>
              </w:rPr>
              <w:t>,</w:t>
            </w:r>
            <w:r w:rsidRPr="00E17D56">
              <w:rPr>
                <w:rFonts w:asciiTheme="minorHAnsi" w:hAnsiTheme="minorHAnsi"/>
              </w:rPr>
              <w:t xml:space="preserve"> public staging</w:t>
            </w:r>
            <w:r w:rsidR="00900E15">
              <w:rPr>
                <w:rFonts w:asciiTheme="minorHAnsi" w:hAnsiTheme="minorHAnsi"/>
              </w:rPr>
              <w:t>,</w:t>
            </w:r>
            <w:r w:rsidRPr="00E17D56">
              <w:rPr>
                <w:rFonts w:asciiTheme="minorHAnsi" w:hAnsiTheme="minorHAnsi"/>
              </w:rPr>
              <w:t xml:space="preserve"> row-level sensitive transformation on uncontrolled intermediate compute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secrets in the pipeline definition.</w:t>
            </w:r>
          </w:p>
        </w:tc>
      </w:tr>
      <w:tr w:rsidR="00917263" w14:paraId="56E9BB4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6661BB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SFDEINT6 Governed API Write</w:t>
            </w:r>
          </w:p>
        </w:tc>
        <w:tc>
          <w:tcPr>
            <w:tcW w:w="0" w:type="auto"/>
            <w:vAlign w:val="center"/>
          </w:tcPr>
          <w:p w14:paraId="5641541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vAlign w:val="center"/>
          </w:tcPr>
          <w:p w14:paraId="234369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must enforce authentication, authorisation, validation, throttling and access policy. Consumers must not receive direct Snowflake access. The Snowflake import path must use approved service identities and controlled procedures or APIs.</w:t>
            </w:r>
          </w:p>
        </w:tc>
        <w:tc>
          <w:tcPr>
            <w:tcW w:w="0" w:type="auto"/>
            <w:vAlign w:val="center"/>
          </w:tcPr>
          <w:p w14:paraId="6C46103C" w14:textId="306644D2"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consumer connection to Snowflake</w:t>
            </w:r>
            <w:r w:rsidR="00900E15">
              <w:rPr>
                <w:rFonts w:asciiTheme="minorHAnsi" w:hAnsiTheme="minorHAnsi"/>
              </w:rPr>
              <w:t>,</w:t>
            </w:r>
            <w:r w:rsidRPr="00E17D56">
              <w:rPr>
                <w:rFonts w:asciiTheme="minorHAnsi" w:hAnsiTheme="minorHAnsi"/>
              </w:rPr>
              <w:t xml:space="preserve"> bulk loading through the synchronous API</w:t>
            </w:r>
            <w:r w:rsidR="00900E15">
              <w:rPr>
                <w:rFonts w:asciiTheme="minorHAnsi" w:hAnsiTheme="minorHAnsi"/>
              </w:rPr>
              <w:t>,</w:t>
            </w:r>
            <w:r w:rsidRPr="00E17D56">
              <w:rPr>
                <w:rFonts w:asciiTheme="minorHAnsi" w:hAnsiTheme="minorHAnsi"/>
              </w:rPr>
              <w:t xml:space="preserve"> unauthorised procedure invocation</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backend bypassing APIM.</w:t>
            </w:r>
          </w:p>
        </w:tc>
      </w:tr>
      <w:tr w:rsidR="00917263" w14:paraId="5DDB2BC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C2081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SFDEINT7 Consume Platform Data through an API</w:t>
            </w:r>
          </w:p>
        </w:tc>
        <w:tc>
          <w:tcPr>
            <w:tcW w:w="0" w:type="auto"/>
            <w:shd w:val="clear" w:color="auto" w:fill="auto"/>
            <w:vAlign w:val="center"/>
          </w:tcPr>
          <w:p w14:paraId="31BCC21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316E58C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provide governed exposure. The serving layer must access Snowflake through approved private connectivity and least-privilege identity. The response must be curated, minimised and treated as analytical and eventually consistent. External consumers must use the approved edge and identity model.</w:t>
            </w:r>
          </w:p>
        </w:tc>
        <w:tc>
          <w:tcPr>
            <w:tcW w:w="0" w:type="auto"/>
            <w:shd w:val="clear" w:color="auto" w:fill="auto"/>
            <w:vAlign w:val="center"/>
          </w:tcPr>
          <w:p w14:paraId="71517AA6" w14:textId="24E8ACE1"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consumer access to Snowflake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transactional dependency on analytical data</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serving Function</w:t>
            </w:r>
            <w:r w:rsidR="00900E15">
              <w:rPr>
                <w:rFonts w:asciiTheme="minorHAnsi" w:hAnsiTheme="minorHAnsi"/>
              </w:rPr>
              <w:t>,</w:t>
            </w:r>
            <w:r w:rsidRPr="00E17D56">
              <w:rPr>
                <w:rFonts w:asciiTheme="minorHAnsi" w:hAnsiTheme="minorHAnsi"/>
              </w:rPr>
              <w:t xml:space="preserve"> excessive or uncurated response data.</w:t>
            </w:r>
          </w:p>
        </w:tc>
      </w:tr>
      <w:tr w:rsidR="00917263" w14:paraId="236A812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2AC29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SFDEINT8 Scheduled Data Export</w:t>
            </w:r>
          </w:p>
        </w:tc>
        <w:tc>
          <w:tcPr>
            <w:tcW w:w="0" w:type="auto"/>
            <w:vAlign w:val="center"/>
          </w:tcPr>
          <w:p w14:paraId="4F78D4A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file-exchange and data-platform boundary controls</w:t>
            </w:r>
          </w:p>
        </w:tc>
        <w:tc>
          <w:tcPr>
            <w:tcW w:w="0" w:type="auto"/>
            <w:vAlign w:val="center"/>
          </w:tcPr>
          <w:p w14:paraId="6982FFC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ADLS must use private connectivity. The Snowflake service identity must be restricted to the designated export path. Downstream consumers must receive read-only access to the required path only. Sensitive exports must follow applicable encryption, retention and external-delivery controls.</w:t>
            </w:r>
          </w:p>
        </w:tc>
        <w:tc>
          <w:tcPr>
            <w:tcW w:w="0" w:type="auto"/>
            <w:vAlign w:val="center"/>
          </w:tcPr>
          <w:p w14:paraId="619B71D2" w14:textId="29D5438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downstream access to Snowflake</w:t>
            </w:r>
            <w:r w:rsidR="00900E15">
              <w:rPr>
                <w:rFonts w:asciiTheme="minorHAnsi" w:hAnsiTheme="minorHAnsi"/>
              </w:rPr>
              <w:t>,</w:t>
            </w:r>
            <w:r w:rsidRPr="00E17D56">
              <w:rPr>
                <w:rFonts w:asciiTheme="minorHAnsi" w:hAnsiTheme="minorHAnsi"/>
              </w:rPr>
              <w:t xml:space="preserve"> public export storage</w:t>
            </w:r>
            <w:r w:rsidR="00900E15">
              <w:rPr>
                <w:rFonts w:asciiTheme="minorHAnsi" w:hAnsiTheme="minorHAnsi"/>
              </w:rPr>
              <w:t>,</w:t>
            </w:r>
            <w:r w:rsidRPr="00E17D56">
              <w:rPr>
                <w:rFonts w:asciiTheme="minorHAnsi" w:hAnsiTheme="minorHAnsi"/>
              </w:rPr>
              <w:t xml:space="preserve"> consumer write access</w:t>
            </w:r>
            <w:r w:rsidR="00900E15">
              <w:rPr>
                <w:rFonts w:asciiTheme="minorHAnsi" w:hAnsiTheme="minorHAnsi"/>
              </w:rPr>
              <w:t>,</w:t>
            </w:r>
            <w:r w:rsidRPr="00E17D56">
              <w:rPr>
                <w:rFonts w:asciiTheme="minorHAnsi" w:hAnsiTheme="minorHAnsi"/>
              </w:rPr>
              <w:t xml:space="preserve"> unencrypted sensitive external export</w:t>
            </w:r>
            <w:r w:rsidR="00900E15">
              <w:rPr>
                <w:rFonts w:asciiTheme="minorHAnsi" w:hAnsiTheme="minorHAnsi"/>
              </w:rPr>
              <w:t>,</w:t>
            </w:r>
            <w:r w:rsidRPr="00E17D56">
              <w:rPr>
                <w:rFonts w:asciiTheme="minorHAnsi" w:hAnsiTheme="minorHAnsi"/>
              </w:rPr>
              <w:t xml:space="preserve"> unrestricted export path.</w:t>
            </w:r>
          </w:p>
        </w:tc>
      </w:tr>
      <w:tr w:rsidR="00917263" w14:paraId="337AEA2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E94BF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SFDEINT9 Governed API Read</w:t>
            </w:r>
          </w:p>
        </w:tc>
        <w:tc>
          <w:tcPr>
            <w:tcW w:w="0" w:type="auto"/>
            <w:shd w:val="clear" w:color="auto" w:fill="auto"/>
            <w:vAlign w:val="center"/>
          </w:tcPr>
          <w:p w14:paraId="5C13652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6F1C1B4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authenticate and authorise consumers and apply caching, throttling and access policy. The approved serving or query identity must have least-privilege access. The response must contain only the defined curated result.</w:t>
            </w:r>
          </w:p>
        </w:tc>
        <w:tc>
          <w:tcPr>
            <w:tcW w:w="0" w:type="auto"/>
            <w:shd w:val="clear" w:color="auto" w:fill="auto"/>
            <w:vAlign w:val="center"/>
          </w:tcPr>
          <w:p w14:paraId="2450312A" w14:textId="26D702AB"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Snowflake credentials supplied to consumers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bulk extraction through the API</w:t>
            </w:r>
            <w:r w:rsidR="00900E15">
              <w:rPr>
                <w:rFonts w:asciiTheme="minorHAnsi" w:hAnsiTheme="minorHAnsi"/>
              </w:rPr>
              <w:t>,</w:t>
            </w:r>
            <w:r w:rsidRPr="00E17D56">
              <w:rPr>
                <w:rFonts w:asciiTheme="minorHAnsi" w:hAnsiTheme="minorHAnsi"/>
              </w:rPr>
              <w:t xml:space="preserve"> transactional use of analytical results</w:t>
            </w:r>
            <w:r w:rsidR="00900E15">
              <w:rPr>
                <w:rFonts w:asciiTheme="minorHAnsi" w:hAnsiTheme="minorHAnsi"/>
              </w:rPr>
              <w:t>,</w:t>
            </w:r>
            <w:r w:rsidRPr="00E17D56">
              <w:rPr>
                <w:rFonts w:asciiTheme="minorHAnsi" w:hAnsiTheme="minorHAnsi"/>
              </w:rPr>
              <w:t xml:space="preserve"> public backend exposure.</w:t>
            </w:r>
          </w:p>
        </w:tc>
      </w:tr>
    </w:tbl>
    <w:p w14:paraId="7A983F17" w14:textId="3DE3F7F2" w:rsidR="00917263" w:rsidRDefault="00025F8E" w:rsidP="00866873">
      <w:r>
        <w:br/>
      </w:r>
      <w:r w:rsidR="00917263">
        <w:t>These controls consolidate the identity, private-connectivity and data-platform boundary requirements already present in the nine detailed data-platform patterns.</w:t>
      </w:r>
      <w:r>
        <w:br/>
      </w:r>
    </w:p>
    <w:p w14:paraId="3DB94898" w14:textId="42DCAFCB"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Required conformance evidence</w:t>
      </w:r>
    </w:p>
    <w:p w14:paraId="0822D726" w14:textId="5663CD61" w:rsidR="00917263" w:rsidRDefault="00917263" w:rsidP="00917263">
      <w:r>
        <w:t>Each integration design must record the following evidence for every selected pattern:</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11"/>
      </w:tblGrid>
      <w:tr w:rsidR="00917263" w14:paraId="0356C704"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C1CDEC" w:themeFill="accent1" w:themeFillTint="33"/>
            <w:vAlign w:val="center"/>
          </w:tcPr>
          <w:p w14:paraId="3BA47DCF"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Evidence area</w:t>
            </w:r>
          </w:p>
        </w:tc>
        <w:tc>
          <w:tcPr>
            <w:tcW w:w="0" w:type="auto"/>
            <w:tcBorders>
              <w:top w:val="single" w:sz="12" w:space="0" w:color="auto"/>
              <w:bottom w:val="single" w:sz="4" w:space="0" w:color="auto"/>
            </w:tcBorders>
            <w:shd w:val="clear" w:color="auto" w:fill="C1CDEC" w:themeFill="accent1" w:themeFillTint="33"/>
            <w:vAlign w:val="center"/>
          </w:tcPr>
          <w:p w14:paraId="307B4019"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design evidence</w:t>
            </w:r>
          </w:p>
        </w:tc>
      </w:tr>
      <w:tr w:rsidR="00917263" w14:paraId="069CF7C1"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331DA65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Pattern selection</w:t>
            </w:r>
          </w:p>
        </w:tc>
        <w:tc>
          <w:tcPr>
            <w:tcW w:w="0" w:type="auto"/>
            <w:tcBorders>
              <w:top w:val="single" w:sz="4" w:space="0" w:color="auto"/>
            </w:tcBorders>
            <w:shd w:val="clear" w:color="auto" w:fill="auto"/>
            <w:vAlign w:val="center"/>
          </w:tcPr>
          <w:p w14:paraId="13823E4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Selected pattern ID and name, decision-tree outcome and boundary crossed.</w:t>
            </w:r>
          </w:p>
        </w:tc>
      </w:tr>
      <w:tr w:rsidR="00917263" w14:paraId="69CA92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ED94A2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 classification</w:t>
            </w:r>
          </w:p>
        </w:tc>
        <w:tc>
          <w:tcPr>
            <w:tcW w:w="0" w:type="auto"/>
            <w:vAlign w:val="center"/>
          </w:tcPr>
          <w:p w14:paraId="00FFA0D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Applicable classification, fields exchanged, minimisation decision and restrictions on logging.</w:t>
            </w:r>
          </w:p>
        </w:tc>
      </w:tr>
      <w:tr w:rsidR="00917263" w14:paraId="76FA467F"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B5E5C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Identity</w:t>
            </w:r>
          </w:p>
        </w:tc>
        <w:tc>
          <w:tcPr>
            <w:tcW w:w="0" w:type="auto"/>
            <w:shd w:val="clear" w:color="auto" w:fill="auto"/>
            <w:vAlign w:val="center"/>
          </w:tcPr>
          <w:p w14:paraId="0E01D2A2" w14:textId="34E0B19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Caller, workload and backend identities</w:t>
            </w:r>
            <w:r w:rsidR="00900E15">
              <w:rPr>
                <w:rFonts w:asciiTheme="minorHAnsi" w:hAnsiTheme="minorHAnsi"/>
              </w:rPr>
              <w:t>,</w:t>
            </w:r>
            <w:r w:rsidRPr="00E17D56">
              <w:rPr>
                <w:rFonts w:asciiTheme="minorHAnsi" w:hAnsiTheme="minorHAnsi"/>
              </w:rPr>
              <w:t xml:space="preserve"> authentication method; RBAC or platform permissions.</w:t>
            </w:r>
          </w:p>
        </w:tc>
      </w:tr>
      <w:tr w:rsidR="00917263" w14:paraId="4F562711"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A6F786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Connectivity</w:t>
            </w:r>
          </w:p>
        </w:tc>
        <w:tc>
          <w:tcPr>
            <w:tcW w:w="0" w:type="auto"/>
            <w:vAlign w:val="center"/>
          </w:tcPr>
          <w:p w14:paraId="216C35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Private endpoints, private network routes, approved ingress or controlled egress path.</w:t>
            </w:r>
          </w:p>
        </w:tc>
      </w:tr>
      <w:tr w:rsidR="00917263" w14:paraId="0CB2E081"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2592B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Secrets and certificates</w:t>
            </w:r>
          </w:p>
        </w:tc>
        <w:tc>
          <w:tcPr>
            <w:tcW w:w="0" w:type="auto"/>
            <w:shd w:val="clear" w:color="auto" w:fill="auto"/>
            <w:vAlign w:val="center"/>
          </w:tcPr>
          <w:p w14:paraId="4706D93A" w14:textId="77777777" w:rsidR="006A07D7" w:rsidRPr="006A07D7" w:rsidRDefault="006A07D7" w:rsidP="006A07D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A07D7">
              <w:rPr>
                <w:rFonts w:asciiTheme="minorHAnsi" w:hAnsiTheme="minorHAnsi"/>
              </w:rPr>
              <w:t>Secrets and certificates must be managed through an approved enterprise capability with defined ownership, lifecycle management, and rotation processes.</w:t>
            </w:r>
          </w:p>
          <w:p w14:paraId="377B3527" w14:textId="70DC1B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p>
        </w:tc>
      </w:tr>
      <w:tr w:rsidR="00917263" w14:paraId="178A288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55B655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API or webhook controls</w:t>
            </w:r>
          </w:p>
        </w:tc>
        <w:tc>
          <w:tcPr>
            <w:tcW w:w="0" w:type="auto"/>
            <w:vAlign w:val="center"/>
          </w:tcPr>
          <w:p w14:paraId="5E4BA87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Authentication, authorisation, validation, throttling, replay protection and edge controls where applicable.</w:t>
            </w:r>
          </w:p>
        </w:tc>
      </w:tr>
      <w:tr w:rsidR="00917263" w14:paraId="65C2FD4A"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A42B5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Messaging controls</w:t>
            </w:r>
          </w:p>
        </w:tc>
        <w:tc>
          <w:tcPr>
            <w:tcW w:w="0" w:type="auto"/>
            <w:shd w:val="clear" w:color="auto" w:fill="auto"/>
            <w:vAlign w:val="center"/>
          </w:tcPr>
          <w:p w14:paraId="5C2DD7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Sender and Receiver permissions, idempotency, dead-letter access and message-retention controls.</w:t>
            </w:r>
          </w:p>
        </w:tc>
      </w:tr>
      <w:tr w:rsidR="00917263" w14:paraId="2D4BE33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47BE29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File controls</w:t>
            </w:r>
          </w:p>
        </w:tc>
        <w:tc>
          <w:tcPr>
            <w:tcW w:w="0" w:type="auto"/>
            <w:vAlign w:val="center"/>
          </w:tcPr>
          <w:p w14:paraId="1FAF909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Landing or export path, access permissions, encryption, validation, retention and reconciliation.</w:t>
            </w:r>
          </w:p>
        </w:tc>
      </w:tr>
      <w:tr w:rsidR="00917263" w14:paraId="4BC938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358FC2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Data-platform controls</w:t>
            </w:r>
          </w:p>
        </w:tc>
        <w:tc>
          <w:tcPr>
            <w:tcW w:w="0" w:type="auto"/>
            <w:shd w:val="clear" w:color="auto" w:fill="auto"/>
            <w:vAlign w:val="center"/>
          </w:tcPr>
          <w:p w14:paraId="17CDC34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Storage integration, Snowflake service role, approved schemas or procedures, and confirmation that consumers have no direct platform access.</w:t>
            </w:r>
          </w:p>
        </w:tc>
      </w:tr>
      <w:tr w:rsidR="00917263" w14:paraId="12C5B5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17F2D8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Monitoring</w:t>
            </w:r>
          </w:p>
        </w:tc>
        <w:tc>
          <w:tcPr>
            <w:tcW w:w="0" w:type="auto"/>
            <w:vAlign w:val="center"/>
          </w:tcPr>
          <w:p w14:paraId="0702D58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Operational signals, security events, alert ownership and destination.</w:t>
            </w:r>
          </w:p>
        </w:tc>
      </w:tr>
      <w:tr w:rsidR="00917263" w14:paraId="1EE9EFC9"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5E0C79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status</w:t>
            </w:r>
          </w:p>
        </w:tc>
        <w:tc>
          <w:tcPr>
            <w:tcW w:w="0" w:type="auto"/>
            <w:shd w:val="clear" w:color="auto" w:fill="auto"/>
            <w:vAlign w:val="center"/>
          </w:tcPr>
          <w:p w14:paraId="5B56759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Exception reference, owner, compensating controls, approval, expiry and remediation plan.</w:t>
            </w:r>
          </w:p>
        </w:tc>
      </w:tr>
    </w:tbl>
    <w:p w14:paraId="0FA0A1E7" w14:textId="380BFA75" w:rsidR="00917263" w:rsidRDefault="00025F8E" w:rsidP="00917263">
      <w:r>
        <w:br/>
      </w:r>
      <w:r w:rsidR="00917263">
        <w:t>The framework already requires governance evidence across identity, network, secrets, observability and resilience at build time, with deviations approved before build proceeds.</w:t>
      </w:r>
    </w:p>
    <w:p w14:paraId="741A1AA3" w14:textId="206FD105" w:rsidR="0041138D" w:rsidRPr="0041138D" w:rsidRDefault="0041138D" w:rsidP="0041138D">
      <w:pPr>
        <w:rPr>
          <w:szCs w:val="20"/>
        </w:rPr>
      </w:pPr>
    </w:p>
    <w:p w14:paraId="04C9387E" w14:textId="023E204E" w:rsidR="0041138D" w:rsidRDefault="0041138D" w:rsidP="00A959D1">
      <w:pPr>
        <w:pStyle w:val="Heading1"/>
        <w:ind w:left="431" w:hanging="431"/>
      </w:pPr>
      <w:bookmarkStart w:id="353" w:name="_13._Exception_Process"/>
      <w:bookmarkStart w:id="354" w:name="_Exception_Process_and"/>
      <w:bookmarkStart w:id="355" w:name="_Toc239852395"/>
      <w:bookmarkStart w:id="356" w:name="_Toc239980651"/>
      <w:bookmarkStart w:id="357" w:name="_Toc240366868"/>
      <w:bookmarkEnd w:id="353"/>
      <w:bookmarkEnd w:id="354"/>
      <w:r w:rsidRPr="006F79A8">
        <w:t>TDA Governance</w:t>
      </w:r>
      <w:bookmarkEnd w:id="355"/>
      <w:bookmarkEnd w:id="356"/>
      <w:r w:rsidR="003B75AD">
        <w:t xml:space="preserve"> and Exceptions</w:t>
      </w:r>
      <w:bookmarkEnd w:id="357"/>
    </w:p>
    <w:p w14:paraId="33F00F1D" w14:textId="77777777" w:rsidR="00FC6A4E" w:rsidRPr="00FC6A4E" w:rsidRDefault="00FC6A4E" w:rsidP="00FC6A4E"/>
    <w:p w14:paraId="594B6BE2" w14:textId="77777777" w:rsidR="00D76F54" w:rsidRDefault="00D76F54" w:rsidP="00D76F54">
      <w:pPr>
        <w:pStyle w:val="Heading2"/>
        <w:rPr>
          <w:bCs w:val="0"/>
        </w:rPr>
      </w:pPr>
      <w:bookmarkStart w:id="358" w:name="_Toc239852396"/>
      <w:bookmarkStart w:id="359" w:name="_Toc239980652"/>
      <w:bookmarkStart w:id="360" w:name="_Toc240366869"/>
      <w:r w:rsidRPr="00FC6A4E">
        <w:rPr>
          <w:bCs w:val="0"/>
        </w:rPr>
        <w:t>TDA Gates</w:t>
      </w:r>
      <w:bookmarkEnd w:id="360"/>
    </w:p>
    <w:p w14:paraId="3D76AD7F" w14:textId="77777777" w:rsidR="00D76F54" w:rsidRPr="00FC6A4E" w:rsidRDefault="00D76F54" w:rsidP="00D76F54"/>
    <w:p w14:paraId="0CEAA64D" w14:textId="77777777" w:rsidR="00D76F54" w:rsidRDefault="00D76F54" w:rsidP="00D76F54">
      <w:pPr>
        <w:spacing w:after="120"/>
        <w:rPr>
          <w:szCs w:val="20"/>
        </w:rPr>
      </w:pPr>
      <w:r w:rsidRPr="0041138D">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20FA7E30" w14:textId="77777777" w:rsidR="00D76F54" w:rsidRPr="0041138D" w:rsidRDefault="00D76F54" w:rsidP="00D76F54">
      <w:pPr>
        <w:spacing w:after="120"/>
        <w:rPr>
          <w:szCs w:val="20"/>
        </w:rPr>
      </w:pPr>
    </w:p>
    <w:p w14:paraId="1E56DCF7" w14:textId="77777777" w:rsidR="00D76F54" w:rsidRDefault="00D76F54" w:rsidP="00D76F54">
      <w:pPr>
        <w:pStyle w:val="Heading2"/>
        <w:rPr>
          <w:bCs w:val="0"/>
        </w:rPr>
      </w:pPr>
      <w:bookmarkStart w:id="361" w:name="_Toc240366870"/>
      <w:r w:rsidRPr="00FC6A4E">
        <w:rPr>
          <w:bCs w:val="0"/>
        </w:rPr>
        <w:t>Security Conformance</w:t>
      </w:r>
      <w:bookmarkEnd w:id="361"/>
    </w:p>
    <w:p w14:paraId="0567AC20" w14:textId="77777777" w:rsidR="00D76F54" w:rsidRPr="00FC6A4E" w:rsidRDefault="00D76F54" w:rsidP="00D76F54"/>
    <w:p w14:paraId="75430A88" w14:textId="77777777" w:rsidR="00D76F54" w:rsidRDefault="00D76F54" w:rsidP="00D76F54">
      <w:pPr>
        <w:spacing w:after="120"/>
        <w:rPr>
          <w:szCs w:val="20"/>
        </w:rPr>
      </w:pPr>
      <w:r w:rsidRPr="0041138D">
        <w:rPr>
          <w:szCs w:val="20"/>
        </w:rPr>
        <w:t>Standard private patterns proceed on the agreed security baseline. A pattern that cannot meet the baseline triggers the exception process, which requires a security review prior to TDA</w:t>
      </w:r>
      <w:r>
        <w:rPr>
          <w:szCs w:val="20"/>
        </w:rPr>
        <w:t>.</w:t>
      </w:r>
      <w:r w:rsidRPr="0041138D">
        <w:rPr>
          <w:szCs w:val="20"/>
        </w:rPr>
        <w:t xml:space="preserve"> Where the wider security posture is affected, the exception is escalated to the risk register and senior leadership and managed via ERM framework.  </w:t>
      </w:r>
    </w:p>
    <w:p w14:paraId="27F80B7A" w14:textId="77777777" w:rsidR="00D76F54" w:rsidRPr="0041138D" w:rsidRDefault="00D76F54" w:rsidP="00D76F54">
      <w:pPr>
        <w:spacing w:after="120"/>
        <w:rPr>
          <w:szCs w:val="20"/>
        </w:rPr>
      </w:pPr>
    </w:p>
    <w:p w14:paraId="3688F8DD" w14:textId="2F092625" w:rsidR="0041138D" w:rsidRDefault="0041138D" w:rsidP="0041138D">
      <w:pPr>
        <w:pStyle w:val="Heading2"/>
        <w:rPr>
          <w:bCs w:val="0"/>
        </w:rPr>
      </w:pPr>
      <w:bookmarkStart w:id="362" w:name="_Toc240366871"/>
      <w:r w:rsidRPr="00FC6A4E">
        <w:rPr>
          <w:bCs w:val="0"/>
        </w:rPr>
        <w:t>Exceptions</w:t>
      </w:r>
      <w:bookmarkEnd w:id="358"/>
      <w:bookmarkEnd w:id="359"/>
      <w:bookmarkEnd w:id="362"/>
    </w:p>
    <w:p w14:paraId="7D22F003" w14:textId="77777777" w:rsidR="00FC6A4E" w:rsidRPr="00FC6A4E" w:rsidRDefault="00FC6A4E" w:rsidP="00FC6A4E"/>
    <w:p w14:paraId="3FC00DE0" w14:textId="1FBEEC80" w:rsidR="0041138D" w:rsidRDefault="0041138D" w:rsidP="0041138D">
      <w:pPr>
        <w:spacing w:after="120"/>
        <w:rPr>
          <w:szCs w:val="20"/>
        </w:rPr>
      </w:pPr>
      <w:bookmarkStart w:id="363" w:name="_13.2_TDA_Gates"/>
      <w:bookmarkEnd w:id="363"/>
      <w:r w:rsidRPr="0041138D">
        <w:rPr>
          <w:szCs w:val="20"/>
        </w:rPr>
        <w:t>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Pr>
          <w:szCs w:val="20"/>
        </w:rPr>
        <w:br/>
      </w:r>
    </w:p>
    <w:p w14:paraId="446DBCBE" w14:textId="2757DB26" w:rsidR="0041138D" w:rsidRDefault="0041138D" w:rsidP="00A959D1">
      <w:pPr>
        <w:pStyle w:val="Heading1"/>
        <w:ind w:left="431" w:hanging="431"/>
      </w:pPr>
      <w:bookmarkStart w:id="364" w:name="_14._Anti-Patterns"/>
      <w:bookmarkStart w:id="365" w:name="_Toc239852400"/>
      <w:bookmarkStart w:id="366" w:name="_Toc239980656"/>
      <w:bookmarkStart w:id="367" w:name="_Toc240366872"/>
      <w:bookmarkEnd w:id="364"/>
      <w:r w:rsidRPr="006F79A8">
        <w:t>Glossary</w:t>
      </w:r>
      <w:bookmarkEnd w:id="365"/>
      <w:bookmarkEnd w:id="366"/>
      <w:bookmarkEnd w:id="367"/>
    </w:p>
    <w:p w14:paraId="4758AF61"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34E7974C" w14:textId="77777777" w:rsidTr="00730925">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FD7512" w14:textId="64D19CC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Term</w:t>
            </w:r>
          </w:p>
        </w:tc>
        <w:tc>
          <w:tcPr>
            <w:tcW w:w="72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F810595" w14:textId="4BDA5928"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Meaning</w:t>
            </w:r>
          </w:p>
        </w:tc>
      </w:tr>
      <w:tr w:rsidR="00BD5E77" w:rsidRPr="009527A4" w14:paraId="24BA7D95" w14:textId="77777777" w:rsidTr="00411A97">
        <w:tc>
          <w:tcPr>
            <w:tcW w:w="2122" w:type="dxa"/>
            <w:tcBorders>
              <w:top w:val="single" w:sz="4" w:space="0" w:color="000000" w:themeColor="text1"/>
            </w:tcBorders>
            <w:vAlign w:val="center"/>
          </w:tcPr>
          <w:p w14:paraId="33A405F1" w14:textId="65419575" w:rsidR="00BD5E77" w:rsidRPr="00F94A76" w:rsidRDefault="00BD5E77" w:rsidP="00BD5E77">
            <w:pPr>
              <w:rPr>
                <w:rFonts w:asciiTheme="minorHAnsi" w:hAnsiTheme="minorHAnsi" w:hint="eastAsia"/>
                <w:lang w:eastAsia="en-GB"/>
              </w:rPr>
            </w:pPr>
            <w:r w:rsidRPr="0041138D">
              <w:rPr>
                <w:rFonts w:asciiTheme="minorHAnsi" w:hAnsiTheme="minorHAnsi"/>
                <w:szCs w:val="20"/>
              </w:rPr>
              <w:t>SIF</w:t>
            </w:r>
          </w:p>
        </w:tc>
        <w:tc>
          <w:tcPr>
            <w:tcW w:w="7229" w:type="dxa"/>
            <w:tcBorders>
              <w:top w:val="single" w:sz="4" w:space="0" w:color="000000" w:themeColor="text1"/>
            </w:tcBorders>
            <w:vAlign w:val="center"/>
          </w:tcPr>
          <w:p w14:paraId="3684C565" w14:textId="138C9AD3" w:rsidR="00BD5E77" w:rsidRPr="00F94A76" w:rsidRDefault="00BD5E77" w:rsidP="00BD5E77">
            <w:pPr>
              <w:rPr>
                <w:rFonts w:asciiTheme="minorHAnsi" w:hAnsiTheme="minorHAnsi" w:hint="eastAsia"/>
                <w:lang w:eastAsia="en-GB"/>
              </w:rPr>
            </w:pPr>
            <w:r w:rsidRPr="0041138D">
              <w:rPr>
                <w:rFonts w:asciiTheme="minorHAnsi" w:hAnsiTheme="minorHAnsi"/>
                <w:szCs w:val="20"/>
              </w:rPr>
              <w:t>Systems Integration Framework, this document.</w:t>
            </w:r>
          </w:p>
        </w:tc>
      </w:tr>
      <w:tr w:rsidR="00BD5E77" w:rsidRPr="009527A4" w14:paraId="51572C67" w14:textId="77777777">
        <w:tc>
          <w:tcPr>
            <w:tcW w:w="2122" w:type="dxa"/>
            <w:vAlign w:val="center"/>
          </w:tcPr>
          <w:p w14:paraId="21707567" w14:textId="141C5CB5" w:rsidR="00BD5E77" w:rsidRPr="00F94A76" w:rsidRDefault="00BD5E77" w:rsidP="00BD5E77">
            <w:pPr>
              <w:rPr>
                <w:rFonts w:asciiTheme="minorHAnsi" w:hAnsiTheme="minorHAnsi" w:hint="eastAsia"/>
                <w:lang w:eastAsia="en-GB"/>
              </w:rPr>
            </w:pPr>
            <w:r w:rsidRPr="0041138D">
              <w:rPr>
                <w:rFonts w:asciiTheme="minorHAnsi" w:hAnsiTheme="minorHAnsi"/>
                <w:szCs w:val="20"/>
              </w:rPr>
              <w:t>AIS</w:t>
            </w:r>
          </w:p>
        </w:tc>
        <w:tc>
          <w:tcPr>
            <w:tcW w:w="7229" w:type="dxa"/>
            <w:vAlign w:val="center"/>
          </w:tcPr>
          <w:p w14:paraId="7254B3B3" w14:textId="1F1D4D3E" w:rsidR="00BD5E77" w:rsidRPr="00F94A76" w:rsidRDefault="00BD5E77" w:rsidP="00BD5E77">
            <w:pPr>
              <w:rPr>
                <w:rFonts w:asciiTheme="minorHAnsi" w:hAnsiTheme="minorHAnsi" w:hint="eastAsia"/>
                <w:lang w:eastAsia="en-GB"/>
              </w:rPr>
            </w:pPr>
            <w:r w:rsidRPr="0041138D">
              <w:rPr>
                <w:rFonts w:asciiTheme="minorHAnsi" w:hAnsiTheme="minorHAnsi"/>
                <w:szCs w:val="20"/>
              </w:rPr>
              <w:t>Azure Integration Services, comprising API Management, Logic Apps, Service Bus, Event Grid, Event Hubs and Functions.</w:t>
            </w:r>
          </w:p>
        </w:tc>
      </w:tr>
      <w:tr w:rsidR="00BD5E77" w:rsidRPr="009527A4" w14:paraId="039424DC" w14:textId="77777777">
        <w:tc>
          <w:tcPr>
            <w:tcW w:w="2122" w:type="dxa"/>
            <w:vAlign w:val="center"/>
          </w:tcPr>
          <w:p w14:paraId="184F5179" w14:textId="422913EC" w:rsidR="00BD5E77" w:rsidRPr="00E8285A" w:rsidRDefault="00BD5E77" w:rsidP="00BD5E77">
            <w:pPr>
              <w:rPr>
                <w:rFonts w:asciiTheme="minorHAnsi" w:hAnsiTheme="minorHAnsi" w:hint="eastAsia"/>
                <w:szCs w:val="20"/>
              </w:rPr>
            </w:pPr>
            <w:r w:rsidRPr="0041138D">
              <w:rPr>
                <w:rFonts w:asciiTheme="minorHAnsi" w:hAnsiTheme="minorHAnsi"/>
                <w:szCs w:val="20"/>
              </w:rPr>
              <w:t>SOA</w:t>
            </w:r>
          </w:p>
        </w:tc>
        <w:tc>
          <w:tcPr>
            <w:tcW w:w="7229" w:type="dxa"/>
            <w:vAlign w:val="center"/>
          </w:tcPr>
          <w:p w14:paraId="35F55192" w14:textId="3CEE1AC1" w:rsidR="00BD5E77" w:rsidRPr="00E8285A" w:rsidRDefault="00BD5E77" w:rsidP="00BD5E77">
            <w:pPr>
              <w:rPr>
                <w:rFonts w:asciiTheme="minorHAnsi" w:hAnsiTheme="minorHAnsi" w:hint="eastAsia"/>
                <w:szCs w:val="20"/>
              </w:rPr>
            </w:pPr>
            <w:r w:rsidRPr="0041138D">
              <w:rPr>
                <w:rFonts w:asciiTheme="minorHAnsi" w:hAnsiTheme="minorHAnsi"/>
                <w:szCs w:val="20"/>
              </w:rPr>
              <w:t>Service-oriented architecture, coarse-grained services aligned to business capabilities.</w:t>
            </w:r>
          </w:p>
        </w:tc>
      </w:tr>
      <w:tr w:rsidR="00BD5E77" w:rsidRPr="009527A4" w14:paraId="05B7229C" w14:textId="77777777">
        <w:tc>
          <w:tcPr>
            <w:tcW w:w="2122" w:type="dxa"/>
            <w:vAlign w:val="center"/>
          </w:tcPr>
          <w:p w14:paraId="6556C4DE" w14:textId="158525AC" w:rsidR="00BD5E77" w:rsidRPr="00E8285A" w:rsidRDefault="00BD5E77" w:rsidP="00BD5E77">
            <w:pPr>
              <w:rPr>
                <w:rFonts w:asciiTheme="minorHAnsi" w:hAnsiTheme="minorHAnsi" w:hint="eastAsia"/>
                <w:szCs w:val="20"/>
              </w:rPr>
            </w:pPr>
            <w:r w:rsidRPr="0041138D">
              <w:rPr>
                <w:rFonts w:asciiTheme="minorHAnsi" w:hAnsiTheme="minorHAnsi"/>
                <w:szCs w:val="20"/>
              </w:rPr>
              <w:t>APIM</w:t>
            </w:r>
          </w:p>
        </w:tc>
        <w:tc>
          <w:tcPr>
            <w:tcW w:w="7229" w:type="dxa"/>
            <w:vAlign w:val="center"/>
          </w:tcPr>
          <w:p w14:paraId="4CCB5449" w14:textId="3002FCDF" w:rsidR="00BD5E77" w:rsidRPr="00E8285A" w:rsidRDefault="00BD5E77" w:rsidP="00BD5E77">
            <w:pPr>
              <w:rPr>
                <w:rFonts w:asciiTheme="minorHAnsi" w:hAnsiTheme="minorHAnsi" w:hint="eastAsia"/>
                <w:szCs w:val="20"/>
              </w:rPr>
            </w:pPr>
            <w:r w:rsidRPr="0041138D">
              <w:rPr>
                <w:rFonts w:asciiTheme="minorHAnsi" w:hAnsiTheme="minorHAnsi"/>
                <w:szCs w:val="20"/>
              </w:rPr>
              <w:t>Azure API Management.</w:t>
            </w:r>
          </w:p>
        </w:tc>
      </w:tr>
      <w:tr w:rsidR="00BD5E77" w:rsidRPr="009527A4" w14:paraId="35489963" w14:textId="77777777">
        <w:tc>
          <w:tcPr>
            <w:tcW w:w="2122" w:type="dxa"/>
            <w:vAlign w:val="center"/>
          </w:tcPr>
          <w:p w14:paraId="52CCE2DD" w14:textId="3D313F2F" w:rsidR="00BD5E77" w:rsidRPr="00E8285A" w:rsidRDefault="00BD5E77" w:rsidP="00BD5E77">
            <w:pPr>
              <w:rPr>
                <w:rFonts w:asciiTheme="minorHAnsi" w:hAnsiTheme="minorHAnsi" w:hint="eastAsia"/>
                <w:szCs w:val="20"/>
              </w:rPr>
            </w:pPr>
            <w:r w:rsidRPr="0041138D">
              <w:rPr>
                <w:rFonts w:asciiTheme="minorHAnsi" w:hAnsiTheme="minorHAnsi"/>
                <w:szCs w:val="20"/>
              </w:rPr>
              <w:t>Managed identity</w:t>
            </w:r>
          </w:p>
        </w:tc>
        <w:tc>
          <w:tcPr>
            <w:tcW w:w="7229" w:type="dxa"/>
            <w:vAlign w:val="center"/>
          </w:tcPr>
          <w:p w14:paraId="19282CBA" w14:textId="2551CE36" w:rsidR="00BD5E77" w:rsidRPr="00E8285A" w:rsidRDefault="00BD5E77" w:rsidP="00BD5E77">
            <w:pPr>
              <w:rPr>
                <w:rFonts w:asciiTheme="minorHAnsi" w:hAnsiTheme="minorHAnsi" w:hint="eastAsia"/>
                <w:szCs w:val="20"/>
              </w:rPr>
            </w:pPr>
            <w:r w:rsidRPr="0041138D">
              <w:rPr>
                <w:rFonts w:asciiTheme="minorHAnsi" w:hAnsiTheme="minorHAnsi"/>
                <w:szCs w:val="20"/>
              </w:rPr>
              <w:t>An Entra identity for an Azure resource that authenticates without stored secrets.</w:t>
            </w:r>
          </w:p>
        </w:tc>
      </w:tr>
      <w:tr w:rsidR="00BD5E77" w:rsidRPr="009527A4" w14:paraId="5FED721D" w14:textId="77777777">
        <w:tc>
          <w:tcPr>
            <w:tcW w:w="2122" w:type="dxa"/>
            <w:vAlign w:val="center"/>
          </w:tcPr>
          <w:p w14:paraId="21BA9C55" w14:textId="333FBCF8" w:rsidR="00BD5E77" w:rsidRPr="00E8285A" w:rsidRDefault="00BD5E77" w:rsidP="00BD5E77">
            <w:pPr>
              <w:rPr>
                <w:rFonts w:asciiTheme="minorHAnsi" w:hAnsiTheme="minorHAnsi" w:hint="eastAsia"/>
                <w:szCs w:val="20"/>
              </w:rPr>
            </w:pPr>
            <w:r w:rsidRPr="0041138D">
              <w:rPr>
                <w:rFonts w:asciiTheme="minorHAnsi" w:hAnsiTheme="minorHAnsi"/>
                <w:szCs w:val="20"/>
              </w:rPr>
              <w:t>Claim-check</w:t>
            </w:r>
          </w:p>
        </w:tc>
        <w:tc>
          <w:tcPr>
            <w:tcW w:w="7229" w:type="dxa"/>
            <w:vAlign w:val="center"/>
          </w:tcPr>
          <w:p w14:paraId="0F0C24D3" w14:textId="2F41484B" w:rsidR="00BD5E77" w:rsidRPr="00E8285A" w:rsidRDefault="00BD5E77" w:rsidP="00BD5E77">
            <w:pPr>
              <w:rPr>
                <w:rFonts w:asciiTheme="minorHAnsi" w:hAnsiTheme="minorHAnsi" w:hint="eastAsia"/>
                <w:szCs w:val="20"/>
              </w:rPr>
            </w:pPr>
            <w:r w:rsidRPr="0041138D">
              <w:rPr>
                <w:rFonts w:asciiTheme="minorHAnsi" w:hAnsiTheme="minorHAnsi"/>
                <w:szCs w:val="20"/>
              </w:rPr>
              <w:t>A pattern that keeps a large payload in storage and passes a reference on the message.</w:t>
            </w:r>
          </w:p>
        </w:tc>
      </w:tr>
      <w:tr w:rsidR="00BD5E77" w:rsidRPr="009527A4" w14:paraId="2C803AB4" w14:textId="77777777">
        <w:tc>
          <w:tcPr>
            <w:tcW w:w="2122" w:type="dxa"/>
            <w:vAlign w:val="center"/>
          </w:tcPr>
          <w:p w14:paraId="0E7B8EAA" w14:textId="4E58C708" w:rsidR="00BD5E77" w:rsidRPr="00E8285A" w:rsidRDefault="00BD5E77" w:rsidP="00BD5E77">
            <w:pPr>
              <w:rPr>
                <w:rFonts w:asciiTheme="minorHAnsi" w:hAnsiTheme="minorHAnsi" w:hint="eastAsia"/>
                <w:szCs w:val="20"/>
              </w:rPr>
            </w:pPr>
            <w:r w:rsidRPr="0041138D">
              <w:rPr>
                <w:rFonts w:asciiTheme="minorHAnsi" w:hAnsiTheme="minorHAnsi"/>
                <w:szCs w:val="20"/>
              </w:rPr>
              <w:t>Idempotency</w:t>
            </w:r>
          </w:p>
        </w:tc>
        <w:tc>
          <w:tcPr>
            <w:tcW w:w="7229" w:type="dxa"/>
            <w:vAlign w:val="center"/>
          </w:tcPr>
          <w:p w14:paraId="351CCA0E" w14:textId="3ED86E39" w:rsidR="00BD5E77" w:rsidRPr="00E8285A" w:rsidRDefault="00BD5E77" w:rsidP="00BD5E77">
            <w:pPr>
              <w:rPr>
                <w:rFonts w:asciiTheme="minorHAnsi" w:hAnsiTheme="minorHAnsi" w:hint="eastAsia"/>
                <w:szCs w:val="20"/>
              </w:rPr>
            </w:pPr>
            <w:r w:rsidRPr="0041138D">
              <w:rPr>
                <w:rFonts w:asciiTheme="minorHAnsi" w:hAnsiTheme="minorHAnsi"/>
                <w:szCs w:val="20"/>
              </w:rPr>
              <w:t>The property that applying the same message more than once has no additional effect.</w:t>
            </w:r>
          </w:p>
        </w:tc>
      </w:tr>
      <w:tr w:rsidR="00BD5E77" w:rsidRPr="009527A4" w14:paraId="66BDDCC2" w14:textId="77777777">
        <w:tc>
          <w:tcPr>
            <w:tcW w:w="2122" w:type="dxa"/>
            <w:vAlign w:val="center"/>
          </w:tcPr>
          <w:p w14:paraId="38CF2729" w14:textId="1CCAF863" w:rsidR="00BD5E77" w:rsidRPr="00E8285A" w:rsidRDefault="00BD5E77" w:rsidP="00BD5E77">
            <w:pPr>
              <w:rPr>
                <w:rFonts w:asciiTheme="minorHAnsi" w:hAnsiTheme="minorHAnsi" w:hint="eastAsia"/>
                <w:szCs w:val="20"/>
              </w:rPr>
            </w:pPr>
            <w:r w:rsidRPr="0041138D">
              <w:rPr>
                <w:rFonts w:asciiTheme="minorHAnsi" w:hAnsiTheme="minorHAnsi"/>
                <w:szCs w:val="20"/>
              </w:rPr>
              <w:t>Bordereau</w:t>
            </w:r>
          </w:p>
        </w:tc>
        <w:tc>
          <w:tcPr>
            <w:tcW w:w="7229" w:type="dxa"/>
            <w:vAlign w:val="center"/>
          </w:tcPr>
          <w:p w14:paraId="7E1E2D54" w14:textId="31A7B5BF" w:rsidR="00BD5E77" w:rsidRPr="00E8285A" w:rsidRDefault="00BD5E77" w:rsidP="00BD5E77">
            <w:pPr>
              <w:rPr>
                <w:rFonts w:asciiTheme="minorHAnsi" w:hAnsiTheme="minorHAnsi" w:hint="eastAsia"/>
                <w:szCs w:val="20"/>
              </w:rPr>
            </w:pPr>
            <w:r w:rsidRPr="0041138D">
              <w:rPr>
                <w:rFonts w:asciiTheme="minorHAnsi" w:hAnsiTheme="minorHAnsi"/>
                <w:szCs w:val="20"/>
              </w:rPr>
              <w:t>A delegated-authority premium or claims report provided by a cover holder.</w:t>
            </w:r>
          </w:p>
        </w:tc>
      </w:tr>
      <w:tr w:rsidR="00BD5E77" w:rsidRPr="009527A4" w14:paraId="002D1A23" w14:textId="77777777">
        <w:tc>
          <w:tcPr>
            <w:tcW w:w="2122" w:type="dxa"/>
            <w:vAlign w:val="center"/>
          </w:tcPr>
          <w:p w14:paraId="1E7F91C2" w14:textId="5D507007" w:rsidR="00BD5E77" w:rsidRPr="00E8285A" w:rsidRDefault="00BD5E77" w:rsidP="00BD5E77">
            <w:pPr>
              <w:rPr>
                <w:rFonts w:asciiTheme="minorHAnsi" w:hAnsiTheme="minorHAnsi" w:hint="eastAsia"/>
                <w:szCs w:val="20"/>
              </w:rPr>
            </w:pPr>
            <w:r w:rsidRPr="0041138D">
              <w:rPr>
                <w:rFonts w:asciiTheme="minorHAnsi" w:hAnsiTheme="minorHAnsi"/>
                <w:szCs w:val="20"/>
              </w:rPr>
              <w:t>TDA</w:t>
            </w:r>
          </w:p>
        </w:tc>
        <w:tc>
          <w:tcPr>
            <w:tcW w:w="7229" w:type="dxa"/>
            <w:vAlign w:val="center"/>
          </w:tcPr>
          <w:p w14:paraId="1F079007" w14:textId="71E6A90A" w:rsidR="00BD5E77" w:rsidRPr="00E8285A" w:rsidRDefault="00BD5E77" w:rsidP="00BD5E77">
            <w:pPr>
              <w:rPr>
                <w:rFonts w:asciiTheme="minorHAnsi" w:hAnsiTheme="minorHAnsi" w:hint="eastAsia"/>
                <w:szCs w:val="20"/>
              </w:rPr>
            </w:pPr>
            <w:r w:rsidRPr="0041138D">
              <w:rPr>
                <w:rFonts w:asciiTheme="minorHAnsi" w:hAnsiTheme="minorHAnsi"/>
                <w:szCs w:val="20"/>
              </w:rPr>
              <w:t>Technical Design Authority.</w:t>
            </w:r>
          </w:p>
        </w:tc>
      </w:tr>
      <w:tr w:rsidR="00E8285A" w:rsidRPr="009527A4" w14:paraId="39168E23" w14:textId="77777777">
        <w:tc>
          <w:tcPr>
            <w:tcW w:w="2122" w:type="dxa"/>
            <w:vAlign w:val="center"/>
          </w:tcPr>
          <w:p w14:paraId="478E3C3F" w14:textId="3D273ADF" w:rsidR="00E8285A" w:rsidRPr="00E8285A" w:rsidRDefault="00E8285A" w:rsidP="00E8285A">
            <w:pPr>
              <w:rPr>
                <w:rFonts w:asciiTheme="minorHAnsi" w:hAnsiTheme="minorHAnsi" w:hint="eastAsia"/>
                <w:szCs w:val="20"/>
              </w:rPr>
            </w:pPr>
            <w:r w:rsidRPr="00E8285A">
              <w:rPr>
                <w:rFonts w:asciiTheme="minorHAnsi" w:hAnsiTheme="minorHAnsi"/>
                <w:szCs w:val="20"/>
              </w:rPr>
              <w:t>ADF</w:t>
            </w:r>
          </w:p>
        </w:tc>
        <w:tc>
          <w:tcPr>
            <w:tcW w:w="7229" w:type="dxa"/>
            <w:vAlign w:val="center"/>
          </w:tcPr>
          <w:p w14:paraId="36AA29E9" w14:textId="250A59DA" w:rsidR="00E8285A" w:rsidRPr="00E8285A" w:rsidRDefault="00E8285A" w:rsidP="00E8285A">
            <w:pPr>
              <w:rPr>
                <w:rFonts w:asciiTheme="minorHAnsi" w:hAnsiTheme="minorHAnsi" w:hint="eastAsia"/>
                <w:szCs w:val="20"/>
              </w:rPr>
            </w:pPr>
            <w:r w:rsidRPr="00E8285A">
              <w:rPr>
                <w:rFonts w:asciiTheme="minorHAnsi" w:hAnsiTheme="minorHAnsi"/>
                <w:szCs w:val="20"/>
              </w:rPr>
              <w:t>Azure Data Factory.</w:t>
            </w:r>
          </w:p>
        </w:tc>
      </w:tr>
      <w:tr w:rsidR="00E8285A" w:rsidRPr="009527A4" w14:paraId="71DCE928" w14:textId="77777777">
        <w:tc>
          <w:tcPr>
            <w:tcW w:w="2122" w:type="dxa"/>
            <w:vAlign w:val="center"/>
          </w:tcPr>
          <w:p w14:paraId="74D5C5F7" w14:textId="42E98995" w:rsidR="00E8285A" w:rsidRPr="00E8285A" w:rsidRDefault="00E8285A" w:rsidP="00E8285A">
            <w:pPr>
              <w:rPr>
                <w:rFonts w:asciiTheme="minorHAnsi" w:hAnsiTheme="minorHAnsi" w:hint="eastAsia"/>
                <w:szCs w:val="20"/>
              </w:rPr>
            </w:pPr>
            <w:r w:rsidRPr="00E8285A">
              <w:rPr>
                <w:rFonts w:asciiTheme="minorHAnsi" w:hAnsiTheme="minorHAnsi"/>
                <w:szCs w:val="20"/>
              </w:rPr>
              <w:t>ADLS</w:t>
            </w:r>
          </w:p>
        </w:tc>
        <w:tc>
          <w:tcPr>
            <w:tcW w:w="7229" w:type="dxa"/>
            <w:vAlign w:val="center"/>
          </w:tcPr>
          <w:p w14:paraId="4818936F" w14:textId="14500242" w:rsidR="00E8285A" w:rsidRPr="00E8285A" w:rsidRDefault="00E8285A" w:rsidP="00E8285A">
            <w:pPr>
              <w:rPr>
                <w:rFonts w:asciiTheme="minorHAnsi" w:hAnsiTheme="minorHAnsi" w:hint="eastAsia"/>
                <w:szCs w:val="20"/>
              </w:rPr>
            </w:pPr>
            <w:r w:rsidRPr="00E8285A">
              <w:rPr>
                <w:rFonts w:asciiTheme="minorHAnsi" w:hAnsiTheme="minorHAnsi"/>
                <w:szCs w:val="20"/>
              </w:rPr>
              <w:t>Azure Data Lake Storage.</w:t>
            </w:r>
          </w:p>
        </w:tc>
      </w:tr>
      <w:tr w:rsidR="00E8285A" w:rsidRPr="009527A4" w14:paraId="2FDB5583" w14:textId="77777777">
        <w:tc>
          <w:tcPr>
            <w:tcW w:w="2122" w:type="dxa"/>
            <w:vAlign w:val="center"/>
          </w:tcPr>
          <w:p w14:paraId="34C6A3CF" w14:textId="0C6C61FA" w:rsidR="00E8285A" w:rsidRPr="00E8285A" w:rsidRDefault="00E8285A" w:rsidP="00E8285A">
            <w:pPr>
              <w:rPr>
                <w:rFonts w:asciiTheme="minorHAnsi" w:hAnsiTheme="minorHAnsi" w:hint="eastAsia"/>
                <w:szCs w:val="20"/>
              </w:rPr>
            </w:pPr>
            <w:r w:rsidRPr="00E8285A">
              <w:rPr>
                <w:rFonts w:asciiTheme="minorHAnsi" w:hAnsiTheme="minorHAnsi"/>
                <w:szCs w:val="20"/>
              </w:rPr>
              <w:t>HLSA</w:t>
            </w:r>
          </w:p>
        </w:tc>
        <w:tc>
          <w:tcPr>
            <w:tcW w:w="7229" w:type="dxa"/>
            <w:vAlign w:val="center"/>
          </w:tcPr>
          <w:p w14:paraId="43871271" w14:textId="34F77010" w:rsidR="00E8285A" w:rsidRPr="00E8285A" w:rsidRDefault="00E8285A" w:rsidP="00E8285A">
            <w:pPr>
              <w:rPr>
                <w:rFonts w:asciiTheme="minorHAnsi" w:hAnsiTheme="minorHAnsi" w:hint="eastAsia"/>
                <w:szCs w:val="20"/>
              </w:rPr>
            </w:pPr>
            <w:r w:rsidRPr="00E8285A">
              <w:rPr>
                <w:rFonts w:asciiTheme="minorHAnsi" w:hAnsiTheme="minorHAnsi"/>
                <w:szCs w:val="20"/>
              </w:rPr>
              <w:t>High Level Solution Architecture.</w:t>
            </w:r>
          </w:p>
        </w:tc>
      </w:tr>
      <w:tr w:rsidR="00E8285A" w:rsidRPr="009527A4" w14:paraId="2EA6FA6B" w14:textId="77777777">
        <w:tc>
          <w:tcPr>
            <w:tcW w:w="2122" w:type="dxa"/>
            <w:vAlign w:val="center"/>
          </w:tcPr>
          <w:p w14:paraId="5D3A47CF" w14:textId="56E1B0BD" w:rsidR="00E8285A" w:rsidRPr="00E8285A" w:rsidRDefault="00E8285A" w:rsidP="00E8285A">
            <w:pPr>
              <w:rPr>
                <w:rFonts w:asciiTheme="minorHAnsi" w:hAnsiTheme="minorHAnsi" w:hint="eastAsia"/>
                <w:szCs w:val="20"/>
              </w:rPr>
            </w:pPr>
            <w:r w:rsidRPr="00E8285A">
              <w:rPr>
                <w:rFonts w:asciiTheme="minorHAnsi" w:hAnsiTheme="minorHAnsi"/>
                <w:szCs w:val="20"/>
              </w:rPr>
              <w:t>SME</w:t>
            </w:r>
          </w:p>
        </w:tc>
        <w:tc>
          <w:tcPr>
            <w:tcW w:w="7229" w:type="dxa"/>
            <w:vAlign w:val="center"/>
          </w:tcPr>
          <w:p w14:paraId="1FE1A5EB" w14:textId="2B4622A5" w:rsidR="00E8285A" w:rsidRPr="00E8285A" w:rsidRDefault="00E8285A" w:rsidP="00E8285A">
            <w:pPr>
              <w:rPr>
                <w:rFonts w:asciiTheme="minorHAnsi" w:hAnsiTheme="minorHAnsi" w:hint="eastAsia"/>
                <w:szCs w:val="20"/>
              </w:rPr>
            </w:pPr>
            <w:r w:rsidRPr="00E8285A">
              <w:rPr>
                <w:rFonts w:asciiTheme="minorHAnsi" w:hAnsiTheme="minorHAnsi"/>
                <w:szCs w:val="20"/>
              </w:rPr>
              <w:t>Subject Matter Expert.</w:t>
            </w:r>
          </w:p>
        </w:tc>
      </w:tr>
      <w:tr w:rsidR="00E8285A" w:rsidRPr="009527A4" w14:paraId="79F3C5D5" w14:textId="77777777">
        <w:tc>
          <w:tcPr>
            <w:tcW w:w="2122" w:type="dxa"/>
            <w:vAlign w:val="center"/>
          </w:tcPr>
          <w:p w14:paraId="00C17ABB" w14:textId="17F968EA" w:rsidR="00E8285A" w:rsidRPr="00E8285A" w:rsidRDefault="00E8285A" w:rsidP="00E8285A">
            <w:pPr>
              <w:rPr>
                <w:rFonts w:asciiTheme="minorHAnsi" w:hAnsiTheme="minorHAnsi" w:hint="eastAsia"/>
                <w:szCs w:val="20"/>
              </w:rPr>
            </w:pPr>
            <w:r w:rsidRPr="00E8285A">
              <w:rPr>
                <w:rFonts w:asciiTheme="minorHAnsi" w:hAnsiTheme="minorHAnsi"/>
                <w:szCs w:val="20"/>
              </w:rPr>
              <w:t>RBAC</w:t>
            </w:r>
          </w:p>
        </w:tc>
        <w:tc>
          <w:tcPr>
            <w:tcW w:w="7229" w:type="dxa"/>
            <w:vAlign w:val="center"/>
          </w:tcPr>
          <w:p w14:paraId="198E0F75" w14:textId="563AA3DC" w:rsidR="00E8285A" w:rsidRPr="00E8285A" w:rsidRDefault="00E8285A" w:rsidP="00E8285A">
            <w:pPr>
              <w:rPr>
                <w:rFonts w:asciiTheme="minorHAnsi" w:hAnsiTheme="minorHAnsi" w:hint="eastAsia"/>
                <w:szCs w:val="20"/>
              </w:rPr>
            </w:pPr>
            <w:r w:rsidRPr="00E8285A">
              <w:rPr>
                <w:rFonts w:asciiTheme="minorHAnsi" w:hAnsiTheme="minorHAnsi"/>
                <w:szCs w:val="20"/>
              </w:rPr>
              <w:t>Role-Based Access Control.</w:t>
            </w:r>
          </w:p>
        </w:tc>
      </w:tr>
      <w:tr w:rsidR="00E8285A" w:rsidRPr="009527A4" w14:paraId="65A49E9C" w14:textId="77777777">
        <w:tc>
          <w:tcPr>
            <w:tcW w:w="2122" w:type="dxa"/>
            <w:vAlign w:val="center"/>
          </w:tcPr>
          <w:p w14:paraId="62489949" w14:textId="7765B08B" w:rsidR="00E8285A" w:rsidRPr="00E8285A" w:rsidRDefault="00E8285A" w:rsidP="00E8285A">
            <w:pPr>
              <w:rPr>
                <w:rFonts w:asciiTheme="minorHAnsi" w:hAnsiTheme="minorHAnsi" w:hint="eastAsia"/>
                <w:szCs w:val="20"/>
              </w:rPr>
            </w:pPr>
            <w:r w:rsidRPr="00E8285A">
              <w:rPr>
                <w:rFonts w:asciiTheme="minorHAnsi" w:hAnsiTheme="minorHAnsi"/>
                <w:szCs w:val="20"/>
              </w:rPr>
              <w:t>NSG</w:t>
            </w:r>
          </w:p>
        </w:tc>
        <w:tc>
          <w:tcPr>
            <w:tcW w:w="7229" w:type="dxa"/>
            <w:vAlign w:val="center"/>
          </w:tcPr>
          <w:p w14:paraId="162D5F10" w14:textId="1332B797" w:rsidR="00E8285A" w:rsidRPr="00E8285A" w:rsidRDefault="00E8285A" w:rsidP="00E8285A">
            <w:pPr>
              <w:rPr>
                <w:rFonts w:asciiTheme="minorHAnsi" w:hAnsiTheme="minorHAnsi" w:hint="eastAsia"/>
                <w:szCs w:val="20"/>
              </w:rPr>
            </w:pPr>
            <w:r w:rsidRPr="00E8285A">
              <w:rPr>
                <w:rFonts w:asciiTheme="minorHAnsi" w:hAnsiTheme="minorHAnsi"/>
                <w:szCs w:val="20"/>
              </w:rPr>
              <w:t>Network Security Group.</w:t>
            </w:r>
          </w:p>
        </w:tc>
      </w:tr>
      <w:tr w:rsidR="00E8285A" w:rsidRPr="009527A4" w14:paraId="1291C618" w14:textId="77777777">
        <w:tc>
          <w:tcPr>
            <w:tcW w:w="2122" w:type="dxa"/>
            <w:vAlign w:val="center"/>
          </w:tcPr>
          <w:p w14:paraId="2235179D" w14:textId="7D6952B1" w:rsidR="00E8285A" w:rsidRPr="00E8285A" w:rsidRDefault="00E8285A" w:rsidP="00E8285A">
            <w:pPr>
              <w:rPr>
                <w:rFonts w:asciiTheme="minorHAnsi" w:hAnsiTheme="minorHAnsi" w:hint="eastAsia"/>
                <w:szCs w:val="20"/>
              </w:rPr>
            </w:pPr>
            <w:r w:rsidRPr="00E8285A">
              <w:rPr>
                <w:rFonts w:asciiTheme="minorHAnsi" w:hAnsiTheme="minorHAnsi"/>
                <w:szCs w:val="20"/>
              </w:rPr>
              <w:t>OAuth</w:t>
            </w:r>
          </w:p>
        </w:tc>
        <w:tc>
          <w:tcPr>
            <w:tcW w:w="7229" w:type="dxa"/>
            <w:vAlign w:val="center"/>
          </w:tcPr>
          <w:p w14:paraId="69D7B042" w14:textId="4C96578C" w:rsidR="00E8285A" w:rsidRPr="00E8285A" w:rsidRDefault="00E8285A" w:rsidP="00E8285A">
            <w:pPr>
              <w:rPr>
                <w:rFonts w:asciiTheme="minorHAnsi" w:hAnsiTheme="minorHAnsi" w:hint="eastAsia"/>
                <w:szCs w:val="20"/>
              </w:rPr>
            </w:pPr>
            <w:r w:rsidRPr="00E8285A">
              <w:rPr>
                <w:rFonts w:asciiTheme="minorHAnsi" w:hAnsiTheme="minorHAnsi"/>
                <w:szCs w:val="20"/>
              </w:rPr>
              <w:t>Open Authorization framework used for delegated access to protected resources.</w:t>
            </w:r>
          </w:p>
        </w:tc>
      </w:tr>
      <w:tr w:rsidR="00E8285A" w:rsidRPr="009527A4" w14:paraId="3C7EA101" w14:textId="77777777">
        <w:tc>
          <w:tcPr>
            <w:tcW w:w="2122" w:type="dxa"/>
            <w:vAlign w:val="center"/>
          </w:tcPr>
          <w:p w14:paraId="4EA07312" w14:textId="60F38658" w:rsidR="00E8285A" w:rsidRPr="00E8285A" w:rsidRDefault="00E8285A" w:rsidP="00E8285A">
            <w:pPr>
              <w:rPr>
                <w:rFonts w:asciiTheme="minorHAnsi" w:hAnsiTheme="minorHAnsi" w:hint="eastAsia"/>
                <w:szCs w:val="20"/>
              </w:rPr>
            </w:pPr>
            <w:r w:rsidRPr="00E8285A">
              <w:rPr>
                <w:rFonts w:asciiTheme="minorHAnsi" w:hAnsiTheme="minorHAnsi"/>
                <w:szCs w:val="20"/>
              </w:rPr>
              <w:t>OIDC</w:t>
            </w:r>
          </w:p>
        </w:tc>
        <w:tc>
          <w:tcPr>
            <w:tcW w:w="7229" w:type="dxa"/>
            <w:vAlign w:val="center"/>
          </w:tcPr>
          <w:p w14:paraId="7C6B53E6" w14:textId="66567052" w:rsidR="00E8285A" w:rsidRPr="00E8285A" w:rsidRDefault="00E8285A" w:rsidP="00E8285A">
            <w:pPr>
              <w:rPr>
                <w:rFonts w:asciiTheme="minorHAnsi" w:hAnsiTheme="minorHAnsi" w:hint="eastAsia"/>
                <w:szCs w:val="20"/>
              </w:rPr>
            </w:pPr>
            <w:r w:rsidRPr="00E8285A">
              <w:rPr>
                <w:rFonts w:asciiTheme="minorHAnsi" w:hAnsiTheme="minorHAnsi"/>
                <w:szCs w:val="20"/>
              </w:rPr>
              <w:t>OpenID Connect; an authentication protocol built on OAuth 2.0.</w:t>
            </w:r>
          </w:p>
        </w:tc>
      </w:tr>
      <w:tr w:rsidR="00E8285A" w:rsidRPr="009527A4" w14:paraId="2088655F" w14:textId="77777777">
        <w:tc>
          <w:tcPr>
            <w:tcW w:w="2122" w:type="dxa"/>
            <w:vAlign w:val="center"/>
          </w:tcPr>
          <w:p w14:paraId="07A6F50B" w14:textId="2BA5BEA9" w:rsidR="00E8285A" w:rsidRPr="00E8285A" w:rsidRDefault="00E8285A" w:rsidP="00E8285A">
            <w:pPr>
              <w:rPr>
                <w:rFonts w:asciiTheme="minorHAnsi" w:hAnsiTheme="minorHAnsi" w:hint="eastAsia"/>
                <w:szCs w:val="20"/>
              </w:rPr>
            </w:pPr>
            <w:r w:rsidRPr="00E8285A">
              <w:rPr>
                <w:rFonts w:asciiTheme="minorHAnsi" w:hAnsiTheme="minorHAnsi"/>
                <w:szCs w:val="20"/>
              </w:rPr>
              <w:t>mTLS</w:t>
            </w:r>
          </w:p>
        </w:tc>
        <w:tc>
          <w:tcPr>
            <w:tcW w:w="7229" w:type="dxa"/>
            <w:vAlign w:val="center"/>
          </w:tcPr>
          <w:p w14:paraId="2B135AA0" w14:textId="1090285F" w:rsidR="00E8285A" w:rsidRPr="00E8285A" w:rsidRDefault="00E8285A" w:rsidP="00E8285A">
            <w:pPr>
              <w:rPr>
                <w:rFonts w:asciiTheme="minorHAnsi" w:hAnsiTheme="minorHAnsi" w:hint="eastAsia"/>
                <w:szCs w:val="20"/>
              </w:rPr>
            </w:pPr>
            <w:r w:rsidRPr="00E8285A">
              <w:rPr>
                <w:rFonts w:asciiTheme="minorHAnsi" w:hAnsiTheme="minorHAnsi"/>
                <w:szCs w:val="20"/>
              </w:rPr>
              <w:t>Mutual Transport Layer Security, where both client and server authenticate each other.</w:t>
            </w:r>
          </w:p>
        </w:tc>
      </w:tr>
      <w:tr w:rsidR="00E8285A" w:rsidRPr="009527A4" w14:paraId="25578E45" w14:textId="77777777">
        <w:tc>
          <w:tcPr>
            <w:tcW w:w="2122" w:type="dxa"/>
            <w:vAlign w:val="center"/>
          </w:tcPr>
          <w:p w14:paraId="7D3FAE5E" w14:textId="2AF9B274" w:rsidR="00E8285A" w:rsidRPr="00E8285A" w:rsidRDefault="00E8285A" w:rsidP="00E8285A">
            <w:pPr>
              <w:rPr>
                <w:rFonts w:asciiTheme="minorHAnsi" w:hAnsiTheme="minorHAnsi" w:hint="eastAsia"/>
                <w:szCs w:val="20"/>
              </w:rPr>
            </w:pPr>
            <w:r w:rsidRPr="00E8285A">
              <w:rPr>
                <w:rFonts w:asciiTheme="minorHAnsi" w:hAnsiTheme="minorHAnsi"/>
                <w:szCs w:val="20"/>
              </w:rPr>
              <w:t>TLS</w:t>
            </w:r>
          </w:p>
        </w:tc>
        <w:tc>
          <w:tcPr>
            <w:tcW w:w="7229" w:type="dxa"/>
            <w:vAlign w:val="center"/>
          </w:tcPr>
          <w:p w14:paraId="0F114A2E" w14:textId="483FC742" w:rsidR="00E8285A" w:rsidRPr="00E8285A" w:rsidRDefault="00E8285A" w:rsidP="00E8285A">
            <w:pPr>
              <w:rPr>
                <w:rFonts w:asciiTheme="minorHAnsi" w:hAnsiTheme="minorHAnsi" w:hint="eastAsia"/>
                <w:szCs w:val="20"/>
              </w:rPr>
            </w:pPr>
            <w:r w:rsidRPr="00E8285A">
              <w:rPr>
                <w:rFonts w:asciiTheme="minorHAnsi" w:hAnsiTheme="minorHAnsi"/>
                <w:szCs w:val="20"/>
              </w:rPr>
              <w:t>Transport Layer Security, the standard protocol for encrypting network communications.</w:t>
            </w:r>
          </w:p>
        </w:tc>
      </w:tr>
      <w:tr w:rsidR="00E8285A" w:rsidRPr="009527A4" w14:paraId="453B0ABC" w14:textId="77777777">
        <w:tc>
          <w:tcPr>
            <w:tcW w:w="2122" w:type="dxa"/>
            <w:vAlign w:val="center"/>
          </w:tcPr>
          <w:p w14:paraId="34C15E5F" w14:textId="0517AE6F" w:rsidR="00E8285A" w:rsidRPr="00E8285A" w:rsidRDefault="00E8285A" w:rsidP="00E8285A">
            <w:pPr>
              <w:rPr>
                <w:rFonts w:asciiTheme="minorHAnsi" w:hAnsiTheme="minorHAnsi" w:hint="eastAsia"/>
                <w:szCs w:val="20"/>
              </w:rPr>
            </w:pPr>
            <w:r w:rsidRPr="00E8285A">
              <w:rPr>
                <w:rFonts w:asciiTheme="minorHAnsi" w:hAnsiTheme="minorHAnsi"/>
                <w:szCs w:val="20"/>
              </w:rPr>
              <w:t>CDC</w:t>
            </w:r>
          </w:p>
        </w:tc>
        <w:tc>
          <w:tcPr>
            <w:tcW w:w="7229" w:type="dxa"/>
            <w:vAlign w:val="center"/>
          </w:tcPr>
          <w:p w14:paraId="794E2053" w14:textId="788B8D85" w:rsidR="00E8285A" w:rsidRPr="00E8285A" w:rsidRDefault="00E8285A" w:rsidP="00E8285A">
            <w:pPr>
              <w:rPr>
                <w:rFonts w:asciiTheme="minorHAnsi" w:hAnsiTheme="minorHAnsi" w:hint="eastAsia"/>
                <w:szCs w:val="20"/>
              </w:rPr>
            </w:pPr>
            <w:r w:rsidRPr="00E8285A">
              <w:rPr>
                <w:rFonts w:asciiTheme="minorHAnsi" w:hAnsiTheme="minorHAnsi"/>
                <w:szCs w:val="20"/>
              </w:rPr>
              <w:t>Change Data Capture, a technique for identifying and processing data changes incrementally.</w:t>
            </w:r>
          </w:p>
        </w:tc>
      </w:tr>
      <w:tr w:rsidR="00E8285A" w:rsidRPr="009527A4" w14:paraId="080940D8" w14:textId="77777777">
        <w:tc>
          <w:tcPr>
            <w:tcW w:w="2122" w:type="dxa"/>
            <w:vAlign w:val="center"/>
          </w:tcPr>
          <w:p w14:paraId="57F43323" w14:textId="66095A2F" w:rsidR="00E8285A" w:rsidRPr="00E8285A" w:rsidRDefault="00E8285A" w:rsidP="00E8285A">
            <w:pPr>
              <w:rPr>
                <w:rFonts w:asciiTheme="minorHAnsi" w:hAnsiTheme="minorHAnsi" w:hint="eastAsia"/>
                <w:szCs w:val="20"/>
              </w:rPr>
            </w:pPr>
            <w:r w:rsidRPr="00E8285A">
              <w:rPr>
                <w:rFonts w:asciiTheme="minorHAnsi" w:hAnsiTheme="minorHAnsi"/>
                <w:szCs w:val="20"/>
              </w:rPr>
              <w:t>DLQ</w:t>
            </w:r>
          </w:p>
        </w:tc>
        <w:tc>
          <w:tcPr>
            <w:tcW w:w="7229" w:type="dxa"/>
            <w:vAlign w:val="center"/>
          </w:tcPr>
          <w:p w14:paraId="4E5AAF70" w14:textId="0FD5B45D" w:rsidR="00E8285A" w:rsidRPr="00E8285A" w:rsidRDefault="00E8285A" w:rsidP="00E8285A">
            <w:pPr>
              <w:rPr>
                <w:rFonts w:asciiTheme="minorHAnsi" w:hAnsiTheme="minorHAnsi" w:hint="eastAsia"/>
                <w:szCs w:val="20"/>
              </w:rPr>
            </w:pPr>
            <w:r w:rsidRPr="00E8285A">
              <w:rPr>
                <w:rFonts w:asciiTheme="minorHAnsi" w:hAnsiTheme="minorHAnsi"/>
                <w:szCs w:val="20"/>
              </w:rPr>
              <w:t>Dead Letter Queue, a queue used to hold messages that cannot be processed successfully.</w:t>
            </w:r>
          </w:p>
        </w:tc>
      </w:tr>
      <w:tr w:rsidR="00E8285A" w:rsidRPr="009527A4" w14:paraId="02F539DF" w14:textId="77777777">
        <w:tc>
          <w:tcPr>
            <w:tcW w:w="2122" w:type="dxa"/>
            <w:vAlign w:val="center"/>
          </w:tcPr>
          <w:p w14:paraId="6E451DDB" w14:textId="14B9E1E0" w:rsidR="00E8285A" w:rsidRPr="00E8285A" w:rsidRDefault="00E8285A" w:rsidP="00E8285A">
            <w:pPr>
              <w:rPr>
                <w:rFonts w:asciiTheme="minorHAnsi" w:hAnsiTheme="minorHAnsi" w:hint="eastAsia"/>
                <w:szCs w:val="20"/>
              </w:rPr>
            </w:pPr>
            <w:r w:rsidRPr="00E8285A">
              <w:rPr>
                <w:rFonts w:asciiTheme="minorHAnsi" w:hAnsiTheme="minorHAnsi"/>
                <w:szCs w:val="20"/>
              </w:rPr>
              <w:t>ELT</w:t>
            </w:r>
          </w:p>
        </w:tc>
        <w:tc>
          <w:tcPr>
            <w:tcW w:w="7229" w:type="dxa"/>
            <w:vAlign w:val="center"/>
          </w:tcPr>
          <w:p w14:paraId="6C9749C0" w14:textId="3A1B1B41" w:rsidR="00E8285A" w:rsidRPr="00E8285A" w:rsidRDefault="00E8285A" w:rsidP="00E8285A">
            <w:pPr>
              <w:rPr>
                <w:rFonts w:asciiTheme="minorHAnsi" w:hAnsiTheme="minorHAnsi" w:hint="eastAsia"/>
                <w:szCs w:val="20"/>
              </w:rPr>
            </w:pPr>
            <w:r w:rsidRPr="00E8285A">
              <w:rPr>
                <w:rFonts w:asciiTheme="minorHAnsi" w:hAnsiTheme="minorHAnsi"/>
                <w:szCs w:val="20"/>
              </w:rPr>
              <w:t>Extract, Load, Transform.</w:t>
            </w:r>
          </w:p>
        </w:tc>
      </w:tr>
      <w:tr w:rsidR="00E8285A" w:rsidRPr="009527A4" w14:paraId="6C31A376" w14:textId="77777777">
        <w:tc>
          <w:tcPr>
            <w:tcW w:w="2122" w:type="dxa"/>
            <w:vAlign w:val="center"/>
          </w:tcPr>
          <w:p w14:paraId="6D53C607" w14:textId="4758E70B" w:rsidR="00E8285A" w:rsidRPr="00E8285A" w:rsidRDefault="00E8285A" w:rsidP="00E8285A">
            <w:pPr>
              <w:rPr>
                <w:rFonts w:asciiTheme="minorHAnsi" w:hAnsiTheme="minorHAnsi" w:hint="eastAsia"/>
                <w:szCs w:val="20"/>
              </w:rPr>
            </w:pPr>
            <w:r w:rsidRPr="00E8285A">
              <w:rPr>
                <w:rFonts w:asciiTheme="minorHAnsi" w:hAnsiTheme="minorHAnsi"/>
                <w:szCs w:val="20"/>
              </w:rPr>
              <w:t>ETL</w:t>
            </w:r>
          </w:p>
        </w:tc>
        <w:tc>
          <w:tcPr>
            <w:tcW w:w="7229" w:type="dxa"/>
            <w:vAlign w:val="center"/>
          </w:tcPr>
          <w:p w14:paraId="41E0E803" w14:textId="38A47088" w:rsidR="00E8285A" w:rsidRPr="00E8285A" w:rsidRDefault="00E8285A" w:rsidP="00E8285A">
            <w:pPr>
              <w:rPr>
                <w:rFonts w:asciiTheme="minorHAnsi" w:hAnsiTheme="minorHAnsi" w:hint="eastAsia"/>
                <w:szCs w:val="20"/>
              </w:rPr>
            </w:pPr>
            <w:r w:rsidRPr="00E8285A">
              <w:rPr>
                <w:rFonts w:asciiTheme="minorHAnsi" w:hAnsiTheme="minorHAnsi"/>
                <w:szCs w:val="20"/>
              </w:rPr>
              <w:t>Extract, Transform, Load.</w:t>
            </w:r>
          </w:p>
        </w:tc>
      </w:tr>
      <w:tr w:rsidR="00E8285A" w:rsidRPr="009527A4" w14:paraId="7DD7E215" w14:textId="77777777">
        <w:tc>
          <w:tcPr>
            <w:tcW w:w="2122" w:type="dxa"/>
            <w:vAlign w:val="center"/>
          </w:tcPr>
          <w:p w14:paraId="75E45130" w14:textId="5E0942C0" w:rsidR="00E8285A" w:rsidRPr="00E8285A" w:rsidRDefault="00E8285A" w:rsidP="00E8285A">
            <w:pPr>
              <w:rPr>
                <w:rFonts w:asciiTheme="minorHAnsi" w:hAnsiTheme="minorHAnsi" w:hint="eastAsia"/>
                <w:szCs w:val="20"/>
              </w:rPr>
            </w:pPr>
            <w:r w:rsidRPr="00E8285A">
              <w:rPr>
                <w:rFonts w:asciiTheme="minorHAnsi" w:hAnsiTheme="minorHAnsi"/>
                <w:szCs w:val="20"/>
              </w:rPr>
              <w:t>SDK</w:t>
            </w:r>
          </w:p>
        </w:tc>
        <w:tc>
          <w:tcPr>
            <w:tcW w:w="7229" w:type="dxa"/>
            <w:vAlign w:val="center"/>
          </w:tcPr>
          <w:p w14:paraId="530B9174" w14:textId="2452BB29" w:rsidR="00E8285A" w:rsidRPr="00E8285A" w:rsidRDefault="00E8285A" w:rsidP="00E8285A">
            <w:pPr>
              <w:rPr>
                <w:rFonts w:asciiTheme="minorHAnsi" w:hAnsiTheme="minorHAnsi" w:hint="eastAsia"/>
                <w:szCs w:val="20"/>
              </w:rPr>
            </w:pPr>
            <w:r w:rsidRPr="00E8285A">
              <w:rPr>
                <w:rFonts w:asciiTheme="minorHAnsi" w:hAnsiTheme="minorHAnsi"/>
                <w:szCs w:val="20"/>
              </w:rPr>
              <w:t>Software Development Kit.</w:t>
            </w:r>
          </w:p>
        </w:tc>
      </w:tr>
      <w:tr w:rsidR="00E8285A" w:rsidRPr="009527A4" w14:paraId="15361FE3" w14:textId="77777777">
        <w:tc>
          <w:tcPr>
            <w:tcW w:w="2122" w:type="dxa"/>
            <w:vAlign w:val="center"/>
          </w:tcPr>
          <w:p w14:paraId="04C98E65" w14:textId="5871FD30" w:rsidR="00E8285A" w:rsidRPr="00E8285A" w:rsidRDefault="00E8285A" w:rsidP="00E8285A">
            <w:pPr>
              <w:rPr>
                <w:rFonts w:asciiTheme="minorHAnsi" w:hAnsiTheme="minorHAnsi" w:hint="eastAsia"/>
                <w:szCs w:val="20"/>
              </w:rPr>
            </w:pPr>
            <w:r w:rsidRPr="00E8285A">
              <w:rPr>
                <w:rFonts w:asciiTheme="minorHAnsi" w:hAnsiTheme="minorHAnsi"/>
                <w:szCs w:val="20"/>
              </w:rPr>
              <w:t>Snowpipe</w:t>
            </w:r>
          </w:p>
        </w:tc>
        <w:tc>
          <w:tcPr>
            <w:tcW w:w="7229" w:type="dxa"/>
            <w:vAlign w:val="center"/>
          </w:tcPr>
          <w:p w14:paraId="43685949" w14:textId="280AFD58" w:rsidR="00E8285A" w:rsidRPr="00E8285A" w:rsidRDefault="00E8285A" w:rsidP="00E8285A">
            <w:pPr>
              <w:rPr>
                <w:rFonts w:asciiTheme="minorHAnsi" w:hAnsiTheme="minorHAnsi" w:hint="eastAsia"/>
                <w:szCs w:val="20"/>
              </w:rPr>
            </w:pPr>
            <w:r w:rsidRPr="00E8285A">
              <w:rPr>
                <w:rFonts w:asciiTheme="minorHAnsi" w:hAnsiTheme="minorHAnsi"/>
                <w:szCs w:val="20"/>
              </w:rPr>
              <w:t>Snowflake's continuous data ingestion service.</w:t>
            </w:r>
          </w:p>
        </w:tc>
      </w:tr>
      <w:tr w:rsidR="00E8285A" w:rsidRPr="009527A4" w14:paraId="427BDE6A" w14:textId="77777777">
        <w:tc>
          <w:tcPr>
            <w:tcW w:w="2122" w:type="dxa"/>
            <w:vAlign w:val="center"/>
          </w:tcPr>
          <w:p w14:paraId="66D26185" w14:textId="251065DF" w:rsidR="00E8285A" w:rsidRPr="00E8285A" w:rsidRDefault="00E8285A" w:rsidP="00E8285A">
            <w:pPr>
              <w:rPr>
                <w:rFonts w:asciiTheme="minorHAnsi" w:hAnsiTheme="minorHAnsi" w:hint="eastAsia"/>
                <w:szCs w:val="20"/>
              </w:rPr>
            </w:pPr>
            <w:r w:rsidRPr="00E8285A">
              <w:rPr>
                <w:rFonts w:asciiTheme="minorHAnsi" w:hAnsiTheme="minorHAnsi"/>
                <w:szCs w:val="20"/>
              </w:rPr>
              <w:t>Correlation ID</w:t>
            </w:r>
          </w:p>
        </w:tc>
        <w:tc>
          <w:tcPr>
            <w:tcW w:w="7229" w:type="dxa"/>
            <w:vAlign w:val="center"/>
          </w:tcPr>
          <w:p w14:paraId="2FF41950" w14:textId="0120DBEE" w:rsidR="00E8285A" w:rsidRPr="00E8285A" w:rsidRDefault="00E8285A" w:rsidP="00E8285A">
            <w:pPr>
              <w:rPr>
                <w:rFonts w:asciiTheme="minorHAnsi" w:hAnsiTheme="minorHAnsi" w:hint="eastAsia"/>
                <w:szCs w:val="20"/>
              </w:rPr>
            </w:pPr>
            <w:r w:rsidRPr="00E8285A">
              <w:rPr>
                <w:rFonts w:asciiTheme="minorHAnsi" w:hAnsiTheme="minorHAnsi"/>
                <w:szCs w:val="20"/>
              </w:rPr>
              <w:t>A unique identifier used to trace a transaction or message across multiple systems and services.</w:t>
            </w:r>
          </w:p>
        </w:tc>
      </w:tr>
      <w:tr w:rsidR="00E8285A" w:rsidRPr="009527A4" w14:paraId="1F768379" w14:textId="77777777">
        <w:tc>
          <w:tcPr>
            <w:tcW w:w="2122" w:type="dxa"/>
            <w:vAlign w:val="center"/>
          </w:tcPr>
          <w:p w14:paraId="016DFE2B" w14:textId="209E6FBB" w:rsidR="00E8285A" w:rsidRPr="00E8285A" w:rsidRDefault="00E8285A" w:rsidP="00E8285A">
            <w:pPr>
              <w:rPr>
                <w:rFonts w:asciiTheme="minorHAnsi" w:hAnsiTheme="minorHAnsi" w:hint="eastAsia"/>
                <w:szCs w:val="20"/>
              </w:rPr>
            </w:pPr>
            <w:r w:rsidRPr="00E8285A">
              <w:rPr>
                <w:rFonts w:asciiTheme="minorHAnsi" w:hAnsiTheme="minorHAnsi"/>
                <w:szCs w:val="20"/>
              </w:rPr>
              <w:t>ACORD</w:t>
            </w:r>
          </w:p>
        </w:tc>
        <w:tc>
          <w:tcPr>
            <w:tcW w:w="7229" w:type="dxa"/>
            <w:vAlign w:val="center"/>
          </w:tcPr>
          <w:p w14:paraId="73BC7236" w14:textId="79312A4D" w:rsidR="00E8285A" w:rsidRPr="00E8285A" w:rsidRDefault="00E8285A" w:rsidP="00E8285A">
            <w:pPr>
              <w:rPr>
                <w:rFonts w:asciiTheme="minorHAnsi" w:hAnsiTheme="minorHAnsi" w:hint="eastAsia"/>
                <w:szCs w:val="20"/>
              </w:rPr>
            </w:pPr>
            <w:r w:rsidRPr="00E8285A">
              <w:rPr>
                <w:rFonts w:asciiTheme="minorHAnsi" w:hAnsiTheme="minorHAnsi"/>
                <w:szCs w:val="20"/>
              </w:rPr>
              <w:t>Insurance industry standards organisation providing standardised data models and message formats.</w:t>
            </w:r>
          </w:p>
        </w:tc>
      </w:tr>
      <w:tr w:rsidR="00E8285A" w:rsidRPr="009527A4" w14:paraId="76348FF9" w14:textId="77777777">
        <w:tc>
          <w:tcPr>
            <w:tcW w:w="2122" w:type="dxa"/>
            <w:vAlign w:val="center"/>
          </w:tcPr>
          <w:p w14:paraId="50536280" w14:textId="598433B3" w:rsidR="00E8285A" w:rsidRPr="00E8285A" w:rsidRDefault="00E8285A" w:rsidP="00E8285A">
            <w:pPr>
              <w:rPr>
                <w:rFonts w:asciiTheme="minorHAnsi" w:hAnsiTheme="minorHAnsi" w:hint="eastAsia"/>
                <w:szCs w:val="20"/>
              </w:rPr>
            </w:pPr>
            <w:r w:rsidRPr="00E8285A">
              <w:rPr>
                <w:rFonts w:asciiTheme="minorHAnsi" w:hAnsiTheme="minorHAnsi"/>
                <w:szCs w:val="20"/>
              </w:rPr>
              <w:t>CDR</w:t>
            </w:r>
          </w:p>
        </w:tc>
        <w:tc>
          <w:tcPr>
            <w:tcW w:w="7229" w:type="dxa"/>
            <w:vAlign w:val="center"/>
          </w:tcPr>
          <w:p w14:paraId="29F6A56A" w14:textId="3FC037C3" w:rsidR="00E8285A" w:rsidRPr="00E8285A" w:rsidRDefault="00E8285A" w:rsidP="00E8285A">
            <w:pPr>
              <w:rPr>
                <w:rFonts w:asciiTheme="minorHAnsi" w:hAnsiTheme="minorHAnsi" w:hint="eastAsia"/>
                <w:szCs w:val="20"/>
              </w:rPr>
            </w:pPr>
            <w:r w:rsidRPr="00E8285A">
              <w:rPr>
                <w:rFonts w:asciiTheme="minorHAnsi" w:hAnsiTheme="minorHAnsi"/>
                <w:szCs w:val="20"/>
              </w:rPr>
              <w:t>Core Data Record, the London Market standard for structured insurance data exchange.</w:t>
            </w:r>
          </w:p>
        </w:tc>
      </w:tr>
      <w:tr w:rsidR="00E8285A" w:rsidRPr="009527A4" w14:paraId="5C0C98A9" w14:textId="77777777">
        <w:tc>
          <w:tcPr>
            <w:tcW w:w="2122" w:type="dxa"/>
            <w:vAlign w:val="center"/>
          </w:tcPr>
          <w:p w14:paraId="10EDF97C" w14:textId="6A4980F4" w:rsidR="00E8285A" w:rsidRPr="00E8285A" w:rsidRDefault="00E8285A" w:rsidP="00E8285A">
            <w:pPr>
              <w:rPr>
                <w:rFonts w:asciiTheme="minorHAnsi" w:hAnsiTheme="minorHAnsi" w:hint="eastAsia"/>
                <w:szCs w:val="20"/>
              </w:rPr>
            </w:pPr>
            <w:r w:rsidRPr="00E8285A">
              <w:rPr>
                <w:rFonts w:asciiTheme="minorHAnsi" w:hAnsiTheme="minorHAnsi"/>
                <w:szCs w:val="20"/>
              </w:rPr>
              <w:t>DLRM</w:t>
            </w:r>
          </w:p>
        </w:tc>
        <w:tc>
          <w:tcPr>
            <w:tcW w:w="7229" w:type="dxa"/>
            <w:vAlign w:val="center"/>
          </w:tcPr>
          <w:p w14:paraId="1488B821" w14:textId="20E5109F" w:rsidR="00E8285A" w:rsidRPr="00E8285A" w:rsidRDefault="00E8285A" w:rsidP="00E8285A">
            <w:pPr>
              <w:rPr>
                <w:rFonts w:asciiTheme="minorHAnsi" w:hAnsiTheme="minorHAnsi" w:hint="eastAsia"/>
                <w:szCs w:val="20"/>
              </w:rPr>
            </w:pPr>
            <w:r w:rsidRPr="00E8285A">
              <w:rPr>
                <w:rFonts w:asciiTheme="minorHAnsi" w:hAnsiTheme="minorHAnsi"/>
                <w:szCs w:val="20"/>
              </w:rPr>
              <w:t>Delivery Lifecycle Review Meeting.</w:t>
            </w:r>
          </w:p>
        </w:tc>
      </w:tr>
      <w:tr w:rsidR="00E8285A" w:rsidRPr="009527A4" w14:paraId="7B686440" w14:textId="77777777">
        <w:tc>
          <w:tcPr>
            <w:tcW w:w="2122" w:type="dxa"/>
            <w:vAlign w:val="center"/>
          </w:tcPr>
          <w:p w14:paraId="67F25F35" w14:textId="6EDAECE0" w:rsidR="00E8285A" w:rsidRPr="00E8285A" w:rsidRDefault="00E8285A" w:rsidP="00E8285A">
            <w:pPr>
              <w:rPr>
                <w:rFonts w:asciiTheme="minorHAnsi" w:hAnsiTheme="minorHAnsi" w:hint="eastAsia"/>
                <w:szCs w:val="20"/>
              </w:rPr>
            </w:pPr>
            <w:r w:rsidRPr="00E8285A">
              <w:rPr>
                <w:rFonts w:asciiTheme="minorHAnsi" w:hAnsiTheme="minorHAnsi"/>
                <w:szCs w:val="20"/>
              </w:rPr>
              <w:t>PDG</w:t>
            </w:r>
          </w:p>
        </w:tc>
        <w:tc>
          <w:tcPr>
            <w:tcW w:w="7229" w:type="dxa"/>
            <w:vAlign w:val="center"/>
          </w:tcPr>
          <w:p w14:paraId="583B70EF" w14:textId="5FBE3081" w:rsidR="00E8285A" w:rsidRPr="00E8285A" w:rsidRDefault="00E8285A" w:rsidP="00E8285A">
            <w:pPr>
              <w:rPr>
                <w:rFonts w:asciiTheme="minorHAnsi" w:hAnsiTheme="minorHAnsi" w:hint="eastAsia"/>
                <w:szCs w:val="20"/>
              </w:rPr>
            </w:pPr>
            <w:r w:rsidRPr="00E8285A">
              <w:rPr>
                <w:rFonts w:asciiTheme="minorHAnsi" w:hAnsiTheme="minorHAnsi"/>
                <w:szCs w:val="20"/>
              </w:rPr>
              <w:t>Project Delivery Governance.</w:t>
            </w:r>
          </w:p>
        </w:tc>
      </w:tr>
      <w:tr w:rsidR="00E8285A" w:rsidRPr="009527A4" w14:paraId="5BBDE6B0" w14:textId="77777777">
        <w:tc>
          <w:tcPr>
            <w:tcW w:w="2122" w:type="dxa"/>
            <w:vAlign w:val="center"/>
          </w:tcPr>
          <w:p w14:paraId="31193AB6" w14:textId="1F47E2AE" w:rsidR="00E8285A" w:rsidRPr="00E8285A" w:rsidRDefault="00E8285A" w:rsidP="00E8285A">
            <w:pPr>
              <w:rPr>
                <w:rFonts w:asciiTheme="minorHAnsi" w:hAnsiTheme="minorHAnsi" w:hint="eastAsia"/>
                <w:szCs w:val="20"/>
              </w:rPr>
            </w:pPr>
            <w:r w:rsidRPr="00E8285A">
              <w:rPr>
                <w:rFonts w:asciiTheme="minorHAnsi" w:hAnsiTheme="minorHAnsi"/>
                <w:szCs w:val="20"/>
              </w:rPr>
              <w:t>ERM</w:t>
            </w:r>
          </w:p>
        </w:tc>
        <w:tc>
          <w:tcPr>
            <w:tcW w:w="7229" w:type="dxa"/>
            <w:vAlign w:val="center"/>
          </w:tcPr>
          <w:p w14:paraId="2FEE158F" w14:textId="23CFE08A" w:rsidR="00E8285A" w:rsidRPr="00E8285A" w:rsidRDefault="00E8285A" w:rsidP="00E8285A">
            <w:pPr>
              <w:rPr>
                <w:rFonts w:asciiTheme="minorHAnsi" w:hAnsiTheme="minorHAnsi" w:hint="eastAsia"/>
                <w:szCs w:val="20"/>
              </w:rPr>
            </w:pPr>
            <w:r w:rsidRPr="00E8285A">
              <w:rPr>
                <w:rFonts w:asciiTheme="minorHAnsi" w:hAnsiTheme="minorHAnsi"/>
                <w:szCs w:val="20"/>
              </w:rPr>
              <w:t>Enterprise Risk Management.</w:t>
            </w:r>
          </w:p>
        </w:tc>
      </w:tr>
      <w:tr w:rsidR="003504EB" w:rsidRPr="009527A4" w14:paraId="37E6860C" w14:textId="77777777">
        <w:tc>
          <w:tcPr>
            <w:tcW w:w="2122" w:type="dxa"/>
            <w:vAlign w:val="center"/>
          </w:tcPr>
          <w:p w14:paraId="397E06A6" w14:textId="6F4AD7D1" w:rsidR="003504EB" w:rsidRPr="00E8285A" w:rsidRDefault="003504EB" w:rsidP="00E8285A">
            <w:pPr>
              <w:rPr>
                <w:szCs w:val="20"/>
              </w:rPr>
            </w:pPr>
            <w:r>
              <w:rPr>
                <w:szCs w:val="20"/>
              </w:rPr>
              <w:t>Kafka</w:t>
            </w:r>
          </w:p>
        </w:tc>
        <w:tc>
          <w:tcPr>
            <w:tcW w:w="7229" w:type="dxa"/>
            <w:vAlign w:val="center"/>
          </w:tcPr>
          <w:p w14:paraId="11D5F6DF" w14:textId="77777777" w:rsidR="00411A97" w:rsidRPr="00411A97" w:rsidRDefault="00411A97" w:rsidP="00411A97">
            <w:pPr>
              <w:rPr>
                <w:szCs w:val="20"/>
              </w:rPr>
            </w:pPr>
            <w:r w:rsidRPr="00411A97">
              <w:rPr>
                <w:szCs w:val="20"/>
              </w:rPr>
              <w:t>An open-source distributed event streaming platform that publishes, stores, and delivers data streams reliably and at scale between systems in real time.</w:t>
            </w:r>
          </w:p>
          <w:p w14:paraId="32D1DBB5" w14:textId="77777777" w:rsidR="003504EB" w:rsidRPr="00E8285A" w:rsidRDefault="003504EB" w:rsidP="00E8285A">
            <w:pPr>
              <w:rPr>
                <w:szCs w:val="20"/>
              </w:rPr>
            </w:pPr>
          </w:p>
        </w:tc>
      </w:tr>
    </w:tbl>
    <w:p w14:paraId="15F33323" w14:textId="77777777" w:rsidR="00E62C5D" w:rsidRPr="00E62C5D" w:rsidRDefault="00E62C5D" w:rsidP="00E62C5D"/>
    <w:p w14:paraId="64AF8D49" w14:textId="77777777" w:rsidR="006F79A8" w:rsidRPr="006F79A8" w:rsidRDefault="006F79A8" w:rsidP="006F79A8"/>
    <w:p w14:paraId="07E52069" w14:textId="1D5749D3" w:rsidR="0041138D" w:rsidRDefault="0041138D" w:rsidP="00A959D1">
      <w:pPr>
        <w:pStyle w:val="Heading1"/>
        <w:ind w:left="431" w:hanging="431"/>
      </w:pPr>
      <w:bookmarkStart w:id="368" w:name="_Toc239852401"/>
      <w:bookmarkStart w:id="369" w:name="_Toc239980657"/>
      <w:bookmarkStart w:id="370" w:name="_Toc240366873"/>
      <w:r w:rsidRPr="006F79A8">
        <w:t>Cross-Reference and Traceability</w:t>
      </w:r>
      <w:bookmarkEnd w:id="368"/>
      <w:bookmarkEnd w:id="369"/>
      <w:bookmarkEnd w:id="370"/>
    </w:p>
    <w:p w14:paraId="501021B8" w14:textId="77777777" w:rsidR="00FC6A4E" w:rsidRPr="00FC6A4E" w:rsidRDefault="00FC6A4E" w:rsidP="00FC6A4E"/>
    <w:p w14:paraId="7C1902BB" w14:textId="03A55D60" w:rsidR="0041138D" w:rsidRDefault="0041138D" w:rsidP="0041138D">
      <w:pPr>
        <w:pStyle w:val="Heading2"/>
        <w:rPr>
          <w:bCs w:val="0"/>
        </w:rPr>
      </w:pPr>
      <w:bookmarkStart w:id="371" w:name="_Toc239852402"/>
      <w:bookmarkStart w:id="372" w:name="_Toc239980658"/>
      <w:bookmarkStart w:id="373" w:name="_Toc240366874"/>
      <w:r w:rsidRPr="00FC6A4E">
        <w:rPr>
          <w:bCs w:val="0"/>
        </w:rPr>
        <w:t>Pattern Grouping</w:t>
      </w:r>
      <w:bookmarkEnd w:id="371"/>
      <w:bookmarkEnd w:id="372"/>
      <w:bookmarkEnd w:id="373"/>
    </w:p>
    <w:p w14:paraId="5CD9B0C3" w14:textId="77777777" w:rsidR="00FC6A4E" w:rsidRPr="00FC6A4E" w:rsidRDefault="00FC6A4E" w:rsidP="00FC6A4E"/>
    <w:p w14:paraId="668AAEAD" w14:textId="77777777" w:rsidR="0041138D" w:rsidRDefault="0041138D" w:rsidP="0041138D">
      <w:pPr>
        <w:spacing w:after="120"/>
        <w:rPr>
          <w:szCs w:val="20"/>
        </w:rPr>
      </w:pPr>
      <w:r w:rsidRPr="0041138D">
        <w:rPr>
          <w:szCs w:val="20"/>
        </w:rPr>
        <w:t>The catalogue groups patterns by interaction style. The table maps each group to its section and the primary Azure services.</w:t>
      </w:r>
    </w:p>
    <w:p w14:paraId="425C530C"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2693"/>
        <w:gridCol w:w="3544"/>
      </w:tblGrid>
      <w:tr w:rsidR="00BD5E77" w:rsidRPr="009527A4" w14:paraId="2DE6A566" w14:textId="77777777" w:rsidTr="00730925">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A37C57F" w14:textId="590D74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Group</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A0609F" w14:textId="743E43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Section</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A7722E" w14:textId="13B38199"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Primary services</w:t>
            </w:r>
          </w:p>
        </w:tc>
      </w:tr>
      <w:tr w:rsidR="00BD5E77" w:rsidRPr="009527A4" w14:paraId="29E192DF" w14:textId="77777777" w:rsidTr="00866873">
        <w:tc>
          <w:tcPr>
            <w:tcW w:w="2972" w:type="dxa"/>
            <w:tcBorders>
              <w:top w:val="single" w:sz="4" w:space="0" w:color="000000" w:themeColor="text1"/>
            </w:tcBorders>
            <w:vAlign w:val="center"/>
          </w:tcPr>
          <w:p w14:paraId="0463F660" w14:textId="05C34AE8" w:rsidR="00BD5E77" w:rsidRPr="00F94A76" w:rsidRDefault="00BD5E77" w:rsidP="00BD5E77">
            <w:pPr>
              <w:rPr>
                <w:rFonts w:asciiTheme="minorHAnsi" w:hAnsiTheme="minorHAnsi" w:hint="eastAsia"/>
                <w:lang w:eastAsia="en-GB"/>
              </w:rPr>
            </w:pPr>
            <w:r w:rsidRPr="0041138D">
              <w:rPr>
                <w:rFonts w:asciiTheme="minorHAnsi" w:hAnsiTheme="minorHAnsi"/>
                <w:szCs w:val="20"/>
              </w:rPr>
              <w:t>API patterns</w:t>
            </w:r>
          </w:p>
        </w:tc>
        <w:tc>
          <w:tcPr>
            <w:tcW w:w="2693" w:type="dxa"/>
            <w:tcBorders>
              <w:top w:val="single" w:sz="4" w:space="0" w:color="000000" w:themeColor="text1"/>
            </w:tcBorders>
            <w:vAlign w:val="center"/>
          </w:tcPr>
          <w:p w14:paraId="09EF7CD2" w14:textId="301D4B13"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.3 (SFINT1 to SFINT3)</w:t>
            </w:r>
          </w:p>
        </w:tc>
        <w:tc>
          <w:tcPr>
            <w:tcW w:w="3544" w:type="dxa"/>
            <w:tcBorders>
              <w:top w:val="single" w:sz="4" w:space="0" w:color="000000" w:themeColor="text1"/>
            </w:tcBorders>
            <w:vAlign w:val="center"/>
          </w:tcPr>
          <w:p w14:paraId="439443C1" w14:textId="6ED5D27E"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 Functions</w:t>
            </w:r>
          </w:p>
        </w:tc>
      </w:tr>
      <w:tr w:rsidR="00BD5E77" w:rsidRPr="009527A4" w14:paraId="7465BB71" w14:textId="77777777" w:rsidTr="00D76F54">
        <w:tc>
          <w:tcPr>
            <w:tcW w:w="2972" w:type="dxa"/>
            <w:vAlign w:val="center"/>
          </w:tcPr>
          <w:p w14:paraId="4DCC4CC1" w14:textId="1BF92DA0" w:rsidR="00BD5E77" w:rsidRPr="00F94A76" w:rsidRDefault="00BD5E77" w:rsidP="00BD5E77">
            <w:pPr>
              <w:rPr>
                <w:rFonts w:asciiTheme="minorHAnsi" w:hAnsiTheme="minorHAnsi" w:hint="eastAsia"/>
                <w:lang w:eastAsia="en-GB"/>
              </w:rPr>
            </w:pPr>
            <w:r w:rsidRPr="0041138D">
              <w:rPr>
                <w:rFonts w:asciiTheme="minorHAnsi" w:hAnsiTheme="minorHAnsi"/>
                <w:szCs w:val="20"/>
              </w:rPr>
              <w:t>Messaging patterns</w:t>
            </w:r>
          </w:p>
        </w:tc>
        <w:tc>
          <w:tcPr>
            <w:tcW w:w="2693" w:type="dxa"/>
            <w:vAlign w:val="center"/>
          </w:tcPr>
          <w:p w14:paraId="31A9567D" w14:textId="415824B9"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.4 (SFINT4 to SFINT9)</w:t>
            </w:r>
          </w:p>
        </w:tc>
        <w:tc>
          <w:tcPr>
            <w:tcW w:w="3544" w:type="dxa"/>
            <w:vAlign w:val="center"/>
          </w:tcPr>
          <w:p w14:paraId="4867D319" w14:textId="6D859FA0"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 Functions</w:t>
            </w:r>
          </w:p>
        </w:tc>
      </w:tr>
      <w:tr w:rsidR="00BD5E77" w:rsidRPr="009527A4" w14:paraId="3434098C" w14:textId="77777777" w:rsidTr="00D76F54">
        <w:tc>
          <w:tcPr>
            <w:tcW w:w="2972" w:type="dxa"/>
            <w:vAlign w:val="center"/>
          </w:tcPr>
          <w:p w14:paraId="7DD4D735" w14:textId="3A49B5D6" w:rsidR="00BD5E77" w:rsidRPr="00F94A76" w:rsidRDefault="00BD5E77" w:rsidP="00BD5E77">
            <w:pPr>
              <w:rPr>
                <w:rFonts w:asciiTheme="minorHAnsi" w:hAnsiTheme="minorHAnsi" w:hint="eastAsia"/>
                <w:lang w:eastAsia="en-GB"/>
              </w:rPr>
            </w:pPr>
            <w:r w:rsidRPr="0041138D">
              <w:rPr>
                <w:rFonts w:asciiTheme="minorHAnsi" w:hAnsiTheme="minorHAnsi"/>
                <w:szCs w:val="20"/>
              </w:rPr>
              <w:t>Event patterns</w:t>
            </w:r>
          </w:p>
        </w:tc>
        <w:tc>
          <w:tcPr>
            <w:tcW w:w="2693" w:type="dxa"/>
            <w:vAlign w:val="center"/>
          </w:tcPr>
          <w:p w14:paraId="69510184" w14:textId="38D19E32"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.5 (SFINT10 to SFINT14)</w:t>
            </w:r>
          </w:p>
        </w:tc>
        <w:tc>
          <w:tcPr>
            <w:tcW w:w="3544" w:type="dxa"/>
            <w:vAlign w:val="center"/>
          </w:tcPr>
          <w:p w14:paraId="63B40921" w14:textId="5CAEBAA1" w:rsidR="00BD5E77" w:rsidRPr="00F94A76" w:rsidRDefault="00BD5E77" w:rsidP="00BD5E77">
            <w:pPr>
              <w:rPr>
                <w:rFonts w:asciiTheme="minorHAnsi" w:hAnsiTheme="minorHAnsi" w:hint="eastAsia"/>
                <w:lang w:eastAsia="en-GB"/>
              </w:rPr>
            </w:pPr>
            <w:r w:rsidRPr="0041138D">
              <w:rPr>
                <w:rFonts w:asciiTheme="minorHAnsi" w:hAnsiTheme="minorHAnsi"/>
                <w:szCs w:val="20"/>
              </w:rPr>
              <w:t>Event Grid, Event Hubs, Service Bus</w:t>
            </w:r>
          </w:p>
        </w:tc>
      </w:tr>
      <w:tr w:rsidR="00BD5E77" w:rsidRPr="009527A4" w14:paraId="4EBF7F7A" w14:textId="77777777" w:rsidTr="00D76F54">
        <w:tc>
          <w:tcPr>
            <w:tcW w:w="2972" w:type="dxa"/>
            <w:vAlign w:val="center"/>
          </w:tcPr>
          <w:p w14:paraId="4B5F1859" w14:textId="363AA3DB" w:rsidR="00BD5E77" w:rsidRPr="00F94A76" w:rsidRDefault="00BD5E77" w:rsidP="00BD5E77">
            <w:pPr>
              <w:rPr>
                <w:rFonts w:asciiTheme="minorHAnsi" w:hAnsiTheme="minorHAnsi" w:hint="eastAsia"/>
                <w:lang w:eastAsia="en-GB"/>
              </w:rPr>
            </w:pPr>
            <w:r w:rsidRPr="0041138D">
              <w:rPr>
                <w:rFonts w:asciiTheme="minorHAnsi" w:hAnsiTheme="minorHAnsi"/>
                <w:szCs w:val="20"/>
              </w:rPr>
              <w:t>Orchestration patterns</w:t>
            </w:r>
          </w:p>
        </w:tc>
        <w:tc>
          <w:tcPr>
            <w:tcW w:w="2693" w:type="dxa"/>
            <w:vAlign w:val="center"/>
          </w:tcPr>
          <w:p w14:paraId="1A35FC08" w14:textId="35C5A766"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.6 (SFINT15 to SFINT1</w:t>
            </w:r>
            <w:r w:rsidR="002D710D">
              <w:rPr>
                <w:rFonts w:asciiTheme="minorHAnsi" w:hAnsiTheme="minorHAnsi"/>
                <w:szCs w:val="20"/>
              </w:rPr>
              <w:t>8</w:t>
            </w:r>
            <w:r w:rsidRPr="0041138D">
              <w:rPr>
                <w:rFonts w:asciiTheme="minorHAnsi" w:hAnsiTheme="minorHAnsi"/>
                <w:szCs w:val="20"/>
              </w:rPr>
              <w:t>)</w:t>
            </w:r>
          </w:p>
        </w:tc>
        <w:tc>
          <w:tcPr>
            <w:tcW w:w="3544" w:type="dxa"/>
            <w:vAlign w:val="center"/>
          </w:tcPr>
          <w:p w14:paraId="24126F63" w14:textId="3C70A07F"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 Functions</w:t>
            </w:r>
          </w:p>
        </w:tc>
      </w:tr>
      <w:tr w:rsidR="00BD5E77" w:rsidRPr="009527A4" w14:paraId="34DDC340" w14:textId="77777777" w:rsidTr="00D76F54">
        <w:tc>
          <w:tcPr>
            <w:tcW w:w="2972" w:type="dxa"/>
            <w:vAlign w:val="center"/>
          </w:tcPr>
          <w:p w14:paraId="1717A962" w14:textId="3A9847A4" w:rsidR="00BD5E77" w:rsidRPr="0041138D" w:rsidRDefault="00BD5E77" w:rsidP="00BD5E77">
            <w:pPr>
              <w:rPr>
                <w:szCs w:val="20"/>
              </w:rPr>
            </w:pPr>
            <w:r w:rsidRPr="0041138D">
              <w:rPr>
                <w:rFonts w:asciiTheme="minorHAnsi" w:hAnsiTheme="minorHAnsi"/>
                <w:szCs w:val="20"/>
              </w:rPr>
              <w:t>File patterns</w:t>
            </w:r>
          </w:p>
        </w:tc>
        <w:tc>
          <w:tcPr>
            <w:tcW w:w="2693" w:type="dxa"/>
            <w:vAlign w:val="center"/>
          </w:tcPr>
          <w:p w14:paraId="01C9E468" w14:textId="42E6A02A" w:rsidR="00BD5E77" w:rsidRDefault="00BD5E77" w:rsidP="00BD5E77">
            <w:pPr>
              <w:rPr>
                <w:szCs w:val="20"/>
              </w:rPr>
            </w:pPr>
            <w:r>
              <w:rPr>
                <w:szCs w:val="20"/>
              </w:rPr>
              <w:t>8</w:t>
            </w:r>
            <w:r w:rsidRPr="0041138D">
              <w:rPr>
                <w:rFonts w:asciiTheme="minorHAnsi" w:hAnsiTheme="minorHAnsi"/>
                <w:szCs w:val="20"/>
              </w:rPr>
              <w:t>.7 (</w:t>
            </w:r>
            <w:r w:rsidR="00122229">
              <w:rPr>
                <w:rFonts w:asciiTheme="minorHAnsi" w:hAnsiTheme="minorHAnsi"/>
                <w:szCs w:val="20"/>
              </w:rPr>
              <w:t>SFINT19</w:t>
            </w:r>
            <w:r w:rsidRPr="0041138D">
              <w:rPr>
                <w:rFonts w:asciiTheme="minorHAnsi" w:hAnsiTheme="minorHAnsi"/>
                <w:szCs w:val="20"/>
              </w:rPr>
              <w:t xml:space="preserve"> to </w:t>
            </w:r>
            <w:r w:rsidR="00122229">
              <w:rPr>
                <w:rFonts w:asciiTheme="minorHAnsi" w:hAnsiTheme="minorHAnsi"/>
                <w:szCs w:val="20"/>
              </w:rPr>
              <w:t>SFINT20</w:t>
            </w:r>
            <w:r w:rsidRPr="0041138D">
              <w:rPr>
                <w:rFonts w:asciiTheme="minorHAnsi" w:hAnsiTheme="minorHAnsi"/>
                <w:szCs w:val="20"/>
              </w:rPr>
              <w:t>)</w:t>
            </w:r>
          </w:p>
        </w:tc>
        <w:tc>
          <w:tcPr>
            <w:tcW w:w="3544" w:type="dxa"/>
            <w:vAlign w:val="center"/>
          </w:tcPr>
          <w:p w14:paraId="394C080E" w14:textId="6B20A696" w:rsidR="00BD5E77" w:rsidRPr="0041138D" w:rsidRDefault="00BD5E77" w:rsidP="00BD5E77">
            <w:pPr>
              <w:rPr>
                <w:szCs w:val="20"/>
              </w:rPr>
            </w:pPr>
            <w:r w:rsidRPr="0041138D">
              <w:rPr>
                <w:rFonts w:asciiTheme="minorHAnsi" w:hAnsiTheme="minorHAnsi"/>
                <w:szCs w:val="20"/>
              </w:rPr>
              <w:t>Blob, Event Grid, Logic Apps</w:t>
            </w:r>
          </w:p>
        </w:tc>
      </w:tr>
      <w:tr w:rsidR="002D710D" w:rsidRPr="009527A4" w14:paraId="7B627407" w14:textId="77777777" w:rsidTr="00D76F54">
        <w:tc>
          <w:tcPr>
            <w:tcW w:w="2972" w:type="dxa"/>
            <w:vAlign w:val="center"/>
          </w:tcPr>
          <w:p w14:paraId="3C5EDE44" w14:textId="24CF83B7" w:rsidR="002D710D" w:rsidRPr="0041138D" w:rsidRDefault="002D710D" w:rsidP="002D710D">
            <w:pPr>
              <w:rPr>
                <w:szCs w:val="20"/>
              </w:rPr>
            </w:pPr>
            <w:r w:rsidRPr="0041138D">
              <w:rPr>
                <w:rFonts w:asciiTheme="minorHAnsi" w:hAnsiTheme="minorHAnsi"/>
                <w:szCs w:val="20"/>
              </w:rPr>
              <w:t>Transformation and routing</w:t>
            </w:r>
          </w:p>
        </w:tc>
        <w:tc>
          <w:tcPr>
            <w:tcW w:w="2693" w:type="dxa"/>
            <w:vAlign w:val="center"/>
          </w:tcPr>
          <w:p w14:paraId="1E81BACF" w14:textId="47FCC0FF" w:rsidR="002D710D" w:rsidRDefault="002D710D" w:rsidP="002D710D">
            <w:pPr>
              <w:rPr>
                <w:szCs w:val="20"/>
              </w:rPr>
            </w:pPr>
            <w:r>
              <w:rPr>
                <w:szCs w:val="20"/>
              </w:rPr>
              <w:t>8</w:t>
            </w:r>
            <w:r w:rsidRPr="0041138D">
              <w:rPr>
                <w:rFonts w:asciiTheme="minorHAnsi" w:hAnsiTheme="minorHAnsi"/>
                <w:szCs w:val="20"/>
              </w:rPr>
              <w:t>.8 (</w:t>
            </w:r>
            <w:r>
              <w:rPr>
                <w:rFonts w:asciiTheme="minorHAnsi" w:hAnsiTheme="minorHAnsi"/>
                <w:szCs w:val="20"/>
              </w:rPr>
              <w:t>SFINT21</w:t>
            </w:r>
            <w:r w:rsidRPr="0041138D">
              <w:rPr>
                <w:rFonts w:asciiTheme="minorHAnsi" w:hAnsiTheme="minorHAnsi"/>
                <w:szCs w:val="20"/>
              </w:rPr>
              <w:t xml:space="preserve"> to </w:t>
            </w:r>
            <w:r>
              <w:rPr>
                <w:rFonts w:asciiTheme="minorHAnsi" w:hAnsiTheme="minorHAnsi"/>
                <w:szCs w:val="20"/>
              </w:rPr>
              <w:t>SFINT22</w:t>
            </w:r>
            <w:r w:rsidRPr="0041138D">
              <w:rPr>
                <w:rFonts w:asciiTheme="minorHAnsi" w:hAnsiTheme="minorHAnsi"/>
                <w:szCs w:val="20"/>
              </w:rPr>
              <w:t>)</w:t>
            </w:r>
          </w:p>
        </w:tc>
        <w:tc>
          <w:tcPr>
            <w:tcW w:w="3544" w:type="dxa"/>
            <w:vAlign w:val="center"/>
          </w:tcPr>
          <w:p w14:paraId="71E86473" w14:textId="4684D559" w:rsidR="002D710D" w:rsidRPr="0041138D" w:rsidRDefault="002D710D" w:rsidP="002D710D">
            <w:pPr>
              <w:rPr>
                <w:szCs w:val="20"/>
              </w:rPr>
            </w:pPr>
            <w:r w:rsidRPr="0041138D">
              <w:rPr>
                <w:rFonts w:asciiTheme="minorHAnsi" w:hAnsiTheme="minorHAnsi"/>
                <w:szCs w:val="20"/>
              </w:rPr>
              <w:t>Functions, Service Bus</w:t>
            </w:r>
          </w:p>
        </w:tc>
      </w:tr>
      <w:tr w:rsidR="002D710D" w:rsidRPr="009527A4" w14:paraId="3E4D3580" w14:textId="77777777" w:rsidTr="00D76F54">
        <w:tc>
          <w:tcPr>
            <w:tcW w:w="2972" w:type="dxa"/>
            <w:vAlign w:val="center"/>
          </w:tcPr>
          <w:p w14:paraId="61076B53" w14:textId="70F98195" w:rsidR="002D710D" w:rsidRPr="0041138D" w:rsidRDefault="002D710D" w:rsidP="002D710D">
            <w:pPr>
              <w:rPr>
                <w:szCs w:val="20"/>
              </w:rPr>
            </w:pPr>
            <w:r w:rsidRPr="0041138D">
              <w:rPr>
                <w:rFonts w:asciiTheme="minorHAnsi" w:hAnsiTheme="minorHAnsi"/>
                <w:szCs w:val="20"/>
              </w:rPr>
              <w:t>Data platform patterns</w:t>
            </w:r>
          </w:p>
        </w:tc>
        <w:tc>
          <w:tcPr>
            <w:tcW w:w="2693" w:type="dxa"/>
            <w:vAlign w:val="center"/>
          </w:tcPr>
          <w:p w14:paraId="74AD40E4" w14:textId="2EED318F" w:rsidR="002D710D" w:rsidRDefault="002D710D" w:rsidP="002D710D">
            <w:pPr>
              <w:rPr>
                <w:szCs w:val="20"/>
              </w:rPr>
            </w:pPr>
            <w:r>
              <w:rPr>
                <w:szCs w:val="20"/>
              </w:rPr>
              <w:t>9</w:t>
            </w:r>
            <w:r w:rsidRPr="0041138D">
              <w:rPr>
                <w:rFonts w:asciiTheme="minorHAnsi" w:hAnsiTheme="minorHAnsi"/>
                <w:szCs w:val="20"/>
              </w:rPr>
              <w:t xml:space="preserve">  (SFDEINT1 to SFDEINT9)</w:t>
            </w:r>
          </w:p>
        </w:tc>
        <w:tc>
          <w:tcPr>
            <w:tcW w:w="3544" w:type="dxa"/>
            <w:vAlign w:val="center"/>
          </w:tcPr>
          <w:p w14:paraId="359F60B1" w14:textId="5C92FB50" w:rsidR="002D710D" w:rsidRPr="0041138D" w:rsidRDefault="002D710D" w:rsidP="002D710D">
            <w:pPr>
              <w:rPr>
                <w:szCs w:val="20"/>
              </w:rPr>
            </w:pPr>
            <w:r w:rsidRPr="0041138D">
              <w:rPr>
                <w:rFonts w:asciiTheme="minorHAnsi" w:hAnsiTheme="minorHAnsi"/>
                <w:szCs w:val="20"/>
              </w:rPr>
              <w:t>Event Hubs, Functions, Snowflake</w:t>
            </w:r>
          </w:p>
        </w:tc>
      </w:tr>
    </w:tbl>
    <w:p w14:paraId="49E390D3" w14:textId="77777777" w:rsidR="00E62C5D" w:rsidRPr="0041138D" w:rsidRDefault="00E62C5D" w:rsidP="0041138D">
      <w:pPr>
        <w:spacing w:after="120"/>
        <w:rPr>
          <w:szCs w:val="20"/>
        </w:rPr>
      </w:pPr>
    </w:p>
    <w:p w14:paraId="47BDBFFD" w14:textId="77777777" w:rsidR="0041138D" w:rsidRPr="0041138D" w:rsidRDefault="0041138D" w:rsidP="0041138D">
      <w:pPr>
        <w:rPr>
          <w:szCs w:val="20"/>
        </w:rPr>
      </w:pPr>
    </w:p>
    <w:p w14:paraId="602520F6" w14:textId="21B0D6BB" w:rsidR="00D70FCB" w:rsidRPr="00614F2E" w:rsidRDefault="00D70FCB" w:rsidP="00A959D1">
      <w:pPr>
        <w:pStyle w:val="Heading1"/>
        <w:ind w:left="431" w:hanging="431"/>
      </w:pPr>
      <w:bookmarkStart w:id="374" w:name="_Toc240366875"/>
      <w:r>
        <w:t>Appendices</w:t>
      </w:r>
      <w:bookmarkEnd w:id="374"/>
    </w:p>
    <w:sectPr w:rsidR="00D70FCB" w:rsidRPr="00614F2E" w:rsidSect="006F0DBD">
      <w:headerReference w:type="first" r:id="rId53"/>
      <w:footerReference w:type="first" r:id="rId54"/>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Joycell Sundararaj - Chaucer" w:date="2026-09-15T13:30:00Z" w:initials="JS">
    <w:p w14:paraId="1FC40005" w14:textId="77777777" w:rsidR="00247156" w:rsidRDefault="00247156" w:rsidP="00247156">
      <w:pPr>
        <w:pStyle w:val="CommentText"/>
      </w:pPr>
      <w:r>
        <w:rPr>
          <w:rStyle w:val="CommentReference"/>
        </w:rPr>
        <w:annotationRef/>
      </w:r>
      <w:r>
        <w:t>To be filled and formatted</w:t>
      </w:r>
    </w:p>
  </w:comment>
  <w:comment w:id="10" w:author="Joycell Sundararaj - Chaucer" w:date="2026-09-15T13:39:00Z" w:initials="JS">
    <w:p w14:paraId="29EC8774" w14:textId="77777777" w:rsidR="00AD3EDB" w:rsidRDefault="00AD3EDB" w:rsidP="00AD3EDB">
      <w:pPr>
        <w:pStyle w:val="CommentText"/>
      </w:pPr>
      <w:r>
        <w:rPr>
          <w:rStyle w:val="CommentReference"/>
        </w:rPr>
        <w:annotationRef/>
      </w:r>
      <w:r>
        <w:t>Reference numbers need to validated wherever used</w:t>
      </w:r>
    </w:p>
  </w:comment>
  <w:comment w:id="11" w:author="Joycell Sundararaj - Chaucer" w:date="2026-09-15T13:39:00Z" w:initials="JS">
    <w:p w14:paraId="1E5EF30E" w14:textId="77777777" w:rsidR="00C37365" w:rsidRDefault="00AD53D0" w:rsidP="00C37365">
      <w:pPr>
        <w:pStyle w:val="CommentText"/>
      </w:pPr>
      <w:r>
        <w:rPr>
          <w:rStyle w:val="CommentReference"/>
        </w:rPr>
        <w:annotationRef/>
      </w:r>
      <w:r w:rsidR="00C37365">
        <w:rPr>
          <w:color w:val="000000"/>
        </w:rPr>
        <w:t>Also please add the Cloud Security Framework and add the references wherever applicable</w:t>
      </w:r>
    </w:p>
  </w:comment>
  <w:comment w:id="106" w:author="Joycell Sundararaj - Chaucer" w:date="2026-09-15T13:33:00Z" w:initials="JS">
    <w:p w14:paraId="5F21AF28" w14:textId="77777777" w:rsidR="00270C99" w:rsidRDefault="00270C99" w:rsidP="00270C99">
      <w:pPr>
        <w:pStyle w:val="CommentText"/>
      </w:pPr>
      <w:r>
        <w:rPr>
          <w:rStyle w:val="CommentReference"/>
        </w:rPr>
        <w:annotationRef/>
      </w:r>
      <w:r>
        <w:t>Change to Ref structure throughout the document for every reference</w:t>
      </w:r>
    </w:p>
  </w:comment>
  <w:comment w:id="107" w:author="Joycell Sundararaj - Chaucer" w:date="2026-09-15T13:37:00Z" w:initials="JS">
    <w:p w14:paraId="61CA9ABB" w14:textId="77777777" w:rsidR="00FE685F" w:rsidRDefault="00FE685F" w:rsidP="00FE685F">
      <w:pPr>
        <w:pStyle w:val="CommentText"/>
      </w:pPr>
      <w:r>
        <w:rPr>
          <w:rStyle w:val="CommentReference"/>
        </w:rPr>
        <w:annotationRef/>
      </w:r>
      <w:r>
        <w:t>Also update the requirements document to add that we received it from Steve and remove links</w:t>
      </w:r>
    </w:p>
  </w:comment>
  <w:comment w:id="172" w:author="Joycell Sundararaj - Chaucer" w:date="2026-09-15T13:17:00Z" w:initials="JS">
    <w:p w14:paraId="6C15D224" w14:textId="77777777" w:rsidR="00C63AE7" w:rsidRDefault="00C63AE7" w:rsidP="00C63AE7">
      <w:pPr>
        <w:pStyle w:val="CommentText"/>
      </w:pPr>
      <w:r>
        <w:rPr>
          <w:rStyle w:val="CommentReference"/>
        </w:rPr>
        <w:annotationRef/>
      </w:r>
      <w:r>
        <w:t>Explain the technical scenario (no business details) before listing the patterns so that the list makes sense</w:t>
      </w:r>
    </w:p>
  </w:comment>
  <w:comment w:id="173" w:author="Puneet Kumar - Chaucer" w:date="2026-09-15T14:26:00Z" w:initials="PK">
    <w:p w14:paraId="0B986ED2" w14:textId="77777777" w:rsidR="00E502E6" w:rsidRDefault="00E502E6" w:rsidP="00E502E6">
      <w:pPr>
        <w:pStyle w:val="CommentText"/>
      </w:pPr>
      <w:r>
        <w:rPr>
          <w:rStyle w:val="CommentReference"/>
        </w:rPr>
        <w:annotationRef/>
      </w:r>
      <w:r>
        <w:t>added</w:t>
      </w:r>
    </w:p>
  </w:comment>
  <w:comment w:id="260" w:author="Joycell Sundararaj - Chaucer" w:date="2026-09-15T13:43:00Z" w:initials="JS">
    <w:p w14:paraId="5B7C7BDD" w14:textId="77777777" w:rsidR="0080763F" w:rsidRDefault="0080763F" w:rsidP="0080763F">
      <w:pPr>
        <w:pStyle w:val="CommentText"/>
      </w:pPr>
      <w:r>
        <w:rPr>
          <w:rStyle w:val="CommentReference"/>
        </w:rPr>
        <w:annotationRef/>
      </w:r>
      <w:r>
        <w:t>Revise the import and export pattern diagrams to clearly show the handover boundary between the Systems Integration Framework and the data platform, including where the data platform takes ownership</w:t>
      </w:r>
    </w:p>
  </w:comment>
  <w:comment w:id="259" w:author="Joycell Sundararaj - Chaucer" w:date="2026-09-15T13:49:00Z" w:initials="JS">
    <w:p w14:paraId="64B9C0D1" w14:textId="77777777" w:rsidR="00602F0F" w:rsidRDefault="00602F0F" w:rsidP="00602F0F">
      <w:pPr>
        <w:pStyle w:val="CommentText"/>
      </w:pPr>
      <w:r>
        <w:rPr>
          <w:rStyle w:val="CommentReference"/>
        </w:rPr>
        <w:annotationRef/>
      </w:r>
      <w:r>
        <w:t>Replace product-specific references such as Snowflake and SQL API with generic terms such as “data platform” where the document is describing reusable patterns, while retaining technology names only where they define an agreed boundary or platform capability</w:t>
      </w:r>
    </w:p>
  </w:comment>
  <w:comment w:id="265" w:author="Joycell Sundararaj - Chaucer" w:date="2026-09-15T13:50:00Z" w:initials="JS">
    <w:p w14:paraId="51237C15" w14:textId="77777777" w:rsidR="0050185A" w:rsidRDefault="0050185A" w:rsidP="0050185A">
      <w:pPr>
        <w:pStyle w:val="CommentText"/>
      </w:pPr>
      <w:r>
        <w:rPr>
          <w:rStyle w:val="CommentReference"/>
        </w:rPr>
        <w:annotationRef/>
      </w:r>
      <w:r>
        <w:t>Merge this to SFDEINT1. Please update the whole document to ensure the DE pattern numbering change is reflected in diagrams and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40005" w15:done="0"/>
  <w15:commentEx w15:paraId="29EC8774" w15:done="0"/>
  <w15:commentEx w15:paraId="1E5EF30E" w15:paraIdParent="29EC8774" w15:done="0"/>
  <w15:commentEx w15:paraId="5F21AF28" w15:done="0"/>
  <w15:commentEx w15:paraId="61CA9ABB" w15:paraIdParent="5F21AF28" w15:done="0"/>
  <w15:commentEx w15:paraId="6C15D224" w15:done="0"/>
  <w15:commentEx w15:paraId="0B986ED2" w15:paraIdParent="6C15D224" w15:done="0"/>
  <w15:commentEx w15:paraId="5B7C7BDD" w15:done="0"/>
  <w15:commentEx w15:paraId="64B9C0D1" w15:done="0"/>
  <w15:commentEx w15:paraId="51237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C672D" w16cex:dateUtc="2026-09-15T12:30:00Z"/>
  <w16cex:commentExtensible w16cex:durableId="733E30B1" w16cex:dateUtc="2026-09-15T12:39:00Z"/>
  <w16cex:commentExtensible w16cex:durableId="27D4AD39" w16cex:dateUtc="2026-09-15T12:39:00Z"/>
  <w16cex:commentExtensible w16cex:durableId="3CEAD505" w16cex:dateUtc="2026-09-15T12:33:00Z"/>
  <w16cex:commentExtensible w16cex:durableId="24F8E099" w16cex:dateUtc="2026-09-15T12:37:00Z"/>
  <w16cex:commentExtensible w16cex:durableId="612E313A" w16cex:dateUtc="2026-09-15T12:17:00Z"/>
  <w16cex:commentExtensible w16cex:durableId="29C36457" w16cex:dateUtc="2026-09-15T13:26:00Z"/>
  <w16cex:commentExtensible w16cex:durableId="2E93F107" w16cex:dateUtc="2026-09-15T12:43:00Z"/>
  <w16cex:commentExtensible w16cex:durableId="214384BB" w16cex:dateUtc="2026-09-15T12:49:00Z"/>
  <w16cex:commentExtensible w16cex:durableId="30859857" w16cex:dateUtc="2026-09-15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40005" w16cid:durableId="033C672D"/>
  <w16cid:commentId w16cid:paraId="29EC8774" w16cid:durableId="733E30B1"/>
  <w16cid:commentId w16cid:paraId="1E5EF30E" w16cid:durableId="27D4AD39"/>
  <w16cid:commentId w16cid:paraId="5F21AF28" w16cid:durableId="3CEAD505"/>
  <w16cid:commentId w16cid:paraId="61CA9ABB" w16cid:durableId="24F8E099"/>
  <w16cid:commentId w16cid:paraId="6C15D224" w16cid:durableId="612E313A"/>
  <w16cid:commentId w16cid:paraId="0B986ED2" w16cid:durableId="29C36457"/>
  <w16cid:commentId w16cid:paraId="5B7C7BDD" w16cid:durableId="2E93F107"/>
  <w16cid:commentId w16cid:paraId="64B9C0D1" w16cid:durableId="214384BB"/>
  <w16cid:commentId w16cid:paraId="51237C15" w16cid:durableId="308598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E2DA" w14:textId="77777777" w:rsidR="00FA1F8E" w:rsidRDefault="00FA1F8E" w:rsidP="00614F2E">
      <w:r>
        <w:separator/>
      </w:r>
    </w:p>
  </w:endnote>
  <w:endnote w:type="continuationSeparator" w:id="0">
    <w:p w14:paraId="0A285AC2" w14:textId="77777777" w:rsidR="00FA1F8E" w:rsidRDefault="00FA1F8E" w:rsidP="00614F2E">
      <w:r>
        <w:continuationSeparator/>
      </w:r>
    </w:p>
  </w:endnote>
  <w:endnote w:type="continuationNotice" w:id="1">
    <w:p w14:paraId="148C1689" w14:textId="77777777" w:rsidR="00FA1F8E" w:rsidRDefault="00FA1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8C04" w14:textId="77777777" w:rsidR="00FA1F8E" w:rsidRDefault="00FA1F8E" w:rsidP="00614F2E">
      <w:r>
        <w:separator/>
      </w:r>
    </w:p>
  </w:footnote>
  <w:footnote w:type="continuationSeparator" w:id="0">
    <w:p w14:paraId="4DA69FB8" w14:textId="77777777" w:rsidR="00FA1F8E" w:rsidRDefault="00FA1F8E" w:rsidP="00614F2E">
      <w:r>
        <w:continuationSeparator/>
      </w:r>
    </w:p>
  </w:footnote>
  <w:footnote w:type="continuationNotice" w:id="1">
    <w:p w14:paraId="1602B384" w14:textId="77777777" w:rsidR="00FA1F8E" w:rsidRDefault="00FA1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32E38B"/>
    <w:multiLevelType w:val="hybridMultilevel"/>
    <w:tmpl w:val="FFFFFFFF"/>
    <w:lvl w:ilvl="0" w:tplc="A41C3552">
      <w:start w:val="1"/>
      <w:numFmt w:val="bullet"/>
      <w:lvlText w:val=""/>
      <w:lvlJc w:val="left"/>
      <w:pPr>
        <w:ind w:left="720" w:hanging="360"/>
      </w:pPr>
      <w:rPr>
        <w:rFonts w:ascii="Symbol" w:eastAsia="Symbol" w:hAnsi="Symbol" w:cs="Symbol"/>
      </w:rPr>
    </w:lvl>
    <w:lvl w:ilvl="1" w:tplc="DEE8EAC6">
      <w:start w:val="1"/>
      <w:numFmt w:val="bullet"/>
      <w:lvlText w:val="o"/>
      <w:lvlJc w:val="left"/>
      <w:pPr>
        <w:ind w:left="1440" w:hanging="360"/>
      </w:pPr>
      <w:rPr>
        <w:rFonts w:ascii="Courier New" w:eastAsia="Courier New" w:hAnsi="Courier New" w:cs="Courier New"/>
      </w:rPr>
    </w:lvl>
    <w:lvl w:ilvl="2" w:tplc="5A32B516">
      <w:start w:val="1"/>
      <w:numFmt w:val="bullet"/>
      <w:lvlText w:val=""/>
      <w:lvlJc w:val="left"/>
      <w:pPr>
        <w:ind w:left="2160" w:hanging="360"/>
      </w:pPr>
      <w:rPr>
        <w:rFonts w:ascii="Wingdings" w:eastAsia="Wingdings" w:hAnsi="Wingdings" w:cs="Wingdings"/>
      </w:rPr>
    </w:lvl>
    <w:lvl w:ilvl="3" w:tplc="C2803920">
      <w:start w:val="1"/>
      <w:numFmt w:val="bullet"/>
      <w:lvlText w:val=""/>
      <w:lvlJc w:val="left"/>
      <w:pPr>
        <w:ind w:left="2880" w:hanging="360"/>
      </w:pPr>
      <w:rPr>
        <w:rFonts w:ascii="Symbol" w:eastAsia="Symbol" w:hAnsi="Symbol" w:cs="Symbol"/>
      </w:rPr>
    </w:lvl>
    <w:lvl w:ilvl="4" w:tplc="EA1CBE98">
      <w:start w:val="1"/>
      <w:numFmt w:val="bullet"/>
      <w:lvlText w:val="o"/>
      <w:lvlJc w:val="left"/>
      <w:pPr>
        <w:ind w:left="3600" w:hanging="360"/>
      </w:pPr>
      <w:rPr>
        <w:rFonts w:ascii="Courier New" w:eastAsia="Courier New" w:hAnsi="Courier New" w:cs="Courier New"/>
      </w:rPr>
    </w:lvl>
    <w:lvl w:ilvl="5" w:tplc="60E4A7C8">
      <w:start w:val="1"/>
      <w:numFmt w:val="bullet"/>
      <w:lvlText w:val=""/>
      <w:lvlJc w:val="left"/>
      <w:pPr>
        <w:ind w:left="4320" w:hanging="360"/>
      </w:pPr>
      <w:rPr>
        <w:rFonts w:ascii="Wingdings" w:eastAsia="Wingdings" w:hAnsi="Wingdings" w:cs="Wingdings"/>
      </w:rPr>
    </w:lvl>
    <w:lvl w:ilvl="6" w:tplc="2A8EF4C2">
      <w:start w:val="1"/>
      <w:numFmt w:val="bullet"/>
      <w:lvlText w:val=""/>
      <w:lvlJc w:val="left"/>
      <w:pPr>
        <w:ind w:left="5040" w:hanging="360"/>
      </w:pPr>
      <w:rPr>
        <w:rFonts w:ascii="Symbol" w:eastAsia="Symbol" w:hAnsi="Symbol" w:cs="Symbol"/>
      </w:rPr>
    </w:lvl>
    <w:lvl w:ilvl="7" w:tplc="8048CB5A">
      <w:start w:val="1"/>
      <w:numFmt w:val="bullet"/>
      <w:lvlText w:val="o"/>
      <w:lvlJc w:val="left"/>
      <w:pPr>
        <w:ind w:left="5760" w:hanging="360"/>
      </w:pPr>
      <w:rPr>
        <w:rFonts w:ascii="Courier New" w:eastAsia="Courier New" w:hAnsi="Courier New" w:cs="Courier New"/>
      </w:rPr>
    </w:lvl>
    <w:lvl w:ilvl="8" w:tplc="F8881462">
      <w:start w:val="1"/>
      <w:numFmt w:val="bullet"/>
      <w:lvlText w:val=""/>
      <w:lvlJc w:val="left"/>
      <w:pPr>
        <w:ind w:left="6480" w:hanging="360"/>
      </w:pPr>
      <w:rPr>
        <w:rFonts w:ascii="Wingdings" w:eastAsia="Wingdings" w:hAnsi="Wingdings" w:cs="Wingdings"/>
      </w:rPr>
    </w:lvl>
  </w:abstractNum>
  <w:abstractNum w:abstractNumId="6"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9" w15:restartNumberingAfterBreak="0">
    <w:nsid w:val="21475A44"/>
    <w:multiLevelType w:val="hybridMultilevel"/>
    <w:tmpl w:val="4F62C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A44693"/>
    <w:multiLevelType w:val="hybridMultilevel"/>
    <w:tmpl w:val="6264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ED4A7"/>
    <w:multiLevelType w:val="hybridMultilevel"/>
    <w:tmpl w:val="FFFFFFFF"/>
    <w:lvl w:ilvl="0" w:tplc="90ACAF96">
      <w:start w:val="1"/>
      <w:numFmt w:val="bullet"/>
      <w:lvlText w:val=""/>
      <w:lvlJc w:val="left"/>
      <w:pPr>
        <w:ind w:left="720" w:hanging="360"/>
      </w:pPr>
      <w:rPr>
        <w:rFonts w:ascii="Symbol" w:eastAsia="Symbol" w:hAnsi="Symbol" w:cs="Symbol"/>
      </w:rPr>
    </w:lvl>
    <w:lvl w:ilvl="1" w:tplc="AE64CA10">
      <w:start w:val="1"/>
      <w:numFmt w:val="bullet"/>
      <w:lvlText w:val="o"/>
      <w:lvlJc w:val="left"/>
      <w:pPr>
        <w:ind w:left="1440" w:hanging="360"/>
      </w:pPr>
      <w:rPr>
        <w:rFonts w:ascii="Courier New" w:eastAsia="Courier New" w:hAnsi="Courier New" w:cs="Courier New"/>
      </w:rPr>
    </w:lvl>
    <w:lvl w:ilvl="2" w:tplc="4F4697F2">
      <w:start w:val="1"/>
      <w:numFmt w:val="bullet"/>
      <w:lvlText w:val=""/>
      <w:lvlJc w:val="left"/>
      <w:pPr>
        <w:ind w:left="2160" w:hanging="360"/>
      </w:pPr>
      <w:rPr>
        <w:rFonts w:ascii="Wingdings" w:eastAsia="Wingdings" w:hAnsi="Wingdings" w:cs="Wingdings"/>
      </w:rPr>
    </w:lvl>
    <w:lvl w:ilvl="3" w:tplc="8D7AF496">
      <w:start w:val="1"/>
      <w:numFmt w:val="bullet"/>
      <w:lvlText w:val=""/>
      <w:lvlJc w:val="left"/>
      <w:pPr>
        <w:ind w:left="2880" w:hanging="360"/>
      </w:pPr>
      <w:rPr>
        <w:rFonts w:ascii="Symbol" w:eastAsia="Symbol" w:hAnsi="Symbol" w:cs="Symbol"/>
      </w:rPr>
    </w:lvl>
    <w:lvl w:ilvl="4" w:tplc="9EE8C02E">
      <w:start w:val="1"/>
      <w:numFmt w:val="bullet"/>
      <w:lvlText w:val="o"/>
      <w:lvlJc w:val="left"/>
      <w:pPr>
        <w:ind w:left="3600" w:hanging="360"/>
      </w:pPr>
      <w:rPr>
        <w:rFonts w:ascii="Courier New" w:eastAsia="Courier New" w:hAnsi="Courier New" w:cs="Courier New"/>
      </w:rPr>
    </w:lvl>
    <w:lvl w:ilvl="5" w:tplc="2AA67808">
      <w:start w:val="1"/>
      <w:numFmt w:val="bullet"/>
      <w:lvlText w:val=""/>
      <w:lvlJc w:val="left"/>
      <w:pPr>
        <w:ind w:left="4320" w:hanging="360"/>
      </w:pPr>
      <w:rPr>
        <w:rFonts w:ascii="Wingdings" w:eastAsia="Wingdings" w:hAnsi="Wingdings" w:cs="Wingdings"/>
      </w:rPr>
    </w:lvl>
    <w:lvl w:ilvl="6" w:tplc="670E0600">
      <w:start w:val="1"/>
      <w:numFmt w:val="bullet"/>
      <w:lvlText w:val=""/>
      <w:lvlJc w:val="left"/>
      <w:pPr>
        <w:ind w:left="5040" w:hanging="360"/>
      </w:pPr>
      <w:rPr>
        <w:rFonts w:ascii="Symbol" w:eastAsia="Symbol" w:hAnsi="Symbol" w:cs="Symbol"/>
      </w:rPr>
    </w:lvl>
    <w:lvl w:ilvl="7" w:tplc="6A5CB46C">
      <w:start w:val="1"/>
      <w:numFmt w:val="bullet"/>
      <w:lvlText w:val="o"/>
      <w:lvlJc w:val="left"/>
      <w:pPr>
        <w:ind w:left="5760" w:hanging="360"/>
      </w:pPr>
      <w:rPr>
        <w:rFonts w:ascii="Courier New" w:eastAsia="Courier New" w:hAnsi="Courier New" w:cs="Courier New"/>
      </w:rPr>
    </w:lvl>
    <w:lvl w:ilvl="8" w:tplc="084A55BE">
      <w:start w:val="1"/>
      <w:numFmt w:val="bullet"/>
      <w:lvlText w:val=""/>
      <w:lvlJc w:val="left"/>
      <w:pPr>
        <w:ind w:left="6480" w:hanging="360"/>
      </w:pPr>
      <w:rPr>
        <w:rFonts w:ascii="Wingdings" w:eastAsia="Wingdings" w:hAnsi="Wingdings" w:cs="Wingdings"/>
      </w:rPr>
    </w:lvl>
  </w:abstractNum>
  <w:abstractNum w:abstractNumId="1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404178"/>
    <w:multiLevelType w:val="hybridMultilevel"/>
    <w:tmpl w:val="FFFFFFFF"/>
    <w:lvl w:ilvl="0" w:tplc="81B6BEA2">
      <w:start w:val="1"/>
      <w:numFmt w:val="bullet"/>
      <w:lvlText w:val="●"/>
      <w:lvlJc w:val="left"/>
      <w:pPr>
        <w:ind w:left="720" w:hanging="360"/>
      </w:pPr>
    </w:lvl>
    <w:lvl w:ilvl="1" w:tplc="CA7C6F02">
      <w:start w:val="1"/>
      <w:numFmt w:val="bullet"/>
      <w:lvlText w:val="○"/>
      <w:lvlJc w:val="left"/>
      <w:pPr>
        <w:ind w:left="1440" w:hanging="360"/>
      </w:pPr>
    </w:lvl>
    <w:lvl w:ilvl="2" w:tplc="FF7E1D74">
      <w:start w:val="1"/>
      <w:numFmt w:val="bullet"/>
      <w:lvlText w:val="■"/>
      <w:lvlJc w:val="left"/>
      <w:pPr>
        <w:ind w:left="2160" w:hanging="360"/>
      </w:pPr>
    </w:lvl>
    <w:lvl w:ilvl="3" w:tplc="70D04874">
      <w:start w:val="1"/>
      <w:numFmt w:val="bullet"/>
      <w:lvlText w:val="●"/>
      <w:lvlJc w:val="left"/>
      <w:pPr>
        <w:ind w:left="2880" w:hanging="360"/>
      </w:pPr>
    </w:lvl>
    <w:lvl w:ilvl="4" w:tplc="1602C620">
      <w:start w:val="1"/>
      <w:numFmt w:val="bullet"/>
      <w:lvlText w:val="○"/>
      <w:lvlJc w:val="left"/>
      <w:pPr>
        <w:ind w:left="3600" w:hanging="360"/>
      </w:pPr>
    </w:lvl>
    <w:lvl w:ilvl="5" w:tplc="2F321292">
      <w:start w:val="1"/>
      <w:numFmt w:val="bullet"/>
      <w:lvlText w:val="■"/>
      <w:lvlJc w:val="left"/>
      <w:pPr>
        <w:ind w:left="4320" w:hanging="360"/>
      </w:pPr>
    </w:lvl>
    <w:lvl w:ilvl="6" w:tplc="C2583626">
      <w:start w:val="1"/>
      <w:numFmt w:val="bullet"/>
      <w:lvlText w:val="●"/>
      <w:lvlJc w:val="left"/>
      <w:pPr>
        <w:ind w:left="5040" w:hanging="360"/>
      </w:pPr>
    </w:lvl>
    <w:lvl w:ilvl="7" w:tplc="A82625B2">
      <w:start w:val="1"/>
      <w:numFmt w:val="bullet"/>
      <w:lvlText w:val="●"/>
      <w:lvlJc w:val="left"/>
      <w:pPr>
        <w:ind w:left="5760" w:hanging="360"/>
      </w:pPr>
    </w:lvl>
    <w:lvl w:ilvl="8" w:tplc="6FCA2526">
      <w:start w:val="1"/>
      <w:numFmt w:val="bullet"/>
      <w:lvlText w:val="●"/>
      <w:lvlJc w:val="left"/>
      <w:pPr>
        <w:ind w:left="6480" w:hanging="360"/>
      </w:pPr>
    </w:lvl>
  </w:abstractNum>
  <w:abstractNum w:abstractNumId="15" w15:restartNumberingAfterBreak="0">
    <w:nsid w:val="2643B240"/>
    <w:multiLevelType w:val="hybridMultilevel"/>
    <w:tmpl w:val="FFFFFFFF"/>
    <w:lvl w:ilvl="0" w:tplc="84867482">
      <w:start w:val="1"/>
      <w:numFmt w:val="bullet"/>
      <w:lvlText w:val=""/>
      <w:lvlJc w:val="left"/>
      <w:pPr>
        <w:ind w:left="720" w:hanging="360"/>
      </w:pPr>
      <w:rPr>
        <w:rFonts w:ascii="Symbol" w:eastAsia="Symbol" w:hAnsi="Symbol" w:cs="Symbol"/>
      </w:rPr>
    </w:lvl>
    <w:lvl w:ilvl="1" w:tplc="35F082FC">
      <w:start w:val="1"/>
      <w:numFmt w:val="bullet"/>
      <w:lvlText w:val="o"/>
      <w:lvlJc w:val="left"/>
      <w:pPr>
        <w:ind w:left="1440" w:hanging="360"/>
      </w:pPr>
      <w:rPr>
        <w:rFonts w:ascii="Courier New" w:eastAsia="Courier New" w:hAnsi="Courier New" w:cs="Courier New"/>
      </w:rPr>
    </w:lvl>
    <w:lvl w:ilvl="2" w:tplc="62C46080">
      <w:start w:val="1"/>
      <w:numFmt w:val="bullet"/>
      <w:lvlText w:val=""/>
      <w:lvlJc w:val="left"/>
      <w:pPr>
        <w:ind w:left="2160" w:hanging="360"/>
      </w:pPr>
      <w:rPr>
        <w:rFonts w:ascii="Wingdings" w:eastAsia="Wingdings" w:hAnsi="Wingdings" w:cs="Wingdings"/>
      </w:rPr>
    </w:lvl>
    <w:lvl w:ilvl="3" w:tplc="89E6E2C4">
      <w:start w:val="1"/>
      <w:numFmt w:val="bullet"/>
      <w:lvlText w:val=""/>
      <w:lvlJc w:val="left"/>
      <w:pPr>
        <w:ind w:left="2880" w:hanging="360"/>
      </w:pPr>
      <w:rPr>
        <w:rFonts w:ascii="Symbol" w:eastAsia="Symbol" w:hAnsi="Symbol" w:cs="Symbol"/>
      </w:rPr>
    </w:lvl>
    <w:lvl w:ilvl="4" w:tplc="06901494">
      <w:start w:val="1"/>
      <w:numFmt w:val="bullet"/>
      <w:lvlText w:val="o"/>
      <w:lvlJc w:val="left"/>
      <w:pPr>
        <w:ind w:left="3600" w:hanging="360"/>
      </w:pPr>
      <w:rPr>
        <w:rFonts w:ascii="Courier New" w:eastAsia="Courier New" w:hAnsi="Courier New" w:cs="Courier New"/>
      </w:rPr>
    </w:lvl>
    <w:lvl w:ilvl="5" w:tplc="DE8670E8">
      <w:start w:val="1"/>
      <w:numFmt w:val="bullet"/>
      <w:lvlText w:val=""/>
      <w:lvlJc w:val="left"/>
      <w:pPr>
        <w:ind w:left="4320" w:hanging="360"/>
      </w:pPr>
      <w:rPr>
        <w:rFonts w:ascii="Wingdings" w:eastAsia="Wingdings" w:hAnsi="Wingdings" w:cs="Wingdings"/>
      </w:rPr>
    </w:lvl>
    <w:lvl w:ilvl="6" w:tplc="EE0E27A4">
      <w:start w:val="1"/>
      <w:numFmt w:val="bullet"/>
      <w:lvlText w:val=""/>
      <w:lvlJc w:val="left"/>
      <w:pPr>
        <w:ind w:left="5040" w:hanging="360"/>
      </w:pPr>
      <w:rPr>
        <w:rFonts w:ascii="Symbol" w:eastAsia="Symbol" w:hAnsi="Symbol" w:cs="Symbol"/>
      </w:rPr>
    </w:lvl>
    <w:lvl w:ilvl="7" w:tplc="4746AF62">
      <w:start w:val="1"/>
      <w:numFmt w:val="bullet"/>
      <w:lvlText w:val="o"/>
      <w:lvlJc w:val="left"/>
      <w:pPr>
        <w:ind w:left="5760" w:hanging="360"/>
      </w:pPr>
      <w:rPr>
        <w:rFonts w:ascii="Courier New" w:eastAsia="Courier New" w:hAnsi="Courier New" w:cs="Courier New"/>
      </w:rPr>
    </w:lvl>
    <w:lvl w:ilvl="8" w:tplc="DBC48CAE">
      <w:start w:val="1"/>
      <w:numFmt w:val="bullet"/>
      <w:lvlText w:val=""/>
      <w:lvlJc w:val="left"/>
      <w:pPr>
        <w:ind w:left="6480" w:hanging="360"/>
      </w:pPr>
      <w:rPr>
        <w:rFonts w:ascii="Wingdings" w:eastAsia="Wingdings" w:hAnsi="Wingdings" w:cs="Wingdings"/>
      </w:rPr>
    </w:lvl>
  </w:abstractNum>
  <w:abstractNum w:abstractNumId="16"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7" w15:restartNumberingAfterBreak="0">
    <w:nsid w:val="2C424B79"/>
    <w:multiLevelType w:val="hybridMultilevel"/>
    <w:tmpl w:val="FFFFFFFF"/>
    <w:lvl w:ilvl="0" w:tplc="7CA073C2">
      <w:start w:val="1"/>
      <w:numFmt w:val="bullet"/>
      <w:lvlText w:val=""/>
      <w:lvlJc w:val="left"/>
      <w:pPr>
        <w:ind w:left="720" w:hanging="360"/>
      </w:pPr>
      <w:rPr>
        <w:rFonts w:ascii="Symbol" w:eastAsia="Symbol" w:hAnsi="Symbol" w:cs="Symbol"/>
      </w:rPr>
    </w:lvl>
    <w:lvl w:ilvl="1" w:tplc="6712AB78">
      <w:start w:val="1"/>
      <w:numFmt w:val="bullet"/>
      <w:lvlText w:val="o"/>
      <w:lvlJc w:val="left"/>
      <w:pPr>
        <w:ind w:left="1440" w:hanging="360"/>
      </w:pPr>
      <w:rPr>
        <w:rFonts w:ascii="Courier New" w:eastAsia="Courier New" w:hAnsi="Courier New" w:cs="Courier New"/>
      </w:rPr>
    </w:lvl>
    <w:lvl w:ilvl="2" w:tplc="ADF0796E">
      <w:start w:val="1"/>
      <w:numFmt w:val="bullet"/>
      <w:lvlText w:val=""/>
      <w:lvlJc w:val="left"/>
      <w:pPr>
        <w:ind w:left="2160" w:hanging="360"/>
      </w:pPr>
      <w:rPr>
        <w:rFonts w:ascii="Wingdings" w:eastAsia="Wingdings" w:hAnsi="Wingdings" w:cs="Wingdings"/>
      </w:rPr>
    </w:lvl>
    <w:lvl w:ilvl="3" w:tplc="F5322932">
      <w:start w:val="1"/>
      <w:numFmt w:val="bullet"/>
      <w:lvlText w:val=""/>
      <w:lvlJc w:val="left"/>
      <w:pPr>
        <w:ind w:left="2880" w:hanging="360"/>
      </w:pPr>
      <w:rPr>
        <w:rFonts w:ascii="Symbol" w:eastAsia="Symbol" w:hAnsi="Symbol" w:cs="Symbol"/>
      </w:rPr>
    </w:lvl>
    <w:lvl w:ilvl="4" w:tplc="D89C701E">
      <w:start w:val="1"/>
      <w:numFmt w:val="bullet"/>
      <w:lvlText w:val="o"/>
      <w:lvlJc w:val="left"/>
      <w:pPr>
        <w:ind w:left="3600" w:hanging="360"/>
      </w:pPr>
      <w:rPr>
        <w:rFonts w:ascii="Courier New" w:eastAsia="Courier New" w:hAnsi="Courier New" w:cs="Courier New"/>
      </w:rPr>
    </w:lvl>
    <w:lvl w:ilvl="5" w:tplc="B5C6179E">
      <w:start w:val="1"/>
      <w:numFmt w:val="bullet"/>
      <w:lvlText w:val=""/>
      <w:lvlJc w:val="left"/>
      <w:pPr>
        <w:ind w:left="4320" w:hanging="360"/>
      </w:pPr>
      <w:rPr>
        <w:rFonts w:ascii="Wingdings" w:eastAsia="Wingdings" w:hAnsi="Wingdings" w:cs="Wingdings"/>
      </w:rPr>
    </w:lvl>
    <w:lvl w:ilvl="6" w:tplc="5F12B696">
      <w:start w:val="1"/>
      <w:numFmt w:val="bullet"/>
      <w:lvlText w:val=""/>
      <w:lvlJc w:val="left"/>
      <w:pPr>
        <w:ind w:left="5040" w:hanging="360"/>
      </w:pPr>
      <w:rPr>
        <w:rFonts w:ascii="Symbol" w:eastAsia="Symbol" w:hAnsi="Symbol" w:cs="Symbol"/>
      </w:rPr>
    </w:lvl>
    <w:lvl w:ilvl="7" w:tplc="41DA9EAA">
      <w:start w:val="1"/>
      <w:numFmt w:val="bullet"/>
      <w:lvlText w:val="o"/>
      <w:lvlJc w:val="left"/>
      <w:pPr>
        <w:ind w:left="5760" w:hanging="360"/>
      </w:pPr>
      <w:rPr>
        <w:rFonts w:ascii="Courier New" w:eastAsia="Courier New" w:hAnsi="Courier New" w:cs="Courier New"/>
      </w:rPr>
    </w:lvl>
    <w:lvl w:ilvl="8" w:tplc="77BAAF9C">
      <w:start w:val="1"/>
      <w:numFmt w:val="bullet"/>
      <w:lvlText w:val=""/>
      <w:lvlJc w:val="left"/>
      <w:pPr>
        <w:ind w:left="6480" w:hanging="360"/>
      </w:pPr>
      <w:rPr>
        <w:rFonts w:ascii="Wingdings" w:eastAsia="Wingdings" w:hAnsi="Wingdings" w:cs="Wingdings"/>
      </w:rPr>
    </w:lvl>
  </w:abstractNum>
  <w:abstractNum w:abstractNumId="18" w15:restartNumberingAfterBreak="0">
    <w:nsid w:val="2E766C71"/>
    <w:multiLevelType w:val="hybridMultilevel"/>
    <w:tmpl w:val="FFFFFFFF"/>
    <w:lvl w:ilvl="0" w:tplc="E0E8E4C2">
      <w:start w:val="1"/>
      <w:numFmt w:val="bullet"/>
      <w:lvlText w:val=""/>
      <w:lvlJc w:val="left"/>
      <w:pPr>
        <w:ind w:left="720" w:hanging="360"/>
      </w:pPr>
      <w:rPr>
        <w:rFonts w:ascii="Symbol" w:eastAsia="Symbol" w:hAnsi="Symbol" w:cs="Symbol"/>
      </w:rPr>
    </w:lvl>
    <w:lvl w:ilvl="1" w:tplc="881ACF88">
      <w:start w:val="1"/>
      <w:numFmt w:val="bullet"/>
      <w:lvlText w:val="o"/>
      <w:lvlJc w:val="left"/>
      <w:pPr>
        <w:ind w:left="1440" w:hanging="360"/>
      </w:pPr>
      <w:rPr>
        <w:rFonts w:ascii="Courier New" w:eastAsia="Courier New" w:hAnsi="Courier New" w:cs="Courier New"/>
      </w:rPr>
    </w:lvl>
    <w:lvl w:ilvl="2" w:tplc="3FE6D8E2">
      <w:start w:val="1"/>
      <w:numFmt w:val="bullet"/>
      <w:lvlText w:val=""/>
      <w:lvlJc w:val="left"/>
      <w:pPr>
        <w:ind w:left="2160" w:hanging="360"/>
      </w:pPr>
      <w:rPr>
        <w:rFonts w:ascii="Wingdings" w:eastAsia="Wingdings" w:hAnsi="Wingdings" w:cs="Wingdings"/>
      </w:rPr>
    </w:lvl>
    <w:lvl w:ilvl="3" w:tplc="16DC4C04">
      <w:start w:val="1"/>
      <w:numFmt w:val="bullet"/>
      <w:lvlText w:val=""/>
      <w:lvlJc w:val="left"/>
      <w:pPr>
        <w:ind w:left="2880" w:hanging="360"/>
      </w:pPr>
      <w:rPr>
        <w:rFonts w:ascii="Symbol" w:eastAsia="Symbol" w:hAnsi="Symbol" w:cs="Symbol"/>
      </w:rPr>
    </w:lvl>
    <w:lvl w:ilvl="4" w:tplc="82D21962">
      <w:start w:val="1"/>
      <w:numFmt w:val="bullet"/>
      <w:lvlText w:val="o"/>
      <w:lvlJc w:val="left"/>
      <w:pPr>
        <w:ind w:left="3600" w:hanging="360"/>
      </w:pPr>
      <w:rPr>
        <w:rFonts w:ascii="Courier New" w:eastAsia="Courier New" w:hAnsi="Courier New" w:cs="Courier New"/>
      </w:rPr>
    </w:lvl>
    <w:lvl w:ilvl="5" w:tplc="2A64C6C6">
      <w:start w:val="1"/>
      <w:numFmt w:val="bullet"/>
      <w:lvlText w:val=""/>
      <w:lvlJc w:val="left"/>
      <w:pPr>
        <w:ind w:left="4320" w:hanging="360"/>
      </w:pPr>
      <w:rPr>
        <w:rFonts w:ascii="Wingdings" w:eastAsia="Wingdings" w:hAnsi="Wingdings" w:cs="Wingdings"/>
      </w:rPr>
    </w:lvl>
    <w:lvl w:ilvl="6" w:tplc="290630DE">
      <w:start w:val="1"/>
      <w:numFmt w:val="bullet"/>
      <w:lvlText w:val=""/>
      <w:lvlJc w:val="left"/>
      <w:pPr>
        <w:ind w:left="5040" w:hanging="360"/>
      </w:pPr>
      <w:rPr>
        <w:rFonts w:ascii="Symbol" w:eastAsia="Symbol" w:hAnsi="Symbol" w:cs="Symbol"/>
      </w:rPr>
    </w:lvl>
    <w:lvl w:ilvl="7" w:tplc="05F61B30">
      <w:start w:val="1"/>
      <w:numFmt w:val="bullet"/>
      <w:lvlText w:val="o"/>
      <w:lvlJc w:val="left"/>
      <w:pPr>
        <w:ind w:left="5760" w:hanging="360"/>
      </w:pPr>
      <w:rPr>
        <w:rFonts w:ascii="Courier New" w:eastAsia="Courier New" w:hAnsi="Courier New" w:cs="Courier New"/>
      </w:rPr>
    </w:lvl>
    <w:lvl w:ilvl="8" w:tplc="3F60CBFA">
      <w:start w:val="1"/>
      <w:numFmt w:val="bullet"/>
      <w:lvlText w:val=""/>
      <w:lvlJc w:val="left"/>
      <w:pPr>
        <w:ind w:left="6480" w:hanging="360"/>
      </w:pPr>
      <w:rPr>
        <w:rFonts w:ascii="Wingdings" w:eastAsia="Wingdings" w:hAnsi="Wingdings" w:cs="Wingdings"/>
      </w:rPr>
    </w:lvl>
  </w:abstractNum>
  <w:abstractNum w:abstractNumId="19" w15:restartNumberingAfterBreak="0">
    <w:nsid w:val="362D05AB"/>
    <w:multiLevelType w:val="hybridMultilevel"/>
    <w:tmpl w:val="FFFFFFFF"/>
    <w:lvl w:ilvl="0" w:tplc="087AA976">
      <w:start w:val="1"/>
      <w:numFmt w:val="bullet"/>
      <w:lvlText w:val=""/>
      <w:lvlJc w:val="left"/>
      <w:pPr>
        <w:ind w:left="720" w:hanging="360"/>
      </w:pPr>
      <w:rPr>
        <w:rFonts w:ascii="Symbol" w:eastAsia="Symbol" w:hAnsi="Symbol" w:cs="Symbol"/>
      </w:rPr>
    </w:lvl>
    <w:lvl w:ilvl="1" w:tplc="960014E4">
      <w:start w:val="1"/>
      <w:numFmt w:val="bullet"/>
      <w:lvlText w:val="o"/>
      <w:lvlJc w:val="left"/>
      <w:pPr>
        <w:ind w:left="1440" w:hanging="360"/>
      </w:pPr>
      <w:rPr>
        <w:rFonts w:ascii="Courier New" w:eastAsia="Courier New" w:hAnsi="Courier New" w:cs="Courier New"/>
      </w:rPr>
    </w:lvl>
    <w:lvl w:ilvl="2" w:tplc="BBDEE5B4">
      <w:start w:val="1"/>
      <w:numFmt w:val="bullet"/>
      <w:lvlText w:val=""/>
      <w:lvlJc w:val="left"/>
      <w:pPr>
        <w:ind w:left="2160" w:hanging="360"/>
      </w:pPr>
      <w:rPr>
        <w:rFonts w:ascii="Wingdings" w:eastAsia="Wingdings" w:hAnsi="Wingdings" w:cs="Wingdings"/>
      </w:rPr>
    </w:lvl>
    <w:lvl w:ilvl="3" w:tplc="C4628130">
      <w:start w:val="1"/>
      <w:numFmt w:val="bullet"/>
      <w:lvlText w:val=""/>
      <w:lvlJc w:val="left"/>
      <w:pPr>
        <w:ind w:left="2880" w:hanging="360"/>
      </w:pPr>
      <w:rPr>
        <w:rFonts w:ascii="Symbol" w:eastAsia="Symbol" w:hAnsi="Symbol" w:cs="Symbol"/>
      </w:rPr>
    </w:lvl>
    <w:lvl w:ilvl="4" w:tplc="B478D3E6">
      <w:start w:val="1"/>
      <w:numFmt w:val="bullet"/>
      <w:lvlText w:val="o"/>
      <w:lvlJc w:val="left"/>
      <w:pPr>
        <w:ind w:left="3600" w:hanging="360"/>
      </w:pPr>
      <w:rPr>
        <w:rFonts w:ascii="Courier New" w:eastAsia="Courier New" w:hAnsi="Courier New" w:cs="Courier New"/>
      </w:rPr>
    </w:lvl>
    <w:lvl w:ilvl="5" w:tplc="DB2E06CA">
      <w:start w:val="1"/>
      <w:numFmt w:val="bullet"/>
      <w:lvlText w:val=""/>
      <w:lvlJc w:val="left"/>
      <w:pPr>
        <w:ind w:left="4320" w:hanging="360"/>
      </w:pPr>
      <w:rPr>
        <w:rFonts w:ascii="Wingdings" w:eastAsia="Wingdings" w:hAnsi="Wingdings" w:cs="Wingdings"/>
      </w:rPr>
    </w:lvl>
    <w:lvl w:ilvl="6" w:tplc="BB5AE624">
      <w:start w:val="1"/>
      <w:numFmt w:val="bullet"/>
      <w:lvlText w:val=""/>
      <w:lvlJc w:val="left"/>
      <w:pPr>
        <w:ind w:left="5040" w:hanging="360"/>
      </w:pPr>
      <w:rPr>
        <w:rFonts w:ascii="Symbol" w:eastAsia="Symbol" w:hAnsi="Symbol" w:cs="Symbol"/>
      </w:rPr>
    </w:lvl>
    <w:lvl w:ilvl="7" w:tplc="73E8FEBC">
      <w:start w:val="1"/>
      <w:numFmt w:val="bullet"/>
      <w:lvlText w:val="o"/>
      <w:lvlJc w:val="left"/>
      <w:pPr>
        <w:ind w:left="5760" w:hanging="360"/>
      </w:pPr>
      <w:rPr>
        <w:rFonts w:ascii="Courier New" w:eastAsia="Courier New" w:hAnsi="Courier New" w:cs="Courier New"/>
      </w:rPr>
    </w:lvl>
    <w:lvl w:ilvl="8" w:tplc="FBD80FDC">
      <w:start w:val="1"/>
      <w:numFmt w:val="bullet"/>
      <w:lvlText w:val=""/>
      <w:lvlJc w:val="left"/>
      <w:pPr>
        <w:ind w:left="6480" w:hanging="360"/>
      </w:pPr>
      <w:rPr>
        <w:rFonts w:ascii="Wingdings" w:eastAsia="Wingdings" w:hAnsi="Wingdings" w:cs="Wingdings"/>
      </w:rPr>
    </w:lvl>
  </w:abstractNum>
  <w:abstractNum w:abstractNumId="20" w15:restartNumberingAfterBreak="0">
    <w:nsid w:val="3A52B850"/>
    <w:multiLevelType w:val="hybridMultilevel"/>
    <w:tmpl w:val="FFFFFFFF"/>
    <w:lvl w:ilvl="0" w:tplc="1E66AAFE">
      <w:start w:val="1"/>
      <w:numFmt w:val="bullet"/>
      <w:lvlText w:val=""/>
      <w:lvlJc w:val="left"/>
      <w:pPr>
        <w:ind w:left="720" w:hanging="360"/>
      </w:pPr>
      <w:rPr>
        <w:rFonts w:ascii="Symbol" w:eastAsia="Symbol" w:hAnsi="Symbol" w:cs="Symbol"/>
      </w:rPr>
    </w:lvl>
    <w:lvl w:ilvl="1" w:tplc="64B638D2">
      <w:start w:val="1"/>
      <w:numFmt w:val="bullet"/>
      <w:lvlText w:val="o"/>
      <w:lvlJc w:val="left"/>
      <w:pPr>
        <w:ind w:left="1440" w:hanging="360"/>
      </w:pPr>
      <w:rPr>
        <w:rFonts w:ascii="Courier New" w:eastAsia="Courier New" w:hAnsi="Courier New" w:cs="Courier New"/>
      </w:rPr>
    </w:lvl>
    <w:lvl w:ilvl="2" w:tplc="474CB55E">
      <w:start w:val="1"/>
      <w:numFmt w:val="bullet"/>
      <w:lvlText w:val=""/>
      <w:lvlJc w:val="left"/>
      <w:pPr>
        <w:ind w:left="2160" w:hanging="360"/>
      </w:pPr>
      <w:rPr>
        <w:rFonts w:ascii="Wingdings" w:eastAsia="Wingdings" w:hAnsi="Wingdings" w:cs="Wingdings"/>
      </w:rPr>
    </w:lvl>
    <w:lvl w:ilvl="3" w:tplc="61F8C5F4">
      <w:start w:val="1"/>
      <w:numFmt w:val="bullet"/>
      <w:lvlText w:val=""/>
      <w:lvlJc w:val="left"/>
      <w:pPr>
        <w:ind w:left="2880" w:hanging="360"/>
      </w:pPr>
      <w:rPr>
        <w:rFonts w:ascii="Symbol" w:eastAsia="Symbol" w:hAnsi="Symbol" w:cs="Symbol"/>
      </w:rPr>
    </w:lvl>
    <w:lvl w:ilvl="4" w:tplc="D49CEA44">
      <w:start w:val="1"/>
      <w:numFmt w:val="bullet"/>
      <w:lvlText w:val="o"/>
      <w:lvlJc w:val="left"/>
      <w:pPr>
        <w:ind w:left="3600" w:hanging="360"/>
      </w:pPr>
      <w:rPr>
        <w:rFonts w:ascii="Courier New" w:eastAsia="Courier New" w:hAnsi="Courier New" w:cs="Courier New"/>
      </w:rPr>
    </w:lvl>
    <w:lvl w:ilvl="5" w:tplc="E4CE4E48">
      <w:start w:val="1"/>
      <w:numFmt w:val="bullet"/>
      <w:lvlText w:val=""/>
      <w:lvlJc w:val="left"/>
      <w:pPr>
        <w:ind w:left="4320" w:hanging="360"/>
      </w:pPr>
      <w:rPr>
        <w:rFonts w:ascii="Wingdings" w:eastAsia="Wingdings" w:hAnsi="Wingdings" w:cs="Wingdings"/>
      </w:rPr>
    </w:lvl>
    <w:lvl w:ilvl="6" w:tplc="799E350C">
      <w:start w:val="1"/>
      <w:numFmt w:val="bullet"/>
      <w:lvlText w:val=""/>
      <w:lvlJc w:val="left"/>
      <w:pPr>
        <w:ind w:left="5040" w:hanging="360"/>
      </w:pPr>
      <w:rPr>
        <w:rFonts w:ascii="Symbol" w:eastAsia="Symbol" w:hAnsi="Symbol" w:cs="Symbol"/>
      </w:rPr>
    </w:lvl>
    <w:lvl w:ilvl="7" w:tplc="9DAECA94">
      <w:start w:val="1"/>
      <w:numFmt w:val="bullet"/>
      <w:lvlText w:val="o"/>
      <w:lvlJc w:val="left"/>
      <w:pPr>
        <w:ind w:left="5760" w:hanging="360"/>
      </w:pPr>
      <w:rPr>
        <w:rFonts w:ascii="Courier New" w:eastAsia="Courier New" w:hAnsi="Courier New" w:cs="Courier New"/>
      </w:rPr>
    </w:lvl>
    <w:lvl w:ilvl="8" w:tplc="2E76F430">
      <w:start w:val="1"/>
      <w:numFmt w:val="bullet"/>
      <w:lvlText w:val=""/>
      <w:lvlJc w:val="left"/>
      <w:pPr>
        <w:ind w:left="6480" w:hanging="360"/>
      </w:pPr>
      <w:rPr>
        <w:rFonts w:ascii="Wingdings" w:eastAsia="Wingdings" w:hAnsi="Wingdings" w:cs="Wingdings"/>
      </w:rPr>
    </w:lvl>
  </w:abstractNum>
  <w:abstractNum w:abstractNumId="2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DEE159E"/>
    <w:multiLevelType w:val="hybridMultilevel"/>
    <w:tmpl w:val="E40EA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C94D50"/>
    <w:multiLevelType w:val="hybridMultilevel"/>
    <w:tmpl w:val="FFFFFFFF"/>
    <w:lvl w:ilvl="0" w:tplc="25B02FE2">
      <w:start w:val="1"/>
      <w:numFmt w:val="decimal"/>
      <w:lvlText w:val="%1."/>
      <w:lvlJc w:val="left"/>
      <w:pPr>
        <w:ind w:left="720" w:hanging="360"/>
      </w:pPr>
    </w:lvl>
    <w:lvl w:ilvl="1" w:tplc="5D4C9D94">
      <w:start w:val="1"/>
      <w:numFmt w:val="lowerLetter"/>
      <w:lvlText w:val="%2."/>
      <w:lvlJc w:val="left"/>
      <w:pPr>
        <w:ind w:left="1440" w:hanging="360"/>
      </w:pPr>
    </w:lvl>
    <w:lvl w:ilvl="2" w:tplc="DFB494AC">
      <w:start w:val="1"/>
      <w:numFmt w:val="lowerRoman"/>
      <w:lvlText w:val="%3."/>
      <w:lvlJc w:val="right"/>
      <w:pPr>
        <w:ind w:left="2160" w:hanging="180"/>
      </w:pPr>
    </w:lvl>
    <w:lvl w:ilvl="3" w:tplc="FA0C29C6">
      <w:start w:val="1"/>
      <w:numFmt w:val="decimal"/>
      <w:lvlText w:val="%4."/>
      <w:lvlJc w:val="left"/>
      <w:pPr>
        <w:ind w:left="2880" w:hanging="360"/>
      </w:pPr>
    </w:lvl>
    <w:lvl w:ilvl="4" w:tplc="ED3EE71A">
      <w:start w:val="1"/>
      <w:numFmt w:val="lowerLetter"/>
      <w:lvlText w:val="%5."/>
      <w:lvlJc w:val="left"/>
      <w:pPr>
        <w:ind w:left="3600" w:hanging="360"/>
      </w:pPr>
    </w:lvl>
    <w:lvl w:ilvl="5" w:tplc="55529C04">
      <w:start w:val="1"/>
      <w:numFmt w:val="lowerRoman"/>
      <w:lvlText w:val="%6."/>
      <w:lvlJc w:val="right"/>
      <w:pPr>
        <w:ind w:left="4320" w:hanging="180"/>
      </w:pPr>
    </w:lvl>
    <w:lvl w:ilvl="6" w:tplc="F42A9D94">
      <w:start w:val="1"/>
      <w:numFmt w:val="decimal"/>
      <w:lvlText w:val="%7."/>
      <w:lvlJc w:val="left"/>
      <w:pPr>
        <w:ind w:left="5040" w:hanging="360"/>
      </w:pPr>
    </w:lvl>
    <w:lvl w:ilvl="7" w:tplc="9C42FA52">
      <w:start w:val="1"/>
      <w:numFmt w:val="lowerLetter"/>
      <w:lvlText w:val="%8."/>
      <w:lvlJc w:val="left"/>
      <w:pPr>
        <w:ind w:left="5760" w:hanging="360"/>
      </w:pPr>
    </w:lvl>
    <w:lvl w:ilvl="8" w:tplc="DBF86DDA">
      <w:start w:val="1"/>
      <w:numFmt w:val="lowerRoman"/>
      <w:lvlText w:val="%9."/>
      <w:lvlJc w:val="right"/>
      <w:pPr>
        <w:ind w:left="6480" w:hanging="180"/>
      </w:pPr>
    </w:lvl>
  </w:abstractNum>
  <w:abstractNum w:abstractNumId="25" w15:restartNumberingAfterBreak="0">
    <w:nsid w:val="4482C889"/>
    <w:multiLevelType w:val="hybridMultilevel"/>
    <w:tmpl w:val="FFFFFFFF"/>
    <w:lvl w:ilvl="0" w:tplc="35F67176">
      <w:start w:val="1"/>
      <w:numFmt w:val="bullet"/>
      <w:lvlText w:val=""/>
      <w:lvlJc w:val="left"/>
      <w:pPr>
        <w:ind w:left="720" w:hanging="360"/>
      </w:pPr>
      <w:rPr>
        <w:rFonts w:ascii="Symbol" w:eastAsia="Symbol" w:hAnsi="Symbol" w:cs="Symbol"/>
      </w:rPr>
    </w:lvl>
    <w:lvl w:ilvl="1" w:tplc="1798A2F2">
      <w:start w:val="1"/>
      <w:numFmt w:val="bullet"/>
      <w:lvlText w:val="o"/>
      <w:lvlJc w:val="left"/>
      <w:pPr>
        <w:ind w:left="1440" w:hanging="360"/>
      </w:pPr>
      <w:rPr>
        <w:rFonts w:ascii="Courier New" w:eastAsia="Courier New" w:hAnsi="Courier New" w:cs="Courier New"/>
      </w:rPr>
    </w:lvl>
    <w:lvl w:ilvl="2" w:tplc="A3D82A4C">
      <w:start w:val="1"/>
      <w:numFmt w:val="bullet"/>
      <w:lvlText w:val=""/>
      <w:lvlJc w:val="left"/>
      <w:pPr>
        <w:ind w:left="2160" w:hanging="360"/>
      </w:pPr>
      <w:rPr>
        <w:rFonts w:ascii="Wingdings" w:eastAsia="Wingdings" w:hAnsi="Wingdings" w:cs="Wingdings"/>
      </w:rPr>
    </w:lvl>
    <w:lvl w:ilvl="3" w:tplc="02F8601E">
      <w:start w:val="1"/>
      <w:numFmt w:val="bullet"/>
      <w:lvlText w:val=""/>
      <w:lvlJc w:val="left"/>
      <w:pPr>
        <w:ind w:left="2880" w:hanging="360"/>
      </w:pPr>
      <w:rPr>
        <w:rFonts w:ascii="Symbol" w:eastAsia="Symbol" w:hAnsi="Symbol" w:cs="Symbol"/>
      </w:rPr>
    </w:lvl>
    <w:lvl w:ilvl="4" w:tplc="DB12C49E">
      <w:start w:val="1"/>
      <w:numFmt w:val="bullet"/>
      <w:lvlText w:val="o"/>
      <w:lvlJc w:val="left"/>
      <w:pPr>
        <w:ind w:left="3600" w:hanging="360"/>
      </w:pPr>
      <w:rPr>
        <w:rFonts w:ascii="Courier New" w:eastAsia="Courier New" w:hAnsi="Courier New" w:cs="Courier New"/>
      </w:rPr>
    </w:lvl>
    <w:lvl w:ilvl="5" w:tplc="7568963A">
      <w:start w:val="1"/>
      <w:numFmt w:val="bullet"/>
      <w:lvlText w:val=""/>
      <w:lvlJc w:val="left"/>
      <w:pPr>
        <w:ind w:left="4320" w:hanging="360"/>
      </w:pPr>
      <w:rPr>
        <w:rFonts w:ascii="Wingdings" w:eastAsia="Wingdings" w:hAnsi="Wingdings" w:cs="Wingdings"/>
      </w:rPr>
    </w:lvl>
    <w:lvl w:ilvl="6" w:tplc="D82EE008">
      <w:start w:val="1"/>
      <w:numFmt w:val="bullet"/>
      <w:lvlText w:val=""/>
      <w:lvlJc w:val="left"/>
      <w:pPr>
        <w:ind w:left="5040" w:hanging="360"/>
      </w:pPr>
      <w:rPr>
        <w:rFonts w:ascii="Symbol" w:eastAsia="Symbol" w:hAnsi="Symbol" w:cs="Symbol"/>
      </w:rPr>
    </w:lvl>
    <w:lvl w:ilvl="7" w:tplc="28CCA43C">
      <w:start w:val="1"/>
      <w:numFmt w:val="bullet"/>
      <w:lvlText w:val="o"/>
      <w:lvlJc w:val="left"/>
      <w:pPr>
        <w:ind w:left="5760" w:hanging="360"/>
      </w:pPr>
      <w:rPr>
        <w:rFonts w:ascii="Courier New" w:eastAsia="Courier New" w:hAnsi="Courier New" w:cs="Courier New"/>
      </w:rPr>
    </w:lvl>
    <w:lvl w:ilvl="8" w:tplc="04D81504">
      <w:start w:val="1"/>
      <w:numFmt w:val="bullet"/>
      <w:lvlText w:val=""/>
      <w:lvlJc w:val="left"/>
      <w:pPr>
        <w:ind w:left="6480" w:hanging="360"/>
      </w:pPr>
      <w:rPr>
        <w:rFonts w:ascii="Wingdings" w:eastAsia="Wingdings" w:hAnsi="Wingdings" w:cs="Wingdings"/>
      </w:rPr>
    </w:lvl>
  </w:abstractNum>
  <w:abstractNum w:abstractNumId="26" w15:restartNumberingAfterBreak="0">
    <w:nsid w:val="462828C7"/>
    <w:multiLevelType w:val="multilevel"/>
    <w:tmpl w:val="EDF44F1A"/>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5259"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F76B7"/>
    <w:multiLevelType w:val="hybridMultilevel"/>
    <w:tmpl w:val="3286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C9F1FF"/>
    <w:multiLevelType w:val="hybridMultilevel"/>
    <w:tmpl w:val="FFFFFFFF"/>
    <w:lvl w:ilvl="0" w:tplc="166EBF40">
      <w:start w:val="1"/>
      <w:numFmt w:val="decimal"/>
      <w:lvlText w:val="%1."/>
      <w:lvlJc w:val="left"/>
      <w:pPr>
        <w:ind w:left="720" w:hanging="360"/>
      </w:pPr>
    </w:lvl>
    <w:lvl w:ilvl="1" w:tplc="85440D8E">
      <w:start w:val="1"/>
      <w:numFmt w:val="lowerLetter"/>
      <w:lvlText w:val="%2."/>
      <w:lvlJc w:val="left"/>
      <w:pPr>
        <w:ind w:left="1440" w:hanging="360"/>
      </w:pPr>
    </w:lvl>
    <w:lvl w:ilvl="2" w:tplc="473C5C2E">
      <w:start w:val="1"/>
      <w:numFmt w:val="lowerRoman"/>
      <w:lvlText w:val="%3."/>
      <w:lvlJc w:val="right"/>
      <w:pPr>
        <w:ind w:left="2160" w:hanging="180"/>
      </w:pPr>
    </w:lvl>
    <w:lvl w:ilvl="3" w:tplc="D2165510">
      <w:start w:val="1"/>
      <w:numFmt w:val="decimal"/>
      <w:lvlText w:val="%4."/>
      <w:lvlJc w:val="left"/>
      <w:pPr>
        <w:ind w:left="2880" w:hanging="360"/>
      </w:pPr>
    </w:lvl>
    <w:lvl w:ilvl="4" w:tplc="9ECEB0AC">
      <w:start w:val="1"/>
      <w:numFmt w:val="lowerLetter"/>
      <w:lvlText w:val="%5."/>
      <w:lvlJc w:val="left"/>
      <w:pPr>
        <w:ind w:left="3600" w:hanging="360"/>
      </w:pPr>
    </w:lvl>
    <w:lvl w:ilvl="5" w:tplc="6C08F964">
      <w:start w:val="1"/>
      <w:numFmt w:val="lowerRoman"/>
      <w:lvlText w:val="%6."/>
      <w:lvlJc w:val="right"/>
      <w:pPr>
        <w:ind w:left="4320" w:hanging="180"/>
      </w:pPr>
    </w:lvl>
    <w:lvl w:ilvl="6" w:tplc="3B56A024">
      <w:start w:val="1"/>
      <w:numFmt w:val="decimal"/>
      <w:lvlText w:val="%7."/>
      <w:lvlJc w:val="left"/>
      <w:pPr>
        <w:ind w:left="5040" w:hanging="360"/>
      </w:pPr>
    </w:lvl>
    <w:lvl w:ilvl="7" w:tplc="EDCAE84C">
      <w:start w:val="1"/>
      <w:numFmt w:val="lowerLetter"/>
      <w:lvlText w:val="%8."/>
      <w:lvlJc w:val="left"/>
      <w:pPr>
        <w:ind w:left="5760" w:hanging="360"/>
      </w:pPr>
    </w:lvl>
    <w:lvl w:ilvl="8" w:tplc="49A478AC">
      <w:start w:val="1"/>
      <w:numFmt w:val="lowerRoman"/>
      <w:lvlText w:val="%9."/>
      <w:lvlJc w:val="right"/>
      <w:pPr>
        <w:ind w:left="6480" w:hanging="180"/>
      </w:pPr>
    </w:lvl>
  </w:abstractNum>
  <w:abstractNum w:abstractNumId="30"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5945CA3F"/>
    <w:multiLevelType w:val="hybridMultilevel"/>
    <w:tmpl w:val="FFFFFFFF"/>
    <w:lvl w:ilvl="0" w:tplc="D5CA2878">
      <w:start w:val="1"/>
      <w:numFmt w:val="bullet"/>
      <w:lvlText w:val=""/>
      <w:lvlJc w:val="left"/>
      <w:pPr>
        <w:ind w:left="720" w:hanging="360"/>
      </w:pPr>
      <w:rPr>
        <w:rFonts w:ascii="Symbol" w:eastAsia="Symbol" w:hAnsi="Symbol" w:cs="Symbol"/>
      </w:rPr>
    </w:lvl>
    <w:lvl w:ilvl="1" w:tplc="E45E9320">
      <w:start w:val="1"/>
      <w:numFmt w:val="bullet"/>
      <w:lvlText w:val="o"/>
      <w:lvlJc w:val="left"/>
      <w:pPr>
        <w:ind w:left="1440" w:hanging="360"/>
      </w:pPr>
      <w:rPr>
        <w:rFonts w:ascii="Courier New" w:eastAsia="Courier New" w:hAnsi="Courier New" w:cs="Courier New"/>
      </w:rPr>
    </w:lvl>
    <w:lvl w:ilvl="2" w:tplc="99FE2F60">
      <w:start w:val="1"/>
      <w:numFmt w:val="bullet"/>
      <w:lvlText w:val=""/>
      <w:lvlJc w:val="left"/>
      <w:pPr>
        <w:ind w:left="2160" w:hanging="360"/>
      </w:pPr>
      <w:rPr>
        <w:rFonts w:ascii="Wingdings" w:eastAsia="Wingdings" w:hAnsi="Wingdings" w:cs="Wingdings"/>
      </w:rPr>
    </w:lvl>
    <w:lvl w:ilvl="3" w:tplc="001CB0A8">
      <w:start w:val="1"/>
      <w:numFmt w:val="bullet"/>
      <w:lvlText w:val=""/>
      <w:lvlJc w:val="left"/>
      <w:pPr>
        <w:ind w:left="2880" w:hanging="360"/>
      </w:pPr>
      <w:rPr>
        <w:rFonts w:ascii="Symbol" w:eastAsia="Symbol" w:hAnsi="Symbol" w:cs="Symbol"/>
      </w:rPr>
    </w:lvl>
    <w:lvl w:ilvl="4" w:tplc="9F2618B4">
      <w:start w:val="1"/>
      <w:numFmt w:val="bullet"/>
      <w:lvlText w:val="o"/>
      <w:lvlJc w:val="left"/>
      <w:pPr>
        <w:ind w:left="3600" w:hanging="360"/>
      </w:pPr>
      <w:rPr>
        <w:rFonts w:ascii="Courier New" w:eastAsia="Courier New" w:hAnsi="Courier New" w:cs="Courier New"/>
      </w:rPr>
    </w:lvl>
    <w:lvl w:ilvl="5" w:tplc="FB908B06">
      <w:start w:val="1"/>
      <w:numFmt w:val="bullet"/>
      <w:lvlText w:val=""/>
      <w:lvlJc w:val="left"/>
      <w:pPr>
        <w:ind w:left="4320" w:hanging="360"/>
      </w:pPr>
      <w:rPr>
        <w:rFonts w:ascii="Wingdings" w:eastAsia="Wingdings" w:hAnsi="Wingdings" w:cs="Wingdings"/>
      </w:rPr>
    </w:lvl>
    <w:lvl w:ilvl="6" w:tplc="FB92DD62">
      <w:start w:val="1"/>
      <w:numFmt w:val="bullet"/>
      <w:lvlText w:val=""/>
      <w:lvlJc w:val="left"/>
      <w:pPr>
        <w:ind w:left="5040" w:hanging="360"/>
      </w:pPr>
      <w:rPr>
        <w:rFonts w:ascii="Symbol" w:eastAsia="Symbol" w:hAnsi="Symbol" w:cs="Symbol"/>
      </w:rPr>
    </w:lvl>
    <w:lvl w:ilvl="7" w:tplc="BA304AA6">
      <w:start w:val="1"/>
      <w:numFmt w:val="bullet"/>
      <w:lvlText w:val="o"/>
      <w:lvlJc w:val="left"/>
      <w:pPr>
        <w:ind w:left="5760" w:hanging="360"/>
      </w:pPr>
      <w:rPr>
        <w:rFonts w:ascii="Courier New" w:eastAsia="Courier New" w:hAnsi="Courier New" w:cs="Courier New"/>
      </w:rPr>
    </w:lvl>
    <w:lvl w:ilvl="8" w:tplc="3B020B3E">
      <w:start w:val="1"/>
      <w:numFmt w:val="bullet"/>
      <w:lvlText w:val=""/>
      <w:lvlJc w:val="left"/>
      <w:pPr>
        <w:ind w:left="6480" w:hanging="360"/>
      </w:pPr>
      <w:rPr>
        <w:rFonts w:ascii="Wingdings" w:eastAsia="Wingdings" w:hAnsi="Wingdings" w:cs="Wingdings"/>
      </w:rPr>
    </w:lvl>
  </w:abstractNum>
  <w:abstractNum w:abstractNumId="33" w15:restartNumberingAfterBreak="0">
    <w:nsid w:val="5D4D883D"/>
    <w:multiLevelType w:val="hybridMultilevel"/>
    <w:tmpl w:val="FFFFFFFF"/>
    <w:lvl w:ilvl="0" w:tplc="041AD92A">
      <w:start w:val="1"/>
      <w:numFmt w:val="bullet"/>
      <w:lvlText w:val=""/>
      <w:lvlJc w:val="left"/>
      <w:pPr>
        <w:ind w:left="720" w:hanging="360"/>
      </w:pPr>
      <w:rPr>
        <w:rFonts w:ascii="Symbol" w:eastAsia="Symbol" w:hAnsi="Symbol" w:cs="Symbol"/>
      </w:rPr>
    </w:lvl>
    <w:lvl w:ilvl="1" w:tplc="CC1AB6EA">
      <w:start w:val="1"/>
      <w:numFmt w:val="bullet"/>
      <w:lvlText w:val="o"/>
      <w:lvlJc w:val="left"/>
      <w:pPr>
        <w:ind w:left="1440" w:hanging="360"/>
      </w:pPr>
      <w:rPr>
        <w:rFonts w:ascii="Courier New" w:eastAsia="Courier New" w:hAnsi="Courier New" w:cs="Courier New"/>
      </w:rPr>
    </w:lvl>
    <w:lvl w:ilvl="2" w:tplc="9DAC73F6">
      <w:start w:val="1"/>
      <w:numFmt w:val="bullet"/>
      <w:lvlText w:val=""/>
      <w:lvlJc w:val="left"/>
      <w:pPr>
        <w:ind w:left="2160" w:hanging="360"/>
      </w:pPr>
      <w:rPr>
        <w:rFonts w:ascii="Wingdings" w:eastAsia="Wingdings" w:hAnsi="Wingdings" w:cs="Wingdings"/>
      </w:rPr>
    </w:lvl>
    <w:lvl w:ilvl="3" w:tplc="0492B5A0">
      <w:start w:val="1"/>
      <w:numFmt w:val="bullet"/>
      <w:lvlText w:val=""/>
      <w:lvlJc w:val="left"/>
      <w:pPr>
        <w:ind w:left="2880" w:hanging="360"/>
      </w:pPr>
      <w:rPr>
        <w:rFonts w:ascii="Symbol" w:eastAsia="Symbol" w:hAnsi="Symbol" w:cs="Symbol"/>
      </w:rPr>
    </w:lvl>
    <w:lvl w:ilvl="4" w:tplc="6F4A04D2">
      <w:start w:val="1"/>
      <w:numFmt w:val="bullet"/>
      <w:lvlText w:val="o"/>
      <w:lvlJc w:val="left"/>
      <w:pPr>
        <w:ind w:left="3600" w:hanging="360"/>
      </w:pPr>
      <w:rPr>
        <w:rFonts w:ascii="Courier New" w:eastAsia="Courier New" w:hAnsi="Courier New" w:cs="Courier New"/>
      </w:rPr>
    </w:lvl>
    <w:lvl w:ilvl="5" w:tplc="675A454E">
      <w:start w:val="1"/>
      <w:numFmt w:val="bullet"/>
      <w:lvlText w:val=""/>
      <w:lvlJc w:val="left"/>
      <w:pPr>
        <w:ind w:left="4320" w:hanging="360"/>
      </w:pPr>
      <w:rPr>
        <w:rFonts w:ascii="Wingdings" w:eastAsia="Wingdings" w:hAnsi="Wingdings" w:cs="Wingdings"/>
      </w:rPr>
    </w:lvl>
    <w:lvl w:ilvl="6" w:tplc="13528122">
      <w:start w:val="1"/>
      <w:numFmt w:val="bullet"/>
      <w:lvlText w:val=""/>
      <w:lvlJc w:val="left"/>
      <w:pPr>
        <w:ind w:left="5040" w:hanging="360"/>
      </w:pPr>
      <w:rPr>
        <w:rFonts w:ascii="Symbol" w:eastAsia="Symbol" w:hAnsi="Symbol" w:cs="Symbol"/>
      </w:rPr>
    </w:lvl>
    <w:lvl w:ilvl="7" w:tplc="90BAC2FA">
      <w:start w:val="1"/>
      <w:numFmt w:val="bullet"/>
      <w:lvlText w:val="o"/>
      <w:lvlJc w:val="left"/>
      <w:pPr>
        <w:ind w:left="5760" w:hanging="360"/>
      </w:pPr>
      <w:rPr>
        <w:rFonts w:ascii="Courier New" w:eastAsia="Courier New" w:hAnsi="Courier New" w:cs="Courier New"/>
      </w:rPr>
    </w:lvl>
    <w:lvl w:ilvl="8" w:tplc="9EB65D6C">
      <w:start w:val="1"/>
      <w:numFmt w:val="bullet"/>
      <w:lvlText w:val=""/>
      <w:lvlJc w:val="left"/>
      <w:pPr>
        <w:ind w:left="6480" w:hanging="360"/>
      </w:pPr>
      <w:rPr>
        <w:rFonts w:ascii="Wingdings" w:eastAsia="Wingdings" w:hAnsi="Wingdings" w:cs="Wingdings"/>
      </w:rPr>
    </w:lvl>
  </w:abstractNum>
  <w:abstractNum w:abstractNumId="34"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B42DEB"/>
    <w:multiLevelType w:val="hybridMultilevel"/>
    <w:tmpl w:val="FFFFFFFF"/>
    <w:lvl w:ilvl="0" w:tplc="98322D02">
      <w:start w:val="1"/>
      <w:numFmt w:val="bullet"/>
      <w:lvlText w:val="●"/>
      <w:lvlJc w:val="left"/>
      <w:pPr>
        <w:ind w:left="720" w:hanging="360"/>
      </w:pPr>
    </w:lvl>
    <w:lvl w:ilvl="1" w:tplc="104C8EDC">
      <w:start w:val="1"/>
      <w:numFmt w:val="bullet"/>
      <w:lvlText w:val="○"/>
      <w:lvlJc w:val="left"/>
      <w:pPr>
        <w:ind w:left="1440" w:hanging="360"/>
      </w:pPr>
    </w:lvl>
    <w:lvl w:ilvl="2" w:tplc="368639AA">
      <w:start w:val="1"/>
      <w:numFmt w:val="bullet"/>
      <w:lvlText w:val="■"/>
      <w:lvlJc w:val="left"/>
      <w:pPr>
        <w:ind w:left="2160" w:hanging="360"/>
      </w:pPr>
    </w:lvl>
    <w:lvl w:ilvl="3" w:tplc="A686D4B4">
      <w:start w:val="1"/>
      <w:numFmt w:val="bullet"/>
      <w:lvlText w:val="●"/>
      <w:lvlJc w:val="left"/>
      <w:pPr>
        <w:ind w:left="2880" w:hanging="360"/>
      </w:pPr>
    </w:lvl>
    <w:lvl w:ilvl="4" w:tplc="953ED3DA">
      <w:start w:val="1"/>
      <w:numFmt w:val="bullet"/>
      <w:lvlText w:val="○"/>
      <w:lvlJc w:val="left"/>
      <w:pPr>
        <w:ind w:left="3600" w:hanging="360"/>
      </w:pPr>
    </w:lvl>
    <w:lvl w:ilvl="5" w:tplc="0178CEFC">
      <w:start w:val="1"/>
      <w:numFmt w:val="bullet"/>
      <w:lvlText w:val="■"/>
      <w:lvlJc w:val="left"/>
      <w:pPr>
        <w:ind w:left="4320" w:hanging="360"/>
      </w:pPr>
    </w:lvl>
    <w:lvl w:ilvl="6" w:tplc="4120E91C">
      <w:start w:val="1"/>
      <w:numFmt w:val="bullet"/>
      <w:lvlText w:val="●"/>
      <w:lvlJc w:val="left"/>
      <w:pPr>
        <w:ind w:left="5040" w:hanging="360"/>
      </w:pPr>
    </w:lvl>
    <w:lvl w:ilvl="7" w:tplc="65AC0790">
      <w:start w:val="1"/>
      <w:numFmt w:val="bullet"/>
      <w:lvlText w:val="●"/>
      <w:lvlJc w:val="left"/>
      <w:pPr>
        <w:ind w:left="5760" w:hanging="360"/>
      </w:pPr>
    </w:lvl>
    <w:lvl w:ilvl="8" w:tplc="6E7AD526">
      <w:start w:val="1"/>
      <w:numFmt w:val="bullet"/>
      <w:lvlText w:val="●"/>
      <w:lvlJc w:val="left"/>
      <w:pPr>
        <w:ind w:left="6480" w:hanging="360"/>
      </w:pPr>
    </w:lvl>
  </w:abstractNum>
  <w:abstractNum w:abstractNumId="36" w15:restartNumberingAfterBreak="0">
    <w:nsid w:val="6C5944DD"/>
    <w:multiLevelType w:val="hybridMultilevel"/>
    <w:tmpl w:val="FFFFFFFF"/>
    <w:lvl w:ilvl="0" w:tplc="A5B0D1B6">
      <w:start w:val="1"/>
      <w:numFmt w:val="bullet"/>
      <w:lvlText w:val=""/>
      <w:lvlJc w:val="left"/>
      <w:pPr>
        <w:ind w:left="720" w:hanging="360"/>
      </w:pPr>
      <w:rPr>
        <w:rFonts w:ascii="Symbol" w:eastAsia="Symbol" w:hAnsi="Symbol" w:cs="Symbol"/>
      </w:rPr>
    </w:lvl>
    <w:lvl w:ilvl="1" w:tplc="CD8E8032">
      <w:start w:val="1"/>
      <w:numFmt w:val="bullet"/>
      <w:lvlText w:val="o"/>
      <w:lvlJc w:val="left"/>
      <w:pPr>
        <w:ind w:left="1440" w:hanging="360"/>
      </w:pPr>
      <w:rPr>
        <w:rFonts w:ascii="Courier New" w:eastAsia="Courier New" w:hAnsi="Courier New" w:cs="Courier New"/>
      </w:rPr>
    </w:lvl>
    <w:lvl w:ilvl="2" w:tplc="68F26352">
      <w:start w:val="1"/>
      <w:numFmt w:val="bullet"/>
      <w:lvlText w:val=""/>
      <w:lvlJc w:val="left"/>
      <w:pPr>
        <w:ind w:left="2160" w:hanging="360"/>
      </w:pPr>
      <w:rPr>
        <w:rFonts w:ascii="Wingdings" w:eastAsia="Wingdings" w:hAnsi="Wingdings" w:cs="Wingdings"/>
      </w:rPr>
    </w:lvl>
    <w:lvl w:ilvl="3" w:tplc="DE9EF1EE">
      <w:start w:val="1"/>
      <w:numFmt w:val="bullet"/>
      <w:lvlText w:val=""/>
      <w:lvlJc w:val="left"/>
      <w:pPr>
        <w:ind w:left="2880" w:hanging="360"/>
      </w:pPr>
      <w:rPr>
        <w:rFonts w:ascii="Symbol" w:eastAsia="Symbol" w:hAnsi="Symbol" w:cs="Symbol"/>
      </w:rPr>
    </w:lvl>
    <w:lvl w:ilvl="4" w:tplc="FB629E48">
      <w:start w:val="1"/>
      <w:numFmt w:val="bullet"/>
      <w:lvlText w:val="o"/>
      <w:lvlJc w:val="left"/>
      <w:pPr>
        <w:ind w:left="3600" w:hanging="360"/>
      </w:pPr>
      <w:rPr>
        <w:rFonts w:ascii="Courier New" w:eastAsia="Courier New" w:hAnsi="Courier New" w:cs="Courier New"/>
      </w:rPr>
    </w:lvl>
    <w:lvl w:ilvl="5" w:tplc="A1BAF264">
      <w:start w:val="1"/>
      <w:numFmt w:val="bullet"/>
      <w:lvlText w:val=""/>
      <w:lvlJc w:val="left"/>
      <w:pPr>
        <w:ind w:left="4320" w:hanging="360"/>
      </w:pPr>
      <w:rPr>
        <w:rFonts w:ascii="Wingdings" w:eastAsia="Wingdings" w:hAnsi="Wingdings" w:cs="Wingdings"/>
      </w:rPr>
    </w:lvl>
    <w:lvl w:ilvl="6" w:tplc="8A6010E4">
      <w:start w:val="1"/>
      <w:numFmt w:val="bullet"/>
      <w:lvlText w:val=""/>
      <w:lvlJc w:val="left"/>
      <w:pPr>
        <w:ind w:left="5040" w:hanging="360"/>
      </w:pPr>
      <w:rPr>
        <w:rFonts w:ascii="Symbol" w:eastAsia="Symbol" w:hAnsi="Symbol" w:cs="Symbol"/>
      </w:rPr>
    </w:lvl>
    <w:lvl w:ilvl="7" w:tplc="6A56EBF6">
      <w:start w:val="1"/>
      <w:numFmt w:val="bullet"/>
      <w:lvlText w:val="o"/>
      <w:lvlJc w:val="left"/>
      <w:pPr>
        <w:ind w:left="5760" w:hanging="360"/>
      </w:pPr>
      <w:rPr>
        <w:rFonts w:ascii="Courier New" w:eastAsia="Courier New" w:hAnsi="Courier New" w:cs="Courier New"/>
      </w:rPr>
    </w:lvl>
    <w:lvl w:ilvl="8" w:tplc="D7043B82">
      <w:start w:val="1"/>
      <w:numFmt w:val="bullet"/>
      <w:lvlText w:val=""/>
      <w:lvlJc w:val="left"/>
      <w:pPr>
        <w:ind w:left="6480" w:hanging="360"/>
      </w:pPr>
      <w:rPr>
        <w:rFonts w:ascii="Wingdings" w:eastAsia="Wingdings" w:hAnsi="Wingdings" w:cs="Wingdings"/>
      </w:rPr>
    </w:lvl>
  </w:abstractNum>
  <w:abstractNum w:abstractNumId="37" w15:restartNumberingAfterBreak="0">
    <w:nsid w:val="7F44FE93"/>
    <w:multiLevelType w:val="hybridMultilevel"/>
    <w:tmpl w:val="FFFFFFFF"/>
    <w:lvl w:ilvl="0" w:tplc="B96E28DC">
      <w:start w:val="1"/>
      <w:numFmt w:val="bullet"/>
      <w:lvlText w:val=""/>
      <w:lvlJc w:val="left"/>
      <w:pPr>
        <w:ind w:left="720" w:hanging="360"/>
      </w:pPr>
      <w:rPr>
        <w:rFonts w:ascii="Symbol" w:eastAsia="Symbol" w:hAnsi="Symbol" w:cs="Symbol"/>
      </w:rPr>
    </w:lvl>
    <w:lvl w:ilvl="1" w:tplc="05829E80">
      <w:start w:val="1"/>
      <w:numFmt w:val="bullet"/>
      <w:lvlText w:val="o"/>
      <w:lvlJc w:val="left"/>
      <w:pPr>
        <w:ind w:left="1440" w:hanging="360"/>
      </w:pPr>
      <w:rPr>
        <w:rFonts w:ascii="Courier New" w:eastAsia="Courier New" w:hAnsi="Courier New" w:cs="Courier New"/>
      </w:rPr>
    </w:lvl>
    <w:lvl w:ilvl="2" w:tplc="008404A6">
      <w:start w:val="1"/>
      <w:numFmt w:val="bullet"/>
      <w:lvlText w:val=""/>
      <w:lvlJc w:val="left"/>
      <w:pPr>
        <w:ind w:left="2160" w:hanging="360"/>
      </w:pPr>
      <w:rPr>
        <w:rFonts w:ascii="Wingdings" w:eastAsia="Wingdings" w:hAnsi="Wingdings" w:cs="Wingdings"/>
      </w:rPr>
    </w:lvl>
    <w:lvl w:ilvl="3" w:tplc="9A903034">
      <w:start w:val="1"/>
      <w:numFmt w:val="bullet"/>
      <w:lvlText w:val=""/>
      <w:lvlJc w:val="left"/>
      <w:pPr>
        <w:ind w:left="2880" w:hanging="360"/>
      </w:pPr>
      <w:rPr>
        <w:rFonts w:ascii="Symbol" w:eastAsia="Symbol" w:hAnsi="Symbol" w:cs="Symbol"/>
      </w:rPr>
    </w:lvl>
    <w:lvl w:ilvl="4" w:tplc="8A6023C2">
      <w:start w:val="1"/>
      <w:numFmt w:val="bullet"/>
      <w:lvlText w:val="o"/>
      <w:lvlJc w:val="left"/>
      <w:pPr>
        <w:ind w:left="3600" w:hanging="360"/>
      </w:pPr>
      <w:rPr>
        <w:rFonts w:ascii="Courier New" w:eastAsia="Courier New" w:hAnsi="Courier New" w:cs="Courier New"/>
      </w:rPr>
    </w:lvl>
    <w:lvl w:ilvl="5" w:tplc="38E077AC">
      <w:start w:val="1"/>
      <w:numFmt w:val="bullet"/>
      <w:lvlText w:val=""/>
      <w:lvlJc w:val="left"/>
      <w:pPr>
        <w:ind w:left="4320" w:hanging="360"/>
      </w:pPr>
      <w:rPr>
        <w:rFonts w:ascii="Wingdings" w:eastAsia="Wingdings" w:hAnsi="Wingdings" w:cs="Wingdings"/>
      </w:rPr>
    </w:lvl>
    <w:lvl w:ilvl="6" w:tplc="920A2E5A">
      <w:start w:val="1"/>
      <w:numFmt w:val="bullet"/>
      <w:lvlText w:val=""/>
      <w:lvlJc w:val="left"/>
      <w:pPr>
        <w:ind w:left="5040" w:hanging="360"/>
      </w:pPr>
      <w:rPr>
        <w:rFonts w:ascii="Symbol" w:eastAsia="Symbol" w:hAnsi="Symbol" w:cs="Symbol"/>
      </w:rPr>
    </w:lvl>
    <w:lvl w:ilvl="7" w:tplc="7FDCA582">
      <w:start w:val="1"/>
      <w:numFmt w:val="bullet"/>
      <w:lvlText w:val="o"/>
      <w:lvlJc w:val="left"/>
      <w:pPr>
        <w:ind w:left="5760" w:hanging="360"/>
      </w:pPr>
      <w:rPr>
        <w:rFonts w:ascii="Courier New" w:eastAsia="Courier New" w:hAnsi="Courier New" w:cs="Courier New"/>
      </w:rPr>
    </w:lvl>
    <w:lvl w:ilvl="8" w:tplc="F4BA0428">
      <w:start w:val="1"/>
      <w:numFmt w:val="bullet"/>
      <w:lvlText w:val=""/>
      <w:lvlJc w:val="left"/>
      <w:pPr>
        <w:ind w:left="6480" w:hanging="360"/>
      </w:pPr>
      <w:rPr>
        <w:rFonts w:ascii="Wingdings" w:eastAsia="Wingdings" w:hAnsi="Wingdings" w:cs="Wingdings"/>
      </w:rPr>
    </w:lvl>
  </w:abstractNum>
  <w:num w:numId="1" w16cid:durableId="117112840">
    <w:abstractNumId w:val="8"/>
  </w:num>
  <w:num w:numId="2" w16cid:durableId="1233585687">
    <w:abstractNumId w:val="16"/>
  </w:num>
  <w:num w:numId="3" w16cid:durableId="2069918039">
    <w:abstractNumId w:val="22"/>
  </w:num>
  <w:num w:numId="4" w16cid:durableId="179317841">
    <w:abstractNumId w:val="26"/>
  </w:num>
  <w:num w:numId="5" w16cid:durableId="1248923131">
    <w:abstractNumId w:val="21"/>
  </w:num>
  <w:num w:numId="6" w16cid:durableId="1215578213">
    <w:abstractNumId w:val="27"/>
  </w:num>
  <w:num w:numId="7" w16cid:durableId="622931754">
    <w:abstractNumId w:val="7"/>
  </w:num>
  <w:num w:numId="8" w16cid:durableId="130295445">
    <w:abstractNumId w:val="0"/>
  </w:num>
  <w:num w:numId="9" w16cid:durableId="1095512291">
    <w:abstractNumId w:val="6"/>
  </w:num>
  <w:num w:numId="10" w16cid:durableId="1630281378">
    <w:abstractNumId w:val="31"/>
  </w:num>
  <w:num w:numId="11" w16cid:durableId="1777750742">
    <w:abstractNumId w:val="13"/>
  </w:num>
  <w:num w:numId="12" w16cid:durableId="1948728879">
    <w:abstractNumId w:val="34"/>
  </w:num>
  <w:num w:numId="13" w16cid:durableId="835078320">
    <w:abstractNumId w:val="30"/>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987318601">
    <w:abstractNumId w:val="20"/>
  </w:num>
  <w:num w:numId="19" w16cid:durableId="222103772">
    <w:abstractNumId w:val="37"/>
  </w:num>
  <w:num w:numId="20" w16cid:durableId="1084372511">
    <w:abstractNumId w:val="29"/>
  </w:num>
  <w:num w:numId="21" w16cid:durableId="1625383026">
    <w:abstractNumId w:val="15"/>
  </w:num>
  <w:num w:numId="22" w16cid:durableId="99418413">
    <w:abstractNumId w:val="33"/>
  </w:num>
  <w:num w:numId="23" w16cid:durableId="1142234180">
    <w:abstractNumId w:val="5"/>
  </w:num>
  <w:num w:numId="24" w16cid:durableId="1219393952">
    <w:abstractNumId w:val="11"/>
  </w:num>
  <w:num w:numId="25" w16cid:durableId="1353263416">
    <w:abstractNumId w:val="18"/>
  </w:num>
  <w:num w:numId="26" w16cid:durableId="1892377288">
    <w:abstractNumId w:val="19"/>
  </w:num>
  <w:num w:numId="27" w16cid:durableId="382221619">
    <w:abstractNumId w:val="25"/>
  </w:num>
  <w:num w:numId="28" w16cid:durableId="690031858">
    <w:abstractNumId w:val="24"/>
  </w:num>
  <w:num w:numId="29" w16cid:durableId="1309628956">
    <w:abstractNumId w:val="17"/>
  </w:num>
  <w:num w:numId="30" w16cid:durableId="32120083">
    <w:abstractNumId w:val="32"/>
  </w:num>
  <w:num w:numId="31" w16cid:durableId="1644432204">
    <w:abstractNumId w:val="36"/>
  </w:num>
  <w:num w:numId="32" w16cid:durableId="1580482304">
    <w:abstractNumId w:val="9"/>
  </w:num>
  <w:num w:numId="33" w16cid:durableId="398134760">
    <w:abstractNumId w:val="10"/>
  </w:num>
  <w:num w:numId="34" w16cid:durableId="1046024224">
    <w:abstractNumId w:val="28"/>
  </w:num>
  <w:num w:numId="35" w16cid:durableId="1413357570">
    <w:abstractNumId w:val="12"/>
  </w:num>
  <w:num w:numId="36" w16cid:durableId="1940021550">
    <w:abstractNumId w:val="14"/>
    <w:lvlOverride w:ilvl="0">
      <w:startOverride w:val="1"/>
    </w:lvlOverride>
  </w:num>
  <w:num w:numId="37" w16cid:durableId="1277717601">
    <w:abstractNumId w:val="35"/>
    <w:lvlOverride w:ilvl="0">
      <w:startOverride w:val="1"/>
    </w:lvlOverride>
  </w:num>
  <w:num w:numId="38" w16cid:durableId="22436994">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6"/>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1D85"/>
    <w:rsid w:val="00003120"/>
    <w:rsid w:val="00003CB7"/>
    <w:rsid w:val="000040FE"/>
    <w:rsid w:val="0000608F"/>
    <w:rsid w:val="00006CC0"/>
    <w:rsid w:val="00007A5F"/>
    <w:rsid w:val="00007ECC"/>
    <w:rsid w:val="0001004B"/>
    <w:rsid w:val="00010B3A"/>
    <w:rsid w:val="00011215"/>
    <w:rsid w:val="00011629"/>
    <w:rsid w:val="00012B3C"/>
    <w:rsid w:val="00013476"/>
    <w:rsid w:val="0001388E"/>
    <w:rsid w:val="0001463D"/>
    <w:rsid w:val="00015880"/>
    <w:rsid w:val="00015D48"/>
    <w:rsid w:val="000172DE"/>
    <w:rsid w:val="000175B8"/>
    <w:rsid w:val="00017C37"/>
    <w:rsid w:val="00020B8C"/>
    <w:rsid w:val="0002126E"/>
    <w:rsid w:val="000213C2"/>
    <w:rsid w:val="00022826"/>
    <w:rsid w:val="000228FA"/>
    <w:rsid w:val="00022E06"/>
    <w:rsid w:val="00023F49"/>
    <w:rsid w:val="000243A4"/>
    <w:rsid w:val="00024684"/>
    <w:rsid w:val="00024915"/>
    <w:rsid w:val="00025F8E"/>
    <w:rsid w:val="00026A91"/>
    <w:rsid w:val="00026ED3"/>
    <w:rsid w:val="0002762E"/>
    <w:rsid w:val="00027E54"/>
    <w:rsid w:val="0003041B"/>
    <w:rsid w:val="00030EE1"/>
    <w:rsid w:val="00031A08"/>
    <w:rsid w:val="000332C2"/>
    <w:rsid w:val="00033935"/>
    <w:rsid w:val="00035B1B"/>
    <w:rsid w:val="00042D80"/>
    <w:rsid w:val="00042D8C"/>
    <w:rsid w:val="000447DB"/>
    <w:rsid w:val="000455E4"/>
    <w:rsid w:val="0004575E"/>
    <w:rsid w:val="00045F55"/>
    <w:rsid w:val="00046DE3"/>
    <w:rsid w:val="0005271A"/>
    <w:rsid w:val="00052DB7"/>
    <w:rsid w:val="00053752"/>
    <w:rsid w:val="00054480"/>
    <w:rsid w:val="0005476E"/>
    <w:rsid w:val="00054B48"/>
    <w:rsid w:val="00055445"/>
    <w:rsid w:val="0005682D"/>
    <w:rsid w:val="00057574"/>
    <w:rsid w:val="00057679"/>
    <w:rsid w:val="00060857"/>
    <w:rsid w:val="000610E0"/>
    <w:rsid w:val="00061607"/>
    <w:rsid w:val="00061720"/>
    <w:rsid w:val="00062DAC"/>
    <w:rsid w:val="00062E50"/>
    <w:rsid w:val="00063641"/>
    <w:rsid w:val="00063EC6"/>
    <w:rsid w:val="00064222"/>
    <w:rsid w:val="00064B6F"/>
    <w:rsid w:val="000655ED"/>
    <w:rsid w:val="000659EF"/>
    <w:rsid w:val="00065C1C"/>
    <w:rsid w:val="00066946"/>
    <w:rsid w:val="000670A2"/>
    <w:rsid w:val="0006744E"/>
    <w:rsid w:val="00070643"/>
    <w:rsid w:val="00071172"/>
    <w:rsid w:val="00071483"/>
    <w:rsid w:val="00071BDD"/>
    <w:rsid w:val="00071D90"/>
    <w:rsid w:val="000722D6"/>
    <w:rsid w:val="0007230C"/>
    <w:rsid w:val="0007310F"/>
    <w:rsid w:val="00073534"/>
    <w:rsid w:val="0007376E"/>
    <w:rsid w:val="00073B38"/>
    <w:rsid w:val="0007454C"/>
    <w:rsid w:val="0007460F"/>
    <w:rsid w:val="000750CC"/>
    <w:rsid w:val="000760D0"/>
    <w:rsid w:val="00076AE2"/>
    <w:rsid w:val="00077528"/>
    <w:rsid w:val="00077878"/>
    <w:rsid w:val="00080D0B"/>
    <w:rsid w:val="00080D93"/>
    <w:rsid w:val="00081813"/>
    <w:rsid w:val="0008518D"/>
    <w:rsid w:val="000856DA"/>
    <w:rsid w:val="0008674C"/>
    <w:rsid w:val="00086866"/>
    <w:rsid w:val="00086D3C"/>
    <w:rsid w:val="000871A7"/>
    <w:rsid w:val="00090323"/>
    <w:rsid w:val="0009094D"/>
    <w:rsid w:val="000917B2"/>
    <w:rsid w:val="0009228A"/>
    <w:rsid w:val="00092C34"/>
    <w:rsid w:val="00092C3F"/>
    <w:rsid w:val="000930D6"/>
    <w:rsid w:val="000947E0"/>
    <w:rsid w:val="00094BEC"/>
    <w:rsid w:val="00094C31"/>
    <w:rsid w:val="00094DF2"/>
    <w:rsid w:val="00096776"/>
    <w:rsid w:val="0009746E"/>
    <w:rsid w:val="00097DC2"/>
    <w:rsid w:val="000A01C5"/>
    <w:rsid w:val="000A09FF"/>
    <w:rsid w:val="000A17C2"/>
    <w:rsid w:val="000A1884"/>
    <w:rsid w:val="000A2B31"/>
    <w:rsid w:val="000A2CED"/>
    <w:rsid w:val="000A5202"/>
    <w:rsid w:val="000A64CD"/>
    <w:rsid w:val="000B0E61"/>
    <w:rsid w:val="000B0F98"/>
    <w:rsid w:val="000B1676"/>
    <w:rsid w:val="000B4657"/>
    <w:rsid w:val="000B4D0B"/>
    <w:rsid w:val="000B51E9"/>
    <w:rsid w:val="000B54D2"/>
    <w:rsid w:val="000B596B"/>
    <w:rsid w:val="000B63AC"/>
    <w:rsid w:val="000B6ADF"/>
    <w:rsid w:val="000C1472"/>
    <w:rsid w:val="000C1A46"/>
    <w:rsid w:val="000C2300"/>
    <w:rsid w:val="000C262E"/>
    <w:rsid w:val="000C2BEF"/>
    <w:rsid w:val="000C30E3"/>
    <w:rsid w:val="000C3366"/>
    <w:rsid w:val="000C36E6"/>
    <w:rsid w:val="000C44CF"/>
    <w:rsid w:val="000C453F"/>
    <w:rsid w:val="000C4C10"/>
    <w:rsid w:val="000C4C5E"/>
    <w:rsid w:val="000C6215"/>
    <w:rsid w:val="000C6418"/>
    <w:rsid w:val="000C739B"/>
    <w:rsid w:val="000D001C"/>
    <w:rsid w:val="000D0A4E"/>
    <w:rsid w:val="000D0D89"/>
    <w:rsid w:val="000D178E"/>
    <w:rsid w:val="000D1FA1"/>
    <w:rsid w:val="000D2988"/>
    <w:rsid w:val="000D3A43"/>
    <w:rsid w:val="000D463F"/>
    <w:rsid w:val="000D470E"/>
    <w:rsid w:val="000D4F34"/>
    <w:rsid w:val="000D615D"/>
    <w:rsid w:val="000D7394"/>
    <w:rsid w:val="000D7771"/>
    <w:rsid w:val="000D7AD4"/>
    <w:rsid w:val="000E0EF7"/>
    <w:rsid w:val="000E1703"/>
    <w:rsid w:val="000E27F1"/>
    <w:rsid w:val="000E3990"/>
    <w:rsid w:val="000E3CEB"/>
    <w:rsid w:val="000E50F3"/>
    <w:rsid w:val="000E6D58"/>
    <w:rsid w:val="000E71B9"/>
    <w:rsid w:val="000E7BD1"/>
    <w:rsid w:val="000F0330"/>
    <w:rsid w:val="000F05AB"/>
    <w:rsid w:val="000F05C0"/>
    <w:rsid w:val="000F084F"/>
    <w:rsid w:val="000F0B8B"/>
    <w:rsid w:val="000F0EBC"/>
    <w:rsid w:val="000F0F2C"/>
    <w:rsid w:val="000F13F7"/>
    <w:rsid w:val="000F1651"/>
    <w:rsid w:val="000F25B5"/>
    <w:rsid w:val="000F33E9"/>
    <w:rsid w:val="000F44FF"/>
    <w:rsid w:val="000F4C77"/>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6EB1"/>
    <w:rsid w:val="00107251"/>
    <w:rsid w:val="00110160"/>
    <w:rsid w:val="00110364"/>
    <w:rsid w:val="00112587"/>
    <w:rsid w:val="00112B2F"/>
    <w:rsid w:val="001130A1"/>
    <w:rsid w:val="001144DF"/>
    <w:rsid w:val="00114788"/>
    <w:rsid w:val="001152DE"/>
    <w:rsid w:val="001155FB"/>
    <w:rsid w:val="00115972"/>
    <w:rsid w:val="001171A4"/>
    <w:rsid w:val="00117628"/>
    <w:rsid w:val="00120341"/>
    <w:rsid w:val="0012105C"/>
    <w:rsid w:val="00121CA8"/>
    <w:rsid w:val="00121DCF"/>
    <w:rsid w:val="00121ED4"/>
    <w:rsid w:val="00122229"/>
    <w:rsid w:val="00122317"/>
    <w:rsid w:val="001236CA"/>
    <w:rsid w:val="00125C1D"/>
    <w:rsid w:val="0012762B"/>
    <w:rsid w:val="00127871"/>
    <w:rsid w:val="00127AF6"/>
    <w:rsid w:val="00127B4D"/>
    <w:rsid w:val="0013070D"/>
    <w:rsid w:val="00130AB2"/>
    <w:rsid w:val="00131274"/>
    <w:rsid w:val="0013217A"/>
    <w:rsid w:val="00133887"/>
    <w:rsid w:val="00133B27"/>
    <w:rsid w:val="001354F3"/>
    <w:rsid w:val="00135F57"/>
    <w:rsid w:val="00136921"/>
    <w:rsid w:val="00136CB7"/>
    <w:rsid w:val="00136FD3"/>
    <w:rsid w:val="0014015B"/>
    <w:rsid w:val="0014028C"/>
    <w:rsid w:val="001402E6"/>
    <w:rsid w:val="00140BE8"/>
    <w:rsid w:val="001424D9"/>
    <w:rsid w:val="001425BC"/>
    <w:rsid w:val="00142A5F"/>
    <w:rsid w:val="00142AD3"/>
    <w:rsid w:val="00142B41"/>
    <w:rsid w:val="00143CD7"/>
    <w:rsid w:val="001440B1"/>
    <w:rsid w:val="00145D75"/>
    <w:rsid w:val="00146744"/>
    <w:rsid w:val="00146759"/>
    <w:rsid w:val="00147A33"/>
    <w:rsid w:val="001502EA"/>
    <w:rsid w:val="00150680"/>
    <w:rsid w:val="00150C11"/>
    <w:rsid w:val="001523F3"/>
    <w:rsid w:val="001526B6"/>
    <w:rsid w:val="00153A0E"/>
    <w:rsid w:val="00153D92"/>
    <w:rsid w:val="001544E3"/>
    <w:rsid w:val="00154CC7"/>
    <w:rsid w:val="00155904"/>
    <w:rsid w:val="0015656D"/>
    <w:rsid w:val="0015667F"/>
    <w:rsid w:val="00156FDC"/>
    <w:rsid w:val="00157C9C"/>
    <w:rsid w:val="00161C29"/>
    <w:rsid w:val="00162CAB"/>
    <w:rsid w:val="00166277"/>
    <w:rsid w:val="0017078E"/>
    <w:rsid w:val="00170C24"/>
    <w:rsid w:val="00171361"/>
    <w:rsid w:val="00171821"/>
    <w:rsid w:val="00171B7D"/>
    <w:rsid w:val="001727FE"/>
    <w:rsid w:val="001729D3"/>
    <w:rsid w:val="00173D13"/>
    <w:rsid w:val="00174F4D"/>
    <w:rsid w:val="00175E5B"/>
    <w:rsid w:val="00176642"/>
    <w:rsid w:val="00176E4C"/>
    <w:rsid w:val="00180A2F"/>
    <w:rsid w:val="001825FA"/>
    <w:rsid w:val="00183A4D"/>
    <w:rsid w:val="00183AA2"/>
    <w:rsid w:val="00184562"/>
    <w:rsid w:val="001849BB"/>
    <w:rsid w:val="001855F3"/>
    <w:rsid w:val="00185C3E"/>
    <w:rsid w:val="00186209"/>
    <w:rsid w:val="0018630C"/>
    <w:rsid w:val="00186EF4"/>
    <w:rsid w:val="00187276"/>
    <w:rsid w:val="0018746D"/>
    <w:rsid w:val="00187B97"/>
    <w:rsid w:val="001900FC"/>
    <w:rsid w:val="0019013C"/>
    <w:rsid w:val="0019103F"/>
    <w:rsid w:val="00192CB5"/>
    <w:rsid w:val="0019329E"/>
    <w:rsid w:val="00195609"/>
    <w:rsid w:val="00195D0A"/>
    <w:rsid w:val="001961D2"/>
    <w:rsid w:val="0019762A"/>
    <w:rsid w:val="001A3199"/>
    <w:rsid w:val="001A33D3"/>
    <w:rsid w:val="001A50DB"/>
    <w:rsid w:val="001A5C20"/>
    <w:rsid w:val="001A670C"/>
    <w:rsid w:val="001A6FC3"/>
    <w:rsid w:val="001A744C"/>
    <w:rsid w:val="001A77FB"/>
    <w:rsid w:val="001A7E6D"/>
    <w:rsid w:val="001B0893"/>
    <w:rsid w:val="001B0CE8"/>
    <w:rsid w:val="001B0DEE"/>
    <w:rsid w:val="001B143F"/>
    <w:rsid w:val="001B1C58"/>
    <w:rsid w:val="001B2C5F"/>
    <w:rsid w:val="001B2CCC"/>
    <w:rsid w:val="001B2F2D"/>
    <w:rsid w:val="001B3212"/>
    <w:rsid w:val="001B3A41"/>
    <w:rsid w:val="001B3DBE"/>
    <w:rsid w:val="001B4631"/>
    <w:rsid w:val="001B4702"/>
    <w:rsid w:val="001B6288"/>
    <w:rsid w:val="001B6C7C"/>
    <w:rsid w:val="001B7465"/>
    <w:rsid w:val="001B77AB"/>
    <w:rsid w:val="001C00B0"/>
    <w:rsid w:val="001C02CA"/>
    <w:rsid w:val="001C04D8"/>
    <w:rsid w:val="001C0B9B"/>
    <w:rsid w:val="001C466F"/>
    <w:rsid w:val="001C5EDE"/>
    <w:rsid w:val="001C5F47"/>
    <w:rsid w:val="001C7A17"/>
    <w:rsid w:val="001C7AB7"/>
    <w:rsid w:val="001D0755"/>
    <w:rsid w:val="001D0AD5"/>
    <w:rsid w:val="001D2B84"/>
    <w:rsid w:val="001D374C"/>
    <w:rsid w:val="001D42E3"/>
    <w:rsid w:val="001D4674"/>
    <w:rsid w:val="001D54EA"/>
    <w:rsid w:val="001D5F84"/>
    <w:rsid w:val="001D6531"/>
    <w:rsid w:val="001D6D04"/>
    <w:rsid w:val="001D7206"/>
    <w:rsid w:val="001D7B16"/>
    <w:rsid w:val="001E0043"/>
    <w:rsid w:val="001E0490"/>
    <w:rsid w:val="001E18E0"/>
    <w:rsid w:val="001E1B57"/>
    <w:rsid w:val="001E2139"/>
    <w:rsid w:val="001E276C"/>
    <w:rsid w:val="001E2958"/>
    <w:rsid w:val="001E33FB"/>
    <w:rsid w:val="001E3D0B"/>
    <w:rsid w:val="001E460E"/>
    <w:rsid w:val="001E4A9E"/>
    <w:rsid w:val="001E4D51"/>
    <w:rsid w:val="001E612A"/>
    <w:rsid w:val="001E6DBB"/>
    <w:rsid w:val="001F06DF"/>
    <w:rsid w:val="001F0859"/>
    <w:rsid w:val="001F0D88"/>
    <w:rsid w:val="001F0EB8"/>
    <w:rsid w:val="001F1787"/>
    <w:rsid w:val="001F2760"/>
    <w:rsid w:val="001F340A"/>
    <w:rsid w:val="001F36F7"/>
    <w:rsid w:val="001F49C8"/>
    <w:rsid w:val="001F51E3"/>
    <w:rsid w:val="001F5318"/>
    <w:rsid w:val="001F65B6"/>
    <w:rsid w:val="001F65EE"/>
    <w:rsid w:val="001F6729"/>
    <w:rsid w:val="001F6735"/>
    <w:rsid w:val="001F6E21"/>
    <w:rsid w:val="00200F75"/>
    <w:rsid w:val="0020217C"/>
    <w:rsid w:val="00202957"/>
    <w:rsid w:val="00202C38"/>
    <w:rsid w:val="00202C64"/>
    <w:rsid w:val="00205A4A"/>
    <w:rsid w:val="002061CB"/>
    <w:rsid w:val="0021018A"/>
    <w:rsid w:val="00210480"/>
    <w:rsid w:val="00210F8E"/>
    <w:rsid w:val="00213496"/>
    <w:rsid w:val="00213575"/>
    <w:rsid w:val="0021358D"/>
    <w:rsid w:val="002137D6"/>
    <w:rsid w:val="002148BC"/>
    <w:rsid w:val="00214C22"/>
    <w:rsid w:val="00214C29"/>
    <w:rsid w:val="0021599D"/>
    <w:rsid w:val="00215D43"/>
    <w:rsid w:val="002162C1"/>
    <w:rsid w:val="00216876"/>
    <w:rsid w:val="00217608"/>
    <w:rsid w:val="00217998"/>
    <w:rsid w:val="002204AE"/>
    <w:rsid w:val="00220797"/>
    <w:rsid w:val="002211A5"/>
    <w:rsid w:val="00221412"/>
    <w:rsid w:val="0022211B"/>
    <w:rsid w:val="00224C85"/>
    <w:rsid w:val="00225285"/>
    <w:rsid w:val="00225881"/>
    <w:rsid w:val="00225A24"/>
    <w:rsid w:val="00225FDA"/>
    <w:rsid w:val="00226221"/>
    <w:rsid w:val="0022684E"/>
    <w:rsid w:val="00227069"/>
    <w:rsid w:val="00227F1D"/>
    <w:rsid w:val="00230762"/>
    <w:rsid w:val="00231A8F"/>
    <w:rsid w:val="002327DE"/>
    <w:rsid w:val="0023297C"/>
    <w:rsid w:val="00232C49"/>
    <w:rsid w:val="002333AD"/>
    <w:rsid w:val="00236663"/>
    <w:rsid w:val="002366E3"/>
    <w:rsid w:val="00237998"/>
    <w:rsid w:val="00237B72"/>
    <w:rsid w:val="002409F8"/>
    <w:rsid w:val="00240AEC"/>
    <w:rsid w:val="00241B48"/>
    <w:rsid w:val="00242DF0"/>
    <w:rsid w:val="0024384E"/>
    <w:rsid w:val="00244E11"/>
    <w:rsid w:val="0024506B"/>
    <w:rsid w:val="002454ED"/>
    <w:rsid w:val="00245B22"/>
    <w:rsid w:val="00245C02"/>
    <w:rsid w:val="002461AD"/>
    <w:rsid w:val="00247156"/>
    <w:rsid w:val="00247494"/>
    <w:rsid w:val="002478FC"/>
    <w:rsid w:val="0025145F"/>
    <w:rsid w:val="0025173C"/>
    <w:rsid w:val="002517DD"/>
    <w:rsid w:val="0025193F"/>
    <w:rsid w:val="00252563"/>
    <w:rsid w:val="00253CD1"/>
    <w:rsid w:val="00253DAC"/>
    <w:rsid w:val="00253E52"/>
    <w:rsid w:val="002543CD"/>
    <w:rsid w:val="00255ED6"/>
    <w:rsid w:val="00256D5F"/>
    <w:rsid w:val="00256DEA"/>
    <w:rsid w:val="00256EE3"/>
    <w:rsid w:val="00256F22"/>
    <w:rsid w:val="002577E7"/>
    <w:rsid w:val="00260823"/>
    <w:rsid w:val="00260D31"/>
    <w:rsid w:val="0026175B"/>
    <w:rsid w:val="002617C3"/>
    <w:rsid w:val="00261A8E"/>
    <w:rsid w:val="00261B69"/>
    <w:rsid w:val="002622C8"/>
    <w:rsid w:val="002625C5"/>
    <w:rsid w:val="00262626"/>
    <w:rsid w:val="00262C38"/>
    <w:rsid w:val="00263347"/>
    <w:rsid w:val="00264B81"/>
    <w:rsid w:val="00264E76"/>
    <w:rsid w:val="00265698"/>
    <w:rsid w:val="00265BAF"/>
    <w:rsid w:val="00265D0A"/>
    <w:rsid w:val="00266915"/>
    <w:rsid w:val="00266FDF"/>
    <w:rsid w:val="0027090F"/>
    <w:rsid w:val="00270B91"/>
    <w:rsid w:val="00270C99"/>
    <w:rsid w:val="00270E67"/>
    <w:rsid w:val="002711CC"/>
    <w:rsid w:val="002719F1"/>
    <w:rsid w:val="00272DAA"/>
    <w:rsid w:val="002732F5"/>
    <w:rsid w:val="0027368C"/>
    <w:rsid w:val="00273E83"/>
    <w:rsid w:val="00274F6F"/>
    <w:rsid w:val="002752BD"/>
    <w:rsid w:val="00277206"/>
    <w:rsid w:val="002775F9"/>
    <w:rsid w:val="002801CD"/>
    <w:rsid w:val="00282A29"/>
    <w:rsid w:val="0028568D"/>
    <w:rsid w:val="00286790"/>
    <w:rsid w:val="00287349"/>
    <w:rsid w:val="00291218"/>
    <w:rsid w:val="002912B0"/>
    <w:rsid w:val="00293A6A"/>
    <w:rsid w:val="00293BBB"/>
    <w:rsid w:val="002943A2"/>
    <w:rsid w:val="0029464D"/>
    <w:rsid w:val="00295950"/>
    <w:rsid w:val="002962DE"/>
    <w:rsid w:val="002A1CB7"/>
    <w:rsid w:val="002A1FE4"/>
    <w:rsid w:val="002A2418"/>
    <w:rsid w:val="002A36AF"/>
    <w:rsid w:val="002A5D92"/>
    <w:rsid w:val="002A6AF3"/>
    <w:rsid w:val="002A6C43"/>
    <w:rsid w:val="002A74A1"/>
    <w:rsid w:val="002B1156"/>
    <w:rsid w:val="002B1D44"/>
    <w:rsid w:val="002B2BFB"/>
    <w:rsid w:val="002B2D8D"/>
    <w:rsid w:val="002B351B"/>
    <w:rsid w:val="002B4955"/>
    <w:rsid w:val="002B49C8"/>
    <w:rsid w:val="002B4E58"/>
    <w:rsid w:val="002B5A0B"/>
    <w:rsid w:val="002B625E"/>
    <w:rsid w:val="002B7F7D"/>
    <w:rsid w:val="002C00DA"/>
    <w:rsid w:val="002C05DF"/>
    <w:rsid w:val="002C12E9"/>
    <w:rsid w:val="002C1604"/>
    <w:rsid w:val="002C3044"/>
    <w:rsid w:val="002C4F9B"/>
    <w:rsid w:val="002C5AFF"/>
    <w:rsid w:val="002C78D6"/>
    <w:rsid w:val="002D04E4"/>
    <w:rsid w:val="002D1B42"/>
    <w:rsid w:val="002D1C75"/>
    <w:rsid w:val="002D25D3"/>
    <w:rsid w:val="002D2C23"/>
    <w:rsid w:val="002D2C64"/>
    <w:rsid w:val="002D3563"/>
    <w:rsid w:val="002D3848"/>
    <w:rsid w:val="002D3907"/>
    <w:rsid w:val="002D3910"/>
    <w:rsid w:val="002D395A"/>
    <w:rsid w:val="002D39E0"/>
    <w:rsid w:val="002D3D7C"/>
    <w:rsid w:val="002D4538"/>
    <w:rsid w:val="002D48C7"/>
    <w:rsid w:val="002D56AC"/>
    <w:rsid w:val="002D5BF2"/>
    <w:rsid w:val="002D5FB5"/>
    <w:rsid w:val="002D710D"/>
    <w:rsid w:val="002E113E"/>
    <w:rsid w:val="002E17E4"/>
    <w:rsid w:val="002E2E96"/>
    <w:rsid w:val="002E3F60"/>
    <w:rsid w:val="002E4DA8"/>
    <w:rsid w:val="002E56F3"/>
    <w:rsid w:val="002E5B53"/>
    <w:rsid w:val="002E5C87"/>
    <w:rsid w:val="002E6D42"/>
    <w:rsid w:val="002F0A4E"/>
    <w:rsid w:val="002F1A48"/>
    <w:rsid w:val="002F1A69"/>
    <w:rsid w:val="002F2CCF"/>
    <w:rsid w:val="002F34B0"/>
    <w:rsid w:val="002F3F9E"/>
    <w:rsid w:val="002F4099"/>
    <w:rsid w:val="002F460A"/>
    <w:rsid w:val="002F5471"/>
    <w:rsid w:val="002F568B"/>
    <w:rsid w:val="002F5A79"/>
    <w:rsid w:val="00300D6B"/>
    <w:rsid w:val="00300DB0"/>
    <w:rsid w:val="0030140B"/>
    <w:rsid w:val="00301542"/>
    <w:rsid w:val="00302E17"/>
    <w:rsid w:val="00303A7A"/>
    <w:rsid w:val="00304169"/>
    <w:rsid w:val="00304758"/>
    <w:rsid w:val="00305C66"/>
    <w:rsid w:val="00306835"/>
    <w:rsid w:val="00307687"/>
    <w:rsid w:val="0031010F"/>
    <w:rsid w:val="00311A13"/>
    <w:rsid w:val="0031212C"/>
    <w:rsid w:val="0031266C"/>
    <w:rsid w:val="00312DF4"/>
    <w:rsid w:val="00313C76"/>
    <w:rsid w:val="00313C85"/>
    <w:rsid w:val="0031478D"/>
    <w:rsid w:val="00315333"/>
    <w:rsid w:val="00315394"/>
    <w:rsid w:val="00315CF8"/>
    <w:rsid w:val="0031651E"/>
    <w:rsid w:val="00316805"/>
    <w:rsid w:val="0031774A"/>
    <w:rsid w:val="003177BD"/>
    <w:rsid w:val="00317B3F"/>
    <w:rsid w:val="00317B43"/>
    <w:rsid w:val="00317E46"/>
    <w:rsid w:val="00320C22"/>
    <w:rsid w:val="00321184"/>
    <w:rsid w:val="00323180"/>
    <w:rsid w:val="00323BCA"/>
    <w:rsid w:val="00324714"/>
    <w:rsid w:val="00324A3F"/>
    <w:rsid w:val="00324BD0"/>
    <w:rsid w:val="00325D3C"/>
    <w:rsid w:val="00327004"/>
    <w:rsid w:val="00327685"/>
    <w:rsid w:val="00330678"/>
    <w:rsid w:val="00333051"/>
    <w:rsid w:val="00333B5C"/>
    <w:rsid w:val="003343A2"/>
    <w:rsid w:val="00335D63"/>
    <w:rsid w:val="00335FA2"/>
    <w:rsid w:val="00337337"/>
    <w:rsid w:val="0034158A"/>
    <w:rsid w:val="003418DB"/>
    <w:rsid w:val="00341BEA"/>
    <w:rsid w:val="003440DC"/>
    <w:rsid w:val="00344246"/>
    <w:rsid w:val="00344EAE"/>
    <w:rsid w:val="00345173"/>
    <w:rsid w:val="003459BD"/>
    <w:rsid w:val="00345FC8"/>
    <w:rsid w:val="00346773"/>
    <w:rsid w:val="003475B1"/>
    <w:rsid w:val="003504EB"/>
    <w:rsid w:val="00350582"/>
    <w:rsid w:val="00350767"/>
    <w:rsid w:val="00350DE8"/>
    <w:rsid w:val="00351404"/>
    <w:rsid w:val="00351AB7"/>
    <w:rsid w:val="00353812"/>
    <w:rsid w:val="00355348"/>
    <w:rsid w:val="0035544F"/>
    <w:rsid w:val="0035683F"/>
    <w:rsid w:val="0035734C"/>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6983"/>
    <w:rsid w:val="003777DB"/>
    <w:rsid w:val="00377CA4"/>
    <w:rsid w:val="00381B1A"/>
    <w:rsid w:val="00381CFA"/>
    <w:rsid w:val="00381EEB"/>
    <w:rsid w:val="00382693"/>
    <w:rsid w:val="00382A9B"/>
    <w:rsid w:val="00384FC4"/>
    <w:rsid w:val="003860FC"/>
    <w:rsid w:val="003861AB"/>
    <w:rsid w:val="00386E24"/>
    <w:rsid w:val="003871B6"/>
    <w:rsid w:val="0038754E"/>
    <w:rsid w:val="003877C7"/>
    <w:rsid w:val="003904D4"/>
    <w:rsid w:val="00390999"/>
    <w:rsid w:val="00391738"/>
    <w:rsid w:val="003919DF"/>
    <w:rsid w:val="00391B01"/>
    <w:rsid w:val="00391E4F"/>
    <w:rsid w:val="003925DC"/>
    <w:rsid w:val="003929DA"/>
    <w:rsid w:val="0039315D"/>
    <w:rsid w:val="003935D2"/>
    <w:rsid w:val="00393697"/>
    <w:rsid w:val="0039480A"/>
    <w:rsid w:val="00394CB6"/>
    <w:rsid w:val="00395CEA"/>
    <w:rsid w:val="00396119"/>
    <w:rsid w:val="003A0A42"/>
    <w:rsid w:val="003A1489"/>
    <w:rsid w:val="003A1840"/>
    <w:rsid w:val="003A1F00"/>
    <w:rsid w:val="003A21A1"/>
    <w:rsid w:val="003A2521"/>
    <w:rsid w:val="003A27C4"/>
    <w:rsid w:val="003A33CC"/>
    <w:rsid w:val="003A3C41"/>
    <w:rsid w:val="003A4429"/>
    <w:rsid w:val="003A537C"/>
    <w:rsid w:val="003A543F"/>
    <w:rsid w:val="003A58CD"/>
    <w:rsid w:val="003A661E"/>
    <w:rsid w:val="003A7A0B"/>
    <w:rsid w:val="003A7D9F"/>
    <w:rsid w:val="003B0626"/>
    <w:rsid w:val="003B0C4D"/>
    <w:rsid w:val="003B24DB"/>
    <w:rsid w:val="003B2C79"/>
    <w:rsid w:val="003B37B2"/>
    <w:rsid w:val="003B3C2B"/>
    <w:rsid w:val="003B4459"/>
    <w:rsid w:val="003B492E"/>
    <w:rsid w:val="003B632D"/>
    <w:rsid w:val="003B654B"/>
    <w:rsid w:val="003B75AD"/>
    <w:rsid w:val="003B779B"/>
    <w:rsid w:val="003B794A"/>
    <w:rsid w:val="003C1898"/>
    <w:rsid w:val="003C1E2E"/>
    <w:rsid w:val="003C367D"/>
    <w:rsid w:val="003C485C"/>
    <w:rsid w:val="003C54E5"/>
    <w:rsid w:val="003C5D41"/>
    <w:rsid w:val="003C6A8D"/>
    <w:rsid w:val="003C6EE2"/>
    <w:rsid w:val="003C7630"/>
    <w:rsid w:val="003D00DB"/>
    <w:rsid w:val="003D12EE"/>
    <w:rsid w:val="003D3F82"/>
    <w:rsid w:val="003D3F86"/>
    <w:rsid w:val="003D43C7"/>
    <w:rsid w:val="003D485F"/>
    <w:rsid w:val="003D48FF"/>
    <w:rsid w:val="003D618E"/>
    <w:rsid w:val="003D6562"/>
    <w:rsid w:val="003D6BD8"/>
    <w:rsid w:val="003D72FE"/>
    <w:rsid w:val="003E001C"/>
    <w:rsid w:val="003E00AE"/>
    <w:rsid w:val="003E0447"/>
    <w:rsid w:val="003E2158"/>
    <w:rsid w:val="003E2BB6"/>
    <w:rsid w:val="003E3052"/>
    <w:rsid w:val="003E3955"/>
    <w:rsid w:val="003E3DC8"/>
    <w:rsid w:val="003E500F"/>
    <w:rsid w:val="003E5CCD"/>
    <w:rsid w:val="003E7174"/>
    <w:rsid w:val="003F0105"/>
    <w:rsid w:val="003F14D8"/>
    <w:rsid w:val="003F2B18"/>
    <w:rsid w:val="003F3287"/>
    <w:rsid w:val="003F3C91"/>
    <w:rsid w:val="003F3CCC"/>
    <w:rsid w:val="003F416C"/>
    <w:rsid w:val="003F4688"/>
    <w:rsid w:val="003F54A5"/>
    <w:rsid w:val="003F6EFC"/>
    <w:rsid w:val="003F73A2"/>
    <w:rsid w:val="00400400"/>
    <w:rsid w:val="004006CD"/>
    <w:rsid w:val="00400EB9"/>
    <w:rsid w:val="00401786"/>
    <w:rsid w:val="00401BBE"/>
    <w:rsid w:val="00402561"/>
    <w:rsid w:val="004027B4"/>
    <w:rsid w:val="00402BFD"/>
    <w:rsid w:val="0040347F"/>
    <w:rsid w:val="004072C4"/>
    <w:rsid w:val="0040744E"/>
    <w:rsid w:val="00410790"/>
    <w:rsid w:val="00410829"/>
    <w:rsid w:val="00410B27"/>
    <w:rsid w:val="0041138D"/>
    <w:rsid w:val="00411A97"/>
    <w:rsid w:val="00413285"/>
    <w:rsid w:val="0041341C"/>
    <w:rsid w:val="004146F8"/>
    <w:rsid w:val="00414EA0"/>
    <w:rsid w:val="00415BAE"/>
    <w:rsid w:val="00416064"/>
    <w:rsid w:val="004168E8"/>
    <w:rsid w:val="00420947"/>
    <w:rsid w:val="00421F78"/>
    <w:rsid w:val="00422417"/>
    <w:rsid w:val="00424AC4"/>
    <w:rsid w:val="00425047"/>
    <w:rsid w:val="0042592F"/>
    <w:rsid w:val="00425D21"/>
    <w:rsid w:val="00427E0C"/>
    <w:rsid w:val="0043049E"/>
    <w:rsid w:val="0043049F"/>
    <w:rsid w:val="004307AB"/>
    <w:rsid w:val="00431122"/>
    <w:rsid w:val="004317DD"/>
    <w:rsid w:val="004329A6"/>
    <w:rsid w:val="00432CE1"/>
    <w:rsid w:val="00433978"/>
    <w:rsid w:val="0043570E"/>
    <w:rsid w:val="0043687E"/>
    <w:rsid w:val="004372E7"/>
    <w:rsid w:val="004375D8"/>
    <w:rsid w:val="00437B9A"/>
    <w:rsid w:val="004409C1"/>
    <w:rsid w:val="00443A48"/>
    <w:rsid w:val="00446385"/>
    <w:rsid w:val="004467AD"/>
    <w:rsid w:val="00446D3C"/>
    <w:rsid w:val="0044727D"/>
    <w:rsid w:val="004476F0"/>
    <w:rsid w:val="00447E56"/>
    <w:rsid w:val="0045050F"/>
    <w:rsid w:val="00450B44"/>
    <w:rsid w:val="00451CA6"/>
    <w:rsid w:val="0045281C"/>
    <w:rsid w:val="004529BE"/>
    <w:rsid w:val="004543D2"/>
    <w:rsid w:val="004556A4"/>
    <w:rsid w:val="0045770F"/>
    <w:rsid w:val="00457B9B"/>
    <w:rsid w:val="00457C8A"/>
    <w:rsid w:val="00460A42"/>
    <w:rsid w:val="00460AE6"/>
    <w:rsid w:val="00460D33"/>
    <w:rsid w:val="00461377"/>
    <w:rsid w:val="00461CF3"/>
    <w:rsid w:val="00465393"/>
    <w:rsid w:val="00466427"/>
    <w:rsid w:val="0047026D"/>
    <w:rsid w:val="004729D8"/>
    <w:rsid w:val="004732CB"/>
    <w:rsid w:val="00473E32"/>
    <w:rsid w:val="004743A3"/>
    <w:rsid w:val="00474B7F"/>
    <w:rsid w:val="004762E0"/>
    <w:rsid w:val="00476E48"/>
    <w:rsid w:val="00477859"/>
    <w:rsid w:val="00480A17"/>
    <w:rsid w:val="004819E5"/>
    <w:rsid w:val="0048287D"/>
    <w:rsid w:val="00482B24"/>
    <w:rsid w:val="00483740"/>
    <w:rsid w:val="00483C79"/>
    <w:rsid w:val="00484364"/>
    <w:rsid w:val="00485B92"/>
    <w:rsid w:val="00486889"/>
    <w:rsid w:val="00486E32"/>
    <w:rsid w:val="00487034"/>
    <w:rsid w:val="00487985"/>
    <w:rsid w:val="00487DFC"/>
    <w:rsid w:val="00491667"/>
    <w:rsid w:val="0049352A"/>
    <w:rsid w:val="00493845"/>
    <w:rsid w:val="00493A29"/>
    <w:rsid w:val="00495DB1"/>
    <w:rsid w:val="0049656E"/>
    <w:rsid w:val="00496A1C"/>
    <w:rsid w:val="004A0B9D"/>
    <w:rsid w:val="004A2A67"/>
    <w:rsid w:val="004A31AA"/>
    <w:rsid w:val="004A3804"/>
    <w:rsid w:val="004A3D03"/>
    <w:rsid w:val="004A4178"/>
    <w:rsid w:val="004A584C"/>
    <w:rsid w:val="004A58BC"/>
    <w:rsid w:val="004A5DF3"/>
    <w:rsid w:val="004A7183"/>
    <w:rsid w:val="004A74C4"/>
    <w:rsid w:val="004A771C"/>
    <w:rsid w:val="004A78E4"/>
    <w:rsid w:val="004A7F39"/>
    <w:rsid w:val="004B0714"/>
    <w:rsid w:val="004B0E95"/>
    <w:rsid w:val="004B1137"/>
    <w:rsid w:val="004B3931"/>
    <w:rsid w:val="004B3AB4"/>
    <w:rsid w:val="004B5EAB"/>
    <w:rsid w:val="004B5FB2"/>
    <w:rsid w:val="004B6871"/>
    <w:rsid w:val="004B7528"/>
    <w:rsid w:val="004B7BBD"/>
    <w:rsid w:val="004C1B4C"/>
    <w:rsid w:val="004C2625"/>
    <w:rsid w:val="004C294B"/>
    <w:rsid w:val="004C2FFE"/>
    <w:rsid w:val="004C367A"/>
    <w:rsid w:val="004C4075"/>
    <w:rsid w:val="004C42AE"/>
    <w:rsid w:val="004C52D8"/>
    <w:rsid w:val="004C5350"/>
    <w:rsid w:val="004C5BCF"/>
    <w:rsid w:val="004C5CE5"/>
    <w:rsid w:val="004D097B"/>
    <w:rsid w:val="004D0AFC"/>
    <w:rsid w:val="004D128F"/>
    <w:rsid w:val="004D1BD8"/>
    <w:rsid w:val="004D1EEE"/>
    <w:rsid w:val="004D2E94"/>
    <w:rsid w:val="004D61A5"/>
    <w:rsid w:val="004D6B6C"/>
    <w:rsid w:val="004D7AB0"/>
    <w:rsid w:val="004E0E3C"/>
    <w:rsid w:val="004E128B"/>
    <w:rsid w:val="004E26B5"/>
    <w:rsid w:val="004E2DFF"/>
    <w:rsid w:val="004E3973"/>
    <w:rsid w:val="004E66C5"/>
    <w:rsid w:val="004E6788"/>
    <w:rsid w:val="004F09C9"/>
    <w:rsid w:val="004F0F1A"/>
    <w:rsid w:val="004F1E05"/>
    <w:rsid w:val="004F282F"/>
    <w:rsid w:val="004F4089"/>
    <w:rsid w:val="004F5D56"/>
    <w:rsid w:val="004F62F6"/>
    <w:rsid w:val="004F6CB0"/>
    <w:rsid w:val="004F7432"/>
    <w:rsid w:val="004F768C"/>
    <w:rsid w:val="00501021"/>
    <w:rsid w:val="0050185A"/>
    <w:rsid w:val="00502D4F"/>
    <w:rsid w:val="00503FBE"/>
    <w:rsid w:val="00504179"/>
    <w:rsid w:val="00506140"/>
    <w:rsid w:val="0050652A"/>
    <w:rsid w:val="005065F8"/>
    <w:rsid w:val="005072EB"/>
    <w:rsid w:val="005110F4"/>
    <w:rsid w:val="005115FF"/>
    <w:rsid w:val="005118F7"/>
    <w:rsid w:val="0051370D"/>
    <w:rsid w:val="00513748"/>
    <w:rsid w:val="005147DE"/>
    <w:rsid w:val="00514EB3"/>
    <w:rsid w:val="005163A5"/>
    <w:rsid w:val="00516B4E"/>
    <w:rsid w:val="00516F73"/>
    <w:rsid w:val="00517DFA"/>
    <w:rsid w:val="00520A1B"/>
    <w:rsid w:val="00520BE1"/>
    <w:rsid w:val="00520EE8"/>
    <w:rsid w:val="00520FB7"/>
    <w:rsid w:val="00521027"/>
    <w:rsid w:val="00521A07"/>
    <w:rsid w:val="00521CE7"/>
    <w:rsid w:val="00522197"/>
    <w:rsid w:val="005231EA"/>
    <w:rsid w:val="005234A0"/>
    <w:rsid w:val="00526C8B"/>
    <w:rsid w:val="00526DA8"/>
    <w:rsid w:val="00526FA3"/>
    <w:rsid w:val="0052713B"/>
    <w:rsid w:val="00527B2D"/>
    <w:rsid w:val="00531429"/>
    <w:rsid w:val="00531840"/>
    <w:rsid w:val="0053257A"/>
    <w:rsid w:val="0053305A"/>
    <w:rsid w:val="00537E7B"/>
    <w:rsid w:val="005406A2"/>
    <w:rsid w:val="00540961"/>
    <w:rsid w:val="00541C3E"/>
    <w:rsid w:val="00541F0A"/>
    <w:rsid w:val="005421D3"/>
    <w:rsid w:val="00543ACE"/>
    <w:rsid w:val="00543F3A"/>
    <w:rsid w:val="00544731"/>
    <w:rsid w:val="00544B3D"/>
    <w:rsid w:val="00545513"/>
    <w:rsid w:val="00546475"/>
    <w:rsid w:val="00546E7F"/>
    <w:rsid w:val="00547E0B"/>
    <w:rsid w:val="00547F2A"/>
    <w:rsid w:val="00550085"/>
    <w:rsid w:val="0055119E"/>
    <w:rsid w:val="00551BCA"/>
    <w:rsid w:val="00552544"/>
    <w:rsid w:val="00552A43"/>
    <w:rsid w:val="0055365C"/>
    <w:rsid w:val="00553F87"/>
    <w:rsid w:val="00554262"/>
    <w:rsid w:val="00554599"/>
    <w:rsid w:val="00554875"/>
    <w:rsid w:val="005560E8"/>
    <w:rsid w:val="00556347"/>
    <w:rsid w:val="00556A35"/>
    <w:rsid w:val="005571A6"/>
    <w:rsid w:val="00560AD2"/>
    <w:rsid w:val="00560D24"/>
    <w:rsid w:val="00560DA5"/>
    <w:rsid w:val="00561030"/>
    <w:rsid w:val="0056128F"/>
    <w:rsid w:val="005614B3"/>
    <w:rsid w:val="00562CBD"/>
    <w:rsid w:val="005650A1"/>
    <w:rsid w:val="005655DA"/>
    <w:rsid w:val="00565A95"/>
    <w:rsid w:val="00566129"/>
    <w:rsid w:val="00566442"/>
    <w:rsid w:val="005666B8"/>
    <w:rsid w:val="00567392"/>
    <w:rsid w:val="005678B3"/>
    <w:rsid w:val="00570104"/>
    <w:rsid w:val="00570519"/>
    <w:rsid w:val="005719DE"/>
    <w:rsid w:val="00571D91"/>
    <w:rsid w:val="00572221"/>
    <w:rsid w:val="005724EF"/>
    <w:rsid w:val="00572C49"/>
    <w:rsid w:val="00572F90"/>
    <w:rsid w:val="00573267"/>
    <w:rsid w:val="00574D95"/>
    <w:rsid w:val="00576487"/>
    <w:rsid w:val="00576B10"/>
    <w:rsid w:val="00580356"/>
    <w:rsid w:val="00581F81"/>
    <w:rsid w:val="00582C8E"/>
    <w:rsid w:val="005836FE"/>
    <w:rsid w:val="005837E6"/>
    <w:rsid w:val="00584EF2"/>
    <w:rsid w:val="005856DC"/>
    <w:rsid w:val="0058593A"/>
    <w:rsid w:val="00585CA9"/>
    <w:rsid w:val="005864CD"/>
    <w:rsid w:val="005865E6"/>
    <w:rsid w:val="00586BB2"/>
    <w:rsid w:val="005909CE"/>
    <w:rsid w:val="00590BA0"/>
    <w:rsid w:val="0059157F"/>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1C9F"/>
    <w:rsid w:val="005A350D"/>
    <w:rsid w:val="005A42FC"/>
    <w:rsid w:val="005A50A7"/>
    <w:rsid w:val="005A574F"/>
    <w:rsid w:val="005A5E5E"/>
    <w:rsid w:val="005A7052"/>
    <w:rsid w:val="005A70AA"/>
    <w:rsid w:val="005B0139"/>
    <w:rsid w:val="005B09AD"/>
    <w:rsid w:val="005B163A"/>
    <w:rsid w:val="005B1E20"/>
    <w:rsid w:val="005B3154"/>
    <w:rsid w:val="005B3630"/>
    <w:rsid w:val="005B3CF4"/>
    <w:rsid w:val="005B4424"/>
    <w:rsid w:val="005B4AA6"/>
    <w:rsid w:val="005B60B0"/>
    <w:rsid w:val="005B73EA"/>
    <w:rsid w:val="005B7E9D"/>
    <w:rsid w:val="005C036F"/>
    <w:rsid w:val="005C09AF"/>
    <w:rsid w:val="005C1D65"/>
    <w:rsid w:val="005C1DB9"/>
    <w:rsid w:val="005C2059"/>
    <w:rsid w:val="005C39BC"/>
    <w:rsid w:val="005C4930"/>
    <w:rsid w:val="005C4E8C"/>
    <w:rsid w:val="005C5FBA"/>
    <w:rsid w:val="005C6069"/>
    <w:rsid w:val="005C728F"/>
    <w:rsid w:val="005C7964"/>
    <w:rsid w:val="005C7DFD"/>
    <w:rsid w:val="005C7F0C"/>
    <w:rsid w:val="005D0295"/>
    <w:rsid w:val="005D21B0"/>
    <w:rsid w:val="005D3860"/>
    <w:rsid w:val="005D6483"/>
    <w:rsid w:val="005D64EB"/>
    <w:rsid w:val="005D6FAF"/>
    <w:rsid w:val="005D71EE"/>
    <w:rsid w:val="005D79E9"/>
    <w:rsid w:val="005E1A5A"/>
    <w:rsid w:val="005E2854"/>
    <w:rsid w:val="005E363B"/>
    <w:rsid w:val="005E3F06"/>
    <w:rsid w:val="005E4416"/>
    <w:rsid w:val="005E4BE3"/>
    <w:rsid w:val="005E4D61"/>
    <w:rsid w:val="005E5779"/>
    <w:rsid w:val="005E62FD"/>
    <w:rsid w:val="005E702C"/>
    <w:rsid w:val="005E7C3A"/>
    <w:rsid w:val="005F0283"/>
    <w:rsid w:val="005F212F"/>
    <w:rsid w:val="005F3D12"/>
    <w:rsid w:val="005F5940"/>
    <w:rsid w:val="005F5983"/>
    <w:rsid w:val="005F67D3"/>
    <w:rsid w:val="005F7E65"/>
    <w:rsid w:val="006008E3"/>
    <w:rsid w:val="006010D2"/>
    <w:rsid w:val="00601E65"/>
    <w:rsid w:val="00602138"/>
    <w:rsid w:val="0060252E"/>
    <w:rsid w:val="006027C7"/>
    <w:rsid w:val="00602E10"/>
    <w:rsid w:val="00602F0F"/>
    <w:rsid w:val="00603AD7"/>
    <w:rsid w:val="00604940"/>
    <w:rsid w:val="00604C2A"/>
    <w:rsid w:val="00604E86"/>
    <w:rsid w:val="0060649E"/>
    <w:rsid w:val="00607704"/>
    <w:rsid w:val="00607A54"/>
    <w:rsid w:val="0061098F"/>
    <w:rsid w:val="00610E2E"/>
    <w:rsid w:val="00612843"/>
    <w:rsid w:val="00612AB6"/>
    <w:rsid w:val="00613ACB"/>
    <w:rsid w:val="00613C25"/>
    <w:rsid w:val="00613D7D"/>
    <w:rsid w:val="00614F2E"/>
    <w:rsid w:val="00615AC4"/>
    <w:rsid w:val="00615DD5"/>
    <w:rsid w:val="0061693C"/>
    <w:rsid w:val="0061771D"/>
    <w:rsid w:val="006207D3"/>
    <w:rsid w:val="00620ECC"/>
    <w:rsid w:val="00621011"/>
    <w:rsid w:val="006213E0"/>
    <w:rsid w:val="00622899"/>
    <w:rsid w:val="00623BC3"/>
    <w:rsid w:val="00623DC6"/>
    <w:rsid w:val="00624313"/>
    <w:rsid w:val="00625578"/>
    <w:rsid w:val="00625BDE"/>
    <w:rsid w:val="006268EE"/>
    <w:rsid w:val="00626B41"/>
    <w:rsid w:val="00626CD1"/>
    <w:rsid w:val="006272A9"/>
    <w:rsid w:val="00627373"/>
    <w:rsid w:val="00627BE4"/>
    <w:rsid w:val="00627D57"/>
    <w:rsid w:val="00627E38"/>
    <w:rsid w:val="0063038E"/>
    <w:rsid w:val="006313A2"/>
    <w:rsid w:val="006321D5"/>
    <w:rsid w:val="00634CC0"/>
    <w:rsid w:val="006361FF"/>
    <w:rsid w:val="00636384"/>
    <w:rsid w:val="00636BEE"/>
    <w:rsid w:val="00637229"/>
    <w:rsid w:val="00637DE6"/>
    <w:rsid w:val="0064132A"/>
    <w:rsid w:val="0064144D"/>
    <w:rsid w:val="0064216F"/>
    <w:rsid w:val="006435CA"/>
    <w:rsid w:val="0064382D"/>
    <w:rsid w:val="00643B31"/>
    <w:rsid w:val="00644289"/>
    <w:rsid w:val="00645B1B"/>
    <w:rsid w:val="00645E46"/>
    <w:rsid w:val="0064620B"/>
    <w:rsid w:val="00647EB3"/>
    <w:rsid w:val="00650D4C"/>
    <w:rsid w:val="00652210"/>
    <w:rsid w:val="00652D6C"/>
    <w:rsid w:val="00653046"/>
    <w:rsid w:val="00653332"/>
    <w:rsid w:val="00655A74"/>
    <w:rsid w:val="006566B3"/>
    <w:rsid w:val="006569C1"/>
    <w:rsid w:val="006573F3"/>
    <w:rsid w:val="00662D0D"/>
    <w:rsid w:val="00662F44"/>
    <w:rsid w:val="0066305C"/>
    <w:rsid w:val="00663134"/>
    <w:rsid w:val="00663DB7"/>
    <w:rsid w:val="006649D1"/>
    <w:rsid w:val="00667CD5"/>
    <w:rsid w:val="006701CD"/>
    <w:rsid w:val="006705EF"/>
    <w:rsid w:val="006708B6"/>
    <w:rsid w:val="00671835"/>
    <w:rsid w:val="00672EEA"/>
    <w:rsid w:val="00673410"/>
    <w:rsid w:val="00673690"/>
    <w:rsid w:val="006749D2"/>
    <w:rsid w:val="006757C5"/>
    <w:rsid w:val="0067621C"/>
    <w:rsid w:val="006771FC"/>
    <w:rsid w:val="006776C2"/>
    <w:rsid w:val="00680A04"/>
    <w:rsid w:val="00681507"/>
    <w:rsid w:val="00681883"/>
    <w:rsid w:val="00681923"/>
    <w:rsid w:val="00681B4F"/>
    <w:rsid w:val="00681BC2"/>
    <w:rsid w:val="00682686"/>
    <w:rsid w:val="006826DD"/>
    <w:rsid w:val="00682F03"/>
    <w:rsid w:val="00683734"/>
    <w:rsid w:val="00683E0C"/>
    <w:rsid w:val="00683FF9"/>
    <w:rsid w:val="00684042"/>
    <w:rsid w:val="00684118"/>
    <w:rsid w:val="00684393"/>
    <w:rsid w:val="00684978"/>
    <w:rsid w:val="0068510C"/>
    <w:rsid w:val="006853C2"/>
    <w:rsid w:val="0068677C"/>
    <w:rsid w:val="00687084"/>
    <w:rsid w:val="0069143A"/>
    <w:rsid w:val="00691536"/>
    <w:rsid w:val="00691CC1"/>
    <w:rsid w:val="00691D0A"/>
    <w:rsid w:val="00691EAF"/>
    <w:rsid w:val="006929BA"/>
    <w:rsid w:val="00693CF7"/>
    <w:rsid w:val="00693E80"/>
    <w:rsid w:val="0069621A"/>
    <w:rsid w:val="00696256"/>
    <w:rsid w:val="006964C5"/>
    <w:rsid w:val="0069679C"/>
    <w:rsid w:val="006971CB"/>
    <w:rsid w:val="00697D49"/>
    <w:rsid w:val="006A00F1"/>
    <w:rsid w:val="006A07D7"/>
    <w:rsid w:val="006A1013"/>
    <w:rsid w:val="006A15E9"/>
    <w:rsid w:val="006A1721"/>
    <w:rsid w:val="006A17DA"/>
    <w:rsid w:val="006A2158"/>
    <w:rsid w:val="006A2B32"/>
    <w:rsid w:val="006A348B"/>
    <w:rsid w:val="006A5A69"/>
    <w:rsid w:val="006A6CDB"/>
    <w:rsid w:val="006B1896"/>
    <w:rsid w:val="006B20EA"/>
    <w:rsid w:val="006B38AA"/>
    <w:rsid w:val="006B55F2"/>
    <w:rsid w:val="006B5CD0"/>
    <w:rsid w:val="006B6A62"/>
    <w:rsid w:val="006C0E51"/>
    <w:rsid w:val="006C3518"/>
    <w:rsid w:val="006C397C"/>
    <w:rsid w:val="006C3AAC"/>
    <w:rsid w:val="006C3E19"/>
    <w:rsid w:val="006C4143"/>
    <w:rsid w:val="006C51BD"/>
    <w:rsid w:val="006C5FD6"/>
    <w:rsid w:val="006C6321"/>
    <w:rsid w:val="006C659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151E"/>
    <w:rsid w:val="006E23AB"/>
    <w:rsid w:val="006E391C"/>
    <w:rsid w:val="006E3ADD"/>
    <w:rsid w:val="006E3D1D"/>
    <w:rsid w:val="006E4166"/>
    <w:rsid w:val="006E6019"/>
    <w:rsid w:val="006E6477"/>
    <w:rsid w:val="006F0DBD"/>
    <w:rsid w:val="006F0ED8"/>
    <w:rsid w:val="006F1129"/>
    <w:rsid w:val="006F117A"/>
    <w:rsid w:val="006F1BE3"/>
    <w:rsid w:val="006F1EC8"/>
    <w:rsid w:val="006F2AAD"/>
    <w:rsid w:val="006F2E15"/>
    <w:rsid w:val="006F404B"/>
    <w:rsid w:val="006F4354"/>
    <w:rsid w:val="006F47FF"/>
    <w:rsid w:val="006F5C8D"/>
    <w:rsid w:val="006F619D"/>
    <w:rsid w:val="006F6CED"/>
    <w:rsid w:val="006F79A8"/>
    <w:rsid w:val="007007A8"/>
    <w:rsid w:val="00700E5D"/>
    <w:rsid w:val="00701044"/>
    <w:rsid w:val="007013F8"/>
    <w:rsid w:val="007014B6"/>
    <w:rsid w:val="0070153E"/>
    <w:rsid w:val="00701C74"/>
    <w:rsid w:val="00701DBE"/>
    <w:rsid w:val="00701EC6"/>
    <w:rsid w:val="00702444"/>
    <w:rsid w:val="00702A80"/>
    <w:rsid w:val="00703509"/>
    <w:rsid w:val="00705063"/>
    <w:rsid w:val="007052AD"/>
    <w:rsid w:val="0070593F"/>
    <w:rsid w:val="00705B5F"/>
    <w:rsid w:val="00705F25"/>
    <w:rsid w:val="00706151"/>
    <w:rsid w:val="0070624F"/>
    <w:rsid w:val="00706BB3"/>
    <w:rsid w:val="00706D30"/>
    <w:rsid w:val="00707610"/>
    <w:rsid w:val="00707954"/>
    <w:rsid w:val="00707C78"/>
    <w:rsid w:val="00711F77"/>
    <w:rsid w:val="00713565"/>
    <w:rsid w:val="00714251"/>
    <w:rsid w:val="00714583"/>
    <w:rsid w:val="00714C6E"/>
    <w:rsid w:val="00714C72"/>
    <w:rsid w:val="00715B2C"/>
    <w:rsid w:val="00716C77"/>
    <w:rsid w:val="00717301"/>
    <w:rsid w:val="007204C9"/>
    <w:rsid w:val="00721101"/>
    <w:rsid w:val="00721830"/>
    <w:rsid w:val="007222BC"/>
    <w:rsid w:val="0072280C"/>
    <w:rsid w:val="00724064"/>
    <w:rsid w:val="00724AD8"/>
    <w:rsid w:val="0072516F"/>
    <w:rsid w:val="007265EA"/>
    <w:rsid w:val="00727844"/>
    <w:rsid w:val="00727B34"/>
    <w:rsid w:val="00727E3F"/>
    <w:rsid w:val="00730925"/>
    <w:rsid w:val="007311F5"/>
    <w:rsid w:val="0073146E"/>
    <w:rsid w:val="00731C72"/>
    <w:rsid w:val="00731D19"/>
    <w:rsid w:val="0073279D"/>
    <w:rsid w:val="00733D93"/>
    <w:rsid w:val="00733F5B"/>
    <w:rsid w:val="007342BC"/>
    <w:rsid w:val="00735C98"/>
    <w:rsid w:val="007370F4"/>
    <w:rsid w:val="00740CD1"/>
    <w:rsid w:val="00741451"/>
    <w:rsid w:val="00742533"/>
    <w:rsid w:val="00742689"/>
    <w:rsid w:val="0074312C"/>
    <w:rsid w:val="007435C8"/>
    <w:rsid w:val="0074362F"/>
    <w:rsid w:val="007445CB"/>
    <w:rsid w:val="00744BDC"/>
    <w:rsid w:val="00744DDD"/>
    <w:rsid w:val="007454D1"/>
    <w:rsid w:val="00745A95"/>
    <w:rsid w:val="00745B6A"/>
    <w:rsid w:val="00746192"/>
    <w:rsid w:val="00746FCD"/>
    <w:rsid w:val="007477B7"/>
    <w:rsid w:val="007477FD"/>
    <w:rsid w:val="007477FE"/>
    <w:rsid w:val="00747E68"/>
    <w:rsid w:val="0075051F"/>
    <w:rsid w:val="00750AC3"/>
    <w:rsid w:val="007529EC"/>
    <w:rsid w:val="007540BE"/>
    <w:rsid w:val="00754959"/>
    <w:rsid w:val="00755407"/>
    <w:rsid w:val="00755AEA"/>
    <w:rsid w:val="00755E36"/>
    <w:rsid w:val="00755F7E"/>
    <w:rsid w:val="00756412"/>
    <w:rsid w:val="0075690C"/>
    <w:rsid w:val="00757319"/>
    <w:rsid w:val="0076173B"/>
    <w:rsid w:val="00761AA7"/>
    <w:rsid w:val="00761BFD"/>
    <w:rsid w:val="00762F38"/>
    <w:rsid w:val="00764E1C"/>
    <w:rsid w:val="00765681"/>
    <w:rsid w:val="00765C76"/>
    <w:rsid w:val="00765F20"/>
    <w:rsid w:val="00767854"/>
    <w:rsid w:val="007713C0"/>
    <w:rsid w:val="0077155B"/>
    <w:rsid w:val="007718F4"/>
    <w:rsid w:val="00771B79"/>
    <w:rsid w:val="0077251D"/>
    <w:rsid w:val="0077499B"/>
    <w:rsid w:val="007762F2"/>
    <w:rsid w:val="007769F6"/>
    <w:rsid w:val="0078017B"/>
    <w:rsid w:val="00780749"/>
    <w:rsid w:val="00781109"/>
    <w:rsid w:val="0078171E"/>
    <w:rsid w:val="00781FF8"/>
    <w:rsid w:val="00782507"/>
    <w:rsid w:val="00782DFF"/>
    <w:rsid w:val="00783165"/>
    <w:rsid w:val="00783803"/>
    <w:rsid w:val="00784007"/>
    <w:rsid w:val="00785ABE"/>
    <w:rsid w:val="0078645D"/>
    <w:rsid w:val="007864E1"/>
    <w:rsid w:val="00787BE4"/>
    <w:rsid w:val="00791E4D"/>
    <w:rsid w:val="00792027"/>
    <w:rsid w:val="0079227C"/>
    <w:rsid w:val="00792576"/>
    <w:rsid w:val="007926F1"/>
    <w:rsid w:val="00794C5B"/>
    <w:rsid w:val="0079617E"/>
    <w:rsid w:val="00796817"/>
    <w:rsid w:val="007A0481"/>
    <w:rsid w:val="007A120E"/>
    <w:rsid w:val="007A1FD6"/>
    <w:rsid w:val="007A2815"/>
    <w:rsid w:val="007A288A"/>
    <w:rsid w:val="007A2B8C"/>
    <w:rsid w:val="007A440D"/>
    <w:rsid w:val="007A4907"/>
    <w:rsid w:val="007A7192"/>
    <w:rsid w:val="007A7608"/>
    <w:rsid w:val="007A76F9"/>
    <w:rsid w:val="007A7CDE"/>
    <w:rsid w:val="007A7D21"/>
    <w:rsid w:val="007B0A6F"/>
    <w:rsid w:val="007B121E"/>
    <w:rsid w:val="007B1672"/>
    <w:rsid w:val="007B1EBD"/>
    <w:rsid w:val="007B20CE"/>
    <w:rsid w:val="007B2131"/>
    <w:rsid w:val="007B2EFA"/>
    <w:rsid w:val="007B3937"/>
    <w:rsid w:val="007B3A0B"/>
    <w:rsid w:val="007B43A3"/>
    <w:rsid w:val="007B4417"/>
    <w:rsid w:val="007B5369"/>
    <w:rsid w:val="007B549B"/>
    <w:rsid w:val="007B5EA3"/>
    <w:rsid w:val="007B6BBF"/>
    <w:rsid w:val="007B6F01"/>
    <w:rsid w:val="007B7752"/>
    <w:rsid w:val="007B7F33"/>
    <w:rsid w:val="007C0E7D"/>
    <w:rsid w:val="007C4227"/>
    <w:rsid w:val="007C4A38"/>
    <w:rsid w:val="007C4D5A"/>
    <w:rsid w:val="007C5463"/>
    <w:rsid w:val="007C547A"/>
    <w:rsid w:val="007C55F1"/>
    <w:rsid w:val="007C567E"/>
    <w:rsid w:val="007C58B7"/>
    <w:rsid w:val="007C754D"/>
    <w:rsid w:val="007D0953"/>
    <w:rsid w:val="007D0DF8"/>
    <w:rsid w:val="007D1AD5"/>
    <w:rsid w:val="007D2514"/>
    <w:rsid w:val="007D37D9"/>
    <w:rsid w:val="007D3972"/>
    <w:rsid w:val="007D44F9"/>
    <w:rsid w:val="007D479F"/>
    <w:rsid w:val="007D5846"/>
    <w:rsid w:val="007D6D19"/>
    <w:rsid w:val="007D6D3C"/>
    <w:rsid w:val="007D7B64"/>
    <w:rsid w:val="007D7C2D"/>
    <w:rsid w:val="007D7C84"/>
    <w:rsid w:val="007E169E"/>
    <w:rsid w:val="007E1A82"/>
    <w:rsid w:val="007E2CE7"/>
    <w:rsid w:val="007E3664"/>
    <w:rsid w:val="007E4045"/>
    <w:rsid w:val="007E6E61"/>
    <w:rsid w:val="007E7C5B"/>
    <w:rsid w:val="007F046A"/>
    <w:rsid w:val="007F0D7A"/>
    <w:rsid w:val="007F1435"/>
    <w:rsid w:val="007F269A"/>
    <w:rsid w:val="007F2C44"/>
    <w:rsid w:val="007F3C54"/>
    <w:rsid w:val="007F3E7B"/>
    <w:rsid w:val="007F4464"/>
    <w:rsid w:val="007F49EF"/>
    <w:rsid w:val="007F56F6"/>
    <w:rsid w:val="007F6107"/>
    <w:rsid w:val="008028FA"/>
    <w:rsid w:val="00802F9C"/>
    <w:rsid w:val="0080381A"/>
    <w:rsid w:val="0080452E"/>
    <w:rsid w:val="0080477D"/>
    <w:rsid w:val="00804C01"/>
    <w:rsid w:val="00805B4E"/>
    <w:rsid w:val="008061C9"/>
    <w:rsid w:val="008066EA"/>
    <w:rsid w:val="0080711B"/>
    <w:rsid w:val="008075FC"/>
    <w:rsid w:val="0080763F"/>
    <w:rsid w:val="00807D3D"/>
    <w:rsid w:val="00811A0E"/>
    <w:rsid w:val="00811DBD"/>
    <w:rsid w:val="008122EB"/>
    <w:rsid w:val="008126B7"/>
    <w:rsid w:val="008157E2"/>
    <w:rsid w:val="00815888"/>
    <w:rsid w:val="00815BD8"/>
    <w:rsid w:val="00816261"/>
    <w:rsid w:val="008165B6"/>
    <w:rsid w:val="00820FF1"/>
    <w:rsid w:val="008213AB"/>
    <w:rsid w:val="00821923"/>
    <w:rsid w:val="00822179"/>
    <w:rsid w:val="0082225A"/>
    <w:rsid w:val="00822B22"/>
    <w:rsid w:val="008234CE"/>
    <w:rsid w:val="00825236"/>
    <w:rsid w:val="008256AF"/>
    <w:rsid w:val="00826544"/>
    <w:rsid w:val="008304F8"/>
    <w:rsid w:val="0083116C"/>
    <w:rsid w:val="008324E2"/>
    <w:rsid w:val="00835C3C"/>
    <w:rsid w:val="008363BE"/>
    <w:rsid w:val="0083756F"/>
    <w:rsid w:val="0083790A"/>
    <w:rsid w:val="00840381"/>
    <w:rsid w:val="00841434"/>
    <w:rsid w:val="00842596"/>
    <w:rsid w:val="00842930"/>
    <w:rsid w:val="008433BC"/>
    <w:rsid w:val="008434B7"/>
    <w:rsid w:val="00843CDC"/>
    <w:rsid w:val="0084435C"/>
    <w:rsid w:val="00844C16"/>
    <w:rsid w:val="0084503F"/>
    <w:rsid w:val="00845160"/>
    <w:rsid w:val="0084519B"/>
    <w:rsid w:val="008455D6"/>
    <w:rsid w:val="00845BFD"/>
    <w:rsid w:val="00846B02"/>
    <w:rsid w:val="00846C54"/>
    <w:rsid w:val="00850774"/>
    <w:rsid w:val="0085215F"/>
    <w:rsid w:val="00853AA4"/>
    <w:rsid w:val="00854CDD"/>
    <w:rsid w:val="0085536A"/>
    <w:rsid w:val="008554A8"/>
    <w:rsid w:val="0085655F"/>
    <w:rsid w:val="00857FBB"/>
    <w:rsid w:val="0086009F"/>
    <w:rsid w:val="008601D0"/>
    <w:rsid w:val="008607A7"/>
    <w:rsid w:val="008612AC"/>
    <w:rsid w:val="008636B8"/>
    <w:rsid w:val="00864EB3"/>
    <w:rsid w:val="00865AB8"/>
    <w:rsid w:val="00865F6A"/>
    <w:rsid w:val="00866873"/>
    <w:rsid w:val="008707A9"/>
    <w:rsid w:val="0087140F"/>
    <w:rsid w:val="00871FBA"/>
    <w:rsid w:val="00872CCD"/>
    <w:rsid w:val="0087462E"/>
    <w:rsid w:val="00874987"/>
    <w:rsid w:val="00875439"/>
    <w:rsid w:val="00876C62"/>
    <w:rsid w:val="00877101"/>
    <w:rsid w:val="00880462"/>
    <w:rsid w:val="00880F27"/>
    <w:rsid w:val="008830C8"/>
    <w:rsid w:val="008833BE"/>
    <w:rsid w:val="008837C1"/>
    <w:rsid w:val="0088424C"/>
    <w:rsid w:val="00884843"/>
    <w:rsid w:val="00885319"/>
    <w:rsid w:val="00885F3B"/>
    <w:rsid w:val="008872E6"/>
    <w:rsid w:val="0089025A"/>
    <w:rsid w:val="008926FC"/>
    <w:rsid w:val="00892EE4"/>
    <w:rsid w:val="0089308F"/>
    <w:rsid w:val="00893560"/>
    <w:rsid w:val="00893DB8"/>
    <w:rsid w:val="008942FC"/>
    <w:rsid w:val="0089444F"/>
    <w:rsid w:val="008966B3"/>
    <w:rsid w:val="00896A11"/>
    <w:rsid w:val="008974BE"/>
    <w:rsid w:val="00897AA8"/>
    <w:rsid w:val="00897E37"/>
    <w:rsid w:val="008A092C"/>
    <w:rsid w:val="008A0D0E"/>
    <w:rsid w:val="008A1751"/>
    <w:rsid w:val="008A39A1"/>
    <w:rsid w:val="008A4025"/>
    <w:rsid w:val="008A53D4"/>
    <w:rsid w:val="008A77B8"/>
    <w:rsid w:val="008B045E"/>
    <w:rsid w:val="008B2CEA"/>
    <w:rsid w:val="008B3162"/>
    <w:rsid w:val="008B47F7"/>
    <w:rsid w:val="008B5A43"/>
    <w:rsid w:val="008B726C"/>
    <w:rsid w:val="008B74CD"/>
    <w:rsid w:val="008C0585"/>
    <w:rsid w:val="008C0CDE"/>
    <w:rsid w:val="008C16E1"/>
    <w:rsid w:val="008C194A"/>
    <w:rsid w:val="008C3002"/>
    <w:rsid w:val="008C3292"/>
    <w:rsid w:val="008C3976"/>
    <w:rsid w:val="008C4032"/>
    <w:rsid w:val="008C4B76"/>
    <w:rsid w:val="008C4E41"/>
    <w:rsid w:val="008C5B32"/>
    <w:rsid w:val="008C5F08"/>
    <w:rsid w:val="008C6020"/>
    <w:rsid w:val="008C6B30"/>
    <w:rsid w:val="008C755A"/>
    <w:rsid w:val="008D0252"/>
    <w:rsid w:val="008D0283"/>
    <w:rsid w:val="008D0B6B"/>
    <w:rsid w:val="008D3233"/>
    <w:rsid w:val="008D453C"/>
    <w:rsid w:val="008D5244"/>
    <w:rsid w:val="008D5611"/>
    <w:rsid w:val="008E128A"/>
    <w:rsid w:val="008E1E0A"/>
    <w:rsid w:val="008E2170"/>
    <w:rsid w:val="008E3998"/>
    <w:rsid w:val="008E3E3F"/>
    <w:rsid w:val="008E4059"/>
    <w:rsid w:val="008E4877"/>
    <w:rsid w:val="008E4FF9"/>
    <w:rsid w:val="008E57F3"/>
    <w:rsid w:val="008E6066"/>
    <w:rsid w:val="008E6BCA"/>
    <w:rsid w:val="008E77C6"/>
    <w:rsid w:val="008F030B"/>
    <w:rsid w:val="008F14F9"/>
    <w:rsid w:val="008F1D06"/>
    <w:rsid w:val="008F2CCF"/>
    <w:rsid w:val="008F2E54"/>
    <w:rsid w:val="008F3366"/>
    <w:rsid w:val="008F39D1"/>
    <w:rsid w:val="008F40FF"/>
    <w:rsid w:val="008F47EB"/>
    <w:rsid w:val="008F5AEB"/>
    <w:rsid w:val="008F651E"/>
    <w:rsid w:val="008F6785"/>
    <w:rsid w:val="008F6C80"/>
    <w:rsid w:val="008F6F0E"/>
    <w:rsid w:val="008F774F"/>
    <w:rsid w:val="00900D7B"/>
    <w:rsid w:val="00900E15"/>
    <w:rsid w:val="009014BD"/>
    <w:rsid w:val="00901DF0"/>
    <w:rsid w:val="00901F3E"/>
    <w:rsid w:val="009027A8"/>
    <w:rsid w:val="00902AC6"/>
    <w:rsid w:val="0090547F"/>
    <w:rsid w:val="0090657C"/>
    <w:rsid w:val="00906930"/>
    <w:rsid w:val="00906C7E"/>
    <w:rsid w:val="00906E5A"/>
    <w:rsid w:val="009075F4"/>
    <w:rsid w:val="00907A28"/>
    <w:rsid w:val="00907C4B"/>
    <w:rsid w:val="009101B8"/>
    <w:rsid w:val="00910434"/>
    <w:rsid w:val="00910A61"/>
    <w:rsid w:val="00911DB4"/>
    <w:rsid w:val="0091236F"/>
    <w:rsid w:val="00913838"/>
    <w:rsid w:val="00913E5D"/>
    <w:rsid w:val="00913EAC"/>
    <w:rsid w:val="00914AC4"/>
    <w:rsid w:val="00915EC3"/>
    <w:rsid w:val="009166EA"/>
    <w:rsid w:val="00916ACE"/>
    <w:rsid w:val="00917263"/>
    <w:rsid w:val="00921B2A"/>
    <w:rsid w:val="009234A7"/>
    <w:rsid w:val="00923ABE"/>
    <w:rsid w:val="00924789"/>
    <w:rsid w:val="00924807"/>
    <w:rsid w:val="00924882"/>
    <w:rsid w:val="00924FAE"/>
    <w:rsid w:val="009279D2"/>
    <w:rsid w:val="00927E16"/>
    <w:rsid w:val="00930410"/>
    <w:rsid w:val="00930924"/>
    <w:rsid w:val="00930930"/>
    <w:rsid w:val="00930E7C"/>
    <w:rsid w:val="00931104"/>
    <w:rsid w:val="00931D1C"/>
    <w:rsid w:val="0093223F"/>
    <w:rsid w:val="00934511"/>
    <w:rsid w:val="009349CA"/>
    <w:rsid w:val="00934AB6"/>
    <w:rsid w:val="009351D2"/>
    <w:rsid w:val="00943116"/>
    <w:rsid w:val="00944DB2"/>
    <w:rsid w:val="00944ECA"/>
    <w:rsid w:val="00946C30"/>
    <w:rsid w:val="00950807"/>
    <w:rsid w:val="00950F4C"/>
    <w:rsid w:val="009515B2"/>
    <w:rsid w:val="0095231A"/>
    <w:rsid w:val="00953873"/>
    <w:rsid w:val="00954BDA"/>
    <w:rsid w:val="0095512E"/>
    <w:rsid w:val="009552CB"/>
    <w:rsid w:val="00955C96"/>
    <w:rsid w:val="00955E03"/>
    <w:rsid w:val="00955E99"/>
    <w:rsid w:val="0095618F"/>
    <w:rsid w:val="009578E7"/>
    <w:rsid w:val="00957D4B"/>
    <w:rsid w:val="009605C4"/>
    <w:rsid w:val="00961036"/>
    <w:rsid w:val="009612A6"/>
    <w:rsid w:val="00962133"/>
    <w:rsid w:val="00963490"/>
    <w:rsid w:val="0096434D"/>
    <w:rsid w:val="00964460"/>
    <w:rsid w:val="0096492F"/>
    <w:rsid w:val="00965A54"/>
    <w:rsid w:val="00966BF4"/>
    <w:rsid w:val="009677EB"/>
    <w:rsid w:val="009700C4"/>
    <w:rsid w:val="009703F2"/>
    <w:rsid w:val="009715D9"/>
    <w:rsid w:val="00972995"/>
    <w:rsid w:val="0097438A"/>
    <w:rsid w:val="00975FAC"/>
    <w:rsid w:val="00976556"/>
    <w:rsid w:val="00980565"/>
    <w:rsid w:val="00980628"/>
    <w:rsid w:val="00981985"/>
    <w:rsid w:val="00982098"/>
    <w:rsid w:val="0098284D"/>
    <w:rsid w:val="00982906"/>
    <w:rsid w:val="00983096"/>
    <w:rsid w:val="00983573"/>
    <w:rsid w:val="00983EE0"/>
    <w:rsid w:val="00984455"/>
    <w:rsid w:val="0098494A"/>
    <w:rsid w:val="00984C3C"/>
    <w:rsid w:val="00987777"/>
    <w:rsid w:val="00990A7C"/>
    <w:rsid w:val="00992B7B"/>
    <w:rsid w:val="0099354C"/>
    <w:rsid w:val="00994497"/>
    <w:rsid w:val="00995007"/>
    <w:rsid w:val="009955E9"/>
    <w:rsid w:val="0099600D"/>
    <w:rsid w:val="009967F0"/>
    <w:rsid w:val="00997069"/>
    <w:rsid w:val="00997D45"/>
    <w:rsid w:val="009A09A6"/>
    <w:rsid w:val="009A0AC5"/>
    <w:rsid w:val="009A34F4"/>
    <w:rsid w:val="009A3D6C"/>
    <w:rsid w:val="009A3EB9"/>
    <w:rsid w:val="009A4AD6"/>
    <w:rsid w:val="009A4EE8"/>
    <w:rsid w:val="009A5924"/>
    <w:rsid w:val="009A5EBA"/>
    <w:rsid w:val="009A5EFC"/>
    <w:rsid w:val="009A61A3"/>
    <w:rsid w:val="009A61D6"/>
    <w:rsid w:val="009A660F"/>
    <w:rsid w:val="009A7627"/>
    <w:rsid w:val="009B09D5"/>
    <w:rsid w:val="009B0B7F"/>
    <w:rsid w:val="009B0E7A"/>
    <w:rsid w:val="009B1F93"/>
    <w:rsid w:val="009B267F"/>
    <w:rsid w:val="009B294C"/>
    <w:rsid w:val="009B2FB8"/>
    <w:rsid w:val="009B4202"/>
    <w:rsid w:val="009B7EF4"/>
    <w:rsid w:val="009C028E"/>
    <w:rsid w:val="009C09EF"/>
    <w:rsid w:val="009C141B"/>
    <w:rsid w:val="009C166C"/>
    <w:rsid w:val="009C2A35"/>
    <w:rsid w:val="009C3CA4"/>
    <w:rsid w:val="009C5A58"/>
    <w:rsid w:val="009C7099"/>
    <w:rsid w:val="009C721B"/>
    <w:rsid w:val="009C79D6"/>
    <w:rsid w:val="009C7F56"/>
    <w:rsid w:val="009D0D35"/>
    <w:rsid w:val="009D0EAD"/>
    <w:rsid w:val="009D0F4B"/>
    <w:rsid w:val="009D1778"/>
    <w:rsid w:val="009D322B"/>
    <w:rsid w:val="009D38F0"/>
    <w:rsid w:val="009D4D9E"/>
    <w:rsid w:val="009D69F8"/>
    <w:rsid w:val="009D76AB"/>
    <w:rsid w:val="009D7D54"/>
    <w:rsid w:val="009E291C"/>
    <w:rsid w:val="009E35FB"/>
    <w:rsid w:val="009E3E19"/>
    <w:rsid w:val="009E56BB"/>
    <w:rsid w:val="009E5BDA"/>
    <w:rsid w:val="009E5FF4"/>
    <w:rsid w:val="009E6183"/>
    <w:rsid w:val="009E7709"/>
    <w:rsid w:val="009F0945"/>
    <w:rsid w:val="009F0BA7"/>
    <w:rsid w:val="009F0D97"/>
    <w:rsid w:val="009F1923"/>
    <w:rsid w:val="009F1D5F"/>
    <w:rsid w:val="009F2381"/>
    <w:rsid w:val="009F2982"/>
    <w:rsid w:val="009F3A47"/>
    <w:rsid w:val="009F4144"/>
    <w:rsid w:val="009F435D"/>
    <w:rsid w:val="009F48DC"/>
    <w:rsid w:val="009F49F0"/>
    <w:rsid w:val="009F4C13"/>
    <w:rsid w:val="009F5725"/>
    <w:rsid w:val="00A00127"/>
    <w:rsid w:val="00A00E33"/>
    <w:rsid w:val="00A0184D"/>
    <w:rsid w:val="00A01A44"/>
    <w:rsid w:val="00A02122"/>
    <w:rsid w:val="00A0352F"/>
    <w:rsid w:val="00A03B23"/>
    <w:rsid w:val="00A04DFB"/>
    <w:rsid w:val="00A05134"/>
    <w:rsid w:val="00A0556C"/>
    <w:rsid w:val="00A06931"/>
    <w:rsid w:val="00A069C6"/>
    <w:rsid w:val="00A06CE5"/>
    <w:rsid w:val="00A07075"/>
    <w:rsid w:val="00A07247"/>
    <w:rsid w:val="00A07BD4"/>
    <w:rsid w:val="00A1168B"/>
    <w:rsid w:val="00A11CA1"/>
    <w:rsid w:val="00A11F52"/>
    <w:rsid w:val="00A14379"/>
    <w:rsid w:val="00A20A0A"/>
    <w:rsid w:val="00A20BFB"/>
    <w:rsid w:val="00A20D3D"/>
    <w:rsid w:val="00A222E9"/>
    <w:rsid w:val="00A229D8"/>
    <w:rsid w:val="00A22AF6"/>
    <w:rsid w:val="00A23125"/>
    <w:rsid w:val="00A23B12"/>
    <w:rsid w:val="00A2474C"/>
    <w:rsid w:val="00A2475A"/>
    <w:rsid w:val="00A25045"/>
    <w:rsid w:val="00A2524A"/>
    <w:rsid w:val="00A25A2C"/>
    <w:rsid w:val="00A2657C"/>
    <w:rsid w:val="00A26A78"/>
    <w:rsid w:val="00A32B6F"/>
    <w:rsid w:val="00A3376D"/>
    <w:rsid w:val="00A33C35"/>
    <w:rsid w:val="00A345DE"/>
    <w:rsid w:val="00A35A76"/>
    <w:rsid w:val="00A35CFE"/>
    <w:rsid w:val="00A37900"/>
    <w:rsid w:val="00A407E8"/>
    <w:rsid w:val="00A4086F"/>
    <w:rsid w:val="00A40B2D"/>
    <w:rsid w:val="00A40F5A"/>
    <w:rsid w:val="00A414DF"/>
    <w:rsid w:val="00A41926"/>
    <w:rsid w:val="00A419AC"/>
    <w:rsid w:val="00A41B5F"/>
    <w:rsid w:val="00A42915"/>
    <w:rsid w:val="00A4291E"/>
    <w:rsid w:val="00A42DAC"/>
    <w:rsid w:val="00A439CE"/>
    <w:rsid w:val="00A43F29"/>
    <w:rsid w:val="00A43FF1"/>
    <w:rsid w:val="00A45120"/>
    <w:rsid w:val="00A45129"/>
    <w:rsid w:val="00A4574C"/>
    <w:rsid w:val="00A46C61"/>
    <w:rsid w:val="00A472B1"/>
    <w:rsid w:val="00A50C5F"/>
    <w:rsid w:val="00A51282"/>
    <w:rsid w:val="00A516B3"/>
    <w:rsid w:val="00A51BA8"/>
    <w:rsid w:val="00A5210C"/>
    <w:rsid w:val="00A524B5"/>
    <w:rsid w:val="00A53813"/>
    <w:rsid w:val="00A553F1"/>
    <w:rsid w:val="00A564DE"/>
    <w:rsid w:val="00A579A3"/>
    <w:rsid w:val="00A6149A"/>
    <w:rsid w:val="00A618B3"/>
    <w:rsid w:val="00A61B56"/>
    <w:rsid w:val="00A61E1D"/>
    <w:rsid w:val="00A624E6"/>
    <w:rsid w:val="00A62665"/>
    <w:rsid w:val="00A628FF"/>
    <w:rsid w:val="00A640C3"/>
    <w:rsid w:val="00A64567"/>
    <w:rsid w:val="00A64981"/>
    <w:rsid w:val="00A65D81"/>
    <w:rsid w:val="00A65E50"/>
    <w:rsid w:val="00A66CA0"/>
    <w:rsid w:val="00A711F9"/>
    <w:rsid w:val="00A71342"/>
    <w:rsid w:val="00A7138B"/>
    <w:rsid w:val="00A71443"/>
    <w:rsid w:val="00A7206E"/>
    <w:rsid w:val="00A730A0"/>
    <w:rsid w:val="00A73470"/>
    <w:rsid w:val="00A7393F"/>
    <w:rsid w:val="00A749B6"/>
    <w:rsid w:val="00A74CA8"/>
    <w:rsid w:val="00A763B0"/>
    <w:rsid w:val="00A805D4"/>
    <w:rsid w:val="00A809CD"/>
    <w:rsid w:val="00A81204"/>
    <w:rsid w:val="00A8363F"/>
    <w:rsid w:val="00A83914"/>
    <w:rsid w:val="00A83BB3"/>
    <w:rsid w:val="00A83FA3"/>
    <w:rsid w:val="00A8410F"/>
    <w:rsid w:val="00A84A07"/>
    <w:rsid w:val="00A85233"/>
    <w:rsid w:val="00A8625A"/>
    <w:rsid w:val="00A87AEC"/>
    <w:rsid w:val="00A87D81"/>
    <w:rsid w:val="00A905A4"/>
    <w:rsid w:val="00A908E6"/>
    <w:rsid w:val="00A90963"/>
    <w:rsid w:val="00A90A93"/>
    <w:rsid w:val="00A910B8"/>
    <w:rsid w:val="00A923E9"/>
    <w:rsid w:val="00A9249F"/>
    <w:rsid w:val="00A925C2"/>
    <w:rsid w:val="00A928D5"/>
    <w:rsid w:val="00A928F9"/>
    <w:rsid w:val="00A930EC"/>
    <w:rsid w:val="00A93FB2"/>
    <w:rsid w:val="00A943B8"/>
    <w:rsid w:val="00A9490C"/>
    <w:rsid w:val="00A959D1"/>
    <w:rsid w:val="00A969F0"/>
    <w:rsid w:val="00AA03C9"/>
    <w:rsid w:val="00AA217F"/>
    <w:rsid w:val="00AA260F"/>
    <w:rsid w:val="00AA301A"/>
    <w:rsid w:val="00AA3A15"/>
    <w:rsid w:val="00AA469A"/>
    <w:rsid w:val="00AA4FA3"/>
    <w:rsid w:val="00AA5285"/>
    <w:rsid w:val="00AA6446"/>
    <w:rsid w:val="00AA6657"/>
    <w:rsid w:val="00AB0644"/>
    <w:rsid w:val="00AB1A35"/>
    <w:rsid w:val="00AB3057"/>
    <w:rsid w:val="00AB33F1"/>
    <w:rsid w:val="00AB3B8A"/>
    <w:rsid w:val="00AB3D61"/>
    <w:rsid w:val="00AB54CF"/>
    <w:rsid w:val="00AB576F"/>
    <w:rsid w:val="00AB584E"/>
    <w:rsid w:val="00AB58C3"/>
    <w:rsid w:val="00AB5D51"/>
    <w:rsid w:val="00AB6074"/>
    <w:rsid w:val="00AB6559"/>
    <w:rsid w:val="00AB65FF"/>
    <w:rsid w:val="00AB6FE5"/>
    <w:rsid w:val="00AB7E18"/>
    <w:rsid w:val="00AC0647"/>
    <w:rsid w:val="00AC101E"/>
    <w:rsid w:val="00AC1086"/>
    <w:rsid w:val="00AC12F7"/>
    <w:rsid w:val="00AC1306"/>
    <w:rsid w:val="00AC2EA5"/>
    <w:rsid w:val="00AC37FC"/>
    <w:rsid w:val="00AC4018"/>
    <w:rsid w:val="00AC482F"/>
    <w:rsid w:val="00AD0235"/>
    <w:rsid w:val="00AD0C5A"/>
    <w:rsid w:val="00AD14E9"/>
    <w:rsid w:val="00AD181D"/>
    <w:rsid w:val="00AD2601"/>
    <w:rsid w:val="00AD2668"/>
    <w:rsid w:val="00AD26C0"/>
    <w:rsid w:val="00AD2854"/>
    <w:rsid w:val="00AD2D0E"/>
    <w:rsid w:val="00AD2E6E"/>
    <w:rsid w:val="00AD3EDB"/>
    <w:rsid w:val="00AD4344"/>
    <w:rsid w:val="00AD49B4"/>
    <w:rsid w:val="00AD53D0"/>
    <w:rsid w:val="00AD5659"/>
    <w:rsid w:val="00AD6082"/>
    <w:rsid w:val="00AD6400"/>
    <w:rsid w:val="00AD679A"/>
    <w:rsid w:val="00AD6959"/>
    <w:rsid w:val="00AD6B3F"/>
    <w:rsid w:val="00AD7838"/>
    <w:rsid w:val="00AD7B83"/>
    <w:rsid w:val="00AD7C0E"/>
    <w:rsid w:val="00AD7D36"/>
    <w:rsid w:val="00AE0CD6"/>
    <w:rsid w:val="00AE0EBF"/>
    <w:rsid w:val="00AE1323"/>
    <w:rsid w:val="00AE1417"/>
    <w:rsid w:val="00AE1D62"/>
    <w:rsid w:val="00AE2F2F"/>
    <w:rsid w:val="00AE32E5"/>
    <w:rsid w:val="00AE4E93"/>
    <w:rsid w:val="00AE5F41"/>
    <w:rsid w:val="00AE6989"/>
    <w:rsid w:val="00AE6E8F"/>
    <w:rsid w:val="00AE6FED"/>
    <w:rsid w:val="00AE70EA"/>
    <w:rsid w:val="00AE7521"/>
    <w:rsid w:val="00AF1DA8"/>
    <w:rsid w:val="00AF21B9"/>
    <w:rsid w:val="00AF327C"/>
    <w:rsid w:val="00AF40FF"/>
    <w:rsid w:val="00AF4BA1"/>
    <w:rsid w:val="00AF557C"/>
    <w:rsid w:val="00AF59C9"/>
    <w:rsid w:val="00AF5E72"/>
    <w:rsid w:val="00AF63B8"/>
    <w:rsid w:val="00AF65DA"/>
    <w:rsid w:val="00AF6757"/>
    <w:rsid w:val="00AF67DE"/>
    <w:rsid w:val="00AF6E17"/>
    <w:rsid w:val="00AF6F08"/>
    <w:rsid w:val="00AF7416"/>
    <w:rsid w:val="00AF796B"/>
    <w:rsid w:val="00B0036B"/>
    <w:rsid w:val="00B00CB7"/>
    <w:rsid w:val="00B010A5"/>
    <w:rsid w:val="00B01E08"/>
    <w:rsid w:val="00B0272C"/>
    <w:rsid w:val="00B0321F"/>
    <w:rsid w:val="00B0358B"/>
    <w:rsid w:val="00B0368D"/>
    <w:rsid w:val="00B041BB"/>
    <w:rsid w:val="00B04212"/>
    <w:rsid w:val="00B04219"/>
    <w:rsid w:val="00B04DD3"/>
    <w:rsid w:val="00B05525"/>
    <w:rsid w:val="00B06D60"/>
    <w:rsid w:val="00B078B1"/>
    <w:rsid w:val="00B07D95"/>
    <w:rsid w:val="00B1084C"/>
    <w:rsid w:val="00B11090"/>
    <w:rsid w:val="00B1241E"/>
    <w:rsid w:val="00B12BA6"/>
    <w:rsid w:val="00B1306C"/>
    <w:rsid w:val="00B13B1B"/>
    <w:rsid w:val="00B14F6F"/>
    <w:rsid w:val="00B15C1A"/>
    <w:rsid w:val="00B16E19"/>
    <w:rsid w:val="00B170FA"/>
    <w:rsid w:val="00B210D0"/>
    <w:rsid w:val="00B213B3"/>
    <w:rsid w:val="00B21C6C"/>
    <w:rsid w:val="00B23CBF"/>
    <w:rsid w:val="00B24463"/>
    <w:rsid w:val="00B24F78"/>
    <w:rsid w:val="00B27073"/>
    <w:rsid w:val="00B274F0"/>
    <w:rsid w:val="00B3036C"/>
    <w:rsid w:val="00B304B2"/>
    <w:rsid w:val="00B30BC9"/>
    <w:rsid w:val="00B31104"/>
    <w:rsid w:val="00B3190C"/>
    <w:rsid w:val="00B31CE1"/>
    <w:rsid w:val="00B322A3"/>
    <w:rsid w:val="00B32BA9"/>
    <w:rsid w:val="00B332BE"/>
    <w:rsid w:val="00B33399"/>
    <w:rsid w:val="00B342A8"/>
    <w:rsid w:val="00B34CE6"/>
    <w:rsid w:val="00B355E1"/>
    <w:rsid w:val="00B357C4"/>
    <w:rsid w:val="00B36D60"/>
    <w:rsid w:val="00B36DBD"/>
    <w:rsid w:val="00B37F7D"/>
    <w:rsid w:val="00B37F91"/>
    <w:rsid w:val="00B4186C"/>
    <w:rsid w:val="00B41C63"/>
    <w:rsid w:val="00B4274C"/>
    <w:rsid w:val="00B43822"/>
    <w:rsid w:val="00B44203"/>
    <w:rsid w:val="00B462BB"/>
    <w:rsid w:val="00B477A6"/>
    <w:rsid w:val="00B5014D"/>
    <w:rsid w:val="00B517FE"/>
    <w:rsid w:val="00B51AA1"/>
    <w:rsid w:val="00B53246"/>
    <w:rsid w:val="00B53258"/>
    <w:rsid w:val="00B53469"/>
    <w:rsid w:val="00B53D6F"/>
    <w:rsid w:val="00B54DCC"/>
    <w:rsid w:val="00B56363"/>
    <w:rsid w:val="00B568AC"/>
    <w:rsid w:val="00B57027"/>
    <w:rsid w:val="00B6026E"/>
    <w:rsid w:val="00B6046D"/>
    <w:rsid w:val="00B61A6C"/>
    <w:rsid w:val="00B61C4A"/>
    <w:rsid w:val="00B61E11"/>
    <w:rsid w:val="00B6214C"/>
    <w:rsid w:val="00B6269D"/>
    <w:rsid w:val="00B62B38"/>
    <w:rsid w:val="00B62BFC"/>
    <w:rsid w:val="00B62D14"/>
    <w:rsid w:val="00B644B4"/>
    <w:rsid w:val="00B64922"/>
    <w:rsid w:val="00B67066"/>
    <w:rsid w:val="00B67B04"/>
    <w:rsid w:val="00B72917"/>
    <w:rsid w:val="00B72E36"/>
    <w:rsid w:val="00B7472E"/>
    <w:rsid w:val="00B75DC8"/>
    <w:rsid w:val="00B76235"/>
    <w:rsid w:val="00B771BE"/>
    <w:rsid w:val="00B77634"/>
    <w:rsid w:val="00B801B3"/>
    <w:rsid w:val="00B803D5"/>
    <w:rsid w:val="00B81135"/>
    <w:rsid w:val="00B81732"/>
    <w:rsid w:val="00B81ED6"/>
    <w:rsid w:val="00B82642"/>
    <w:rsid w:val="00B834DA"/>
    <w:rsid w:val="00B83B5E"/>
    <w:rsid w:val="00B840B4"/>
    <w:rsid w:val="00B84261"/>
    <w:rsid w:val="00B844AC"/>
    <w:rsid w:val="00B86772"/>
    <w:rsid w:val="00B87A96"/>
    <w:rsid w:val="00B908BB"/>
    <w:rsid w:val="00B90CB7"/>
    <w:rsid w:val="00B90E4E"/>
    <w:rsid w:val="00B91663"/>
    <w:rsid w:val="00B91ABA"/>
    <w:rsid w:val="00B93343"/>
    <w:rsid w:val="00B939BE"/>
    <w:rsid w:val="00B94232"/>
    <w:rsid w:val="00B946FD"/>
    <w:rsid w:val="00B95AB2"/>
    <w:rsid w:val="00B95BFC"/>
    <w:rsid w:val="00B97C12"/>
    <w:rsid w:val="00BA0EAA"/>
    <w:rsid w:val="00BA25C1"/>
    <w:rsid w:val="00BA4DF4"/>
    <w:rsid w:val="00BA50D6"/>
    <w:rsid w:val="00BA5C14"/>
    <w:rsid w:val="00BA6CB2"/>
    <w:rsid w:val="00BA7668"/>
    <w:rsid w:val="00BB00A9"/>
    <w:rsid w:val="00BB05E3"/>
    <w:rsid w:val="00BB068C"/>
    <w:rsid w:val="00BB0959"/>
    <w:rsid w:val="00BB1135"/>
    <w:rsid w:val="00BB124E"/>
    <w:rsid w:val="00BB1343"/>
    <w:rsid w:val="00BB2030"/>
    <w:rsid w:val="00BB3649"/>
    <w:rsid w:val="00BB4792"/>
    <w:rsid w:val="00BB4AD8"/>
    <w:rsid w:val="00BB65FE"/>
    <w:rsid w:val="00BB739C"/>
    <w:rsid w:val="00BB7DA4"/>
    <w:rsid w:val="00BC0D4C"/>
    <w:rsid w:val="00BC16F4"/>
    <w:rsid w:val="00BC2048"/>
    <w:rsid w:val="00BC2593"/>
    <w:rsid w:val="00BC2BA6"/>
    <w:rsid w:val="00BC364F"/>
    <w:rsid w:val="00BC5B05"/>
    <w:rsid w:val="00BC7391"/>
    <w:rsid w:val="00BC7673"/>
    <w:rsid w:val="00BD0868"/>
    <w:rsid w:val="00BD1595"/>
    <w:rsid w:val="00BD1908"/>
    <w:rsid w:val="00BD3E9C"/>
    <w:rsid w:val="00BD4068"/>
    <w:rsid w:val="00BD454C"/>
    <w:rsid w:val="00BD4E96"/>
    <w:rsid w:val="00BD55E1"/>
    <w:rsid w:val="00BD5E77"/>
    <w:rsid w:val="00BD6224"/>
    <w:rsid w:val="00BD6D9D"/>
    <w:rsid w:val="00BD72CC"/>
    <w:rsid w:val="00BE0201"/>
    <w:rsid w:val="00BE0263"/>
    <w:rsid w:val="00BE03E9"/>
    <w:rsid w:val="00BE0416"/>
    <w:rsid w:val="00BE0F31"/>
    <w:rsid w:val="00BE3927"/>
    <w:rsid w:val="00BE3C0F"/>
    <w:rsid w:val="00BE3F8B"/>
    <w:rsid w:val="00BE453A"/>
    <w:rsid w:val="00BE46E9"/>
    <w:rsid w:val="00BE6500"/>
    <w:rsid w:val="00BE75DE"/>
    <w:rsid w:val="00BF0799"/>
    <w:rsid w:val="00BF0A68"/>
    <w:rsid w:val="00BF100E"/>
    <w:rsid w:val="00BF11F5"/>
    <w:rsid w:val="00BF16B6"/>
    <w:rsid w:val="00BF1EA4"/>
    <w:rsid w:val="00BF258B"/>
    <w:rsid w:val="00BF3868"/>
    <w:rsid w:val="00BF4168"/>
    <w:rsid w:val="00BF501B"/>
    <w:rsid w:val="00BF60AF"/>
    <w:rsid w:val="00BF6580"/>
    <w:rsid w:val="00BF6AFD"/>
    <w:rsid w:val="00C00CDA"/>
    <w:rsid w:val="00C02345"/>
    <w:rsid w:val="00C026F1"/>
    <w:rsid w:val="00C03CE1"/>
    <w:rsid w:val="00C03E70"/>
    <w:rsid w:val="00C05DC3"/>
    <w:rsid w:val="00C07381"/>
    <w:rsid w:val="00C103BF"/>
    <w:rsid w:val="00C11482"/>
    <w:rsid w:val="00C11C5F"/>
    <w:rsid w:val="00C125FC"/>
    <w:rsid w:val="00C1407E"/>
    <w:rsid w:val="00C14B5E"/>
    <w:rsid w:val="00C1690B"/>
    <w:rsid w:val="00C170A6"/>
    <w:rsid w:val="00C17159"/>
    <w:rsid w:val="00C17428"/>
    <w:rsid w:val="00C177C9"/>
    <w:rsid w:val="00C17CED"/>
    <w:rsid w:val="00C2163D"/>
    <w:rsid w:val="00C2250F"/>
    <w:rsid w:val="00C225FF"/>
    <w:rsid w:val="00C23210"/>
    <w:rsid w:val="00C232EF"/>
    <w:rsid w:val="00C2377D"/>
    <w:rsid w:val="00C24D7D"/>
    <w:rsid w:val="00C2696D"/>
    <w:rsid w:val="00C26D34"/>
    <w:rsid w:val="00C3096D"/>
    <w:rsid w:val="00C31752"/>
    <w:rsid w:val="00C3181D"/>
    <w:rsid w:val="00C3263A"/>
    <w:rsid w:val="00C33826"/>
    <w:rsid w:val="00C34629"/>
    <w:rsid w:val="00C34C52"/>
    <w:rsid w:val="00C35647"/>
    <w:rsid w:val="00C36242"/>
    <w:rsid w:val="00C36A03"/>
    <w:rsid w:val="00C36F07"/>
    <w:rsid w:val="00C37365"/>
    <w:rsid w:val="00C375CA"/>
    <w:rsid w:val="00C37773"/>
    <w:rsid w:val="00C40DBE"/>
    <w:rsid w:val="00C429E9"/>
    <w:rsid w:val="00C43054"/>
    <w:rsid w:val="00C43425"/>
    <w:rsid w:val="00C43A2F"/>
    <w:rsid w:val="00C44C0E"/>
    <w:rsid w:val="00C47EF2"/>
    <w:rsid w:val="00C513F8"/>
    <w:rsid w:val="00C5166D"/>
    <w:rsid w:val="00C519D2"/>
    <w:rsid w:val="00C539B8"/>
    <w:rsid w:val="00C55AF1"/>
    <w:rsid w:val="00C56EFE"/>
    <w:rsid w:val="00C57C57"/>
    <w:rsid w:val="00C600EA"/>
    <w:rsid w:val="00C604E9"/>
    <w:rsid w:val="00C607A7"/>
    <w:rsid w:val="00C6080C"/>
    <w:rsid w:val="00C60DDB"/>
    <w:rsid w:val="00C6186F"/>
    <w:rsid w:val="00C62AB3"/>
    <w:rsid w:val="00C62D93"/>
    <w:rsid w:val="00C63367"/>
    <w:rsid w:val="00C63412"/>
    <w:rsid w:val="00C63AE7"/>
    <w:rsid w:val="00C640C4"/>
    <w:rsid w:val="00C64372"/>
    <w:rsid w:val="00C64452"/>
    <w:rsid w:val="00C67315"/>
    <w:rsid w:val="00C67F61"/>
    <w:rsid w:val="00C70230"/>
    <w:rsid w:val="00C705B4"/>
    <w:rsid w:val="00C7197C"/>
    <w:rsid w:val="00C72069"/>
    <w:rsid w:val="00C72518"/>
    <w:rsid w:val="00C72951"/>
    <w:rsid w:val="00C729F2"/>
    <w:rsid w:val="00C72E68"/>
    <w:rsid w:val="00C737A9"/>
    <w:rsid w:val="00C74B42"/>
    <w:rsid w:val="00C74FDB"/>
    <w:rsid w:val="00C75E98"/>
    <w:rsid w:val="00C7601E"/>
    <w:rsid w:val="00C77A23"/>
    <w:rsid w:val="00C77D70"/>
    <w:rsid w:val="00C77F3F"/>
    <w:rsid w:val="00C813D1"/>
    <w:rsid w:val="00C82164"/>
    <w:rsid w:val="00C8372C"/>
    <w:rsid w:val="00C84190"/>
    <w:rsid w:val="00C85810"/>
    <w:rsid w:val="00C85EBC"/>
    <w:rsid w:val="00C86A2E"/>
    <w:rsid w:val="00C86CB9"/>
    <w:rsid w:val="00C87243"/>
    <w:rsid w:val="00C87432"/>
    <w:rsid w:val="00C90008"/>
    <w:rsid w:val="00C90676"/>
    <w:rsid w:val="00C9224A"/>
    <w:rsid w:val="00C922C6"/>
    <w:rsid w:val="00C93A80"/>
    <w:rsid w:val="00C93C79"/>
    <w:rsid w:val="00C941B2"/>
    <w:rsid w:val="00C954F8"/>
    <w:rsid w:val="00C97DD4"/>
    <w:rsid w:val="00CA02AF"/>
    <w:rsid w:val="00CA1062"/>
    <w:rsid w:val="00CA153F"/>
    <w:rsid w:val="00CA3AC2"/>
    <w:rsid w:val="00CA4058"/>
    <w:rsid w:val="00CA41DA"/>
    <w:rsid w:val="00CA4B16"/>
    <w:rsid w:val="00CA55C1"/>
    <w:rsid w:val="00CA5949"/>
    <w:rsid w:val="00CA5967"/>
    <w:rsid w:val="00CA6AD7"/>
    <w:rsid w:val="00CA6F7F"/>
    <w:rsid w:val="00CA7245"/>
    <w:rsid w:val="00CA7F36"/>
    <w:rsid w:val="00CB0F36"/>
    <w:rsid w:val="00CB0F4C"/>
    <w:rsid w:val="00CB1F93"/>
    <w:rsid w:val="00CB22D1"/>
    <w:rsid w:val="00CB2408"/>
    <w:rsid w:val="00CB30F4"/>
    <w:rsid w:val="00CB3D20"/>
    <w:rsid w:val="00CB47B9"/>
    <w:rsid w:val="00CB51DD"/>
    <w:rsid w:val="00CB74F7"/>
    <w:rsid w:val="00CB75CF"/>
    <w:rsid w:val="00CB7645"/>
    <w:rsid w:val="00CC0829"/>
    <w:rsid w:val="00CC0E46"/>
    <w:rsid w:val="00CC179F"/>
    <w:rsid w:val="00CC272C"/>
    <w:rsid w:val="00CC38C1"/>
    <w:rsid w:val="00CC4813"/>
    <w:rsid w:val="00CC5009"/>
    <w:rsid w:val="00CC5F8E"/>
    <w:rsid w:val="00CC75C3"/>
    <w:rsid w:val="00CD01B5"/>
    <w:rsid w:val="00CD031C"/>
    <w:rsid w:val="00CD05FC"/>
    <w:rsid w:val="00CD08F4"/>
    <w:rsid w:val="00CD1601"/>
    <w:rsid w:val="00CD198B"/>
    <w:rsid w:val="00CD1C2E"/>
    <w:rsid w:val="00CD2C76"/>
    <w:rsid w:val="00CD2CCC"/>
    <w:rsid w:val="00CD316D"/>
    <w:rsid w:val="00CD5988"/>
    <w:rsid w:val="00CE0117"/>
    <w:rsid w:val="00CE0D2E"/>
    <w:rsid w:val="00CE16FE"/>
    <w:rsid w:val="00CE1924"/>
    <w:rsid w:val="00CE1A6E"/>
    <w:rsid w:val="00CE312E"/>
    <w:rsid w:val="00CE503B"/>
    <w:rsid w:val="00CE66F4"/>
    <w:rsid w:val="00CF0AB0"/>
    <w:rsid w:val="00CF194F"/>
    <w:rsid w:val="00CF23D3"/>
    <w:rsid w:val="00CF33A7"/>
    <w:rsid w:val="00CF4D8B"/>
    <w:rsid w:val="00CF57AD"/>
    <w:rsid w:val="00CF5882"/>
    <w:rsid w:val="00CF593C"/>
    <w:rsid w:val="00CF6248"/>
    <w:rsid w:val="00CF68E4"/>
    <w:rsid w:val="00D00954"/>
    <w:rsid w:val="00D00D4C"/>
    <w:rsid w:val="00D00E7C"/>
    <w:rsid w:val="00D010C6"/>
    <w:rsid w:val="00D01480"/>
    <w:rsid w:val="00D01D86"/>
    <w:rsid w:val="00D01D8D"/>
    <w:rsid w:val="00D02344"/>
    <w:rsid w:val="00D03669"/>
    <w:rsid w:val="00D05087"/>
    <w:rsid w:val="00D05648"/>
    <w:rsid w:val="00D06152"/>
    <w:rsid w:val="00D0657B"/>
    <w:rsid w:val="00D07559"/>
    <w:rsid w:val="00D10AAB"/>
    <w:rsid w:val="00D122DE"/>
    <w:rsid w:val="00D131ED"/>
    <w:rsid w:val="00D13721"/>
    <w:rsid w:val="00D137B3"/>
    <w:rsid w:val="00D1562E"/>
    <w:rsid w:val="00D15AEA"/>
    <w:rsid w:val="00D164C0"/>
    <w:rsid w:val="00D16AD2"/>
    <w:rsid w:val="00D16C18"/>
    <w:rsid w:val="00D16F97"/>
    <w:rsid w:val="00D17BC6"/>
    <w:rsid w:val="00D21A5A"/>
    <w:rsid w:val="00D21C2C"/>
    <w:rsid w:val="00D22373"/>
    <w:rsid w:val="00D23172"/>
    <w:rsid w:val="00D23240"/>
    <w:rsid w:val="00D25EEB"/>
    <w:rsid w:val="00D26090"/>
    <w:rsid w:val="00D262EE"/>
    <w:rsid w:val="00D264D8"/>
    <w:rsid w:val="00D2682B"/>
    <w:rsid w:val="00D26D2E"/>
    <w:rsid w:val="00D27EA6"/>
    <w:rsid w:val="00D31263"/>
    <w:rsid w:val="00D3132F"/>
    <w:rsid w:val="00D31C1B"/>
    <w:rsid w:val="00D32F7F"/>
    <w:rsid w:val="00D33993"/>
    <w:rsid w:val="00D352D7"/>
    <w:rsid w:val="00D35A3C"/>
    <w:rsid w:val="00D36247"/>
    <w:rsid w:val="00D37999"/>
    <w:rsid w:val="00D402F2"/>
    <w:rsid w:val="00D4183B"/>
    <w:rsid w:val="00D4204C"/>
    <w:rsid w:val="00D43475"/>
    <w:rsid w:val="00D435CA"/>
    <w:rsid w:val="00D43629"/>
    <w:rsid w:val="00D43810"/>
    <w:rsid w:val="00D43E12"/>
    <w:rsid w:val="00D44A4D"/>
    <w:rsid w:val="00D44D6C"/>
    <w:rsid w:val="00D450AA"/>
    <w:rsid w:val="00D50C0A"/>
    <w:rsid w:val="00D50F7D"/>
    <w:rsid w:val="00D52278"/>
    <w:rsid w:val="00D52E86"/>
    <w:rsid w:val="00D54245"/>
    <w:rsid w:val="00D54D49"/>
    <w:rsid w:val="00D5555D"/>
    <w:rsid w:val="00D55B02"/>
    <w:rsid w:val="00D56090"/>
    <w:rsid w:val="00D61933"/>
    <w:rsid w:val="00D62245"/>
    <w:rsid w:val="00D622AB"/>
    <w:rsid w:val="00D628A2"/>
    <w:rsid w:val="00D62AD4"/>
    <w:rsid w:val="00D6546A"/>
    <w:rsid w:val="00D66080"/>
    <w:rsid w:val="00D66711"/>
    <w:rsid w:val="00D66806"/>
    <w:rsid w:val="00D67197"/>
    <w:rsid w:val="00D6732C"/>
    <w:rsid w:val="00D70AA5"/>
    <w:rsid w:val="00D70FCB"/>
    <w:rsid w:val="00D7147D"/>
    <w:rsid w:val="00D7175A"/>
    <w:rsid w:val="00D72DCE"/>
    <w:rsid w:val="00D73C1E"/>
    <w:rsid w:val="00D73F39"/>
    <w:rsid w:val="00D74E22"/>
    <w:rsid w:val="00D76F54"/>
    <w:rsid w:val="00D7784C"/>
    <w:rsid w:val="00D8092A"/>
    <w:rsid w:val="00D810FA"/>
    <w:rsid w:val="00D82AB1"/>
    <w:rsid w:val="00D84173"/>
    <w:rsid w:val="00D85AAA"/>
    <w:rsid w:val="00D86A4C"/>
    <w:rsid w:val="00D86F18"/>
    <w:rsid w:val="00D9043B"/>
    <w:rsid w:val="00D92B75"/>
    <w:rsid w:val="00D92E85"/>
    <w:rsid w:val="00D93E46"/>
    <w:rsid w:val="00D9457B"/>
    <w:rsid w:val="00D94E04"/>
    <w:rsid w:val="00D959A4"/>
    <w:rsid w:val="00D95A66"/>
    <w:rsid w:val="00D95C5C"/>
    <w:rsid w:val="00D97391"/>
    <w:rsid w:val="00D974A9"/>
    <w:rsid w:val="00DA1127"/>
    <w:rsid w:val="00DA1A81"/>
    <w:rsid w:val="00DA27C9"/>
    <w:rsid w:val="00DA2C6D"/>
    <w:rsid w:val="00DA47B2"/>
    <w:rsid w:val="00DA53DD"/>
    <w:rsid w:val="00DA6AC0"/>
    <w:rsid w:val="00DA7FB2"/>
    <w:rsid w:val="00DB1767"/>
    <w:rsid w:val="00DB1FD1"/>
    <w:rsid w:val="00DB3B6E"/>
    <w:rsid w:val="00DB4968"/>
    <w:rsid w:val="00DB4BE7"/>
    <w:rsid w:val="00DB5C2C"/>
    <w:rsid w:val="00DB5F27"/>
    <w:rsid w:val="00DB76AA"/>
    <w:rsid w:val="00DC12F8"/>
    <w:rsid w:val="00DC250F"/>
    <w:rsid w:val="00DC25D1"/>
    <w:rsid w:val="00DC2CA0"/>
    <w:rsid w:val="00DC2CA2"/>
    <w:rsid w:val="00DC4120"/>
    <w:rsid w:val="00DC4575"/>
    <w:rsid w:val="00DC4EA4"/>
    <w:rsid w:val="00DC5352"/>
    <w:rsid w:val="00DD0136"/>
    <w:rsid w:val="00DD1A8A"/>
    <w:rsid w:val="00DD241A"/>
    <w:rsid w:val="00DD2A85"/>
    <w:rsid w:val="00DD49B4"/>
    <w:rsid w:val="00DD51E2"/>
    <w:rsid w:val="00DD6F49"/>
    <w:rsid w:val="00DD6FFE"/>
    <w:rsid w:val="00DE05F3"/>
    <w:rsid w:val="00DE0875"/>
    <w:rsid w:val="00DE1242"/>
    <w:rsid w:val="00DE13A6"/>
    <w:rsid w:val="00DE1553"/>
    <w:rsid w:val="00DE1871"/>
    <w:rsid w:val="00DE1C41"/>
    <w:rsid w:val="00DE1E92"/>
    <w:rsid w:val="00DE1ECB"/>
    <w:rsid w:val="00DE36C3"/>
    <w:rsid w:val="00DE37DD"/>
    <w:rsid w:val="00DE37E2"/>
    <w:rsid w:val="00DE41AC"/>
    <w:rsid w:val="00DE57CD"/>
    <w:rsid w:val="00DE5D44"/>
    <w:rsid w:val="00DE6C54"/>
    <w:rsid w:val="00DE789E"/>
    <w:rsid w:val="00DE7ADF"/>
    <w:rsid w:val="00DF0CD4"/>
    <w:rsid w:val="00DF1602"/>
    <w:rsid w:val="00DF2761"/>
    <w:rsid w:val="00DF2B51"/>
    <w:rsid w:val="00DF2C57"/>
    <w:rsid w:val="00DF3B3D"/>
    <w:rsid w:val="00DF3F36"/>
    <w:rsid w:val="00DF5670"/>
    <w:rsid w:val="00DF5ADF"/>
    <w:rsid w:val="00DF61C9"/>
    <w:rsid w:val="00DF762D"/>
    <w:rsid w:val="00DF7A92"/>
    <w:rsid w:val="00E01964"/>
    <w:rsid w:val="00E02077"/>
    <w:rsid w:val="00E04760"/>
    <w:rsid w:val="00E049A7"/>
    <w:rsid w:val="00E04CAF"/>
    <w:rsid w:val="00E04CDC"/>
    <w:rsid w:val="00E05D79"/>
    <w:rsid w:val="00E06457"/>
    <w:rsid w:val="00E0685E"/>
    <w:rsid w:val="00E069C2"/>
    <w:rsid w:val="00E06A5F"/>
    <w:rsid w:val="00E06F0D"/>
    <w:rsid w:val="00E07565"/>
    <w:rsid w:val="00E07ED9"/>
    <w:rsid w:val="00E11A1D"/>
    <w:rsid w:val="00E11CF4"/>
    <w:rsid w:val="00E138CE"/>
    <w:rsid w:val="00E13A06"/>
    <w:rsid w:val="00E13ECD"/>
    <w:rsid w:val="00E14CFE"/>
    <w:rsid w:val="00E16507"/>
    <w:rsid w:val="00E1679E"/>
    <w:rsid w:val="00E17007"/>
    <w:rsid w:val="00E17D56"/>
    <w:rsid w:val="00E20948"/>
    <w:rsid w:val="00E214EF"/>
    <w:rsid w:val="00E21E70"/>
    <w:rsid w:val="00E23E8D"/>
    <w:rsid w:val="00E240CD"/>
    <w:rsid w:val="00E25881"/>
    <w:rsid w:val="00E25ED1"/>
    <w:rsid w:val="00E26175"/>
    <w:rsid w:val="00E264D0"/>
    <w:rsid w:val="00E266A7"/>
    <w:rsid w:val="00E26F9D"/>
    <w:rsid w:val="00E27812"/>
    <w:rsid w:val="00E27C95"/>
    <w:rsid w:val="00E31087"/>
    <w:rsid w:val="00E3220E"/>
    <w:rsid w:val="00E3243F"/>
    <w:rsid w:val="00E332B7"/>
    <w:rsid w:val="00E33700"/>
    <w:rsid w:val="00E33844"/>
    <w:rsid w:val="00E3450E"/>
    <w:rsid w:val="00E35181"/>
    <w:rsid w:val="00E3519D"/>
    <w:rsid w:val="00E36231"/>
    <w:rsid w:val="00E36903"/>
    <w:rsid w:val="00E374BE"/>
    <w:rsid w:val="00E41B6B"/>
    <w:rsid w:val="00E4424C"/>
    <w:rsid w:val="00E450EE"/>
    <w:rsid w:val="00E45DDE"/>
    <w:rsid w:val="00E502E6"/>
    <w:rsid w:val="00E513FE"/>
    <w:rsid w:val="00E51C8E"/>
    <w:rsid w:val="00E5261F"/>
    <w:rsid w:val="00E52A40"/>
    <w:rsid w:val="00E52C9F"/>
    <w:rsid w:val="00E53219"/>
    <w:rsid w:val="00E56F93"/>
    <w:rsid w:val="00E57716"/>
    <w:rsid w:val="00E57EA4"/>
    <w:rsid w:val="00E60EED"/>
    <w:rsid w:val="00E622AA"/>
    <w:rsid w:val="00E62C5D"/>
    <w:rsid w:val="00E63500"/>
    <w:rsid w:val="00E65E02"/>
    <w:rsid w:val="00E67E5F"/>
    <w:rsid w:val="00E70A59"/>
    <w:rsid w:val="00E71D47"/>
    <w:rsid w:val="00E7294D"/>
    <w:rsid w:val="00E72A9A"/>
    <w:rsid w:val="00E72CA6"/>
    <w:rsid w:val="00E72DFE"/>
    <w:rsid w:val="00E72E0C"/>
    <w:rsid w:val="00E73771"/>
    <w:rsid w:val="00E73F86"/>
    <w:rsid w:val="00E742DE"/>
    <w:rsid w:val="00E7441E"/>
    <w:rsid w:val="00E747EA"/>
    <w:rsid w:val="00E75978"/>
    <w:rsid w:val="00E7653B"/>
    <w:rsid w:val="00E769AF"/>
    <w:rsid w:val="00E76FCE"/>
    <w:rsid w:val="00E77204"/>
    <w:rsid w:val="00E803FE"/>
    <w:rsid w:val="00E80794"/>
    <w:rsid w:val="00E8285A"/>
    <w:rsid w:val="00E8332E"/>
    <w:rsid w:val="00E83783"/>
    <w:rsid w:val="00E8505A"/>
    <w:rsid w:val="00E851DA"/>
    <w:rsid w:val="00E852A4"/>
    <w:rsid w:val="00E86443"/>
    <w:rsid w:val="00E86D63"/>
    <w:rsid w:val="00E87CD2"/>
    <w:rsid w:val="00E90764"/>
    <w:rsid w:val="00E90D28"/>
    <w:rsid w:val="00E91FFD"/>
    <w:rsid w:val="00E92227"/>
    <w:rsid w:val="00E96439"/>
    <w:rsid w:val="00E97E7D"/>
    <w:rsid w:val="00EA070C"/>
    <w:rsid w:val="00EA0C2C"/>
    <w:rsid w:val="00EA133F"/>
    <w:rsid w:val="00EA20D6"/>
    <w:rsid w:val="00EA2250"/>
    <w:rsid w:val="00EA24D2"/>
    <w:rsid w:val="00EA2A00"/>
    <w:rsid w:val="00EA42E9"/>
    <w:rsid w:val="00EA5155"/>
    <w:rsid w:val="00EA68D0"/>
    <w:rsid w:val="00EA6B19"/>
    <w:rsid w:val="00EB0466"/>
    <w:rsid w:val="00EB0F24"/>
    <w:rsid w:val="00EB1404"/>
    <w:rsid w:val="00EB200F"/>
    <w:rsid w:val="00EB2E18"/>
    <w:rsid w:val="00EB2EB8"/>
    <w:rsid w:val="00EB3637"/>
    <w:rsid w:val="00EB3986"/>
    <w:rsid w:val="00EB40C2"/>
    <w:rsid w:val="00EB434C"/>
    <w:rsid w:val="00EB6567"/>
    <w:rsid w:val="00EC1143"/>
    <w:rsid w:val="00EC1C9F"/>
    <w:rsid w:val="00EC2517"/>
    <w:rsid w:val="00EC277B"/>
    <w:rsid w:val="00EC2988"/>
    <w:rsid w:val="00EC2F3F"/>
    <w:rsid w:val="00EC329D"/>
    <w:rsid w:val="00EC3CDB"/>
    <w:rsid w:val="00EC5FA2"/>
    <w:rsid w:val="00EC6C21"/>
    <w:rsid w:val="00EC73EB"/>
    <w:rsid w:val="00ED180C"/>
    <w:rsid w:val="00ED1D2C"/>
    <w:rsid w:val="00ED2A62"/>
    <w:rsid w:val="00ED3272"/>
    <w:rsid w:val="00ED505D"/>
    <w:rsid w:val="00ED5BF0"/>
    <w:rsid w:val="00ED631E"/>
    <w:rsid w:val="00ED647E"/>
    <w:rsid w:val="00ED6590"/>
    <w:rsid w:val="00EE15C4"/>
    <w:rsid w:val="00EE181A"/>
    <w:rsid w:val="00EE21BE"/>
    <w:rsid w:val="00EE23A1"/>
    <w:rsid w:val="00EE2B23"/>
    <w:rsid w:val="00EE36B6"/>
    <w:rsid w:val="00EE3A7D"/>
    <w:rsid w:val="00EF0592"/>
    <w:rsid w:val="00EF2688"/>
    <w:rsid w:val="00EF4474"/>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3BB7"/>
    <w:rsid w:val="00F13EC5"/>
    <w:rsid w:val="00F141DA"/>
    <w:rsid w:val="00F147D2"/>
    <w:rsid w:val="00F15BAD"/>
    <w:rsid w:val="00F15FCD"/>
    <w:rsid w:val="00F16082"/>
    <w:rsid w:val="00F17425"/>
    <w:rsid w:val="00F176B8"/>
    <w:rsid w:val="00F215DC"/>
    <w:rsid w:val="00F21EBA"/>
    <w:rsid w:val="00F2230E"/>
    <w:rsid w:val="00F22A5B"/>
    <w:rsid w:val="00F23756"/>
    <w:rsid w:val="00F243A2"/>
    <w:rsid w:val="00F24C94"/>
    <w:rsid w:val="00F25E4B"/>
    <w:rsid w:val="00F26298"/>
    <w:rsid w:val="00F26DDC"/>
    <w:rsid w:val="00F27F18"/>
    <w:rsid w:val="00F30269"/>
    <w:rsid w:val="00F309C5"/>
    <w:rsid w:val="00F31040"/>
    <w:rsid w:val="00F310AB"/>
    <w:rsid w:val="00F316A0"/>
    <w:rsid w:val="00F32D31"/>
    <w:rsid w:val="00F3311C"/>
    <w:rsid w:val="00F332B2"/>
    <w:rsid w:val="00F33B6E"/>
    <w:rsid w:val="00F340D2"/>
    <w:rsid w:val="00F34D89"/>
    <w:rsid w:val="00F370F2"/>
    <w:rsid w:val="00F40776"/>
    <w:rsid w:val="00F40BE3"/>
    <w:rsid w:val="00F40CF9"/>
    <w:rsid w:val="00F415A3"/>
    <w:rsid w:val="00F43F33"/>
    <w:rsid w:val="00F448F5"/>
    <w:rsid w:val="00F44AD2"/>
    <w:rsid w:val="00F4736F"/>
    <w:rsid w:val="00F479FD"/>
    <w:rsid w:val="00F47FE8"/>
    <w:rsid w:val="00F50193"/>
    <w:rsid w:val="00F52BDF"/>
    <w:rsid w:val="00F53311"/>
    <w:rsid w:val="00F54631"/>
    <w:rsid w:val="00F55098"/>
    <w:rsid w:val="00F56407"/>
    <w:rsid w:val="00F565B9"/>
    <w:rsid w:val="00F573FC"/>
    <w:rsid w:val="00F60F4D"/>
    <w:rsid w:val="00F6153A"/>
    <w:rsid w:val="00F6218C"/>
    <w:rsid w:val="00F6234E"/>
    <w:rsid w:val="00F62ACC"/>
    <w:rsid w:val="00F632E2"/>
    <w:rsid w:val="00F633A8"/>
    <w:rsid w:val="00F63B58"/>
    <w:rsid w:val="00F64EDE"/>
    <w:rsid w:val="00F65021"/>
    <w:rsid w:val="00F655EE"/>
    <w:rsid w:val="00F65769"/>
    <w:rsid w:val="00F6645B"/>
    <w:rsid w:val="00F66C29"/>
    <w:rsid w:val="00F67088"/>
    <w:rsid w:val="00F708F9"/>
    <w:rsid w:val="00F72A32"/>
    <w:rsid w:val="00F75647"/>
    <w:rsid w:val="00F75915"/>
    <w:rsid w:val="00F759B0"/>
    <w:rsid w:val="00F766FB"/>
    <w:rsid w:val="00F76CD8"/>
    <w:rsid w:val="00F77769"/>
    <w:rsid w:val="00F779DC"/>
    <w:rsid w:val="00F81291"/>
    <w:rsid w:val="00F8165B"/>
    <w:rsid w:val="00F829B6"/>
    <w:rsid w:val="00F83EFD"/>
    <w:rsid w:val="00F85099"/>
    <w:rsid w:val="00F85333"/>
    <w:rsid w:val="00F85385"/>
    <w:rsid w:val="00F85402"/>
    <w:rsid w:val="00F869AF"/>
    <w:rsid w:val="00F91500"/>
    <w:rsid w:val="00F91956"/>
    <w:rsid w:val="00F920D5"/>
    <w:rsid w:val="00F9225C"/>
    <w:rsid w:val="00F922FE"/>
    <w:rsid w:val="00F93867"/>
    <w:rsid w:val="00F94A76"/>
    <w:rsid w:val="00F94B52"/>
    <w:rsid w:val="00F94DE6"/>
    <w:rsid w:val="00F9595C"/>
    <w:rsid w:val="00F9606E"/>
    <w:rsid w:val="00F961C3"/>
    <w:rsid w:val="00F97C75"/>
    <w:rsid w:val="00FA08F7"/>
    <w:rsid w:val="00FA195E"/>
    <w:rsid w:val="00FA1E52"/>
    <w:rsid w:val="00FA1F8E"/>
    <w:rsid w:val="00FA2EBA"/>
    <w:rsid w:val="00FA3743"/>
    <w:rsid w:val="00FA3D29"/>
    <w:rsid w:val="00FA40C5"/>
    <w:rsid w:val="00FA65F3"/>
    <w:rsid w:val="00FA7F16"/>
    <w:rsid w:val="00FB0E50"/>
    <w:rsid w:val="00FB107E"/>
    <w:rsid w:val="00FB18BB"/>
    <w:rsid w:val="00FB1D70"/>
    <w:rsid w:val="00FB23FA"/>
    <w:rsid w:val="00FB24F3"/>
    <w:rsid w:val="00FB338F"/>
    <w:rsid w:val="00FB3BCD"/>
    <w:rsid w:val="00FB5097"/>
    <w:rsid w:val="00FB5751"/>
    <w:rsid w:val="00FB67E7"/>
    <w:rsid w:val="00FB6BF4"/>
    <w:rsid w:val="00FB6F92"/>
    <w:rsid w:val="00FB774F"/>
    <w:rsid w:val="00FC12BA"/>
    <w:rsid w:val="00FC195B"/>
    <w:rsid w:val="00FC1B37"/>
    <w:rsid w:val="00FC1BD2"/>
    <w:rsid w:val="00FC2B74"/>
    <w:rsid w:val="00FC32DD"/>
    <w:rsid w:val="00FC3F50"/>
    <w:rsid w:val="00FC4571"/>
    <w:rsid w:val="00FC5668"/>
    <w:rsid w:val="00FC6849"/>
    <w:rsid w:val="00FC6A4E"/>
    <w:rsid w:val="00FC758B"/>
    <w:rsid w:val="00FD1348"/>
    <w:rsid w:val="00FD2666"/>
    <w:rsid w:val="00FD288F"/>
    <w:rsid w:val="00FD2E96"/>
    <w:rsid w:val="00FD6099"/>
    <w:rsid w:val="00FE0318"/>
    <w:rsid w:val="00FE0CC5"/>
    <w:rsid w:val="00FE1B51"/>
    <w:rsid w:val="00FE1FBE"/>
    <w:rsid w:val="00FE22BD"/>
    <w:rsid w:val="00FE2D04"/>
    <w:rsid w:val="00FE3BA8"/>
    <w:rsid w:val="00FE3BF2"/>
    <w:rsid w:val="00FE4007"/>
    <w:rsid w:val="00FE461B"/>
    <w:rsid w:val="00FE4E3E"/>
    <w:rsid w:val="00FE4F0E"/>
    <w:rsid w:val="00FE55F9"/>
    <w:rsid w:val="00FE5CD7"/>
    <w:rsid w:val="00FE685F"/>
    <w:rsid w:val="00FE7ED6"/>
    <w:rsid w:val="00FF012A"/>
    <w:rsid w:val="00FF0992"/>
    <w:rsid w:val="00FF1291"/>
    <w:rsid w:val="00FF16D5"/>
    <w:rsid w:val="00FF2D2A"/>
    <w:rsid w:val="00FF4473"/>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6D816A34-194F-462E-AB78-CA5F065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 w:type="table" w:customStyle="1" w:styleId="GridTable4-Accent11">
    <w:name w:val="Grid Table 4 - Accent 11"/>
    <w:basedOn w:val="TableNormal"/>
    <w:next w:val="GridTable4-Accent1"/>
    <w:uiPriority w:val="49"/>
    <w:rsid w:val="0064620B"/>
    <w:pPr>
      <w:spacing w:after="0" w:line="240" w:lineRule="auto"/>
    </w:pPr>
    <w:rPr>
      <w:rFonts w:eastAsiaTheme="minorEastAsia"/>
      <w:sz w:val="24"/>
      <w:szCs w:val="24"/>
      <w:lang w:val="en-US"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A2B56"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package" Target="embeddings/Microsoft_Visio_Drawing.vsdx"/><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Pages>
  <Words>26598</Words>
  <Characters>151613</Characters>
  <Application>Microsoft Office Word</Application>
  <DocSecurity>6</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177856</CharactersWithSpaces>
  <SharedDoc>false</SharedDoc>
  <HLinks>
    <vt:vector size="942" baseType="variant">
      <vt:variant>
        <vt:i4>655381</vt:i4>
      </vt:variant>
      <vt:variant>
        <vt:i4>666</vt:i4>
      </vt:variant>
      <vt:variant>
        <vt:i4>0</vt:i4>
      </vt:variant>
      <vt:variant>
        <vt:i4>5</vt:i4>
      </vt:variant>
      <vt:variant>
        <vt:lpwstr/>
      </vt:variant>
      <vt:variant>
        <vt:lpwstr>ArchEngStdAIS</vt:lpwstr>
      </vt:variant>
      <vt:variant>
        <vt:i4>393243</vt:i4>
      </vt:variant>
      <vt:variant>
        <vt:i4>663</vt:i4>
      </vt:variant>
      <vt:variant>
        <vt:i4>0</vt:i4>
      </vt:variant>
      <vt:variant>
        <vt:i4>5</vt:i4>
      </vt:variant>
      <vt:variant>
        <vt:lpwstr/>
      </vt:variant>
      <vt:variant>
        <vt:lpwstr>ArchPrinc</vt:lpwstr>
      </vt:variant>
      <vt:variant>
        <vt:i4>7667833</vt:i4>
      </vt:variant>
      <vt:variant>
        <vt:i4>660</vt:i4>
      </vt:variant>
      <vt:variant>
        <vt:i4>0</vt:i4>
      </vt:variant>
      <vt:variant>
        <vt:i4>5</vt:i4>
      </vt:variant>
      <vt:variant>
        <vt:lpwstr/>
      </vt:variant>
      <vt:variant>
        <vt:lpwstr>EntArchPrin</vt:lpwstr>
      </vt:variant>
      <vt:variant>
        <vt:i4>6291582</vt:i4>
      </vt:variant>
      <vt:variant>
        <vt:i4>657</vt:i4>
      </vt:variant>
      <vt:variant>
        <vt:i4>0</vt:i4>
      </vt:variant>
      <vt:variant>
        <vt:i4>5</vt:i4>
      </vt:variant>
      <vt:variant>
        <vt:lpwstr/>
      </vt:variant>
      <vt:variant>
        <vt:lpwstr>EngDevPrinc</vt:lpwstr>
      </vt:variant>
      <vt:variant>
        <vt:i4>7995512</vt:i4>
      </vt:variant>
      <vt:variant>
        <vt:i4>654</vt:i4>
      </vt:variant>
      <vt:variant>
        <vt:i4>0</vt:i4>
      </vt:variant>
      <vt:variant>
        <vt:i4>5</vt:i4>
      </vt:variant>
      <vt:variant>
        <vt:lpwstr/>
      </vt:variant>
      <vt:variant>
        <vt:lpwstr>ArchEngStdCloud</vt:lpwstr>
      </vt:variant>
      <vt:variant>
        <vt:i4>7340143</vt:i4>
      </vt:variant>
      <vt:variant>
        <vt:i4>651</vt:i4>
      </vt:variant>
      <vt:variant>
        <vt:i4>0</vt:i4>
      </vt:variant>
      <vt:variant>
        <vt:i4>5</vt:i4>
      </vt:variant>
      <vt:variant>
        <vt:lpwstr/>
      </vt:variant>
      <vt:variant>
        <vt:lpwstr>DataClsPol</vt:lpwstr>
      </vt:variant>
      <vt:variant>
        <vt:i4>1048577</vt:i4>
      </vt:variant>
      <vt:variant>
        <vt:i4>648</vt:i4>
      </vt:variant>
      <vt:variant>
        <vt:i4>0</vt:i4>
      </vt:variant>
      <vt:variant>
        <vt:i4>5</vt:i4>
      </vt:variant>
      <vt:variant>
        <vt:lpwstr/>
      </vt:variant>
      <vt:variant>
        <vt:lpwstr>CLSECPRIN</vt:lpwstr>
      </vt:variant>
      <vt:variant>
        <vt:i4>7667833</vt:i4>
      </vt:variant>
      <vt:variant>
        <vt:i4>645</vt:i4>
      </vt:variant>
      <vt:variant>
        <vt:i4>0</vt:i4>
      </vt:variant>
      <vt:variant>
        <vt:i4>5</vt:i4>
      </vt:variant>
      <vt:variant>
        <vt:lpwstr/>
      </vt:variant>
      <vt:variant>
        <vt:lpwstr>EntArchPrin</vt:lpwstr>
      </vt:variant>
      <vt:variant>
        <vt:i4>7667833</vt:i4>
      </vt:variant>
      <vt:variant>
        <vt:i4>642</vt:i4>
      </vt:variant>
      <vt:variant>
        <vt:i4>0</vt:i4>
      </vt:variant>
      <vt:variant>
        <vt:i4>5</vt:i4>
      </vt:variant>
      <vt:variant>
        <vt:lpwstr/>
      </vt:variant>
      <vt:variant>
        <vt:lpwstr>EntArchPrin</vt:lpwstr>
      </vt:variant>
      <vt:variant>
        <vt:i4>1048577</vt:i4>
      </vt:variant>
      <vt:variant>
        <vt:i4>639</vt:i4>
      </vt:variant>
      <vt:variant>
        <vt:i4>0</vt:i4>
      </vt:variant>
      <vt:variant>
        <vt:i4>5</vt:i4>
      </vt:variant>
      <vt:variant>
        <vt:lpwstr/>
      </vt:variant>
      <vt:variant>
        <vt:lpwstr>CLSECPRIN</vt:lpwstr>
      </vt:variant>
      <vt:variant>
        <vt:i4>7667833</vt:i4>
      </vt:variant>
      <vt:variant>
        <vt:i4>636</vt:i4>
      </vt:variant>
      <vt:variant>
        <vt:i4>0</vt:i4>
      </vt:variant>
      <vt:variant>
        <vt:i4>5</vt:i4>
      </vt:variant>
      <vt:variant>
        <vt:lpwstr/>
      </vt:variant>
      <vt:variant>
        <vt:lpwstr>EntArchPrin</vt:lpwstr>
      </vt:variant>
      <vt:variant>
        <vt:i4>7667833</vt:i4>
      </vt:variant>
      <vt:variant>
        <vt:i4>633</vt:i4>
      </vt:variant>
      <vt:variant>
        <vt:i4>0</vt:i4>
      </vt:variant>
      <vt:variant>
        <vt:i4>5</vt:i4>
      </vt:variant>
      <vt:variant>
        <vt:lpwstr/>
      </vt:variant>
      <vt:variant>
        <vt:lpwstr>EntArchPrin</vt:lpwstr>
      </vt:variant>
      <vt:variant>
        <vt:i4>1048577</vt:i4>
      </vt:variant>
      <vt:variant>
        <vt:i4>630</vt:i4>
      </vt:variant>
      <vt:variant>
        <vt:i4>0</vt:i4>
      </vt:variant>
      <vt:variant>
        <vt:i4>5</vt:i4>
      </vt:variant>
      <vt:variant>
        <vt:lpwstr/>
      </vt:variant>
      <vt:variant>
        <vt:lpwstr>CLSECPRIN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1048577</vt:i4>
      </vt:variant>
      <vt:variant>
        <vt:i4>621</vt:i4>
      </vt:variant>
      <vt:variant>
        <vt:i4>0</vt:i4>
      </vt:variant>
      <vt:variant>
        <vt:i4>5</vt:i4>
      </vt:variant>
      <vt:variant>
        <vt:lpwstr/>
      </vt:variant>
      <vt:variant>
        <vt:lpwstr>CLSECPRIN</vt:lpwstr>
      </vt:variant>
      <vt:variant>
        <vt:i4>7667833</vt:i4>
      </vt:variant>
      <vt:variant>
        <vt:i4>618</vt:i4>
      </vt:variant>
      <vt:variant>
        <vt:i4>0</vt:i4>
      </vt:variant>
      <vt:variant>
        <vt:i4>5</vt:i4>
      </vt:variant>
      <vt:variant>
        <vt:lpwstr/>
      </vt:variant>
      <vt:variant>
        <vt:lpwstr>EntArchPrin</vt:lpwstr>
      </vt:variant>
      <vt:variant>
        <vt:i4>1114150</vt:i4>
      </vt:variant>
      <vt:variant>
        <vt:i4>615</vt:i4>
      </vt:variant>
      <vt:variant>
        <vt:i4>0</vt:i4>
      </vt:variant>
      <vt:variant>
        <vt:i4>5</vt:i4>
      </vt:variant>
      <vt:variant>
        <vt:lpwstr/>
      </vt:variant>
      <vt:variant>
        <vt:lpwstr>_Example</vt:lpwstr>
      </vt:variant>
      <vt:variant>
        <vt:i4>2031659</vt:i4>
      </vt:variant>
      <vt:variant>
        <vt:i4>612</vt:i4>
      </vt:variant>
      <vt:variant>
        <vt:i4>0</vt:i4>
      </vt:variant>
      <vt:variant>
        <vt:i4>5</vt:i4>
      </vt:variant>
      <vt:variant>
        <vt:lpwstr/>
      </vt:variant>
      <vt:variant>
        <vt:lpwstr>_8._Enterprise_Pattern</vt:lpwstr>
      </vt:variant>
      <vt:variant>
        <vt:i4>5832805</vt:i4>
      </vt:variant>
      <vt:variant>
        <vt:i4>609</vt:i4>
      </vt:variant>
      <vt:variant>
        <vt:i4>0</vt:i4>
      </vt:variant>
      <vt:variant>
        <vt:i4>5</vt:i4>
      </vt:variant>
      <vt:variant>
        <vt:lpwstr/>
      </vt:variant>
      <vt:variant>
        <vt:lpwstr>_Detailed_Decision_Tree</vt:lpwstr>
      </vt:variant>
      <vt:variant>
        <vt:i4>1441843</vt:i4>
      </vt:variant>
      <vt:variant>
        <vt:i4>606</vt:i4>
      </vt:variant>
      <vt:variant>
        <vt:i4>0</vt:i4>
      </vt:variant>
      <vt:variant>
        <vt:i4>5</vt:i4>
      </vt:variant>
      <vt:variant>
        <vt:lpwstr/>
      </vt:variant>
      <vt:variant>
        <vt:lpwstr>_Common_Use_Cases</vt:lpwstr>
      </vt:variant>
      <vt:variant>
        <vt:i4>3014678</vt:i4>
      </vt:variant>
      <vt:variant>
        <vt:i4>603</vt:i4>
      </vt:variant>
      <vt:variant>
        <vt:i4>0</vt:i4>
      </vt:variant>
      <vt:variant>
        <vt:i4>5</vt:i4>
      </vt:variant>
      <vt:variant>
        <vt:lpwstr/>
      </vt:variant>
      <vt:variant>
        <vt:lpwstr>_Primary_Decision_Matrix</vt:lpwstr>
      </vt:variant>
      <vt:variant>
        <vt:i4>3014713</vt:i4>
      </vt:variant>
      <vt:variant>
        <vt:i4>597</vt:i4>
      </vt:variant>
      <vt:variant>
        <vt:i4>0</vt:i4>
      </vt:variant>
      <vt:variant>
        <vt:i4>5</vt:i4>
      </vt:variant>
      <vt:variant>
        <vt:lpwstr/>
      </vt:variant>
      <vt:variant>
        <vt:lpwstr>_Document_References</vt:lpwstr>
      </vt:variant>
      <vt:variant>
        <vt:i4>6946928</vt:i4>
      </vt:variant>
      <vt:variant>
        <vt:i4>594</vt:i4>
      </vt:variant>
      <vt:variant>
        <vt:i4>0</vt:i4>
      </vt:variant>
      <vt:variant>
        <vt:i4>5</vt:i4>
      </vt:variant>
      <vt:variant>
        <vt:lpwstr/>
      </vt:variant>
      <vt:variant>
        <vt:lpwstr>SIFREQ</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7995512</vt:i4>
      </vt:variant>
      <vt:variant>
        <vt:i4>567</vt:i4>
      </vt:variant>
      <vt:variant>
        <vt:i4>0</vt:i4>
      </vt:variant>
      <vt:variant>
        <vt:i4>5</vt:i4>
      </vt:variant>
      <vt:variant>
        <vt:lpwstr/>
      </vt:variant>
      <vt:variant>
        <vt:lpwstr>ArchEngStdCloud</vt:lpwstr>
      </vt:variant>
      <vt:variant>
        <vt:i4>7667833</vt:i4>
      </vt:variant>
      <vt:variant>
        <vt:i4>564</vt:i4>
      </vt:variant>
      <vt:variant>
        <vt:i4>0</vt:i4>
      </vt:variant>
      <vt:variant>
        <vt:i4>5</vt:i4>
      </vt:variant>
      <vt:variant>
        <vt:lpwstr/>
      </vt:variant>
      <vt:variant>
        <vt:lpwstr>EntArchPrin</vt:lpwstr>
      </vt:variant>
      <vt:variant>
        <vt:i4>3342396</vt:i4>
      </vt:variant>
      <vt:variant>
        <vt:i4>561</vt:i4>
      </vt:variant>
      <vt:variant>
        <vt:i4>0</vt:i4>
      </vt:variant>
      <vt:variant>
        <vt:i4>5</vt:i4>
      </vt:variant>
      <vt:variant>
        <vt:lpwstr/>
      </vt:variant>
      <vt:variant>
        <vt:lpwstr>_14._Anti-Patterns</vt:lpwstr>
      </vt:variant>
      <vt:variant>
        <vt:i4>2031659</vt:i4>
      </vt:variant>
      <vt:variant>
        <vt:i4>558</vt:i4>
      </vt:variant>
      <vt:variant>
        <vt:i4>0</vt:i4>
      </vt:variant>
      <vt:variant>
        <vt:i4>5</vt:i4>
      </vt:variant>
      <vt:variant>
        <vt:lpwstr/>
      </vt:variant>
      <vt:variant>
        <vt:lpwstr>_8._Enterprise_Pattern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2031659</vt:i4>
      </vt:variant>
      <vt:variant>
        <vt:i4>546</vt:i4>
      </vt:variant>
      <vt:variant>
        <vt:i4>0</vt:i4>
      </vt:variant>
      <vt:variant>
        <vt:i4>5</vt:i4>
      </vt:variant>
      <vt:variant>
        <vt:lpwstr/>
      </vt:variant>
      <vt:variant>
        <vt:lpwstr>_8._Enterprise_Pattern</vt:lpwstr>
      </vt:variant>
      <vt:variant>
        <vt:i4>5898282</vt:i4>
      </vt:variant>
      <vt:variant>
        <vt:i4>543</vt:i4>
      </vt:variant>
      <vt:variant>
        <vt:i4>0</vt:i4>
      </vt:variant>
      <vt:variant>
        <vt:i4>5</vt:i4>
      </vt:variant>
      <vt:variant>
        <vt:lpwstr/>
      </vt:variant>
      <vt:variant>
        <vt:lpwstr>_7.3_Detailed_Architecture</vt:lpwstr>
      </vt:variant>
      <vt:variant>
        <vt:i4>7667833</vt:i4>
      </vt:variant>
      <vt:variant>
        <vt:i4>540</vt:i4>
      </vt:variant>
      <vt:variant>
        <vt:i4>0</vt:i4>
      </vt:variant>
      <vt:variant>
        <vt:i4>5</vt:i4>
      </vt:variant>
      <vt:variant>
        <vt:lpwstr/>
      </vt:variant>
      <vt:variant>
        <vt:lpwstr>EntArchPrin</vt:lpwstr>
      </vt:variant>
      <vt:variant>
        <vt:i4>6750216</vt:i4>
      </vt:variant>
      <vt:variant>
        <vt:i4>537</vt:i4>
      </vt:variant>
      <vt:variant>
        <vt:i4>0</vt:i4>
      </vt:variant>
      <vt:variant>
        <vt:i4>5</vt:i4>
      </vt:variant>
      <vt:variant>
        <vt:lpwstr/>
      </vt:variant>
      <vt:variant>
        <vt:lpwstr>_13._Exception_Process</vt:lpwstr>
      </vt:variant>
      <vt:variant>
        <vt:i4>2031659</vt:i4>
      </vt:variant>
      <vt:variant>
        <vt:i4>533</vt:i4>
      </vt:variant>
      <vt:variant>
        <vt:i4>0</vt:i4>
      </vt:variant>
      <vt:variant>
        <vt:i4>5</vt:i4>
      </vt:variant>
      <vt:variant>
        <vt:lpwstr/>
      </vt:variant>
      <vt:variant>
        <vt:lpwstr>_8._Enterprise_Pattern</vt:lpwstr>
      </vt:variant>
      <vt:variant>
        <vt:i4>7012357</vt:i4>
      </vt:variant>
      <vt:variant>
        <vt:i4>531</vt:i4>
      </vt:variant>
      <vt:variant>
        <vt:i4>0</vt:i4>
      </vt:variant>
      <vt:variant>
        <vt:i4>5</vt:i4>
      </vt:variant>
      <vt:variant>
        <vt:lpwstr/>
      </vt:variant>
      <vt:variant>
        <vt:lpwstr>SIF_Sec8</vt:lpwstr>
      </vt:variant>
      <vt:variant>
        <vt:i4>7667833</vt:i4>
      </vt:variant>
      <vt:variant>
        <vt:i4>528</vt:i4>
      </vt:variant>
      <vt:variant>
        <vt:i4>0</vt:i4>
      </vt:variant>
      <vt:variant>
        <vt:i4>5</vt:i4>
      </vt:variant>
      <vt:variant>
        <vt:lpwstr/>
      </vt:variant>
      <vt:variant>
        <vt:lpwstr>EntArchPrin</vt:lpwstr>
      </vt:variant>
      <vt:variant>
        <vt:i4>65538</vt:i4>
      </vt:variant>
      <vt:variant>
        <vt:i4>525</vt:i4>
      </vt:variant>
      <vt:variant>
        <vt:i4>0</vt:i4>
      </vt:variant>
      <vt:variant>
        <vt:i4>5</vt:i4>
      </vt:variant>
      <vt:variant>
        <vt:lpwstr/>
      </vt:variant>
      <vt:variant>
        <vt:lpwstr>_12_Guardrails</vt:lpwstr>
      </vt:variant>
      <vt:variant>
        <vt:i4>3080207</vt:i4>
      </vt:variant>
      <vt:variant>
        <vt:i4>522</vt:i4>
      </vt:variant>
      <vt:variant>
        <vt:i4>0</vt:i4>
      </vt:variant>
      <vt:variant>
        <vt:i4>5</vt:i4>
      </vt:variant>
      <vt:variant>
        <vt:lpwstr/>
      </vt:variant>
      <vt:variant>
        <vt:lpwstr>_11.1_Security_Principles</vt:lpwstr>
      </vt:variant>
      <vt:variant>
        <vt:i4>3014676</vt:i4>
      </vt:variant>
      <vt:variant>
        <vt:i4>519</vt:i4>
      </vt:variant>
      <vt:variant>
        <vt:i4>0</vt:i4>
      </vt:variant>
      <vt:variant>
        <vt:i4>5</vt:i4>
      </vt:variant>
      <vt:variant>
        <vt:lpwstr/>
      </vt:variant>
      <vt:variant>
        <vt:lpwstr>_5._Reference_Architecture</vt:lpwstr>
      </vt:variant>
      <vt:variant>
        <vt:i4>6946928</vt:i4>
      </vt:variant>
      <vt:variant>
        <vt:i4>516</vt:i4>
      </vt:variant>
      <vt:variant>
        <vt:i4>0</vt:i4>
      </vt:variant>
      <vt:variant>
        <vt:i4>5</vt:i4>
      </vt:variant>
      <vt:variant>
        <vt:lpwstr/>
      </vt:variant>
      <vt:variant>
        <vt:lpwstr>SIFREQ</vt:lpwstr>
      </vt:variant>
      <vt:variant>
        <vt:i4>7667833</vt:i4>
      </vt:variant>
      <vt:variant>
        <vt:i4>513</vt:i4>
      </vt:variant>
      <vt:variant>
        <vt:i4>0</vt:i4>
      </vt:variant>
      <vt:variant>
        <vt:i4>5</vt:i4>
      </vt:variant>
      <vt:variant>
        <vt:lpwstr/>
      </vt:variant>
      <vt:variant>
        <vt:lpwstr>EntArchPrin</vt:lpwstr>
      </vt:variant>
      <vt:variant>
        <vt:i4>2031659</vt:i4>
      </vt:variant>
      <vt:variant>
        <vt:i4>510</vt:i4>
      </vt:variant>
      <vt:variant>
        <vt:i4>0</vt:i4>
      </vt:variant>
      <vt:variant>
        <vt:i4>5</vt:i4>
      </vt:variant>
      <vt:variant>
        <vt:lpwstr/>
      </vt:variant>
      <vt:variant>
        <vt:lpwstr>_8._Enterprise_Pattern</vt:lpwstr>
      </vt:variant>
      <vt:variant>
        <vt:i4>2883597</vt:i4>
      </vt:variant>
      <vt:variant>
        <vt:i4>507</vt:i4>
      </vt:variant>
      <vt:variant>
        <vt:i4>0</vt:i4>
      </vt:variant>
      <vt:variant>
        <vt:i4>5</vt:i4>
      </vt:variant>
      <vt:variant>
        <vt:lpwstr/>
      </vt:variant>
      <vt:variant>
        <vt:lpwstr>_4._Architectural_Position</vt:lpwstr>
      </vt:variant>
      <vt:variant>
        <vt:i4>7667833</vt:i4>
      </vt:variant>
      <vt:variant>
        <vt:i4>504</vt:i4>
      </vt:variant>
      <vt:variant>
        <vt:i4>0</vt:i4>
      </vt:variant>
      <vt:variant>
        <vt:i4>5</vt:i4>
      </vt:variant>
      <vt:variant>
        <vt:lpwstr/>
      </vt:variant>
      <vt:variant>
        <vt:lpwstr>EntArchPrin</vt:lpwstr>
      </vt:variant>
      <vt:variant>
        <vt:i4>5439542</vt:i4>
      </vt:variant>
      <vt:variant>
        <vt:i4>501</vt:i4>
      </vt:variant>
      <vt:variant>
        <vt:i4>0</vt:i4>
      </vt:variant>
      <vt:variant>
        <vt:i4>5</vt:i4>
      </vt:variant>
      <vt:variant>
        <vt:lpwstr/>
      </vt:variant>
      <vt:variant>
        <vt:lpwstr>SIF_Sec131</vt:lpwstr>
      </vt:variant>
      <vt:variant>
        <vt:i4>2031659</vt:i4>
      </vt:variant>
      <vt:variant>
        <vt:i4>498</vt:i4>
      </vt:variant>
      <vt:variant>
        <vt:i4>0</vt:i4>
      </vt:variant>
      <vt:variant>
        <vt:i4>5</vt:i4>
      </vt:variant>
      <vt:variant>
        <vt:lpwstr/>
      </vt:variant>
      <vt:variant>
        <vt:lpwstr>_8._Enterprise_Pattern</vt:lpwstr>
      </vt:variant>
      <vt:variant>
        <vt:i4>2883597</vt:i4>
      </vt:variant>
      <vt:variant>
        <vt:i4>495</vt:i4>
      </vt:variant>
      <vt:variant>
        <vt:i4>0</vt:i4>
      </vt:variant>
      <vt:variant>
        <vt:i4>5</vt:i4>
      </vt:variant>
      <vt:variant>
        <vt:lpwstr/>
      </vt:variant>
      <vt:variant>
        <vt:lpwstr>_4._Architectural_Position</vt:lpwstr>
      </vt:variant>
      <vt:variant>
        <vt:i4>7667833</vt:i4>
      </vt:variant>
      <vt:variant>
        <vt:i4>492</vt:i4>
      </vt:variant>
      <vt:variant>
        <vt:i4>0</vt:i4>
      </vt:variant>
      <vt:variant>
        <vt:i4>5</vt:i4>
      </vt:variant>
      <vt:variant>
        <vt:lpwstr/>
      </vt:variant>
      <vt:variant>
        <vt:lpwstr>EntArchPrin</vt:lpwstr>
      </vt:variant>
      <vt:variant>
        <vt:i4>2031659</vt:i4>
      </vt:variant>
      <vt:variant>
        <vt:i4>489</vt:i4>
      </vt:variant>
      <vt:variant>
        <vt:i4>0</vt:i4>
      </vt:variant>
      <vt:variant>
        <vt:i4>5</vt:i4>
      </vt:variant>
      <vt:variant>
        <vt:lpwstr/>
      </vt:variant>
      <vt:variant>
        <vt:lpwstr>_8._Enterprise_Pattern</vt:lpwstr>
      </vt:variant>
      <vt:variant>
        <vt:i4>5898282</vt:i4>
      </vt:variant>
      <vt:variant>
        <vt:i4>486</vt:i4>
      </vt:variant>
      <vt:variant>
        <vt:i4>0</vt:i4>
      </vt:variant>
      <vt:variant>
        <vt:i4>5</vt:i4>
      </vt:variant>
      <vt:variant>
        <vt:lpwstr/>
      </vt:variant>
      <vt:variant>
        <vt:lpwstr>_7.3_Detailed_Architecture</vt:lpwstr>
      </vt:variant>
      <vt:variant>
        <vt:i4>3014676</vt:i4>
      </vt:variant>
      <vt:variant>
        <vt:i4>483</vt:i4>
      </vt:variant>
      <vt:variant>
        <vt:i4>0</vt:i4>
      </vt:variant>
      <vt:variant>
        <vt:i4>5</vt:i4>
      </vt:variant>
      <vt:variant>
        <vt:lpwstr/>
      </vt:variant>
      <vt:variant>
        <vt:lpwstr>_5._Reference_Architecture</vt:lpwstr>
      </vt:variant>
      <vt:variant>
        <vt:i4>7667833</vt:i4>
      </vt:variant>
      <vt:variant>
        <vt:i4>480</vt:i4>
      </vt:variant>
      <vt:variant>
        <vt:i4>0</vt:i4>
      </vt:variant>
      <vt:variant>
        <vt:i4>5</vt:i4>
      </vt:variant>
      <vt:variant>
        <vt:lpwstr/>
      </vt:variant>
      <vt:variant>
        <vt:lpwstr>EntArchPrin</vt:lpwstr>
      </vt:variant>
      <vt:variant>
        <vt:i4>7667833</vt:i4>
      </vt:variant>
      <vt:variant>
        <vt:i4>477</vt:i4>
      </vt:variant>
      <vt:variant>
        <vt:i4>0</vt:i4>
      </vt:variant>
      <vt:variant>
        <vt:i4>5</vt:i4>
      </vt:variant>
      <vt:variant>
        <vt:lpwstr/>
      </vt:variant>
      <vt:variant>
        <vt:lpwstr>EntArchPrin</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7667833</vt:i4>
      </vt:variant>
      <vt:variant>
        <vt:i4>468</vt:i4>
      </vt:variant>
      <vt:variant>
        <vt:i4>0</vt:i4>
      </vt:variant>
      <vt:variant>
        <vt:i4>5</vt:i4>
      </vt:variant>
      <vt:variant>
        <vt:lpwstr/>
      </vt:variant>
      <vt:variant>
        <vt:lpwstr>EntArchPrin</vt:lpwstr>
      </vt:variant>
      <vt:variant>
        <vt:i4>4849717</vt:i4>
      </vt:variant>
      <vt:variant>
        <vt:i4>465</vt:i4>
      </vt:variant>
      <vt:variant>
        <vt:i4>0</vt:i4>
      </vt:variant>
      <vt:variant>
        <vt:i4>5</vt:i4>
      </vt:variant>
      <vt:variant>
        <vt:lpwstr/>
      </vt:variant>
      <vt:variant>
        <vt:lpwstr>_10._Data_Platform</vt:lpwstr>
      </vt:variant>
      <vt:variant>
        <vt:i4>2031659</vt:i4>
      </vt:variant>
      <vt:variant>
        <vt:i4>462</vt:i4>
      </vt:variant>
      <vt:variant>
        <vt:i4>0</vt:i4>
      </vt:variant>
      <vt:variant>
        <vt:i4>5</vt:i4>
      </vt:variant>
      <vt:variant>
        <vt:lpwstr/>
      </vt:variant>
      <vt:variant>
        <vt:lpwstr>_8._Enterprise_Pattern</vt:lpwstr>
      </vt:variant>
      <vt:variant>
        <vt:i4>6750216</vt:i4>
      </vt:variant>
      <vt:variant>
        <vt:i4>459</vt:i4>
      </vt:variant>
      <vt:variant>
        <vt:i4>0</vt:i4>
      </vt:variant>
      <vt:variant>
        <vt:i4>5</vt:i4>
      </vt:variant>
      <vt:variant>
        <vt:lpwstr/>
      </vt:variant>
      <vt:variant>
        <vt:lpwstr>_13._Exception_Process</vt:lpwstr>
      </vt:variant>
      <vt:variant>
        <vt:i4>65538</vt:i4>
      </vt:variant>
      <vt:variant>
        <vt:i4>456</vt:i4>
      </vt:variant>
      <vt:variant>
        <vt:i4>0</vt:i4>
      </vt:variant>
      <vt:variant>
        <vt:i4>5</vt:i4>
      </vt:variant>
      <vt:variant>
        <vt:lpwstr/>
      </vt:variant>
      <vt:variant>
        <vt:lpwstr>_12_Guardrails</vt:lpwstr>
      </vt:variant>
      <vt:variant>
        <vt:i4>6750216</vt:i4>
      </vt:variant>
      <vt:variant>
        <vt:i4>453</vt:i4>
      </vt:variant>
      <vt:variant>
        <vt:i4>0</vt:i4>
      </vt:variant>
      <vt:variant>
        <vt:i4>5</vt:i4>
      </vt:variant>
      <vt:variant>
        <vt:lpwstr/>
      </vt:variant>
      <vt:variant>
        <vt:lpwstr>_13._Exception_Process</vt:lpwstr>
      </vt:variant>
      <vt:variant>
        <vt:i4>65538</vt:i4>
      </vt:variant>
      <vt:variant>
        <vt:i4>450</vt:i4>
      </vt:variant>
      <vt:variant>
        <vt:i4>0</vt:i4>
      </vt:variant>
      <vt:variant>
        <vt:i4>5</vt:i4>
      </vt:variant>
      <vt:variant>
        <vt:lpwstr/>
      </vt:variant>
      <vt:variant>
        <vt:lpwstr>_12_Guardrails</vt:lpwstr>
      </vt:variant>
      <vt:variant>
        <vt:i4>54</vt:i4>
      </vt:variant>
      <vt:variant>
        <vt:i4>447</vt:i4>
      </vt:variant>
      <vt:variant>
        <vt:i4>0</vt:i4>
      </vt:variant>
      <vt:variant>
        <vt:i4>5</vt:i4>
      </vt:variant>
      <vt:variant>
        <vt:lpwstr/>
      </vt:variant>
      <vt:variant>
        <vt:lpwstr>_Security_and_Operational</vt:lpwstr>
      </vt:variant>
      <vt:variant>
        <vt:i4>7929947</vt:i4>
      </vt:variant>
      <vt:variant>
        <vt:i4>444</vt:i4>
      </vt:variant>
      <vt:variant>
        <vt:i4>0</vt:i4>
      </vt:variant>
      <vt:variant>
        <vt:i4>5</vt:i4>
      </vt:variant>
      <vt:variant>
        <vt:lpwstr/>
      </vt:variant>
      <vt:variant>
        <vt:lpwstr>_Security_and_Trust</vt:lpwstr>
      </vt:variant>
      <vt:variant>
        <vt:i4>65538</vt:i4>
      </vt:variant>
      <vt:variant>
        <vt:i4>441</vt:i4>
      </vt:variant>
      <vt:variant>
        <vt:i4>0</vt:i4>
      </vt:variant>
      <vt:variant>
        <vt:i4>5</vt:i4>
      </vt:variant>
      <vt:variant>
        <vt:lpwstr/>
      </vt:variant>
      <vt:variant>
        <vt:lpwstr>_12_Guardrails</vt:lpwstr>
      </vt:variant>
      <vt:variant>
        <vt:i4>54</vt:i4>
      </vt:variant>
      <vt:variant>
        <vt:i4>438</vt:i4>
      </vt:variant>
      <vt:variant>
        <vt:i4>0</vt:i4>
      </vt:variant>
      <vt:variant>
        <vt:i4>5</vt:i4>
      </vt:variant>
      <vt:variant>
        <vt:lpwstr/>
      </vt:variant>
      <vt:variant>
        <vt:lpwstr>_Security_and_Operational</vt:lpwstr>
      </vt:variant>
      <vt:variant>
        <vt:i4>5046378</vt:i4>
      </vt:variant>
      <vt:variant>
        <vt:i4>435</vt:i4>
      </vt:variant>
      <vt:variant>
        <vt:i4>0</vt:i4>
      </vt:variant>
      <vt:variant>
        <vt:i4>5</vt:i4>
      </vt:variant>
      <vt:variant>
        <vt:lpwstr/>
      </vt:variant>
      <vt:variant>
        <vt:lpwstr>_Data_Platform_Position</vt:lpwstr>
      </vt:variant>
      <vt:variant>
        <vt:i4>54</vt:i4>
      </vt:variant>
      <vt:variant>
        <vt:i4>432</vt:i4>
      </vt:variant>
      <vt:variant>
        <vt:i4>0</vt:i4>
      </vt:variant>
      <vt:variant>
        <vt:i4>5</vt:i4>
      </vt:variant>
      <vt:variant>
        <vt:lpwstr/>
      </vt:variant>
      <vt:variant>
        <vt:lpwstr>_Security_and_Operational</vt:lpwstr>
      </vt:variant>
      <vt:variant>
        <vt:i4>4849717</vt:i4>
      </vt:variant>
      <vt:variant>
        <vt:i4>429</vt:i4>
      </vt:variant>
      <vt:variant>
        <vt:i4>0</vt:i4>
      </vt:variant>
      <vt:variant>
        <vt:i4>5</vt:i4>
      </vt:variant>
      <vt:variant>
        <vt:lpwstr/>
      </vt:variant>
      <vt:variant>
        <vt:lpwstr>_10._Data_Platform</vt:lpwstr>
      </vt:variant>
      <vt:variant>
        <vt:i4>2031659</vt:i4>
      </vt:variant>
      <vt:variant>
        <vt:i4>426</vt:i4>
      </vt:variant>
      <vt:variant>
        <vt:i4>0</vt:i4>
      </vt:variant>
      <vt:variant>
        <vt:i4>5</vt:i4>
      </vt:variant>
      <vt:variant>
        <vt:lpwstr/>
      </vt:variant>
      <vt:variant>
        <vt:lpwstr>_8._Enterprise_Pattern</vt:lpwstr>
      </vt:variant>
      <vt:variant>
        <vt:i4>3932170</vt:i4>
      </vt:variant>
      <vt:variant>
        <vt:i4>423</vt:i4>
      </vt:variant>
      <vt:variant>
        <vt:i4>0</vt:i4>
      </vt:variant>
      <vt:variant>
        <vt:i4>5</vt:i4>
      </vt:variant>
      <vt:variant>
        <vt:lpwstr/>
      </vt:variant>
      <vt:variant>
        <vt:lpwstr>_Choosing_an_Integration</vt:lpwstr>
      </vt:variant>
      <vt:variant>
        <vt:i4>2031675</vt:i4>
      </vt:variant>
      <vt:variant>
        <vt:i4>420</vt:i4>
      </vt:variant>
      <vt:variant>
        <vt:i4>0</vt:i4>
      </vt:variant>
      <vt:variant>
        <vt:i4>5</vt:i4>
      </vt:variant>
      <vt:variant>
        <vt:lpwstr/>
      </vt:variant>
      <vt:variant>
        <vt:lpwstr>_Enterprise_Pattern_Catalogue</vt:lpwstr>
      </vt:variant>
      <vt:variant>
        <vt:i4>3932170</vt:i4>
      </vt:variant>
      <vt:variant>
        <vt:i4>417</vt:i4>
      </vt:variant>
      <vt:variant>
        <vt:i4>0</vt:i4>
      </vt:variant>
      <vt:variant>
        <vt:i4>5</vt:i4>
      </vt:variant>
      <vt:variant>
        <vt:lpwstr/>
      </vt:variant>
      <vt:variant>
        <vt:lpwstr>_Choosing_an_Integration</vt:lpwstr>
      </vt:variant>
      <vt:variant>
        <vt:i4>6619262</vt:i4>
      </vt:variant>
      <vt:variant>
        <vt:i4>414</vt:i4>
      </vt:variant>
      <vt:variant>
        <vt:i4>0</vt:i4>
      </vt:variant>
      <vt:variant>
        <vt:i4>5</vt:i4>
      </vt:variant>
      <vt:variant>
        <vt:lpwstr/>
      </vt:variant>
      <vt:variant>
        <vt:lpwstr>_Reference_Architecture</vt:lpwstr>
      </vt:variant>
      <vt:variant>
        <vt:i4>2883597</vt:i4>
      </vt:variant>
      <vt:variant>
        <vt:i4>411</vt:i4>
      </vt:variant>
      <vt:variant>
        <vt:i4>0</vt:i4>
      </vt:variant>
      <vt:variant>
        <vt:i4>5</vt:i4>
      </vt:variant>
      <vt:variant>
        <vt:lpwstr/>
      </vt:variant>
      <vt:variant>
        <vt:lpwstr>_4._Architectural_Position</vt:lpwstr>
      </vt:variant>
      <vt:variant>
        <vt:i4>8192085</vt:i4>
      </vt:variant>
      <vt:variant>
        <vt:i4>408</vt:i4>
      </vt:variant>
      <vt:variant>
        <vt:i4>0</vt:i4>
      </vt:variant>
      <vt:variant>
        <vt:i4>5</vt:i4>
      </vt:variant>
      <vt:variant>
        <vt:lpwstr/>
      </vt:variant>
      <vt:variant>
        <vt:lpwstr>_Exception_Process_and</vt:lpwstr>
      </vt:variant>
      <vt:variant>
        <vt:i4>7274563</vt:i4>
      </vt:variant>
      <vt:variant>
        <vt:i4>405</vt:i4>
      </vt:variant>
      <vt:variant>
        <vt:i4>0</vt:i4>
      </vt:variant>
      <vt:variant>
        <vt:i4>5</vt:i4>
      </vt:variant>
      <vt:variant>
        <vt:lpwstr/>
      </vt:variant>
      <vt:variant>
        <vt:lpwstr>_Guardrails</vt:lpwstr>
      </vt:variant>
      <vt:variant>
        <vt:i4>8126582</vt:i4>
      </vt:variant>
      <vt:variant>
        <vt:i4>402</vt:i4>
      </vt:variant>
      <vt:variant>
        <vt:i4>0</vt:i4>
      </vt:variant>
      <vt:variant>
        <vt:i4>5</vt:i4>
      </vt:variant>
      <vt:variant>
        <vt:lpwstr/>
      </vt:variant>
      <vt:variant>
        <vt:lpwstr>_Architectural_Position</vt:lpwstr>
      </vt:variant>
      <vt:variant>
        <vt:i4>8323187</vt:i4>
      </vt:variant>
      <vt:variant>
        <vt:i4>399</vt:i4>
      </vt:variant>
      <vt:variant>
        <vt:i4>0</vt:i4>
      </vt:variant>
      <vt:variant>
        <vt:i4>5</vt:i4>
      </vt:variant>
      <vt:variant>
        <vt:lpwstr/>
      </vt:variant>
      <vt:variant>
        <vt:lpwstr>_Executive_Summary</vt:lpwstr>
      </vt:variant>
      <vt:variant>
        <vt:i4>5308509</vt:i4>
      </vt:variant>
      <vt:variant>
        <vt:i4>396</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458842</vt:i4>
      </vt:variant>
      <vt:variant>
        <vt:i4>393</vt:i4>
      </vt:variant>
      <vt:variant>
        <vt:i4>0</vt:i4>
      </vt:variant>
      <vt:variant>
        <vt:i4>5</vt:i4>
      </vt:variant>
      <vt:variant>
        <vt:lpwstr>https://chausl.sharepoint.com/:w:/r/sites/CTG-Architecture/Shared Documents/Integration Architecture/SIF_APIM_Req.docx?d=wc5625aa57c9f4627b156ac1af0ba270a&amp;csf=1&amp;web=1&amp;e=OeRfsC</vt:lpwstr>
      </vt:variant>
      <vt:variant>
        <vt:lpwstr/>
      </vt:variant>
      <vt:variant>
        <vt:i4>7471225</vt:i4>
      </vt:variant>
      <vt:variant>
        <vt:i4>390</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387</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7340066</vt:i4>
      </vt:variant>
      <vt:variant>
        <vt:i4>381</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378</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375</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1114172</vt:i4>
      </vt:variant>
      <vt:variant>
        <vt:i4>368</vt:i4>
      </vt:variant>
      <vt:variant>
        <vt:i4>0</vt:i4>
      </vt:variant>
      <vt:variant>
        <vt:i4>5</vt:i4>
      </vt:variant>
      <vt:variant>
        <vt:lpwstr/>
      </vt:variant>
      <vt:variant>
        <vt:lpwstr>_Toc240366875</vt:lpwstr>
      </vt:variant>
      <vt:variant>
        <vt:i4>1114172</vt:i4>
      </vt:variant>
      <vt:variant>
        <vt:i4>362</vt:i4>
      </vt:variant>
      <vt:variant>
        <vt:i4>0</vt:i4>
      </vt:variant>
      <vt:variant>
        <vt:i4>5</vt:i4>
      </vt:variant>
      <vt:variant>
        <vt:lpwstr/>
      </vt:variant>
      <vt:variant>
        <vt:lpwstr>_Toc240366874</vt:lpwstr>
      </vt:variant>
      <vt:variant>
        <vt:i4>1114172</vt:i4>
      </vt:variant>
      <vt:variant>
        <vt:i4>356</vt:i4>
      </vt:variant>
      <vt:variant>
        <vt:i4>0</vt:i4>
      </vt:variant>
      <vt:variant>
        <vt:i4>5</vt:i4>
      </vt:variant>
      <vt:variant>
        <vt:lpwstr/>
      </vt:variant>
      <vt:variant>
        <vt:lpwstr>_Toc240366873</vt:lpwstr>
      </vt:variant>
      <vt:variant>
        <vt:i4>1114172</vt:i4>
      </vt:variant>
      <vt:variant>
        <vt:i4>350</vt:i4>
      </vt:variant>
      <vt:variant>
        <vt:i4>0</vt:i4>
      </vt:variant>
      <vt:variant>
        <vt:i4>5</vt:i4>
      </vt:variant>
      <vt:variant>
        <vt:lpwstr/>
      </vt:variant>
      <vt:variant>
        <vt:lpwstr>_Toc240366872</vt:lpwstr>
      </vt:variant>
      <vt:variant>
        <vt:i4>1114172</vt:i4>
      </vt:variant>
      <vt:variant>
        <vt:i4>344</vt:i4>
      </vt:variant>
      <vt:variant>
        <vt:i4>0</vt:i4>
      </vt:variant>
      <vt:variant>
        <vt:i4>5</vt:i4>
      </vt:variant>
      <vt:variant>
        <vt:lpwstr/>
      </vt:variant>
      <vt:variant>
        <vt:lpwstr>_Toc240366871</vt:lpwstr>
      </vt:variant>
      <vt:variant>
        <vt:i4>1114172</vt:i4>
      </vt:variant>
      <vt:variant>
        <vt:i4>338</vt:i4>
      </vt:variant>
      <vt:variant>
        <vt:i4>0</vt:i4>
      </vt:variant>
      <vt:variant>
        <vt:i4>5</vt:i4>
      </vt:variant>
      <vt:variant>
        <vt:lpwstr/>
      </vt:variant>
      <vt:variant>
        <vt:lpwstr>_Toc240366870</vt:lpwstr>
      </vt:variant>
      <vt:variant>
        <vt:i4>1048636</vt:i4>
      </vt:variant>
      <vt:variant>
        <vt:i4>332</vt:i4>
      </vt:variant>
      <vt:variant>
        <vt:i4>0</vt:i4>
      </vt:variant>
      <vt:variant>
        <vt:i4>5</vt:i4>
      </vt:variant>
      <vt:variant>
        <vt:lpwstr/>
      </vt:variant>
      <vt:variant>
        <vt:lpwstr>_Toc240366869</vt:lpwstr>
      </vt:variant>
      <vt:variant>
        <vt:i4>1048636</vt:i4>
      </vt:variant>
      <vt:variant>
        <vt:i4>326</vt:i4>
      </vt:variant>
      <vt:variant>
        <vt:i4>0</vt:i4>
      </vt:variant>
      <vt:variant>
        <vt:i4>5</vt:i4>
      </vt:variant>
      <vt:variant>
        <vt:lpwstr/>
      </vt:variant>
      <vt:variant>
        <vt:lpwstr>_Toc240366868</vt:lpwstr>
      </vt:variant>
      <vt:variant>
        <vt:i4>1048636</vt:i4>
      </vt:variant>
      <vt:variant>
        <vt:i4>320</vt:i4>
      </vt:variant>
      <vt:variant>
        <vt:i4>0</vt:i4>
      </vt:variant>
      <vt:variant>
        <vt:i4>5</vt:i4>
      </vt:variant>
      <vt:variant>
        <vt:lpwstr/>
      </vt:variant>
      <vt:variant>
        <vt:lpwstr>_Toc240366867</vt:lpwstr>
      </vt:variant>
      <vt:variant>
        <vt:i4>1048636</vt:i4>
      </vt:variant>
      <vt:variant>
        <vt:i4>314</vt:i4>
      </vt:variant>
      <vt:variant>
        <vt:i4>0</vt:i4>
      </vt:variant>
      <vt:variant>
        <vt:i4>5</vt:i4>
      </vt:variant>
      <vt:variant>
        <vt:lpwstr/>
      </vt:variant>
      <vt:variant>
        <vt:lpwstr>_Toc240366866</vt:lpwstr>
      </vt:variant>
      <vt:variant>
        <vt:i4>1048636</vt:i4>
      </vt:variant>
      <vt:variant>
        <vt:i4>308</vt:i4>
      </vt:variant>
      <vt:variant>
        <vt:i4>0</vt:i4>
      </vt:variant>
      <vt:variant>
        <vt:i4>5</vt:i4>
      </vt:variant>
      <vt:variant>
        <vt:lpwstr/>
      </vt:variant>
      <vt:variant>
        <vt:lpwstr>_Toc240366865</vt:lpwstr>
      </vt:variant>
      <vt:variant>
        <vt:i4>1048636</vt:i4>
      </vt:variant>
      <vt:variant>
        <vt:i4>302</vt:i4>
      </vt:variant>
      <vt:variant>
        <vt:i4>0</vt:i4>
      </vt:variant>
      <vt:variant>
        <vt:i4>5</vt:i4>
      </vt:variant>
      <vt:variant>
        <vt:lpwstr/>
      </vt:variant>
      <vt:variant>
        <vt:lpwstr>_Toc240366864</vt:lpwstr>
      </vt:variant>
      <vt:variant>
        <vt:i4>1048636</vt:i4>
      </vt:variant>
      <vt:variant>
        <vt:i4>296</vt:i4>
      </vt:variant>
      <vt:variant>
        <vt:i4>0</vt:i4>
      </vt:variant>
      <vt:variant>
        <vt:i4>5</vt:i4>
      </vt:variant>
      <vt:variant>
        <vt:lpwstr/>
      </vt:variant>
      <vt:variant>
        <vt:lpwstr>_Toc240366863</vt:lpwstr>
      </vt:variant>
      <vt:variant>
        <vt:i4>1048636</vt:i4>
      </vt:variant>
      <vt:variant>
        <vt:i4>290</vt:i4>
      </vt:variant>
      <vt:variant>
        <vt:i4>0</vt:i4>
      </vt:variant>
      <vt:variant>
        <vt:i4>5</vt:i4>
      </vt:variant>
      <vt:variant>
        <vt:lpwstr/>
      </vt:variant>
      <vt:variant>
        <vt:lpwstr>_Toc240366862</vt:lpwstr>
      </vt:variant>
      <vt:variant>
        <vt:i4>1048636</vt:i4>
      </vt:variant>
      <vt:variant>
        <vt:i4>284</vt:i4>
      </vt:variant>
      <vt:variant>
        <vt:i4>0</vt:i4>
      </vt:variant>
      <vt:variant>
        <vt:i4>5</vt:i4>
      </vt:variant>
      <vt:variant>
        <vt:lpwstr/>
      </vt:variant>
      <vt:variant>
        <vt:lpwstr>_Toc240366861</vt:lpwstr>
      </vt:variant>
      <vt:variant>
        <vt:i4>1048636</vt:i4>
      </vt:variant>
      <vt:variant>
        <vt:i4>278</vt:i4>
      </vt:variant>
      <vt:variant>
        <vt:i4>0</vt:i4>
      </vt:variant>
      <vt:variant>
        <vt:i4>5</vt:i4>
      </vt:variant>
      <vt:variant>
        <vt:lpwstr/>
      </vt:variant>
      <vt:variant>
        <vt:lpwstr>_Toc240366860</vt:lpwstr>
      </vt:variant>
      <vt:variant>
        <vt:i4>1245244</vt:i4>
      </vt:variant>
      <vt:variant>
        <vt:i4>272</vt:i4>
      </vt:variant>
      <vt:variant>
        <vt:i4>0</vt:i4>
      </vt:variant>
      <vt:variant>
        <vt:i4>5</vt:i4>
      </vt:variant>
      <vt:variant>
        <vt:lpwstr/>
      </vt:variant>
      <vt:variant>
        <vt:lpwstr>_Toc240366859</vt:lpwstr>
      </vt:variant>
      <vt:variant>
        <vt:i4>1245244</vt:i4>
      </vt:variant>
      <vt:variant>
        <vt:i4>266</vt:i4>
      </vt:variant>
      <vt:variant>
        <vt:i4>0</vt:i4>
      </vt:variant>
      <vt:variant>
        <vt:i4>5</vt:i4>
      </vt:variant>
      <vt:variant>
        <vt:lpwstr/>
      </vt:variant>
      <vt:variant>
        <vt:lpwstr>_Toc240366858</vt:lpwstr>
      </vt:variant>
      <vt:variant>
        <vt:i4>1245244</vt:i4>
      </vt:variant>
      <vt:variant>
        <vt:i4>260</vt:i4>
      </vt:variant>
      <vt:variant>
        <vt:i4>0</vt:i4>
      </vt:variant>
      <vt:variant>
        <vt:i4>5</vt:i4>
      </vt:variant>
      <vt:variant>
        <vt:lpwstr/>
      </vt:variant>
      <vt:variant>
        <vt:lpwstr>_Toc240366857</vt:lpwstr>
      </vt:variant>
      <vt:variant>
        <vt:i4>1245244</vt:i4>
      </vt:variant>
      <vt:variant>
        <vt:i4>254</vt:i4>
      </vt:variant>
      <vt:variant>
        <vt:i4>0</vt:i4>
      </vt:variant>
      <vt:variant>
        <vt:i4>5</vt:i4>
      </vt:variant>
      <vt:variant>
        <vt:lpwstr/>
      </vt:variant>
      <vt:variant>
        <vt:lpwstr>_Toc240366856</vt:lpwstr>
      </vt:variant>
      <vt:variant>
        <vt:i4>1245244</vt:i4>
      </vt:variant>
      <vt:variant>
        <vt:i4>248</vt:i4>
      </vt:variant>
      <vt:variant>
        <vt:i4>0</vt:i4>
      </vt:variant>
      <vt:variant>
        <vt:i4>5</vt:i4>
      </vt:variant>
      <vt:variant>
        <vt:lpwstr/>
      </vt:variant>
      <vt:variant>
        <vt:lpwstr>_Toc240366855</vt:lpwstr>
      </vt:variant>
      <vt:variant>
        <vt:i4>1245244</vt:i4>
      </vt:variant>
      <vt:variant>
        <vt:i4>242</vt:i4>
      </vt:variant>
      <vt:variant>
        <vt:i4>0</vt:i4>
      </vt:variant>
      <vt:variant>
        <vt:i4>5</vt:i4>
      </vt:variant>
      <vt:variant>
        <vt:lpwstr/>
      </vt:variant>
      <vt:variant>
        <vt:lpwstr>_Toc240366854</vt:lpwstr>
      </vt:variant>
      <vt:variant>
        <vt:i4>1245244</vt:i4>
      </vt:variant>
      <vt:variant>
        <vt:i4>236</vt:i4>
      </vt:variant>
      <vt:variant>
        <vt:i4>0</vt:i4>
      </vt:variant>
      <vt:variant>
        <vt:i4>5</vt:i4>
      </vt:variant>
      <vt:variant>
        <vt:lpwstr/>
      </vt:variant>
      <vt:variant>
        <vt:lpwstr>_Toc240366853</vt:lpwstr>
      </vt:variant>
      <vt:variant>
        <vt:i4>1245244</vt:i4>
      </vt:variant>
      <vt:variant>
        <vt:i4>230</vt:i4>
      </vt:variant>
      <vt:variant>
        <vt:i4>0</vt:i4>
      </vt:variant>
      <vt:variant>
        <vt:i4>5</vt:i4>
      </vt:variant>
      <vt:variant>
        <vt:lpwstr/>
      </vt:variant>
      <vt:variant>
        <vt:lpwstr>_Toc240366852</vt:lpwstr>
      </vt:variant>
      <vt:variant>
        <vt:i4>1245244</vt:i4>
      </vt:variant>
      <vt:variant>
        <vt:i4>224</vt:i4>
      </vt:variant>
      <vt:variant>
        <vt:i4>0</vt:i4>
      </vt:variant>
      <vt:variant>
        <vt:i4>5</vt:i4>
      </vt:variant>
      <vt:variant>
        <vt:lpwstr/>
      </vt:variant>
      <vt:variant>
        <vt:lpwstr>_Toc240366851</vt:lpwstr>
      </vt:variant>
      <vt:variant>
        <vt:i4>1245244</vt:i4>
      </vt:variant>
      <vt:variant>
        <vt:i4>218</vt:i4>
      </vt:variant>
      <vt:variant>
        <vt:i4>0</vt:i4>
      </vt:variant>
      <vt:variant>
        <vt:i4>5</vt:i4>
      </vt:variant>
      <vt:variant>
        <vt:lpwstr/>
      </vt:variant>
      <vt:variant>
        <vt:lpwstr>_Toc240366850</vt:lpwstr>
      </vt:variant>
      <vt:variant>
        <vt:i4>1179708</vt:i4>
      </vt:variant>
      <vt:variant>
        <vt:i4>212</vt:i4>
      </vt:variant>
      <vt:variant>
        <vt:i4>0</vt:i4>
      </vt:variant>
      <vt:variant>
        <vt:i4>5</vt:i4>
      </vt:variant>
      <vt:variant>
        <vt:lpwstr/>
      </vt:variant>
      <vt:variant>
        <vt:lpwstr>_Toc240366849</vt:lpwstr>
      </vt:variant>
      <vt:variant>
        <vt:i4>1179708</vt:i4>
      </vt:variant>
      <vt:variant>
        <vt:i4>206</vt:i4>
      </vt:variant>
      <vt:variant>
        <vt:i4>0</vt:i4>
      </vt:variant>
      <vt:variant>
        <vt:i4>5</vt:i4>
      </vt:variant>
      <vt:variant>
        <vt:lpwstr/>
      </vt:variant>
      <vt:variant>
        <vt:lpwstr>_Toc240366848</vt:lpwstr>
      </vt:variant>
      <vt:variant>
        <vt:i4>1179708</vt:i4>
      </vt:variant>
      <vt:variant>
        <vt:i4>200</vt:i4>
      </vt:variant>
      <vt:variant>
        <vt:i4>0</vt:i4>
      </vt:variant>
      <vt:variant>
        <vt:i4>5</vt:i4>
      </vt:variant>
      <vt:variant>
        <vt:lpwstr/>
      </vt:variant>
      <vt:variant>
        <vt:lpwstr>_Toc240366847</vt:lpwstr>
      </vt:variant>
      <vt:variant>
        <vt:i4>1179708</vt:i4>
      </vt:variant>
      <vt:variant>
        <vt:i4>194</vt:i4>
      </vt:variant>
      <vt:variant>
        <vt:i4>0</vt:i4>
      </vt:variant>
      <vt:variant>
        <vt:i4>5</vt:i4>
      </vt:variant>
      <vt:variant>
        <vt:lpwstr/>
      </vt:variant>
      <vt:variant>
        <vt:lpwstr>_Toc240366846</vt:lpwstr>
      </vt:variant>
      <vt:variant>
        <vt:i4>1179708</vt:i4>
      </vt:variant>
      <vt:variant>
        <vt:i4>188</vt:i4>
      </vt:variant>
      <vt:variant>
        <vt:i4>0</vt:i4>
      </vt:variant>
      <vt:variant>
        <vt:i4>5</vt:i4>
      </vt:variant>
      <vt:variant>
        <vt:lpwstr/>
      </vt:variant>
      <vt:variant>
        <vt:lpwstr>_Toc240366845</vt:lpwstr>
      </vt:variant>
      <vt:variant>
        <vt:i4>1179708</vt:i4>
      </vt:variant>
      <vt:variant>
        <vt:i4>182</vt:i4>
      </vt:variant>
      <vt:variant>
        <vt:i4>0</vt:i4>
      </vt:variant>
      <vt:variant>
        <vt:i4>5</vt:i4>
      </vt:variant>
      <vt:variant>
        <vt:lpwstr/>
      </vt:variant>
      <vt:variant>
        <vt:lpwstr>_Toc240366844</vt:lpwstr>
      </vt:variant>
      <vt:variant>
        <vt:i4>1179708</vt:i4>
      </vt:variant>
      <vt:variant>
        <vt:i4>176</vt:i4>
      </vt:variant>
      <vt:variant>
        <vt:i4>0</vt:i4>
      </vt:variant>
      <vt:variant>
        <vt:i4>5</vt:i4>
      </vt:variant>
      <vt:variant>
        <vt:lpwstr/>
      </vt:variant>
      <vt:variant>
        <vt:lpwstr>_Toc240366843</vt:lpwstr>
      </vt:variant>
      <vt:variant>
        <vt:i4>1179708</vt:i4>
      </vt:variant>
      <vt:variant>
        <vt:i4>170</vt:i4>
      </vt:variant>
      <vt:variant>
        <vt:i4>0</vt:i4>
      </vt:variant>
      <vt:variant>
        <vt:i4>5</vt:i4>
      </vt:variant>
      <vt:variant>
        <vt:lpwstr/>
      </vt:variant>
      <vt:variant>
        <vt:lpwstr>_Toc240366842</vt:lpwstr>
      </vt:variant>
      <vt:variant>
        <vt:i4>1179708</vt:i4>
      </vt:variant>
      <vt:variant>
        <vt:i4>164</vt:i4>
      </vt:variant>
      <vt:variant>
        <vt:i4>0</vt:i4>
      </vt:variant>
      <vt:variant>
        <vt:i4>5</vt:i4>
      </vt:variant>
      <vt:variant>
        <vt:lpwstr/>
      </vt:variant>
      <vt:variant>
        <vt:lpwstr>_Toc240366841</vt:lpwstr>
      </vt:variant>
      <vt:variant>
        <vt:i4>1179708</vt:i4>
      </vt:variant>
      <vt:variant>
        <vt:i4>158</vt:i4>
      </vt:variant>
      <vt:variant>
        <vt:i4>0</vt:i4>
      </vt:variant>
      <vt:variant>
        <vt:i4>5</vt:i4>
      </vt:variant>
      <vt:variant>
        <vt:lpwstr/>
      </vt:variant>
      <vt:variant>
        <vt:lpwstr>_Toc240366840</vt:lpwstr>
      </vt:variant>
      <vt:variant>
        <vt:i4>1376316</vt:i4>
      </vt:variant>
      <vt:variant>
        <vt:i4>152</vt:i4>
      </vt:variant>
      <vt:variant>
        <vt:i4>0</vt:i4>
      </vt:variant>
      <vt:variant>
        <vt:i4>5</vt:i4>
      </vt:variant>
      <vt:variant>
        <vt:lpwstr/>
      </vt:variant>
      <vt:variant>
        <vt:lpwstr>_Toc240366839</vt:lpwstr>
      </vt:variant>
      <vt:variant>
        <vt:i4>1376316</vt:i4>
      </vt:variant>
      <vt:variant>
        <vt:i4>146</vt:i4>
      </vt:variant>
      <vt:variant>
        <vt:i4>0</vt:i4>
      </vt:variant>
      <vt:variant>
        <vt:i4>5</vt:i4>
      </vt:variant>
      <vt:variant>
        <vt:lpwstr/>
      </vt:variant>
      <vt:variant>
        <vt:lpwstr>_Toc240366838</vt:lpwstr>
      </vt:variant>
      <vt:variant>
        <vt:i4>1376316</vt:i4>
      </vt:variant>
      <vt:variant>
        <vt:i4>140</vt:i4>
      </vt:variant>
      <vt:variant>
        <vt:i4>0</vt:i4>
      </vt:variant>
      <vt:variant>
        <vt:i4>5</vt:i4>
      </vt:variant>
      <vt:variant>
        <vt:lpwstr/>
      </vt:variant>
      <vt:variant>
        <vt:lpwstr>_Toc240366837</vt:lpwstr>
      </vt:variant>
      <vt:variant>
        <vt:i4>1376316</vt:i4>
      </vt:variant>
      <vt:variant>
        <vt:i4>134</vt:i4>
      </vt:variant>
      <vt:variant>
        <vt:i4>0</vt:i4>
      </vt:variant>
      <vt:variant>
        <vt:i4>5</vt:i4>
      </vt:variant>
      <vt:variant>
        <vt:lpwstr/>
      </vt:variant>
      <vt:variant>
        <vt:lpwstr>_Toc240366836</vt:lpwstr>
      </vt:variant>
      <vt:variant>
        <vt:i4>1376316</vt:i4>
      </vt:variant>
      <vt:variant>
        <vt:i4>128</vt:i4>
      </vt:variant>
      <vt:variant>
        <vt:i4>0</vt:i4>
      </vt:variant>
      <vt:variant>
        <vt:i4>5</vt:i4>
      </vt:variant>
      <vt:variant>
        <vt:lpwstr/>
      </vt:variant>
      <vt:variant>
        <vt:lpwstr>_Toc240366835</vt:lpwstr>
      </vt:variant>
      <vt:variant>
        <vt:i4>1376316</vt:i4>
      </vt:variant>
      <vt:variant>
        <vt:i4>122</vt:i4>
      </vt:variant>
      <vt:variant>
        <vt:i4>0</vt:i4>
      </vt:variant>
      <vt:variant>
        <vt:i4>5</vt:i4>
      </vt:variant>
      <vt:variant>
        <vt:lpwstr/>
      </vt:variant>
      <vt:variant>
        <vt:lpwstr>_Toc240366834</vt:lpwstr>
      </vt:variant>
      <vt:variant>
        <vt:i4>1376316</vt:i4>
      </vt:variant>
      <vt:variant>
        <vt:i4>116</vt:i4>
      </vt:variant>
      <vt:variant>
        <vt:i4>0</vt:i4>
      </vt:variant>
      <vt:variant>
        <vt:i4>5</vt:i4>
      </vt:variant>
      <vt:variant>
        <vt:lpwstr/>
      </vt:variant>
      <vt:variant>
        <vt:lpwstr>_Toc240366833</vt:lpwstr>
      </vt:variant>
      <vt:variant>
        <vt:i4>1376316</vt:i4>
      </vt:variant>
      <vt:variant>
        <vt:i4>110</vt:i4>
      </vt:variant>
      <vt:variant>
        <vt:i4>0</vt:i4>
      </vt:variant>
      <vt:variant>
        <vt:i4>5</vt:i4>
      </vt:variant>
      <vt:variant>
        <vt:lpwstr/>
      </vt:variant>
      <vt:variant>
        <vt:lpwstr>_Toc240366832</vt:lpwstr>
      </vt:variant>
      <vt:variant>
        <vt:i4>1376316</vt:i4>
      </vt:variant>
      <vt:variant>
        <vt:i4>104</vt:i4>
      </vt:variant>
      <vt:variant>
        <vt:i4>0</vt:i4>
      </vt:variant>
      <vt:variant>
        <vt:i4>5</vt:i4>
      </vt:variant>
      <vt:variant>
        <vt:lpwstr/>
      </vt:variant>
      <vt:variant>
        <vt:lpwstr>_Toc240366831</vt:lpwstr>
      </vt:variant>
      <vt:variant>
        <vt:i4>1376316</vt:i4>
      </vt:variant>
      <vt:variant>
        <vt:i4>98</vt:i4>
      </vt:variant>
      <vt:variant>
        <vt:i4>0</vt:i4>
      </vt:variant>
      <vt:variant>
        <vt:i4>5</vt:i4>
      </vt:variant>
      <vt:variant>
        <vt:lpwstr/>
      </vt:variant>
      <vt:variant>
        <vt:lpwstr>_Toc240366830</vt:lpwstr>
      </vt:variant>
      <vt:variant>
        <vt:i4>1310780</vt:i4>
      </vt:variant>
      <vt:variant>
        <vt:i4>92</vt:i4>
      </vt:variant>
      <vt:variant>
        <vt:i4>0</vt:i4>
      </vt:variant>
      <vt:variant>
        <vt:i4>5</vt:i4>
      </vt:variant>
      <vt:variant>
        <vt:lpwstr/>
      </vt:variant>
      <vt:variant>
        <vt:lpwstr>_Toc240366829</vt:lpwstr>
      </vt:variant>
      <vt:variant>
        <vt:i4>1310780</vt:i4>
      </vt:variant>
      <vt:variant>
        <vt:i4>86</vt:i4>
      </vt:variant>
      <vt:variant>
        <vt:i4>0</vt:i4>
      </vt:variant>
      <vt:variant>
        <vt:i4>5</vt:i4>
      </vt:variant>
      <vt:variant>
        <vt:lpwstr/>
      </vt:variant>
      <vt:variant>
        <vt:lpwstr>_Toc240366828</vt:lpwstr>
      </vt:variant>
      <vt:variant>
        <vt:i4>1310780</vt:i4>
      </vt:variant>
      <vt:variant>
        <vt:i4>80</vt:i4>
      </vt:variant>
      <vt:variant>
        <vt:i4>0</vt:i4>
      </vt:variant>
      <vt:variant>
        <vt:i4>5</vt:i4>
      </vt:variant>
      <vt:variant>
        <vt:lpwstr/>
      </vt:variant>
      <vt:variant>
        <vt:lpwstr>_Toc240366827</vt:lpwstr>
      </vt:variant>
      <vt:variant>
        <vt:i4>1310780</vt:i4>
      </vt:variant>
      <vt:variant>
        <vt:i4>74</vt:i4>
      </vt:variant>
      <vt:variant>
        <vt:i4>0</vt:i4>
      </vt:variant>
      <vt:variant>
        <vt:i4>5</vt:i4>
      </vt:variant>
      <vt:variant>
        <vt:lpwstr/>
      </vt:variant>
      <vt:variant>
        <vt:lpwstr>_Toc240366826</vt:lpwstr>
      </vt:variant>
      <vt:variant>
        <vt:i4>1310780</vt:i4>
      </vt:variant>
      <vt:variant>
        <vt:i4>68</vt:i4>
      </vt:variant>
      <vt:variant>
        <vt:i4>0</vt:i4>
      </vt:variant>
      <vt:variant>
        <vt:i4>5</vt:i4>
      </vt:variant>
      <vt:variant>
        <vt:lpwstr/>
      </vt:variant>
      <vt:variant>
        <vt:lpwstr>_Toc240366825</vt:lpwstr>
      </vt:variant>
      <vt:variant>
        <vt:i4>1310780</vt:i4>
      </vt:variant>
      <vt:variant>
        <vt:i4>62</vt:i4>
      </vt:variant>
      <vt:variant>
        <vt:i4>0</vt:i4>
      </vt:variant>
      <vt:variant>
        <vt:i4>5</vt:i4>
      </vt:variant>
      <vt:variant>
        <vt:lpwstr/>
      </vt:variant>
      <vt:variant>
        <vt:lpwstr>_Toc240366824</vt:lpwstr>
      </vt:variant>
      <vt:variant>
        <vt:i4>1310780</vt:i4>
      </vt:variant>
      <vt:variant>
        <vt:i4>56</vt:i4>
      </vt:variant>
      <vt:variant>
        <vt:i4>0</vt:i4>
      </vt:variant>
      <vt:variant>
        <vt:i4>5</vt:i4>
      </vt:variant>
      <vt:variant>
        <vt:lpwstr/>
      </vt:variant>
      <vt:variant>
        <vt:lpwstr>_Toc240366823</vt:lpwstr>
      </vt:variant>
      <vt:variant>
        <vt:i4>1310780</vt:i4>
      </vt:variant>
      <vt:variant>
        <vt:i4>50</vt:i4>
      </vt:variant>
      <vt:variant>
        <vt:i4>0</vt:i4>
      </vt:variant>
      <vt:variant>
        <vt:i4>5</vt:i4>
      </vt:variant>
      <vt:variant>
        <vt:lpwstr/>
      </vt:variant>
      <vt:variant>
        <vt:lpwstr>_Toc240366822</vt:lpwstr>
      </vt:variant>
      <vt:variant>
        <vt:i4>1310780</vt:i4>
      </vt:variant>
      <vt:variant>
        <vt:i4>44</vt:i4>
      </vt:variant>
      <vt:variant>
        <vt:i4>0</vt:i4>
      </vt:variant>
      <vt:variant>
        <vt:i4>5</vt:i4>
      </vt:variant>
      <vt:variant>
        <vt:lpwstr/>
      </vt:variant>
      <vt:variant>
        <vt:lpwstr>_Toc240366821</vt:lpwstr>
      </vt:variant>
      <vt:variant>
        <vt:i4>1310780</vt:i4>
      </vt:variant>
      <vt:variant>
        <vt:i4>38</vt:i4>
      </vt:variant>
      <vt:variant>
        <vt:i4>0</vt:i4>
      </vt:variant>
      <vt:variant>
        <vt:i4>5</vt:i4>
      </vt:variant>
      <vt:variant>
        <vt:lpwstr/>
      </vt:variant>
      <vt:variant>
        <vt:lpwstr>_Toc240366820</vt:lpwstr>
      </vt:variant>
      <vt:variant>
        <vt:i4>1507388</vt:i4>
      </vt:variant>
      <vt:variant>
        <vt:i4>32</vt:i4>
      </vt:variant>
      <vt:variant>
        <vt:i4>0</vt:i4>
      </vt:variant>
      <vt:variant>
        <vt:i4>5</vt:i4>
      </vt:variant>
      <vt:variant>
        <vt:lpwstr/>
      </vt:variant>
      <vt:variant>
        <vt:lpwstr>_Toc240366819</vt:lpwstr>
      </vt:variant>
      <vt:variant>
        <vt:i4>1507388</vt:i4>
      </vt:variant>
      <vt:variant>
        <vt:i4>26</vt:i4>
      </vt:variant>
      <vt:variant>
        <vt:i4>0</vt:i4>
      </vt:variant>
      <vt:variant>
        <vt:i4>5</vt:i4>
      </vt:variant>
      <vt:variant>
        <vt:lpwstr/>
      </vt:variant>
      <vt:variant>
        <vt:lpwstr>_Toc240366818</vt:lpwstr>
      </vt:variant>
      <vt:variant>
        <vt:i4>1507388</vt:i4>
      </vt:variant>
      <vt:variant>
        <vt:i4>20</vt:i4>
      </vt:variant>
      <vt:variant>
        <vt:i4>0</vt:i4>
      </vt:variant>
      <vt:variant>
        <vt:i4>5</vt:i4>
      </vt:variant>
      <vt:variant>
        <vt:lpwstr/>
      </vt:variant>
      <vt:variant>
        <vt:lpwstr>_Toc240366817</vt:lpwstr>
      </vt:variant>
      <vt:variant>
        <vt:i4>1507388</vt:i4>
      </vt:variant>
      <vt:variant>
        <vt:i4>14</vt:i4>
      </vt:variant>
      <vt:variant>
        <vt:i4>0</vt:i4>
      </vt:variant>
      <vt:variant>
        <vt:i4>5</vt:i4>
      </vt:variant>
      <vt:variant>
        <vt:lpwstr/>
      </vt:variant>
      <vt:variant>
        <vt:lpwstr>_Toc240366816</vt:lpwstr>
      </vt:variant>
      <vt:variant>
        <vt:i4>1507388</vt:i4>
      </vt:variant>
      <vt:variant>
        <vt:i4>8</vt:i4>
      </vt:variant>
      <vt:variant>
        <vt:i4>0</vt:i4>
      </vt:variant>
      <vt:variant>
        <vt:i4>5</vt:i4>
      </vt:variant>
      <vt:variant>
        <vt:lpwstr/>
      </vt:variant>
      <vt:variant>
        <vt:lpwstr>_Toc240366815</vt:lpwstr>
      </vt:variant>
      <vt:variant>
        <vt:i4>1507388</vt:i4>
      </vt:variant>
      <vt:variant>
        <vt:i4>2</vt:i4>
      </vt:variant>
      <vt:variant>
        <vt:i4>0</vt:i4>
      </vt:variant>
      <vt:variant>
        <vt:i4>5</vt:i4>
      </vt:variant>
      <vt:variant>
        <vt:lpwstr/>
      </vt:variant>
      <vt:variant>
        <vt:lpwstr>_Toc240366814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Joycell Sundararaj - Chaucer</cp:lastModifiedBy>
  <cp:revision>494</cp:revision>
  <dcterms:created xsi:type="dcterms:W3CDTF">2024-07-17T19:48:00Z</dcterms:created>
  <dcterms:modified xsi:type="dcterms:W3CDTF">2026-09-15T13:42:00Z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