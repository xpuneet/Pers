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A2F99" w14:textId="77777777" w:rsidR="00C56193" w:rsidRPr="00AA26F4" w:rsidRDefault="00C56193" w:rsidP="00C56193">
      <w:pPr>
        <w:spacing w:before="2200"/>
        <w:jc w:val="center"/>
        <w:rPr>
          <w:rFonts w:ascii="Aptos" w:hAnsi="Aptos"/>
        </w:rPr>
      </w:pPr>
      <w:r w:rsidRPr="00AA26F4">
        <w:rPr>
          <w:rFonts w:ascii="Aptos" w:hAnsi="Aptos"/>
          <w:b/>
          <w:color w:val="1A2B56"/>
          <w:sz w:val="60"/>
        </w:rPr>
        <w:t>Systems Integration Framework</w:t>
      </w:r>
    </w:p>
    <w:p w14:paraId="7D20EB20" w14:textId="77777777" w:rsidR="00C56193" w:rsidRDefault="00C56193" w:rsidP="00C56193">
      <w:pPr>
        <w:spacing w:before="120"/>
        <w:jc w:val="center"/>
        <w:rPr>
          <w:color w:val="2E5496"/>
          <w:sz w:val="26"/>
          <w:szCs w:val="26"/>
        </w:rPr>
      </w:pPr>
    </w:p>
    <w:p w14:paraId="72E93637" w14:textId="77777777" w:rsidR="00C56193" w:rsidRPr="0061480E" w:rsidRDefault="00C56193" w:rsidP="00C56193">
      <w:pPr>
        <w:spacing w:before="120"/>
        <w:jc w:val="center"/>
        <w:rPr>
          <w:rFonts w:ascii="Aptos" w:hAnsi="Aptos"/>
          <w:sz w:val="22"/>
          <w:szCs w:val="22"/>
        </w:rPr>
      </w:pPr>
      <w:r w:rsidRPr="0061480E">
        <w:rPr>
          <w:rFonts w:ascii="Aptos" w:hAnsi="Aptos"/>
          <w:color w:val="2E5496"/>
          <w:sz w:val="22"/>
          <w:szCs w:val="22"/>
        </w:rPr>
        <w:t>Enterprise Reference Framework and Pattern Catalogue</w:t>
      </w:r>
    </w:p>
    <w:p w14:paraId="77D1C51A" w14:textId="77777777" w:rsidR="00C56193" w:rsidRPr="0061480E" w:rsidRDefault="00C56193" w:rsidP="00C56193">
      <w:pPr>
        <w:spacing w:before="400"/>
        <w:jc w:val="center"/>
        <w:rPr>
          <w:rFonts w:ascii="Aptos" w:hAnsi="Aptos"/>
          <w:sz w:val="18"/>
          <w:szCs w:val="18"/>
        </w:rPr>
      </w:pPr>
      <w:r w:rsidRPr="0061480E">
        <w:rPr>
          <w:rFonts w:ascii="Aptos" w:hAnsi="Aptos"/>
          <w:sz w:val="18"/>
          <w:szCs w:val="18"/>
        </w:rPr>
        <w:t>Version 0.1  (Draft)</w:t>
      </w:r>
    </w:p>
    <w:p w14:paraId="458370A7" w14:textId="77777777" w:rsidR="00C56193" w:rsidRPr="0061480E" w:rsidRDefault="00C56193" w:rsidP="00C56193">
      <w:pPr>
        <w:spacing w:before="60"/>
        <w:jc w:val="center"/>
        <w:rPr>
          <w:rFonts w:ascii="Aptos" w:hAnsi="Aptos"/>
          <w:sz w:val="18"/>
          <w:szCs w:val="18"/>
        </w:rPr>
      </w:pPr>
      <w:r w:rsidRPr="0061480E">
        <w:rPr>
          <w:rFonts w:ascii="Aptos" w:hAnsi="Aptos"/>
          <w:color w:val="5A6470"/>
          <w:sz w:val="18"/>
          <w:szCs w:val="18"/>
        </w:rPr>
        <w:t>Author: Puneet Kumar, Enterprise Integration and Solution Architect</w:t>
      </w:r>
    </w:p>
    <w:p w14:paraId="5E859A65" w14:textId="77777777" w:rsidR="00C56193" w:rsidRDefault="00C56193" w:rsidP="00C56193">
      <w:r>
        <w:br w:type="page"/>
      </w:r>
    </w:p>
    <w:p w14:paraId="46810BD4" w14:textId="77777777" w:rsidR="00C56193" w:rsidRDefault="00C56193" w:rsidP="00C56193">
      <w:pPr>
        <w:pStyle w:val="Heading1"/>
      </w:pPr>
      <w:bookmarkStart w:id="0" w:name="_Toc239852268"/>
      <w:r>
        <w:lastRenderedPageBreak/>
        <w:t>Table of Contents</w:t>
      </w:r>
      <w:bookmarkEnd w:id="0"/>
    </w:p>
    <w:sdt>
      <w:sdtPr>
        <w:alias w:val="Contents"/>
        <w:id w:val="166684888"/>
      </w:sdtPr>
      <w:sdtContent>
        <w:p w14:paraId="2FD87BD2" w14:textId="756AA9AD" w:rsidR="00C1708A" w:rsidRDefault="00C56193">
          <w:pPr>
            <w:pStyle w:val="TOC1"/>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r>
            <w:fldChar w:fldCharType="begin"/>
          </w:r>
          <w:r>
            <w:instrText>TOC \h \o "1-3"</w:instrText>
          </w:r>
          <w:r>
            <w:fldChar w:fldCharType="separate"/>
          </w:r>
          <w:hyperlink w:anchor="_Toc239852268" w:history="1">
            <w:r w:rsidR="00C1708A" w:rsidRPr="00B2243E">
              <w:rPr>
                <w:rStyle w:val="Hyperlink"/>
                <w:noProof/>
              </w:rPr>
              <w:t>Table of Contents</w:t>
            </w:r>
            <w:r w:rsidR="00C1708A">
              <w:rPr>
                <w:noProof/>
              </w:rPr>
              <w:tab/>
            </w:r>
            <w:r w:rsidR="00C1708A">
              <w:rPr>
                <w:noProof/>
              </w:rPr>
              <w:fldChar w:fldCharType="begin"/>
            </w:r>
            <w:r w:rsidR="00C1708A">
              <w:rPr>
                <w:noProof/>
              </w:rPr>
              <w:instrText xml:space="preserve"> PAGEREF _Toc239852268 \h </w:instrText>
            </w:r>
            <w:r w:rsidR="00C1708A">
              <w:rPr>
                <w:noProof/>
              </w:rPr>
            </w:r>
            <w:r w:rsidR="00C1708A">
              <w:rPr>
                <w:noProof/>
              </w:rPr>
              <w:fldChar w:fldCharType="separate"/>
            </w:r>
            <w:r w:rsidR="00C1708A">
              <w:rPr>
                <w:noProof/>
              </w:rPr>
              <w:t>2</w:t>
            </w:r>
            <w:r w:rsidR="00C1708A">
              <w:rPr>
                <w:noProof/>
              </w:rPr>
              <w:fldChar w:fldCharType="end"/>
            </w:r>
          </w:hyperlink>
        </w:p>
        <w:p w14:paraId="1F130481" w14:textId="4418A329" w:rsidR="00C1708A" w:rsidRDefault="00C1708A">
          <w:pPr>
            <w:pStyle w:val="TOC1"/>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269" w:history="1">
            <w:r w:rsidRPr="00B2243E">
              <w:rPr>
                <w:rStyle w:val="Hyperlink"/>
                <w:noProof/>
              </w:rPr>
              <w:t>1. Document Control</w:t>
            </w:r>
            <w:r>
              <w:rPr>
                <w:noProof/>
              </w:rPr>
              <w:tab/>
            </w:r>
            <w:r>
              <w:rPr>
                <w:noProof/>
              </w:rPr>
              <w:fldChar w:fldCharType="begin"/>
            </w:r>
            <w:r>
              <w:rPr>
                <w:noProof/>
              </w:rPr>
              <w:instrText xml:space="preserve"> PAGEREF _Toc239852269 \h </w:instrText>
            </w:r>
            <w:r>
              <w:rPr>
                <w:noProof/>
              </w:rPr>
            </w:r>
            <w:r>
              <w:rPr>
                <w:noProof/>
              </w:rPr>
              <w:fldChar w:fldCharType="separate"/>
            </w:r>
            <w:r>
              <w:rPr>
                <w:noProof/>
              </w:rPr>
              <w:t>6</w:t>
            </w:r>
            <w:r>
              <w:rPr>
                <w:noProof/>
              </w:rPr>
              <w:fldChar w:fldCharType="end"/>
            </w:r>
          </w:hyperlink>
        </w:p>
        <w:p w14:paraId="37A07AD7" w14:textId="0980474E"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270" w:history="1">
            <w:r w:rsidRPr="00B2243E">
              <w:rPr>
                <w:rStyle w:val="Hyperlink"/>
                <w:rFonts w:ascii="Calibri heading" w:hAnsi="Calibri heading"/>
                <w:b/>
                <w:bCs/>
                <w:noProof/>
                <w:lang w:val="en-US" w:eastAsia="en-US"/>
              </w:rPr>
              <w:t>1.1 Document History</w:t>
            </w:r>
            <w:r>
              <w:rPr>
                <w:noProof/>
              </w:rPr>
              <w:tab/>
            </w:r>
            <w:r>
              <w:rPr>
                <w:noProof/>
              </w:rPr>
              <w:fldChar w:fldCharType="begin"/>
            </w:r>
            <w:r>
              <w:rPr>
                <w:noProof/>
              </w:rPr>
              <w:instrText xml:space="preserve"> PAGEREF _Toc239852270 \h </w:instrText>
            </w:r>
            <w:r>
              <w:rPr>
                <w:noProof/>
              </w:rPr>
            </w:r>
            <w:r>
              <w:rPr>
                <w:noProof/>
              </w:rPr>
              <w:fldChar w:fldCharType="separate"/>
            </w:r>
            <w:r>
              <w:rPr>
                <w:noProof/>
              </w:rPr>
              <w:t>6</w:t>
            </w:r>
            <w:r>
              <w:rPr>
                <w:noProof/>
              </w:rPr>
              <w:fldChar w:fldCharType="end"/>
            </w:r>
          </w:hyperlink>
        </w:p>
        <w:p w14:paraId="229569DE" w14:textId="36C28BC2"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271" w:history="1">
            <w:r w:rsidRPr="00B2243E">
              <w:rPr>
                <w:rStyle w:val="Hyperlink"/>
                <w:rFonts w:ascii="Calibri heading" w:hAnsi="Calibri heading"/>
                <w:b/>
                <w:bCs/>
                <w:noProof/>
                <w:lang w:val="en-US" w:eastAsia="en-US"/>
              </w:rPr>
              <w:t>1.2 Authors and Contributors</w:t>
            </w:r>
            <w:r>
              <w:rPr>
                <w:noProof/>
              </w:rPr>
              <w:tab/>
            </w:r>
            <w:r>
              <w:rPr>
                <w:noProof/>
              </w:rPr>
              <w:fldChar w:fldCharType="begin"/>
            </w:r>
            <w:r>
              <w:rPr>
                <w:noProof/>
              </w:rPr>
              <w:instrText xml:space="preserve"> PAGEREF _Toc239852271 \h </w:instrText>
            </w:r>
            <w:r>
              <w:rPr>
                <w:noProof/>
              </w:rPr>
            </w:r>
            <w:r>
              <w:rPr>
                <w:noProof/>
              </w:rPr>
              <w:fldChar w:fldCharType="separate"/>
            </w:r>
            <w:r>
              <w:rPr>
                <w:noProof/>
              </w:rPr>
              <w:t>6</w:t>
            </w:r>
            <w:r>
              <w:rPr>
                <w:noProof/>
              </w:rPr>
              <w:fldChar w:fldCharType="end"/>
            </w:r>
          </w:hyperlink>
        </w:p>
        <w:p w14:paraId="590B225E" w14:textId="02C491BA"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272" w:history="1">
            <w:r w:rsidRPr="00B2243E">
              <w:rPr>
                <w:rStyle w:val="Hyperlink"/>
                <w:rFonts w:ascii="Calibri heading" w:hAnsi="Calibri heading"/>
                <w:b/>
                <w:bCs/>
                <w:noProof/>
                <w:lang w:val="en-US" w:eastAsia="en-US"/>
              </w:rPr>
              <w:t>1.3 Approvals and Assurance</w:t>
            </w:r>
            <w:r>
              <w:rPr>
                <w:noProof/>
              </w:rPr>
              <w:tab/>
            </w:r>
            <w:r>
              <w:rPr>
                <w:noProof/>
              </w:rPr>
              <w:fldChar w:fldCharType="begin"/>
            </w:r>
            <w:r>
              <w:rPr>
                <w:noProof/>
              </w:rPr>
              <w:instrText xml:space="preserve"> PAGEREF _Toc239852272 \h </w:instrText>
            </w:r>
            <w:r>
              <w:rPr>
                <w:noProof/>
              </w:rPr>
            </w:r>
            <w:r>
              <w:rPr>
                <w:noProof/>
              </w:rPr>
              <w:fldChar w:fldCharType="separate"/>
            </w:r>
            <w:r>
              <w:rPr>
                <w:noProof/>
              </w:rPr>
              <w:t>6</w:t>
            </w:r>
            <w:r>
              <w:rPr>
                <w:noProof/>
              </w:rPr>
              <w:fldChar w:fldCharType="end"/>
            </w:r>
          </w:hyperlink>
        </w:p>
        <w:p w14:paraId="1B325D3F" w14:textId="78B061A7"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273" w:history="1">
            <w:r w:rsidRPr="00B2243E">
              <w:rPr>
                <w:rStyle w:val="Hyperlink"/>
                <w:rFonts w:ascii="Calibri heading" w:hAnsi="Calibri heading"/>
                <w:b/>
                <w:bCs/>
                <w:noProof/>
                <w:lang w:val="en-US" w:eastAsia="en-US"/>
              </w:rPr>
              <w:t>1.4 Source Documents and Supersession</w:t>
            </w:r>
            <w:r>
              <w:rPr>
                <w:noProof/>
              </w:rPr>
              <w:tab/>
            </w:r>
            <w:r>
              <w:rPr>
                <w:noProof/>
              </w:rPr>
              <w:fldChar w:fldCharType="begin"/>
            </w:r>
            <w:r>
              <w:rPr>
                <w:noProof/>
              </w:rPr>
              <w:instrText xml:space="preserve"> PAGEREF _Toc239852273 \h </w:instrText>
            </w:r>
            <w:r>
              <w:rPr>
                <w:noProof/>
              </w:rPr>
            </w:r>
            <w:r>
              <w:rPr>
                <w:noProof/>
              </w:rPr>
              <w:fldChar w:fldCharType="separate"/>
            </w:r>
            <w:r>
              <w:rPr>
                <w:noProof/>
              </w:rPr>
              <w:t>6</w:t>
            </w:r>
            <w:r>
              <w:rPr>
                <w:noProof/>
              </w:rPr>
              <w:fldChar w:fldCharType="end"/>
            </w:r>
          </w:hyperlink>
        </w:p>
        <w:p w14:paraId="762FFF58" w14:textId="73A88E74" w:rsidR="00C1708A" w:rsidRDefault="00C1708A">
          <w:pPr>
            <w:pStyle w:val="TOC1"/>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274" w:history="1">
            <w:r w:rsidRPr="00B2243E">
              <w:rPr>
                <w:rStyle w:val="Hyperlink"/>
                <w:noProof/>
              </w:rPr>
              <w:t>2. Executive Summary</w:t>
            </w:r>
            <w:r>
              <w:rPr>
                <w:noProof/>
              </w:rPr>
              <w:tab/>
            </w:r>
            <w:r>
              <w:rPr>
                <w:noProof/>
              </w:rPr>
              <w:fldChar w:fldCharType="begin"/>
            </w:r>
            <w:r>
              <w:rPr>
                <w:noProof/>
              </w:rPr>
              <w:instrText xml:space="preserve"> PAGEREF _Toc239852274 \h </w:instrText>
            </w:r>
            <w:r>
              <w:rPr>
                <w:noProof/>
              </w:rPr>
            </w:r>
            <w:r>
              <w:rPr>
                <w:noProof/>
              </w:rPr>
              <w:fldChar w:fldCharType="separate"/>
            </w:r>
            <w:r>
              <w:rPr>
                <w:noProof/>
              </w:rPr>
              <w:t>7</w:t>
            </w:r>
            <w:r>
              <w:rPr>
                <w:noProof/>
              </w:rPr>
              <w:fldChar w:fldCharType="end"/>
            </w:r>
          </w:hyperlink>
        </w:p>
        <w:p w14:paraId="2A63BB6C" w14:textId="2567ED22"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275" w:history="1">
            <w:r w:rsidRPr="00B2243E">
              <w:rPr>
                <w:rStyle w:val="Hyperlink"/>
                <w:rFonts w:ascii="Calibri heading" w:hAnsi="Calibri heading"/>
                <w:b/>
                <w:bCs/>
                <w:noProof/>
                <w:lang w:val="en-US" w:eastAsia="en-US"/>
              </w:rPr>
              <w:t>2.1 Why the System Integration framework Exists</w:t>
            </w:r>
            <w:r>
              <w:rPr>
                <w:noProof/>
              </w:rPr>
              <w:tab/>
            </w:r>
            <w:r>
              <w:rPr>
                <w:noProof/>
              </w:rPr>
              <w:fldChar w:fldCharType="begin"/>
            </w:r>
            <w:r>
              <w:rPr>
                <w:noProof/>
              </w:rPr>
              <w:instrText xml:space="preserve"> PAGEREF _Toc239852275 \h </w:instrText>
            </w:r>
            <w:r>
              <w:rPr>
                <w:noProof/>
              </w:rPr>
            </w:r>
            <w:r>
              <w:rPr>
                <w:noProof/>
              </w:rPr>
              <w:fldChar w:fldCharType="separate"/>
            </w:r>
            <w:r>
              <w:rPr>
                <w:noProof/>
              </w:rPr>
              <w:t>7</w:t>
            </w:r>
            <w:r>
              <w:rPr>
                <w:noProof/>
              </w:rPr>
              <w:fldChar w:fldCharType="end"/>
            </w:r>
          </w:hyperlink>
        </w:p>
        <w:p w14:paraId="4F19D9CD" w14:textId="0614489B"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276" w:history="1">
            <w:r w:rsidRPr="00B2243E">
              <w:rPr>
                <w:rStyle w:val="Hyperlink"/>
                <w:rFonts w:ascii="Calibri heading" w:hAnsi="Calibri heading"/>
                <w:b/>
                <w:bCs/>
                <w:noProof/>
                <w:lang w:val="en-US" w:eastAsia="en-US"/>
              </w:rPr>
              <w:t>2.3 Intended Outcomes</w:t>
            </w:r>
            <w:r>
              <w:rPr>
                <w:noProof/>
              </w:rPr>
              <w:tab/>
            </w:r>
            <w:r>
              <w:rPr>
                <w:noProof/>
              </w:rPr>
              <w:fldChar w:fldCharType="begin"/>
            </w:r>
            <w:r>
              <w:rPr>
                <w:noProof/>
              </w:rPr>
              <w:instrText xml:space="preserve"> PAGEREF _Toc239852276 \h </w:instrText>
            </w:r>
            <w:r>
              <w:rPr>
                <w:noProof/>
              </w:rPr>
            </w:r>
            <w:r>
              <w:rPr>
                <w:noProof/>
              </w:rPr>
              <w:fldChar w:fldCharType="separate"/>
            </w:r>
            <w:r>
              <w:rPr>
                <w:noProof/>
              </w:rPr>
              <w:t>8</w:t>
            </w:r>
            <w:r>
              <w:rPr>
                <w:noProof/>
              </w:rPr>
              <w:fldChar w:fldCharType="end"/>
            </w:r>
          </w:hyperlink>
        </w:p>
        <w:p w14:paraId="2DC576D3" w14:textId="44076B5B" w:rsidR="00C1708A" w:rsidRDefault="00C1708A">
          <w:pPr>
            <w:pStyle w:val="TOC1"/>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277" w:history="1">
            <w:r w:rsidRPr="00B2243E">
              <w:rPr>
                <w:rStyle w:val="Hyperlink"/>
                <w:noProof/>
              </w:rPr>
              <w:t>3. How to Use This System Integration framework</w:t>
            </w:r>
            <w:r>
              <w:rPr>
                <w:noProof/>
              </w:rPr>
              <w:tab/>
            </w:r>
            <w:r>
              <w:rPr>
                <w:noProof/>
              </w:rPr>
              <w:fldChar w:fldCharType="begin"/>
            </w:r>
            <w:r>
              <w:rPr>
                <w:noProof/>
              </w:rPr>
              <w:instrText xml:space="preserve"> PAGEREF _Toc239852277 \h </w:instrText>
            </w:r>
            <w:r>
              <w:rPr>
                <w:noProof/>
              </w:rPr>
            </w:r>
            <w:r>
              <w:rPr>
                <w:noProof/>
              </w:rPr>
              <w:fldChar w:fldCharType="separate"/>
            </w:r>
            <w:r>
              <w:rPr>
                <w:noProof/>
              </w:rPr>
              <w:t>8</w:t>
            </w:r>
            <w:r>
              <w:rPr>
                <w:noProof/>
              </w:rPr>
              <w:fldChar w:fldCharType="end"/>
            </w:r>
          </w:hyperlink>
        </w:p>
        <w:p w14:paraId="0B6C3EF8" w14:textId="19730A77" w:rsidR="00C1708A" w:rsidRDefault="00C1708A">
          <w:pPr>
            <w:pStyle w:val="TOC1"/>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278" w:history="1">
            <w:r w:rsidRPr="00B2243E">
              <w:rPr>
                <w:rStyle w:val="Hyperlink"/>
                <w:noProof/>
              </w:rPr>
              <w:t>4. Architectural Position</w:t>
            </w:r>
            <w:r>
              <w:rPr>
                <w:noProof/>
              </w:rPr>
              <w:tab/>
            </w:r>
            <w:r>
              <w:rPr>
                <w:noProof/>
              </w:rPr>
              <w:fldChar w:fldCharType="begin"/>
            </w:r>
            <w:r>
              <w:rPr>
                <w:noProof/>
              </w:rPr>
              <w:instrText xml:space="preserve"> PAGEREF _Toc239852278 \h </w:instrText>
            </w:r>
            <w:r>
              <w:rPr>
                <w:noProof/>
              </w:rPr>
            </w:r>
            <w:r>
              <w:rPr>
                <w:noProof/>
              </w:rPr>
              <w:fldChar w:fldCharType="separate"/>
            </w:r>
            <w:r>
              <w:rPr>
                <w:noProof/>
              </w:rPr>
              <w:t>10</w:t>
            </w:r>
            <w:r>
              <w:rPr>
                <w:noProof/>
              </w:rPr>
              <w:fldChar w:fldCharType="end"/>
            </w:r>
          </w:hyperlink>
        </w:p>
        <w:p w14:paraId="52B85A0E" w14:textId="5DED6A5F"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279" w:history="1">
            <w:r w:rsidRPr="00B2243E">
              <w:rPr>
                <w:rStyle w:val="Hyperlink"/>
                <w:rFonts w:ascii="Calibri heading" w:hAnsi="Calibri heading"/>
                <w:b/>
                <w:bCs/>
                <w:noProof/>
                <w:lang w:val="en-US" w:eastAsia="en-US"/>
              </w:rPr>
              <w:t>4.1 Architectural Stance</w:t>
            </w:r>
            <w:r>
              <w:rPr>
                <w:noProof/>
              </w:rPr>
              <w:tab/>
            </w:r>
            <w:r>
              <w:rPr>
                <w:noProof/>
              </w:rPr>
              <w:fldChar w:fldCharType="begin"/>
            </w:r>
            <w:r>
              <w:rPr>
                <w:noProof/>
              </w:rPr>
              <w:instrText xml:space="preserve"> PAGEREF _Toc239852279 \h </w:instrText>
            </w:r>
            <w:r>
              <w:rPr>
                <w:noProof/>
              </w:rPr>
            </w:r>
            <w:r>
              <w:rPr>
                <w:noProof/>
              </w:rPr>
              <w:fldChar w:fldCharType="separate"/>
            </w:r>
            <w:r>
              <w:rPr>
                <w:noProof/>
              </w:rPr>
              <w:t>10</w:t>
            </w:r>
            <w:r>
              <w:rPr>
                <w:noProof/>
              </w:rPr>
              <w:fldChar w:fldCharType="end"/>
            </w:r>
          </w:hyperlink>
        </w:p>
        <w:p w14:paraId="05639A24" w14:textId="18916755"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280" w:history="1">
            <w:r w:rsidRPr="00B2243E">
              <w:rPr>
                <w:rStyle w:val="Hyperlink"/>
                <w:rFonts w:ascii="Calibri heading" w:hAnsi="Calibri heading"/>
                <w:b/>
                <w:bCs/>
                <w:noProof/>
                <w:lang w:val="en-US" w:eastAsia="en-US"/>
              </w:rPr>
              <w:t>4.2 SOA Positioning Statement</w:t>
            </w:r>
            <w:r>
              <w:rPr>
                <w:noProof/>
              </w:rPr>
              <w:tab/>
            </w:r>
            <w:r>
              <w:rPr>
                <w:noProof/>
              </w:rPr>
              <w:fldChar w:fldCharType="begin"/>
            </w:r>
            <w:r>
              <w:rPr>
                <w:noProof/>
              </w:rPr>
              <w:instrText xml:space="preserve"> PAGEREF _Toc239852280 \h </w:instrText>
            </w:r>
            <w:r>
              <w:rPr>
                <w:noProof/>
              </w:rPr>
            </w:r>
            <w:r>
              <w:rPr>
                <w:noProof/>
              </w:rPr>
              <w:fldChar w:fldCharType="separate"/>
            </w:r>
            <w:r>
              <w:rPr>
                <w:noProof/>
              </w:rPr>
              <w:t>10</w:t>
            </w:r>
            <w:r>
              <w:rPr>
                <w:noProof/>
              </w:rPr>
              <w:fldChar w:fldCharType="end"/>
            </w:r>
          </w:hyperlink>
        </w:p>
        <w:p w14:paraId="591CFC64" w14:textId="376375C4"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281" w:history="1">
            <w:r w:rsidRPr="00B2243E">
              <w:rPr>
                <w:rStyle w:val="Hyperlink"/>
                <w:rFonts w:ascii="Calibri heading" w:hAnsi="Calibri heading"/>
                <w:b/>
                <w:bCs/>
                <w:noProof/>
                <w:lang w:val="en-US" w:eastAsia="en-US"/>
              </w:rPr>
              <w:t>4.3 Strategic Objectives</w:t>
            </w:r>
            <w:r>
              <w:rPr>
                <w:noProof/>
              </w:rPr>
              <w:tab/>
            </w:r>
            <w:r>
              <w:rPr>
                <w:noProof/>
              </w:rPr>
              <w:fldChar w:fldCharType="begin"/>
            </w:r>
            <w:r>
              <w:rPr>
                <w:noProof/>
              </w:rPr>
              <w:instrText xml:space="preserve"> PAGEREF _Toc239852281 \h </w:instrText>
            </w:r>
            <w:r>
              <w:rPr>
                <w:noProof/>
              </w:rPr>
            </w:r>
            <w:r>
              <w:rPr>
                <w:noProof/>
              </w:rPr>
              <w:fldChar w:fldCharType="separate"/>
            </w:r>
            <w:r>
              <w:rPr>
                <w:noProof/>
              </w:rPr>
              <w:t>10</w:t>
            </w:r>
            <w:r>
              <w:rPr>
                <w:noProof/>
              </w:rPr>
              <w:fldChar w:fldCharType="end"/>
            </w:r>
          </w:hyperlink>
        </w:p>
        <w:p w14:paraId="480B73B3" w14:textId="6FCC7246"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282" w:history="1">
            <w:r w:rsidRPr="00B2243E">
              <w:rPr>
                <w:rStyle w:val="Hyperlink"/>
                <w:rFonts w:ascii="Calibri heading" w:hAnsi="Calibri heading"/>
                <w:b/>
                <w:bCs/>
                <w:noProof/>
                <w:lang w:val="en-US" w:eastAsia="en-US"/>
              </w:rPr>
              <w:t>4.4 What Counts as a Service</w:t>
            </w:r>
            <w:r>
              <w:rPr>
                <w:noProof/>
              </w:rPr>
              <w:tab/>
            </w:r>
            <w:r>
              <w:rPr>
                <w:noProof/>
              </w:rPr>
              <w:fldChar w:fldCharType="begin"/>
            </w:r>
            <w:r>
              <w:rPr>
                <w:noProof/>
              </w:rPr>
              <w:instrText xml:space="preserve"> PAGEREF _Toc239852282 \h </w:instrText>
            </w:r>
            <w:r>
              <w:rPr>
                <w:noProof/>
              </w:rPr>
            </w:r>
            <w:r>
              <w:rPr>
                <w:noProof/>
              </w:rPr>
              <w:fldChar w:fldCharType="separate"/>
            </w:r>
            <w:r>
              <w:rPr>
                <w:noProof/>
              </w:rPr>
              <w:t>10</w:t>
            </w:r>
            <w:r>
              <w:rPr>
                <w:noProof/>
              </w:rPr>
              <w:fldChar w:fldCharType="end"/>
            </w:r>
          </w:hyperlink>
        </w:p>
        <w:p w14:paraId="7A627F07" w14:textId="334D1639"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283" w:history="1">
            <w:r w:rsidRPr="00B2243E">
              <w:rPr>
                <w:rStyle w:val="Hyperlink"/>
                <w:rFonts w:ascii="Calibri heading" w:hAnsi="Calibri heading"/>
                <w:b/>
                <w:bCs/>
                <w:noProof/>
                <w:lang w:val="en-US" w:eastAsia="en-US"/>
              </w:rPr>
              <w:t>4.5 Core System Integration Framework Principles</w:t>
            </w:r>
            <w:r>
              <w:rPr>
                <w:noProof/>
              </w:rPr>
              <w:tab/>
            </w:r>
            <w:r>
              <w:rPr>
                <w:noProof/>
              </w:rPr>
              <w:fldChar w:fldCharType="begin"/>
            </w:r>
            <w:r>
              <w:rPr>
                <w:noProof/>
              </w:rPr>
              <w:instrText xml:space="preserve"> PAGEREF _Toc239852283 \h </w:instrText>
            </w:r>
            <w:r>
              <w:rPr>
                <w:noProof/>
              </w:rPr>
            </w:r>
            <w:r>
              <w:rPr>
                <w:noProof/>
              </w:rPr>
              <w:fldChar w:fldCharType="separate"/>
            </w:r>
            <w:r>
              <w:rPr>
                <w:noProof/>
              </w:rPr>
              <w:t>11</w:t>
            </w:r>
            <w:r>
              <w:rPr>
                <w:noProof/>
              </w:rPr>
              <w:fldChar w:fldCharType="end"/>
            </w:r>
          </w:hyperlink>
        </w:p>
        <w:p w14:paraId="2FB02A0D" w14:textId="376F9E75" w:rsidR="00C1708A" w:rsidRDefault="00C1708A">
          <w:pPr>
            <w:pStyle w:val="TOC1"/>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284" w:history="1">
            <w:r w:rsidRPr="00B2243E">
              <w:rPr>
                <w:rStyle w:val="Hyperlink"/>
                <w:noProof/>
              </w:rPr>
              <w:t>5. Reference Architecture</w:t>
            </w:r>
            <w:r>
              <w:rPr>
                <w:noProof/>
              </w:rPr>
              <w:tab/>
            </w:r>
            <w:r>
              <w:rPr>
                <w:noProof/>
              </w:rPr>
              <w:fldChar w:fldCharType="begin"/>
            </w:r>
            <w:r>
              <w:rPr>
                <w:noProof/>
              </w:rPr>
              <w:instrText xml:space="preserve"> PAGEREF _Toc239852284 \h </w:instrText>
            </w:r>
            <w:r>
              <w:rPr>
                <w:noProof/>
              </w:rPr>
            </w:r>
            <w:r>
              <w:rPr>
                <w:noProof/>
              </w:rPr>
              <w:fldChar w:fldCharType="separate"/>
            </w:r>
            <w:r>
              <w:rPr>
                <w:noProof/>
              </w:rPr>
              <w:t>13</w:t>
            </w:r>
            <w:r>
              <w:rPr>
                <w:noProof/>
              </w:rPr>
              <w:fldChar w:fldCharType="end"/>
            </w:r>
          </w:hyperlink>
        </w:p>
        <w:p w14:paraId="144A0DF7" w14:textId="472C92D3"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285" w:history="1">
            <w:r w:rsidRPr="00B2243E">
              <w:rPr>
                <w:rStyle w:val="Hyperlink"/>
                <w:rFonts w:ascii="Calibri heading" w:hAnsi="Calibri heading"/>
                <w:b/>
                <w:bCs/>
                <w:noProof/>
                <w:lang w:val="en-US" w:eastAsia="en-US"/>
              </w:rPr>
              <w:t>5.1 Conceptual Reference Architecture</w:t>
            </w:r>
            <w:r>
              <w:rPr>
                <w:noProof/>
              </w:rPr>
              <w:tab/>
            </w:r>
            <w:r>
              <w:rPr>
                <w:noProof/>
              </w:rPr>
              <w:fldChar w:fldCharType="begin"/>
            </w:r>
            <w:r>
              <w:rPr>
                <w:noProof/>
              </w:rPr>
              <w:instrText xml:space="preserve"> PAGEREF _Toc239852285 \h </w:instrText>
            </w:r>
            <w:r>
              <w:rPr>
                <w:noProof/>
              </w:rPr>
            </w:r>
            <w:r>
              <w:rPr>
                <w:noProof/>
              </w:rPr>
              <w:fldChar w:fldCharType="separate"/>
            </w:r>
            <w:r>
              <w:rPr>
                <w:noProof/>
              </w:rPr>
              <w:t>13</w:t>
            </w:r>
            <w:r>
              <w:rPr>
                <w:noProof/>
              </w:rPr>
              <w:fldChar w:fldCharType="end"/>
            </w:r>
          </w:hyperlink>
        </w:p>
        <w:p w14:paraId="78067D04" w14:textId="49A9A6EC"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286" w:history="1">
            <w:r w:rsidRPr="00B2243E">
              <w:rPr>
                <w:rStyle w:val="Hyperlink"/>
                <w:rFonts w:ascii="Calibri heading" w:hAnsi="Calibri heading"/>
                <w:b/>
                <w:bCs/>
                <w:noProof/>
                <w:lang w:val="en-US" w:eastAsia="en-US"/>
              </w:rPr>
              <w:t>5.2 Logical Layered Reference Architecture</w:t>
            </w:r>
            <w:r>
              <w:rPr>
                <w:noProof/>
              </w:rPr>
              <w:tab/>
            </w:r>
            <w:r>
              <w:rPr>
                <w:noProof/>
              </w:rPr>
              <w:fldChar w:fldCharType="begin"/>
            </w:r>
            <w:r>
              <w:rPr>
                <w:noProof/>
              </w:rPr>
              <w:instrText xml:space="preserve"> PAGEREF _Toc239852286 \h </w:instrText>
            </w:r>
            <w:r>
              <w:rPr>
                <w:noProof/>
              </w:rPr>
            </w:r>
            <w:r>
              <w:rPr>
                <w:noProof/>
              </w:rPr>
              <w:fldChar w:fldCharType="separate"/>
            </w:r>
            <w:r>
              <w:rPr>
                <w:noProof/>
              </w:rPr>
              <w:t>13</w:t>
            </w:r>
            <w:r>
              <w:rPr>
                <w:noProof/>
              </w:rPr>
              <w:fldChar w:fldCharType="end"/>
            </w:r>
          </w:hyperlink>
        </w:p>
        <w:p w14:paraId="2BF6FCD0" w14:textId="146F801E"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287" w:history="1">
            <w:r w:rsidRPr="00B2243E">
              <w:rPr>
                <w:rStyle w:val="Hyperlink"/>
                <w:rFonts w:ascii="Calibri heading" w:hAnsi="Calibri heading"/>
                <w:b/>
                <w:bCs/>
                <w:noProof/>
                <w:lang w:val="en-US" w:eastAsia="en-US"/>
              </w:rPr>
              <w:t>5.3 Security and Trust Boundary</w:t>
            </w:r>
            <w:r>
              <w:rPr>
                <w:noProof/>
              </w:rPr>
              <w:tab/>
            </w:r>
            <w:r>
              <w:rPr>
                <w:noProof/>
              </w:rPr>
              <w:fldChar w:fldCharType="begin"/>
            </w:r>
            <w:r>
              <w:rPr>
                <w:noProof/>
              </w:rPr>
              <w:instrText xml:space="preserve"> PAGEREF _Toc239852287 \h </w:instrText>
            </w:r>
            <w:r>
              <w:rPr>
                <w:noProof/>
              </w:rPr>
            </w:r>
            <w:r>
              <w:rPr>
                <w:noProof/>
              </w:rPr>
              <w:fldChar w:fldCharType="separate"/>
            </w:r>
            <w:r>
              <w:rPr>
                <w:noProof/>
              </w:rPr>
              <w:t>14</w:t>
            </w:r>
            <w:r>
              <w:rPr>
                <w:noProof/>
              </w:rPr>
              <w:fldChar w:fldCharType="end"/>
            </w:r>
          </w:hyperlink>
        </w:p>
        <w:p w14:paraId="3D4D82DE" w14:textId="5EF0CF15"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288" w:history="1">
            <w:r w:rsidRPr="00B2243E">
              <w:rPr>
                <w:rStyle w:val="Hyperlink"/>
                <w:rFonts w:ascii="Calibri heading" w:hAnsi="Calibri heading"/>
                <w:b/>
                <w:bCs/>
                <w:noProof/>
                <w:lang w:val="en-US" w:eastAsia="en-US"/>
              </w:rPr>
              <w:t>5.4 Target Integration Platform</w:t>
            </w:r>
            <w:r>
              <w:rPr>
                <w:noProof/>
              </w:rPr>
              <w:tab/>
            </w:r>
            <w:r>
              <w:rPr>
                <w:noProof/>
              </w:rPr>
              <w:fldChar w:fldCharType="begin"/>
            </w:r>
            <w:r>
              <w:rPr>
                <w:noProof/>
              </w:rPr>
              <w:instrText xml:space="preserve"> PAGEREF _Toc239852288 \h </w:instrText>
            </w:r>
            <w:r>
              <w:rPr>
                <w:noProof/>
              </w:rPr>
            </w:r>
            <w:r>
              <w:rPr>
                <w:noProof/>
              </w:rPr>
              <w:fldChar w:fldCharType="separate"/>
            </w:r>
            <w:r>
              <w:rPr>
                <w:noProof/>
              </w:rPr>
              <w:t>15</w:t>
            </w:r>
            <w:r>
              <w:rPr>
                <w:noProof/>
              </w:rPr>
              <w:fldChar w:fldCharType="end"/>
            </w:r>
          </w:hyperlink>
        </w:p>
        <w:p w14:paraId="61A2472D" w14:textId="17ECB1E5" w:rsidR="00C1708A" w:rsidRDefault="00C1708A">
          <w:pPr>
            <w:pStyle w:val="TOC1"/>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289" w:history="1">
            <w:r w:rsidRPr="00B2243E">
              <w:rPr>
                <w:rStyle w:val="Hyperlink"/>
                <w:noProof/>
              </w:rPr>
              <w:t>6. Choosing an Integration Pattern</w:t>
            </w:r>
            <w:r>
              <w:rPr>
                <w:noProof/>
              </w:rPr>
              <w:tab/>
            </w:r>
            <w:r>
              <w:rPr>
                <w:noProof/>
              </w:rPr>
              <w:fldChar w:fldCharType="begin"/>
            </w:r>
            <w:r>
              <w:rPr>
                <w:noProof/>
              </w:rPr>
              <w:instrText xml:space="preserve"> PAGEREF _Toc239852289 \h </w:instrText>
            </w:r>
            <w:r>
              <w:rPr>
                <w:noProof/>
              </w:rPr>
            </w:r>
            <w:r>
              <w:rPr>
                <w:noProof/>
              </w:rPr>
              <w:fldChar w:fldCharType="separate"/>
            </w:r>
            <w:r>
              <w:rPr>
                <w:noProof/>
              </w:rPr>
              <w:t>16</w:t>
            </w:r>
            <w:r>
              <w:rPr>
                <w:noProof/>
              </w:rPr>
              <w:fldChar w:fldCharType="end"/>
            </w:r>
          </w:hyperlink>
        </w:p>
        <w:p w14:paraId="299182F5" w14:textId="0C03828C"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290" w:history="1">
            <w:r w:rsidRPr="00B2243E">
              <w:rPr>
                <w:rStyle w:val="Hyperlink"/>
                <w:rFonts w:ascii="Calibri heading" w:hAnsi="Calibri heading"/>
                <w:b/>
                <w:bCs/>
                <w:noProof/>
                <w:lang w:val="en-US" w:eastAsia="en-US"/>
              </w:rPr>
              <w:t>6.1 Primary Decision Matrix</w:t>
            </w:r>
            <w:r>
              <w:rPr>
                <w:noProof/>
              </w:rPr>
              <w:tab/>
            </w:r>
            <w:r>
              <w:rPr>
                <w:noProof/>
              </w:rPr>
              <w:fldChar w:fldCharType="begin"/>
            </w:r>
            <w:r>
              <w:rPr>
                <w:noProof/>
              </w:rPr>
              <w:instrText xml:space="preserve"> PAGEREF _Toc239852290 \h </w:instrText>
            </w:r>
            <w:r>
              <w:rPr>
                <w:noProof/>
              </w:rPr>
            </w:r>
            <w:r>
              <w:rPr>
                <w:noProof/>
              </w:rPr>
              <w:fldChar w:fldCharType="separate"/>
            </w:r>
            <w:r>
              <w:rPr>
                <w:noProof/>
              </w:rPr>
              <w:t>16</w:t>
            </w:r>
            <w:r>
              <w:rPr>
                <w:noProof/>
              </w:rPr>
              <w:fldChar w:fldCharType="end"/>
            </w:r>
          </w:hyperlink>
        </w:p>
        <w:p w14:paraId="4E59C346" w14:textId="7A8035ED"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291" w:history="1">
            <w:r w:rsidRPr="00B2243E">
              <w:rPr>
                <w:rStyle w:val="Hyperlink"/>
                <w:rFonts w:ascii="Calibri heading" w:hAnsi="Calibri heading"/>
                <w:b/>
                <w:bCs/>
                <w:noProof/>
                <w:lang w:val="en-US" w:eastAsia="en-US"/>
              </w:rPr>
              <w:t>6.2 Common Use Cases</w:t>
            </w:r>
            <w:r>
              <w:rPr>
                <w:noProof/>
              </w:rPr>
              <w:tab/>
            </w:r>
            <w:r>
              <w:rPr>
                <w:noProof/>
              </w:rPr>
              <w:fldChar w:fldCharType="begin"/>
            </w:r>
            <w:r>
              <w:rPr>
                <w:noProof/>
              </w:rPr>
              <w:instrText xml:space="preserve"> PAGEREF _Toc239852291 \h </w:instrText>
            </w:r>
            <w:r>
              <w:rPr>
                <w:noProof/>
              </w:rPr>
            </w:r>
            <w:r>
              <w:rPr>
                <w:noProof/>
              </w:rPr>
              <w:fldChar w:fldCharType="separate"/>
            </w:r>
            <w:r>
              <w:rPr>
                <w:noProof/>
              </w:rPr>
              <w:t>17</w:t>
            </w:r>
            <w:r>
              <w:rPr>
                <w:noProof/>
              </w:rPr>
              <w:fldChar w:fldCharType="end"/>
            </w:r>
          </w:hyperlink>
        </w:p>
        <w:p w14:paraId="64A53F33" w14:textId="112EE04F"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292" w:history="1">
            <w:r w:rsidRPr="00B2243E">
              <w:rPr>
                <w:rStyle w:val="Hyperlink"/>
                <w:rFonts w:ascii="Calibri heading" w:hAnsi="Calibri heading"/>
                <w:b/>
                <w:bCs/>
                <w:noProof/>
                <w:lang w:val="en-US" w:eastAsia="en-US"/>
              </w:rPr>
              <w:t>6.3 Detailed Architecture Decision Tree</w:t>
            </w:r>
            <w:r>
              <w:rPr>
                <w:noProof/>
              </w:rPr>
              <w:tab/>
            </w:r>
            <w:r>
              <w:rPr>
                <w:noProof/>
              </w:rPr>
              <w:fldChar w:fldCharType="begin"/>
            </w:r>
            <w:r>
              <w:rPr>
                <w:noProof/>
              </w:rPr>
              <w:instrText xml:space="preserve"> PAGEREF _Toc239852292 \h </w:instrText>
            </w:r>
            <w:r>
              <w:rPr>
                <w:noProof/>
              </w:rPr>
            </w:r>
            <w:r>
              <w:rPr>
                <w:noProof/>
              </w:rPr>
              <w:fldChar w:fldCharType="separate"/>
            </w:r>
            <w:r>
              <w:rPr>
                <w:noProof/>
              </w:rPr>
              <w:t>17</w:t>
            </w:r>
            <w:r>
              <w:rPr>
                <w:noProof/>
              </w:rPr>
              <w:fldChar w:fldCharType="end"/>
            </w:r>
          </w:hyperlink>
        </w:p>
        <w:p w14:paraId="32768183" w14:textId="4FD5BB76"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293" w:history="1">
            <w:r w:rsidRPr="00B2243E">
              <w:rPr>
                <w:rStyle w:val="Hyperlink"/>
                <w:rFonts w:ascii="Calibri heading" w:hAnsi="Calibri heading"/>
                <w:b/>
                <w:bCs/>
                <w:noProof/>
                <w:lang w:val="en-US" w:eastAsia="en-US"/>
              </w:rPr>
              <w:t>6.4 Example</w:t>
            </w:r>
            <w:r>
              <w:rPr>
                <w:noProof/>
              </w:rPr>
              <w:tab/>
            </w:r>
            <w:r>
              <w:rPr>
                <w:noProof/>
              </w:rPr>
              <w:fldChar w:fldCharType="begin"/>
            </w:r>
            <w:r>
              <w:rPr>
                <w:noProof/>
              </w:rPr>
              <w:instrText xml:space="preserve"> PAGEREF _Toc239852293 \h </w:instrText>
            </w:r>
            <w:r>
              <w:rPr>
                <w:noProof/>
              </w:rPr>
            </w:r>
            <w:r>
              <w:rPr>
                <w:noProof/>
              </w:rPr>
              <w:fldChar w:fldCharType="separate"/>
            </w:r>
            <w:r>
              <w:rPr>
                <w:noProof/>
              </w:rPr>
              <w:t>18</w:t>
            </w:r>
            <w:r>
              <w:rPr>
                <w:noProof/>
              </w:rPr>
              <w:fldChar w:fldCharType="end"/>
            </w:r>
          </w:hyperlink>
        </w:p>
        <w:p w14:paraId="07534D58" w14:textId="7B5417AC" w:rsidR="00C1708A" w:rsidRDefault="00C1708A">
          <w:pPr>
            <w:pStyle w:val="TOC1"/>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294" w:history="1">
            <w:r w:rsidRPr="00B2243E">
              <w:rPr>
                <w:rStyle w:val="Hyperlink"/>
                <w:noProof/>
              </w:rPr>
              <w:t>7. Enterprise Pattern Catalogue</w:t>
            </w:r>
            <w:r>
              <w:rPr>
                <w:noProof/>
              </w:rPr>
              <w:tab/>
            </w:r>
            <w:r>
              <w:rPr>
                <w:noProof/>
              </w:rPr>
              <w:fldChar w:fldCharType="begin"/>
            </w:r>
            <w:r>
              <w:rPr>
                <w:noProof/>
              </w:rPr>
              <w:instrText xml:space="preserve"> PAGEREF _Toc239852294 \h </w:instrText>
            </w:r>
            <w:r>
              <w:rPr>
                <w:noProof/>
              </w:rPr>
            </w:r>
            <w:r>
              <w:rPr>
                <w:noProof/>
              </w:rPr>
              <w:fldChar w:fldCharType="separate"/>
            </w:r>
            <w:r>
              <w:rPr>
                <w:noProof/>
              </w:rPr>
              <w:t>19</w:t>
            </w:r>
            <w:r>
              <w:rPr>
                <w:noProof/>
              </w:rPr>
              <w:fldChar w:fldCharType="end"/>
            </w:r>
          </w:hyperlink>
        </w:p>
        <w:p w14:paraId="21CAD8C6" w14:textId="4E8DB8A5"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295" w:history="1">
            <w:r w:rsidRPr="00B2243E">
              <w:rPr>
                <w:rStyle w:val="Hyperlink"/>
                <w:rFonts w:ascii="Calibri heading" w:hAnsi="Calibri heading"/>
                <w:b/>
                <w:bCs/>
                <w:noProof/>
                <w:lang w:val="en-US" w:eastAsia="en-US"/>
              </w:rPr>
              <w:t>7.1 Enterprise Pattern Index and Boundary Applicability</w:t>
            </w:r>
            <w:r>
              <w:rPr>
                <w:noProof/>
              </w:rPr>
              <w:tab/>
            </w:r>
            <w:r>
              <w:rPr>
                <w:noProof/>
              </w:rPr>
              <w:fldChar w:fldCharType="begin"/>
            </w:r>
            <w:r>
              <w:rPr>
                <w:noProof/>
              </w:rPr>
              <w:instrText xml:space="preserve"> PAGEREF _Toc239852295 \h </w:instrText>
            </w:r>
            <w:r>
              <w:rPr>
                <w:noProof/>
              </w:rPr>
            </w:r>
            <w:r>
              <w:rPr>
                <w:noProof/>
              </w:rPr>
              <w:fldChar w:fldCharType="separate"/>
            </w:r>
            <w:r>
              <w:rPr>
                <w:noProof/>
              </w:rPr>
              <w:t>19</w:t>
            </w:r>
            <w:r>
              <w:rPr>
                <w:noProof/>
              </w:rPr>
              <w:fldChar w:fldCharType="end"/>
            </w:r>
          </w:hyperlink>
        </w:p>
        <w:p w14:paraId="7DEAF96B" w14:textId="21A6CA7F"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296" w:history="1">
            <w:r w:rsidRPr="00B2243E">
              <w:rPr>
                <w:rStyle w:val="Hyperlink"/>
                <w:rFonts w:ascii="Calibri heading" w:hAnsi="Calibri heading"/>
                <w:b/>
                <w:bCs/>
                <w:noProof/>
                <w:lang w:val="en-US" w:eastAsia="en-US"/>
              </w:rPr>
              <w:t>7.2 Detailed Practitioner Patterns</w:t>
            </w:r>
            <w:r>
              <w:rPr>
                <w:noProof/>
              </w:rPr>
              <w:tab/>
            </w:r>
            <w:r>
              <w:rPr>
                <w:noProof/>
              </w:rPr>
              <w:fldChar w:fldCharType="begin"/>
            </w:r>
            <w:r>
              <w:rPr>
                <w:noProof/>
              </w:rPr>
              <w:instrText xml:space="preserve"> PAGEREF _Toc239852296 \h </w:instrText>
            </w:r>
            <w:r>
              <w:rPr>
                <w:noProof/>
              </w:rPr>
            </w:r>
            <w:r>
              <w:rPr>
                <w:noProof/>
              </w:rPr>
              <w:fldChar w:fldCharType="separate"/>
            </w:r>
            <w:r>
              <w:rPr>
                <w:noProof/>
              </w:rPr>
              <w:t>22</w:t>
            </w:r>
            <w:r>
              <w:rPr>
                <w:noProof/>
              </w:rPr>
              <w:fldChar w:fldCharType="end"/>
            </w:r>
          </w:hyperlink>
        </w:p>
        <w:p w14:paraId="3A6F87BD" w14:textId="7041C4AE"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297" w:history="1">
            <w:r w:rsidRPr="00B2243E">
              <w:rPr>
                <w:rStyle w:val="Hyperlink"/>
                <w:rFonts w:ascii="Calibri heading" w:hAnsi="Calibri heading"/>
                <w:b/>
                <w:bCs/>
                <w:noProof/>
                <w:lang w:val="en-US" w:eastAsia="en-US"/>
              </w:rPr>
              <w:t>7.3 API Patterns</w:t>
            </w:r>
            <w:r>
              <w:rPr>
                <w:noProof/>
              </w:rPr>
              <w:tab/>
            </w:r>
            <w:r>
              <w:rPr>
                <w:noProof/>
              </w:rPr>
              <w:fldChar w:fldCharType="begin"/>
            </w:r>
            <w:r>
              <w:rPr>
                <w:noProof/>
              </w:rPr>
              <w:instrText xml:space="preserve"> PAGEREF _Toc239852297 \h </w:instrText>
            </w:r>
            <w:r>
              <w:rPr>
                <w:noProof/>
              </w:rPr>
            </w:r>
            <w:r>
              <w:rPr>
                <w:noProof/>
              </w:rPr>
              <w:fldChar w:fldCharType="separate"/>
            </w:r>
            <w:r>
              <w:rPr>
                <w:noProof/>
              </w:rPr>
              <w:t>22</w:t>
            </w:r>
            <w:r>
              <w:rPr>
                <w:noProof/>
              </w:rPr>
              <w:fldChar w:fldCharType="end"/>
            </w:r>
          </w:hyperlink>
        </w:p>
        <w:p w14:paraId="63B73FE4" w14:textId="2F5B4327"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298" w:history="1">
            <w:r w:rsidRPr="00B2243E">
              <w:rPr>
                <w:rStyle w:val="Hyperlink"/>
                <w:rFonts w:ascii="Calibri heading" w:eastAsiaTheme="majorEastAsia" w:hAnsi="Calibri heading" w:cstheme="majorBidi"/>
                <w:noProof/>
                <w:lang w:val="en-US" w:eastAsia="en-US"/>
              </w:rPr>
              <w:t>7.3.1 Managed API facade  (SFINT1)</w:t>
            </w:r>
            <w:r>
              <w:rPr>
                <w:noProof/>
              </w:rPr>
              <w:tab/>
            </w:r>
            <w:r>
              <w:rPr>
                <w:noProof/>
              </w:rPr>
              <w:fldChar w:fldCharType="begin"/>
            </w:r>
            <w:r>
              <w:rPr>
                <w:noProof/>
              </w:rPr>
              <w:instrText xml:space="preserve"> PAGEREF _Toc239852298 \h </w:instrText>
            </w:r>
            <w:r>
              <w:rPr>
                <w:noProof/>
              </w:rPr>
            </w:r>
            <w:r>
              <w:rPr>
                <w:noProof/>
              </w:rPr>
              <w:fldChar w:fldCharType="separate"/>
            </w:r>
            <w:r>
              <w:rPr>
                <w:noProof/>
              </w:rPr>
              <w:t>22</w:t>
            </w:r>
            <w:r>
              <w:rPr>
                <w:noProof/>
              </w:rPr>
              <w:fldChar w:fldCharType="end"/>
            </w:r>
          </w:hyperlink>
        </w:p>
        <w:p w14:paraId="081AECB1" w14:textId="44007C49"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299" w:history="1">
            <w:r w:rsidRPr="00B2243E">
              <w:rPr>
                <w:rStyle w:val="Hyperlink"/>
                <w:rFonts w:ascii="Calibri heading" w:eastAsiaTheme="majorEastAsia" w:hAnsi="Calibri heading" w:cstheme="majorBidi"/>
                <w:noProof/>
                <w:lang w:val="en-US" w:eastAsia="en-US"/>
              </w:rPr>
              <w:t>7.3.2  API composition / aggregation  (SFINT2)</w:t>
            </w:r>
            <w:r>
              <w:rPr>
                <w:noProof/>
              </w:rPr>
              <w:tab/>
            </w:r>
            <w:r>
              <w:rPr>
                <w:noProof/>
              </w:rPr>
              <w:fldChar w:fldCharType="begin"/>
            </w:r>
            <w:r>
              <w:rPr>
                <w:noProof/>
              </w:rPr>
              <w:instrText xml:space="preserve"> PAGEREF _Toc239852299 \h </w:instrText>
            </w:r>
            <w:r>
              <w:rPr>
                <w:noProof/>
              </w:rPr>
            </w:r>
            <w:r>
              <w:rPr>
                <w:noProof/>
              </w:rPr>
              <w:fldChar w:fldCharType="separate"/>
            </w:r>
            <w:r>
              <w:rPr>
                <w:noProof/>
              </w:rPr>
              <w:t>23</w:t>
            </w:r>
            <w:r>
              <w:rPr>
                <w:noProof/>
              </w:rPr>
              <w:fldChar w:fldCharType="end"/>
            </w:r>
          </w:hyperlink>
        </w:p>
        <w:p w14:paraId="0BF6F422" w14:textId="3F1E33CB"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00" w:history="1">
            <w:r w:rsidRPr="00B2243E">
              <w:rPr>
                <w:rStyle w:val="Hyperlink"/>
                <w:rFonts w:ascii="Calibri heading" w:eastAsiaTheme="majorEastAsia" w:hAnsi="Calibri heading" w:cstheme="majorBidi"/>
                <w:noProof/>
                <w:lang w:val="en-US" w:eastAsia="en-US"/>
              </w:rPr>
              <w:t>7.3.3  Protocol / format mediation  (SFINT3)</w:t>
            </w:r>
            <w:r>
              <w:rPr>
                <w:noProof/>
              </w:rPr>
              <w:tab/>
            </w:r>
            <w:r>
              <w:rPr>
                <w:noProof/>
              </w:rPr>
              <w:fldChar w:fldCharType="begin"/>
            </w:r>
            <w:r>
              <w:rPr>
                <w:noProof/>
              </w:rPr>
              <w:instrText xml:space="preserve"> PAGEREF _Toc239852300 \h </w:instrText>
            </w:r>
            <w:r>
              <w:rPr>
                <w:noProof/>
              </w:rPr>
            </w:r>
            <w:r>
              <w:rPr>
                <w:noProof/>
              </w:rPr>
              <w:fldChar w:fldCharType="separate"/>
            </w:r>
            <w:r>
              <w:rPr>
                <w:noProof/>
              </w:rPr>
              <w:t>24</w:t>
            </w:r>
            <w:r>
              <w:rPr>
                <w:noProof/>
              </w:rPr>
              <w:fldChar w:fldCharType="end"/>
            </w:r>
          </w:hyperlink>
        </w:p>
        <w:p w14:paraId="1C0067D0" w14:textId="4B1223B6"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01" w:history="1">
            <w:r w:rsidRPr="00B2243E">
              <w:rPr>
                <w:rStyle w:val="Hyperlink"/>
                <w:rFonts w:ascii="Calibri heading" w:eastAsiaTheme="majorEastAsia" w:hAnsi="Calibri heading" w:cstheme="majorBidi"/>
                <w:noProof/>
                <w:lang w:val="en-US" w:eastAsia="en-US"/>
              </w:rPr>
              <w:t>7.3.4  Synchronous request-reply (bounded)  (SFINT4)</w:t>
            </w:r>
            <w:r>
              <w:rPr>
                <w:noProof/>
              </w:rPr>
              <w:tab/>
            </w:r>
            <w:r>
              <w:rPr>
                <w:noProof/>
              </w:rPr>
              <w:fldChar w:fldCharType="begin"/>
            </w:r>
            <w:r>
              <w:rPr>
                <w:noProof/>
              </w:rPr>
              <w:instrText xml:space="preserve"> PAGEREF _Toc239852301 \h </w:instrText>
            </w:r>
            <w:r>
              <w:rPr>
                <w:noProof/>
              </w:rPr>
            </w:r>
            <w:r>
              <w:rPr>
                <w:noProof/>
              </w:rPr>
              <w:fldChar w:fldCharType="separate"/>
            </w:r>
            <w:r>
              <w:rPr>
                <w:noProof/>
              </w:rPr>
              <w:t>25</w:t>
            </w:r>
            <w:r>
              <w:rPr>
                <w:noProof/>
              </w:rPr>
              <w:fldChar w:fldCharType="end"/>
            </w:r>
          </w:hyperlink>
        </w:p>
        <w:p w14:paraId="569B5786" w14:textId="5EB2AF57"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02" w:history="1">
            <w:r w:rsidRPr="00B2243E">
              <w:rPr>
                <w:rStyle w:val="Hyperlink"/>
                <w:rFonts w:ascii="Calibri heading" w:hAnsi="Calibri heading"/>
                <w:b/>
                <w:bCs/>
                <w:noProof/>
                <w:lang w:val="en-US" w:eastAsia="en-US"/>
              </w:rPr>
              <w:t>7.4 Messaging Patterns</w:t>
            </w:r>
            <w:r>
              <w:rPr>
                <w:noProof/>
              </w:rPr>
              <w:tab/>
            </w:r>
            <w:r>
              <w:rPr>
                <w:noProof/>
              </w:rPr>
              <w:fldChar w:fldCharType="begin"/>
            </w:r>
            <w:r>
              <w:rPr>
                <w:noProof/>
              </w:rPr>
              <w:instrText xml:space="preserve"> PAGEREF _Toc239852302 \h </w:instrText>
            </w:r>
            <w:r>
              <w:rPr>
                <w:noProof/>
              </w:rPr>
            </w:r>
            <w:r>
              <w:rPr>
                <w:noProof/>
              </w:rPr>
              <w:fldChar w:fldCharType="separate"/>
            </w:r>
            <w:r>
              <w:rPr>
                <w:noProof/>
              </w:rPr>
              <w:t>26</w:t>
            </w:r>
            <w:r>
              <w:rPr>
                <w:noProof/>
              </w:rPr>
              <w:fldChar w:fldCharType="end"/>
            </w:r>
          </w:hyperlink>
        </w:p>
        <w:p w14:paraId="20799C07" w14:textId="22C6D8CD"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03" w:history="1">
            <w:r w:rsidRPr="00B2243E">
              <w:rPr>
                <w:rStyle w:val="Hyperlink"/>
                <w:rFonts w:ascii="Calibri heading" w:eastAsiaTheme="majorEastAsia" w:hAnsi="Calibri heading" w:cstheme="majorBidi"/>
                <w:noProof/>
                <w:lang w:val="en-US" w:eastAsia="en-US"/>
              </w:rPr>
              <w:t>7.4.1  Queue-based load levelling  (SFINT5)</w:t>
            </w:r>
            <w:r>
              <w:rPr>
                <w:noProof/>
              </w:rPr>
              <w:tab/>
            </w:r>
            <w:r>
              <w:rPr>
                <w:noProof/>
              </w:rPr>
              <w:fldChar w:fldCharType="begin"/>
            </w:r>
            <w:r>
              <w:rPr>
                <w:noProof/>
              </w:rPr>
              <w:instrText xml:space="preserve"> PAGEREF _Toc239852303 \h </w:instrText>
            </w:r>
            <w:r>
              <w:rPr>
                <w:noProof/>
              </w:rPr>
            </w:r>
            <w:r>
              <w:rPr>
                <w:noProof/>
              </w:rPr>
              <w:fldChar w:fldCharType="separate"/>
            </w:r>
            <w:r>
              <w:rPr>
                <w:noProof/>
              </w:rPr>
              <w:t>26</w:t>
            </w:r>
            <w:r>
              <w:rPr>
                <w:noProof/>
              </w:rPr>
              <w:fldChar w:fldCharType="end"/>
            </w:r>
          </w:hyperlink>
        </w:p>
        <w:p w14:paraId="7463850B" w14:textId="33F15F17"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04" w:history="1">
            <w:r w:rsidRPr="00B2243E">
              <w:rPr>
                <w:rStyle w:val="Hyperlink"/>
                <w:rFonts w:ascii="Calibri heading" w:eastAsiaTheme="majorEastAsia" w:hAnsi="Calibri heading" w:cstheme="majorBidi"/>
                <w:noProof/>
                <w:lang w:val="en-US" w:eastAsia="en-US"/>
              </w:rPr>
              <w:t>7.4.2  Competing consumers  (SFINT6)</w:t>
            </w:r>
            <w:r>
              <w:rPr>
                <w:noProof/>
              </w:rPr>
              <w:tab/>
            </w:r>
            <w:r>
              <w:rPr>
                <w:noProof/>
              </w:rPr>
              <w:fldChar w:fldCharType="begin"/>
            </w:r>
            <w:r>
              <w:rPr>
                <w:noProof/>
              </w:rPr>
              <w:instrText xml:space="preserve"> PAGEREF _Toc239852304 \h </w:instrText>
            </w:r>
            <w:r>
              <w:rPr>
                <w:noProof/>
              </w:rPr>
            </w:r>
            <w:r>
              <w:rPr>
                <w:noProof/>
              </w:rPr>
              <w:fldChar w:fldCharType="separate"/>
            </w:r>
            <w:r>
              <w:rPr>
                <w:noProof/>
              </w:rPr>
              <w:t>27</w:t>
            </w:r>
            <w:r>
              <w:rPr>
                <w:noProof/>
              </w:rPr>
              <w:fldChar w:fldCharType="end"/>
            </w:r>
          </w:hyperlink>
        </w:p>
        <w:p w14:paraId="28F3E24C" w14:textId="376D28A8"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05" w:history="1">
            <w:r w:rsidRPr="00B2243E">
              <w:rPr>
                <w:rStyle w:val="Hyperlink"/>
                <w:rFonts w:ascii="Calibri heading" w:eastAsiaTheme="majorEastAsia" w:hAnsi="Calibri heading" w:cstheme="majorBidi"/>
                <w:noProof/>
                <w:lang w:val="en-US" w:eastAsia="en-US"/>
              </w:rPr>
              <w:t>7.4.3  Asynchronous request-reply  (SFINT7)</w:t>
            </w:r>
            <w:r>
              <w:rPr>
                <w:noProof/>
              </w:rPr>
              <w:tab/>
            </w:r>
            <w:r>
              <w:rPr>
                <w:noProof/>
              </w:rPr>
              <w:fldChar w:fldCharType="begin"/>
            </w:r>
            <w:r>
              <w:rPr>
                <w:noProof/>
              </w:rPr>
              <w:instrText xml:space="preserve"> PAGEREF _Toc239852305 \h </w:instrText>
            </w:r>
            <w:r>
              <w:rPr>
                <w:noProof/>
              </w:rPr>
            </w:r>
            <w:r>
              <w:rPr>
                <w:noProof/>
              </w:rPr>
              <w:fldChar w:fldCharType="separate"/>
            </w:r>
            <w:r>
              <w:rPr>
                <w:noProof/>
              </w:rPr>
              <w:t>28</w:t>
            </w:r>
            <w:r>
              <w:rPr>
                <w:noProof/>
              </w:rPr>
              <w:fldChar w:fldCharType="end"/>
            </w:r>
          </w:hyperlink>
        </w:p>
        <w:p w14:paraId="2F3D3548" w14:textId="0F193E75"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06" w:history="1">
            <w:r w:rsidRPr="00B2243E">
              <w:rPr>
                <w:rStyle w:val="Hyperlink"/>
                <w:rFonts w:ascii="Calibri heading" w:eastAsiaTheme="majorEastAsia" w:hAnsi="Calibri heading" w:cstheme="majorBidi"/>
                <w:noProof/>
                <w:lang w:val="en-US" w:eastAsia="en-US"/>
              </w:rPr>
              <w:t>7.4.4  Claim-check  (SFINT8)</w:t>
            </w:r>
            <w:r>
              <w:rPr>
                <w:noProof/>
              </w:rPr>
              <w:tab/>
            </w:r>
            <w:r>
              <w:rPr>
                <w:noProof/>
              </w:rPr>
              <w:fldChar w:fldCharType="begin"/>
            </w:r>
            <w:r>
              <w:rPr>
                <w:noProof/>
              </w:rPr>
              <w:instrText xml:space="preserve"> PAGEREF _Toc239852306 \h </w:instrText>
            </w:r>
            <w:r>
              <w:rPr>
                <w:noProof/>
              </w:rPr>
            </w:r>
            <w:r>
              <w:rPr>
                <w:noProof/>
              </w:rPr>
              <w:fldChar w:fldCharType="separate"/>
            </w:r>
            <w:r>
              <w:rPr>
                <w:noProof/>
              </w:rPr>
              <w:t>28</w:t>
            </w:r>
            <w:r>
              <w:rPr>
                <w:noProof/>
              </w:rPr>
              <w:fldChar w:fldCharType="end"/>
            </w:r>
          </w:hyperlink>
        </w:p>
        <w:p w14:paraId="5A31E36C" w14:textId="302E9B60"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07" w:history="1">
            <w:r w:rsidRPr="00B2243E">
              <w:rPr>
                <w:rStyle w:val="Hyperlink"/>
                <w:rFonts w:ascii="Calibri heading" w:eastAsiaTheme="majorEastAsia" w:hAnsi="Calibri heading" w:cstheme="majorBidi"/>
                <w:noProof/>
                <w:lang w:val="en-US" w:eastAsia="en-US"/>
              </w:rPr>
              <w:t>7.4.5  Reliable messaging  (SFINT9)</w:t>
            </w:r>
            <w:r>
              <w:rPr>
                <w:noProof/>
              </w:rPr>
              <w:tab/>
            </w:r>
            <w:r>
              <w:rPr>
                <w:noProof/>
              </w:rPr>
              <w:fldChar w:fldCharType="begin"/>
            </w:r>
            <w:r>
              <w:rPr>
                <w:noProof/>
              </w:rPr>
              <w:instrText xml:space="preserve"> PAGEREF _Toc239852307 \h </w:instrText>
            </w:r>
            <w:r>
              <w:rPr>
                <w:noProof/>
              </w:rPr>
            </w:r>
            <w:r>
              <w:rPr>
                <w:noProof/>
              </w:rPr>
              <w:fldChar w:fldCharType="separate"/>
            </w:r>
            <w:r>
              <w:rPr>
                <w:noProof/>
              </w:rPr>
              <w:t>29</w:t>
            </w:r>
            <w:r>
              <w:rPr>
                <w:noProof/>
              </w:rPr>
              <w:fldChar w:fldCharType="end"/>
            </w:r>
          </w:hyperlink>
        </w:p>
        <w:p w14:paraId="46EE7F06" w14:textId="6049852B"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08" w:history="1">
            <w:r w:rsidRPr="00B2243E">
              <w:rPr>
                <w:rStyle w:val="Hyperlink"/>
                <w:rFonts w:ascii="Calibri heading" w:eastAsiaTheme="majorEastAsia" w:hAnsi="Calibri heading" w:cstheme="majorBidi"/>
                <w:noProof/>
                <w:lang w:val="en-US" w:eastAsia="en-US"/>
              </w:rPr>
              <w:t>7.4.6  Scheduled / timed trigger  (SFINT10)</w:t>
            </w:r>
            <w:r>
              <w:rPr>
                <w:noProof/>
              </w:rPr>
              <w:tab/>
            </w:r>
            <w:r>
              <w:rPr>
                <w:noProof/>
              </w:rPr>
              <w:fldChar w:fldCharType="begin"/>
            </w:r>
            <w:r>
              <w:rPr>
                <w:noProof/>
              </w:rPr>
              <w:instrText xml:space="preserve"> PAGEREF _Toc239852308 \h </w:instrText>
            </w:r>
            <w:r>
              <w:rPr>
                <w:noProof/>
              </w:rPr>
            </w:r>
            <w:r>
              <w:rPr>
                <w:noProof/>
              </w:rPr>
              <w:fldChar w:fldCharType="separate"/>
            </w:r>
            <w:r>
              <w:rPr>
                <w:noProof/>
              </w:rPr>
              <w:t>30</w:t>
            </w:r>
            <w:r>
              <w:rPr>
                <w:noProof/>
              </w:rPr>
              <w:fldChar w:fldCharType="end"/>
            </w:r>
          </w:hyperlink>
        </w:p>
        <w:p w14:paraId="468BEC62" w14:textId="6DE7819A"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09" w:history="1">
            <w:r w:rsidRPr="00B2243E">
              <w:rPr>
                <w:rStyle w:val="Hyperlink"/>
                <w:rFonts w:ascii="Calibri heading" w:hAnsi="Calibri heading"/>
                <w:b/>
                <w:bCs/>
                <w:noProof/>
                <w:lang w:val="en-US" w:eastAsia="en-US"/>
              </w:rPr>
              <w:t>7.5 Event Patterns</w:t>
            </w:r>
            <w:r>
              <w:rPr>
                <w:noProof/>
              </w:rPr>
              <w:tab/>
            </w:r>
            <w:r>
              <w:rPr>
                <w:noProof/>
              </w:rPr>
              <w:fldChar w:fldCharType="begin"/>
            </w:r>
            <w:r>
              <w:rPr>
                <w:noProof/>
              </w:rPr>
              <w:instrText xml:space="preserve"> PAGEREF _Toc239852309 \h </w:instrText>
            </w:r>
            <w:r>
              <w:rPr>
                <w:noProof/>
              </w:rPr>
            </w:r>
            <w:r>
              <w:rPr>
                <w:noProof/>
              </w:rPr>
              <w:fldChar w:fldCharType="separate"/>
            </w:r>
            <w:r>
              <w:rPr>
                <w:noProof/>
              </w:rPr>
              <w:t>30</w:t>
            </w:r>
            <w:r>
              <w:rPr>
                <w:noProof/>
              </w:rPr>
              <w:fldChar w:fldCharType="end"/>
            </w:r>
          </w:hyperlink>
        </w:p>
        <w:p w14:paraId="00F85854" w14:textId="424A3D0A"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10" w:history="1">
            <w:r w:rsidRPr="00B2243E">
              <w:rPr>
                <w:rStyle w:val="Hyperlink"/>
                <w:rFonts w:ascii="Calibri heading" w:eastAsiaTheme="majorEastAsia" w:hAnsi="Calibri heading" w:cstheme="majorBidi"/>
                <w:noProof/>
                <w:lang w:val="en-US" w:eastAsia="en-US"/>
              </w:rPr>
              <w:t>7.5.1  Publish / subscribe fan-out  (SFINT11)</w:t>
            </w:r>
            <w:r>
              <w:rPr>
                <w:noProof/>
              </w:rPr>
              <w:tab/>
            </w:r>
            <w:r>
              <w:rPr>
                <w:noProof/>
              </w:rPr>
              <w:fldChar w:fldCharType="begin"/>
            </w:r>
            <w:r>
              <w:rPr>
                <w:noProof/>
              </w:rPr>
              <w:instrText xml:space="preserve"> PAGEREF _Toc239852310 \h </w:instrText>
            </w:r>
            <w:r>
              <w:rPr>
                <w:noProof/>
              </w:rPr>
            </w:r>
            <w:r>
              <w:rPr>
                <w:noProof/>
              </w:rPr>
              <w:fldChar w:fldCharType="separate"/>
            </w:r>
            <w:r>
              <w:rPr>
                <w:noProof/>
              </w:rPr>
              <w:t>30</w:t>
            </w:r>
            <w:r>
              <w:rPr>
                <w:noProof/>
              </w:rPr>
              <w:fldChar w:fldCharType="end"/>
            </w:r>
          </w:hyperlink>
        </w:p>
        <w:p w14:paraId="52613122" w14:textId="6F93457B"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11" w:history="1">
            <w:r w:rsidRPr="00B2243E">
              <w:rPr>
                <w:rStyle w:val="Hyperlink"/>
                <w:rFonts w:ascii="Calibri heading" w:eastAsiaTheme="majorEastAsia" w:hAnsi="Calibri heading" w:cstheme="majorBidi"/>
                <w:noProof/>
                <w:lang w:val="en-US" w:eastAsia="en-US"/>
              </w:rPr>
              <w:t>7.5.2  Discrete event notification  (SFINT12)</w:t>
            </w:r>
            <w:r>
              <w:rPr>
                <w:noProof/>
              </w:rPr>
              <w:tab/>
            </w:r>
            <w:r>
              <w:rPr>
                <w:noProof/>
              </w:rPr>
              <w:fldChar w:fldCharType="begin"/>
            </w:r>
            <w:r>
              <w:rPr>
                <w:noProof/>
              </w:rPr>
              <w:instrText xml:space="preserve"> PAGEREF _Toc239852311 \h </w:instrText>
            </w:r>
            <w:r>
              <w:rPr>
                <w:noProof/>
              </w:rPr>
            </w:r>
            <w:r>
              <w:rPr>
                <w:noProof/>
              </w:rPr>
              <w:fldChar w:fldCharType="separate"/>
            </w:r>
            <w:r>
              <w:rPr>
                <w:noProof/>
              </w:rPr>
              <w:t>31</w:t>
            </w:r>
            <w:r>
              <w:rPr>
                <w:noProof/>
              </w:rPr>
              <w:fldChar w:fldCharType="end"/>
            </w:r>
          </w:hyperlink>
        </w:p>
        <w:p w14:paraId="75A6BC0B" w14:textId="6B050CBC"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12" w:history="1">
            <w:r w:rsidRPr="00B2243E">
              <w:rPr>
                <w:rStyle w:val="Hyperlink"/>
                <w:rFonts w:ascii="Calibri heading" w:eastAsiaTheme="majorEastAsia" w:hAnsi="Calibri heading" w:cstheme="majorBidi"/>
                <w:noProof/>
                <w:lang w:val="en-US" w:eastAsia="en-US"/>
              </w:rPr>
              <w:t>7.5.3  Inbound webhook ingestion  (SFINT13)</w:t>
            </w:r>
            <w:r>
              <w:rPr>
                <w:noProof/>
              </w:rPr>
              <w:tab/>
            </w:r>
            <w:r>
              <w:rPr>
                <w:noProof/>
              </w:rPr>
              <w:fldChar w:fldCharType="begin"/>
            </w:r>
            <w:r>
              <w:rPr>
                <w:noProof/>
              </w:rPr>
              <w:instrText xml:space="preserve"> PAGEREF _Toc239852312 \h </w:instrText>
            </w:r>
            <w:r>
              <w:rPr>
                <w:noProof/>
              </w:rPr>
            </w:r>
            <w:r>
              <w:rPr>
                <w:noProof/>
              </w:rPr>
              <w:fldChar w:fldCharType="separate"/>
            </w:r>
            <w:r>
              <w:rPr>
                <w:noProof/>
              </w:rPr>
              <w:t>32</w:t>
            </w:r>
            <w:r>
              <w:rPr>
                <w:noProof/>
              </w:rPr>
              <w:fldChar w:fldCharType="end"/>
            </w:r>
          </w:hyperlink>
        </w:p>
        <w:p w14:paraId="1888DD5F" w14:textId="4994F213"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13" w:history="1">
            <w:r w:rsidRPr="00B2243E">
              <w:rPr>
                <w:rStyle w:val="Hyperlink"/>
                <w:rFonts w:ascii="Calibri heading" w:eastAsiaTheme="majorEastAsia" w:hAnsi="Calibri heading" w:cstheme="majorBidi"/>
                <w:noProof/>
                <w:lang w:val="en-US" w:eastAsia="en-US"/>
              </w:rPr>
              <w:t>7.5.4  Outbound webhook / notification  (SFINT14)</w:t>
            </w:r>
            <w:r>
              <w:rPr>
                <w:noProof/>
              </w:rPr>
              <w:tab/>
            </w:r>
            <w:r>
              <w:rPr>
                <w:noProof/>
              </w:rPr>
              <w:fldChar w:fldCharType="begin"/>
            </w:r>
            <w:r>
              <w:rPr>
                <w:noProof/>
              </w:rPr>
              <w:instrText xml:space="preserve"> PAGEREF _Toc239852313 \h </w:instrText>
            </w:r>
            <w:r>
              <w:rPr>
                <w:noProof/>
              </w:rPr>
            </w:r>
            <w:r>
              <w:rPr>
                <w:noProof/>
              </w:rPr>
              <w:fldChar w:fldCharType="separate"/>
            </w:r>
            <w:r>
              <w:rPr>
                <w:noProof/>
              </w:rPr>
              <w:t>33</w:t>
            </w:r>
            <w:r>
              <w:rPr>
                <w:noProof/>
              </w:rPr>
              <w:fldChar w:fldCharType="end"/>
            </w:r>
          </w:hyperlink>
        </w:p>
        <w:p w14:paraId="55A1443A" w14:textId="10D08095"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14" w:history="1">
            <w:r w:rsidRPr="00B2243E">
              <w:rPr>
                <w:rStyle w:val="Hyperlink"/>
                <w:rFonts w:ascii="Calibri heading" w:eastAsiaTheme="majorEastAsia" w:hAnsi="Calibri heading" w:cstheme="majorBidi"/>
                <w:noProof/>
                <w:lang w:val="en-US" w:eastAsia="en-US"/>
              </w:rPr>
              <w:t>7.5.5  Stream / telemetry ingestion  (SFINT15)</w:t>
            </w:r>
            <w:r>
              <w:rPr>
                <w:noProof/>
              </w:rPr>
              <w:tab/>
            </w:r>
            <w:r>
              <w:rPr>
                <w:noProof/>
              </w:rPr>
              <w:fldChar w:fldCharType="begin"/>
            </w:r>
            <w:r>
              <w:rPr>
                <w:noProof/>
              </w:rPr>
              <w:instrText xml:space="preserve"> PAGEREF _Toc239852314 \h </w:instrText>
            </w:r>
            <w:r>
              <w:rPr>
                <w:noProof/>
              </w:rPr>
            </w:r>
            <w:r>
              <w:rPr>
                <w:noProof/>
              </w:rPr>
              <w:fldChar w:fldCharType="separate"/>
            </w:r>
            <w:r>
              <w:rPr>
                <w:noProof/>
              </w:rPr>
              <w:t>34</w:t>
            </w:r>
            <w:r>
              <w:rPr>
                <w:noProof/>
              </w:rPr>
              <w:fldChar w:fldCharType="end"/>
            </w:r>
          </w:hyperlink>
        </w:p>
        <w:p w14:paraId="26C3402F" w14:textId="4FAE2DDB"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15" w:history="1">
            <w:r w:rsidRPr="00B2243E">
              <w:rPr>
                <w:rStyle w:val="Hyperlink"/>
                <w:rFonts w:ascii="Calibri heading" w:hAnsi="Calibri heading"/>
                <w:b/>
                <w:bCs/>
                <w:noProof/>
                <w:lang w:val="en-US" w:eastAsia="en-US"/>
              </w:rPr>
              <w:t>7.6 Orchestration Patterns</w:t>
            </w:r>
            <w:r>
              <w:rPr>
                <w:noProof/>
              </w:rPr>
              <w:tab/>
            </w:r>
            <w:r>
              <w:rPr>
                <w:noProof/>
              </w:rPr>
              <w:fldChar w:fldCharType="begin"/>
            </w:r>
            <w:r>
              <w:rPr>
                <w:noProof/>
              </w:rPr>
              <w:instrText xml:space="preserve"> PAGEREF _Toc239852315 \h </w:instrText>
            </w:r>
            <w:r>
              <w:rPr>
                <w:noProof/>
              </w:rPr>
            </w:r>
            <w:r>
              <w:rPr>
                <w:noProof/>
              </w:rPr>
              <w:fldChar w:fldCharType="separate"/>
            </w:r>
            <w:r>
              <w:rPr>
                <w:noProof/>
              </w:rPr>
              <w:t>34</w:t>
            </w:r>
            <w:r>
              <w:rPr>
                <w:noProof/>
              </w:rPr>
              <w:fldChar w:fldCharType="end"/>
            </w:r>
          </w:hyperlink>
        </w:p>
        <w:p w14:paraId="2B82201F" w14:textId="7B129A1B"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16" w:history="1">
            <w:r w:rsidRPr="00B2243E">
              <w:rPr>
                <w:rStyle w:val="Hyperlink"/>
                <w:rFonts w:ascii="Calibri heading" w:eastAsiaTheme="majorEastAsia" w:hAnsi="Calibri heading" w:cstheme="majorBidi"/>
                <w:noProof/>
                <w:lang w:val="en-US" w:eastAsia="en-US"/>
              </w:rPr>
              <w:t>7.6.1  Stateful process orchestration  (SFINT16)</w:t>
            </w:r>
            <w:r>
              <w:rPr>
                <w:noProof/>
              </w:rPr>
              <w:tab/>
            </w:r>
            <w:r>
              <w:rPr>
                <w:noProof/>
              </w:rPr>
              <w:fldChar w:fldCharType="begin"/>
            </w:r>
            <w:r>
              <w:rPr>
                <w:noProof/>
              </w:rPr>
              <w:instrText xml:space="preserve"> PAGEREF _Toc239852316 \h </w:instrText>
            </w:r>
            <w:r>
              <w:rPr>
                <w:noProof/>
              </w:rPr>
            </w:r>
            <w:r>
              <w:rPr>
                <w:noProof/>
              </w:rPr>
              <w:fldChar w:fldCharType="separate"/>
            </w:r>
            <w:r>
              <w:rPr>
                <w:noProof/>
              </w:rPr>
              <w:t>34</w:t>
            </w:r>
            <w:r>
              <w:rPr>
                <w:noProof/>
              </w:rPr>
              <w:fldChar w:fldCharType="end"/>
            </w:r>
          </w:hyperlink>
        </w:p>
        <w:p w14:paraId="3A16FEF5" w14:textId="381D6FD3"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17" w:history="1">
            <w:r w:rsidRPr="00B2243E">
              <w:rPr>
                <w:rStyle w:val="Hyperlink"/>
                <w:rFonts w:ascii="Calibri heading" w:eastAsiaTheme="majorEastAsia" w:hAnsi="Calibri heading" w:cstheme="majorBidi"/>
                <w:noProof/>
                <w:lang w:val="en-US" w:eastAsia="en-US"/>
              </w:rPr>
              <w:t>7.6.2  Process with compensation  (SFINT17)</w:t>
            </w:r>
            <w:r>
              <w:rPr>
                <w:noProof/>
              </w:rPr>
              <w:tab/>
            </w:r>
            <w:r>
              <w:rPr>
                <w:noProof/>
              </w:rPr>
              <w:fldChar w:fldCharType="begin"/>
            </w:r>
            <w:r>
              <w:rPr>
                <w:noProof/>
              </w:rPr>
              <w:instrText xml:space="preserve"> PAGEREF _Toc239852317 \h </w:instrText>
            </w:r>
            <w:r>
              <w:rPr>
                <w:noProof/>
              </w:rPr>
            </w:r>
            <w:r>
              <w:rPr>
                <w:noProof/>
              </w:rPr>
              <w:fldChar w:fldCharType="separate"/>
            </w:r>
            <w:r>
              <w:rPr>
                <w:noProof/>
              </w:rPr>
              <w:t>35</w:t>
            </w:r>
            <w:r>
              <w:rPr>
                <w:noProof/>
              </w:rPr>
              <w:fldChar w:fldCharType="end"/>
            </w:r>
          </w:hyperlink>
        </w:p>
        <w:p w14:paraId="1F3FD19A" w14:textId="2E88598F"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18" w:history="1">
            <w:r w:rsidRPr="00B2243E">
              <w:rPr>
                <w:rStyle w:val="Hyperlink"/>
                <w:rFonts w:ascii="Calibri heading" w:eastAsiaTheme="majorEastAsia" w:hAnsi="Calibri heading" w:cstheme="majorBidi"/>
                <w:noProof/>
                <w:lang w:val="en-US" w:eastAsia="en-US"/>
              </w:rPr>
              <w:t>7.6.3  Human-in-the-loop / approval  (SFINT18)</w:t>
            </w:r>
            <w:r>
              <w:rPr>
                <w:noProof/>
              </w:rPr>
              <w:tab/>
            </w:r>
            <w:r>
              <w:rPr>
                <w:noProof/>
              </w:rPr>
              <w:fldChar w:fldCharType="begin"/>
            </w:r>
            <w:r>
              <w:rPr>
                <w:noProof/>
              </w:rPr>
              <w:instrText xml:space="preserve"> PAGEREF _Toc239852318 \h </w:instrText>
            </w:r>
            <w:r>
              <w:rPr>
                <w:noProof/>
              </w:rPr>
            </w:r>
            <w:r>
              <w:rPr>
                <w:noProof/>
              </w:rPr>
              <w:fldChar w:fldCharType="separate"/>
            </w:r>
            <w:r>
              <w:rPr>
                <w:noProof/>
              </w:rPr>
              <w:t>36</w:t>
            </w:r>
            <w:r>
              <w:rPr>
                <w:noProof/>
              </w:rPr>
              <w:fldChar w:fldCharType="end"/>
            </w:r>
          </w:hyperlink>
        </w:p>
        <w:p w14:paraId="6E58B731" w14:textId="265369E9"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19" w:history="1">
            <w:r w:rsidRPr="00B2243E">
              <w:rPr>
                <w:rStyle w:val="Hyperlink"/>
                <w:rFonts w:ascii="Calibri heading" w:hAnsi="Calibri heading"/>
                <w:b/>
                <w:bCs/>
                <w:noProof/>
                <w:lang w:val="en-US" w:eastAsia="en-US"/>
              </w:rPr>
              <w:t>7.7 File Patterns</w:t>
            </w:r>
            <w:r>
              <w:rPr>
                <w:noProof/>
              </w:rPr>
              <w:tab/>
            </w:r>
            <w:r>
              <w:rPr>
                <w:noProof/>
              </w:rPr>
              <w:fldChar w:fldCharType="begin"/>
            </w:r>
            <w:r>
              <w:rPr>
                <w:noProof/>
              </w:rPr>
              <w:instrText xml:space="preserve"> PAGEREF _Toc239852319 \h </w:instrText>
            </w:r>
            <w:r>
              <w:rPr>
                <w:noProof/>
              </w:rPr>
            </w:r>
            <w:r>
              <w:rPr>
                <w:noProof/>
              </w:rPr>
              <w:fldChar w:fldCharType="separate"/>
            </w:r>
            <w:r>
              <w:rPr>
                <w:noProof/>
              </w:rPr>
              <w:t>37</w:t>
            </w:r>
            <w:r>
              <w:rPr>
                <w:noProof/>
              </w:rPr>
              <w:fldChar w:fldCharType="end"/>
            </w:r>
          </w:hyperlink>
        </w:p>
        <w:p w14:paraId="5C78C01F" w14:textId="13BF80CD"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20" w:history="1">
            <w:r w:rsidRPr="00B2243E">
              <w:rPr>
                <w:rStyle w:val="Hyperlink"/>
                <w:rFonts w:ascii="Calibri heading" w:eastAsiaTheme="majorEastAsia" w:hAnsi="Calibri heading" w:cstheme="majorBidi"/>
                <w:noProof/>
                <w:lang w:val="en-US" w:eastAsia="en-US"/>
              </w:rPr>
              <w:t>7.7.1  Event-driven file ingestion  (SFINT19)</w:t>
            </w:r>
            <w:r>
              <w:rPr>
                <w:noProof/>
              </w:rPr>
              <w:tab/>
            </w:r>
            <w:r>
              <w:rPr>
                <w:noProof/>
              </w:rPr>
              <w:fldChar w:fldCharType="begin"/>
            </w:r>
            <w:r>
              <w:rPr>
                <w:noProof/>
              </w:rPr>
              <w:instrText xml:space="preserve"> PAGEREF _Toc239852320 \h </w:instrText>
            </w:r>
            <w:r>
              <w:rPr>
                <w:noProof/>
              </w:rPr>
            </w:r>
            <w:r>
              <w:rPr>
                <w:noProof/>
              </w:rPr>
              <w:fldChar w:fldCharType="separate"/>
            </w:r>
            <w:r>
              <w:rPr>
                <w:noProof/>
              </w:rPr>
              <w:t>37</w:t>
            </w:r>
            <w:r>
              <w:rPr>
                <w:noProof/>
              </w:rPr>
              <w:fldChar w:fldCharType="end"/>
            </w:r>
          </w:hyperlink>
        </w:p>
        <w:p w14:paraId="1F6F3FB4" w14:textId="519199F8"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21" w:history="1">
            <w:r w:rsidRPr="00B2243E">
              <w:rPr>
                <w:rStyle w:val="Hyperlink"/>
                <w:rFonts w:ascii="Calibri heading" w:eastAsiaTheme="majorEastAsia" w:hAnsi="Calibri heading" w:cstheme="majorBidi"/>
                <w:noProof/>
                <w:lang w:val="en-US" w:eastAsia="en-US"/>
              </w:rPr>
              <w:t>7.7.2  File generation and delivery  (SFINT20)</w:t>
            </w:r>
            <w:r>
              <w:rPr>
                <w:noProof/>
              </w:rPr>
              <w:tab/>
            </w:r>
            <w:r>
              <w:rPr>
                <w:noProof/>
              </w:rPr>
              <w:fldChar w:fldCharType="begin"/>
            </w:r>
            <w:r>
              <w:rPr>
                <w:noProof/>
              </w:rPr>
              <w:instrText xml:space="preserve"> PAGEREF _Toc239852321 \h </w:instrText>
            </w:r>
            <w:r>
              <w:rPr>
                <w:noProof/>
              </w:rPr>
            </w:r>
            <w:r>
              <w:rPr>
                <w:noProof/>
              </w:rPr>
              <w:fldChar w:fldCharType="separate"/>
            </w:r>
            <w:r>
              <w:rPr>
                <w:noProof/>
              </w:rPr>
              <w:t>38</w:t>
            </w:r>
            <w:r>
              <w:rPr>
                <w:noProof/>
              </w:rPr>
              <w:fldChar w:fldCharType="end"/>
            </w:r>
          </w:hyperlink>
        </w:p>
        <w:p w14:paraId="09EB9916" w14:textId="1C80930E"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22" w:history="1">
            <w:r w:rsidRPr="00B2243E">
              <w:rPr>
                <w:rStyle w:val="Hyperlink"/>
                <w:rFonts w:ascii="Calibri heading" w:hAnsi="Calibri heading"/>
                <w:b/>
                <w:bCs/>
                <w:noProof/>
                <w:lang w:val="en-US" w:eastAsia="en-US"/>
              </w:rPr>
              <w:t>7.8 Transformation and Routing Patterns</w:t>
            </w:r>
            <w:r>
              <w:rPr>
                <w:noProof/>
              </w:rPr>
              <w:tab/>
            </w:r>
            <w:r>
              <w:rPr>
                <w:noProof/>
              </w:rPr>
              <w:fldChar w:fldCharType="begin"/>
            </w:r>
            <w:r>
              <w:rPr>
                <w:noProof/>
              </w:rPr>
              <w:instrText xml:space="preserve"> PAGEREF _Toc239852322 \h </w:instrText>
            </w:r>
            <w:r>
              <w:rPr>
                <w:noProof/>
              </w:rPr>
            </w:r>
            <w:r>
              <w:rPr>
                <w:noProof/>
              </w:rPr>
              <w:fldChar w:fldCharType="separate"/>
            </w:r>
            <w:r>
              <w:rPr>
                <w:noProof/>
              </w:rPr>
              <w:t>39</w:t>
            </w:r>
            <w:r>
              <w:rPr>
                <w:noProof/>
              </w:rPr>
              <w:fldChar w:fldCharType="end"/>
            </w:r>
          </w:hyperlink>
        </w:p>
        <w:p w14:paraId="2E5C996A" w14:textId="1D8F7E1D"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23" w:history="1">
            <w:r w:rsidRPr="00B2243E">
              <w:rPr>
                <w:rStyle w:val="Hyperlink"/>
                <w:rFonts w:ascii="Calibri heading" w:eastAsiaTheme="majorEastAsia" w:hAnsi="Calibri heading" w:cstheme="majorBidi"/>
                <w:noProof/>
                <w:lang w:val="en-US" w:eastAsia="en-US"/>
              </w:rPr>
              <w:t>7.8.1  Canonical data model and message translator  (SFINT21)</w:t>
            </w:r>
            <w:r>
              <w:rPr>
                <w:noProof/>
              </w:rPr>
              <w:tab/>
            </w:r>
            <w:r>
              <w:rPr>
                <w:noProof/>
              </w:rPr>
              <w:fldChar w:fldCharType="begin"/>
            </w:r>
            <w:r>
              <w:rPr>
                <w:noProof/>
              </w:rPr>
              <w:instrText xml:space="preserve"> PAGEREF _Toc239852323 \h </w:instrText>
            </w:r>
            <w:r>
              <w:rPr>
                <w:noProof/>
              </w:rPr>
            </w:r>
            <w:r>
              <w:rPr>
                <w:noProof/>
              </w:rPr>
              <w:fldChar w:fldCharType="separate"/>
            </w:r>
            <w:r>
              <w:rPr>
                <w:noProof/>
              </w:rPr>
              <w:t>39</w:t>
            </w:r>
            <w:r>
              <w:rPr>
                <w:noProof/>
              </w:rPr>
              <w:fldChar w:fldCharType="end"/>
            </w:r>
          </w:hyperlink>
        </w:p>
        <w:p w14:paraId="317648BB" w14:textId="235CC4BC"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24" w:history="1">
            <w:r w:rsidRPr="00B2243E">
              <w:rPr>
                <w:rStyle w:val="Hyperlink"/>
                <w:rFonts w:ascii="Calibri heading" w:eastAsiaTheme="majorEastAsia" w:hAnsi="Calibri heading" w:cstheme="majorBidi"/>
                <w:noProof/>
                <w:lang w:val="en-US" w:eastAsia="en-US"/>
              </w:rPr>
              <w:t>7.8.2  Content-based routing  (SFINT22)</w:t>
            </w:r>
            <w:r>
              <w:rPr>
                <w:noProof/>
              </w:rPr>
              <w:tab/>
            </w:r>
            <w:r>
              <w:rPr>
                <w:noProof/>
              </w:rPr>
              <w:fldChar w:fldCharType="begin"/>
            </w:r>
            <w:r>
              <w:rPr>
                <w:noProof/>
              </w:rPr>
              <w:instrText xml:space="preserve"> PAGEREF _Toc239852324 \h </w:instrText>
            </w:r>
            <w:r>
              <w:rPr>
                <w:noProof/>
              </w:rPr>
            </w:r>
            <w:r>
              <w:rPr>
                <w:noProof/>
              </w:rPr>
              <w:fldChar w:fldCharType="separate"/>
            </w:r>
            <w:r>
              <w:rPr>
                <w:noProof/>
              </w:rPr>
              <w:t>40</w:t>
            </w:r>
            <w:r>
              <w:rPr>
                <w:noProof/>
              </w:rPr>
              <w:fldChar w:fldCharType="end"/>
            </w:r>
          </w:hyperlink>
        </w:p>
        <w:p w14:paraId="21D103E1" w14:textId="07177F90"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25" w:history="1">
            <w:r w:rsidRPr="00B2243E">
              <w:rPr>
                <w:rStyle w:val="Hyperlink"/>
                <w:rFonts w:ascii="Calibri heading" w:hAnsi="Calibri heading"/>
                <w:b/>
                <w:bCs/>
                <w:noProof/>
                <w:lang w:val="en-US" w:eastAsia="en-US"/>
              </w:rPr>
              <w:t>7.9 Anti Patterns</w:t>
            </w:r>
            <w:r>
              <w:rPr>
                <w:noProof/>
              </w:rPr>
              <w:tab/>
            </w:r>
            <w:r>
              <w:rPr>
                <w:noProof/>
              </w:rPr>
              <w:fldChar w:fldCharType="begin"/>
            </w:r>
            <w:r>
              <w:rPr>
                <w:noProof/>
              </w:rPr>
              <w:instrText xml:space="preserve"> PAGEREF _Toc239852325 \h </w:instrText>
            </w:r>
            <w:r>
              <w:rPr>
                <w:noProof/>
              </w:rPr>
            </w:r>
            <w:r>
              <w:rPr>
                <w:noProof/>
              </w:rPr>
              <w:fldChar w:fldCharType="separate"/>
            </w:r>
            <w:r>
              <w:rPr>
                <w:noProof/>
              </w:rPr>
              <w:t>41</w:t>
            </w:r>
            <w:r>
              <w:rPr>
                <w:noProof/>
              </w:rPr>
              <w:fldChar w:fldCharType="end"/>
            </w:r>
          </w:hyperlink>
        </w:p>
        <w:p w14:paraId="6A8E8F53" w14:textId="37368660" w:rsidR="00C1708A" w:rsidRDefault="00C1708A">
          <w:pPr>
            <w:pStyle w:val="TOC1"/>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26" w:history="1">
            <w:r w:rsidRPr="00B2243E">
              <w:rPr>
                <w:rStyle w:val="Hyperlink"/>
                <w:noProof/>
              </w:rPr>
              <w:t>8. Insurance Integration Scenarios</w:t>
            </w:r>
            <w:r>
              <w:rPr>
                <w:noProof/>
              </w:rPr>
              <w:tab/>
            </w:r>
            <w:r>
              <w:rPr>
                <w:noProof/>
              </w:rPr>
              <w:fldChar w:fldCharType="begin"/>
            </w:r>
            <w:r>
              <w:rPr>
                <w:noProof/>
              </w:rPr>
              <w:instrText xml:space="preserve"> PAGEREF _Toc239852326 \h </w:instrText>
            </w:r>
            <w:r>
              <w:rPr>
                <w:noProof/>
              </w:rPr>
            </w:r>
            <w:r>
              <w:rPr>
                <w:noProof/>
              </w:rPr>
              <w:fldChar w:fldCharType="separate"/>
            </w:r>
            <w:r>
              <w:rPr>
                <w:noProof/>
              </w:rPr>
              <w:t>41</w:t>
            </w:r>
            <w:r>
              <w:rPr>
                <w:noProof/>
              </w:rPr>
              <w:fldChar w:fldCharType="end"/>
            </w:r>
          </w:hyperlink>
        </w:p>
        <w:p w14:paraId="7A1D5304" w14:textId="13FFDCAA" w:rsidR="00C1708A" w:rsidRDefault="00C1708A">
          <w:pPr>
            <w:pStyle w:val="TOC1"/>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27" w:history="1">
            <w:r w:rsidRPr="00B2243E">
              <w:rPr>
                <w:rStyle w:val="Hyperlink"/>
                <w:noProof/>
              </w:rPr>
              <w:t>9. Data Platform Position and Guardrails</w:t>
            </w:r>
            <w:r>
              <w:rPr>
                <w:noProof/>
              </w:rPr>
              <w:tab/>
            </w:r>
            <w:r>
              <w:rPr>
                <w:noProof/>
              </w:rPr>
              <w:fldChar w:fldCharType="begin"/>
            </w:r>
            <w:r>
              <w:rPr>
                <w:noProof/>
              </w:rPr>
              <w:instrText xml:space="preserve"> PAGEREF _Toc239852327 \h </w:instrText>
            </w:r>
            <w:r>
              <w:rPr>
                <w:noProof/>
              </w:rPr>
            </w:r>
            <w:r>
              <w:rPr>
                <w:noProof/>
              </w:rPr>
              <w:fldChar w:fldCharType="separate"/>
            </w:r>
            <w:r>
              <w:rPr>
                <w:noProof/>
              </w:rPr>
              <w:t>42</w:t>
            </w:r>
            <w:r>
              <w:rPr>
                <w:noProof/>
              </w:rPr>
              <w:fldChar w:fldCharType="end"/>
            </w:r>
          </w:hyperlink>
        </w:p>
        <w:p w14:paraId="5206C7EC" w14:textId="60733EA6"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28" w:history="1">
            <w:r w:rsidRPr="00B2243E">
              <w:rPr>
                <w:rStyle w:val="Hyperlink"/>
                <w:rFonts w:ascii="Calibri heading" w:hAnsi="Calibri heading"/>
                <w:b/>
                <w:bCs/>
                <w:noProof/>
                <w:lang w:val="en-US" w:eastAsia="en-US"/>
              </w:rPr>
              <w:t>9.1 Core Position</w:t>
            </w:r>
            <w:r>
              <w:rPr>
                <w:noProof/>
              </w:rPr>
              <w:tab/>
            </w:r>
            <w:r>
              <w:rPr>
                <w:noProof/>
              </w:rPr>
              <w:fldChar w:fldCharType="begin"/>
            </w:r>
            <w:r>
              <w:rPr>
                <w:noProof/>
              </w:rPr>
              <w:instrText xml:space="preserve"> PAGEREF _Toc239852328 \h </w:instrText>
            </w:r>
            <w:r>
              <w:rPr>
                <w:noProof/>
              </w:rPr>
            </w:r>
            <w:r>
              <w:rPr>
                <w:noProof/>
              </w:rPr>
              <w:fldChar w:fldCharType="separate"/>
            </w:r>
            <w:r>
              <w:rPr>
                <w:noProof/>
              </w:rPr>
              <w:t>42</w:t>
            </w:r>
            <w:r>
              <w:rPr>
                <w:noProof/>
              </w:rPr>
              <w:fldChar w:fldCharType="end"/>
            </w:r>
          </w:hyperlink>
        </w:p>
        <w:p w14:paraId="69309228" w14:textId="2387B2E6"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29" w:history="1">
            <w:r w:rsidRPr="00B2243E">
              <w:rPr>
                <w:rStyle w:val="Hyperlink"/>
                <w:rFonts w:ascii="Calibri heading" w:hAnsi="Calibri heading"/>
                <w:b/>
                <w:bCs/>
                <w:noProof/>
                <w:lang w:val="en-US" w:eastAsia="en-US"/>
              </w:rPr>
              <w:t>9.2 Appropriate Uses</w:t>
            </w:r>
            <w:r>
              <w:rPr>
                <w:noProof/>
              </w:rPr>
              <w:tab/>
            </w:r>
            <w:r>
              <w:rPr>
                <w:noProof/>
              </w:rPr>
              <w:fldChar w:fldCharType="begin"/>
            </w:r>
            <w:r>
              <w:rPr>
                <w:noProof/>
              </w:rPr>
              <w:instrText xml:space="preserve"> PAGEREF _Toc239852329 \h </w:instrText>
            </w:r>
            <w:r>
              <w:rPr>
                <w:noProof/>
              </w:rPr>
            </w:r>
            <w:r>
              <w:rPr>
                <w:noProof/>
              </w:rPr>
              <w:fldChar w:fldCharType="separate"/>
            </w:r>
            <w:r>
              <w:rPr>
                <w:noProof/>
              </w:rPr>
              <w:t>42</w:t>
            </w:r>
            <w:r>
              <w:rPr>
                <w:noProof/>
              </w:rPr>
              <w:fldChar w:fldCharType="end"/>
            </w:r>
          </w:hyperlink>
        </w:p>
        <w:p w14:paraId="0763F82E" w14:textId="606A2457"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30" w:history="1">
            <w:r w:rsidRPr="00B2243E">
              <w:rPr>
                <w:rStyle w:val="Hyperlink"/>
                <w:rFonts w:ascii="Calibri heading" w:hAnsi="Calibri heading"/>
                <w:b/>
                <w:bCs/>
                <w:noProof/>
                <w:lang w:val="en-US" w:eastAsia="en-US"/>
              </w:rPr>
              <w:t>9.3 Inappropriate Uses</w:t>
            </w:r>
            <w:r>
              <w:rPr>
                <w:noProof/>
              </w:rPr>
              <w:tab/>
            </w:r>
            <w:r>
              <w:rPr>
                <w:noProof/>
              </w:rPr>
              <w:fldChar w:fldCharType="begin"/>
            </w:r>
            <w:r>
              <w:rPr>
                <w:noProof/>
              </w:rPr>
              <w:instrText xml:space="preserve"> PAGEREF _Toc239852330 \h </w:instrText>
            </w:r>
            <w:r>
              <w:rPr>
                <w:noProof/>
              </w:rPr>
            </w:r>
            <w:r>
              <w:rPr>
                <w:noProof/>
              </w:rPr>
              <w:fldChar w:fldCharType="separate"/>
            </w:r>
            <w:r>
              <w:rPr>
                <w:noProof/>
              </w:rPr>
              <w:t>42</w:t>
            </w:r>
            <w:r>
              <w:rPr>
                <w:noProof/>
              </w:rPr>
              <w:fldChar w:fldCharType="end"/>
            </w:r>
          </w:hyperlink>
        </w:p>
        <w:p w14:paraId="2134A28D" w14:textId="395228DE"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31" w:history="1">
            <w:r w:rsidRPr="00B2243E">
              <w:rPr>
                <w:rStyle w:val="Hyperlink"/>
                <w:rFonts w:ascii="Calibri heading" w:hAnsi="Calibri heading"/>
                <w:b/>
                <w:bCs/>
                <w:noProof/>
                <w:lang w:val="en-US" w:eastAsia="en-US"/>
              </w:rPr>
              <w:t>9.4 Exchange Patterns</w:t>
            </w:r>
            <w:r>
              <w:rPr>
                <w:noProof/>
              </w:rPr>
              <w:tab/>
            </w:r>
            <w:r>
              <w:rPr>
                <w:noProof/>
              </w:rPr>
              <w:fldChar w:fldCharType="begin"/>
            </w:r>
            <w:r>
              <w:rPr>
                <w:noProof/>
              </w:rPr>
              <w:instrText xml:space="preserve"> PAGEREF _Toc239852331 \h </w:instrText>
            </w:r>
            <w:r>
              <w:rPr>
                <w:noProof/>
              </w:rPr>
            </w:r>
            <w:r>
              <w:rPr>
                <w:noProof/>
              </w:rPr>
              <w:fldChar w:fldCharType="separate"/>
            </w:r>
            <w:r>
              <w:rPr>
                <w:noProof/>
              </w:rPr>
              <w:t>42</w:t>
            </w:r>
            <w:r>
              <w:rPr>
                <w:noProof/>
              </w:rPr>
              <w:fldChar w:fldCharType="end"/>
            </w:r>
          </w:hyperlink>
        </w:p>
        <w:p w14:paraId="7B4CCAA5" w14:textId="549A385D"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32" w:history="1">
            <w:r w:rsidRPr="00B2243E">
              <w:rPr>
                <w:rStyle w:val="Hyperlink"/>
                <w:rFonts w:ascii="Calibri heading" w:hAnsi="Calibri heading"/>
                <w:b/>
                <w:bCs/>
                <w:noProof/>
                <w:lang w:val="en-US" w:eastAsia="en-US"/>
              </w:rPr>
              <w:t>Import Patterns</w:t>
            </w:r>
            <w:r>
              <w:rPr>
                <w:noProof/>
              </w:rPr>
              <w:tab/>
            </w:r>
            <w:r>
              <w:rPr>
                <w:noProof/>
              </w:rPr>
              <w:fldChar w:fldCharType="begin"/>
            </w:r>
            <w:r>
              <w:rPr>
                <w:noProof/>
              </w:rPr>
              <w:instrText xml:space="preserve"> PAGEREF _Toc239852332 \h </w:instrText>
            </w:r>
            <w:r>
              <w:rPr>
                <w:noProof/>
              </w:rPr>
            </w:r>
            <w:r>
              <w:rPr>
                <w:noProof/>
              </w:rPr>
              <w:fldChar w:fldCharType="separate"/>
            </w:r>
            <w:r>
              <w:rPr>
                <w:noProof/>
              </w:rPr>
              <w:t>42</w:t>
            </w:r>
            <w:r>
              <w:rPr>
                <w:noProof/>
              </w:rPr>
              <w:fldChar w:fldCharType="end"/>
            </w:r>
          </w:hyperlink>
        </w:p>
        <w:p w14:paraId="4C070A76" w14:textId="0259B84E"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33" w:history="1">
            <w:r w:rsidRPr="00B2243E">
              <w:rPr>
                <w:rStyle w:val="Hyperlink"/>
                <w:rFonts w:ascii="Calibri heading" w:eastAsiaTheme="majorEastAsia" w:hAnsi="Calibri heading" w:cstheme="majorBidi"/>
                <w:noProof/>
                <w:lang w:val="en-US" w:eastAsia="en-US"/>
              </w:rPr>
              <w:t>9.4.1  Push to the data platform  (SFDEINT1)</w:t>
            </w:r>
            <w:r>
              <w:rPr>
                <w:noProof/>
              </w:rPr>
              <w:tab/>
            </w:r>
            <w:r>
              <w:rPr>
                <w:noProof/>
              </w:rPr>
              <w:fldChar w:fldCharType="begin"/>
            </w:r>
            <w:r>
              <w:rPr>
                <w:noProof/>
              </w:rPr>
              <w:instrText xml:space="preserve"> PAGEREF _Toc239852333 \h </w:instrText>
            </w:r>
            <w:r>
              <w:rPr>
                <w:noProof/>
              </w:rPr>
            </w:r>
            <w:r>
              <w:rPr>
                <w:noProof/>
              </w:rPr>
              <w:fldChar w:fldCharType="separate"/>
            </w:r>
            <w:r>
              <w:rPr>
                <w:noProof/>
              </w:rPr>
              <w:t>42</w:t>
            </w:r>
            <w:r>
              <w:rPr>
                <w:noProof/>
              </w:rPr>
              <w:fldChar w:fldCharType="end"/>
            </w:r>
          </w:hyperlink>
        </w:p>
        <w:p w14:paraId="452927B6" w14:textId="6D515FC3"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34" w:history="1">
            <w:r w:rsidRPr="00B2243E">
              <w:rPr>
                <w:rStyle w:val="Hyperlink"/>
                <w:rFonts w:ascii="Calibri heading" w:eastAsiaTheme="majorEastAsia" w:hAnsi="Calibri heading" w:cstheme="majorBidi"/>
                <w:noProof/>
                <w:lang w:val="en-US" w:eastAsia="en-US"/>
              </w:rPr>
              <w:t>9.4.2  Push to the data platform   (SFDEINT2)</w:t>
            </w:r>
            <w:r>
              <w:rPr>
                <w:noProof/>
              </w:rPr>
              <w:tab/>
            </w:r>
            <w:r>
              <w:rPr>
                <w:noProof/>
              </w:rPr>
              <w:fldChar w:fldCharType="begin"/>
            </w:r>
            <w:r>
              <w:rPr>
                <w:noProof/>
              </w:rPr>
              <w:instrText xml:space="preserve"> PAGEREF _Toc239852334 \h </w:instrText>
            </w:r>
            <w:r>
              <w:rPr>
                <w:noProof/>
              </w:rPr>
            </w:r>
            <w:r>
              <w:rPr>
                <w:noProof/>
              </w:rPr>
              <w:fldChar w:fldCharType="separate"/>
            </w:r>
            <w:r>
              <w:rPr>
                <w:noProof/>
              </w:rPr>
              <w:t>43</w:t>
            </w:r>
            <w:r>
              <w:rPr>
                <w:noProof/>
              </w:rPr>
              <w:fldChar w:fldCharType="end"/>
            </w:r>
          </w:hyperlink>
        </w:p>
        <w:p w14:paraId="56E53899" w14:textId="05C8106C"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35" w:history="1">
            <w:r w:rsidRPr="00B2243E">
              <w:rPr>
                <w:rStyle w:val="Hyperlink"/>
                <w:rFonts w:ascii="Aptos" w:hAnsi="Aptos"/>
                <w:noProof/>
              </w:rPr>
              <w:t>Problem</w:t>
            </w:r>
            <w:r>
              <w:rPr>
                <w:noProof/>
              </w:rPr>
              <w:tab/>
            </w:r>
            <w:r>
              <w:rPr>
                <w:noProof/>
              </w:rPr>
              <w:fldChar w:fldCharType="begin"/>
            </w:r>
            <w:r>
              <w:rPr>
                <w:noProof/>
              </w:rPr>
              <w:instrText xml:space="preserve"> PAGEREF _Toc239852335 \h </w:instrText>
            </w:r>
            <w:r>
              <w:rPr>
                <w:noProof/>
              </w:rPr>
            </w:r>
            <w:r>
              <w:rPr>
                <w:noProof/>
              </w:rPr>
              <w:fldChar w:fldCharType="separate"/>
            </w:r>
            <w:r>
              <w:rPr>
                <w:noProof/>
              </w:rPr>
              <w:t>43</w:t>
            </w:r>
            <w:r>
              <w:rPr>
                <w:noProof/>
              </w:rPr>
              <w:fldChar w:fldCharType="end"/>
            </w:r>
          </w:hyperlink>
        </w:p>
        <w:p w14:paraId="32B92A5D" w14:textId="6A5935D5"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36" w:history="1">
            <w:r w:rsidRPr="00B2243E">
              <w:rPr>
                <w:rStyle w:val="Hyperlink"/>
                <w:rFonts w:ascii="Aptos" w:hAnsi="Aptos"/>
                <w:noProof/>
              </w:rPr>
              <w:t>Solution</w:t>
            </w:r>
            <w:r>
              <w:rPr>
                <w:noProof/>
              </w:rPr>
              <w:tab/>
            </w:r>
            <w:r>
              <w:rPr>
                <w:noProof/>
              </w:rPr>
              <w:fldChar w:fldCharType="begin"/>
            </w:r>
            <w:r>
              <w:rPr>
                <w:noProof/>
              </w:rPr>
              <w:instrText xml:space="preserve"> PAGEREF _Toc239852336 \h </w:instrText>
            </w:r>
            <w:r>
              <w:rPr>
                <w:noProof/>
              </w:rPr>
            </w:r>
            <w:r>
              <w:rPr>
                <w:noProof/>
              </w:rPr>
              <w:fldChar w:fldCharType="separate"/>
            </w:r>
            <w:r>
              <w:rPr>
                <w:noProof/>
              </w:rPr>
              <w:t>43</w:t>
            </w:r>
            <w:r>
              <w:rPr>
                <w:noProof/>
              </w:rPr>
              <w:fldChar w:fldCharType="end"/>
            </w:r>
          </w:hyperlink>
        </w:p>
        <w:p w14:paraId="049AF107" w14:textId="0A6E59BB"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37" w:history="1">
            <w:r w:rsidRPr="00B2243E">
              <w:rPr>
                <w:rStyle w:val="Hyperlink"/>
                <w:rFonts w:ascii="Aptos" w:hAnsi="Aptos"/>
                <w:noProof/>
              </w:rPr>
              <w:t>Use it when</w:t>
            </w:r>
            <w:r>
              <w:rPr>
                <w:noProof/>
              </w:rPr>
              <w:tab/>
            </w:r>
            <w:r>
              <w:rPr>
                <w:noProof/>
              </w:rPr>
              <w:fldChar w:fldCharType="begin"/>
            </w:r>
            <w:r>
              <w:rPr>
                <w:noProof/>
              </w:rPr>
              <w:instrText xml:space="preserve"> PAGEREF _Toc239852337 \h </w:instrText>
            </w:r>
            <w:r>
              <w:rPr>
                <w:noProof/>
              </w:rPr>
            </w:r>
            <w:r>
              <w:rPr>
                <w:noProof/>
              </w:rPr>
              <w:fldChar w:fldCharType="separate"/>
            </w:r>
            <w:r>
              <w:rPr>
                <w:noProof/>
              </w:rPr>
              <w:t>43</w:t>
            </w:r>
            <w:r>
              <w:rPr>
                <w:noProof/>
              </w:rPr>
              <w:fldChar w:fldCharType="end"/>
            </w:r>
          </w:hyperlink>
        </w:p>
        <w:p w14:paraId="471D58B5" w14:textId="12ED6CDF"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38" w:history="1">
            <w:r w:rsidRPr="00B2243E">
              <w:rPr>
                <w:rStyle w:val="Hyperlink"/>
                <w:rFonts w:ascii="Aptos" w:hAnsi="Aptos"/>
                <w:noProof/>
              </w:rPr>
              <w:t>Avoid it when</w:t>
            </w:r>
            <w:r>
              <w:rPr>
                <w:noProof/>
              </w:rPr>
              <w:tab/>
            </w:r>
            <w:r>
              <w:rPr>
                <w:noProof/>
              </w:rPr>
              <w:fldChar w:fldCharType="begin"/>
            </w:r>
            <w:r>
              <w:rPr>
                <w:noProof/>
              </w:rPr>
              <w:instrText xml:space="preserve"> PAGEREF _Toc239852338 \h </w:instrText>
            </w:r>
            <w:r>
              <w:rPr>
                <w:noProof/>
              </w:rPr>
            </w:r>
            <w:r>
              <w:rPr>
                <w:noProof/>
              </w:rPr>
              <w:fldChar w:fldCharType="separate"/>
            </w:r>
            <w:r>
              <w:rPr>
                <w:noProof/>
              </w:rPr>
              <w:t>43</w:t>
            </w:r>
            <w:r>
              <w:rPr>
                <w:noProof/>
              </w:rPr>
              <w:fldChar w:fldCharType="end"/>
            </w:r>
          </w:hyperlink>
        </w:p>
        <w:p w14:paraId="4BE0F650" w14:textId="0F659D76"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39" w:history="1">
            <w:r w:rsidRPr="00B2243E">
              <w:rPr>
                <w:rStyle w:val="Hyperlink"/>
                <w:rFonts w:ascii="Aptos" w:hAnsi="Aptos"/>
                <w:noProof/>
              </w:rPr>
              <w:t>Risk &amp; consideration</w:t>
            </w:r>
            <w:r>
              <w:rPr>
                <w:noProof/>
              </w:rPr>
              <w:tab/>
            </w:r>
            <w:r>
              <w:rPr>
                <w:noProof/>
              </w:rPr>
              <w:fldChar w:fldCharType="begin"/>
            </w:r>
            <w:r>
              <w:rPr>
                <w:noProof/>
              </w:rPr>
              <w:instrText xml:space="preserve"> PAGEREF _Toc239852339 \h </w:instrText>
            </w:r>
            <w:r>
              <w:rPr>
                <w:noProof/>
              </w:rPr>
            </w:r>
            <w:r>
              <w:rPr>
                <w:noProof/>
              </w:rPr>
              <w:fldChar w:fldCharType="separate"/>
            </w:r>
            <w:r>
              <w:rPr>
                <w:noProof/>
              </w:rPr>
              <w:t>43</w:t>
            </w:r>
            <w:r>
              <w:rPr>
                <w:noProof/>
              </w:rPr>
              <w:fldChar w:fldCharType="end"/>
            </w:r>
          </w:hyperlink>
        </w:p>
        <w:p w14:paraId="10563DBF" w14:textId="36B71CC3"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40" w:history="1">
            <w:r w:rsidRPr="00B2243E">
              <w:rPr>
                <w:rStyle w:val="Hyperlink"/>
                <w:rFonts w:ascii="Aptos" w:hAnsi="Aptos"/>
                <w:noProof/>
              </w:rPr>
              <w:t>Security boundary</w:t>
            </w:r>
            <w:r>
              <w:rPr>
                <w:noProof/>
              </w:rPr>
              <w:tab/>
            </w:r>
            <w:r>
              <w:rPr>
                <w:noProof/>
              </w:rPr>
              <w:fldChar w:fldCharType="begin"/>
            </w:r>
            <w:r>
              <w:rPr>
                <w:noProof/>
              </w:rPr>
              <w:instrText xml:space="preserve"> PAGEREF _Toc239852340 \h </w:instrText>
            </w:r>
            <w:r>
              <w:rPr>
                <w:noProof/>
              </w:rPr>
            </w:r>
            <w:r>
              <w:rPr>
                <w:noProof/>
              </w:rPr>
              <w:fldChar w:fldCharType="separate"/>
            </w:r>
            <w:r>
              <w:rPr>
                <w:noProof/>
              </w:rPr>
              <w:t>44</w:t>
            </w:r>
            <w:r>
              <w:rPr>
                <w:noProof/>
              </w:rPr>
              <w:fldChar w:fldCharType="end"/>
            </w:r>
          </w:hyperlink>
        </w:p>
        <w:p w14:paraId="578B8454" w14:textId="40337A67"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41" w:history="1">
            <w:r w:rsidRPr="00B2243E">
              <w:rPr>
                <w:rStyle w:val="Hyperlink"/>
                <w:rFonts w:ascii="Aptos" w:hAnsi="Aptos"/>
                <w:noProof/>
              </w:rPr>
              <w:t>Common pitfall</w:t>
            </w:r>
            <w:r>
              <w:rPr>
                <w:noProof/>
              </w:rPr>
              <w:tab/>
            </w:r>
            <w:r>
              <w:rPr>
                <w:noProof/>
              </w:rPr>
              <w:fldChar w:fldCharType="begin"/>
            </w:r>
            <w:r>
              <w:rPr>
                <w:noProof/>
              </w:rPr>
              <w:instrText xml:space="preserve"> PAGEREF _Toc239852341 \h </w:instrText>
            </w:r>
            <w:r>
              <w:rPr>
                <w:noProof/>
              </w:rPr>
            </w:r>
            <w:r>
              <w:rPr>
                <w:noProof/>
              </w:rPr>
              <w:fldChar w:fldCharType="separate"/>
            </w:r>
            <w:r>
              <w:rPr>
                <w:noProof/>
              </w:rPr>
              <w:t>44</w:t>
            </w:r>
            <w:r>
              <w:rPr>
                <w:noProof/>
              </w:rPr>
              <w:fldChar w:fldCharType="end"/>
            </w:r>
          </w:hyperlink>
        </w:p>
        <w:p w14:paraId="1E607058" w14:textId="15FDCCAB"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42" w:history="1">
            <w:r w:rsidRPr="00B2243E">
              <w:rPr>
                <w:rStyle w:val="Hyperlink"/>
                <w:rFonts w:ascii="Aptos" w:hAnsi="Aptos"/>
                <w:noProof/>
              </w:rPr>
              <w:t>In practice</w:t>
            </w:r>
            <w:r>
              <w:rPr>
                <w:noProof/>
              </w:rPr>
              <w:tab/>
            </w:r>
            <w:r>
              <w:rPr>
                <w:noProof/>
              </w:rPr>
              <w:fldChar w:fldCharType="begin"/>
            </w:r>
            <w:r>
              <w:rPr>
                <w:noProof/>
              </w:rPr>
              <w:instrText xml:space="preserve"> PAGEREF _Toc239852342 \h </w:instrText>
            </w:r>
            <w:r>
              <w:rPr>
                <w:noProof/>
              </w:rPr>
            </w:r>
            <w:r>
              <w:rPr>
                <w:noProof/>
              </w:rPr>
              <w:fldChar w:fldCharType="separate"/>
            </w:r>
            <w:r>
              <w:rPr>
                <w:noProof/>
              </w:rPr>
              <w:t>44</w:t>
            </w:r>
            <w:r>
              <w:rPr>
                <w:noProof/>
              </w:rPr>
              <w:fldChar w:fldCharType="end"/>
            </w:r>
          </w:hyperlink>
        </w:p>
        <w:p w14:paraId="74C2B409" w14:textId="03FD6752"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43" w:history="1">
            <w:r w:rsidRPr="00B2243E">
              <w:rPr>
                <w:rStyle w:val="Hyperlink"/>
                <w:rFonts w:ascii="Calibri heading" w:eastAsiaTheme="majorEastAsia" w:hAnsi="Calibri heading" w:cstheme="majorBidi"/>
                <w:noProof/>
                <w:lang w:val="en-US" w:eastAsia="en-US"/>
              </w:rPr>
              <w:t>9.4.3  Micro-batch file ingestion: Snowpipe auto-ingest (SFDEINT3)</w:t>
            </w:r>
            <w:r>
              <w:rPr>
                <w:noProof/>
              </w:rPr>
              <w:tab/>
            </w:r>
            <w:r>
              <w:rPr>
                <w:noProof/>
              </w:rPr>
              <w:fldChar w:fldCharType="begin"/>
            </w:r>
            <w:r>
              <w:rPr>
                <w:noProof/>
              </w:rPr>
              <w:instrText xml:space="preserve"> PAGEREF _Toc239852343 \h </w:instrText>
            </w:r>
            <w:r>
              <w:rPr>
                <w:noProof/>
              </w:rPr>
            </w:r>
            <w:r>
              <w:rPr>
                <w:noProof/>
              </w:rPr>
              <w:fldChar w:fldCharType="separate"/>
            </w:r>
            <w:r>
              <w:rPr>
                <w:noProof/>
              </w:rPr>
              <w:t>44</w:t>
            </w:r>
            <w:r>
              <w:rPr>
                <w:noProof/>
              </w:rPr>
              <w:fldChar w:fldCharType="end"/>
            </w:r>
          </w:hyperlink>
        </w:p>
        <w:p w14:paraId="6C81B5D4" w14:textId="3A96F4E8"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44" w:history="1">
            <w:r w:rsidRPr="00B2243E">
              <w:rPr>
                <w:rStyle w:val="Hyperlink"/>
                <w:rFonts w:ascii="Aptos" w:hAnsi="Aptos"/>
                <w:noProof/>
              </w:rPr>
              <w:t>Problem</w:t>
            </w:r>
            <w:r>
              <w:rPr>
                <w:noProof/>
              </w:rPr>
              <w:tab/>
            </w:r>
            <w:r>
              <w:rPr>
                <w:noProof/>
              </w:rPr>
              <w:fldChar w:fldCharType="begin"/>
            </w:r>
            <w:r>
              <w:rPr>
                <w:noProof/>
              </w:rPr>
              <w:instrText xml:space="preserve"> PAGEREF _Toc239852344 \h </w:instrText>
            </w:r>
            <w:r>
              <w:rPr>
                <w:noProof/>
              </w:rPr>
            </w:r>
            <w:r>
              <w:rPr>
                <w:noProof/>
              </w:rPr>
              <w:fldChar w:fldCharType="separate"/>
            </w:r>
            <w:r>
              <w:rPr>
                <w:noProof/>
              </w:rPr>
              <w:t>44</w:t>
            </w:r>
            <w:r>
              <w:rPr>
                <w:noProof/>
              </w:rPr>
              <w:fldChar w:fldCharType="end"/>
            </w:r>
          </w:hyperlink>
        </w:p>
        <w:p w14:paraId="472969E5" w14:textId="0C616697"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45" w:history="1">
            <w:r w:rsidRPr="00B2243E">
              <w:rPr>
                <w:rStyle w:val="Hyperlink"/>
                <w:rFonts w:ascii="Aptos" w:hAnsi="Aptos"/>
                <w:noProof/>
              </w:rPr>
              <w:t>Solution</w:t>
            </w:r>
            <w:r>
              <w:rPr>
                <w:noProof/>
              </w:rPr>
              <w:tab/>
            </w:r>
            <w:r>
              <w:rPr>
                <w:noProof/>
              </w:rPr>
              <w:fldChar w:fldCharType="begin"/>
            </w:r>
            <w:r>
              <w:rPr>
                <w:noProof/>
              </w:rPr>
              <w:instrText xml:space="preserve"> PAGEREF _Toc239852345 \h </w:instrText>
            </w:r>
            <w:r>
              <w:rPr>
                <w:noProof/>
              </w:rPr>
            </w:r>
            <w:r>
              <w:rPr>
                <w:noProof/>
              </w:rPr>
              <w:fldChar w:fldCharType="separate"/>
            </w:r>
            <w:r>
              <w:rPr>
                <w:noProof/>
              </w:rPr>
              <w:t>44</w:t>
            </w:r>
            <w:r>
              <w:rPr>
                <w:noProof/>
              </w:rPr>
              <w:fldChar w:fldCharType="end"/>
            </w:r>
          </w:hyperlink>
        </w:p>
        <w:p w14:paraId="1AD054FA" w14:textId="7272CE6D"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46" w:history="1">
            <w:r w:rsidRPr="00B2243E">
              <w:rPr>
                <w:rStyle w:val="Hyperlink"/>
                <w:rFonts w:ascii="Aptos" w:hAnsi="Aptos"/>
                <w:noProof/>
              </w:rPr>
              <w:t>Use it when</w:t>
            </w:r>
            <w:r>
              <w:rPr>
                <w:noProof/>
              </w:rPr>
              <w:tab/>
            </w:r>
            <w:r>
              <w:rPr>
                <w:noProof/>
              </w:rPr>
              <w:fldChar w:fldCharType="begin"/>
            </w:r>
            <w:r>
              <w:rPr>
                <w:noProof/>
              </w:rPr>
              <w:instrText xml:space="preserve"> PAGEREF _Toc239852346 \h </w:instrText>
            </w:r>
            <w:r>
              <w:rPr>
                <w:noProof/>
              </w:rPr>
            </w:r>
            <w:r>
              <w:rPr>
                <w:noProof/>
              </w:rPr>
              <w:fldChar w:fldCharType="separate"/>
            </w:r>
            <w:r>
              <w:rPr>
                <w:noProof/>
              </w:rPr>
              <w:t>44</w:t>
            </w:r>
            <w:r>
              <w:rPr>
                <w:noProof/>
              </w:rPr>
              <w:fldChar w:fldCharType="end"/>
            </w:r>
          </w:hyperlink>
        </w:p>
        <w:p w14:paraId="4558CC0B" w14:textId="1B94D84C"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47" w:history="1">
            <w:r w:rsidRPr="00B2243E">
              <w:rPr>
                <w:rStyle w:val="Hyperlink"/>
                <w:rFonts w:ascii="Aptos" w:hAnsi="Aptos"/>
                <w:noProof/>
              </w:rPr>
              <w:t>Avoid it when</w:t>
            </w:r>
            <w:r>
              <w:rPr>
                <w:noProof/>
              </w:rPr>
              <w:tab/>
            </w:r>
            <w:r>
              <w:rPr>
                <w:noProof/>
              </w:rPr>
              <w:fldChar w:fldCharType="begin"/>
            </w:r>
            <w:r>
              <w:rPr>
                <w:noProof/>
              </w:rPr>
              <w:instrText xml:space="preserve"> PAGEREF _Toc239852347 \h </w:instrText>
            </w:r>
            <w:r>
              <w:rPr>
                <w:noProof/>
              </w:rPr>
            </w:r>
            <w:r>
              <w:rPr>
                <w:noProof/>
              </w:rPr>
              <w:fldChar w:fldCharType="separate"/>
            </w:r>
            <w:r>
              <w:rPr>
                <w:noProof/>
              </w:rPr>
              <w:t>44</w:t>
            </w:r>
            <w:r>
              <w:rPr>
                <w:noProof/>
              </w:rPr>
              <w:fldChar w:fldCharType="end"/>
            </w:r>
          </w:hyperlink>
        </w:p>
        <w:p w14:paraId="7A9897F0" w14:textId="3B1F9EB0"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48" w:history="1">
            <w:r w:rsidRPr="00B2243E">
              <w:rPr>
                <w:rStyle w:val="Hyperlink"/>
                <w:rFonts w:ascii="Aptos" w:hAnsi="Aptos"/>
                <w:noProof/>
              </w:rPr>
              <w:t>Risk &amp; consideration</w:t>
            </w:r>
            <w:r>
              <w:rPr>
                <w:noProof/>
              </w:rPr>
              <w:tab/>
            </w:r>
            <w:r>
              <w:rPr>
                <w:noProof/>
              </w:rPr>
              <w:fldChar w:fldCharType="begin"/>
            </w:r>
            <w:r>
              <w:rPr>
                <w:noProof/>
              </w:rPr>
              <w:instrText xml:space="preserve"> PAGEREF _Toc239852348 \h </w:instrText>
            </w:r>
            <w:r>
              <w:rPr>
                <w:noProof/>
              </w:rPr>
            </w:r>
            <w:r>
              <w:rPr>
                <w:noProof/>
              </w:rPr>
              <w:fldChar w:fldCharType="separate"/>
            </w:r>
            <w:r>
              <w:rPr>
                <w:noProof/>
              </w:rPr>
              <w:t>44</w:t>
            </w:r>
            <w:r>
              <w:rPr>
                <w:noProof/>
              </w:rPr>
              <w:fldChar w:fldCharType="end"/>
            </w:r>
          </w:hyperlink>
        </w:p>
        <w:p w14:paraId="4B09B923" w14:textId="70ACC336"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49" w:history="1">
            <w:r w:rsidRPr="00B2243E">
              <w:rPr>
                <w:rStyle w:val="Hyperlink"/>
                <w:rFonts w:ascii="Aptos" w:hAnsi="Aptos"/>
                <w:noProof/>
              </w:rPr>
              <w:t>Security boundary</w:t>
            </w:r>
            <w:r>
              <w:rPr>
                <w:noProof/>
              </w:rPr>
              <w:tab/>
            </w:r>
            <w:r>
              <w:rPr>
                <w:noProof/>
              </w:rPr>
              <w:fldChar w:fldCharType="begin"/>
            </w:r>
            <w:r>
              <w:rPr>
                <w:noProof/>
              </w:rPr>
              <w:instrText xml:space="preserve"> PAGEREF _Toc239852349 \h </w:instrText>
            </w:r>
            <w:r>
              <w:rPr>
                <w:noProof/>
              </w:rPr>
            </w:r>
            <w:r>
              <w:rPr>
                <w:noProof/>
              </w:rPr>
              <w:fldChar w:fldCharType="separate"/>
            </w:r>
            <w:r>
              <w:rPr>
                <w:noProof/>
              </w:rPr>
              <w:t>44</w:t>
            </w:r>
            <w:r>
              <w:rPr>
                <w:noProof/>
              </w:rPr>
              <w:fldChar w:fldCharType="end"/>
            </w:r>
          </w:hyperlink>
        </w:p>
        <w:p w14:paraId="4F1063BB" w14:textId="1320E885"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50" w:history="1">
            <w:r w:rsidRPr="00B2243E">
              <w:rPr>
                <w:rStyle w:val="Hyperlink"/>
                <w:rFonts w:ascii="Aptos" w:hAnsi="Aptos"/>
                <w:noProof/>
              </w:rPr>
              <w:t>Common pitfall</w:t>
            </w:r>
            <w:r>
              <w:rPr>
                <w:noProof/>
              </w:rPr>
              <w:tab/>
            </w:r>
            <w:r>
              <w:rPr>
                <w:noProof/>
              </w:rPr>
              <w:fldChar w:fldCharType="begin"/>
            </w:r>
            <w:r>
              <w:rPr>
                <w:noProof/>
              </w:rPr>
              <w:instrText xml:space="preserve"> PAGEREF _Toc239852350 \h </w:instrText>
            </w:r>
            <w:r>
              <w:rPr>
                <w:noProof/>
              </w:rPr>
            </w:r>
            <w:r>
              <w:rPr>
                <w:noProof/>
              </w:rPr>
              <w:fldChar w:fldCharType="separate"/>
            </w:r>
            <w:r>
              <w:rPr>
                <w:noProof/>
              </w:rPr>
              <w:t>45</w:t>
            </w:r>
            <w:r>
              <w:rPr>
                <w:noProof/>
              </w:rPr>
              <w:fldChar w:fldCharType="end"/>
            </w:r>
          </w:hyperlink>
        </w:p>
        <w:p w14:paraId="42CEEBFA" w14:textId="37F56C4E"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51" w:history="1">
            <w:r w:rsidRPr="00B2243E">
              <w:rPr>
                <w:rStyle w:val="Hyperlink"/>
                <w:rFonts w:ascii="Aptos" w:hAnsi="Aptos"/>
                <w:noProof/>
              </w:rPr>
              <w:t>In practice</w:t>
            </w:r>
            <w:r>
              <w:rPr>
                <w:noProof/>
              </w:rPr>
              <w:tab/>
            </w:r>
            <w:r>
              <w:rPr>
                <w:noProof/>
              </w:rPr>
              <w:fldChar w:fldCharType="begin"/>
            </w:r>
            <w:r>
              <w:rPr>
                <w:noProof/>
              </w:rPr>
              <w:instrText xml:space="preserve"> PAGEREF _Toc239852351 \h </w:instrText>
            </w:r>
            <w:r>
              <w:rPr>
                <w:noProof/>
              </w:rPr>
            </w:r>
            <w:r>
              <w:rPr>
                <w:noProof/>
              </w:rPr>
              <w:fldChar w:fldCharType="separate"/>
            </w:r>
            <w:r>
              <w:rPr>
                <w:noProof/>
              </w:rPr>
              <w:t>45</w:t>
            </w:r>
            <w:r>
              <w:rPr>
                <w:noProof/>
              </w:rPr>
              <w:fldChar w:fldCharType="end"/>
            </w:r>
          </w:hyperlink>
        </w:p>
        <w:p w14:paraId="173FB701" w14:textId="49B9D71C"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52" w:history="1">
            <w:r w:rsidRPr="00B2243E">
              <w:rPr>
                <w:rStyle w:val="Hyperlink"/>
                <w:rFonts w:ascii="Calibri heading" w:eastAsiaTheme="majorEastAsia" w:hAnsi="Calibri heading" w:cstheme="majorBidi"/>
                <w:noProof/>
                <w:lang w:val="en-US" w:eastAsia="en-US"/>
              </w:rPr>
              <w:t>9.4.4  · Scheduled batch: watermark and CDC (SFDEINT4)</w:t>
            </w:r>
            <w:r>
              <w:rPr>
                <w:noProof/>
              </w:rPr>
              <w:tab/>
            </w:r>
            <w:r>
              <w:rPr>
                <w:noProof/>
              </w:rPr>
              <w:fldChar w:fldCharType="begin"/>
            </w:r>
            <w:r>
              <w:rPr>
                <w:noProof/>
              </w:rPr>
              <w:instrText xml:space="preserve"> PAGEREF _Toc239852352 \h </w:instrText>
            </w:r>
            <w:r>
              <w:rPr>
                <w:noProof/>
              </w:rPr>
            </w:r>
            <w:r>
              <w:rPr>
                <w:noProof/>
              </w:rPr>
              <w:fldChar w:fldCharType="separate"/>
            </w:r>
            <w:r>
              <w:rPr>
                <w:noProof/>
              </w:rPr>
              <w:t>45</w:t>
            </w:r>
            <w:r>
              <w:rPr>
                <w:noProof/>
              </w:rPr>
              <w:fldChar w:fldCharType="end"/>
            </w:r>
          </w:hyperlink>
        </w:p>
        <w:p w14:paraId="025C6B66" w14:textId="76AE7B24"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53" w:history="1">
            <w:r w:rsidRPr="00B2243E">
              <w:rPr>
                <w:rStyle w:val="Hyperlink"/>
                <w:rFonts w:ascii="Aptos" w:hAnsi="Aptos"/>
                <w:noProof/>
              </w:rPr>
              <w:t>Problem</w:t>
            </w:r>
            <w:r>
              <w:rPr>
                <w:noProof/>
              </w:rPr>
              <w:tab/>
            </w:r>
            <w:r>
              <w:rPr>
                <w:noProof/>
              </w:rPr>
              <w:fldChar w:fldCharType="begin"/>
            </w:r>
            <w:r>
              <w:rPr>
                <w:noProof/>
              </w:rPr>
              <w:instrText xml:space="preserve"> PAGEREF _Toc239852353 \h </w:instrText>
            </w:r>
            <w:r>
              <w:rPr>
                <w:noProof/>
              </w:rPr>
            </w:r>
            <w:r>
              <w:rPr>
                <w:noProof/>
              </w:rPr>
              <w:fldChar w:fldCharType="separate"/>
            </w:r>
            <w:r>
              <w:rPr>
                <w:noProof/>
              </w:rPr>
              <w:t>45</w:t>
            </w:r>
            <w:r>
              <w:rPr>
                <w:noProof/>
              </w:rPr>
              <w:fldChar w:fldCharType="end"/>
            </w:r>
          </w:hyperlink>
        </w:p>
        <w:p w14:paraId="2E90C6DA" w14:textId="6D6184A1"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54" w:history="1">
            <w:r w:rsidRPr="00B2243E">
              <w:rPr>
                <w:rStyle w:val="Hyperlink"/>
                <w:rFonts w:ascii="Aptos" w:hAnsi="Aptos"/>
                <w:noProof/>
              </w:rPr>
              <w:t>Solution</w:t>
            </w:r>
            <w:r>
              <w:rPr>
                <w:noProof/>
              </w:rPr>
              <w:tab/>
            </w:r>
            <w:r>
              <w:rPr>
                <w:noProof/>
              </w:rPr>
              <w:fldChar w:fldCharType="begin"/>
            </w:r>
            <w:r>
              <w:rPr>
                <w:noProof/>
              </w:rPr>
              <w:instrText xml:space="preserve"> PAGEREF _Toc239852354 \h </w:instrText>
            </w:r>
            <w:r>
              <w:rPr>
                <w:noProof/>
              </w:rPr>
            </w:r>
            <w:r>
              <w:rPr>
                <w:noProof/>
              </w:rPr>
              <w:fldChar w:fldCharType="separate"/>
            </w:r>
            <w:r>
              <w:rPr>
                <w:noProof/>
              </w:rPr>
              <w:t>45</w:t>
            </w:r>
            <w:r>
              <w:rPr>
                <w:noProof/>
              </w:rPr>
              <w:fldChar w:fldCharType="end"/>
            </w:r>
          </w:hyperlink>
        </w:p>
        <w:p w14:paraId="032965C7" w14:textId="548E5176"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55" w:history="1">
            <w:r w:rsidRPr="00B2243E">
              <w:rPr>
                <w:rStyle w:val="Hyperlink"/>
                <w:rFonts w:ascii="Aptos" w:hAnsi="Aptos"/>
                <w:noProof/>
              </w:rPr>
              <w:t>Use it when</w:t>
            </w:r>
            <w:r>
              <w:rPr>
                <w:noProof/>
              </w:rPr>
              <w:tab/>
            </w:r>
            <w:r>
              <w:rPr>
                <w:noProof/>
              </w:rPr>
              <w:fldChar w:fldCharType="begin"/>
            </w:r>
            <w:r>
              <w:rPr>
                <w:noProof/>
              </w:rPr>
              <w:instrText xml:space="preserve"> PAGEREF _Toc239852355 \h </w:instrText>
            </w:r>
            <w:r>
              <w:rPr>
                <w:noProof/>
              </w:rPr>
            </w:r>
            <w:r>
              <w:rPr>
                <w:noProof/>
              </w:rPr>
              <w:fldChar w:fldCharType="separate"/>
            </w:r>
            <w:r>
              <w:rPr>
                <w:noProof/>
              </w:rPr>
              <w:t>45</w:t>
            </w:r>
            <w:r>
              <w:rPr>
                <w:noProof/>
              </w:rPr>
              <w:fldChar w:fldCharType="end"/>
            </w:r>
          </w:hyperlink>
        </w:p>
        <w:p w14:paraId="66323FD5" w14:textId="626A0D61"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56" w:history="1">
            <w:r w:rsidRPr="00B2243E">
              <w:rPr>
                <w:rStyle w:val="Hyperlink"/>
                <w:rFonts w:ascii="Aptos" w:hAnsi="Aptos"/>
                <w:noProof/>
              </w:rPr>
              <w:t>Avoid it when</w:t>
            </w:r>
            <w:r>
              <w:rPr>
                <w:noProof/>
              </w:rPr>
              <w:tab/>
            </w:r>
            <w:r>
              <w:rPr>
                <w:noProof/>
              </w:rPr>
              <w:fldChar w:fldCharType="begin"/>
            </w:r>
            <w:r>
              <w:rPr>
                <w:noProof/>
              </w:rPr>
              <w:instrText xml:space="preserve"> PAGEREF _Toc239852356 \h </w:instrText>
            </w:r>
            <w:r>
              <w:rPr>
                <w:noProof/>
              </w:rPr>
            </w:r>
            <w:r>
              <w:rPr>
                <w:noProof/>
              </w:rPr>
              <w:fldChar w:fldCharType="separate"/>
            </w:r>
            <w:r>
              <w:rPr>
                <w:noProof/>
              </w:rPr>
              <w:t>45</w:t>
            </w:r>
            <w:r>
              <w:rPr>
                <w:noProof/>
              </w:rPr>
              <w:fldChar w:fldCharType="end"/>
            </w:r>
          </w:hyperlink>
        </w:p>
        <w:p w14:paraId="30C7C598" w14:textId="4D2C87EA"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57" w:history="1">
            <w:r w:rsidRPr="00B2243E">
              <w:rPr>
                <w:rStyle w:val="Hyperlink"/>
                <w:rFonts w:ascii="Aptos" w:hAnsi="Aptos"/>
                <w:noProof/>
              </w:rPr>
              <w:t>Risk &amp; consideration</w:t>
            </w:r>
            <w:r>
              <w:rPr>
                <w:noProof/>
              </w:rPr>
              <w:tab/>
            </w:r>
            <w:r>
              <w:rPr>
                <w:noProof/>
              </w:rPr>
              <w:fldChar w:fldCharType="begin"/>
            </w:r>
            <w:r>
              <w:rPr>
                <w:noProof/>
              </w:rPr>
              <w:instrText xml:space="preserve"> PAGEREF _Toc239852357 \h </w:instrText>
            </w:r>
            <w:r>
              <w:rPr>
                <w:noProof/>
              </w:rPr>
            </w:r>
            <w:r>
              <w:rPr>
                <w:noProof/>
              </w:rPr>
              <w:fldChar w:fldCharType="separate"/>
            </w:r>
            <w:r>
              <w:rPr>
                <w:noProof/>
              </w:rPr>
              <w:t>45</w:t>
            </w:r>
            <w:r>
              <w:rPr>
                <w:noProof/>
              </w:rPr>
              <w:fldChar w:fldCharType="end"/>
            </w:r>
          </w:hyperlink>
        </w:p>
        <w:p w14:paraId="7AF42252" w14:textId="48A1DB20"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58" w:history="1">
            <w:r w:rsidRPr="00B2243E">
              <w:rPr>
                <w:rStyle w:val="Hyperlink"/>
                <w:rFonts w:ascii="Aptos" w:hAnsi="Aptos"/>
                <w:noProof/>
              </w:rPr>
              <w:t>Security boundary</w:t>
            </w:r>
            <w:r>
              <w:rPr>
                <w:noProof/>
              </w:rPr>
              <w:tab/>
            </w:r>
            <w:r>
              <w:rPr>
                <w:noProof/>
              </w:rPr>
              <w:fldChar w:fldCharType="begin"/>
            </w:r>
            <w:r>
              <w:rPr>
                <w:noProof/>
              </w:rPr>
              <w:instrText xml:space="preserve"> PAGEREF _Toc239852358 \h </w:instrText>
            </w:r>
            <w:r>
              <w:rPr>
                <w:noProof/>
              </w:rPr>
            </w:r>
            <w:r>
              <w:rPr>
                <w:noProof/>
              </w:rPr>
              <w:fldChar w:fldCharType="separate"/>
            </w:r>
            <w:r>
              <w:rPr>
                <w:noProof/>
              </w:rPr>
              <w:t>45</w:t>
            </w:r>
            <w:r>
              <w:rPr>
                <w:noProof/>
              </w:rPr>
              <w:fldChar w:fldCharType="end"/>
            </w:r>
          </w:hyperlink>
        </w:p>
        <w:p w14:paraId="02D59649" w14:textId="79C3CB28"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59" w:history="1">
            <w:r w:rsidRPr="00B2243E">
              <w:rPr>
                <w:rStyle w:val="Hyperlink"/>
                <w:rFonts w:ascii="Aptos" w:hAnsi="Aptos"/>
                <w:noProof/>
              </w:rPr>
              <w:t>Common pitfall</w:t>
            </w:r>
            <w:r>
              <w:rPr>
                <w:noProof/>
              </w:rPr>
              <w:tab/>
            </w:r>
            <w:r>
              <w:rPr>
                <w:noProof/>
              </w:rPr>
              <w:fldChar w:fldCharType="begin"/>
            </w:r>
            <w:r>
              <w:rPr>
                <w:noProof/>
              </w:rPr>
              <w:instrText xml:space="preserve"> PAGEREF _Toc239852359 \h </w:instrText>
            </w:r>
            <w:r>
              <w:rPr>
                <w:noProof/>
              </w:rPr>
            </w:r>
            <w:r>
              <w:rPr>
                <w:noProof/>
              </w:rPr>
              <w:fldChar w:fldCharType="separate"/>
            </w:r>
            <w:r>
              <w:rPr>
                <w:noProof/>
              </w:rPr>
              <w:t>45</w:t>
            </w:r>
            <w:r>
              <w:rPr>
                <w:noProof/>
              </w:rPr>
              <w:fldChar w:fldCharType="end"/>
            </w:r>
          </w:hyperlink>
        </w:p>
        <w:p w14:paraId="56F3109C" w14:textId="60879998"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60" w:history="1">
            <w:r w:rsidRPr="00B2243E">
              <w:rPr>
                <w:rStyle w:val="Hyperlink"/>
                <w:rFonts w:ascii="Aptos" w:hAnsi="Aptos"/>
                <w:noProof/>
              </w:rPr>
              <w:t>In practice</w:t>
            </w:r>
            <w:r>
              <w:rPr>
                <w:noProof/>
              </w:rPr>
              <w:tab/>
            </w:r>
            <w:r>
              <w:rPr>
                <w:noProof/>
              </w:rPr>
              <w:fldChar w:fldCharType="begin"/>
            </w:r>
            <w:r>
              <w:rPr>
                <w:noProof/>
              </w:rPr>
              <w:instrText xml:space="preserve"> PAGEREF _Toc239852360 \h </w:instrText>
            </w:r>
            <w:r>
              <w:rPr>
                <w:noProof/>
              </w:rPr>
            </w:r>
            <w:r>
              <w:rPr>
                <w:noProof/>
              </w:rPr>
              <w:fldChar w:fldCharType="separate"/>
            </w:r>
            <w:r>
              <w:rPr>
                <w:noProof/>
              </w:rPr>
              <w:t>45</w:t>
            </w:r>
            <w:r>
              <w:rPr>
                <w:noProof/>
              </w:rPr>
              <w:fldChar w:fldCharType="end"/>
            </w:r>
          </w:hyperlink>
        </w:p>
        <w:p w14:paraId="45D12351" w14:textId="4E4FCF40"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61" w:history="1">
            <w:r w:rsidRPr="00B2243E">
              <w:rPr>
                <w:rStyle w:val="Hyperlink"/>
                <w:rFonts w:ascii="Calibri heading" w:eastAsiaTheme="majorEastAsia" w:hAnsi="Calibri heading" w:cstheme="majorBidi"/>
                <w:noProof/>
                <w:lang w:val="en-US" w:eastAsia="en-US"/>
              </w:rPr>
              <w:t>9.4.5  Staged import, platform-driven ingestion (SFDEINT5)</w:t>
            </w:r>
            <w:r>
              <w:rPr>
                <w:noProof/>
              </w:rPr>
              <w:tab/>
            </w:r>
            <w:r>
              <w:rPr>
                <w:noProof/>
              </w:rPr>
              <w:fldChar w:fldCharType="begin"/>
            </w:r>
            <w:r>
              <w:rPr>
                <w:noProof/>
              </w:rPr>
              <w:instrText xml:space="preserve"> PAGEREF _Toc239852361 \h </w:instrText>
            </w:r>
            <w:r>
              <w:rPr>
                <w:noProof/>
              </w:rPr>
            </w:r>
            <w:r>
              <w:rPr>
                <w:noProof/>
              </w:rPr>
              <w:fldChar w:fldCharType="separate"/>
            </w:r>
            <w:r>
              <w:rPr>
                <w:noProof/>
              </w:rPr>
              <w:t>45</w:t>
            </w:r>
            <w:r>
              <w:rPr>
                <w:noProof/>
              </w:rPr>
              <w:fldChar w:fldCharType="end"/>
            </w:r>
          </w:hyperlink>
        </w:p>
        <w:p w14:paraId="0344A176" w14:textId="2106B1B1"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62" w:history="1">
            <w:r w:rsidRPr="00B2243E">
              <w:rPr>
                <w:rStyle w:val="Hyperlink"/>
                <w:rFonts w:ascii="Aptos" w:hAnsi="Aptos"/>
                <w:noProof/>
              </w:rPr>
              <w:t>Problem</w:t>
            </w:r>
            <w:r>
              <w:rPr>
                <w:noProof/>
              </w:rPr>
              <w:tab/>
            </w:r>
            <w:r>
              <w:rPr>
                <w:noProof/>
              </w:rPr>
              <w:fldChar w:fldCharType="begin"/>
            </w:r>
            <w:r>
              <w:rPr>
                <w:noProof/>
              </w:rPr>
              <w:instrText xml:space="preserve"> PAGEREF _Toc239852362 \h </w:instrText>
            </w:r>
            <w:r>
              <w:rPr>
                <w:noProof/>
              </w:rPr>
            </w:r>
            <w:r>
              <w:rPr>
                <w:noProof/>
              </w:rPr>
              <w:fldChar w:fldCharType="separate"/>
            </w:r>
            <w:r>
              <w:rPr>
                <w:noProof/>
              </w:rPr>
              <w:t>46</w:t>
            </w:r>
            <w:r>
              <w:rPr>
                <w:noProof/>
              </w:rPr>
              <w:fldChar w:fldCharType="end"/>
            </w:r>
          </w:hyperlink>
        </w:p>
        <w:p w14:paraId="7AF2E6D5" w14:textId="3CF8C1FC"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63" w:history="1">
            <w:r w:rsidRPr="00B2243E">
              <w:rPr>
                <w:rStyle w:val="Hyperlink"/>
                <w:rFonts w:ascii="Aptos" w:hAnsi="Aptos"/>
                <w:noProof/>
              </w:rPr>
              <w:t>Solution</w:t>
            </w:r>
            <w:r>
              <w:rPr>
                <w:noProof/>
              </w:rPr>
              <w:tab/>
            </w:r>
            <w:r>
              <w:rPr>
                <w:noProof/>
              </w:rPr>
              <w:fldChar w:fldCharType="begin"/>
            </w:r>
            <w:r>
              <w:rPr>
                <w:noProof/>
              </w:rPr>
              <w:instrText xml:space="preserve"> PAGEREF _Toc239852363 \h </w:instrText>
            </w:r>
            <w:r>
              <w:rPr>
                <w:noProof/>
              </w:rPr>
            </w:r>
            <w:r>
              <w:rPr>
                <w:noProof/>
              </w:rPr>
              <w:fldChar w:fldCharType="separate"/>
            </w:r>
            <w:r>
              <w:rPr>
                <w:noProof/>
              </w:rPr>
              <w:t>46</w:t>
            </w:r>
            <w:r>
              <w:rPr>
                <w:noProof/>
              </w:rPr>
              <w:fldChar w:fldCharType="end"/>
            </w:r>
          </w:hyperlink>
        </w:p>
        <w:p w14:paraId="538E77B6" w14:textId="055F90B8"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64" w:history="1">
            <w:r w:rsidRPr="00B2243E">
              <w:rPr>
                <w:rStyle w:val="Hyperlink"/>
                <w:rFonts w:ascii="Aptos" w:hAnsi="Aptos"/>
                <w:noProof/>
              </w:rPr>
              <w:t>Use it when</w:t>
            </w:r>
            <w:r>
              <w:rPr>
                <w:noProof/>
              </w:rPr>
              <w:tab/>
            </w:r>
            <w:r>
              <w:rPr>
                <w:noProof/>
              </w:rPr>
              <w:fldChar w:fldCharType="begin"/>
            </w:r>
            <w:r>
              <w:rPr>
                <w:noProof/>
              </w:rPr>
              <w:instrText xml:space="preserve"> PAGEREF _Toc239852364 \h </w:instrText>
            </w:r>
            <w:r>
              <w:rPr>
                <w:noProof/>
              </w:rPr>
            </w:r>
            <w:r>
              <w:rPr>
                <w:noProof/>
              </w:rPr>
              <w:fldChar w:fldCharType="separate"/>
            </w:r>
            <w:r>
              <w:rPr>
                <w:noProof/>
              </w:rPr>
              <w:t>46</w:t>
            </w:r>
            <w:r>
              <w:rPr>
                <w:noProof/>
              </w:rPr>
              <w:fldChar w:fldCharType="end"/>
            </w:r>
          </w:hyperlink>
        </w:p>
        <w:p w14:paraId="1B93551D" w14:textId="2606D587"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65" w:history="1">
            <w:r w:rsidRPr="00B2243E">
              <w:rPr>
                <w:rStyle w:val="Hyperlink"/>
                <w:rFonts w:ascii="Aptos" w:hAnsi="Aptos"/>
                <w:noProof/>
              </w:rPr>
              <w:t>Avoid it when</w:t>
            </w:r>
            <w:r>
              <w:rPr>
                <w:noProof/>
              </w:rPr>
              <w:tab/>
            </w:r>
            <w:r>
              <w:rPr>
                <w:noProof/>
              </w:rPr>
              <w:fldChar w:fldCharType="begin"/>
            </w:r>
            <w:r>
              <w:rPr>
                <w:noProof/>
              </w:rPr>
              <w:instrText xml:space="preserve"> PAGEREF _Toc239852365 \h </w:instrText>
            </w:r>
            <w:r>
              <w:rPr>
                <w:noProof/>
              </w:rPr>
            </w:r>
            <w:r>
              <w:rPr>
                <w:noProof/>
              </w:rPr>
              <w:fldChar w:fldCharType="separate"/>
            </w:r>
            <w:r>
              <w:rPr>
                <w:noProof/>
              </w:rPr>
              <w:t>46</w:t>
            </w:r>
            <w:r>
              <w:rPr>
                <w:noProof/>
              </w:rPr>
              <w:fldChar w:fldCharType="end"/>
            </w:r>
          </w:hyperlink>
        </w:p>
        <w:p w14:paraId="7E3504C2" w14:textId="2CC13F34"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66" w:history="1">
            <w:r w:rsidRPr="00B2243E">
              <w:rPr>
                <w:rStyle w:val="Hyperlink"/>
                <w:rFonts w:ascii="Aptos" w:hAnsi="Aptos"/>
                <w:noProof/>
              </w:rPr>
              <w:t>Risk &amp; consideration</w:t>
            </w:r>
            <w:r>
              <w:rPr>
                <w:noProof/>
              </w:rPr>
              <w:tab/>
            </w:r>
            <w:r>
              <w:rPr>
                <w:noProof/>
              </w:rPr>
              <w:fldChar w:fldCharType="begin"/>
            </w:r>
            <w:r>
              <w:rPr>
                <w:noProof/>
              </w:rPr>
              <w:instrText xml:space="preserve"> PAGEREF _Toc239852366 \h </w:instrText>
            </w:r>
            <w:r>
              <w:rPr>
                <w:noProof/>
              </w:rPr>
            </w:r>
            <w:r>
              <w:rPr>
                <w:noProof/>
              </w:rPr>
              <w:fldChar w:fldCharType="separate"/>
            </w:r>
            <w:r>
              <w:rPr>
                <w:noProof/>
              </w:rPr>
              <w:t>46</w:t>
            </w:r>
            <w:r>
              <w:rPr>
                <w:noProof/>
              </w:rPr>
              <w:fldChar w:fldCharType="end"/>
            </w:r>
          </w:hyperlink>
        </w:p>
        <w:p w14:paraId="530494C4" w14:textId="4FAE8017"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67" w:history="1">
            <w:r w:rsidRPr="00B2243E">
              <w:rPr>
                <w:rStyle w:val="Hyperlink"/>
                <w:rFonts w:ascii="Aptos" w:hAnsi="Aptos"/>
                <w:noProof/>
              </w:rPr>
              <w:t>Security boundary</w:t>
            </w:r>
            <w:r>
              <w:rPr>
                <w:noProof/>
              </w:rPr>
              <w:tab/>
            </w:r>
            <w:r>
              <w:rPr>
                <w:noProof/>
              </w:rPr>
              <w:fldChar w:fldCharType="begin"/>
            </w:r>
            <w:r>
              <w:rPr>
                <w:noProof/>
              </w:rPr>
              <w:instrText xml:space="preserve"> PAGEREF _Toc239852367 \h </w:instrText>
            </w:r>
            <w:r>
              <w:rPr>
                <w:noProof/>
              </w:rPr>
            </w:r>
            <w:r>
              <w:rPr>
                <w:noProof/>
              </w:rPr>
              <w:fldChar w:fldCharType="separate"/>
            </w:r>
            <w:r>
              <w:rPr>
                <w:noProof/>
              </w:rPr>
              <w:t>46</w:t>
            </w:r>
            <w:r>
              <w:rPr>
                <w:noProof/>
              </w:rPr>
              <w:fldChar w:fldCharType="end"/>
            </w:r>
          </w:hyperlink>
        </w:p>
        <w:p w14:paraId="71CBFAA4" w14:textId="428D8C06"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68" w:history="1">
            <w:r w:rsidRPr="00B2243E">
              <w:rPr>
                <w:rStyle w:val="Hyperlink"/>
                <w:rFonts w:ascii="Aptos" w:hAnsi="Aptos"/>
                <w:noProof/>
              </w:rPr>
              <w:t>Common pitfall</w:t>
            </w:r>
            <w:r>
              <w:rPr>
                <w:noProof/>
              </w:rPr>
              <w:tab/>
            </w:r>
            <w:r>
              <w:rPr>
                <w:noProof/>
              </w:rPr>
              <w:fldChar w:fldCharType="begin"/>
            </w:r>
            <w:r>
              <w:rPr>
                <w:noProof/>
              </w:rPr>
              <w:instrText xml:space="preserve"> PAGEREF _Toc239852368 \h </w:instrText>
            </w:r>
            <w:r>
              <w:rPr>
                <w:noProof/>
              </w:rPr>
            </w:r>
            <w:r>
              <w:rPr>
                <w:noProof/>
              </w:rPr>
              <w:fldChar w:fldCharType="separate"/>
            </w:r>
            <w:r>
              <w:rPr>
                <w:noProof/>
              </w:rPr>
              <w:t>46</w:t>
            </w:r>
            <w:r>
              <w:rPr>
                <w:noProof/>
              </w:rPr>
              <w:fldChar w:fldCharType="end"/>
            </w:r>
          </w:hyperlink>
        </w:p>
        <w:p w14:paraId="395B64CF" w14:textId="2C875A75"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69" w:history="1">
            <w:r w:rsidRPr="00B2243E">
              <w:rPr>
                <w:rStyle w:val="Hyperlink"/>
                <w:rFonts w:ascii="Aptos" w:hAnsi="Aptos"/>
                <w:noProof/>
              </w:rPr>
              <w:t>In practice</w:t>
            </w:r>
            <w:r>
              <w:rPr>
                <w:noProof/>
              </w:rPr>
              <w:tab/>
            </w:r>
            <w:r>
              <w:rPr>
                <w:noProof/>
              </w:rPr>
              <w:fldChar w:fldCharType="begin"/>
            </w:r>
            <w:r>
              <w:rPr>
                <w:noProof/>
              </w:rPr>
              <w:instrText xml:space="preserve"> PAGEREF _Toc239852369 \h </w:instrText>
            </w:r>
            <w:r>
              <w:rPr>
                <w:noProof/>
              </w:rPr>
            </w:r>
            <w:r>
              <w:rPr>
                <w:noProof/>
              </w:rPr>
              <w:fldChar w:fldCharType="separate"/>
            </w:r>
            <w:r>
              <w:rPr>
                <w:noProof/>
              </w:rPr>
              <w:t>46</w:t>
            </w:r>
            <w:r>
              <w:rPr>
                <w:noProof/>
              </w:rPr>
              <w:fldChar w:fldCharType="end"/>
            </w:r>
          </w:hyperlink>
        </w:p>
        <w:p w14:paraId="02371D2A" w14:textId="01B20248"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70" w:history="1">
            <w:r w:rsidRPr="00B2243E">
              <w:rPr>
                <w:rStyle w:val="Hyperlink"/>
                <w:rFonts w:ascii="Calibri heading" w:hAnsi="Calibri heading"/>
                <w:b/>
                <w:bCs/>
                <w:noProof/>
                <w:lang w:val="en-US" w:eastAsia="en-US"/>
              </w:rPr>
              <w:t>Export Patterns</w:t>
            </w:r>
            <w:r>
              <w:rPr>
                <w:noProof/>
              </w:rPr>
              <w:tab/>
            </w:r>
            <w:r>
              <w:rPr>
                <w:noProof/>
              </w:rPr>
              <w:fldChar w:fldCharType="begin"/>
            </w:r>
            <w:r>
              <w:rPr>
                <w:noProof/>
              </w:rPr>
              <w:instrText xml:space="preserve"> PAGEREF _Toc239852370 \h </w:instrText>
            </w:r>
            <w:r>
              <w:rPr>
                <w:noProof/>
              </w:rPr>
            </w:r>
            <w:r>
              <w:rPr>
                <w:noProof/>
              </w:rPr>
              <w:fldChar w:fldCharType="separate"/>
            </w:r>
            <w:r>
              <w:rPr>
                <w:noProof/>
              </w:rPr>
              <w:t>46</w:t>
            </w:r>
            <w:r>
              <w:rPr>
                <w:noProof/>
              </w:rPr>
              <w:fldChar w:fldCharType="end"/>
            </w:r>
          </w:hyperlink>
        </w:p>
        <w:p w14:paraId="17667E12" w14:textId="2E988698"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71" w:history="1">
            <w:r w:rsidRPr="00B2243E">
              <w:rPr>
                <w:rStyle w:val="Hyperlink"/>
                <w:rFonts w:ascii="Calibri heading" w:eastAsiaTheme="majorEastAsia" w:hAnsi="Calibri heading" w:cstheme="majorBidi"/>
                <w:noProof/>
                <w:lang w:val="en-US" w:eastAsia="en-US"/>
              </w:rPr>
              <w:t>9.4.6 Governed API write (SFDEINT5)</w:t>
            </w:r>
            <w:r>
              <w:rPr>
                <w:noProof/>
              </w:rPr>
              <w:tab/>
            </w:r>
            <w:r>
              <w:rPr>
                <w:noProof/>
              </w:rPr>
              <w:fldChar w:fldCharType="begin"/>
            </w:r>
            <w:r>
              <w:rPr>
                <w:noProof/>
              </w:rPr>
              <w:instrText xml:space="preserve"> PAGEREF _Toc239852371 \h </w:instrText>
            </w:r>
            <w:r>
              <w:rPr>
                <w:noProof/>
              </w:rPr>
            </w:r>
            <w:r>
              <w:rPr>
                <w:noProof/>
              </w:rPr>
              <w:fldChar w:fldCharType="separate"/>
            </w:r>
            <w:r>
              <w:rPr>
                <w:noProof/>
              </w:rPr>
              <w:t>46</w:t>
            </w:r>
            <w:r>
              <w:rPr>
                <w:noProof/>
              </w:rPr>
              <w:fldChar w:fldCharType="end"/>
            </w:r>
          </w:hyperlink>
        </w:p>
        <w:p w14:paraId="51FF39A7" w14:textId="6AB2AE56"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72" w:history="1">
            <w:r w:rsidRPr="00B2243E">
              <w:rPr>
                <w:rStyle w:val="Hyperlink"/>
                <w:rFonts w:ascii="Calibri heading" w:eastAsiaTheme="majorEastAsia" w:hAnsi="Calibri heading" w:cstheme="majorBidi"/>
                <w:noProof/>
                <w:lang w:val="en-US" w:eastAsia="en-US"/>
              </w:rPr>
              <w:t>9.4.7  Consume data platform and serve to a consumer  (SFDEINT7)</w:t>
            </w:r>
            <w:r>
              <w:rPr>
                <w:noProof/>
              </w:rPr>
              <w:tab/>
            </w:r>
            <w:r>
              <w:rPr>
                <w:noProof/>
              </w:rPr>
              <w:fldChar w:fldCharType="begin"/>
            </w:r>
            <w:r>
              <w:rPr>
                <w:noProof/>
              </w:rPr>
              <w:instrText xml:space="preserve"> PAGEREF _Toc239852372 \h </w:instrText>
            </w:r>
            <w:r>
              <w:rPr>
                <w:noProof/>
              </w:rPr>
            </w:r>
            <w:r>
              <w:rPr>
                <w:noProof/>
              </w:rPr>
              <w:fldChar w:fldCharType="separate"/>
            </w:r>
            <w:r>
              <w:rPr>
                <w:noProof/>
              </w:rPr>
              <w:t>47</w:t>
            </w:r>
            <w:r>
              <w:rPr>
                <w:noProof/>
              </w:rPr>
              <w:fldChar w:fldCharType="end"/>
            </w:r>
          </w:hyperlink>
        </w:p>
        <w:p w14:paraId="4753A697" w14:textId="4AF2BEE0"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73" w:history="1">
            <w:r w:rsidRPr="00B2243E">
              <w:rPr>
                <w:rStyle w:val="Hyperlink"/>
                <w:rFonts w:ascii="Calibri heading" w:eastAsiaTheme="majorEastAsia" w:hAnsi="Calibri heading" w:cstheme="majorBidi"/>
                <w:noProof/>
                <w:lang w:val="en-US" w:eastAsia="en-US"/>
              </w:rPr>
              <w:t>9.4.8  Orchestrated file export to ADLS for downstream consumption (SFDEINT8)</w:t>
            </w:r>
            <w:r>
              <w:rPr>
                <w:noProof/>
              </w:rPr>
              <w:tab/>
            </w:r>
            <w:r>
              <w:rPr>
                <w:noProof/>
              </w:rPr>
              <w:fldChar w:fldCharType="begin"/>
            </w:r>
            <w:r>
              <w:rPr>
                <w:noProof/>
              </w:rPr>
              <w:instrText xml:space="preserve"> PAGEREF _Toc239852373 \h </w:instrText>
            </w:r>
            <w:r>
              <w:rPr>
                <w:noProof/>
              </w:rPr>
            </w:r>
            <w:r>
              <w:rPr>
                <w:noProof/>
              </w:rPr>
              <w:fldChar w:fldCharType="separate"/>
            </w:r>
            <w:r>
              <w:rPr>
                <w:noProof/>
              </w:rPr>
              <w:t>47</w:t>
            </w:r>
            <w:r>
              <w:rPr>
                <w:noProof/>
              </w:rPr>
              <w:fldChar w:fldCharType="end"/>
            </w:r>
          </w:hyperlink>
        </w:p>
        <w:p w14:paraId="6F2AD069" w14:textId="2F078449"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74" w:history="1">
            <w:r w:rsidRPr="00B2243E">
              <w:rPr>
                <w:rStyle w:val="Hyperlink"/>
                <w:rFonts w:ascii="Aptos" w:hAnsi="Aptos"/>
                <w:noProof/>
              </w:rPr>
              <w:t>Problem</w:t>
            </w:r>
            <w:r>
              <w:rPr>
                <w:noProof/>
              </w:rPr>
              <w:tab/>
            </w:r>
            <w:r>
              <w:rPr>
                <w:noProof/>
              </w:rPr>
              <w:fldChar w:fldCharType="begin"/>
            </w:r>
            <w:r>
              <w:rPr>
                <w:noProof/>
              </w:rPr>
              <w:instrText xml:space="preserve"> PAGEREF _Toc239852374 \h </w:instrText>
            </w:r>
            <w:r>
              <w:rPr>
                <w:noProof/>
              </w:rPr>
            </w:r>
            <w:r>
              <w:rPr>
                <w:noProof/>
              </w:rPr>
              <w:fldChar w:fldCharType="separate"/>
            </w:r>
            <w:r>
              <w:rPr>
                <w:noProof/>
              </w:rPr>
              <w:t>48</w:t>
            </w:r>
            <w:r>
              <w:rPr>
                <w:noProof/>
              </w:rPr>
              <w:fldChar w:fldCharType="end"/>
            </w:r>
          </w:hyperlink>
        </w:p>
        <w:p w14:paraId="588A3904" w14:textId="6C35EDB5"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75" w:history="1">
            <w:r w:rsidRPr="00B2243E">
              <w:rPr>
                <w:rStyle w:val="Hyperlink"/>
                <w:rFonts w:ascii="Aptos" w:hAnsi="Aptos"/>
                <w:noProof/>
              </w:rPr>
              <w:t>Solution</w:t>
            </w:r>
            <w:r>
              <w:rPr>
                <w:noProof/>
              </w:rPr>
              <w:tab/>
            </w:r>
            <w:r>
              <w:rPr>
                <w:noProof/>
              </w:rPr>
              <w:fldChar w:fldCharType="begin"/>
            </w:r>
            <w:r>
              <w:rPr>
                <w:noProof/>
              </w:rPr>
              <w:instrText xml:space="preserve"> PAGEREF _Toc239852375 \h </w:instrText>
            </w:r>
            <w:r>
              <w:rPr>
                <w:noProof/>
              </w:rPr>
            </w:r>
            <w:r>
              <w:rPr>
                <w:noProof/>
              </w:rPr>
              <w:fldChar w:fldCharType="separate"/>
            </w:r>
            <w:r>
              <w:rPr>
                <w:noProof/>
              </w:rPr>
              <w:t>48</w:t>
            </w:r>
            <w:r>
              <w:rPr>
                <w:noProof/>
              </w:rPr>
              <w:fldChar w:fldCharType="end"/>
            </w:r>
          </w:hyperlink>
        </w:p>
        <w:p w14:paraId="49BA2572" w14:textId="06F6BD72"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76" w:history="1">
            <w:r w:rsidRPr="00B2243E">
              <w:rPr>
                <w:rStyle w:val="Hyperlink"/>
                <w:rFonts w:ascii="Aptos" w:hAnsi="Aptos"/>
                <w:noProof/>
              </w:rPr>
              <w:t>Use it when</w:t>
            </w:r>
            <w:r>
              <w:rPr>
                <w:noProof/>
              </w:rPr>
              <w:tab/>
            </w:r>
            <w:r>
              <w:rPr>
                <w:noProof/>
              </w:rPr>
              <w:fldChar w:fldCharType="begin"/>
            </w:r>
            <w:r>
              <w:rPr>
                <w:noProof/>
              </w:rPr>
              <w:instrText xml:space="preserve"> PAGEREF _Toc239852376 \h </w:instrText>
            </w:r>
            <w:r>
              <w:rPr>
                <w:noProof/>
              </w:rPr>
            </w:r>
            <w:r>
              <w:rPr>
                <w:noProof/>
              </w:rPr>
              <w:fldChar w:fldCharType="separate"/>
            </w:r>
            <w:r>
              <w:rPr>
                <w:noProof/>
              </w:rPr>
              <w:t>48</w:t>
            </w:r>
            <w:r>
              <w:rPr>
                <w:noProof/>
              </w:rPr>
              <w:fldChar w:fldCharType="end"/>
            </w:r>
          </w:hyperlink>
        </w:p>
        <w:p w14:paraId="053B5BD6" w14:textId="06B47554"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77" w:history="1">
            <w:r w:rsidRPr="00B2243E">
              <w:rPr>
                <w:rStyle w:val="Hyperlink"/>
                <w:rFonts w:ascii="Aptos" w:hAnsi="Aptos"/>
                <w:noProof/>
              </w:rPr>
              <w:t>Avoid it when</w:t>
            </w:r>
            <w:r>
              <w:rPr>
                <w:noProof/>
              </w:rPr>
              <w:tab/>
            </w:r>
            <w:r>
              <w:rPr>
                <w:noProof/>
              </w:rPr>
              <w:fldChar w:fldCharType="begin"/>
            </w:r>
            <w:r>
              <w:rPr>
                <w:noProof/>
              </w:rPr>
              <w:instrText xml:space="preserve"> PAGEREF _Toc239852377 \h </w:instrText>
            </w:r>
            <w:r>
              <w:rPr>
                <w:noProof/>
              </w:rPr>
            </w:r>
            <w:r>
              <w:rPr>
                <w:noProof/>
              </w:rPr>
              <w:fldChar w:fldCharType="separate"/>
            </w:r>
            <w:r>
              <w:rPr>
                <w:noProof/>
              </w:rPr>
              <w:t>48</w:t>
            </w:r>
            <w:r>
              <w:rPr>
                <w:noProof/>
              </w:rPr>
              <w:fldChar w:fldCharType="end"/>
            </w:r>
          </w:hyperlink>
        </w:p>
        <w:p w14:paraId="513ED6EA" w14:textId="7E9C74AE"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78" w:history="1">
            <w:r w:rsidRPr="00B2243E">
              <w:rPr>
                <w:rStyle w:val="Hyperlink"/>
                <w:rFonts w:ascii="Aptos" w:hAnsi="Aptos"/>
                <w:noProof/>
              </w:rPr>
              <w:t>Risk &amp; consideration</w:t>
            </w:r>
            <w:r>
              <w:rPr>
                <w:noProof/>
              </w:rPr>
              <w:tab/>
            </w:r>
            <w:r>
              <w:rPr>
                <w:noProof/>
              </w:rPr>
              <w:fldChar w:fldCharType="begin"/>
            </w:r>
            <w:r>
              <w:rPr>
                <w:noProof/>
              </w:rPr>
              <w:instrText xml:space="preserve"> PAGEREF _Toc239852378 \h </w:instrText>
            </w:r>
            <w:r>
              <w:rPr>
                <w:noProof/>
              </w:rPr>
            </w:r>
            <w:r>
              <w:rPr>
                <w:noProof/>
              </w:rPr>
              <w:fldChar w:fldCharType="separate"/>
            </w:r>
            <w:r>
              <w:rPr>
                <w:noProof/>
              </w:rPr>
              <w:t>48</w:t>
            </w:r>
            <w:r>
              <w:rPr>
                <w:noProof/>
              </w:rPr>
              <w:fldChar w:fldCharType="end"/>
            </w:r>
          </w:hyperlink>
        </w:p>
        <w:p w14:paraId="72C7B55B" w14:textId="3D679A90"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79" w:history="1">
            <w:r w:rsidRPr="00B2243E">
              <w:rPr>
                <w:rStyle w:val="Hyperlink"/>
                <w:rFonts w:ascii="Aptos" w:hAnsi="Aptos"/>
                <w:noProof/>
              </w:rPr>
              <w:t>Security boundary</w:t>
            </w:r>
            <w:r>
              <w:rPr>
                <w:noProof/>
              </w:rPr>
              <w:tab/>
            </w:r>
            <w:r>
              <w:rPr>
                <w:noProof/>
              </w:rPr>
              <w:fldChar w:fldCharType="begin"/>
            </w:r>
            <w:r>
              <w:rPr>
                <w:noProof/>
              </w:rPr>
              <w:instrText xml:space="preserve"> PAGEREF _Toc239852379 \h </w:instrText>
            </w:r>
            <w:r>
              <w:rPr>
                <w:noProof/>
              </w:rPr>
            </w:r>
            <w:r>
              <w:rPr>
                <w:noProof/>
              </w:rPr>
              <w:fldChar w:fldCharType="separate"/>
            </w:r>
            <w:r>
              <w:rPr>
                <w:noProof/>
              </w:rPr>
              <w:t>48</w:t>
            </w:r>
            <w:r>
              <w:rPr>
                <w:noProof/>
              </w:rPr>
              <w:fldChar w:fldCharType="end"/>
            </w:r>
          </w:hyperlink>
        </w:p>
        <w:p w14:paraId="728568E7" w14:textId="2BD8AB01"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80" w:history="1">
            <w:r w:rsidRPr="00B2243E">
              <w:rPr>
                <w:rStyle w:val="Hyperlink"/>
                <w:rFonts w:ascii="Aptos" w:hAnsi="Aptos"/>
                <w:noProof/>
              </w:rPr>
              <w:t>Common pitfall</w:t>
            </w:r>
            <w:r>
              <w:rPr>
                <w:noProof/>
              </w:rPr>
              <w:tab/>
            </w:r>
            <w:r>
              <w:rPr>
                <w:noProof/>
              </w:rPr>
              <w:fldChar w:fldCharType="begin"/>
            </w:r>
            <w:r>
              <w:rPr>
                <w:noProof/>
              </w:rPr>
              <w:instrText xml:space="preserve"> PAGEREF _Toc239852380 \h </w:instrText>
            </w:r>
            <w:r>
              <w:rPr>
                <w:noProof/>
              </w:rPr>
            </w:r>
            <w:r>
              <w:rPr>
                <w:noProof/>
              </w:rPr>
              <w:fldChar w:fldCharType="separate"/>
            </w:r>
            <w:r>
              <w:rPr>
                <w:noProof/>
              </w:rPr>
              <w:t>48</w:t>
            </w:r>
            <w:r>
              <w:rPr>
                <w:noProof/>
              </w:rPr>
              <w:fldChar w:fldCharType="end"/>
            </w:r>
          </w:hyperlink>
        </w:p>
        <w:p w14:paraId="03166813" w14:textId="54E8C289"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81" w:history="1">
            <w:r w:rsidRPr="00B2243E">
              <w:rPr>
                <w:rStyle w:val="Hyperlink"/>
                <w:rFonts w:ascii="Aptos" w:hAnsi="Aptos"/>
                <w:noProof/>
              </w:rPr>
              <w:t>In practice</w:t>
            </w:r>
            <w:r>
              <w:rPr>
                <w:noProof/>
              </w:rPr>
              <w:tab/>
            </w:r>
            <w:r>
              <w:rPr>
                <w:noProof/>
              </w:rPr>
              <w:fldChar w:fldCharType="begin"/>
            </w:r>
            <w:r>
              <w:rPr>
                <w:noProof/>
              </w:rPr>
              <w:instrText xml:space="preserve"> PAGEREF _Toc239852381 \h </w:instrText>
            </w:r>
            <w:r>
              <w:rPr>
                <w:noProof/>
              </w:rPr>
            </w:r>
            <w:r>
              <w:rPr>
                <w:noProof/>
              </w:rPr>
              <w:fldChar w:fldCharType="separate"/>
            </w:r>
            <w:r>
              <w:rPr>
                <w:noProof/>
              </w:rPr>
              <w:t>48</w:t>
            </w:r>
            <w:r>
              <w:rPr>
                <w:noProof/>
              </w:rPr>
              <w:fldChar w:fldCharType="end"/>
            </w:r>
          </w:hyperlink>
        </w:p>
        <w:p w14:paraId="0DA341A6" w14:textId="2D4842F4"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82" w:history="1">
            <w:r w:rsidRPr="00B2243E">
              <w:rPr>
                <w:rStyle w:val="Hyperlink"/>
                <w:rFonts w:ascii="Calibri heading" w:eastAsiaTheme="majorEastAsia" w:hAnsi="Calibri heading" w:cstheme="majorBidi"/>
                <w:noProof/>
                <w:lang w:val="en-US" w:eastAsia="en-US"/>
              </w:rPr>
              <w:t>9.4.9  Export from the data platform (SFDEINT9)</w:t>
            </w:r>
            <w:r>
              <w:rPr>
                <w:noProof/>
              </w:rPr>
              <w:tab/>
            </w:r>
            <w:r>
              <w:rPr>
                <w:noProof/>
              </w:rPr>
              <w:fldChar w:fldCharType="begin"/>
            </w:r>
            <w:r>
              <w:rPr>
                <w:noProof/>
              </w:rPr>
              <w:instrText xml:space="preserve"> PAGEREF _Toc239852382 \h </w:instrText>
            </w:r>
            <w:r>
              <w:rPr>
                <w:noProof/>
              </w:rPr>
            </w:r>
            <w:r>
              <w:rPr>
                <w:noProof/>
              </w:rPr>
              <w:fldChar w:fldCharType="separate"/>
            </w:r>
            <w:r>
              <w:rPr>
                <w:noProof/>
              </w:rPr>
              <w:t>48</w:t>
            </w:r>
            <w:r>
              <w:rPr>
                <w:noProof/>
              </w:rPr>
              <w:fldChar w:fldCharType="end"/>
            </w:r>
          </w:hyperlink>
        </w:p>
        <w:p w14:paraId="4B1A3F3E" w14:textId="74CC10CC"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83" w:history="1">
            <w:r w:rsidRPr="00B2243E">
              <w:rPr>
                <w:rStyle w:val="Hyperlink"/>
                <w:rFonts w:ascii="Calibri heading" w:eastAsiaTheme="majorEastAsia" w:hAnsi="Calibri heading" w:cstheme="majorBidi"/>
                <w:noProof/>
                <w:lang w:val="en-US" w:eastAsia="en-US"/>
              </w:rPr>
              <w:t>9.4.10  Curated reads through API Management  (SFDEINT10)</w:t>
            </w:r>
            <w:r>
              <w:rPr>
                <w:noProof/>
              </w:rPr>
              <w:tab/>
            </w:r>
            <w:r>
              <w:rPr>
                <w:noProof/>
              </w:rPr>
              <w:fldChar w:fldCharType="begin"/>
            </w:r>
            <w:r>
              <w:rPr>
                <w:noProof/>
              </w:rPr>
              <w:instrText xml:space="preserve"> PAGEREF _Toc239852383 \h </w:instrText>
            </w:r>
            <w:r>
              <w:rPr>
                <w:noProof/>
              </w:rPr>
            </w:r>
            <w:r>
              <w:rPr>
                <w:noProof/>
              </w:rPr>
              <w:fldChar w:fldCharType="separate"/>
            </w:r>
            <w:r>
              <w:rPr>
                <w:noProof/>
              </w:rPr>
              <w:t>49</w:t>
            </w:r>
            <w:r>
              <w:rPr>
                <w:noProof/>
              </w:rPr>
              <w:fldChar w:fldCharType="end"/>
            </w:r>
          </w:hyperlink>
        </w:p>
        <w:p w14:paraId="48F9185F" w14:textId="3A6E2DBE" w:rsidR="00C1708A" w:rsidRDefault="00C1708A">
          <w:pPr>
            <w:pStyle w:val="TOC1"/>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84" w:history="1">
            <w:r w:rsidRPr="00B2243E">
              <w:rPr>
                <w:rStyle w:val="Hyperlink"/>
                <w:noProof/>
              </w:rPr>
              <w:t>10. Security and Operational Excellence</w:t>
            </w:r>
            <w:r>
              <w:rPr>
                <w:noProof/>
              </w:rPr>
              <w:tab/>
            </w:r>
            <w:r>
              <w:rPr>
                <w:noProof/>
              </w:rPr>
              <w:fldChar w:fldCharType="begin"/>
            </w:r>
            <w:r>
              <w:rPr>
                <w:noProof/>
              </w:rPr>
              <w:instrText xml:space="preserve"> PAGEREF _Toc239852384 \h </w:instrText>
            </w:r>
            <w:r>
              <w:rPr>
                <w:noProof/>
              </w:rPr>
            </w:r>
            <w:r>
              <w:rPr>
                <w:noProof/>
              </w:rPr>
              <w:fldChar w:fldCharType="separate"/>
            </w:r>
            <w:r>
              <w:rPr>
                <w:noProof/>
              </w:rPr>
              <w:t>49</w:t>
            </w:r>
            <w:r>
              <w:rPr>
                <w:noProof/>
              </w:rPr>
              <w:fldChar w:fldCharType="end"/>
            </w:r>
          </w:hyperlink>
        </w:p>
        <w:p w14:paraId="1728CF1A" w14:textId="65E63127"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85" w:history="1">
            <w:r w:rsidRPr="00B2243E">
              <w:rPr>
                <w:rStyle w:val="Hyperlink"/>
                <w:rFonts w:ascii="Calibri heading" w:hAnsi="Calibri heading"/>
                <w:b/>
                <w:bCs/>
                <w:noProof/>
                <w:lang w:val="en-US" w:eastAsia="en-US"/>
              </w:rPr>
              <w:t>10.1 Security Principles</w:t>
            </w:r>
            <w:r>
              <w:rPr>
                <w:noProof/>
              </w:rPr>
              <w:tab/>
            </w:r>
            <w:r>
              <w:rPr>
                <w:noProof/>
              </w:rPr>
              <w:fldChar w:fldCharType="begin"/>
            </w:r>
            <w:r>
              <w:rPr>
                <w:noProof/>
              </w:rPr>
              <w:instrText xml:space="preserve"> PAGEREF _Toc239852385 \h </w:instrText>
            </w:r>
            <w:r>
              <w:rPr>
                <w:noProof/>
              </w:rPr>
            </w:r>
            <w:r>
              <w:rPr>
                <w:noProof/>
              </w:rPr>
              <w:fldChar w:fldCharType="separate"/>
            </w:r>
            <w:r>
              <w:rPr>
                <w:noProof/>
              </w:rPr>
              <w:t>50</w:t>
            </w:r>
            <w:r>
              <w:rPr>
                <w:noProof/>
              </w:rPr>
              <w:fldChar w:fldCharType="end"/>
            </w:r>
          </w:hyperlink>
        </w:p>
        <w:p w14:paraId="139DE314" w14:textId="3EDBEB78"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86" w:history="1">
            <w:r w:rsidRPr="00B2243E">
              <w:rPr>
                <w:rStyle w:val="Hyperlink"/>
                <w:rFonts w:ascii="Calibri heading" w:hAnsi="Calibri heading"/>
                <w:b/>
                <w:bCs/>
                <w:noProof/>
                <w:lang w:val="en-US" w:eastAsia="en-US"/>
              </w:rPr>
              <w:t>10.2 Data Protection and Classification</w:t>
            </w:r>
            <w:r>
              <w:rPr>
                <w:noProof/>
              </w:rPr>
              <w:tab/>
            </w:r>
            <w:r>
              <w:rPr>
                <w:noProof/>
              </w:rPr>
              <w:fldChar w:fldCharType="begin"/>
            </w:r>
            <w:r>
              <w:rPr>
                <w:noProof/>
              </w:rPr>
              <w:instrText xml:space="preserve"> PAGEREF _Toc239852386 \h </w:instrText>
            </w:r>
            <w:r>
              <w:rPr>
                <w:noProof/>
              </w:rPr>
            </w:r>
            <w:r>
              <w:rPr>
                <w:noProof/>
              </w:rPr>
              <w:fldChar w:fldCharType="separate"/>
            </w:r>
            <w:r>
              <w:rPr>
                <w:noProof/>
              </w:rPr>
              <w:t>50</w:t>
            </w:r>
            <w:r>
              <w:rPr>
                <w:noProof/>
              </w:rPr>
              <w:fldChar w:fldCharType="end"/>
            </w:r>
          </w:hyperlink>
        </w:p>
        <w:p w14:paraId="2B1D2672" w14:textId="1635EB32"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87" w:history="1">
            <w:r w:rsidRPr="00B2243E">
              <w:rPr>
                <w:rStyle w:val="Hyperlink"/>
                <w:rFonts w:ascii="Calibri heading" w:hAnsi="Calibri heading"/>
                <w:b/>
                <w:bCs/>
                <w:noProof/>
                <w:lang w:val="en-US" w:eastAsia="en-US"/>
              </w:rPr>
              <w:t>10.3 Observability and Monitoring</w:t>
            </w:r>
            <w:r>
              <w:rPr>
                <w:noProof/>
              </w:rPr>
              <w:tab/>
            </w:r>
            <w:r>
              <w:rPr>
                <w:noProof/>
              </w:rPr>
              <w:fldChar w:fldCharType="begin"/>
            </w:r>
            <w:r>
              <w:rPr>
                <w:noProof/>
              </w:rPr>
              <w:instrText xml:space="preserve"> PAGEREF _Toc239852387 \h </w:instrText>
            </w:r>
            <w:r>
              <w:rPr>
                <w:noProof/>
              </w:rPr>
            </w:r>
            <w:r>
              <w:rPr>
                <w:noProof/>
              </w:rPr>
              <w:fldChar w:fldCharType="separate"/>
            </w:r>
            <w:r>
              <w:rPr>
                <w:noProof/>
              </w:rPr>
              <w:t>51</w:t>
            </w:r>
            <w:r>
              <w:rPr>
                <w:noProof/>
              </w:rPr>
              <w:fldChar w:fldCharType="end"/>
            </w:r>
          </w:hyperlink>
        </w:p>
        <w:p w14:paraId="1858B563" w14:textId="069DFDD9"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88" w:history="1">
            <w:r w:rsidRPr="00B2243E">
              <w:rPr>
                <w:rStyle w:val="Hyperlink"/>
                <w:rFonts w:ascii="Calibri heading" w:eastAsiaTheme="majorEastAsia" w:hAnsi="Calibri heading" w:cstheme="majorBidi"/>
                <w:noProof/>
                <w:lang w:val="en-US" w:eastAsia="en-US"/>
              </w:rPr>
              <w:t>10.3.1 Azure Resource Observability Matrix</w:t>
            </w:r>
            <w:r>
              <w:rPr>
                <w:noProof/>
              </w:rPr>
              <w:tab/>
            </w:r>
            <w:r>
              <w:rPr>
                <w:noProof/>
              </w:rPr>
              <w:fldChar w:fldCharType="begin"/>
            </w:r>
            <w:r>
              <w:rPr>
                <w:noProof/>
              </w:rPr>
              <w:instrText xml:space="preserve"> PAGEREF _Toc239852388 \h </w:instrText>
            </w:r>
            <w:r>
              <w:rPr>
                <w:noProof/>
              </w:rPr>
            </w:r>
            <w:r>
              <w:rPr>
                <w:noProof/>
              </w:rPr>
              <w:fldChar w:fldCharType="separate"/>
            </w:r>
            <w:r>
              <w:rPr>
                <w:noProof/>
              </w:rPr>
              <w:t>52</w:t>
            </w:r>
            <w:r>
              <w:rPr>
                <w:noProof/>
              </w:rPr>
              <w:fldChar w:fldCharType="end"/>
            </w:r>
          </w:hyperlink>
        </w:p>
        <w:p w14:paraId="1E3365DE" w14:textId="470CE381"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89" w:history="1">
            <w:r w:rsidRPr="00B2243E">
              <w:rPr>
                <w:rStyle w:val="Hyperlink"/>
                <w:rFonts w:ascii="Calibri heading" w:hAnsi="Calibri heading"/>
                <w:b/>
                <w:bCs/>
                <w:noProof/>
                <w:lang w:val="en-US" w:eastAsia="en-US"/>
              </w:rPr>
              <w:t>10.4 Operational Excellence</w:t>
            </w:r>
            <w:r>
              <w:rPr>
                <w:noProof/>
              </w:rPr>
              <w:tab/>
            </w:r>
            <w:r>
              <w:rPr>
                <w:noProof/>
              </w:rPr>
              <w:fldChar w:fldCharType="begin"/>
            </w:r>
            <w:r>
              <w:rPr>
                <w:noProof/>
              </w:rPr>
              <w:instrText xml:space="preserve"> PAGEREF _Toc239852389 \h </w:instrText>
            </w:r>
            <w:r>
              <w:rPr>
                <w:noProof/>
              </w:rPr>
            </w:r>
            <w:r>
              <w:rPr>
                <w:noProof/>
              </w:rPr>
              <w:fldChar w:fldCharType="separate"/>
            </w:r>
            <w:r>
              <w:rPr>
                <w:noProof/>
              </w:rPr>
              <w:t>52</w:t>
            </w:r>
            <w:r>
              <w:rPr>
                <w:noProof/>
              </w:rPr>
              <w:fldChar w:fldCharType="end"/>
            </w:r>
          </w:hyperlink>
        </w:p>
        <w:p w14:paraId="34D7B364" w14:textId="667E7AC4"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90" w:history="1">
            <w:r w:rsidRPr="00B2243E">
              <w:rPr>
                <w:rStyle w:val="Hyperlink"/>
                <w:rFonts w:ascii="Calibri heading" w:hAnsi="Calibri heading"/>
                <w:b/>
                <w:bCs/>
                <w:noProof/>
                <w:lang w:val="en-US" w:eastAsia="en-US"/>
              </w:rPr>
              <w:t>10.5 Delivery Pipeline</w:t>
            </w:r>
            <w:r>
              <w:rPr>
                <w:noProof/>
              </w:rPr>
              <w:tab/>
            </w:r>
            <w:r>
              <w:rPr>
                <w:noProof/>
              </w:rPr>
              <w:fldChar w:fldCharType="begin"/>
            </w:r>
            <w:r>
              <w:rPr>
                <w:noProof/>
              </w:rPr>
              <w:instrText xml:space="preserve"> PAGEREF _Toc239852390 \h </w:instrText>
            </w:r>
            <w:r>
              <w:rPr>
                <w:noProof/>
              </w:rPr>
            </w:r>
            <w:r>
              <w:rPr>
                <w:noProof/>
              </w:rPr>
              <w:fldChar w:fldCharType="separate"/>
            </w:r>
            <w:r>
              <w:rPr>
                <w:noProof/>
              </w:rPr>
              <w:t>52</w:t>
            </w:r>
            <w:r>
              <w:rPr>
                <w:noProof/>
              </w:rPr>
              <w:fldChar w:fldCharType="end"/>
            </w:r>
          </w:hyperlink>
        </w:p>
        <w:p w14:paraId="5209D094" w14:textId="227C3A25" w:rsidR="00C1708A" w:rsidRDefault="00C1708A">
          <w:pPr>
            <w:pStyle w:val="TOC1"/>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91" w:history="1">
            <w:r w:rsidRPr="00B2243E">
              <w:rPr>
                <w:rStyle w:val="Hyperlink"/>
                <w:noProof/>
              </w:rPr>
              <w:t>11 Guardrails</w:t>
            </w:r>
            <w:r>
              <w:rPr>
                <w:noProof/>
              </w:rPr>
              <w:tab/>
            </w:r>
            <w:r>
              <w:rPr>
                <w:noProof/>
              </w:rPr>
              <w:fldChar w:fldCharType="begin"/>
            </w:r>
            <w:r>
              <w:rPr>
                <w:noProof/>
              </w:rPr>
              <w:instrText xml:space="preserve"> PAGEREF _Toc239852391 \h </w:instrText>
            </w:r>
            <w:r>
              <w:rPr>
                <w:noProof/>
              </w:rPr>
            </w:r>
            <w:r>
              <w:rPr>
                <w:noProof/>
              </w:rPr>
              <w:fldChar w:fldCharType="separate"/>
            </w:r>
            <w:r>
              <w:rPr>
                <w:noProof/>
              </w:rPr>
              <w:t>53</w:t>
            </w:r>
            <w:r>
              <w:rPr>
                <w:noProof/>
              </w:rPr>
              <w:fldChar w:fldCharType="end"/>
            </w:r>
          </w:hyperlink>
        </w:p>
        <w:p w14:paraId="5D93A205" w14:textId="3A7C29B6"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92" w:history="1">
            <w:r w:rsidRPr="00B2243E">
              <w:rPr>
                <w:rStyle w:val="Hyperlink"/>
                <w:rFonts w:ascii="Calibri heading" w:hAnsi="Calibri heading"/>
                <w:b/>
                <w:bCs/>
                <w:noProof/>
                <w:lang w:val="en-US" w:eastAsia="en-US"/>
              </w:rPr>
              <w:t>11.1 Mandatory Guardrails</w:t>
            </w:r>
            <w:r>
              <w:rPr>
                <w:noProof/>
              </w:rPr>
              <w:tab/>
            </w:r>
            <w:r>
              <w:rPr>
                <w:noProof/>
              </w:rPr>
              <w:fldChar w:fldCharType="begin"/>
            </w:r>
            <w:r>
              <w:rPr>
                <w:noProof/>
              </w:rPr>
              <w:instrText xml:space="preserve"> PAGEREF _Toc239852392 \h </w:instrText>
            </w:r>
            <w:r>
              <w:rPr>
                <w:noProof/>
              </w:rPr>
            </w:r>
            <w:r>
              <w:rPr>
                <w:noProof/>
              </w:rPr>
              <w:fldChar w:fldCharType="separate"/>
            </w:r>
            <w:r>
              <w:rPr>
                <w:noProof/>
              </w:rPr>
              <w:t>53</w:t>
            </w:r>
            <w:r>
              <w:rPr>
                <w:noProof/>
              </w:rPr>
              <w:fldChar w:fldCharType="end"/>
            </w:r>
          </w:hyperlink>
        </w:p>
        <w:p w14:paraId="03BB7502" w14:textId="183D1268"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93" w:history="1">
            <w:r w:rsidRPr="00B2243E">
              <w:rPr>
                <w:rStyle w:val="Hyperlink"/>
                <w:rFonts w:ascii="Calibri heading" w:hAnsi="Calibri heading"/>
                <w:b/>
                <w:bCs/>
                <w:noProof/>
                <w:lang w:val="en-US" w:eastAsia="en-US"/>
              </w:rPr>
              <w:t>11.2 When you need to deviate</w:t>
            </w:r>
            <w:r>
              <w:rPr>
                <w:noProof/>
              </w:rPr>
              <w:tab/>
            </w:r>
            <w:r>
              <w:rPr>
                <w:noProof/>
              </w:rPr>
              <w:fldChar w:fldCharType="begin"/>
            </w:r>
            <w:r>
              <w:rPr>
                <w:noProof/>
              </w:rPr>
              <w:instrText xml:space="preserve"> PAGEREF _Toc239852393 \h </w:instrText>
            </w:r>
            <w:r>
              <w:rPr>
                <w:noProof/>
              </w:rPr>
            </w:r>
            <w:r>
              <w:rPr>
                <w:noProof/>
              </w:rPr>
              <w:fldChar w:fldCharType="separate"/>
            </w:r>
            <w:r>
              <w:rPr>
                <w:noProof/>
              </w:rPr>
              <w:t>54</w:t>
            </w:r>
            <w:r>
              <w:rPr>
                <w:noProof/>
              </w:rPr>
              <w:fldChar w:fldCharType="end"/>
            </w:r>
          </w:hyperlink>
        </w:p>
        <w:p w14:paraId="49848360" w14:textId="33A41A52"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94" w:history="1">
            <w:r w:rsidRPr="00B2243E">
              <w:rPr>
                <w:rStyle w:val="Hyperlink"/>
                <w:rFonts w:ascii="Calibri heading" w:hAnsi="Calibri heading"/>
                <w:b/>
                <w:bCs/>
                <w:noProof/>
                <w:lang w:val="en-US" w:eastAsia="en-US"/>
              </w:rPr>
              <w:t>11.3 Per-pattern security conformance</w:t>
            </w:r>
            <w:r>
              <w:rPr>
                <w:noProof/>
              </w:rPr>
              <w:tab/>
            </w:r>
            <w:r>
              <w:rPr>
                <w:noProof/>
              </w:rPr>
              <w:fldChar w:fldCharType="begin"/>
            </w:r>
            <w:r>
              <w:rPr>
                <w:noProof/>
              </w:rPr>
              <w:instrText xml:space="preserve"> PAGEREF _Toc239852394 \h </w:instrText>
            </w:r>
            <w:r>
              <w:rPr>
                <w:noProof/>
              </w:rPr>
            </w:r>
            <w:r>
              <w:rPr>
                <w:noProof/>
              </w:rPr>
              <w:fldChar w:fldCharType="separate"/>
            </w:r>
            <w:r>
              <w:rPr>
                <w:noProof/>
              </w:rPr>
              <w:t>54</w:t>
            </w:r>
            <w:r>
              <w:rPr>
                <w:noProof/>
              </w:rPr>
              <w:fldChar w:fldCharType="end"/>
            </w:r>
          </w:hyperlink>
        </w:p>
        <w:p w14:paraId="7BB0D5CF" w14:textId="47D38F8A" w:rsidR="00C1708A" w:rsidRDefault="00C1708A">
          <w:pPr>
            <w:pStyle w:val="TOC1"/>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95" w:history="1">
            <w:r w:rsidRPr="00B2243E">
              <w:rPr>
                <w:rStyle w:val="Hyperlink"/>
                <w:noProof/>
              </w:rPr>
              <w:t>12. Exception Process and TDA Governance</w:t>
            </w:r>
            <w:r>
              <w:rPr>
                <w:noProof/>
              </w:rPr>
              <w:tab/>
            </w:r>
            <w:r>
              <w:rPr>
                <w:noProof/>
              </w:rPr>
              <w:fldChar w:fldCharType="begin"/>
            </w:r>
            <w:r>
              <w:rPr>
                <w:noProof/>
              </w:rPr>
              <w:instrText xml:space="preserve"> PAGEREF _Toc239852395 \h </w:instrText>
            </w:r>
            <w:r>
              <w:rPr>
                <w:noProof/>
              </w:rPr>
            </w:r>
            <w:r>
              <w:rPr>
                <w:noProof/>
              </w:rPr>
              <w:fldChar w:fldCharType="separate"/>
            </w:r>
            <w:r>
              <w:rPr>
                <w:noProof/>
              </w:rPr>
              <w:t>55</w:t>
            </w:r>
            <w:r>
              <w:rPr>
                <w:noProof/>
              </w:rPr>
              <w:fldChar w:fldCharType="end"/>
            </w:r>
          </w:hyperlink>
        </w:p>
        <w:p w14:paraId="4A076188" w14:textId="36FBB56C"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96" w:history="1">
            <w:r w:rsidRPr="00B2243E">
              <w:rPr>
                <w:rStyle w:val="Hyperlink"/>
                <w:rFonts w:ascii="Calibri heading" w:hAnsi="Calibri heading"/>
                <w:b/>
                <w:bCs/>
                <w:noProof/>
                <w:lang w:val="en-US" w:eastAsia="en-US"/>
              </w:rPr>
              <w:t>12.1 Exceptions</w:t>
            </w:r>
            <w:r>
              <w:rPr>
                <w:noProof/>
              </w:rPr>
              <w:tab/>
            </w:r>
            <w:r>
              <w:rPr>
                <w:noProof/>
              </w:rPr>
              <w:fldChar w:fldCharType="begin"/>
            </w:r>
            <w:r>
              <w:rPr>
                <w:noProof/>
              </w:rPr>
              <w:instrText xml:space="preserve"> PAGEREF _Toc239852396 \h </w:instrText>
            </w:r>
            <w:r>
              <w:rPr>
                <w:noProof/>
              </w:rPr>
            </w:r>
            <w:r>
              <w:rPr>
                <w:noProof/>
              </w:rPr>
              <w:fldChar w:fldCharType="separate"/>
            </w:r>
            <w:r>
              <w:rPr>
                <w:noProof/>
              </w:rPr>
              <w:t>55</w:t>
            </w:r>
            <w:r>
              <w:rPr>
                <w:noProof/>
              </w:rPr>
              <w:fldChar w:fldCharType="end"/>
            </w:r>
          </w:hyperlink>
        </w:p>
        <w:p w14:paraId="183577A6" w14:textId="4F90086F"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97" w:history="1">
            <w:r w:rsidRPr="00B2243E">
              <w:rPr>
                <w:rStyle w:val="Hyperlink"/>
                <w:rFonts w:ascii="Calibri heading" w:hAnsi="Calibri heading"/>
                <w:b/>
                <w:bCs/>
                <w:noProof/>
                <w:lang w:val="en-US" w:eastAsia="en-US"/>
              </w:rPr>
              <w:t>12.2 TDA Gates</w:t>
            </w:r>
            <w:r>
              <w:rPr>
                <w:noProof/>
              </w:rPr>
              <w:tab/>
            </w:r>
            <w:r>
              <w:rPr>
                <w:noProof/>
              </w:rPr>
              <w:fldChar w:fldCharType="begin"/>
            </w:r>
            <w:r>
              <w:rPr>
                <w:noProof/>
              </w:rPr>
              <w:instrText xml:space="preserve"> PAGEREF _Toc239852397 \h </w:instrText>
            </w:r>
            <w:r>
              <w:rPr>
                <w:noProof/>
              </w:rPr>
            </w:r>
            <w:r>
              <w:rPr>
                <w:noProof/>
              </w:rPr>
              <w:fldChar w:fldCharType="separate"/>
            </w:r>
            <w:r>
              <w:rPr>
                <w:noProof/>
              </w:rPr>
              <w:t>55</w:t>
            </w:r>
            <w:r>
              <w:rPr>
                <w:noProof/>
              </w:rPr>
              <w:fldChar w:fldCharType="end"/>
            </w:r>
          </w:hyperlink>
        </w:p>
        <w:p w14:paraId="563BDB98" w14:textId="1E5FCC34"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98" w:history="1">
            <w:r w:rsidRPr="00B2243E">
              <w:rPr>
                <w:rStyle w:val="Hyperlink"/>
                <w:rFonts w:ascii="Calibri heading" w:hAnsi="Calibri heading"/>
                <w:b/>
                <w:bCs/>
                <w:noProof/>
                <w:lang w:val="en-US" w:eastAsia="en-US"/>
              </w:rPr>
              <w:t>12.3 Security Conformance</w:t>
            </w:r>
            <w:r>
              <w:rPr>
                <w:noProof/>
              </w:rPr>
              <w:tab/>
            </w:r>
            <w:r>
              <w:rPr>
                <w:noProof/>
              </w:rPr>
              <w:fldChar w:fldCharType="begin"/>
            </w:r>
            <w:r>
              <w:rPr>
                <w:noProof/>
              </w:rPr>
              <w:instrText xml:space="preserve"> PAGEREF _Toc239852398 \h </w:instrText>
            </w:r>
            <w:r>
              <w:rPr>
                <w:noProof/>
              </w:rPr>
            </w:r>
            <w:r>
              <w:rPr>
                <w:noProof/>
              </w:rPr>
              <w:fldChar w:fldCharType="separate"/>
            </w:r>
            <w:r>
              <w:rPr>
                <w:noProof/>
              </w:rPr>
              <w:t>55</w:t>
            </w:r>
            <w:r>
              <w:rPr>
                <w:noProof/>
              </w:rPr>
              <w:fldChar w:fldCharType="end"/>
            </w:r>
          </w:hyperlink>
        </w:p>
        <w:p w14:paraId="51642A36" w14:textId="45D6FA02"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99" w:history="1">
            <w:r w:rsidRPr="00B2243E">
              <w:rPr>
                <w:rStyle w:val="Hyperlink"/>
                <w:rFonts w:ascii="Calibri heading" w:hAnsi="Calibri heading"/>
                <w:b/>
                <w:bCs/>
                <w:noProof/>
                <w:lang w:val="en-US" w:eastAsia="en-US"/>
              </w:rPr>
              <w:t>12.4 Exception Lifecycle</w:t>
            </w:r>
            <w:r>
              <w:rPr>
                <w:noProof/>
              </w:rPr>
              <w:tab/>
            </w:r>
            <w:r>
              <w:rPr>
                <w:noProof/>
              </w:rPr>
              <w:fldChar w:fldCharType="begin"/>
            </w:r>
            <w:r>
              <w:rPr>
                <w:noProof/>
              </w:rPr>
              <w:instrText xml:space="preserve"> PAGEREF _Toc239852399 \h </w:instrText>
            </w:r>
            <w:r>
              <w:rPr>
                <w:noProof/>
              </w:rPr>
            </w:r>
            <w:r>
              <w:rPr>
                <w:noProof/>
              </w:rPr>
              <w:fldChar w:fldCharType="separate"/>
            </w:r>
            <w:r>
              <w:rPr>
                <w:noProof/>
              </w:rPr>
              <w:t>55</w:t>
            </w:r>
            <w:r>
              <w:rPr>
                <w:noProof/>
              </w:rPr>
              <w:fldChar w:fldCharType="end"/>
            </w:r>
          </w:hyperlink>
        </w:p>
        <w:p w14:paraId="0AB44B36" w14:textId="7265C150" w:rsidR="00C1708A" w:rsidRDefault="00C1708A">
          <w:pPr>
            <w:pStyle w:val="TOC1"/>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400" w:history="1">
            <w:r w:rsidRPr="00B2243E">
              <w:rPr>
                <w:rStyle w:val="Hyperlink"/>
                <w:noProof/>
              </w:rPr>
              <w:t>13. Glossary</w:t>
            </w:r>
            <w:r>
              <w:rPr>
                <w:noProof/>
              </w:rPr>
              <w:tab/>
            </w:r>
            <w:r>
              <w:rPr>
                <w:noProof/>
              </w:rPr>
              <w:fldChar w:fldCharType="begin"/>
            </w:r>
            <w:r>
              <w:rPr>
                <w:noProof/>
              </w:rPr>
              <w:instrText xml:space="preserve"> PAGEREF _Toc239852400 \h </w:instrText>
            </w:r>
            <w:r>
              <w:rPr>
                <w:noProof/>
              </w:rPr>
            </w:r>
            <w:r>
              <w:rPr>
                <w:noProof/>
              </w:rPr>
              <w:fldChar w:fldCharType="separate"/>
            </w:r>
            <w:r>
              <w:rPr>
                <w:noProof/>
              </w:rPr>
              <w:t>56</w:t>
            </w:r>
            <w:r>
              <w:rPr>
                <w:noProof/>
              </w:rPr>
              <w:fldChar w:fldCharType="end"/>
            </w:r>
          </w:hyperlink>
        </w:p>
        <w:p w14:paraId="41B6182E" w14:textId="19653117" w:rsidR="00C1708A" w:rsidRDefault="00C1708A">
          <w:pPr>
            <w:pStyle w:val="TOC1"/>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401" w:history="1">
            <w:r w:rsidRPr="00B2243E">
              <w:rPr>
                <w:rStyle w:val="Hyperlink"/>
                <w:noProof/>
              </w:rPr>
              <w:t>14. Cross-Reference and Traceability</w:t>
            </w:r>
            <w:r>
              <w:rPr>
                <w:noProof/>
              </w:rPr>
              <w:tab/>
            </w:r>
            <w:r>
              <w:rPr>
                <w:noProof/>
              </w:rPr>
              <w:fldChar w:fldCharType="begin"/>
            </w:r>
            <w:r>
              <w:rPr>
                <w:noProof/>
              </w:rPr>
              <w:instrText xml:space="preserve"> PAGEREF _Toc239852401 \h </w:instrText>
            </w:r>
            <w:r>
              <w:rPr>
                <w:noProof/>
              </w:rPr>
            </w:r>
            <w:r>
              <w:rPr>
                <w:noProof/>
              </w:rPr>
              <w:fldChar w:fldCharType="separate"/>
            </w:r>
            <w:r>
              <w:rPr>
                <w:noProof/>
              </w:rPr>
              <w:t>56</w:t>
            </w:r>
            <w:r>
              <w:rPr>
                <w:noProof/>
              </w:rPr>
              <w:fldChar w:fldCharType="end"/>
            </w:r>
          </w:hyperlink>
        </w:p>
        <w:p w14:paraId="01CA7415" w14:textId="0C536E18"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402" w:history="1">
            <w:r w:rsidRPr="00B2243E">
              <w:rPr>
                <w:rStyle w:val="Hyperlink"/>
                <w:rFonts w:ascii="Calibri heading" w:hAnsi="Calibri heading"/>
                <w:b/>
                <w:bCs/>
                <w:noProof/>
                <w:lang w:val="en-US" w:eastAsia="en-US"/>
              </w:rPr>
              <w:t>14.1 Pattern Grouping</w:t>
            </w:r>
            <w:r>
              <w:rPr>
                <w:noProof/>
              </w:rPr>
              <w:tab/>
            </w:r>
            <w:r>
              <w:rPr>
                <w:noProof/>
              </w:rPr>
              <w:fldChar w:fldCharType="begin"/>
            </w:r>
            <w:r>
              <w:rPr>
                <w:noProof/>
              </w:rPr>
              <w:instrText xml:space="preserve"> PAGEREF _Toc239852402 \h </w:instrText>
            </w:r>
            <w:r>
              <w:rPr>
                <w:noProof/>
              </w:rPr>
            </w:r>
            <w:r>
              <w:rPr>
                <w:noProof/>
              </w:rPr>
              <w:fldChar w:fldCharType="separate"/>
            </w:r>
            <w:r>
              <w:rPr>
                <w:noProof/>
              </w:rPr>
              <w:t>56</w:t>
            </w:r>
            <w:r>
              <w:rPr>
                <w:noProof/>
              </w:rPr>
              <w:fldChar w:fldCharType="end"/>
            </w:r>
          </w:hyperlink>
        </w:p>
        <w:p w14:paraId="4ED3F529" w14:textId="3477D8E5" w:rsidR="00C1708A" w:rsidRDefault="00C1708A">
          <w:pPr>
            <w:pStyle w:val="TOC1"/>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403" w:history="1">
            <w:r w:rsidRPr="00B2243E">
              <w:rPr>
                <w:rStyle w:val="Hyperlink"/>
                <w:noProof/>
              </w:rPr>
              <w:t>15. Future Enhancements and Open Items</w:t>
            </w:r>
            <w:r>
              <w:rPr>
                <w:noProof/>
              </w:rPr>
              <w:tab/>
            </w:r>
            <w:r>
              <w:rPr>
                <w:noProof/>
              </w:rPr>
              <w:fldChar w:fldCharType="begin"/>
            </w:r>
            <w:r>
              <w:rPr>
                <w:noProof/>
              </w:rPr>
              <w:instrText xml:space="preserve"> PAGEREF _Toc239852403 \h </w:instrText>
            </w:r>
            <w:r>
              <w:rPr>
                <w:noProof/>
              </w:rPr>
            </w:r>
            <w:r>
              <w:rPr>
                <w:noProof/>
              </w:rPr>
              <w:fldChar w:fldCharType="separate"/>
            </w:r>
            <w:r>
              <w:rPr>
                <w:noProof/>
              </w:rPr>
              <w:t>57</w:t>
            </w:r>
            <w:r>
              <w:rPr>
                <w:noProof/>
              </w:rPr>
              <w:fldChar w:fldCharType="end"/>
            </w:r>
          </w:hyperlink>
        </w:p>
        <w:p w14:paraId="5A34A5CC" w14:textId="34711431" w:rsidR="00C56193" w:rsidRDefault="00C56193" w:rsidP="00C56193">
          <w:r>
            <w:fldChar w:fldCharType="end"/>
          </w:r>
        </w:p>
      </w:sdtContent>
    </w:sdt>
    <w:p w14:paraId="30C9662A" w14:textId="77777777" w:rsidR="00C56193" w:rsidRDefault="00C56193" w:rsidP="00C56193">
      <w:r>
        <w:br w:type="page"/>
      </w:r>
    </w:p>
    <w:p w14:paraId="3961380B" w14:textId="77777777" w:rsidR="00C56193" w:rsidRPr="00E431A6" w:rsidRDefault="00C56193" w:rsidP="00E431A6">
      <w:pPr>
        <w:pStyle w:val="Heading1"/>
        <w:rPr>
          <w:sz w:val="36"/>
          <w:szCs w:val="36"/>
        </w:rPr>
      </w:pPr>
      <w:bookmarkStart w:id="1" w:name="_Toc239852269"/>
      <w:r w:rsidRPr="00E431A6">
        <w:rPr>
          <w:sz w:val="36"/>
          <w:szCs w:val="36"/>
        </w:rPr>
        <w:lastRenderedPageBreak/>
        <w:t>1. Document Control</w:t>
      </w:r>
      <w:bookmarkEnd w:id="1"/>
    </w:p>
    <w:p w14:paraId="61AFCF37" w14:textId="18A38093" w:rsidR="00C56193" w:rsidRPr="00C56193" w:rsidRDefault="00C97173" w:rsidP="00C56193">
      <w:pPr>
        <w:pStyle w:val="Heading2"/>
        <w:spacing w:before="200" w:line="276" w:lineRule="auto"/>
        <w:rPr>
          <w:rFonts w:ascii="Calibri heading" w:hAnsi="Calibri heading"/>
          <w:b/>
          <w:bCs/>
          <w:color w:val="2E5496"/>
          <w:sz w:val="28"/>
          <w:lang w:val="en-US" w:eastAsia="en-US"/>
        </w:rPr>
      </w:pPr>
      <w:bookmarkStart w:id="2" w:name="_Toc239852270"/>
      <w:r>
        <w:rPr>
          <w:rFonts w:ascii="Calibri heading" w:hAnsi="Calibri heading"/>
          <w:b/>
          <w:bCs/>
          <w:color w:val="2E5496"/>
          <w:sz w:val="28"/>
          <w:lang w:val="en-US" w:eastAsia="en-US"/>
        </w:rPr>
        <w:t xml:space="preserve">1.1 </w:t>
      </w:r>
      <w:r w:rsidR="00C56193" w:rsidRPr="00C56193">
        <w:rPr>
          <w:rFonts w:ascii="Calibri heading" w:hAnsi="Calibri heading"/>
          <w:b/>
          <w:bCs/>
          <w:color w:val="2E5496"/>
          <w:sz w:val="28"/>
          <w:lang w:val="en-US" w:eastAsia="en-US"/>
        </w:rPr>
        <w:t>Document History</w:t>
      </w:r>
      <w:bookmarkEnd w:id="2"/>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1300"/>
        <w:gridCol w:w="1500"/>
        <w:gridCol w:w="2400"/>
        <w:gridCol w:w="4160"/>
      </w:tblGrid>
      <w:tr w:rsidR="00C56193" w14:paraId="732BDFE1" w14:textId="77777777" w:rsidTr="00EB7C45">
        <w:trPr>
          <w:tblHeader/>
        </w:trPr>
        <w:tc>
          <w:tcPr>
            <w:tcW w:w="1300" w:type="dxa"/>
            <w:shd w:val="clear" w:color="auto" w:fill="24446E"/>
            <w:tcMar>
              <w:top w:w="70" w:type="dxa"/>
              <w:left w:w="110" w:type="dxa"/>
              <w:bottom w:w="70" w:type="dxa"/>
              <w:right w:w="110" w:type="dxa"/>
            </w:tcMar>
          </w:tcPr>
          <w:p w14:paraId="30AD6D4A" w14:textId="77777777" w:rsidR="00C56193" w:rsidRPr="00F96828" w:rsidRDefault="00C56193" w:rsidP="00EB7C45">
            <w:pPr>
              <w:rPr>
                <w:rFonts w:ascii="Aptos" w:hAnsi="Aptos"/>
                <w:sz w:val="17"/>
                <w:szCs w:val="17"/>
              </w:rPr>
            </w:pPr>
            <w:r w:rsidRPr="00F96828">
              <w:rPr>
                <w:rFonts w:ascii="Aptos" w:hAnsi="Aptos"/>
                <w:b/>
                <w:bCs/>
                <w:color w:val="FFFFFF"/>
                <w:sz w:val="17"/>
                <w:szCs w:val="17"/>
              </w:rPr>
              <w:t>Version</w:t>
            </w:r>
          </w:p>
        </w:tc>
        <w:tc>
          <w:tcPr>
            <w:tcW w:w="1500" w:type="dxa"/>
            <w:shd w:val="clear" w:color="auto" w:fill="24446E"/>
            <w:tcMar>
              <w:top w:w="70" w:type="dxa"/>
              <w:left w:w="110" w:type="dxa"/>
              <w:bottom w:w="70" w:type="dxa"/>
              <w:right w:w="110" w:type="dxa"/>
            </w:tcMar>
          </w:tcPr>
          <w:p w14:paraId="0846707A" w14:textId="77777777" w:rsidR="00C56193" w:rsidRPr="00F96828" w:rsidRDefault="00C56193" w:rsidP="00EB7C45">
            <w:pPr>
              <w:rPr>
                <w:rFonts w:ascii="Aptos" w:hAnsi="Aptos"/>
                <w:sz w:val="17"/>
                <w:szCs w:val="17"/>
              </w:rPr>
            </w:pPr>
            <w:r w:rsidRPr="00F96828">
              <w:rPr>
                <w:rFonts w:ascii="Aptos" w:hAnsi="Aptos"/>
                <w:b/>
                <w:bCs/>
                <w:color w:val="FFFFFF"/>
                <w:sz w:val="17"/>
                <w:szCs w:val="17"/>
              </w:rPr>
              <w:t>Date</w:t>
            </w:r>
          </w:p>
        </w:tc>
        <w:tc>
          <w:tcPr>
            <w:tcW w:w="2400" w:type="dxa"/>
            <w:shd w:val="clear" w:color="auto" w:fill="24446E"/>
            <w:tcMar>
              <w:top w:w="70" w:type="dxa"/>
              <w:left w:w="110" w:type="dxa"/>
              <w:bottom w:w="70" w:type="dxa"/>
              <w:right w:w="110" w:type="dxa"/>
            </w:tcMar>
          </w:tcPr>
          <w:p w14:paraId="11559B77" w14:textId="77777777" w:rsidR="00C56193" w:rsidRPr="00F96828" w:rsidRDefault="00C56193" w:rsidP="00EB7C45">
            <w:pPr>
              <w:rPr>
                <w:rFonts w:ascii="Aptos" w:hAnsi="Aptos"/>
                <w:sz w:val="17"/>
                <w:szCs w:val="17"/>
              </w:rPr>
            </w:pPr>
            <w:r w:rsidRPr="00F96828">
              <w:rPr>
                <w:rFonts w:ascii="Aptos" w:hAnsi="Aptos"/>
                <w:b/>
                <w:bCs/>
                <w:color w:val="FFFFFF"/>
                <w:sz w:val="17"/>
                <w:szCs w:val="17"/>
              </w:rPr>
              <w:t>Author</w:t>
            </w:r>
          </w:p>
        </w:tc>
        <w:tc>
          <w:tcPr>
            <w:tcW w:w="4160" w:type="dxa"/>
            <w:shd w:val="clear" w:color="auto" w:fill="24446E"/>
            <w:tcMar>
              <w:top w:w="70" w:type="dxa"/>
              <w:left w:w="110" w:type="dxa"/>
              <w:bottom w:w="70" w:type="dxa"/>
              <w:right w:w="110" w:type="dxa"/>
            </w:tcMar>
          </w:tcPr>
          <w:p w14:paraId="1C39DEFA" w14:textId="77777777" w:rsidR="00C56193" w:rsidRPr="00F96828" w:rsidRDefault="00C56193" w:rsidP="00EB7C45">
            <w:pPr>
              <w:rPr>
                <w:rFonts w:ascii="Aptos" w:hAnsi="Aptos"/>
                <w:sz w:val="17"/>
                <w:szCs w:val="17"/>
              </w:rPr>
            </w:pPr>
            <w:r w:rsidRPr="00F96828">
              <w:rPr>
                <w:rFonts w:ascii="Aptos" w:hAnsi="Aptos"/>
                <w:b/>
                <w:bCs/>
                <w:color w:val="FFFFFF"/>
                <w:sz w:val="17"/>
                <w:szCs w:val="17"/>
              </w:rPr>
              <w:t>Notes</w:t>
            </w:r>
          </w:p>
        </w:tc>
      </w:tr>
      <w:tr w:rsidR="00C56193" w14:paraId="51810233" w14:textId="77777777" w:rsidTr="00EB7C45">
        <w:tc>
          <w:tcPr>
            <w:tcW w:w="1300" w:type="dxa"/>
            <w:shd w:val="clear" w:color="auto" w:fill="FFFFFF"/>
            <w:tcMar>
              <w:top w:w="70" w:type="dxa"/>
              <w:left w:w="110" w:type="dxa"/>
              <w:bottom w:w="70" w:type="dxa"/>
              <w:right w:w="110" w:type="dxa"/>
            </w:tcMar>
            <w:vAlign w:val="center"/>
          </w:tcPr>
          <w:p w14:paraId="7538AA61"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1.0</w:t>
            </w:r>
          </w:p>
        </w:tc>
        <w:tc>
          <w:tcPr>
            <w:tcW w:w="1500" w:type="dxa"/>
            <w:shd w:val="clear" w:color="auto" w:fill="FFFFFF"/>
            <w:tcMar>
              <w:top w:w="70" w:type="dxa"/>
              <w:left w:w="110" w:type="dxa"/>
              <w:bottom w:w="70" w:type="dxa"/>
              <w:right w:w="110" w:type="dxa"/>
            </w:tcMar>
            <w:vAlign w:val="center"/>
          </w:tcPr>
          <w:p w14:paraId="19ED3DF5" w14:textId="77777777" w:rsidR="00C56193" w:rsidRPr="00F96828" w:rsidRDefault="00C56193" w:rsidP="00EB7C45">
            <w:pPr>
              <w:spacing w:after="10" w:line="258" w:lineRule="auto"/>
              <w:rPr>
                <w:rFonts w:ascii="Aptos" w:hAnsi="Aptos"/>
                <w:sz w:val="17"/>
                <w:szCs w:val="17"/>
              </w:rPr>
            </w:pPr>
          </w:p>
        </w:tc>
        <w:tc>
          <w:tcPr>
            <w:tcW w:w="2400" w:type="dxa"/>
            <w:shd w:val="clear" w:color="auto" w:fill="FFFFFF"/>
            <w:tcMar>
              <w:top w:w="70" w:type="dxa"/>
              <w:left w:w="110" w:type="dxa"/>
              <w:bottom w:w="70" w:type="dxa"/>
              <w:right w:w="110" w:type="dxa"/>
            </w:tcMar>
            <w:vAlign w:val="center"/>
          </w:tcPr>
          <w:p w14:paraId="3D6E9714"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Puneet Kumar</w:t>
            </w:r>
          </w:p>
        </w:tc>
        <w:tc>
          <w:tcPr>
            <w:tcW w:w="4160" w:type="dxa"/>
            <w:shd w:val="clear" w:color="auto" w:fill="FFFFFF"/>
            <w:tcMar>
              <w:top w:w="70" w:type="dxa"/>
              <w:left w:w="110" w:type="dxa"/>
              <w:bottom w:w="70" w:type="dxa"/>
              <w:right w:w="110" w:type="dxa"/>
            </w:tcMar>
            <w:vAlign w:val="center"/>
          </w:tcPr>
          <w:p w14:paraId="56A6A126"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Initial System Integration framework</w:t>
            </w:r>
            <w:r w:rsidRPr="00F96828" w:rsidDel="00A22181">
              <w:rPr>
                <w:rFonts w:ascii="Aptos" w:hAnsi="Aptos"/>
                <w:sz w:val="17"/>
                <w:szCs w:val="17"/>
              </w:rPr>
              <w:t xml:space="preserve"> </w:t>
            </w:r>
            <w:r w:rsidRPr="00F96828">
              <w:rPr>
                <w:rFonts w:ascii="Aptos" w:hAnsi="Aptos"/>
                <w:sz w:val="17"/>
                <w:szCs w:val="17"/>
              </w:rPr>
              <w:t>draft.</w:t>
            </w:r>
          </w:p>
        </w:tc>
      </w:tr>
    </w:tbl>
    <w:p w14:paraId="5D3E3EBC" w14:textId="77777777" w:rsidR="00C56193" w:rsidRPr="00C97173" w:rsidRDefault="00C56193" w:rsidP="00C56193">
      <w:pPr>
        <w:pStyle w:val="Heading2"/>
        <w:rPr>
          <w:rFonts w:ascii="Calibri heading" w:hAnsi="Calibri heading"/>
          <w:b/>
          <w:bCs/>
          <w:color w:val="2E5496"/>
          <w:sz w:val="28"/>
          <w:lang w:val="en-US" w:eastAsia="en-US"/>
        </w:rPr>
      </w:pPr>
      <w:bookmarkStart w:id="3" w:name="_Toc239852271"/>
      <w:r w:rsidRPr="00C97173">
        <w:rPr>
          <w:rFonts w:ascii="Calibri heading" w:hAnsi="Calibri heading"/>
          <w:b/>
          <w:bCs/>
          <w:color w:val="2E5496"/>
          <w:sz w:val="28"/>
          <w:lang w:val="en-US" w:eastAsia="en-US"/>
        </w:rPr>
        <w:t>1.2 Authors and Contributors</w:t>
      </w:r>
      <w:bookmarkEnd w:id="3"/>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1800"/>
        <w:gridCol w:w="3200"/>
        <w:gridCol w:w="4360"/>
      </w:tblGrid>
      <w:tr w:rsidR="00C56193" w14:paraId="06F5A7E2" w14:textId="77777777" w:rsidTr="00EB7C45">
        <w:trPr>
          <w:tblHeader/>
        </w:trPr>
        <w:tc>
          <w:tcPr>
            <w:tcW w:w="1800" w:type="dxa"/>
            <w:shd w:val="clear" w:color="auto" w:fill="24446E"/>
            <w:tcMar>
              <w:top w:w="70" w:type="dxa"/>
              <w:left w:w="110" w:type="dxa"/>
              <w:bottom w:w="70" w:type="dxa"/>
              <w:right w:w="110" w:type="dxa"/>
            </w:tcMar>
          </w:tcPr>
          <w:p w14:paraId="37F994D4" w14:textId="77777777" w:rsidR="00C56193" w:rsidRPr="00F96828" w:rsidRDefault="00C56193" w:rsidP="00EB7C45">
            <w:pPr>
              <w:rPr>
                <w:rFonts w:ascii="Aptos" w:hAnsi="Aptos"/>
                <w:b/>
                <w:bCs/>
                <w:color w:val="FFFFFF" w:themeColor="background1"/>
                <w:sz w:val="17"/>
                <w:szCs w:val="17"/>
              </w:rPr>
            </w:pPr>
            <w:r w:rsidRPr="00F96828">
              <w:rPr>
                <w:rFonts w:ascii="Aptos" w:hAnsi="Aptos"/>
                <w:b/>
                <w:bCs/>
                <w:color w:val="FFFFFF" w:themeColor="background1"/>
                <w:sz w:val="17"/>
                <w:szCs w:val="17"/>
              </w:rPr>
              <w:t>Role</w:t>
            </w:r>
          </w:p>
        </w:tc>
        <w:tc>
          <w:tcPr>
            <w:tcW w:w="3200" w:type="dxa"/>
            <w:shd w:val="clear" w:color="auto" w:fill="24446E"/>
            <w:tcMar>
              <w:top w:w="70" w:type="dxa"/>
              <w:left w:w="110" w:type="dxa"/>
              <w:bottom w:w="70" w:type="dxa"/>
              <w:right w:w="110" w:type="dxa"/>
            </w:tcMar>
          </w:tcPr>
          <w:p w14:paraId="7CCF5D62" w14:textId="77777777" w:rsidR="00C56193" w:rsidRPr="00F96828" w:rsidRDefault="00C56193" w:rsidP="00EB7C45">
            <w:pPr>
              <w:rPr>
                <w:rFonts w:ascii="Aptos" w:hAnsi="Aptos"/>
                <w:b/>
                <w:bCs/>
                <w:color w:val="FFFFFF" w:themeColor="background1"/>
                <w:sz w:val="17"/>
                <w:szCs w:val="17"/>
              </w:rPr>
            </w:pPr>
            <w:r w:rsidRPr="00F96828">
              <w:rPr>
                <w:rFonts w:ascii="Aptos" w:hAnsi="Aptos"/>
                <w:b/>
                <w:bCs/>
                <w:color w:val="FFFFFF" w:themeColor="background1"/>
                <w:sz w:val="17"/>
                <w:szCs w:val="17"/>
              </w:rPr>
              <w:t>Name</w:t>
            </w:r>
          </w:p>
        </w:tc>
        <w:tc>
          <w:tcPr>
            <w:tcW w:w="4360" w:type="dxa"/>
            <w:shd w:val="clear" w:color="auto" w:fill="24446E"/>
            <w:tcMar>
              <w:top w:w="70" w:type="dxa"/>
              <w:left w:w="110" w:type="dxa"/>
              <w:bottom w:w="70" w:type="dxa"/>
              <w:right w:w="110" w:type="dxa"/>
            </w:tcMar>
          </w:tcPr>
          <w:p w14:paraId="3A3E66AC" w14:textId="77777777" w:rsidR="00C56193" w:rsidRPr="00F96828" w:rsidRDefault="00C56193" w:rsidP="00EB7C45">
            <w:pPr>
              <w:rPr>
                <w:rFonts w:ascii="Aptos" w:hAnsi="Aptos"/>
                <w:b/>
                <w:bCs/>
                <w:color w:val="FFFFFF" w:themeColor="background1"/>
                <w:sz w:val="17"/>
                <w:szCs w:val="17"/>
              </w:rPr>
            </w:pPr>
            <w:r w:rsidRPr="00F96828">
              <w:rPr>
                <w:rFonts w:ascii="Aptos" w:hAnsi="Aptos"/>
                <w:b/>
                <w:bCs/>
                <w:color w:val="FFFFFF" w:themeColor="background1"/>
                <w:sz w:val="17"/>
                <w:szCs w:val="17"/>
              </w:rPr>
              <w:t>Area</w:t>
            </w:r>
          </w:p>
        </w:tc>
      </w:tr>
      <w:tr w:rsidR="00C56193" w14:paraId="29E2ABBA" w14:textId="77777777" w:rsidTr="00EB7C45">
        <w:tc>
          <w:tcPr>
            <w:tcW w:w="1800" w:type="dxa"/>
            <w:shd w:val="clear" w:color="auto" w:fill="FFFFFF"/>
            <w:tcMar>
              <w:top w:w="70" w:type="dxa"/>
              <w:left w:w="110" w:type="dxa"/>
              <w:bottom w:w="70" w:type="dxa"/>
              <w:right w:w="110" w:type="dxa"/>
            </w:tcMar>
            <w:vAlign w:val="center"/>
          </w:tcPr>
          <w:p w14:paraId="193642F3"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Author</w:t>
            </w:r>
          </w:p>
        </w:tc>
        <w:tc>
          <w:tcPr>
            <w:tcW w:w="3200" w:type="dxa"/>
            <w:shd w:val="clear" w:color="auto" w:fill="FFFFFF"/>
            <w:tcMar>
              <w:top w:w="70" w:type="dxa"/>
              <w:left w:w="110" w:type="dxa"/>
              <w:bottom w:w="70" w:type="dxa"/>
              <w:right w:w="110" w:type="dxa"/>
            </w:tcMar>
            <w:vAlign w:val="center"/>
          </w:tcPr>
          <w:p w14:paraId="51B32072"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Puneet Kumar</w:t>
            </w:r>
          </w:p>
        </w:tc>
        <w:tc>
          <w:tcPr>
            <w:tcW w:w="4360" w:type="dxa"/>
            <w:shd w:val="clear" w:color="auto" w:fill="FFFFFF"/>
            <w:tcMar>
              <w:top w:w="70" w:type="dxa"/>
              <w:left w:w="110" w:type="dxa"/>
              <w:bottom w:w="70" w:type="dxa"/>
              <w:right w:w="110" w:type="dxa"/>
            </w:tcMar>
            <w:vAlign w:val="center"/>
          </w:tcPr>
          <w:p w14:paraId="5FF089C8"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Enterprise Integration and Solution Architecture</w:t>
            </w:r>
          </w:p>
        </w:tc>
      </w:tr>
      <w:tr w:rsidR="00C56193" w14:paraId="124C1BE2" w14:textId="77777777" w:rsidTr="00EB7C45">
        <w:tc>
          <w:tcPr>
            <w:tcW w:w="1800" w:type="dxa"/>
            <w:shd w:val="clear" w:color="auto" w:fill="F4F6FA"/>
            <w:tcMar>
              <w:top w:w="70" w:type="dxa"/>
              <w:left w:w="110" w:type="dxa"/>
              <w:bottom w:w="70" w:type="dxa"/>
              <w:right w:w="110" w:type="dxa"/>
            </w:tcMar>
            <w:vAlign w:val="center"/>
          </w:tcPr>
          <w:p w14:paraId="77E2D1E3"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Contributor</w:t>
            </w:r>
          </w:p>
        </w:tc>
        <w:tc>
          <w:tcPr>
            <w:tcW w:w="3200" w:type="dxa"/>
            <w:shd w:val="clear" w:color="auto" w:fill="F4F6FA"/>
            <w:tcMar>
              <w:top w:w="70" w:type="dxa"/>
              <w:left w:w="110" w:type="dxa"/>
              <w:bottom w:w="70" w:type="dxa"/>
              <w:right w:w="110" w:type="dxa"/>
            </w:tcMar>
            <w:vAlign w:val="center"/>
          </w:tcPr>
          <w:p w14:paraId="539AF111"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Security Architect</w:t>
            </w:r>
          </w:p>
        </w:tc>
        <w:tc>
          <w:tcPr>
            <w:tcW w:w="4360" w:type="dxa"/>
            <w:shd w:val="clear" w:color="auto" w:fill="F4F6FA"/>
            <w:tcMar>
              <w:top w:w="70" w:type="dxa"/>
              <w:left w:w="110" w:type="dxa"/>
              <w:bottom w:w="70" w:type="dxa"/>
              <w:right w:w="110" w:type="dxa"/>
            </w:tcMar>
            <w:vAlign w:val="center"/>
          </w:tcPr>
          <w:p w14:paraId="7A1EFFE6"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Security workshop input and review</w:t>
            </w:r>
          </w:p>
        </w:tc>
      </w:tr>
      <w:tr w:rsidR="00C56193" w14:paraId="027F7406" w14:textId="77777777" w:rsidTr="00EB7C45">
        <w:tc>
          <w:tcPr>
            <w:tcW w:w="1800" w:type="dxa"/>
            <w:shd w:val="clear" w:color="auto" w:fill="F4F6FA"/>
            <w:tcMar>
              <w:top w:w="70" w:type="dxa"/>
              <w:left w:w="110" w:type="dxa"/>
              <w:bottom w:w="70" w:type="dxa"/>
              <w:right w:w="110" w:type="dxa"/>
            </w:tcMar>
            <w:vAlign w:val="center"/>
          </w:tcPr>
          <w:p w14:paraId="0CD6745D"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Contributor</w:t>
            </w:r>
          </w:p>
        </w:tc>
        <w:tc>
          <w:tcPr>
            <w:tcW w:w="3200" w:type="dxa"/>
            <w:shd w:val="clear" w:color="auto" w:fill="F4F6FA"/>
            <w:tcMar>
              <w:top w:w="70" w:type="dxa"/>
              <w:left w:w="110" w:type="dxa"/>
              <w:bottom w:w="70" w:type="dxa"/>
              <w:right w:w="110" w:type="dxa"/>
            </w:tcMar>
            <w:vAlign w:val="center"/>
          </w:tcPr>
          <w:p w14:paraId="1A3ABD4C"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Portfolio Architect</w:t>
            </w:r>
          </w:p>
        </w:tc>
        <w:tc>
          <w:tcPr>
            <w:tcW w:w="4360" w:type="dxa"/>
            <w:shd w:val="clear" w:color="auto" w:fill="F4F6FA"/>
            <w:tcMar>
              <w:top w:w="70" w:type="dxa"/>
              <w:left w:w="110" w:type="dxa"/>
              <w:bottom w:w="70" w:type="dxa"/>
              <w:right w:w="110" w:type="dxa"/>
            </w:tcMar>
            <w:vAlign w:val="center"/>
          </w:tcPr>
          <w:p w14:paraId="5A7CD836"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Security workshop input and review</w:t>
            </w:r>
          </w:p>
        </w:tc>
      </w:tr>
      <w:tr w:rsidR="00C56193" w14:paraId="78F37169" w14:textId="77777777" w:rsidTr="00EB7C45">
        <w:tc>
          <w:tcPr>
            <w:tcW w:w="1800" w:type="dxa"/>
            <w:shd w:val="clear" w:color="auto" w:fill="FFFFFF"/>
            <w:tcMar>
              <w:top w:w="70" w:type="dxa"/>
              <w:left w:w="110" w:type="dxa"/>
              <w:bottom w:w="70" w:type="dxa"/>
              <w:right w:w="110" w:type="dxa"/>
            </w:tcMar>
            <w:vAlign w:val="center"/>
          </w:tcPr>
          <w:p w14:paraId="6E92CCF0"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Contributor</w:t>
            </w:r>
          </w:p>
        </w:tc>
        <w:tc>
          <w:tcPr>
            <w:tcW w:w="3200" w:type="dxa"/>
            <w:shd w:val="clear" w:color="auto" w:fill="FFFFFF"/>
            <w:tcMar>
              <w:top w:w="70" w:type="dxa"/>
              <w:left w:w="110" w:type="dxa"/>
              <w:bottom w:w="70" w:type="dxa"/>
              <w:right w:w="110" w:type="dxa"/>
            </w:tcMar>
            <w:vAlign w:val="center"/>
          </w:tcPr>
          <w:p w14:paraId="10CD0D53"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Data Platform</w:t>
            </w:r>
          </w:p>
        </w:tc>
        <w:tc>
          <w:tcPr>
            <w:tcW w:w="4360" w:type="dxa"/>
            <w:shd w:val="clear" w:color="auto" w:fill="FFFFFF"/>
            <w:tcMar>
              <w:top w:w="70" w:type="dxa"/>
              <w:left w:w="110" w:type="dxa"/>
              <w:bottom w:w="70" w:type="dxa"/>
              <w:right w:w="110" w:type="dxa"/>
            </w:tcMar>
            <w:vAlign w:val="center"/>
          </w:tcPr>
          <w:p w14:paraId="2584F68E"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Data boundary and Snowflake exchange</w:t>
            </w:r>
          </w:p>
        </w:tc>
      </w:tr>
      <w:tr w:rsidR="00C56193" w14:paraId="4A4D4993" w14:textId="77777777" w:rsidTr="00EB7C45">
        <w:tc>
          <w:tcPr>
            <w:tcW w:w="1800" w:type="dxa"/>
            <w:shd w:val="clear" w:color="auto" w:fill="F4F6FA"/>
            <w:tcMar>
              <w:top w:w="70" w:type="dxa"/>
              <w:left w:w="110" w:type="dxa"/>
              <w:bottom w:w="70" w:type="dxa"/>
              <w:right w:w="110" w:type="dxa"/>
            </w:tcMar>
            <w:vAlign w:val="center"/>
          </w:tcPr>
          <w:p w14:paraId="2E52C274"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Contributor</w:t>
            </w:r>
          </w:p>
        </w:tc>
        <w:tc>
          <w:tcPr>
            <w:tcW w:w="3200" w:type="dxa"/>
            <w:shd w:val="clear" w:color="auto" w:fill="F4F6FA"/>
            <w:tcMar>
              <w:top w:w="70" w:type="dxa"/>
              <w:left w:w="110" w:type="dxa"/>
              <w:bottom w:w="70" w:type="dxa"/>
              <w:right w:w="110" w:type="dxa"/>
            </w:tcMar>
            <w:vAlign w:val="center"/>
          </w:tcPr>
          <w:p w14:paraId="37FAB8FA"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Cloud Operations</w:t>
            </w:r>
          </w:p>
        </w:tc>
        <w:tc>
          <w:tcPr>
            <w:tcW w:w="4360" w:type="dxa"/>
            <w:shd w:val="clear" w:color="auto" w:fill="F4F6FA"/>
            <w:tcMar>
              <w:top w:w="70" w:type="dxa"/>
              <w:left w:w="110" w:type="dxa"/>
              <w:bottom w:w="70" w:type="dxa"/>
              <w:right w:w="110" w:type="dxa"/>
            </w:tcMar>
            <w:vAlign w:val="center"/>
          </w:tcPr>
          <w:p w14:paraId="28972AAF"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RBAC, policy enforcement and monitoring</w:t>
            </w:r>
          </w:p>
        </w:tc>
      </w:tr>
    </w:tbl>
    <w:p w14:paraId="120C699E" w14:textId="77777777" w:rsidR="00C56193" w:rsidRPr="00C97173" w:rsidRDefault="00C56193" w:rsidP="00C56193">
      <w:pPr>
        <w:pStyle w:val="Heading2"/>
        <w:rPr>
          <w:rFonts w:ascii="Calibri heading" w:hAnsi="Calibri heading"/>
          <w:b/>
          <w:bCs/>
          <w:color w:val="2E5496"/>
          <w:sz w:val="28"/>
          <w:lang w:val="en-US" w:eastAsia="en-US"/>
        </w:rPr>
      </w:pPr>
      <w:bookmarkStart w:id="4" w:name="_Toc239852272"/>
      <w:r w:rsidRPr="00C97173">
        <w:rPr>
          <w:rFonts w:ascii="Calibri heading" w:hAnsi="Calibri heading"/>
          <w:b/>
          <w:bCs/>
          <w:color w:val="2E5496"/>
          <w:sz w:val="28"/>
          <w:lang w:val="en-US" w:eastAsia="en-US"/>
        </w:rPr>
        <w:t>1.3 Approvals and Assurance</w:t>
      </w:r>
      <w:bookmarkEnd w:id="4"/>
    </w:p>
    <w:p w14:paraId="013C8461" w14:textId="77777777" w:rsidR="00C56193" w:rsidRPr="00F96828" w:rsidRDefault="00C56193" w:rsidP="00C56193">
      <w:pPr>
        <w:spacing w:after="120" w:line="278" w:lineRule="auto"/>
        <w:rPr>
          <w:rFonts w:ascii="Aptos" w:hAnsi="Aptos"/>
          <w:sz w:val="18"/>
          <w:szCs w:val="18"/>
        </w:rPr>
      </w:pPr>
      <w:r w:rsidRPr="00F96828">
        <w:rPr>
          <w:rFonts w:ascii="Aptos" w:hAnsi="Aptos"/>
          <w:sz w:val="18"/>
          <w:szCs w:val="18"/>
        </w:rPr>
        <w:t xml:space="preserve">This document is a conceptual </w:t>
      </w:r>
      <w:r w:rsidRPr="00F96828">
        <w:rPr>
          <w:rFonts w:ascii="Aptos" w:hAnsi="Aptos"/>
          <w:sz w:val="18"/>
          <w:szCs w:val="18"/>
          <w:lang w:val="en-GB"/>
        </w:rPr>
        <w:t>System Integration framework</w:t>
      </w:r>
      <w:r w:rsidRPr="00F96828" w:rsidDel="00A22181">
        <w:rPr>
          <w:rFonts w:ascii="Aptos" w:hAnsi="Aptos"/>
          <w:sz w:val="18"/>
          <w:szCs w:val="18"/>
        </w:rPr>
        <w:t xml:space="preserve"> </w:t>
      </w:r>
      <w:r w:rsidRPr="00F96828">
        <w:rPr>
          <w:rFonts w:ascii="Aptos" w:hAnsi="Aptos"/>
          <w:sz w:val="18"/>
          <w:szCs w:val="18"/>
        </w:rPr>
        <w:t>intended for Technical Design Authority review. Approval covers the reference architecture, the pattern catalogue and the governance model. Security exceptions are approved separately by Security Architecture as set out in Sections 11 and 12.</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2200"/>
        <w:gridCol w:w="3800"/>
        <w:gridCol w:w="3360"/>
      </w:tblGrid>
      <w:tr w:rsidR="00C56193" w14:paraId="25C32358" w14:textId="77777777" w:rsidTr="00EB7C45">
        <w:trPr>
          <w:tblHeader/>
        </w:trPr>
        <w:tc>
          <w:tcPr>
            <w:tcW w:w="2200" w:type="dxa"/>
            <w:shd w:val="clear" w:color="auto" w:fill="24446E"/>
            <w:tcMar>
              <w:top w:w="70" w:type="dxa"/>
              <w:left w:w="110" w:type="dxa"/>
              <w:bottom w:w="70" w:type="dxa"/>
              <w:right w:w="110" w:type="dxa"/>
            </w:tcMar>
          </w:tcPr>
          <w:p w14:paraId="09AF36A3" w14:textId="77777777" w:rsidR="00C56193" w:rsidRPr="00F96828" w:rsidRDefault="00C56193" w:rsidP="00EB7C45">
            <w:pPr>
              <w:rPr>
                <w:rFonts w:ascii="Aptos" w:hAnsi="Aptos"/>
                <w:sz w:val="17"/>
                <w:szCs w:val="17"/>
              </w:rPr>
            </w:pPr>
            <w:r w:rsidRPr="00F96828">
              <w:rPr>
                <w:rFonts w:ascii="Aptos" w:hAnsi="Aptos"/>
                <w:b/>
                <w:bCs/>
                <w:color w:val="FFFFFF"/>
                <w:sz w:val="17"/>
                <w:szCs w:val="17"/>
              </w:rPr>
              <w:t>Role</w:t>
            </w:r>
          </w:p>
        </w:tc>
        <w:tc>
          <w:tcPr>
            <w:tcW w:w="3800" w:type="dxa"/>
            <w:shd w:val="clear" w:color="auto" w:fill="24446E"/>
            <w:tcMar>
              <w:top w:w="70" w:type="dxa"/>
              <w:left w:w="110" w:type="dxa"/>
              <w:bottom w:w="70" w:type="dxa"/>
              <w:right w:w="110" w:type="dxa"/>
            </w:tcMar>
          </w:tcPr>
          <w:p w14:paraId="21CFC3F0" w14:textId="77777777" w:rsidR="00C56193" w:rsidRPr="00F96828" w:rsidRDefault="00C56193" w:rsidP="00EB7C45">
            <w:pPr>
              <w:rPr>
                <w:rFonts w:ascii="Aptos" w:hAnsi="Aptos"/>
                <w:sz w:val="17"/>
                <w:szCs w:val="17"/>
              </w:rPr>
            </w:pPr>
            <w:r w:rsidRPr="00F96828">
              <w:rPr>
                <w:rFonts w:ascii="Aptos" w:hAnsi="Aptos"/>
                <w:b/>
                <w:bCs/>
                <w:color w:val="FFFFFF"/>
                <w:sz w:val="17"/>
                <w:szCs w:val="17"/>
              </w:rPr>
              <w:t>Name</w:t>
            </w:r>
          </w:p>
        </w:tc>
        <w:tc>
          <w:tcPr>
            <w:tcW w:w="3360" w:type="dxa"/>
            <w:shd w:val="clear" w:color="auto" w:fill="24446E"/>
            <w:tcMar>
              <w:top w:w="70" w:type="dxa"/>
              <w:left w:w="110" w:type="dxa"/>
              <w:bottom w:w="70" w:type="dxa"/>
              <w:right w:w="110" w:type="dxa"/>
            </w:tcMar>
          </w:tcPr>
          <w:p w14:paraId="3A9CA06C" w14:textId="77777777" w:rsidR="00C56193" w:rsidRPr="00F96828" w:rsidRDefault="00C56193" w:rsidP="00EB7C45">
            <w:pPr>
              <w:rPr>
                <w:rFonts w:ascii="Aptos" w:hAnsi="Aptos"/>
                <w:sz w:val="17"/>
                <w:szCs w:val="17"/>
              </w:rPr>
            </w:pPr>
            <w:r w:rsidRPr="00F96828">
              <w:rPr>
                <w:rFonts w:ascii="Aptos" w:hAnsi="Aptos"/>
                <w:b/>
                <w:bCs/>
                <w:color w:val="FFFFFF"/>
                <w:sz w:val="17"/>
                <w:szCs w:val="17"/>
              </w:rPr>
              <w:t>Decision</w:t>
            </w:r>
          </w:p>
        </w:tc>
      </w:tr>
      <w:tr w:rsidR="00C56193" w14:paraId="34A54895" w14:textId="77777777" w:rsidTr="00EB7C45">
        <w:tc>
          <w:tcPr>
            <w:tcW w:w="2200" w:type="dxa"/>
            <w:shd w:val="clear" w:color="auto" w:fill="FFFFFF"/>
            <w:tcMar>
              <w:top w:w="70" w:type="dxa"/>
              <w:left w:w="110" w:type="dxa"/>
              <w:bottom w:w="70" w:type="dxa"/>
              <w:right w:w="110" w:type="dxa"/>
            </w:tcMar>
            <w:vAlign w:val="center"/>
          </w:tcPr>
          <w:p w14:paraId="4A2FA981"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Reviewer</w:t>
            </w:r>
          </w:p>
        </w:tc>
        <w:tc>
          <w:tcPr>
            <w:tcW w:w="3800" w:type="dxa"/>
            <w:shd w:val="clear" w:color="auto" w:fill="FFFFFF"/>
            <w:tcMar>
              <w:top w:w="70" w:type="dxa"/>
              <w:left w:w="110" w:type="dxa"/>
              <w:bottom w:w="70" w:type="dxa"/>
              <w:right w:w="110" w:type="dxa"/>
            </w:tcMar>
            <w:vAlign w:val="center"/>
          </w:tcPr>
          <w:p w14:paraId="21869F18"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Security Architecture</w:t>
            </w:r>
          </w:p>
        </w:tc>
        <w:tc>
          <w:tcPr>
            <w:tcW w:w="3360" w:type="dxa"/>
            <w:shd w:val="clear" w:color="auto" w:fill="FFFFFF"/>
            <w:tcMar>
              <w:top w:w="70" w:type="dxa"/>
              <w:left w:w="110" w:type="dxa"/>
              <w:bottom w:w="70" w:type="dxa"/>
              <w:right w:w="110" w:type="dxa"/>
            </w:tcMar>
            <w:vAlign w:val="center"/>
          </w:tcPr>
          <w:p w14:paraId="44921E68"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Pending</w:t>
            </w:r>
          </w:p>
        </w:tc>
      </w:tr>
      <w:tr w:rsidR="00C56193" w14:paraId="0ACFCC4E" w14:textId="77777777" w:rsidTr="00EB7C45">
        <w:tc>
          <w:tcPr>
            <w:tcW w:w="2200" w:type="dxa"/>
            <w:shd w:val="clear" w:color="auto" w:fill="F4F6FA"/>
            <w:tcMar>
              <w:top w:w="70" w:type="dxa"/>
              <w:left w:w="110" w:type="dxa"/>
              <w:bottom w:w="70" w:type="dxa"/>
              <w:right w:w="110" w:type="dxa"/>
            </w:tcMar>
            <w:vAlign w:val="center"/>
          </w:tcPr>
          <w:p w14:paraId="43DE5CF0"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Reviewer</w:t>
            </w:r>
          </w:p>
        </w:tc>
        <w:tc>
          <w:tcPr>
            <w:tcW w:w="3800" w:type="dxa"/>
            <w:shd w:val="clear" w:color="auto" w:fill="F4F6FA"/>
            <w:tcMar>
              <w:top w:w="70" w:type="dxa"/>
              <w:left w:w="110" w:type="dxa"/>
              <w:bottom w:w="70" w:type="dxa"/>
              <w:right w:w="110" w:type="dxa"/>
            </w:tcMar>
            <w:vAlign w:val="center"/>
          </w:tcPr>
          <w:p w14:paraId="44A030BD"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Enterprise Architecture</w:t>
            </w:r>
          </w:p>
        </w:tc>
        <w:tc>
          <w:tcPr>
            <w:tcW w:w="3360" w:type="dxa"/>
            <w:shd w:val="clear" w:color="auto" w:fill="F4F6FA"/>
            <w:tcMar>
              <w:top w:w="70" w:type="dxa"/>
              <w:left w:w="110" w:type="dxa"/>
              <w:bottom w:w="70" w:type="dxa"/>
              <w:right w:w="110" w:type="dxa"/>
            </w:tcMar>
            <w:vAlign w:val="center"/>
          </w:tcPr>
          <w:p w14:paraId="507A9C6C"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Pending</w:t>
            </w:r>
          </w:p>
        </w:tc>
      </w:tr>
      <w:tr w:rsidR="00C56193" w14:paraId="0066949A" w14:textId="77777777" w:rsidTr="00EB7C45">
        <w:tc>
          <w:tcPr>
            <w:tcW w:w="2200" w:type="dxa"/>
            <w:shd w:val="clear" w:color="auto" w:fill="FFFFFF"/>
            <w:tcMar>
              <w:top w:w="70" w:type="dxa"/>
              <w:left w:w="110" w:type="dxa"/>
              <w:bottom w:w="70" w:type="dxa"/>
              <w:right w:w="110" w:type="dxa"/>
            </w:tcMar>
            <w:vAlign w:val="center"/>
          </w:tcPr>
          <w:p w14:paraId="60DD837B"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Approver</w:t>
            </w:r>
          </w:p>
        </w:tc>
        <w:tc>
          <w:tcPr>
            <w:tcW w:w="3800" w:type="dxa"/>
            <w:shd w:val="clear" w:color="auto" w:fill="FFFFFF"/>
            <w:tcMar>
              <w:top w:w="70" w:type="dxa"/>
              <w:left w:w="110" w:type="dxa"/>
              <w:bottom w:w="70" w:type="dxa"/>
              <w:right w:w="110" w:type="dxa"/>
            </w:tcMar>
            <w:vAlign w:val="center"/>
          </w:tcPr>
          <w:p w14:paraId="2D09F9E6"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TDA Chair</w:t>
            </w:r>
          </w:p>
        </w:tc>
        <w:tc>
          <w:tcPr>
            <w:tcW w:w="3360" w:type="dxa"/>
            <w:shd w:val="clear" w:color="auto" w:fill="FFFFFF"/>
            <w:tcMar>
              <w:top w:w="70" w:type="dxa"/>
              <w:left w:w="110" w:type="dxa"/>
              <w:bottom w:w="70" w:type="dxa"/>
              <w:right w:w="110" w:type="dxa"/>
            </w:tcMar>
            <w:vAlign w:val="center"/>
          </w:tcPr>
          <w:p w14:paraId="72C4BBD3"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Pending</w:t>
            </w:r>
          </w:p>
        </w:tc>
      </w:tr>
    </w:tbl>
    <w:p w14:paraId="7A5F90AA" w14:textId="77777777" w:rsidR="00C56193" w:rsidRPr="00C97173" w:rsidRDefault="00C56193" w:rsidP="00C56193">
      <w:pPr>
        <w:pStyle w:val="Heading2"/>
        <w:rPr>
          <w:rFonts w:ascii="Calibri heading" w:hAnsi="Calibri heading"/>
          <w:b/>
          <w:bCs/>
          <w:color w:val="2E5496"/>
          <w:sz w:val="28"/>
          <w:lang w:val="en-US" w:eastAsia="en-US"/>
        </w:rPr>
      </w:pPr>
      <w:bookmarkStart w:id="5" w:name="_Toc239852273"/>
      <w:r w:rsidRPr="00C97173">
        <w:rPr>
          <w:rFonts w:ascii="Calibri heading" w:hAnsi="Calibri heading"/>
          <w:b/>
          <w:bCs/>
          <w:color w:val="2E5496"/>
          <w:sz w:val="28"/>
          <w:lang w:val="en-US" w:eastAsia="en-US"/>
        </w:rPr>
        <w:t>1.4 Source Documents and Supersession</w:t>
      </w:r>
      <w:bookmarkEnd w:id="5"/>
    </w:p>
    <w:p w14:paraId="3F3DB6DB" w14:textId="77777777" w:rsidR="00C56193" w:rsidRPr="00F96828" w:rsidRDefault="00C56193" w:rsidP="00C56193">
      <w:pPr>
        <w:spacing w:after="120" w:line="278" w:lineRule="auto"/>
        <w:rPr>
          <w:rFonts w:ascii="Aptos" w:hAnsi="Aptos"/>
          <w:sz w:val="18"/>
          <w:szCs w:val="18"/>
        </w:rPr>
      </w:pPr>
      <w:r w:rsidRPr="00F96828">
        <w:rPr>
          <w:rFonts w:ascii="Aptos" w:hAnsi="Aptos"/>
          <w:sz w:val="18"/>
          <w:szCs w:val="18"/>
        </w:rPr>
        <w:t xml:space="preserve">The following documents were used as inputs and should be read in conjunction with this </w:t>
      </w:r>
      <w:r w:rsidRPr="00F96828">
        <w:rPr>
          <w:rFonts w:ascii="Aptos" w:hAnsi="Aptos"/>
          <w:sz w:val="18"/>
          <w:szCs w:val="18"/>
          <w:lang w:val="en-GB"/>
        </w:rPr>
        <w:t>System Integration framework</w:t>
      </w:r>
      <w:r w:rsidRPr="00F96828">
        <w:rPr>
          <w:rFonts w:ascii="Aptos" w:hAnsi="Aptos"/>
          <w:sz w:val="18"/>
          <w:szCs w:val="18"/>
        </w:rPr>
        <w:t>.</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1300"/>
        <w:gridCol w:w="5200"/>
        <w:gridCol w:w="2860"/>
      </w:tblGrid>
      <w:tr w:rsidR="00C56193" w14:paraId="46CDCA5F" w14:textId="77777777" w:rsidTr="00EB7C45">
        <w:trPr>
          <w:tblHeader/>
        </w:trPr>
        <w:tc>
          <w:tcPr>
            <w:tcW w:w="1300" w:type="dxa"/>
            <w:shd w:val="clear" w:color="auto" w:fill="24446E"/>
            <w:tcMar>
              <w:top w:w="70" w:type="dxa"/>
              <w:left w:w="110" w:type="dxa"/>
              <w:bottom w:w="70" w:type="dxa"/>
              <w:right w:w="110" w:type="dxa"/>
            </w:tcMar>
          </w:tcPr>
          <w:p w14:paraId="3D9CC367" w14:textId="77777777" w:rsidR="00C56193" w:rsidRPr="00F96828" w:rsidRDefault="00C56193" w:rsidP="00EB7C45">
            <w:pPr>
              <w:rPr>
                <w:rFonts w:ascii="Aptos" w:hAnsi="Aptos"/>
                <w:sz w:val="17"/>
                <w:szCs w:val="17"/>
              </w:rPr>
            </w:pPr>
            <w:r w:rsidRPr="00F96828">
              <w:rPr>
                <w:rFonts w:ascii="Aptos" w:hAnsi="Aptos"/>
                <w:b/>
                <w:bCs/>
                <w:color w:val="FFFFFF"/>
                <w:sz w:val="17"/>
                <w:szCs w:val="17"/>
              </w:rPr>
              <w:t>Reference</w:t>
            </w:r>
          </w:p>
        </w:tc>
        <w:tc>
          <w:tcPr>
            <w:tcW w:w="5200" w:type="dxa"/>
            <w:shd w:val="clear" w:color="auto" w:fill="24446E"/>
            <w:tcMar>
              <w:top w:w="70" w:type="dxa"/>
              <w:left w:w="110" w:type="dxa"/>
              <w:bottom w:w="70" w:type="dxa"/>
              <w:right w:w="110" w:type="dxa"/>
            </w:tcMar>
          </w:tcPr>
          <w:p w14:paraId="42012A13" w14:textId="77777777" w:rsidR="00C56193" w:rsidRPr="00F96828" w:rsidRDefault="00C56193" w:rsidP="00EB7C45">
            <w:pPr>
              <w:rPr>
                <w:rFonts w:ascii="Aptos" w:hAnsi="Aptos"/>
                <w:sz w:val="17"/>
                <w:szCs w:val="17"/>
              </w:rPr>
            </w:pPr>
            <w:r w:rsidRPr="00F96828">
              <w:rPr>
                <w:rFonts w:ascii="Aptos" w:hAnsi="Aptos"/>
                <w:b/>
                <w:bCs/>
                <w:color w:val="FFFFFF"/>
                <w:sz w:val="17"/>
                <w:szCs w:val="17"/>
              </w:rPr>
              <w:t>Document</w:t>
            </w:r>
          </w:p>
        </w:tc>
        <w:tc>
          <w:tcPr>
            <w:tcW w:w="2860" w:type="dxa"/>
            <w:shd w:val="clear" w:color="auto" w:fill="24446E"/>
            <w:tcMar>
              <w:top w:w="70" w:type="dxa"/>
              <w:left w:w="110" w:type="dxa"/>
              <w:bottom w:w="70" w:type="dxa"/>
              <w:right w:w="110" w:type="dxa"/>
            </w:tcMar>
          </w:tcPr>
          <w:p w14:paraId="41B7E4B5" w14:textId="77777777" w:rsidR="00C56193" w:rsidRPr="00F96828" w:rsidRDefault="00C56193" w:rsidP="00EB7C45">
            <w:pPr>
              <w:rPr>
                <w:rFonts w:ascii="Aptos" w:hAnsi="Aptos"/>
                <w:sz w:val="17"/>
                <w:szCs w:val="17"/>
              </w:rPr>
            </w:pPr>
            <w:r w:rsidRPr="00F96828">
              <w:rPr>
                <w:rFonts w:ascii="Aptos" w:hAnsi="Aptos"/>
                <w:b/>
                <w:bCs/>
                <w:color w:val="FFFFFF"/>
                <w:sz w:val="17"/>
                <w:szCs w:val="17"/>
              </w:rPr>
              <w:t>Status</w:t>
            </w:r>
          </w:p>
        </w:tc>
      </w:tr>
      <w:tr w:rsidR="00C56193" w14:paraId="5E0D22EC" w14:textId="77777777" w:rsidTr="00EB7C45">
        <w:tc>
          <w:tcPr>
            <w:tcW w:w="1300" w:type="dxa"/>
            <w:shd w:val="clear" w:color="auto" w:fill="FFFFFF"/>
            <w:tcMar>
              <w:top w:w="70" w:type="dxa"/>
              <w:left w:w="110" w:type="dxa"/>
              <w:bottom w:w="70" w:type="dxa"/>
              <w:right w:w="110" w:type="dxa"/>
            </w:tcMar>
            <w:vAlign w:val="center"/>
          </w:tcPr>
          <w:p w14:paraId="5FD97773"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1</w:t>
            </w:r>
          </w:p>
        </w:tc>
        <w:tc>
          <w:tcPr>
            <w:tcW w:w="5200" w:type="dxa"/>
            <w:shd w:val="clear" w:color="auto" w:fill="FFFFFF"/>
            <w:tcMar>
              <w:top w:w="70" w:type="dxa"/>
              <w:left w:w="110" w:type="dxa"/>
              <w:bottom w:w="70" w:type="dxa"/>
              <w:right w:w="110" w:type="dxa"/>
            </w:tcMar>
            <w:vAlign w:val="center"/>
          </w:tcPr>
          <w:p w14:paraId="34C867EC"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Enterprise Architecture Principles</w:t>
            </w:r>
          </w:p>
        </w:tc>
        <w:tc>
          <w:tcPr>
            <w:tcW w:w="2860" w:type="dxa"/>
            <w:shd w:val="clear" w:color="auto" w:fill="FFFFFF"/>
            <w:tcMar>
              <w:top w:w="70" w:type="dxa"/>
              <w:left w:w="110" w:type="dxa"/>
              <w:bottom w:w="70" w:type="dxa"/>
              <w:right w:w="110" w:type="dxa"/>
            </w:tcMar>
            <w:vAlign w:val="center"/>
          </w:tcPr>
          <w:p w14:paraId="074786DB"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Input</w:t>
            </w:r>
          </w:p>
        </w:tc>
      </w:tr>
      <w:tr w:rsidR="00C56193" w14:paraId="652EB7B6" w14:textId="77777777" w:rsidTr="00EB7C45">
        <w:tc>
          <w:tcPr>
            <w:tcW w:w="1300" w:type="dxa"/>
            <w:shd w:val="clear" w:color="auto" w:fill="F4F6FA"/>
            <w:tcMar>
              <w:top w:w="70" w:type="dxa"/>
              <w:left w:w="110" w:type="dxa"/>
              <w:bottom w:w="70" w:type="dxa"/>
              <w:right w:w="110" w:type="dxa"/>
            </w:tcMar>
            <w:vAlign w:val="center"/>
          </w:tcPr>
          <w:p w14:paraId="3901ADBF"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2</w:t>
            </w:r>
          </w:p>
        </w:tc>
        <w:tc>
          <w:tcPr>
            <w:tcW w:w="5200" w:type="dxa"/>
            <w:shd w:val="clear" w:color="auto" w:fill="F4F6FA"/>
            <w:tcMar>
              <w:top w:w="70" w:type="dxa"/>
              <w:left w:w="110" w:type="dxa"/>
              <w:bottom w:w="70" w:type="dxa"/>
              <w:right w:w="110" w:type="dxa"/>
            </w:tcMar>
            <w:vAlign w:val="center"/>
          </w:tcPr>
          <w:p w14:paraId="10735573"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Engineering Standards (Cloud)</w:t>
            </w:r>
          </w:p>
        </w:tc>
        <w:tc>
          <w:tcPr>
            <w:tcW w:w="2860" w:type="dxa"/>
            <w:shd w:val="clear" w:color="auto" w:fill="F4F6FA"/>
            <w:tcMar>
              <w:top w:w="70" w:type="dxa"/>
              <w:left w:w="110" w:type="dxa"/>
              <w:bottom w:w="70" w:type="dxa"/>
              <w:right w:w="110" w:type="dxa"/>
            </w:tcMar>
            <w:vAlign w:val="center"/>
          </w:tcPr>
          <w:p w14:paraId="33A1E72F"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Input</w:t>
            </w:r>
          </w:p>
        </w:tc>
      </w:tr>
      <w:tr w:rsidR="00C56193" w14:paraId="1683768E" w14:textId="77777777" w:rsidTr="00EB7C45">
        <w:tc>
          <w:tcPr>
            <w:tcW w:w="1300" w:type="dxa"/>
            <w:shd w:val="clear" w:color="auto" w:fill="FFFFFF"/>
            <w:tcMar>
              <w:top w:w="70" w:type="dxa"/>
              <w:left w:w="110" w:type="dxa"/>
              <w:bottom w:w="70" w:type="dxa"/>
              <w:right w:w="110" w:type="dxa"/>
            </w:tcMar>
            <w:vAlign w:val="center"/>
          </w:tcPr>
          <w:p w14:paraId="4C4A9F74"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3</w:t>
            </w:r>
          </w:p>
        </w:tc>
        <w:tc>
          <w:tcPr>
            <w:tcW w:w="5200" w:type="dxa"/>
            <w:shd w:val="clear" w:color="auto" w:fill="FFFFFF"/>
            <w:tcMar>
              <w:top w:w="70" w:type="dxa"/>
              <w:left w:w="110" w:type="dxa"/>
              <w:bottom w:w="70" w:type="dxa"/>
              <w:right w:w="110" w:type="dxa"/>
            </w:tcMar>
            <w:vAlign w:val="center"/>
          </w:tcPr>
          <w:p w14:paraId="65D3F2EA"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Workshops conducted with team</w:t>
            </w:r>
          </w:p>
        </w:tc>
        <w:tc>
          <w:tcPr>
            <w:tcW w:w="2860" w:type="dxa"/>
            <w:shd w:val="clear" w:color="auto" w:fill="FFFFFF"/>
            <w:tcMar>
              <w:top w:w="70" w:type="dxa"/>
              <w:left w:w="110" w:type="dxa"/>
              <w:bottom w:w="70" w:type="dxa"/>
              <w:right w:w="110" w:type="dxa"/>
            </w:tcMar>
            <w:vAlign w:val="center"/>
          </w:tcPr>
          <w:p w14:paraId="0F1AE9AE"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Input</w:t>
            </w:r>
          </w:p>
        </w:tc>
      </w:tr>
      <w:tr w:rsidR="00C56193" w14:paraId="710D05E3" w14:textId="77777777" w:rsidTr="00EB7C45">
        <w:tc>
          <w:tcPr>
            <w:tcW w:w="1300" w:type="dxa"/>
            <w:shd w:val="clear" w:color="auto" w:fill="F4F6FA"/>
            <w:tcMar>
              <w:top w:w="70" w:type="dxa"/>
              <w:left w:w="110" w:type="dxa"/>
              <w:bottom w:w="70" w:type="dxa"/>
              <w:right w:w="110" w:type="dxa"/>
            </w:tcMar>
            <w:vAlign w:val="center"/>
          </w:tcPr>
          <w:p w14:paraId="4C67DDDB"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4</w:t>
            </w:r>
          </w:p>
        </w:tc>
        <w:tc>
          <w:tcPr>
            <w:tcW w:w="5200" w:type="dxa"/>
            <w:shd w:val="clear" w:color="auto" w:fill="F4F6FA"/>
            <w:tcMar>
              <w:top w:w="70" w:type="dxa"/>
              <w:left w:w="110" w:type="dxa"/>
              <w:bottom w:w="70" w:type="dxa"/>
              <w:right w:w="110" w:type="dxa"/>
            </w:tcMar>
            <w:vAlign w:val="center"/>
          </w:tcPr>
          <w:p w14:paraId="47B70435"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Cloud Security Framework</w:t>
            </w:r>
          </w:p>
        </w:tc>
        <w:tc>
          <w:tcPr>
            <w:tcW w:w="2860" w:type="dxa"/>
            <w:shd w:val="clear" w:color="auto" w:fill="F4F6FA"/>
            <w:tcMar>
              <w:top w:w="70" w:type="dxa"/>
              <w:left w:w="110" w:type="dxa"/>
              <w:bottom w:w="70" w:type="dxa"/>
              <w:right w:w="110" w:type="dxa"/>
            </w:tcMar>
            <w:vAlign w:val="center"/>
          </w:tcPr>
          <w:p w14:paraId="53294370"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Pending from Security Architecture</w:t>
            </w:r>
          </w:p>
        </w:tc>
      </w:tr>
      <w:tr w:rsidR="00C56193" w14:paraId="74A290AF" w14:textId="77777777" w:rsidTr="00EB7C45">
        <w:tc>
          <w:tcPr>
            <w:tcW w:w="1300" w:type="dxa"/>
            <w:shd w:val="clear" w:color="auto" w:fill="FFFFFF"/>
            <w:tcMar>
              <w:top w:w="70" w:type="dxa"/>
              <w:left w:w="110" w:type="dxa"/>
              <w:bottom w:w="70" w:type="dxa"/>
              <w:right w:w="110" w:type="dxa"/>
            </w:tcMar>
            <w:vAlign w:val="center"/>
          </w:tcPr>
          <w:p w14:paraId="1BA7CC61"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5</w:t>
            </w:r>
          </w:p>
        </w:tc>
        <w:tc>
          <w:tcPr>
            <w:tcW w:w="5200" w:type="dxa"/>
            <w:shd w:val="clear" w:color="auto" w:fill="FFFFFF"/>
            <w:tcMar>
              <w:top w:w="70" w:type="dxa"/>
              <w:left w:w="110" w:type="dxa"/>
              <w:bottom w:w="70" w:type="dxa"/>
              <w:right w:w="110" w:type="dxa"/>
            </w:tcMar>
            <w:vAlign w:val="center"/>
          </w:tcPr>
          <w:p w14:paraId="0F5862E8"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Azure Policies</w:t>
            </w:r>
          </w:p>
        </w:tc>
        <w:tc>
          <w:tcPr>
            <w:tcW w:w="2860" w:type="dxa"/>
            <w:shd w:val="clear" w:color="auto" w:fill="FFFFFF"/>
            <w:tcMar>
              <w:top w:w="70" w:type="dxa"/>
              <w:left w:w="110" w:type="dxa"/>
              <w:bottom w:w="70" w:type="dxa"/>
              <w:right w:w="110" w:type="dxa"/>
            </w:tcMar>
            <w:vAlign w:val="center"/>
          </w:tcPr>
          <w:p w14:paraId="4CD72490"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Pending upload</w:t>
            </w:r>
          </w:p>
        </w:tc>
      </w:tr>
      <w:tr w:rsidR="00C56193" w14:paraId="41A1771F" w14:textId="77777777" w:rsidTr="00EB7C45">
        <w:tc>
          <w:tcPr>
            <w:tcW w:w="1300" w:type="dxa"/>
            <w:shd w:val="clear" w:color="auto" w:fill="F4F6FA"/>
            <w:tcMar>
              <w:top w:w="70" w:type="dxa"/>
              <w:left w:w="110" w:type="dxa"/>
              <w:bottom w:w="70" w:type="dxa"/>
              <w:right w:w="110" w:type="dxa"/>
            </w:tcMar>
            <w:vAlign w:val="center"/>
          </w:tcPr>
          <w:p w14:paraId="1B958AC1"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6</w:t>
            </w:r>
          </w:p>
        </w:tc>
        <w:tc>
          <w:tcPr>
            <w:tcW w:w="5200" w:type="dxa"/>
            <w:shd w:val="clear" w:color="auto" w:fill="F4F6FA"/>
            <w:tcMar>
              <w:top w:w="70" w:type="dxa"/>
              <w:left w:w="110" w:type="dxa"/>
              <w:bottom w:w="70" w:type="dxa"/>
              <w:right w:w="110" w:type="dxa"/>
            </w:tcMar>
            <w:vAlign w:val="center"/>
          </w:tcPr>
          <w:p w14:paraId="52F8C748"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Systems Integration Framework (earlier draft)</w:t>
            </w:r>
          </w:p>
        </w:tc>
        <w:tc>
          <w:tcPr>
            <w:tcW w:w="2860" w:type="dxa"/>
            <w:shd w:val="clear" w:color="auto" w:fill="F4F6FA"/>
            <w:tcMar>
              <w:top w:w="70" w:type="dxa"/>
              <w:left w:w="110" w:type="dxa"/>
              <w:bottom w:w="70" w:type="dxa"/>
              <w:right w:w="110" w:type="dxa"/>
            </w:tcMar>
            <w:vAlign w:val="center"/>
          </w:tcPr>
          <w:p w14:paraId="2D0205B3"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Superseded by this version</w:t>
            </w:r>
          </w:p>
        </w:tc>
      </w:tr>
    </w:tbl>
    <w:p w14:paraId="6A63CAF5" w14:textId="77777777" w:rsidR="00C56193" w:rsidRDefault="00C56193" w:rsidP="00C56193">
      <w:r>
        <w:br w:type="page"/>
      </w:r>
    </w:p>
    <w:p w14:paraId="116E0C06" w14:textId="77777777" w:rsidR="00C56193" w:rsidRPr="00C97173" w:rsidRDefault="00C56193" w:rsidP="00C56193">
      <w:pPr>
        <w:pStyle w:val="Heading1"/>
        <w:rPr>
          <w:sz w:val="36"/>
          <w:szCs w:val="36"/>
        </w:rPr>
      </w:pPr>
      <w:bookmarkStart w:id="6" w:name="_Toc239852274"/>
      <w:r w:rsidRPr="00C97173">
        <w:rPr>
          <w:sz w:val="36"/>
          <w:szCs w:val="36"/>
        </w:rPr>
        <w:lastRenderedPageBreak/>
        <w:t>2. Executive Summary</w:t>
      </w:r>
      <w:bookmarkEnd w:id="6"/>
    </w:p>
    <w:p w14:paraId="45CFEEB0" w14:textId="77777777" w:rsidR="00C56193" w:rsidRPr="00F96828" w:rsidRDefault="00C56193" w:rsidP="00C56193">
      <w:pPr>
        <w:rPr>
          <w:rFonts w:ascii="Aptos" w:hAnsi="Aptos"/>
          <w:sz w:val="18"/>
          <w:szCs w:val="18"/>
        </w:rPr>
      </w:pPr>
      <w:r w:rsidRPr="00F96828">
        <w:rPr>
          <w:rFonts w:ascii="Aptos" w:hAnsi="Aptos"/>
          <w:sz w:val="18"/>
          <w:szCs w:val="18"/>
        </w:rPr>
        <w:t>Chaucer requires a formal Systems Integration Framework to provide consistent architectural direction for system-to-system integration across internal applications, third-party platforms, SaaS services, vendor integrations and the enterprise data platform.</w:t>
      </w:r>
    </w:p>
    <w:p w14:paraId="5504ABBB" w14:textId="77777777" w:rsidR="00C56193" w:rsidRPr="00F96828" w:rsidRDefault="00C56193" w:rsidP="00C56193">
      <w:pPr>
        <w:rPr>
          <w:rFonts w:ascii="Aptos" w:hAnsi="Aptos"/>
          <w:sz w:val="18"/>
          <w:szCs w:val="18"/>
        </w:rPr>
      </w:pPr>
    </w:p>
    <w:p w14:paraId="2F3CFDF3" w14:textId="77777777" w:rsidR="00C56193" w:rsidRPr="00F96828" w:rsidRDefault="00C56193" w:rsidP="00C56193">
      <w:pPr>
        <w:rPr>
          <w:rFonts w:ascii="Aptos" w:hAnsi="Aptos"/>
          <w:sz w:val="18"/>
          <w:szCs w:val="18"/>
        </w:rPr>
      </w:pPr>
      <w:r w:rsidRPr="00F96828">
        <w:rPr>
          <w:rFonts w:ascii="Aptos" w:hAnsi="Aptos"/>
          <w:sz w:val="18"/>
          <w:szCs w:val="18"/>
        </w:rPr>
        <w:t xml:space="preserve">The </w:t>
      </w:r>
      <w:r w:rsidRPr="00F96828">
        <w:rPr>
          <w:rFonts w:ascii="Aptos" w:hAnsi="Aptos"/>
          <w:sz w:val="18"/>
          <w:szCs w:val="18"/>
          <w:lang w:val="en-GB"/>
        </w:rPr>
        <w:t>System Integration framework</w:t>
      </w:r>
      <w:r w:rsidRPr="00F96828" w:rsidDel="00A22181">
        <w:rPr>
          <w:rFonts w:ascii="Aptos" w:hAnsi="Aptos"/>
          <w:sz w:val="18"/>
          <w:szCs w:val="18"/>
        </w:rPr>
        <w:t xml:space="preserve"> </w:t>
      </w:r>
      <w:r w:rsidRPr="00F96828">
        <w:rPr>
          <w:rFonts w:ascii="Aptos" w:hAnsi="Aptos"/>
          <w:sz w:val="18"/>
          <w:szCs w:val="18"/>
        </w:rPr>
        <w:t>is based on a Service-Oriented Architecture approach and explicitly avoids adopting a microservices model as the default integration paradigm. The focus is on practical enterprise integration across existing Chaucer systems, external vendors, Azure PaaS services and the data platform.</w:t>
      </w:r>
    </w:p>
    <w:p w14:paraId="51E72506" w14:textId="77777777" w:rsidR="00C56193" w:rsidRPr="00F96828" w:rsidRDefault="00C56193" w:rsidP="00C56193">
      <w:pPr>
        <w:rPr>
          <w:rFonts w:ascii="Aptos" w:hAnsi="Aptos"/>
          <w:sz w:val="18"/>
          <w:szCs w:val="18"/>
        </w:rPr>
      </w:pPr>
    </w:p>
    <w:p w14:paraId="2B84378A" w14:textId="77777777" w:rsidR="00C56193" w:rsidRPr="00F96828" w:rsidRDefault="00C56193" w:rsidP="00C56193">
      <w:pPr>
        <w:rPr>
          <w:rFonts w:ascii="Aptos" w:hAnsi="Aptos"/>
          <w:sz w:val="18"/>
          <w:szCs w:val="18"/>
        </w:rPr>
      </w:pPr>
      <w:r w:rsidRPr="00F96828">
        <w:rPr>
          <w:rFonts w:ascii="Aptos" w:hAnsi="Aptos"/>
          <w:sz w:val="18"/>
          <w:szCs w:val="18"/>
        </w:rPr>
        <w:t xml:space="preserve">The </w:t>
      </w:r>
      <w:r w:rsidRPr="00F96828">
        <w:rPr>
          <w:rFonts w:ascii="Aptos" w:hAnsi="Aptos"/>
          <w:sz w:val="18"/>
          <w:szCs w:val="18"/>
          <w:lang w:val="en-GB"/>
        </w:rPr>
        <w:t>System Integration framework</w:t>
      </w:r>
      <w:r w:rsidRPr="00F96828" w:rsidDel="00A22181">
        <w:rPr>
          <w:rFonts w:ascii="Aptos" w:hAnsi="Aptos"/>
          <w:sz w:val="18"/>
          <w:szCs w:val="18"/>
        </w:rPr>
        <w:t xml:space="preserve"> </w:t>
      </w:r>
      <w:r w:rsidRPr="00F96828">
        <w:rPr>
          <w:rFonts w:ascii="Aptos" w:hAnsi="Aptos"/>
          <w:sz w:val="18"/>
          <w:szCs w:val="18"/>
        </w:rPr>
        <w:t>establishes a single catalogue of patterns with clear boundary applicability across internal Chaucer integration, third-party to Chaucer inbound integration, Chaucer to third-party outbound integration and SIF-to-data-platform exchange. It also defines decision guidance for API, messaging, eventing, orchestration and data-platform usage, supported by mandatory guardrails and a controlled exception process.</w:t>
      </w:r>
    </w:p>
    <w:p w14:paraId="0A53733E" w14:textId="77777777" w:rsidR="00C56193" w:rsidRPr="00C97173" w:rsidRDefault="00C56193" w:rsidP="00C56193">
      <w:pPr>
        <w:pStyle w:val="Heading2"/>
        <w:rPr>
          <w:rFonts w:ascii="Calibri heading" w:hAnsi="Calibri heading"/>
          <w:b/>
          <w:bCs/>
          <w:color w:val="2E5496"/>
          <w:sz w:val="28"/>
          <w:lang w:val="en-US" w:eastAsia="en-US"/>
        </w:rPr>
      </w:pPr>
      <w:bookmarkStart w:id="7" w:name="_Toc239852275"/>
      <w:r w:rsidRPr="00C97173">
        <w:rPr>
          <w:rFonts w:ascii="Calibri heading" w:hAnsi="Calibri heading"/>
          <w:b/>
          <w:bCs/>
          <w:color w:val="2E5496"/>
          <w:sz w:val="28"/>
          <w:lang w:val="en-US" w:eastAsia="en-US"/>
        </w:rPr>
        <w:t>2.1 Why the System Integration framework</w:t>
      </w:r>
      <w:r w:rsidRPr="00C97173" w:rsidDel="00A22181">
        <w:rPr>
          <w:rFonts w:ascii="Calibri heading" w:hAnsi="Calibri heading"/>
          <w:b/>
          <w:bCs/>
          <w:color w:val="2E5496"/>
          <w:sz w:val="28"/>
          <w:lang w:val="en-US" w:eastAsia="en-US"/>
        </w:rPr>
        <w:t xml:space="preserve"> </w:t>
      </w:r>
      <w:r w:rsidRPr="00C97173">
        <w:rPr>
          <w:rFonts w:ascii="Calibri heading" w:hAnsi="Calibri heading"/>
          <w:b/>
          <w:bCs/>
          <w:color w:val="2E5496"/>
          <w:sz w:val="28"/>
          <w:lang w:val="en-US" w:eastAsia="en-US"/>
        </w:rPr>
        <w:t>Exists</w:t>
      </w:r>
      <w:bookmarkEnd w:id="7"/>
    </w:p>
    <w:p w14:paraId="3E78B74A" w14:textId="77777777" w:rsidR="00C56193" w:rsidRPr="00F96828" w:rsidRDefault="00C56193" w:rsidP="00C56193">
      <w:pPr>
        <w:spacing w:after="120" w:line="278" w:lineRule="auto"/>
        <w:rPr>
          <w:rFonts w:ascii="Aptos" w:hAnsi="Aptos"/>
          <w:sz w:val="18"/>
          <w:szCs w:val="18"/>
        </w:rPr>
      </w:pPr>
      <w:r w:rsidRPr="00F96828">
        <w:rPr>
          <w:rFonts w:ascii="Aptos" w:hAnsi="Aptos"/>
          <w:sz w:val="18"/>
          <w:szCs w:val="18"/>
        </w:rPr>
        <w:t xml:space="preserve">Chaucer has successfully modernised much of its integration estate onto Azure Integration Services and established a number of robust integration patterns, security controls and operational practices. However, these capabilities currently co-exist with direct point-to-point integrations, application-specific interfaces and data-platform-led exchanges that have evolved independently over time. Whilst effective in addressing individual business needs, these approaches can lead to tighter coupling, duplicated integration capabilities, inconsistent design decisions and increased change complexity across the wider technology estate. </w:t>
      </w:r>
    </w:p>
    <w:p w14:paraId="381C5A57" w14:textId="77777777" w:rsidR="00C56193" w:rsidRPr="00F96828" w:rsidRDefault="00C56193" w:rsidP="00C56193">
      <w:pPr>
        <w:spacing w:after="120" w:line="278" w:lineRule="auto"/>
        <w:rPr>
          <w:rFonts w:ascii="Aptos" w:hAnsi="Aptos"/>
          <w:sz w:val="18"/>
          <w:szCs w:val="18"/>
        </w:rPr>
      </w:pPr>
      <w:r w:rsidRPr="00F96828">
        <w:rPr>
          <w:rFonts w:ascii="Aptos" w:hAnsi="Aptos"/>
          <w:sz w:val="18"/>
          <w:szCs w:val="18"/>
        </w:rPr>
        <w:t xml:space="preserve">By formalising existing best practices within a Systems Integration Framework, Chaucer can build upon its current strengths, promote reuse, improve governance and provide a consistent enterprise approach for future integration initiatives. This </w:t>
      </w:r>
      <w:r w:rsidRPr="00F96828">
        <w:rPr>
          <w:rFonts w:ascii="Aptos" w:hAnsi="Aptos"/>
          <w:sz w:val="18"/>
          <w:szCs w:val="18"/>
          <w:lang w:val="en-GB"/>
        </w:rPr>
        <w:t>System Integration framework</w:t>
      </w:r>
      <w:r w:rsidRPr="00F96828" w:rsidDel="00A22181">
        <w:rPr>
          <w:rFonts w:ascii="Aptos" w:hAnsi="Aptos"/>
          <w:sz w:val="18"/>
          <w:szCs w:val="18"/>
        </w:rPr>
        <w:t xml:space="preserve"> </w:t>
      </w:r>
      <w:r w:rsidRPr="00F96828">
        <w:rPr>
          <w:rFonts w:ascii="Aptos" w:hAnsi="Aptos"/>
          <w:sz w:val="18"/>
          <w:szCs w:val="18"/>
        </w:rPr>
        <w:t>establishes a single reference architecture for integration so that recurring problems are solved through consistent, repeatable patterns. It defines an approved set of integration patterns, a standard set of Azure services as the target platform, and the governance guardrails that delivery teams and suppliers need in order to build correctly without re-opening architectural decisions on every engagement.</w:t>
      </w:r>
    </w:p>
    <w:p w14:paraId="121EB2DF" w14:textId="77777777" w:rsidR="00270FF9" w:rsidRDefault="00C56193" w:rsidP="00C56193">
      <w:pPr>
        <w:spacing w:after="120" w:line="278" w:lineRule="auto"/>
        <w:rPr>
          <w:rFonts w:ascii="Calibri heading" w:eastAsiaTheme="majorEastAsia" w:hAnsi="Calibri heading" w:cstheme="majorBidi"/>
          <w:b/>
          <w:bCs/>
          <w:color w:val="2E5496"/>
          <w:sz w:val="28"/>
          <w:szCs w:val="26"/>
          <w:lang w:val="en-US" w:eastAsia="en-US"/>
        </w:rPr>
      </w:pPr>
      <w:r w:rsidRPr="00F96828">
        <w:rPr>
          <w:rFonts w:ascii="Aptos" w:hAnsi="Aptos"/>
          <w:sz w:val="18"/>
          <w:szCs w:val="18"/>
        </w:rPr>
        <w:t xml:space="preserve">The </w:t>
      </w:r>
      <w:r w:rsidRPr="00F96828">
        <w:rPr>
          <w:rFonts w:ascii="Aptos" w:hAnsi="Aptos"/>
          <w:sz w:val="18"/>
          <w:szCs w:val="18"/>
          <w:lang w:val="en-GB"/>
        </w:rPr>
        <w:t>System Integration framework</w:t>
      </w:r>
      <w:r w:rsidRPr="00F96828" w:rsidDel="00A22181">
        <w:rPr>
          <w:rFonts w:ascii="Aptos" w:hAnsi="Aptos"/>
          <w:sz w:val="18"/>
          <w:szCs w:val="18"/>
        </w:rPr>
        <w:t xml:space="preserve"> </w:t>
      </w:r>
      <w:r w:rsidRPr="00F96828">
        <w:rPr>
          <w:rFonts w:ascii="Aptos" w:hAnsi="Aptos"/>
          <w:sz w:val="18"/>
          <w:szCs w:val="18"/>
        </w:rPr>
        <w:t>does not introduce a new set of principles. It inherits the principles Chaucer already holds and translates them into practical integration choices. The stack below shows where those principles originate and where they are enforced in this document.</w:t>
      </w:r>
      <w:ins w:id="8" w:author="Puneet Kumar - Chaucer" w:date="2026-09-08T13:56:00Z" w16du:dateUtc="2026-09-08T12:56:00Z">
        <w:r w:rsidRPr="00963E47">
          <w:rPr>
            <w:noProof/>
          </w:rPr>
          <w:drawing>
            <wp:inline distT="0" distB="0" distL="0" distR="0" wp14:anchorId="4E0CA7B8" wp14:editId="568B222C">
              <wp:extent cx="6273800" cy="3533140"/>
              <wp:effectExtent l="19050" t="19050" r="12700" b="10160"/>
              <wp:docPr id="1172581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81997" name=""/>
                      <pic:cNvPicPr/>
                    </pic:nvPicPr>
                    <pic:blipFill>
                      <a:blip r:embed="rId11"/>
                      <a:stretch>
                        <a:fillRect/>
                      </a:stretch>
                    </pic:blipFill>
                    <pic:spPr>
                      <a:xfrm>
                        <a:off x="0" y="0"/>
                        <a:ext cx="6273800" cy="3533140"/>
                      </a:xfrm>
                      <a:prstGeom prst="rect">
                        <a:avLst/>
                      </a:prstGeom>
                      <a:solidFill>
                        <a:srgbClr val="222831"/>
                      </a:solidFill>
                      <a:ln>
                        <a:solidFill>
                          <a:schemeClr val="tx1">
                            <a:lumMod val="95000"/>
                            <a:lumOff val="5000"/>
                          </a:schemeClr>
                        </a:solidFill>
                      </a:ln>
                    </pic:spPr>
                  </pic:pic>
                </a:graphicData>
              </a:graphic>
            </wp:inline>
          </w:drawing>
        </w:r>
      </w:ins>
      <w:r>
        <w:br/>
      </w:r>
    </w:p>
    <w:p w14:paraId="6BE3BF7E" w14:textId="7120CB28" w:rsidR="00C56193" w:rsidRDefault="00C56193" w:rsidP="00C56193">
      <w:pPr>
        <w:spacing w:after="120" w:line="278" w:lineRule="auto"/>
      </w:pPr>
      <w:r w:rsidRPr="00C97173">
        <w:rPr>
          <w:rFonts w:ascii="Calibri heading" w:eastAsiaTheme="majorEastAsia" w:hAnsi="Calibri heading" w:cstheme="majorBidi"/>
          <w:b/>
          <w:bCs/>
          <w:color w:val="2E5496"/>
          <w:sz w:val="28"/>
          <w:szCs w:val="26"/>
          <w:lang w:val="en-US" w:eastAsia="en-US"/>
        </w:rPr>
        <w:lastRenderedPageBreak/>
        <w:t xml:space="preserve">2.2 </w:t>
      </w:r>
      <w:r w:rsidRPr="00270FF9">
        <w:rPr>
          <w:rFonts w:ascii="Calibri heading" w:eastAsiaTheme="majorEastAsia" w:hAnsi="Calibri heading" w:cstheme="majorBidi"/>
          <w:b/>
          <w:bCs/>
          <w:color w:val="2E5496"/>
          <w:sz w:val="28"/>
          <w:szCs w:val="26"/>
          <w:lang w:val="en-US" w:eastAsia="en-US"/>
        </w:rPr>
        <w:t>System Integration framework</w:t>
      </w:r>
      <w:r w:rsidRPr="00C97173" w:rsidDel="00A22181">
        <w:rPr>
          <w:rFonts w:ascii="Calibri heading" w:eastAsiaTheme="majorEastAsia" w:hAnsi="Calibri heading" w:cstheme="majorBidi"/>
          <w:b/>
          <w:bCs/>
          <w:color w:val="2E5496"/>
          <w:sz w:val="28"/>
          <w:szCs w:val="26"/>
          <w:lang w:val="en-US" w:eastAsia="en-US"/>
        </w:rPr>
        <w:t xml:space="preserve"> </w:t>
      </w:r>
      <w:r w:rsidRPr="00C97173">
        <w:rPr>
          <w:rFonts w:ascii="Calibri heading" w:eastAsiaTheme="majorEastAsia" w:hAnsi="Calibri heading" w:cstheme="majorBidi"/>
          <w:b/>
          <w:bCs/>
          <w:color w:val="2E5496"/>
          <w:sz w:val="28"/>
          <w:szCs w:val="26"/>
          <w:lang w:val="en-US" w:eastAsia="en-US"/>
        </w:rPr>
        <w:t>Scope</w:t>
      </w:r>
    </w:p>
    <w:p w14:paraId="1B362F2D" w14:textId="77777777" w:rsidR="00C56193" w:rsidRPr="00F96828" w:rsidRDefault="00C56193" w:rsidP="00C56193">
      <w:pPr>
        <w:spacing w:after="120" w:line="278" w:lineRule="auto"/>
        <w:rPr>
          <w:rFonts w:ascii="Aptos" w:hAnsi="Aptos"/>
          <w:sz w:val="18"/>
          <w:szCs w:val="18"/>
        </w:rPr>
      </w:pPr>
      <w:r w:rsidRPr="00F96828">
        <w:rPr>
          <w:rFonts w:ascii="Aptos" w:hAnsi="Aptos"/>
          <w:sz w:val="18"/>
          <w:szCs w:val="18"/>
        </w:rPr>
        <w:t xml:space="preserve">The </w:t>
      </w:r>
      <w:r w:rsidRPr="00F96828">
        <w:rPr>
          <w:rFonts w:ascii="Aptos" w:hAnsi="Aptos"/>
          <w:sz w:val="18"/>
          <w:szCs w:val="18"/>
          <w:lang w:val="en-GB"/>
        </w:rPr>
        <w:t>System Integration framework</w:t>
      </w:r>
      <w:r w:rsidRPr="00F96828" w:rsidDel="00A22181">
        <w:rPr>
          <w:rFonts w:ascii="Aptos" w:hAnsi="Aptos"/>
          <w:sz w:val="18"/>
          <w:szCs w:val="18"/>
        </w:rPr>
        <w:t xml:space="preserve"> </w:t>
      </w:r>
      <w:r w:rsidRPr="00F96828">
        <w:rPr>
          <w:rFonts w:ascii="Aptos" w:hAnsi="Aptos"/>
          <w:sz w:val="18"/>
          <w:szCs w:val="18"/>
        </w:rPr>
        <w:t>covers the following.</w:t>
      </w:r>
    </w:p>
    <w:p w14:paraId="08BC8221" w14:textId="77777777" w:rsidR="00C56193" w:rsidRPr="00F96828" w:rsidRDefault="00C56193" w:rsidP="00C56193">
      <w:pPr>
        <w:pStyle w:val="ListParagraph"/>
        <w:numPr>
          <w:ilvl w:val="0"/>
          <w:numId w:val="2"/>
        </w:numPr>
        <w:spacing w:after="46" w:line="270" w:lineRule="auto"/>
        <w:rPr>
          <w:rFonts w:ascii="Aptos" w:hAnsi="Aptos"/>
          <w:sz w:val="18"/>
          <w:szCs w:val="18"/>
        </w:rPr>
      </w:pPr>
      <w:r w:rsidRPr="00F96828">
        <w:rPr>
          <w:rFonts w:ascii="Aptos" w:hAnsi="Aptos"/>
          <w:sz w:val="18"/>
          <w:szCs w:val="18"/>
        </w:rPr>
        <w:t>A reference architecture for integration across Azure Integration Services.</w:t>
      </w:r>
    </w:p>
    <w:p w14:paraId="42D8E8FB" w14:textId="77777777" w:rsidR="00C56193" w:rsidRPr="00F96828" w:rsidRDefault="00C56193" w:rsidP="00C56193">
      <w:pPr>
        <w:pStyle w:val="ListParagraph"/>
        <w:numPr>
          <w:ilvl w:val="0"/>
          <w:numId w:val="2"/>
        </w:numPr>
        <w:spacing w:after="46" w:line="270" w:lineRule="auto"/>
        <w:rPr>
          <w:rFonts w:ascii="Aptos" w:hAnsi="Aptos"/>
          <w:sz w:val="18"/>
          <w:szCs w:val="18"/>
        </w:rPr>
      </w:pPr>
      <w:r w:rsidRPr="00F96828">
        <w:rPr>
          <w:rFonts w:ascii="Aptos" w:hAnsi="Aptos"/>
          <w:sz w:val="18"/>
          <w:szCs w:val="18"/>
        </w:rPr>
        <w:t>An enterprise catalogue of approved integration patterns with the Azure components for each.</w:t>
      </w:r>
    </w:p>
    <w:p w14:paraId="166EB97B" w14:textId="77777777" w:rsidR="00C56193" w:rsidRPr="00F96828" w:rsidRDefault="00C56193" w:rsidP="00C56193">
      <w:pPr>
        <w:pStyle w:val="ListParagraph"/>
        <w:numPr>
          <w:ilvl w:val="0"/>
          <w:numId w:val="2"/>
        </w:numPr>
        <w:spacing w:after="46" w:line="270" w:lineRule="auto"/>
        <w:rPr>
          <w:rFonts w:ascii="Aptos" w:hAnsi="Aptos"/>
          <w:sz w:val="18"/>
          <w:szCs w:val="18"/>
        </w:rPr>
      </w:pPr>
      <w:r w:rsidRPr="00F96828">
        <w:rPr>
          <w:rFonts w:ascii="Aptos" w:hAnsi="Aptos"/>
          <w:sz w:val="18"/>
          <w:szCs w:val="18"/>
        </w:rPr>
        <w:t>Decision guidance, guardrails and an exception process for delivery teams and suppliers.</w:t>
      </w:r>
    </w:p>
    <w:p w14:paraId="30CE646C" w14:textId="77777777" w:rsidR="00C56193" w:rsidRPr="00F96828" w:rsidRDefault="00C56193" w:rsidP="00C56193">
      <w:pPr>
        <w:pStyle w:val="ListParagraph"/>
        <w:numPr>
          <w:ilvl w:val="0"/>
          <w:numId w:val="2"/>
        </w:numPr>
        <w:spacing w:after="46" w:line="270" w:lineRule="auto"/>
        <w:rPr>
          <w:rFonts w:ascii="Aptos" w:hAnsi="Aptos"/>
          <w:sz w:val="18"/>
          <w:szCs w:val="18"/>
        </w:rPr>
      </w:pPr>
      <w:r w:rsidRPr="00F96828">
        <w:rPr>
          <w:rFonts w:ascii="Aptos" w:hAnsi="Aptos"/>
          <w:sz w:val="18"/>
          <w:szCs w:val="18"/>
        </w:rPr>
        <w:t>The position of the data platform boundary and the approved exchange patterns with Snowflake.</w:t>
      </w:r>
      <w:r w:rsidRPr="00F96828">
        <w:rPr>
          <w:rFonts w:ascii="Aptos" w:hAnsi="Aptos"/>
          <w:sz w:val="18"/>
          <w:szCs w:val="18"/>
        </w:rPr>
        <w:br/>
      </w:r>
    </w:p>
    <w:p w14:paraId="78EF5AAC" w14:textId="77777777" w:rsidR="00C56193" w:rsidRPr="00F96828" w:rsidRDefault="00C56193" w:rsidP="00C56193">
      <w:pPr>
        <w:spacing w:after="120" w:line="278" w:lineRule="auto"/>
        <w:rPr>
          <w:rFonts w:ascii="Aptos" w:hAnsi="Aptos"/>
          <w:sz w:val="18"/>
          <w:szCs w:val="18"/>
        </w:rPr>
      </w:pPr>
      <w:r w:rsidRPr="00F96828">
        <w:rPr>
          <w:rFonts w:ascii="Aptos" w:hAnsi="Aptos"/>
          <w:sz w:val="18"/>
          <w:szCs w:val="18"/>
        </w:rPr>
        <w:t>The following are out of scope for this version.</w:t>
      </w:r>
    </w:p>
    <w:p w14:paraId="117677B7" w14:textId="77777777" w:rsidR="00C56193" w:rsidRPr="00F96828" w:rsidRDefault="00C56193" w:rsidP="00C56193">
      <w:pPr>
        <w:pStyle w:val="ListParagraph"/>
        <w:numPr>
          <w:ilvl w:val="0"/>
          <w:numId w:val="3"/>
        </w:numPr>
        <w:spacing w:after="46" w:line="270" w:lineRule="auto"/>
        <w:rPr>
          <w:rFonts w:ascii="Aptos" w:hAnsi="Aptos"/>
          <w:sz w:val="18"/>
          <w:szCs w:val="18"/>
        </w:rPr>
      </w:pPr>
      <w:r w:rsidRPr="00F96828">
        <w:rPr>
          <w:rFonts w:ascii="Aptos" w:hAnsi="Aptos"/>
          <w:sz w:val="18"/>
          <w:szCs w:val="18"/>
        </w:rPr>
        <w:t>Implementation, provisioning and deployment, which are future-phase activities.</w:t>
      </w:r>
    </w:p>
    <w:p w14:paraId="08DB6B72" w14:textId="77777777" w:rsidR="00C56193" w:rsidRPr="00F96828" w:rsidRDefault="00C56193" w:rsidP="00C56193">
      <w:pPr>
        <w:pStyle w:val="ListParagraph"/>
        <w:numPr>
          <w:ilvl w:val="0"/>
          <w:numId w:val="3"/>
        </w:numPr>
        <w:spacing w:after="46" w:line="270" w:lineRule="auto"/>
        <w:rPr>
          <w:rFonts w:ascii="Aptos" w:hAnsi="Aptos"/>
          <w:sz w:val="18"/>
          <w:szCs w:val="18"/>
        </w:rPr>
      </w:pPr>
      <w:r w:rsidRPr="00F96828">
        <w:rPr>
          <w:rFonts w:ascii="Aptos" w:hAnsi="Aptos"/>
          <w:sz w:val="18"/>
          <w:szCs w:val="18"/>
        </w:rPr>
        <w:t>The detailed API Management high-level design, which is produced as a separate phase.</w:t>
      </w:r>
    </w:p>
    <w:p w14:paraId="64B59E39" w14:textId="77777777" w:rsidR="00C56193" w:rsidRDefault="00C56193" w:rsidP="00C56193">
      <w:pPr>
        <w:pStyle w:val="ListParagraph"/>
        <w:numPr>
          <w:ilvl w:val="0"/>
          <w:numId w:val="3"/>
        </w:numPr>
        <w:spacing w:after="46" w:line="270" w:lineRule="auto"/>
      </w:pPr>
      <w:r w:rsidRPr="00F96828">
        <w:rPr>
          <w:rFonts w:ascii="Aptos" w:hAnsi="Aptos"/>
          <w:sz w:val="18"/>
          <w:szCs w:val="18"/>
        </w:rPr>
        <w:t>Any redefinition of Chaucer's cloud strategy.</w:t>
      </w:r>
    </w:p>
    <w:p w14:paraId="2683D82F" w14:textId="77777777" w:rsidR="00C56193" w:rsidRPr="00C97173" w:rsidRDefault="00C56193" w:rsidP="00C56193">
      <w:pPr>
        <w:pStyle w:val="Heading2"/>
        <w:rPr>
          <w:rFonts w:ascii="Calibri heading" w:hAnsi="Calibri heading"/>
          <w:b/>
          <w:bCs/>
          <w:color w:val="2E5496"/>
          <w:sz w:val="28"/>
          <w:lang w:val="en-US" w:eastAsia="en-US"/>
        </w:rPr>
      </w:pPr>
      <w:bookmarkStart w:id="9" w:name="_Toc239852276"/>
      <w:r w:rsidRPr="00C97173">
        <w:rPr>
          <w:rFonts w:ascii="Calibri heading" w:hAnsi="Calibri heading"/>
          <w:b/>
          <w:bCs/>
          <w:color w:val="2E5496"/>
          <w:sz w:val="28"/>
          <w:lang w:val="en-US" w:eastAsia="en-US"/>
        </w:rPr>
        <w:t>2.3 Intended Outcomes</w:t>
      </w:r>
      <w:bookmarkEnd w:id="9"/>
    </w:p>
    <w:p w14:paraId="2B0956FF" w14:textId="77777777" w:rsidR="00C56193" w:rsidRPr="00F96828" w:rsidRDefault="00C56193" w:rsidP="00C56193">
      <w:pPr>
        <w:pStyle w:val="ListParagraph"/>
        <w:numPr>
          <w:ilvl w:val="0"/>
          <w:numId w:val="11"/>
        </w:numPr>
        <w:spacing w:after="46" w:line="270" w:lineRule="auto"/>
        <w:rPr>
          <w:rFonts w:ascii="Aptos" w:hAnsi="Aptos"/>
          <w:sz w:val="18"/>
          <w:szCs w:val="18"/>
        </w:rPr>
      </w:pPr>
      <w:r w:rsidRPr="00F96828">
        <w:rPr>
          <w:rFonts w:ascii="Aptos" w:hAnsi="Aptos"/>
          <w:sz w:val="18"/>
          <w:szCs w:val="18"/>
        </w:rPr>
        <w:t>Fewer point-to-point interfaces and a measurable reduction in bespoke coupling.</w:t>
      </w:r>
    </w:p>
    <w:p w14:paraId="205B38E6" w14:textId="77777777" w:rsidR="00C56193" w:rsidRPr="00F96828" w:rsidRDefault="00C56193" w:rsidP="00C56193">
      <w:pPr>
        <w:pStyle w:val="ListParagraph"/>
        <w:numPr>
          <w:ilvl w:val="0"/>
          <w:numId w:val="11"/>
        </w:numPr>
        <w:spacing w:after="46" w:line="270" w:lineRule="auto"/>
        <w:rPr>
          <w:rFonts w:ascii="Aptos" w:hAnsi="Aptos"/>
          <w:sz w:val="18"/>
          <w:szCs w:val="18"/>
        </w:rPr>
      </w:pPr>
      <w:r w:rsidRPr="00F96828">
        <w:rPr>
          <w:rFonts w:ascii="Aptos" w:hAnsi="Aptos"/>
          <w:sz w:val="18"/>
          <w:szCs w:val="18"/>
        </w:rPr>
        <w:t>Greater reuse through shared integration components and published services.</w:t>
      </w:r>
    </w:p>
    <w:p w14:paraId="66A2953C" w14:textId="77777777" w:rsidR="00C56193" w:rsidRPr="00F96828" w:rsidRDefault="00C56193" w:rsidP="00C56193">
      <w:pPr>
        <w:pStyle w:val="ListParagraph"/>
        <w:numPr>
          <w:ilvl w:val="0"/>
          <w:numId w:val="11"/>
        </w:numPr>
        <w:spacing w:after="46" w:line="270" w:lineRule="auto"/>
        <w:rPr>
          <w:rFonts w:ascii="Aptos" w:hAnsi="Aptos"/>
          <w:sz w:val="18"/>
          <w:szCs w:val="18"/>
        </w:rPr>
      </w:pPr>
      <w:r w:rsidRPr="00F96828">
        <w:rPr>
          <w:rFonts w:ascii="Aptos" w:hAnsi="Aptos"/>
          <w:sz w:val="18"/>
          <w:szCs w:val="18"/>
        </w:rPr>
        <w:t>Loose coupling and asynchronous messaging as the default interaction style.</w:t>
      </w:r>
    </w:p>
    <w:p w14:paraId="06441C28" w14:textId="77777777" w:rsidR="00C56193" w:rsidRPr="00F96828" w:rsidRDefault="00C56193" w:rsidP="00C56193">
      <w:pPr>
        <w:pStyle w:val="ListParagraph"/>
        <w:numPr>
          <w:ilvl w:val="0"/>
          <w:numId w:val="11"/>
        </w:numPr>
        <w:spacing w:after="46" w:line="270" w:lineRule="auto"/>
        <w:rPr>
          <w:rFonts w:ascii="Aptos" w:hAnsi="Aptos"/>
          <w:sz w:val="18"/>
          <w:szCs w:val="18"/>
        </w:rPr>
      </w:pPr>
      <w:r w:rsidRPr="00F96828">
        <w:rPr>
          <w:rFonts w:ascii="Aptos" w:hAnsi="Aptos"/>
          <w:sz w:val="18"/>
          <w:szCs w:val="18"/>
        </w:rPr>
        <w:t>Consistent, governed delivery that any internal team or third-party supplier can follow.</w:t>
      </w:r>
    </w:p>
    <w:p w14:paraId="7DF8D995" w14:textId="77777777" w:rsidR="00C56193" w:rsidRPr="00F96828" w:rsidRDefault="00C56193" w:rsidP="00C56193">
      <w:pPr>
        <w:pStyle w:val="ListParagraph"/>
        <w:numPr>
          <w:ilvl w:val="0"/>
          <w:numId w:val="11"/>
        </w:numPr>
        <w:spacing w:after="46" w:line="270" w:lineRule="auto"/>
        <w:rPr>
          <w:rFonts w:ascii="Aptos" w:hAnsi="Aptos"/>
          <w:sz w:val="18"/>
          <w:szCs w:val="18"/>
        </w:rPr>
      </w:pPr>
      <w:r w:rsidRPr="00F96828">
        <w:rPr>
          <w:rFonts w:ascii="Aptos" w:hAnsi="Aptos"/>
          <w:sz w:val="18"/>
          <w:szCs w:val="18"/>
        </w:rPr>
        <w:t>Faster onboarding of new integrations through a known catalogue and decision path.</w:t>
      </w:r>
    </w:p>
    <w:p w14:paraId="4EC02C07" w14:textId="77777777" w:rsidR="00C56193" w:rsidRPr="00C97173" w:rsidRDefault="00C56193" w:rsidP="00C56193">
      <w:pPr>
        <w:pStyle w:val="Heading1"/>
        <w:rPr>
          <w:sz w:val="36"/>
          <w:szCs w:val="36"/>
        </w:rPr>
      </w:pPr>
      <w:bookmarkStart w:id="10" w:name="_Toc239852277"/>
      <w:r w:rsidRPr="00C97173">
        <w:rPr>
          <w:sz w:val="36"/>
          <w:szCs w:val="36"/>
        </w:rPr>
        <w:t>3. How to Use This System Integration framework</w:t>
      </w:r>
      <w:bookmarkEnd w:id="10"/>
    </w:p>
    <w:p w14:paraId="3D65EEF8" w14:textId="77777777" w:rsidR="00C56193" w:rsidRPr="00F96828" w:rsidRDefault="00C56193" w:rsidP="00C56193">
      <w:pPr>
        <w:spacing w:after="200" w:line="276" w:lineRule="auto"/>
        <w:rPr>
          <w:rFonts w:ascii="Aptos" w:hAnsi="Aptos"/>
          <w:sz w:val="18"/>
          <w:szCs w:val="18"/>
        </w:rPr>
      </w:pPr>
      <w:r w:rsidRPr="00F96828">
        <w:rPr>
          <w:rFonts w:ascii="Aptos" w:hAnsi="Aptos"/>
          <w:sz w:val="18"/>
          <w:szCs w:val="18"/>
        </w:rPr>
        <w:t xml:space="preserve">This </w:t>
      </w:r>
      <w:r w:rsidRPr="00F96828">
        <w:rPr>
          <w:rFonts w:ascii="Aptos" w:hAnsi="Aptos"/>
          <w:sz w:val="18"/>
          <w:szCs w:val="18"/>
          <w:lang w:val="en-GB"/>
        </w:rPr>
        <w:t>System Integration framework</w:t>
      </w:r>
      <w:r w:rsidRPr="00F96828" w:rsidDel="00A22181">
        <w:rPr>
          <w:rFonts w:ascii="Aptos" w:hAnsi="Aptos"/>
          <w:sz w:val="18"/>
          <w:szCs w:val="18"/>
        </w:rPr>
        <w:t xml:space="preserve"> </w:t>
      </w:r>
      <w:r w:rsidRPr="00F96828">
        <w:rPr>
          <w:rFonts w:ascii="Aptos" w:hAnsi="Aptos"/>
          <w:sz w:val="18"/>
          <w:szCs w:val="18"/>
        </w:rPr>
        <w:t>serves several audiences, and no single audience is expected to read it end to end. Find your role in the table below and follow the recommended reading path in order. Each entry points to the sections most relevant to that role. The second column is the shortest route to what you need and the final columns tell you what you should come away with and where to take a design for sign-off. If your work spans more than one role, follow each relevant path and use the broader path as the superset.</w:t>
      </w:r>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7"/>
        <w:gridCol w:w="2351"/>
        <w:gridCol w:w="3260"/>
        <w:gridCol w:w="2126"/>
      </w:tblGrid>
      <w:tr w:rsidR="00C56193" w:rsidRPr="0066489C" w14:paraId="4AA66A16" w14:textId="77777777" w:rsidTr="00270FF9">
        <w:trPr>
          <w:jc w:val="center"/>
        </w:trPr>
        <w:tc>
          <w:tcPr>
            <w:tcW w:w="1477" w:type="dxa"/>
            <w:tcBorders>
              <w:top w:val="single" w:sz="4" w:space="0" w:color="808080"/>
              <w:left w:val="single" w:sz="4" w:space="0" w:color="808080"/>
              <w:bottom w:val="single" w:sz="4" w:space="0" w:color="808080"/>
              <w:right w:val="single" w:sz="4" w:space="0" w:color="808080"/>
            </w:tcBorders>
            <w:shd w:val="clear" w:color="auto" w:fill="1A2B56" w:themeFill="text2"/>
            <w:tcMar>
              <w:top w:w="40" w:type="dxa"/>
              <w:left w:w="80" w:type="dxa"/>
              <w:bottom w:w="40" w:type="dxa"/>
              <w:right w:w="80" w:type="dxa"/>
            </w:tcMar>
            <w:vAlign w:val="center"/>
          </w:tcPr>
          <w:p w14:paraId="0A8D858D" w14:textId="77777777" w:rsidR="00C56193" w:rsidRPr="00F96828" w:rsidRDefault="00C56193" w:rsidP="00EB7C45">
            <w:pPr>
              <w:spacing w:before="40" w:after="40"/>
              <w:rPr>
                <w:rFonts w:ascii="Aptos" w:hAnsi="Aptos"/>
                <w:b/>
                <w:color w:val="FFFFFF"/>
                <w:sz w:val="17"/>
                <w:szCs w:val="17"/>
              </w:rPr>
            </w:pPr>
            <w:commentRangeStart w:id="11"/>
            <w:r w:rsidRPr="00F96828">
              <w:rPr>
                <w:rFonts w:ascii="Aptos" w:hAnsi="Aptos"/>
                <w:b/>
                <w:color w:val="FFFFFF"/>
                <w:sz w:val="17"/>
                <w:szCs w:val="17"/>
              </w:rPr>
              <w:t>Your Role</w:t>
            </w:r>
          </w:p>
        </w:tc>
        <w:tc>
          <w:tcPr>
            <w:tcW w:w="2351" w:type="dxa"/>
            <w:tcBorders>
              <w:top w:val="single" w:sz="4" w:space="0" w:color="808080"/>
              <w:left w:val="single" w:sz="4" w:space="0" w:color="808080"/>
              <w:bottom w:val="single" w:sz="4" w:space="0" w:color="808080"/>
              <w:right w:val="single" w:sz="4" w:space="0" w:color="808080"/>
            </w:tcBorders>
            <w:shd w:val="clear" w:color="auto" w:fill="1A2B56" w:themeFill="text2"/>
            <w:tcMar>
              <w:top w:w="40" w:type="dxa"/>
              <w:left w:w="80" w:type="dxa"/>
              <w:bottom w:w="40" w:type="dxa"/>
              <w:right w:w="80" w:type="dxa"/>
            </w:tcMar>
            <w:vAlign w:val="center"/>
          </w:tcPr>
          <w:p w14:paraId="72492373" w14:textId="77777777" w:rsidR="00C56193" w:rsidRPr="00F96828" w:rsidRDefault="00C56193" w:rsidP="00EB7C45">
            <w:pPr>
              <w:spacing w:before="40" w:after="40"/>
              <w:rPr>
                <w:rFonts w:ascii="Aptos" w:hAnsi="Aptos"/>
                <w:b/>
                <w:color w:val="FFFFFF"/>
                <w:sz w:val="17"/>
                <w:szCs w:val="17"/>
              </w:rPr>
            </w:pPr>
            <w:r w:rsidRPr="00F96828">
              <w:rPr>
                <w:rFonts w:ascii="Aptos" w:hAnsi="Aptos"/>
                <w:b/>
                <w:color w:val="FFFFFF"/>
                <w:sz w:val="17"/>
                <w:szCs w:val="17"/>
              </w:rPr>
              <w:t>Reading Path</w:t>
            </w:r>
          </w:p>
        </w:tc>
        <w:tc>
          <w:tcPr>
            <w:tcW w:w="3260" w:type="dxa"/>
            <w:tcBorders>
              <w:top w:val="single" w:sz="4" w:space="0" w:color="808080"/>
              <w:left w:val="single" w:sz="4" w:space="0" w:color="808080"/>
              <w:bottom w:val="single" w:sz="4" w:space="0" w:color="808080"/>
              <w:right w:val="single" w:sz="4" w:space="0" w:color="808080"/>
            </w:tcBorders>
            <w:shd w:val="clear" w:color="auto" w:fill="1A2B56" w:themeFill="text2"/>
            <w:tcMar>
              <w:top w:w="40" w:type="dxa"/>
              <w:left w:w="80" w:type="dxa"/>
              <w:bottom w:w="40" w:type="dxa"/>
              <w:right w:w="80" w:type="dxa"/>
            </w:tcMar>
            <w:vAlign w:val="center"/>
          </w:tcPr>
          <w:p w14:paraId="7AE1D993" w14:textId="77777777" w:rsidR="00C56193" w:rsidRPr="00F96828" w:rsidRDefault="00C56193" w:rsidP="00EB7C45">
            <w:pPr>
              <w:spacing w:before="40" w:after="40"/>
              <w:rPr>
                <w:rFonts w:ascii="Aptos" w:hAnsi="Aptos"/>
                <w:b/>
                <w:color w:val="FFFFFF"/>
                <w:sz w:val="17"/>
                <w:szCs w:val="17"/>
              </w:rPr>
            </w:pPr>
            <w:r w:rsidRPr="00F96828">
              <w:rPr>
                <w:rFonts w:ascii="Aptos" w:hAnsi="Aptos"/>
                <w:b/>
                <w:color w:val="FFFFFF"/>
                <w:sz w:val="17"/>
                <w:szCs w:val="17"/>
              </w:rPr>
              <w:t>What you Get</w:t>
            </w:r>
          </w:p>
        </w:tc>
        <w:tc>
          <w:tcPr>
            <w:tcW w:w="2126" w:type="dxa"/>
            <w:tcBorders>
              <w:top w:val="single" w:sz="4" w:space="0" w:color="808080"/>
              <w:left w:val="single" w:sz="4" w:space="0" w:color="808080"/>
              <w:bottom w:val="single" w:sz="4" w:space="0" w:color="808080"/>
              <w:right w:val="single" w:sz="4" w:space="0" w:color="808080"/>
            </w:tcBorders>
            <w:shd w:val="clear" w:color="auto" w:fill="1A2B56" w:themeFill="text2"/>
            <w:tcMar>
              <w:top w:w="40" w:type="dxa"/>
              <w:left w:w="80" w:type="dxa"/>
              <w:bottom w:w="40" w:type="dxa"/>
              <w:right w:w="80" w:type="dxa"/>
            </w:tcMar>
            <w:vAlign w:val="center"/>
          </w:tcPr>
          <w:p w14:paraId="4564E4B2" w14:textId="77777777" w:rsidR="00C56193" w:rsidRPr="00F96828" w:rsidRDefault="00C56193" w:rsidP="00EB7C45">
            <w:pPr>
              <w:spacing w:before="40" w:after="40"/>
              <w:rPr>
                <w:rFonts w:ascii="Aptos" w:hAnsi="Aptos"/>
                <w:b/>
                <w:color w:val="FFFFFF"/>
                <w:sz w:val="17"/>
                <w:szCs w:val="17"/>
              </w:rPr>
            </w:pPr>
            <w:commentRangeStart w:id="12"/>
            <w:commentRangeStart w:id="13"/>
            <w:r w:rsidRPr="00F96828">
              <w:rPr>
                <w:rFonts w:ascii="Aptos" w:hAnsi="Aptos"/>
                <w:b/>
                <w:color w:val="FFFFFF"/>
                <w:sz w:val="17"/>
                <w:szCs w:val="17"/>
              </w:rPr>
              <w:t>Also Check</w:t>
            </w:r>
            <w:commentRangeEnd w:id="12"/>
            <w:r w:rsidR="00270FF9" w:rsidRPr="00F96828">
              <w:rPr>
                <w:rStyle w:val="CommentReference"/>
                <w:rFonts w:ascii="Aptos" w:hAnsi="Aptos"/>
                <w:b/>
                <w:color w:val="FFFFFF"/>
                <w:sz w:val="17"/>
                <w:szCs w:val="17"/>
              </w:rPr>
              <w:commentReference w:id="12"/>
            </w:r>
            <w:commentRangeEnd w:id="13"/>
            <w:r w:rsidR="00E95995" w:rsidRPr="00F96828">
              <w:rPr>
                <w:rStyle w:val="CommentReference"/>
                <w:rFonts w:ascii="Aptos" w:hAnsi="Aptos"/>
                <w:b/>
                <w:color w:val="FFFFFF"/>
                <w:sz w:val="17"/>
                <w:szCs w:val="17"/>
              </w:rPr>
              <w:commentReference w:id="13"/>
            </w:r>
          </w:p>
        </w:tc>
      </w:tr>
      <w:tr w:rsidR="00C56193" w14:paraId="020DE094" w14:textId="77777777" w:rsidTr="00270FF9">
        <w:trPr>
          <w:jc w:val="center"/>
        </w:trPr>
        <w:tc>
          <w:tcPr>
            <w:tcW w:w="14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40BDA2" w14:textId="77777777" w:rsidR="00C56193" w:rsidRPr="00F96828" w:rsidRDefault="00C56193" w:rsidP="00EB7C45">
            <w:pPr>
              <w:spacing w:before="20" w:after="10"/>
              <w:rPr>
                <w:rFonts w:ascii="Aptos" w:hAnsi="Aptos"/>
                <w:sz w:val="17"/>
                <w:szCs w:val="17"/>
              </w:rPr>
            </w:pPr>
            <w:r w:rsidRPr="00F96828">
              <w:rPr>
                <w:rFonts w:ascii="Aptos" w:hAnsi="Aptos"/>
                <w:b/>
                <w:bCs/>
                <w:color w:val="1F3864"/>
                <w:sz w:val="17"/>
                <w:szCs w:val="17"/>
              </w:rPr>
              <w:t>Leadership and sponsors</w:t>
            </w:r>
          </w:p>
          <w:p w14:paraId="67B7E26A" w14:textId="77777777" w:rsidR="00C56193" w:rsidRPr="00F96828" w:rsidRDefault="00C56193" w:rsidP="00EB7C45">
            <w:pPr>
              <w:spacing w:after="20"/>
              <w:rPr>
                <w:rFonts w:ascii="Aptos" w:hAnsi="Aptos"/>
                <w:sz w:val="17"/>
                <w:szCs w:val="17"/>
              </w:rPr>
            </w:pPr>
            <w:r w:rsidRPr="00F96828">
              <w:rPr>
                <w:rFonts w:ascii="Aptos" w:hAnsi="Aptos"/>
                <w:color w:val="5A6675"/>
                <w:sz w:val="17"/>
                <w:szCs w:val="17"/>
              </w:rPr>
              <w:t>why it exists, scope, assurance</w:t>
            </w:r>
          </w:p>
        </w:tc>
        <w:tc>
          <w:tcPr>
            <w:tcW w:w="235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75F25F" w14:textId="77777777" w:rsidR="00C56193" w:rsidRPr="00F96828" w:rsidRDefault="00C56193" w:rsidP="00EB7C45">
            <w:pPr>
              <w:spacing w:before="20" w:after="20"/>
              <w:rPr>
                <w:rFonts w:ascii="Aptos" w:hAnsi="Aptos"/>
                <w:sz w:val="17"/>
                <w:szCs w:val="17"/>
              </w:rPr>
            </w:pPr>
            <w:r w:rsidRPr="00F96828">
              <w:rPr>
                <w:rFonts w:ascii="Aptos" w:hAnsi="Aptos"/>
                <w:sz w:val="17"/>
                <w:szCs w:val="17"/>
              </w:rPr>
              <w:t>2 Executive Summary</w:t>
            </w:r>
          </w:p>
          <w:p w14:paraId="0BDFF5A4" w14:textId="77777777" w:rsidR="00C56193" w:rsidRPr="00F96828" w:rsidRDefault="00C56193" w:rsidP="00EB7C45">
            <w:pPr>
              <w:spacing w:before="20" w:after="20"/>
              <w:rPr>
                <w:rFonts w:ascii="Aptos" w:hAnsi="Aptos"/>
                <w:sz w:val="17"/>
                <w:szCs w:val="17"/>
              </w:rPr>
            </w:pPr>
            <w:r w:rsidRPr="00F96828">
              <w:rPr>
                <w:rFonts w:ascii="Aptos" w:hAnsi="Aptos"/>
                <w:sz w:val="17"/>
                <w:szCs w:val="17"/>
              </w:rPr>
              <w:t>4 Architectural Position</w:t>
            </w:r>
          </w:p>
          <w:p w14:paraId="29DF40DD" w14:textId="77777777" w:rsidR="00C56193" w:rsidRPr="00F96828" w:rsidRDefault="00C56193" w:rsidP="00EB7C45">
            <w:pPr>
              <w:spacing w:before="20" w:after="20"/>
              <w:rPr>
                <w:rFonts w:ascii="Aptos" w:hAnsi="Aptos"/>
                <w:sz w:val="17"/>
                <w:szCs w:val="17"/>
              </w:rPr>
            </w:pPr>
            <w:r w:rsidRPr="00F96828">
              <w:rPr>
                <w:rFonts w:ascii="Aptos" w:hAnsi="Aptos"/>
                <w:sz w:val="17"/>
                <w:szCs w:val="17"/>
              </w:rPr>
              <w:t>11.3 Criticality Tiers</w:t>
            </w:r>
          </w:p>
        </w:tc>
        <w:tc>
          <w:tcPr>
            <w:tcW w:w="32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C81F2C" w14:textId="77777777" w:rsidR="00C56193" w:rsidRPr="00F96828" w:rsidRDefault="00C56193" w:rsidP="00EB7C45">
            <w:pPr>
              <w:spacing w:before="20" w:after="20"/>
              <w:rPr>
                <w:rFonts w:ascii="Aptos" w:hAnsi="Aptos"/>
                <w:sz w:val="17"/>
                <w:szCs w:val="17"/>
              </w:rPr>
            </w:pPr>
            <w:r w:rsidRPr="00F96828">
              <w:rPr>
                <w:rFonts w:ascii="Aptos" w:hAnsi="Aptos"/>
                <w:sz w:val="17"/>
                <w:szCs w:val="17"/>
              </w:rPr>
              <w:t xml:space="preserve">Confidence in why the </w:t>
            </w:r>
            <w:r w:rsidRPr="00270FF9">
              <w:rPr>
                <w:rFonts w:ascii="Aptos" w:hAnsi="Aptos"/>
                <w:sz w:val="17"/>
                <w:szCs w:val="17"/>
              </w:rPr>
              <w:t>System Integration</w:t>
            </w:r>
            <w:r w:rsidRPr="00F96828">
              <w:rPr>
                <w:rFonts w:ascii="Aptos" w:hAnsi="Aptos"/>
                <w:sz w:val="17"/>
                <w:szCs w:val="17"/>
                <w:lang w:val="en-GB"/>
              </w:rPr>
              <w:t xml:space="preserve"> </w:t>
            </w:r>
            <w:r w:rsidRPr="00270FF9">
              <w:rPr>
                <w:rFonts w:ascii="Aptos" w:hAnsi="Aptos"/>
                <w:sz w:val="17"/>
                <w:szCs w:val="17"/>
              </w:rPr>
              <w:t>framework</w:t>
            </w:r>
            <w:r w:rsidRPr="00F96828" w:rsidDel="00A22181">
              <w:rPr>
                <w:rFonts w:ascii="Aptos" w:hAnsi="Aptos"/>
                <w:sz w:val="17"/>
                <w:szCs w:val="17"/>
              </w:rPr>
              <w:t xml:space="preserve"> </w:t>
            </w:r>
            <w:r w:rsidRPr="00F96828">
              <w:rPr>
                <w:rFonts w:ascii="Aptos" w:hAnsi="Aptos"/>
                <w:sz w:val="17"/>
                <w:szCs w:val="17"/>
              </w:rPr>
              <w:t>exists, what it covers, and how delivery is assured, without the mechanics</w:t>
            </w:r>
          </w:p>
        </w:tc>
        <w:tc>
          <w:tcPr>
            <w:tcW w:w="21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60C05D" w14:textId="77777777" w:rsidR="00C56193" w:rsidRPr="00F96828" w:rsidRDefault="00C56193" w:rsidP="00EB7C45">
            <w:pPr>
              <w:spacing w:before="20" w:after="20"/>
              <w:rPr>
                <w:rFonts w:ascii="Aptos" w:hAnsi="Aptos"/>
                <w:sz w:val="17"/>
                <w:szCs w:val="17"/>
              </w:rPr>
            </w:pPr>
            <w:r w:rsidRPr="00F96828">
              <w:rPr>
                <w:rFonts w:ascii="Aptos" w:hAnsi="Aptos"/>
                <w:sz w:val="17"/>
                <w:szCs w:val="17"/>
              </w:rPr>
              <w:t>12 Guardrails</w:t>
            </w:r>
          </w:p>
          <w:p w14:paraId="66C0807B" w14:textId="77777777" w:rsidR="00C56193" w:rsidRPr="00F96828" w:rsidRDefault="00C56193" w:rsidP="00EB7C45">
            <w:pPr>
              <w:spacing w:before="20" w:after="20"/>
              <w:rPr>
                <w:rFonts w:ascii="Aptos" w:hAnsi="Aptos"/>
                <w:sz w:val="17"/>
                <w:szCs w:val="17"/>
              </w:rPr>
            </w:pPr>
            <w:r w:rsidRPr="00F96828">
              <w:rPr>
                <w:rFonts w:ascii="Aptos" w:hAnsi="Aptos"/>
                <w:sz w:val="17"/>
                <w:szCs w:val="17"/>
              </w:rPr>
              <w:t>13 Exception and TDA Governance</w:t>
            </w:r>
          </w:p>
        </w:tc>
      </w:tr>
      <w:tr w:rsidR="00C56193" w14:paraId="7F46707D" w14:textId="77777777" w:rsidTr="00270FF9">
        <w:trPr>
          <w:jc w:val="center"/>
        </w:trPr>
        <w:tc>
          <w:tcPr>
            <w:tcW w:w="14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6D44D6" w14:textId="77777777" w:rsidR="00C56193" w:rsidRPr="00F96828" w:rsidRDefault="00C56193" w:rsidP="00EB7C45">
            <w:pPr>
              <w:spacing w:before="20" w:after="10"/>
              <w:rPr>
                <w:rFonts w:ascii="Aptos" w:hAnsi="Aptos"/>
                <w:sz w:val="17"/>
                <w:szCs w:val="17"/>
              </w:rPr>
            </w:pPr>
            <w:r w:rsidRPr="00F96828">
              <w:rPr>
                <w:rFonts w:ascii="Aptos" w:hAnsi="Aptos"/>
                <w:b/>
                <w:bCs/>
                <w:color w:val="1F3864"/>
                <w:sz w:val="17"/>
                <w:szCs w:val="17"/>
              </w:rPr>
              <w:t>Solution and domain architects</w:t>
            </w:r>
          </w:p>
          <w:p w14:paraId="1FF6B2FE" w14:textId="77777777" w:rsidR="00C56193" w:rsidRPr="00F96828" w:rsidRDefault="00C56193" w:rsidP="00EB7C45">
            <w:pPr>
              <w:spacing w:after="20"/>
              <w:rPr>
                <w:rFonts w:ascii="Aptos" w:hAnsi="Aptos"/>
                <w:sz w:val="17"/>
                <w:szCs w:val="17"/>
              </w:rPr>
            </w:pPr>
            <w:r w:rsidRPr="00F96828">
              <w:rPr>
                <w:rFonts w:ascii="Aptos" w:hAnsi="Aptos"/>
                <w:color w:val="5A6675"/>
                <w:sz w:val="17"/>
                <w:szCs w:val="17"/>
              </w:rPr>
              <w:t>shape an approved solution</w:t>
            </w:r>
          </w:p>
        </w:tc>
        <w:tc>
          <w:tcPr>
            <w:tcW w:w="235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3D7E4F" w14:textId="77777777" w:rsidR="00C56193" w:rsidRPr="00F96828" w:rsidRDefault="00C56193" w:rsidP="00EB7C45">
            <w:pPr>
              <w:spacing w:before="20" w:after="20"/>
              <w:rPr>
                <w:rFonts w:ascii="Aptos" w:hAnsi="Aptos"/>
                <w:sz w:val="17"/>
                <w:szCs w:val="17"/>
              </w:rPr>
            </w:pPr>
            <w:r w:rsidRPr="00F96828">
              <w:rPr>
                <w:rFonts w:ascii="Aptos" w:hAnsi="Aptos"/>
                <w:sz w:val="17"/>
                <w:szCs w:val="17"/>
              </w:rPr>
              <w:t>4 Architectural Position</w:t>
            </w:r>
          </w:p>
          <w:p w14:paraId="102373D8" w14:textId="77777777" w:rsidR="00C56193" w:rsidRPr="00F96828" w:rsidRDefault="00C56193" w:rsidP="00EB7C45">
            <w:pPr>
              <w:spacing w:before="20" w:after="20"/>
              <w:rPr>
                <w:rFonts w:ascii="Aptos" w:hAnsi="Aptos"/>
                <w:sz w:val="17"/>
                <w:szCs w:val="17"/>
              </w:rPr>
            </w:pPr>
            <w:r w:rsidRPr="00F96828">
              <w:rPr>
                <w:rFonts w:ascii="Aptos" w:hAnsi="Aptos"/>
                <w:sz w:val="17"/>
                <w:szCs w:val="17"/>
              </w:rPr>
              <w:t>5 Reference Architecture</w:t>
            </w:r>
          </w:p>
          <w:p w14:paraId="3B1FE276" w14:textId="77777777" w:rsidR="00C56193" w:rsidRPr="00F96828" w:rsidRDefault="00C56193" w:rsidP="00EB7C45">
            <w:pPr>
              <w:spacing w:before="20" w:after="20"/>
              <w:rPr>
                <w:rFonts w:ascii="Aptos" w:hAnsi="Aptos"/>
                <w:sz w:val="17"/>
                <w:szCs w:val="17"/>
              </w:rPr>
            </w:pPr>
            <w:r w:rsidRPr="00F96828">
              <w:rPr>
                <w:rFonts w:ascii="Aptos" w:hAnsi="Aptos"/>
                <w:sz w:val="17"/>
                <w:szCs w:val="17"/>
              </w:rPr>
              <w:t>7 Choosing a Pattern (7.1, 7.3)</w:t>
            </w:r>
          </w:p>
          <w:p w14:paraId="513F9D29" w14:textId="77777777" w:rsidR="00C56193" w:rsidRPr="00F96828" w:rsidRDefault="00C56193" w:rsidP="00EB7C45">
            <w:pPr>
              <w:spacing w:before="20" w:after="20"/>
              <w:rPr>
                <w:rFonts w:ascii="Aptos" w:hAnsi="Aptos"/>
                <w:sz w:val="17"/>
                <w:szCs w:val="17"/>
              </w:rPr>
            </w:pPr>
            <w:r w:rsidRPr="00F96828">
              <w:rPr>
                <w:rFonts w:ascii="Aptos" w:hAnsi="Aptos"/>
                <w:sz w:val="17"/>
                <w:szCs w:val="17"/>
              </w:rPr>
              <w:t>8 Pattern Catalogue</w:t>
            </w:r>
          </w:p>
        </w:tc>
        <w:tc>
          <w:tcPr>
            <w:tcW w:w="32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7D1500" w14:textId="77777777" w:rsidR="00C56193" w:rsidRPr="00F96828" w:rsidRDefault="00C56193" w:rsidP="00EB7C45">
            <w:pPr>
              <w:spacing w:before="20" w:after="20"/>
              <w:rPr>
                <w:rFonts w:ascii="Aptos" w:hAnsi="Aptos"/>
                <w:sz w:val="17"/>
                <w:szCs w:val="17"/>
              </w:rPr>
            </w:pPr>
            <w:r w:rsidRPr="00F96828">
              <w:rPr>
                <w:rFonts w:ascii="Aptos" w:hAnsi="Aptos"/>
                <w:sz w:val="17"/>
                <w:szCs w:val="17"/>
              </w:rPr>
              <w:t>The approved position, reference architecture and pattern to shape a compliant solution end to end</w:t>
            </w:r>
          </w:p>
        </w:tc>
        <w:tc>
          <w:tcPr>
            <w:tcW w:w="21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9B5214" w14:textId="77777777" w:rsidR="00C56193" w:rsidRPr="00F96828" w:rsidRDefault="00C56193" w:rsidP="00EB7C45">
            <w:pPr>
              <w:spacing w:before="20" w:after="20"/>
              <w:rPr>
                <w:rFonts w:ascii="Aptos" w:hAnsi="Aptos"/>
                <w:sz w:val="17"/>
                <w:szCs w:val="17"/>
              </w:rPr>
            </w:pPr>
            <w:r w:rsidRPr="00F96828">
              <w:rPr>
                <w:rFonts w:ascii="Aptos" w:hAnsi="Aptos"/>
                <w:sz w:val="17"/>
                <w:szCs w:val="17"/>
              </w:rPr>
              <w:t>9 Scenarios</w:t>
            </w:r>
          </w:p>
          <w:p w14:paraId="46A8A221" w14:textId="77777777" w:rsidR="00C56193" w:rsidRPr="00F96828" w:rsidRDefault="00C56193" w:rsidP="00EB7C45">
            <w:pPr>
              <w:spacing w:before="20" w:after="20"/>
              <w:rPr>
                <w:rFonts w:ascii="Aptos" w:hAnsi="Aptos"/>
                <w:sz w:val="17"/>
                <w:szCs w:val="17"/>
              </w:rPr>
            </w:pPr>
            <w:r w:rsidRPr="00F96828">
              <w:rPr>
                <w:rFonts w:ascii="Aptos" w:hAnsi="Aptos"/>
                <w:sz w:val="17"/>
                <w:szCs w:val="17"/>
              </w:rPr>
              <w:t>10 Data Platform</w:t>
            </w:r>
          </w:p>
          <w:p w14:paraId="4E60B629" w14:textId="77777777" w:rsidR="00C56193" w:rsidRPr="00F96828" w:rsidRDefault="00C56193" w:rsidP="00EB7C45">
            <w:pPr>
              <w:spacing w:before="20" w:after="20"/>
              <w:rPr>
                <w:rFonts w:ascii="Aptos" w:hAnsi="Aptos"/>
                <w:sz w:val="17"/>
                <w:szCs w:val="17"/>
              </w:rPr>
            </w:pPr>
            <w:r w:rsidRPr="00F96828">
              <w:rPr>
                <w:rFonts w:ascii="Aptos" w:hAnsi="Aptos"/>
                <w:sz w:val="17"/>
                <w:szCs w:val="17"/>
              </w:rPr>
              <w:t>11 NFRs</w:t>
            </w:r>
          </w:p>
          <w:p w14:paraId="6F392B7E" w14:textId="77777777" w:rsidR="00C56193" w:rsidRPr="00F96828" w:rsidRDefault="00C56193" w:rsidP="00EB7C45">
            <w:pPr>
              <w:spacing w:before="20" w:after="20"/>
              <w:rPr>
                <w:rFonts w:ascii="Aptos" w:hAnsi="Aptos"/>
                <w:sz w:val="17"/>
                <w:szCs w:val="17"/>
              </w:rPr>
            </w:pPr>
            <w:r w:rsidRPr="00F96828">
              <w:rPr>
                <w:rFonts w:ascii="Aptos" w:hAnsi="Aptos"/>
                <w:sz w:val="17"/>
                <w:szCs w:val="17"/>
              </w:rPr>
              <w:t>12 Guardrails</w:t>
            </w:r>
          </w:p>
        </w:tc>
      </w:tr>
      <w:tr w:rsidR="00C56193" w14:paraId="56D00480" w14:textId="77777777" w:rsidTr="00270FF9">
        <w:trPr>
          <w:jc w:val="center"/>
        </w:trPr>
        <w:tc>
          <w:tcPr>
            <w:tcW w:w="14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566505" w14:textId="77777777" w:rsidR="00C56193" w:rsidRPr="00F96828" w:rsidRDefault="00C56193" w:rsidP="00EB7C45">
            <w:pPr>
              <w:spacing w:before="20" w:after="10"/>
              <w:rPr>
                <w:rFonts w:ascii="Aptos" w:hAnsi="Aptos"/>
                <w:sz w:val="17"/>
                <w:szCs w:val="17"/>
              </w:rPr>
            </w:pPr>
            <w:r w:rsidRPr="00F96828">
              <w:rPr>
                <w:rFonts w:ascii="Aptos" w:hAnsi="Aptos"/>
                <w:b/>
                <w:bCs/>
                <w:color w:val="1F3864"/>
                <w:sz w:val="17"/>
                <w:szCs w:val="17"/>
              </w:rPr>
              <w:t>Integration SME and developers</w:t>
            </w:r>
          </w:p>
          <w:p w14:paraId="296E432A" w14:textId="77777777" w:rsidR="00C56193" w:rsidRPr="00F96828" w:rsidRDefault="00C56193" w:rsidP="00EB7C45">
            <w:pPr>
              <w:spacing w:after="20"/>
              <w:rPr>
                <w:rFonts w:ascii="Aptos" w:hAnsi="Aptos"/>
                <w:sz w:val="17"/>
                <w:szCs w:val="17"/>
              </w:rPr>
            </w:pPr>
            <w:r w:rsidRPr="00F96828">
              <w:rPr>
                <w:rFonts w:ascii="Aptos" w:hAnsi="Aptos"/>
                <w:color w:val="5A6675"/>
                <w:sz w:val="17"/>
                <w:szCs w:val="17"/>
              </w:rPr>
              <w:t>build or change an integration</w:t>
            </w:r>
          </w:p>
        </w:tc>
        <w:tc>
          <w:tcPr>
            <w:tcW w:w="235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136DA4" w14:textId="77777777" w:rsidR="00C56193" w:rsidRPr="00F96828" w:rsidRDefault="00C56193" w:rsidP="00EB7C45">
            <w:pPr>
              <w:spacing w:before="20" w:after="20"/>
              <w:rPr>
                <w:rFonts w:ascii="Aptos" w:hAnsi="Aptos"/>
                <w:sz w:val="17"/>
                <w:szCs w:val="17"/>
              </w:rPr>
            </w:pPr>
            <w:r w:rsidRPr="00F96828">
              <w:rPr>
                <w:rFonts w:ascii="Aptos" w:hAnsi="Aptos"/>
                <w:sz w:val="17"/>
                <w:szCs w:val="17"/>
              </w:rPr>
              <w:t>7.3 Decision Tree</w:t>
            </w:r>
          </w:p>
          <w:p w14:paraId="3261D5B7" w14:textId="77777777" w:rsidR="00C56193" w:rsidRPr="00F96828" w:rsidRDefault="00C56193" w:rsidP="00EB7C45">
            <w:pPr>
              <w:spacing w:before="20" w:after="20"/>
              <w:rPr>
                <w:rFonts w:ascii="Aptos" w:hAnsi="Aptos"/>
                <w:sz w:val="17"/>
                <w:szCs w:val="17"/>
              </w:rPr>
            </w:pPr>
            <w:r w:rsidRPr="00F96828">
              <w:rPr>
                <w:rFonts w:ascii="Aptos" w:hAnsi="Aptos"/>
                <w:sz w:val="17"/>
                <w:szCs w:val="17"/>
              </w:rPr>
              <w:t>8 Pattern Catalogue</w:t>
            </w:r>
          </w:p>
          <w:p w14:paraId="6E509C9A" w14:textId="77777777" w:rsidR="00C56193" w:rsidRPr="00F96828" w:rsidRDefault="00C56193" w:rsidP="00EB7C45">
            <w:pPr>
              <w:spacing w:before="20" w:after="20"/>
              <w:rPr>
                <w:rFonts w:ascii="Aptos" w:hAnsi="Aptos"/>
                <w:sz w:val="17"/>
                <w:szCs w:val="17"/>
              </w:rPr>
            </w:pPr>
            <w:r w:rsidRPr="00F96828">
              <w:rPr>
                <w:rFonts w:ascii="Aptos" w:hAnsi="Aptos"/>
                <w:sz w:val="17"/>
                <w:szCs w:val="17"/>
              </w:rPr>
              <w:t xml:space="preserve">10.4 Exchange Patterns </w:t>
            </w:r>
          </w:p>
        </w:tc>
        <w:tc>
          <w:tcPr>
            <w:tcW w:w="32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94B8F5" w14:textId="77777777" w:rsidR="00C56193" w:rsidRPr="00F96828" w:rsidRDefault="00C56193" w:rsidP="00EB7C45">
            <w:pPr>
              <w:spacing w:before="20" w:after="20"/>
              <w:rPr>
                <w:rFonts w:ascii="Aptos" w:hAnsi="Aptos"/>
                <w:sz w:val="17"/>
                <w:szCs w:val="17"/>
              </w:rPr>
            </w:pPr>
            <w:r w:rsidRPr="00F96828">
              <w:rPr>
                <w:rFonts w:ascii="Aptos" w:hAnsi="Aptos"/>
                <w:sz w:val="17"/>
                <w:szCs w:val="17"/>
              </w:rPr>
              <w:t>A build-ready pattern with the connectivity, evidence and anti-patterns you must satisfy</w:t>
            </w:r>
          </w:p>
        </w:tc>
        <w:tc>
          <w:tcPr>
            <w:tcW w:w="21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884FF7" w14:textId="77777777" w:rsidR="00C56193" w:rsidRPr="00F96828" w:rsidRDefault="00C56193" w:rsidP="00EB7C45">
            <w:pPr>
              <w:spacing w:before="20" w:after="20"/>
              <w:rPr>
                <w:rFonts w:ascii="Aptos" w:hAnsi="Aptos"/>
                <w:sz w:val="17"/>
                <w:szCs w:val="17"/>
              </w:rPr>
            </w:pPr>
            <w:r w:rsidRPr="00F96828">
              <w:rPr>
                <w:rFonts w:ascii="Aptos" w:hAnsi="Aptos"/>
                <w:sz w:val="17"/>
                <w:szCs w:val="17"/>
              </w:rPr>
              <w:t>5.6 Connectivity and Identity, 5.9 Observability</w:t>
            </w:r>
          </w:p>
          <w:p w14:paraId="6970A313" w14:textId="77777777" w:rsidR="00C56193" w:rsidRPr="00F96828" w:rsidRDefault="00C56193" w:rsidP="00EB7C45">
            <w:pPr>
              <w:spacing w:before="20" w:after="20"/>
              <w:rPr>
                <w:rFonts w:ascii="Aptos" w:hAnsi="Aptos"/>
                <w:sz w:val="17"/>
                <w:szCs w:val="17"/>
              </w:rPr>
            </w:pPr>
            <w:r w:rsidRPr="00F96828">
              <w:rPr>
                <w:rFonts w:ascii="Aptos" w:hAnsi="Aptos"/>
                <w:sz w:val="17"/>
                <w:szCs w:val="17"/>
              </w:rPr>
              <w:t>11.4 Pattern NFR profile</w:t>
            </w:r>
          </w:p>
          <w:p w14:paraId="212D02C5" w14:textId="77777777" w:rsidR="00C56193" w:rsidRPr="00F96828" w:rsidRDefault="00C56193" w:rsidP="00EB7C45">
            <w:pPr>
              <w:spacing w:before="20" w:after="20"/>
              <w:rPr>
                <w:rFonts w:ascii="Aptos" w:hAnsi="Aptos"/>
                <w:sz w:val="17"/>
                <w:szCs w:val="17"/>
              </w:rPr>
            </w:pPr>
            <w:r w:rsidRPr="00F96828">
              <w:rPr>
                <w:rFonts w:ascii="Aptos" w:hAnsi="Aptos"/>
                <w:sz w:val="17"/>
                <w:szCs w:val="17"/>
              </w:rPr>
              <w:t>12.1 and 12.6,14 Anti-Patterns</w:t>
            </w:r>
          </w:p>
        </w:tc>
      </w:tr>
      <w:tr w:rsidR="00C56193" w14:paraId="2FFA2DF0" w14:textId="77777777" w:rsidTr="00270FF9">
        <w:trPr>
          <w:jc w:val="center"/>
        </w:trPr>
        <w:tc>
          <w:tcPr>
            <w:tcW w:w="14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49808A" w14:textId="77777777" w:rsidR="00C56193" w:rsidRPr="00F96828" w:rsidRDefault="00C56193" w:rsidP="00EB7C45">
            <w:pPr>
              <w:spacing w:before="20" w:after="10"/>
              <w:rPr>
                <w:rFonts w:ascii="Aptos" w:hAnsi="Aptos"/>
                <w:sz w:val="17"/>
                <w:szCs w:val="17"/>
              </w:rPr>
            </w:pPr>
            <w:r w:rsidRPr="00F96828">
              <w:rPr>
                <w:rFonts w:ascii="Aptos" w:hAnsi="Aptos"/>
                <w:b/>
                <w:bCs/>
                <w:color w:val="1F3864"/>
                <w:sz w:val="17"/>
                <w:szCs w:val="17"/>
              </w:rPr>
              <w:t>Technical Design Authority</w:t>
            </w:r>
          </w:p>
          <w:p w14:paraId="6FD4E008" w14:textId="77777777" w:rsidR="00C56193" w:rsidRPr="00F96828" w:rsidRDefault="00C56193" w:rsidP="00EB7C45">
            <w:pPr>
              <w:spacing w:after="20"/>
              <w:rPr>
                <w:rFonts w:ascii="Aptos" w:hAnsi="Aptos"/>
                <w:sz w:val="17"/>
                <w:szCs w:val="17"/>
              </w:rPr>
            </w:pPr>
            <w:r w:rsidRPr="00F96828">
              <w:rPr>
                <w:rFonts w:ascii="Aptos" w:hAnsi="Aptos"/>
                <w:color w:val="5A6675"/>
                <w:sz w:val="17"/>
                <w:szCs w:val="17"/>
              </w:rPr>
              <w:t>assess a design</w:t>
            </w:r>
          </w:p>
        </w:tc>
        <w:tc>
          <w:tcPr>
            <w:tcW w:w="235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A3920F" w14:textId="77777777" w:rsidR="00C56193" w:rsidRPr="00F96828" w:rsidRDefault="00C56193" w:rsidP="00EB7C45">
            <w:pPr>
              <w:spacing w:before="20" w:after="20"/>
              <w:rPr>
                <w:rFonts w:ascii="Aptos" w:hAnsi="Aptos"/>
                <w:sz w:val="17"/>
                <w:szCs w:val="17"/>
              </w:rPr>
            </w:pPr>
            <w:r w:rsidRPr="00F96828">
              <w:rPr>
                <w:rFonts w:ascii="Aptos" w:hAnsi="Aptos"/>
                <w:sz w:val="17"/>
                <w:szCs w:val="17"/>
              </w:rPr>
              <w:t>12 Guardrails</w:t>
            </w:r>
          </w:p>
          <w:p w14:paraId="22272CBB" w14:textId="77777777" w:rsidR="00C56193" w:rsidRPr="00F96828" w:rsidRDefault="00C56193" w:rsidP="00EB7C45">
            <w:pPr>
              <w:spacing w:before="20" w:after="20"/>
              <w:rPr>
                <w:rFonts w:ascii="Aptos" w:hAnsi="Aptos"/>
                <w:sz w:val="17"/>
                <w:szCs w:val="17"/>
              </w:rPr>
            </w:pPr>
            <w:r w:rsidRPr="00F96828">
              <w:rPr>
                <w:rFonts w:ascii="Aptos" w:hAnsi="Aptos"/>
                <w:sz w:val="17"/>
                <w:szCs w:val="17"/>
              </w:rPr>
              <w:t>13 TDA Gates (13.2)</w:t>
            </w:r>
          </w:p>
          <w:p w14:paraId="53EBCF42" w14:textId="77777777" w:rsidR="00C56193" w:rsidRPr="00F96828" w:rsidRDefault="00C56193" w:rsidP="00EB7C45">
            <w:pPr>
              <w:spacing w:before="20" w:after="20"/>
              <w:rPr>
                <w:rFonts w:ascii="Aptos" w:hAnsi="Aptos"/>
                <w:sz w:val="17"/>
                <w:szCs w:val="17"/>
              </w:rPr>
            </w:pPr>
            <w:r w:rsidRPr="00F96828">
              <w:rPr>
                <w:rFonts w:ascii="Aptos" w:hAnsi="Aptos"/>
                <w:sz w:val="17"/>
                <w:szCs w:val="17"/>
              </w:rPr>
              <w:t>11 NFR tier and evidence</w:t>
            </w:r>
          </w:p>
        </w:tc>
        <w:tc>
          <w:tcPr>
            <w:tcW w:w="32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7B0234" w14:textId="77777777" w:rsidR="00C56193" w:rsidRPr="00F96828" w:rsidRDefault="00C56193" w:rsidP="00EB7C45">
            <w:pPr>
              <w:spacing w:before="20" w:after="20"/>
              <w:rPr>
                <w:rFonts w:ascii="Aptos" w:hAnsi="Aptos"/>
                <w:sz w:val="17"/>
                <w:szCs w:val="17"/>
              </w:rPr>
            </w:pPr>
            <w:r w:rsidRPr="00F96828">
              <w:rPr>
                <w:rFonts w:ascii="Aptos" w:hAnsi="Aptos"/>
                <w:sz w:val="17"/>
                <w:szCs w:val="17"/>
              </w:rPr>
              <w:t>A consistent, defensible basis to assess and gate a design against the guardrails</w:t>
            </w:r>
          </w:p>
        </w:tc>
        <w:tc>
          <w:tcPr>
            <w:tcW w:w="21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103598" w14:textId="77777777" w:rsidR="00C56193" w:rsidRPr="00F96828" w:rsidRDefault="00C56193" w:rsidP="00EB7C45">
            <w:pPr>
              <w:spacing w:before="20" w:after="20"/>
              <w:rPr>
                <w:rFonts w:ascii="Aptos" w:hAnsi="Aptos"/>
                <w:sz w:val="17"/>
                <w:szCs w:val="17"/>
              </w:rPr>
            </w:pPr>
            <w:r w:rsidRPr="00F96828">
              <w:rPr>
                <w:rFonts w:ascii="Aptos" w:hAnsi="Aptos"/>
                <w:sz w:val="17"/>
                <w:szCs w:val="17"/>
              </w:rPr>
              <w:t xml:space="preserve">8 Pattern Catalogue, </w:t>
            </w:r>
          </w:p>
          <w:p w14:paraId="02E4E49C" w14:textId="77777777" w:rsidR="00C56193" w:rsidRPr="00F96828" w:rsidRDefault="00C56193" w:rsidP="00EB7C45">
            <w:pPr>
              <w:spacing w:before="20" w:after="20"/>
              <w:rPr>
                <w:rFonts w:ascii="Aptos" w:hAnsi="Aptos"/>
                <w:sz w:val="17"/>
                <w:szCs w:val="17"/>
              </w:rPr>
            </w:pPr>
            <w:r w:rsidRPr="00F96828">
              <w:rPr>
                <w:rFonts w:ascii="Aptos" w:hAnsi="Aptos"/>
                <w:sz w:val="17"/>
                <w:szCs w:val="17"/>
              </w:rPr>
              <w:t>14 Anti-Patterns</w:t>
            </w:r>
          </w:p>
          <w:p w14:paraId="2222E6BA" w14:textId="77777777" w:rsidR="00C56193" w:rsidRPr="00F96828" w:rsidRDefault="00C56193" w:rsidP="00EB7C45">
            <w:pPr>
              <w:spacing w:before="20" w:after="20"/>
              <w:rPr>
                <w:rFonts w:ascii="Aptos" w:hAnsi="Aptos"/>
                <w:sz w:val="17"/>
                <w:szCs w:val="17"/>
              </w:rPr>
            </w:pPr>
            <w:r w:rsidRPr="00F96828">
              <w:rPr>
                <w:rFonts w:ascii="Aptos" w:hAnsi="Aptos"/>
                <w:sz w:val="17"/>
                <w:szCs w:val="17"/>
              </w:rPr>
              <w:t>16 Traceability</w:t>
            </w:r>
          </w:p>
        </w:tc>
      </w:tr>
      <w:tr w:rsidR="00C56193" w14:paraId="129BC595" w14:textId="77777777" w:rsidTr="00270FF9">
        <w:trPr>
          <w:jc w:val="center"/>
        </w:trPr>
        <w:tc>
          <w:tcPr>
            <w:tcW w:w="14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C11BCB" w14:textId="77777777" w:rsidR="00C56193" w:rsidRPr="00F96828" w:rsidRDefault="00C56193" w:rsidP="00EB7C45">
            <w:pPr>
              <w:spacing w:before="20" w:after="10"/>
              <w:rPr>
                <w:rFonts w:ascii="Aptos" w:hAnsi="Aptos"/>
                <w:sz w:val="17"/>
                <w:szCs w:val="17"/>
              </w:rPr>
            </w:pPr>
            <w:r w:rsidRPr="00F96828">
              <w:rPr>
                <w:rFonts w:ascii="Aptos" w:hAnsi="Aptos"/>
                <w:b/>
                <w:bCs/>
                <w:color w:val="1F3864"/>
                <w:sz w:val="17"/>
                <w:szCs w:val="17"/>
              </w:rPr>
              <w:t>Security Architecture and Cloud Operations</w:t>
            </w:r>
          </w:p>
          <w:p w14:paraId="2A53F8CA" w14:textId="77777777" w:rsidR="00C56193" w:rsidRPr="00F96828" w:rsidRDefault="00C56193" w:rsidP="00EB7C45">
            <w:pPr>
              <w:spacing w:after="20"/>
              <w:rPr>
                <w:rFonts w:ascii="Aptos" w:hAnsi="Aptos"/>
                <w:sz w:val="17"/>
                <w:szCs w:val="17"/>
              </w:rPr>
            </w:pPr>
            <w:r w:rsidRPr="00F96828">
              <w:rPr>
                <w:rFonts w:ascii="Aptos" w:hAnsi="Aptos"/>
                <w:color w:val="5A6675"/>
                <w:sz w:val="17"/>
                <w:szCs w:val="17"/>
              </w:rPr>
              <w:t>controls, identity, monitoring</w:t>
            </w:r>
          </w:p>
        </w:tc>
        <w:tc>
          <w:tcPr>
            <w:tcW w:w="235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7C2024" w14:textId="77777777" w:rsidR="00C56193" w:rsidRPr="00F96828" w:rsidRDefault="00C56193" w:rsidP="00EB7C45">
            <w:pPr>
              <w:spacing w:before="20" w:after="20"/>
              <w:rPr>
                <w:rFonts w:ascii="Aptos" w:hAnsi="Aptos"/>
                <w:sz w:val="17"/>
                <w:szCs w:val="17"/>
              </w:rPr>
            </w:pPr>
            <w:r w:rsidRPr="00F96828">
              <w:rPr>
                <w:rFonts w:ascii="Aptos" w:hAnsi="Aptos"/>
                <w:sz w:val="17"/>
                <w:szCs w:val="17"/>
              </w:rPr>
              <w:t>5.3 Security Boundary</w:t>
            </w:r>
          </w:p>
          <w:p w14:paraId="1EE9FF37" w14:textId="77777777" w:rsidR="00C56193" w:rsidRPr="00F96828" w:rsidRDefault="00C56193" w:rsidP="00EB7C45">
            <w:pPr>
              <w:spacing w:before="20" w:after="20"/>
              <w:rPr>
                <w:rFonts w:ascii="Aptos" w:hAnsi="Aptos"/>
                <w:sz w:val="17"/>
                <w:szCs w:val="17"/>
              </w:rPr>
            </w:pPr>
            <w:r w:rsidRPr="00F96828">
              <w:rPr>
                <w:rFonts w:ascii="Aptos" w:hAnsi="Aptos"/>
                <w:sz w:val="17"/>
                <w:szCs w:val="17"/>
              </w:rPr>
              <w:t>5.6 Connectivity and Identity</w:t>
            </w:r>
          </w:p>
          <w:p w14:paraId="11F09775" w14:textId="77777777" w:rsidR="00C56193" w:rsidRPr="00F96828" w:rsidRDefault="00C56193" w:rsidP="00EB7C45">
            <w:pPr>
              <w:spacing w:before="20" w:after="20"/>
              <w:rPr>
                <w:rFonts w:ascii="Aptos" w:hAnsi="Aptos"/>
                <w:sz w:val="17"/>
                <w:szCs w:val="17"/>
              </w:rPr>
            </w:pPr>
            <w:r w:rsidRPr="00F96828">
              <w:rPr>
                <w:rFonts w:ascii="Aptos" w:hAnsi="Aptos"/>
                <w:sz w:val="17"/>
                <w:szCs w:val="17"/>
              </w:rPr>
              <w:t>5.8 Data Protection</w:t>
            </w:r>
          </w:p>
        </w:tc>
        <w:tc>
          <w:tcPr>
            <w:tcW w:w="32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EF1900" w14:textId="77777777" w:rsidR="00C56193" w:rsidRPr="00F96828" w:rsidRDefault="00C56193" w:rsidP="00EB7C45">
            <w:pPr>
              <w:spacing w:before="20" w:after="20"/>
              <w:rPr>
                <w:rFonts w:ascii="Aptos" w:hAnsi="Aptos"/>
                <w:sz w:val="17"/>
                <w:szCs w:val="17"/>
              </w:rPr>
            </w:pPr>
            <w:r w:rsidRPr="00F96828">
              <w:rPr>
                <w:rFonts w:ascii="Aptos" w:hAnsi="Aptos"/>
                <w:sz w:val="17"/>
                <w:szCs w:val="17"/>
              </w:rPr>
              <w:t>The security, identity and monitoring posture to assess and assure, per boundary and per pattern</w:t>
            </w:r>
          </w:p>
        </w:tc>
        <w:tc>
          <w:tcPr>
            <w:tcW w:w="21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9F095D" w14:textId="77777777" w:rsidR="00C56193" w:rsidRPr="00F96828" w:rsidRDefault="00C56193" w:rsidP="00EB7C45">
            <w:pPr>
              <w:spacing w:before="20" w:after="20"/>
              <w:rPr>
                <w:rFonts w:ascii="Aptos" w:hAnsi="Aptos"/>
                <w:sz w:val="17"/>
                <w:szCs w:val="17"/>
              </w:rPr>
            </w:pPr>
            <w:r w:rsidRPr="00F96828">
              <w:rPr>
                <w:rFonts w:ascii="Aptos" w:hAnsi="Aptos"/>
                <w:sz w:val="17"/>
                <w:szCs w:val="17"/>
              </w:rPr>
              <w:t>12.3 and 13.3 Security conformance</w:t>
            </w:r>
          </w:p>
          <w:p w14:paraId="00371200" w14:textId="77777777" w:rsidR="00C56193" w:rsidRPr="00F96828" w:rsidRDefault="00C56193" w:rsidP="00EB7C45">
            <w:pPr>
              <w:spacing w:before="20" w:after="20"/>
              <w:rPr>
                <w:rFonts w:ascii="Aptos" w:hAnsi="Aptos"/>
                <w:sz w:val="17"/>
                <w:szCs w:val="17"/>
              </w:rPr>
            </w:pPr>
            <w:r w:rsidRPr="00F96828">
              <w:rPr>
                <w:rFonts w:ascii="Aptos" w:hAnsi="Aptos"/>
                <w:sz w:val="17"/>
                <w:szCs w:val="17"/>
              </w:rPr>
              <w:t>5.9 Observability</w:t>
            </w:r>
          </w:p>
          <w:p w14:paraId="5BBA3BFA" w14:textId="77777777" w:rsidR="00C56193" w:rsidRPr="00F96828" w:rsidRDefault="00C56193" w:rsidP="00EB7C45">
            <w:pPr>
              <w:spacing w:before="20" w:after="20"/>
              <w:rPr>
                <w:rFonts w:ascii="Aptos" w:hAnsi="Aptos"/>
                <w:sz w:val="17"/>
                <w:szCs w:val="17"/>
              </w:rPr>
            </w:pPr>
            <w:r w:rsidRPr="00F96828">
              <w:rPr>
                <w:rFonts w:ascii="Aptos" w:hAnsi="Aptos"/>
                <w:sz w:val="17"/>
                <w:szCs w:val="17"/>
              </w:rPr>
              <w:t>11 NFR security dimension</w:t>
            </w:r>
            <w:commentRangeEnd w:id="11"/>
            <w:r w:rsidR="00270FF9" w:rsidRPr="00F96828">
              <w:rPr>
                <w:rStyle w:val="CommentReference"/>
                <w:rFonts w:ascii="Aptos" w:hAnsi="Aptos"/>
                <w:sz w:val="17"/>
                <w:szCs w:val="17"/>
              </w:rPr>
              <w:commentReference w:id="11"/>
            </w:r>
          </w:p>
        </w:tc>
      </w:tr>
    </w:tbl>
    <w:p w14:paraId="44976219" w14:textId="77777777" w:rsidR="00C56193" w:rsidRPr="00F96828" w:rsidRDefault="00C56193" w:rsidP="00C56193">
      <w:pPr>
        <w:spacing w:after="120" w:line="278" w:lineRule="auto"/>
        <w:rPr>
          <w:rFonts w:ascii="Aptos" w:hAnsi="Aptos"/>
          <w:sz w:val="18"/>
          <w:szCs w:val="18"/>
        </w:rPr>
      </w:pPr>
      <w:r w:rsidRPr="00F96828">
        <w:rPr>
          <w:rFonts w:ascii="Aptos" w:hAnsi="Aptos"/>
          <w:b/>
          <w:bCs/>
          <w:sz w:val="18"/>
          <w:szCs w:val="18"/>
        </w:rPr>
        <w:lastRenderedPageBreak/>
        <w:t>Two principles</w:t>
      </w:r>
      <w:r w:rsidRPr="00F96828">
        <w:rPr>
          <w:rFonts w:ascii="Aptos" w:hAnsi="Aptos"/>
          <w:sz w:val="18"/>
          <w:szCs w:val="18"/>
        </w:rPr>
        <w:t xml:space="preserve"> take precedence over all others.</w:t>
      </w:r>
    </w:p>
    <w:p w14:paraId="7E9B2CEC" w14:textId="77777777" w:rsidR="00C56193" w:rsidRPr="00F96828" w:rsidRDefault="00C56193" w:rsidP="00C56193">
      <w:pPr>
        <w:pStyle w:val="ListParagraph"/>
        <w:numPr>
          <w:ilvl w:val="0"/>
          <w:numId w:val="6"/>
        </w:numPr>
        <w:spacing w:after="46" w:line="270" w:lineRule="auto"/>
        <w:rPr>
          <w:rFonts w:ascii="Aptos" w:hAnsi="Aptos"/>
          <w:sz w:val="18"/>
          <w:szCs w:val="18"/>
        </w:rPr>
      </w:pPr>
      <w:r w:rsidRPr="00F96828">
        <w:rPr>
          <w:rFonts w:ascii="Aptos" w:hAnsi="Aptos"/>
          <w:sz w:val="18"/>
          <w:szCs w:val="18"/>
        </w:rPr>
        <w:t>Reuse before you build. Check the service catalogue for an existing service or API before provisioning a new one.</w:t>
      </w:r>
    </w:p>
    <w:p w14:paraId="765AAD11" w14:textId="56FFCBE9" w:rsidR="00C56193" w:rsidRPr="003C506A" w:rsidRDefault="00C56193" w:rsidP="00C56193">
      <w:pPr>
        <w:pStyle w:val="ListParagraph"/>
        <w:numPr>
          <w:ilvl w:val="0"/>
          <w:numId w:val="6"/>
        </w:numPr>
        <w:spacing w:before="90" w:after="130" w:line="270" w:lineRule="auto"/>
        <w:jc w:val="center"/>
        <w:rPr>
          <w:sz w:val="18"/>
          <w:szCs w:val="18"/>
        </w:rPr>
      </w:pPr>
      <w:r w:rsidRPr="003C506A">
        <w:rPr>
          <w:rFonts w:ascii="Aptos" w:hAnsi="Aptos"/>
          <w:sz w:val="18"/>
          <w:szCs w:val="18"/>
        </w:rPr>
        <w:t>Favour integrating with an existing system over standing up new infrastructure. There is no approved pattern for a direct, unmediated connection between two systems, as all integration flows through the mediation layer.</w:t>
      </w:r>
    </w:p>
    <w:p w14:paraId="0FAE49BC" w14:textId="77777777" w:rsidR="00C56193" w:rsidRPr="00F96828" w:rsidRDefault="00C56193" w:rsidP="00C56193">
      <w:pPr>
        <w:spacing w:after="120"/>
        <w:jc w:val="center"/>
        <w:rPr>
          <w:rFonts w:ascii="Aptos" w:hAnsi="Aptos"/>
          <w:i/>
          <w:iCs/>
          <w:color w:val="5A6470"/>
          <w:sz w:val="18"/>
          <w:szCs w:val="18"/>
        </w:rPr>
      </w:pPr>
      <w:r w:rsidRPr="00F96828">
        <w:rPr>
          <w:rFonts w:ascii="Aptos" w:hAnsi="Aptos"/>
          <w:i/>
          <w:iCs/>
          <w:color w:val="5A6470"/>
          <w:sz w:val="18"/>
          <w:szCs w:val="18"/>
        </w:rPr>
        <w:t>Enterprise Architecture to Engineering Standards to SIF traceability</w:t>
      </w:r>
    </w:p>
    <w:tbl>
      <w:tblPr>
        <w:tblStyle w:val="TableGrid"/>
        <w:tblW w:w="0" w:type="auto"/>
        <w:jc w:val="center"/>
        <w:tblLook w:val="04A0" w:firstRow="1" w:lastRow="0" w:firstColumn="1" w:lastColumn="0" w:noHBand="0" w:noVBand="1"/>
      </w:tblPr>
      <w:tblGrid>
        <w:gridCol w:w="3050"/>
        <w:gridCol w:w="2966"/>
        <w:gridCol w:w="3000"/>
      </w:tblGrid>
      <w:tr w:rsidR="00C56193" w:rsidRPr="00F96828" w14:paraId="05E14B37" w14:textId="77777777" w:rsidTr="00EB7C45">
        <w:trPr>
          <w:jc w:val="center"/>
        </w:trPr>
        <w:tc>
          <w:tcPr>
            <w:tcW w:w="3360" w:type="dxa"/>
            <w:shd w:val="clear" w:color="auto" w:fill="1A2B56"/>
            <w:vAlign w:val="center"/>
          </w:tcPr>
          <w:p w14:paraId="2C4F5BC8" w14:textId="77777777" w:rsidR="00C56193" w:rsidRPr="00F96828" w:rsidRDefault="00C56193" w:rsidP="00EB7C45">
            <w:pPr>
              <w:spacing w:before="40" w:after="40"/>
              <w:rPr>
                <w:rFonts w:ascii="Aptos" w:hAnsi="Aptos"/>
                <w:sz w:val="17"/>
                <w:szCs w:val="17"/>
              </w:rPr>
            </w:pPr>
            <w:r w:rsidRPr="00F96828">
              <w:rPr>
                <w:rFonts w:ascii="Aptos" w:hAnsi="Aptos"/>
                <w:b/>
                <w:color w:val="FFFFFF"/>
                <w:sz w:val="17"/>
                <w:szCs w:val="17"/>
              </w:rPr>
              <w:t>Principle (source)</w:t>
            </w:r>
          </w:p>
        </w:tc>
        <w:tc>
          <w:tcPr>
            <w:tcW w:w="3360" w:type="dxa"/>
            <w:shd w:val="clear" w:color="auto" w:fill="1A2B56"/>
            <w:vAlign w:val="center"/>
          </w:tcPr>
          <w:p w14:paraId="7B80E11E" w14:textId="77777777" w:rsidR="00C56193" w:rsidRPr="00F96828" w:rsidRDefault="00C56193" w:rsidP="00EB7C45">
            <w:pPr>
              <w:spacing w:before="40" w:after="40"/>
              <w:rPr>
                <w:rFonts w:ascii="Aptos" w:hAnsi="Aptos"/>
                <w:sz w:val="17"/>
                <w:szCs w:val="17"/>
              </w:rPr>
            </w:pPr>
            <w:r w:rsidRPr="00F96828">
              <w:rPr>
                <w:rFonts w:ascii="Aptos" w:hAnsi="Aptos"/>
                <w:b/>
                <w:color w:val="FFFFFF"/>
                <w:sz w:val="17"/>
                <w:szCs w:val="17"/>
              </w:rPr>
              <w:t>How SIF embeds it</w:t>
            </w:r>
          </w:p>
        </w:tc>
        <w:tc>
          <w:tcPr>
            <w:tcW w:w="3360" w:type="dxa"/>
            <w:shd w:val="clear" w:color="auto" w:fill="1A2B56"/>
            <w:vAlign w:val="center"/>
          </w:tcPr>
          <w:p w14:paraId="1A493775" w14:textId="77777777" w:rsidR="00C56193" w:rsidRPr="00F96828" w:rsidRDefault="00C56193" w:rsidP="00EB7C45">
            <w:pPr>
              <w:spacing w:before="40" w:after="40"/>
              <w:rPr>
                <w:rFonts w:ascii="Aptos" w:hAnsi="Aptos"/>
                <w:sz w:val="17"/>
                <w:szCs w:val="17"/>
              </w:rPr>
            </w:pPr>
            <w:commentRangeStart w:id="14"/>
            <w:commentRangeStart w:id="15"/>
            <w:commentRangeStart w:id="16"/>
            <w:commentRangeStart w:id="17"/>
            <w:r w:rsidRPr="00F96828">
              <w:rPr>
                <w:rFonts w:ascii="Aptos" w:hAnsi="Aptos"/>
                <w:b/>
                <w:color w:val="FFFFFF"/>
                <w:sz w:val="17"/>
                <w:szCs w:val="17"/>
              </w:rPr>
              <w:t>Where it is enforced</w:t>
            </w:r>
            <w:commentRangeEnd w:id="14"/>
            <w:r w:rsidRPr="00F96828">
              <w:rPr>
                <w:rStyle w:val="CommentReference"/>
                <w:rFonts w:ascii="Aptos" w:hAnsi="Aptos"/>
                <w:sz w:val="17"/>
                <w:szCs w:val="17"/>
              </w:rPr>
              <w:commentReference w:id="14"/>
            </w:r>
            <w:commentRangeEnd w:id="15"/>
            <w:r w:rsidR="00E95995" w:rsidRPr="00F96828">
              <w:rPr>
                <w:rStyle w:val="CommentReference"/>
                <w:rFonts w:ascii="Aptos" w:hAnsi="Aptos"/>
                <w:sz w:val="17"/>
                <w:szCs w:val="17"/>
              </w:rPr>
              <w:commentReference w:id="15"/>
            </w:r>
            <w:commentRangeEnd w:id="16"/>
            <w:r w:rsidR="00E95995" w:rsidRPr="00F96828">
              <w:rPr>
                <w:rStyle w:val="CommentReference"/>
                <w:rFonts w:ascii="Aptos" w:hAnsi="Aptos"/>
                <w:sz w:val="17"/>
                <w:szCs w:val="17"/>
              </w:rPr>
              <w:commentReference w:id="16"/>
            </w:r>
            <w:commentRangeEnd w:id="17"/>
            <w:r w:rsidR="00E95995" w:rsidRPr="00F96828">
              <w:rPr>
                <w:rStyle w:val="CommentReference"/>
                <w:rFonts w:ascii="Aptos" w:hAnsi="Aptos"/>
                <w:sz w:val="17"/>
                <w:szCs w:val="17"/>
              </w:rPr>
              <w:commentReference w:id="17"/>
            </w:r>
          </w:p>
        </w:tc>
      </w:tr>
      <w:tr w:rsidR="00C56193" w:rsidRPr="00F96828" w14:paraId="28B67FEF" w14:textId="77777777" w:rsidTr="00EB7C45">
        <w:trPr>
          <w:jc w:val="center"/>
        </w:trPr>
        <w:tc>
          <w:tcPr>
            <w:tcW w:w="3360" w:type="dxa"/>
            <w:vAlign w:val="center"/>
          </w:tcPr>
          <w:p w14:paraId="2F0F29F0"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API-first, reuse-first, enterprise-first (Global EA, Application)</w:t>
            </w:r>
          </w:p>
        </w:tc>
        <w:tc>
          <w:tcPr>
            <w:tcW w:w="3360" w:type="dxa"/>
            <w:vAlign w:val="center"/>
          </w:tcPr>
          <w:p w14:paraId="73C8B56D"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Capabilities are exposed as coarse-grained, reusable APIs and events through the platform, new build only after reuse is ruled out.</w:t>
            </w:r>
          </w:p>
        </w:tc>
        <w:tc>
          <w:tcPr>
            <w:tcW w:w="3360" w:type="dxa"/>
            <w:vAlign w:val="center"/>
          </w:tcPr>
          <w:p w14:paraId="75E4FD3F" w14:textId="77777777" w:rsidR="00C56193" w:rsidRPr="00F96828" w:rsidRDefault="00C56193" w:rsidP="00EB7C45">
            <w:pPr>
              <w:spacing w:before="40" w:after="40"/>
              <w:rPr>
                <w:rFonts w:ascii="Aptos" w:hAnsi="Aptos"/>
                <w:sz w:val="17"/>
                <w:szCs w:val="17"/>
              </w:rPr>
            </w:pPr>
            <w:hyperlink w:anchor="_4._Architectural_Position">
              <w:r w:rsidRPr="00F96828">
                <w:rPr>
                  <w:rStyle w:val="Hyperlink"/>
                  <w:rFonts w:ascii="Aptos" w:hAnsi="Aptos"/>
                  <w:sz w:val="17"/>
                  <w:szCs w:val="17"/>
                </w:rPr>
                <w:t>Architectural Position (4)</w:t>
              </w:r>
            </w:hyperlink>
            <w:r w:rsidRPr="00F96828">
              <w:rPr>
                <w:rFonts w:ascii="Aptos" w:hAnsi="Aptos"/>
                <w:sz w:val="17"/>
                <w:szCs w:val="17"/>
              </w:rPr>
              <w:t xml:space="preserve">, </w:t>
            </w:r>
            <w:hyperlink w:anchor="_8._Enterprise_Pattern">
              <w:r w:rsidRPr="00F96828">
                <w:rPr>
                  <w:rStyle w:val="Hyperlink"/>
                  <w:rFonts w:ascii="Aptos" w:hAnsi="Aptos"/>
                  <w:sz w:val="17"/>
                  <w:szCs w:val="17"/>
                </w:rPr>
                <w:t>Pattern Catalogue (8)</w:t>
              </w:r>
            </w:hyperlink>
            <w:r w:rsidRPr="00F96828">
              <w:rPr>
                <w:rFonts w:ascii="Aptos" w:hAnsi="Aptos"/>
                <w:sz w:val="17"/>
                <w:szCs w:val="17"/>
              </w:rPr>
              <w:t xml:space="preserve">, </w:t>
            </w:r>
            <w:hyperlink w:anchor="_13.2_TDA_Gates">
              <w:r w:rsidRPr="00F96828">
                <w:rPr>
                  <w:rStyle w:val="Hyperlink"/>
                  <w:rFonts w:ascii="Aptos" w:hAnsi="Aptos"/>
                  <w:sz w:val="17"/>
                  <w:szCs w:val="17"/>
                </w:rPr>
                <w:t>TDA gate (14)</w:t>
              </w:r>
            </w:hyperlink>
          </w:p>
          <w:p w14:paraId="6CD45464" w14:textId="77777777" w:rsidR="00C56193" w:rsidRPr="00F96828" w:rsidRDefault="00C56193" w:rsidP="00EB7C45">
            <w:pPr>
              <w:spacing w:before="40" w:after="40"/>
              <w:rPr>
                <w:rFonts w:ascii="Aptos" w:hAnsi="Aptos"/>
                <w:sz w:val="17"/>
                <w:szCs w:val="17"/>
              </w:rPr>
            </w:pPr>
            <w:hyperlink r:id="rId16" w:history="1">
              <w:r w:rsidRPr="00F96828">
                <w:rPr>
                  <w:rStyle w:val="Hyperlink"/>
                  <w:rFonts w:ascii="Aptos" w:hAnsi="Aptos"/>
                  <w:i/>
                  <w:sz w:val="17"/>
                  <w:szCs w:val="17"/>
                </w:rPr>
                <w:t>Reference</w:t>
              </w:r>
            </w:hyperlink>
            <w:r w:rsidRPr="00F96828">
              <w:rPr>
                <w:rStyle w:val="Hyperlink"/>
                <w:rFonts w:ascii="Aptos" w:hAnsi="Aptos"/>
                <w:i/>
                <w:sz w:val="17"/>
                <w:szCs w:val="17"/>
              </w:rPr>
              <w:t xml:space="preserve"> – section 6 IAP6,IAP7,IAP8</w:t>
            </w:r>
          </w:p>
        </w:tc>
      </w:tr>
      <w:tr w:rsidR="00C56193" w:rsidRPr="00F96828" w14:paraId="192066D0" w14:textId="77777777" w:rsidTr="00EB7C45">
        <w:trPr>
          <w:jc w:val="center"/>
        </w:trPr>
        <w:tc>
          <w:tcPr>
            <w:tcW w:w="3360" w:type="dxa"/>
            <w:vAlign w:val="center"/>
          </w:tcPr>
          <w:p w14:paraId="7C56B42F"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All integration mediated through a single central platform (Integration)</w:t>
            </w:r>
          </w:p>
        </w:tc>
        <w:tc>
          <w:tcPr>
            <w:tcW w:w="3360" w:type="dxa"/>
            <w:vAlign w:val="center"/>
          </w:tcPr>
          <w:p w14:paraId="254B7067"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 xml:space="preserve">One shared, </w:t>
            </w:r>
            <w:r w:rsidRPr="00F96828" w:rsidDel="003B4BE4">
              <w:rPr>
                <w:rFonts w:ascii="Aptos" w:hAnsi="Aptos"/>
                <w:sz w:val="17"/>
                <w:szCs w:val="17"/>
              </w:rPr>
              <w:t>centrally</w:t>
            </w:r>
            <w:r w:rsidRPr="00F96828">
              <w:rPr>
                <w:rFonts w:ascii="Aptos" w:hAnsi="Aptos"/>
                <w:sz w:val="17"/>
                <w:szCs w:val="17"/>
              </w:rPr>
              <w:t xml:space="preserve"> operated platform, no direct point-to-point pattern exists.</w:t>
            </w:r>
          </w:p>
        </w:tc>
        <w:tc>
          <w:tcPr>
            <w:tcW w:w="3360" w:type="dxa"/>
            <w:vAlign w:val="center"/>
          </w:tcPr>
          <w:p w14:paraId="5A23E6AC" w14:textId="77777777" w:rsidR="00C56193" w:rsidRPr="00F96828" w:rsidRDefault="00C56193" w:rsidP="00EB7C45">
            <w:pPr>
              <w:spacing w:before="40" w:after="40"/>
              <w:rPr>
                <w:rFonts w:ascii="Aptos" w:hAnsi="Aptos"/>
                <w:sz w:val="17"/>
                <w:szCs w:val="17"/>
              </w:rPr>
            </w:pPr>
            <w:hyperlink w:anchor="_5._Reference_Architecture">
              <w:r w:rsidRPr="00F96828">
                <w:rPr>
                  <w:rStyle w:val="Hyperlink"/>
                  <w:rFonts w:ascii="Aptos" w:hAnsi="Aptos"/>
                  <w:sz w:val="17"/>
                  <w:szCs w:val="17"/>
                </w:rPr>
                <w:t>Reference Architecture (5)</w:t>
              </w:r>
            </w:hyperlink>
            <w:r w:rsidRPr="00F96828">
              <w:rPr>
                <w:rFonts w:ascii="Aptos" w:hAnsi="Aptos"/>
                <w:sz w:val="17"/>
                <w:szCs w:val="17"/>
              </w:rPr>
              <w:t xml:space="preserve">, </w:t>
            </w:r>
            <w:hyperlink w:anchor="_14._Anti-Patterns">
              <w:r w:rsidRPr="00F96828">
                <w:rPr>
                  <w:rStyle w:val="Hyperlink"/>
                  <w:rFonts w:ascii="Aptos" w:hAnsi="Aptos"/>
                  <w:sz w:val="17"/>
                  <w:szCs w:val="17"/>
                </w:rPr>
                <w:t>Anti-Patterns (15)</w:t>
              </w:r>
            </w:hyperlink>
          </w:p>
          <w:p w14:paraId="2E554AB9" w14:textId="77777777" w:rsidR="00C56193" w:rsidRPr="00F96828" w:rsidRDefault="00C56193" w:rsidP="00EB7C45">
            <w:pPr>
              <w:spacing w:before="40" w:after="40"/>
              <w:rPr>
                <w:rFonts w:ascii="Aptos" w:hAnsi="Aptos"/>
                <w:sz w:val="17"/>
                <w:szCs w:val="17"/>
              </w:rPr>
            </w:pPr>
            <w:hyperlink r:id="rId17" w:history="1">
              <w:r w:rsidRPr="00F96828">
                <w:rPr>
                  <w:rStyle w:val="Hyperlink"/>
                  <w:rFonts w:ascii="Aptos" w:hAnsi="Aptos"/>
                  <w:i/>
                  <w:sz w:val="17"/>
                  <w:szCs w:val="17"/>
                </w:rPr>
                <w:t>Reference</w:t>
              </w:r>
            </w:hyperlink>
            <w:r w:rsidRPr="00F96828">
              <w:rPr>
                <w:rStyle w:val="Hyperlink"/>
                <w:rFonts w:ascii="Aptos" w:hAnsi="Aptos"/>
                <w:i/>
                <w:sz w:val="17"/>
                <w:szCs w:val="17"/>
              </w:rPr>
              <w:t xml:space="preserve"> – section 6 IAP09</w:t>
            </w:r>
          </w:p>
        </w:tc>
      </w:tr>
      <w:tr w:rsidR="00C56193" w:rsidRPr="00F96828" w14:paraId="549F78E4" w14:textId="77777777" w:rsidTr="00EB7C45">
        <w:trPr>
          <w:jc w:val="center"/>
        </w:trPr>
        <w:tc>
          <w:tcPr>
            <w:tcW w:w="3360" w:type="dxa"/>
            <w:vAlign w:val="center"/>
          </w:tcPr>
          <w:p w14:paraId="0B14F79B"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Loose coupling, asynchronous where availability/latency matters (Integration)</w:t>
            </w:r>
          </w:p>
        </w:tc>
        <w:tc>
          <w:tcPr>
            <w:tcW w:w="3360" w:type="dxa"/>
            <w:vAlign w:val="center"/>
          </w:tcPr>
          <w:p w14:paraId="3E6BB812"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Messaging and events are the default for anything that can tolerate deferral, APIs are contract-bound.</w:t>
            </w:r>
          </w:p>
        </w:tc>
        <w:tc>
          <w:tcPr>
            <w:tcW w:w="3360" w:type="dxa"/>
            <w:vAlign w:val="center"/>
          </w:tcPr>
          <w:p w14:paraId="45815E4F" w14:textId="77777777" w:rsidR="00C56193" w:rsidRPr="00F96828" w:rsidRDefault="00C56193" w:rsidP="00EB7C45">
            <w:pPr>
              <w:spacing w:before="40" w:after="40"/>
              <w:rPr>
                <w:rFonts w:ascii="Aptos" w:hAnsi="Aptos"/>
                <w:sz w:val="17"/>
                <w:szCs w:val="17"/>
              </w:rPr>
            </w:pPr>
            <w:hyperlink w:anchor="_7.1_Primary_Decision">
              <w:r w:rsidRPr="00F96828">
                <w:rPr>
                  <w:rStyle w:val="Hyperlink"/>
                  <w:rFonts w:ascii="Aptos" w:hAnsi="Aptos"/>
                  <w:sz w:val="17"/>
                  <w:szCs w:val="17"/>
                </w:rPr>
                <w:t>Decision tree (7.4)</w:t>
              </w:r>
            </w:hyperlink>
            <w:r w:rsidRPr="00F96828">
              <w:rPr>
                <w:rFonts w:ascii="Aptos" w:hAnsi="Aptos"/>
                <w:sz w:val="17"/>
                <w:szCs w:val="17"/>
              </w:rPr>
              <w:t xml:space="preserve">, </w:t>
            </w:r>
            <w:hyperlink w:anchor="_8._Enterprise_Pattern">
              <w:r w:rsidRPr="00F96828">
                <w:rPr>
                  <w:rStyle w:val="Hyperlink"/>
                  <w:rFonts w:ascii="Aptos" w:hAnsi="Aptos"/>
                  <w:sz w:val="17"/>
                  <w:szCs w:val="17"/>
                </w:rPr>
                <w:t>Pattern Catalogue (8)</w:t>
              </w:r>
            </w:hyperlink>
          </w:p>
          <w:p w14:paraId="0F0BD964" w14:textId="77777777" w:rsidR="00C56193" w:rsidRPr="00F96828" w:rsidRDefault="00C56193" w:rsidP="00EB7C45">
            <w:pPr>
              <w:spacing w:before="40" w:after="40"/>
              <w:rPr>
                <w:rFonts w:ascii="Aptos" w:hAnsi="Aptos"/>
                <w:sz w:val="17"/>
                <w:szCs w:val="17"/>
              </w:rPr>
            </w:pPr>
            <w:hyperlink r:id="rId18" w:history="1">
              <w:r w:rsidRPr="00F96828">
                <w:rPr>
                  <w:rStyle w:val="Hyperlink"/>
                  <w:rFonts w:ascii="Aptos" w:hAnsi="Aptos"/>
                  <w:i/>
                  <w:sz w:val="17"/>
                  <w:szCs w:val="17"/>
                </w:rPr>
                <w:t>Reference</w:t>
              </w:r>
            </w:hyperlink>
            <w:r w:rsidRPr="00F96828">
              <w:rPr>
                <w:rStyle w:val="Hyperlink"/>
                <w:rFonts w:ascii="Aptos" w:hAnsi="Aptos"/>
                <w:i/>
                <w:sz w:val="17"/>
                <w:szCs w:val="17"/>
              </w:rPr>
              <w:t xml:space="preserve"> – section 6 IAP10</w:t>
            </w:r>
          </w:p>
        </w:tc>
      </w:tr>
      <w:tr w:rsidR="00C56193" w:rsidRPr="00F96828" w14:paraId="7511A197" w14:textId="77777777" w:rsidTr="00EB7C45">
        <w:trPr>
          <w:jc w:val="center"/>
        </w:trPr>
        <w:tc>
          <w:tcPr>
            <w:tcW w:w="3360" w:type="dxa"/>
            <w:vAlign w:val="center"/>
          </w:tcPr>
          <w:p w14:paraId="04ED9913"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Secure by design, Zero Trust, least privilege (Security)</w:t>
            </w:r>
          </w:p>
        </w:tc>
        <w:tc>
          <w:tcPr>
            <w:tcW w:w="3360" w:type="dxa"/>
            <w:vAlign w:val="center"/>
          </w:tcPr>
          <w:p w14:paraId="2A162401"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Every pattern carries a security position, identity is Entra + Managed Identity, no keys, ingress is gated.</w:t>
            </w:r>
          </w:p>
        </w:tc>
        <w:tc>
          <w:tcPr>
            <w:tcW w:w="3360" w:type="dxa"/>
            <w:vAlign w:val="center"/>
          </w:tcPr>
          <w:p w14:paraId="2E6FF363" w14:textId="77777777" w:rsidR="00C56193" w:rsidRPr="00F96828" w:rsidRDefault="00C56193" w:rsidP="00EB7C45">
            <w:pPr>
              <w:spacing w:before="40" w:after="40"/>
              <w:rPr>
                <w:rFonts w:ascii="Aptos" w:hAnsi="Aptos"/>
                <w:sz w:val="17"/>
                <w:szCs w:val="17"/>
              </w:rPr>
            </w:pPr>
            <w:hyperlink w:anchor="_11.1_Security_Principles">
              <w:r w:rsidRPr="00F96828">
                <w:rPr>
                  <w:rStyle w:val="Hyperlink"/>
                  <w:rFonts w:ascii="Aptos" w:hAnsi="Aptos"/>
                  <w:sz w:val="17"/>
                  <w:szCs w:val="17"/>
                </w:rPr>
                <w:t>Security (12)</w:t>
              </w:r>
            </w:hyperlink>
            <w:r w:rsidRPr="00F96828">
              <w:rPr>
                <w:rFonts w:ascii="Aptos" w:hAnsi="Aptos"/>
                <w:sz w:val="17"/>
                <w:szCs w:val="17"/>
              </w:rPr>
              <w:t xml:space="preserve">, </w:t>
            </w:r>
            <w:hyperlink w:anchor="_12_Guardrails">
              <w:r w:rsidRPr="00F96828">
                <w:rPr>
                  <w:rStyle w:val="Hyperlink"/>
                  <w:rFonts w:ascii="Aptos" w:hAnsi="Aptos"/>
                  <w:sz w:val="17"/>
                  <w:szCs w:val="17"/>
                </w:rPr>
                <w:t>Guardrails (13.1)</w:t>
              </w:r>
            </w:hyperlink>
          </w:p>
          <w:p w14:paraId="17D8D936" w14:textId="77777777" w:rsidR="00C56193" w:rsidRPr="00F96828" w:rsidRDefault="00C56193" w:rsidP="00EB7C45">
            <w:pPr>
              <w:spacing w:before="40" w:after="40"/>
              <w:rPr>
                <w:rFonts w:ascii="Aptos" w:hAnsi="Aptos"/>
                <w:sz w:val="17"/>
                <w:szCs w:val="17"/>
              </w:rPr>
            </w:pPr>
            <w:hyperlink r:id="rId19" w:history="1">
              <w:r w:rsidRPr="00F96828">
                <w:rPr>
                  <w:rStyle w:val="Hyperlink"/>
                  <w:rFonts w:ascii="Aptos" w:hAnsi="Aptos"/>
                  <w:i/>
                  <w:sz w:val="17"/>
                  <w:szCs w:val="17"/>
                </w:rPr>
                <w:t>Reference</w:t>
              </w:r>
            </w:hyperlink>
            <w:r w:rsidRPr="00F96828">
              <w:rPr>
                <w:rStyle w:val="Hyperlink"/>
                <w:rFonts w:ascii="Aptos" w:hAnsi="Aptos"/>
                <w:i/>
                <w:sz w:val="17"/>
                <w:szCs w:val="17"/>
              </w:rPr>
              <w:t xml:space="preserve"> – section 6 IAP4</w:t>
            </w:r>
          </w:p>
        </w:tc>
      </w:tr>
      <w:tr w:rsidR="00C56193" w:rsidRPr="00F96828" w14:paraId="7B3F5173" w14:textId="77777777" w:rsidTr="00EB7C45">
        <w:trPr>
          <w:jc w:val="center"/>
        </w:trPr>
        <w:tc>
          <w:tcPr>
            <w:tcW w:w="3360" w:type="dxa"/>
            <w:vAlign w:val="center"/>
          </w:tcPr>
          <w:p w14:paraId="407107CE"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Managed Identity, Private Endpoints, WAF/DDoS, IaC (Engineering Standards)</w:t>
            </w:r>
          </w:p>
        </w:tc>
        <w:tc>
          <w:tcPr>
            <w:tcW w:w="3360" w:type="dxa"/>
            <w:vAlign w:val="center"/>
          </w:tcPr>
          <w:p w14:paraId="4B453DAE"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Baked into reference architecture and the non-negotiable guardrails.</w:t>
            </w:r>
          </w:p>
        </w:tc>
        <w:tc>
          <w:tcPr>
            <w:tcW w:w="3360" w:type="dxa"/>
            <w:vAlign w:val="center"/>
          </w:tcPr>
          <w:p w14:paraId="3A5C1FDE" w14:textId="77777777" w:rsidR="00C56193" w:rsidRPr="00F96828" w:rsidRDefault="00C56193" w:rsidP="00EB7C45">
            <w:pPr>
              <w:spacing w:before="40" w:after="40"/>
              <w:rPr>
                <w:rStyle w:val="Hyperlink"/>
                <w:rFonts w:ascii="Aptos" w:hAnsi="Aptos"/>
                <w:sz w:val="17"/>
                <w:szCs w:val="17"/>
              </w:rPr>
            </w:pPr>
            <w:hyperlink w:anchor="_11.1_Security_Principles">
              <w:r w:rsidRPr="00F96828">
                <w:rPr>
                  <w:rStyle w:val="Hyperlink"/>
                  <w:rFonts w:ascii="Aptos" w:hAnsi="Aptos"/>
                  <w:sz w:val="17"/>
                  <w:szCs w:val="17"/>
                </w:rPr>
                <w:t>Security (12)</w:t>
              </w:r>
            </w:hyperlink>
            <w:r w:rsidRPr="00F96828">
              <w:rPr>
                <w:rStyle w:val="Hyperlink"/>
                <w:rFonts w:ascii="Aptos" w:hAnsi="Aptos"/>
                <w:sz w:val="17"/>
                <w:szCs w:val="17"/>
              </w:rPr>
              <w:t xml:space="preserve">, </w:t>
            </w:r>
            <w:hyperlink w:anchor="_12_Guardrails">
              <w:r w:rsidRPr="00F96828">
                <w:rPr>
                  <w:rStyle w:val="Hyperlink"/>
                  <w:rFonts w:ascii="Aptos" w:hAnsi="Aptos"/>
                  <w:sz w:val="17"/>
                  <w:szCs w:val="17"/>
                </w:rPr>
                <w:t>Guardrails (13.1)</w:t>
              </w:r>
            </w:hyperlink>
            <w:r w:rsidRPr="00F96828">
              <w:rPr>
                <w:rStyle w:val="Hyperlink"/>
                <w:rFonts w:ascii="Aptos" w:hAnsi="Aptos"/>
                <w:sz w:val="17"/>
                <w:szCs w:val="17"/>
              </w:rPr>
              <w:t xml:space="preserve">, </w:t>
            </w:r>
            <w:hyperlink r:id="rId20" w:history="1">
              <w:r w:rsidRPr="00F96828">
                <w:rPr>
                  <w:rStyle w:val="Hyperlink"/>
                  <w:rFonts w:ascii="Aptos" w:hAnsi="Aptos"/>
                  <w:i/>
                  <w:sz w:val="17"/>
                  <w:szCs w:val="17"/>
                </w:rPr>
                <w:t>Reference</w:t>
              </w:r>
            </w:hyperlink>
            <w:r w:rsidRPr="00F96828">
              <w:rPr>
                <w:rStyle w:val="Hyperlink"/>
                <w:rFonts w:ascii="Aptos" w:hAnsi="Aptos"/>
                <w:i/>
                <w:sz w:val="17"/>
                <w:szCs w:val="17"/>
              </w:rPr>
              <w:t xml:space="preserve"> – section 10</w:t>
            </w:r>
          </w:p>
        </w:tc>
      </w:tr>
      <w:tr w:rsidR="00C56193" w:rsidRPr="00F96828" w14:paraId="7D1B13BF" w14:textId="77777777" w:rsidTr="00EB7C45">
        <w:trPr>
          <w:jc w:val="center"/>
        </w:trPr>
        <w:tc>
          <w:tcPr>
            <w:tcW w:w="3360" w:type="dxa"/>
            <w:vAlign w:val="center"/>
          </w:tcPr>
          <w:p w14:paraId="4724A5C2"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Mission-critical resilience, design for failure (Integration, Resilience)</w:t>
            </w:r>
          </w:p>
        </w:tc>
        <w:tc>
          <w:tcPr>
            <w:tcW w:w="3360" w:type="dxa"/>
            <w:vAlign w:val="center"/>
          </w:tcPr>
          <w:p w14:paraId="63F7DC6A"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Tiered multi-region posture and zone-redundancy by default.</w:t>
            </w:r>
          </w:p>
        </w:tc>
        <w:tc>
          <w:tcPr>
            <w:tcW w:w="3360" w:type="dxa"/>
            <w:vAlign w:val="center"/>
          </w:tcPr>
          <w:p w14:paraId="36CFBFA7" w14:textId="77777777" w:rsidR="00C56193" w:rsidRPr="00F96828" w:rsidRDefault="00C56193" w:rsidP="00EB7C45">
            <w:pPr>
              <w:spacing w:before="40" w:after="40"/>
              <w:rPr>
                <w:rStyle w:val="Hyperlink"/>
                <w:rFonts w:ascii="Aptos" w:hAnsi="Aptos"/>
                <w:sz w:val="17"/>
                <w:szCs w:val="17"/>
              </w:rPr>
            </w:pPr>
            <w:hyperlink w:anchor="SIF_Sec56">
              <w:r w:rsidRPr="00F96828">
                <w:rPr>
                  <w:rStyle w:val="Hyperlink"/>
                  <w:rFonts w:ascii="Aptos" w:hAnsi="Aptos"/>
                  <w:sz w:val="17"/>
                  <w:szCs w:val="17"/>
                </w:rPr>
                <w:t>Deployment and Resilience (5.6)</w:t>
              </w:r>
            </w:hyperlink>
            <w:r w:rsidRPr="00F96828">
              <w:rPr>
                <w:rStyle w:val="Hyperlink"/>
                <w:rFonts w:ascii="Aptos" w:hAnsi="Aptos"/>
                <w:sz w:val="17"/>
                <w:szCs w:val="17"/>
              </w:rPr>
              <w:t xml:space="preserve">, </w:t>
            </w:r>
            <w:hyperlink w:anchor="SIF_Sec11">
              <w:r w:rsidRPr="00F96828">
                <w:rPr>
                  <w:rStyle w:val="Hyperlink"/>
                  <w:rFonts w:ascii="Aptos" w:hAnsi="Aptos"/>
                  <w:sz w:val="17"/>
                  <w:szCs w:val="17"/>
                </w:rPr>
                <w:t>Non-Functional Requirements (11)</w:t>
              </w:r>
            </w:hyperlink>
          </w:p>
          <w:p w14:paraId="5AF827C8" w14:textId="77777777" w:rsidR="00C56193" w:rsidRPr="00F96828" w:rsidRDefault="00C56193" w:rsidP="00EB7C45">
            <w:pPr>
              <w:spacing w:before="40" w:after="40"/>
              <w:rPr>
                <w:rStyle w:val="Hyperlink"/>
                <w:rFonts w:ascii="Aptos" w:hAnsi="Aptos"/>
                <w:i/>
                <w:sz w:val="17"/>
                <w:szCs w:val="17"/>
              </w:rPr>
            </w:pPr>
            <w:hyperlink r:id="rId21" w:history="1">
              <w:r w:rsidRPr="00F96828">
                <w:rPr>
                  <w:rStyle w:val="Hyperlink"/>
                  <w:rFonts w:ascii="Aptos" w:hAnsi="Aptos"/>
                  <w:i/>
                  <w:sz w:val="17"/>
                  <w:szCs w:val="17"/>
                </w:rPr>
                <w:t>Reference</w:t>
              </w:r>
            </w:hyperlink>
            <w:r w:rsidRPr="00F96828">
              <w:rPr>
                <w:rStyle w:val="Hyperlink"/>
                <w:rFonts w:ascii="Aptos" w:hAnsi="Aptos"/>
                <w:i/>
                <w:sz w:val="17"/>
                <w:szCs w:val="17"/>
              </w:rPr>
              <w:t xml:space="preserve"> – section 6 IAP3 , </w:t>
            </w:r>
            <w:hyperlink r:id="rId22" w:history="1">
              <w:r w:rsidRPr="00F96828">
                <w:rPr>
                  <w:rStyle w:val="Hyperlink"/>
                  <w:rFonts w:ascii="Aptos" w:hAnsi="Aptos"/>
                  <w:i/>
                  <w:sz w:val="17"/>
                  <w:szCs w:val="17"/>
                </w:rPr>
                <w:t>Reference</w:t>
              </w:r>
            </w:hyperlink>
            <w:r w:rsidRPr="00F96828">
              <w:rPr>
                <w:rStyle w:val="Hyperlink"/>
                <w:rFonts w:ascii="Aptos" w:hAnsi="Aptos"/>
                <w:i/>
                <w:sz w:val="17"/>
                <w:szCs w:val="17"/>
              </w:rPr>
              <w:t xml:space="preserve"> – section 10</w:t>
            </w:r>
          </w:p>
        </w:tc>
      </w:tr>
      <w:tr w:rsidR="00C56193" w:rsidRPr="00F96828" w14:paraId="159BA2DE" w14:textId="77777777" w:rsidTr="00EB7C45">
        <w:trPr>
          <w:jc w:val="center"/>
        </w:trPr>
        <w:tc>
          <w:tcPr>
            <w:tcW w:w="3360" w:type="dxa"/>
            <w:vAlign w:val="center"/>
          </w:tcPr>
          <w:p w14:paraId="12D17C67"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Data is platform-owned, FAIR (Data)</w:t>
            </w:r>
          </w:p>
        </w:tc>
        <w:tc>
          <w:tcPr>
            <w:tcW w:w="3360" w:type="dxa"/>
            <w:vAlign w:val="center"/>
          </w:tcPr>
          <w:p w14:paraId="099E3232"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Bulk and analytics stay on Snowflake, the SIF exchanges with it across a defined boundary.</w:t>
            </w:r>
          </w:p>
        </w:tc>
        <w:tc>
          <w:tcPr>
            <w:tcW w:w="3360" w:type="dxa"/>
            <w:vAlign w:val="center"/>
          </w:tcPr>
          <w:p w14:paraId="14F8532D" w14:textId="77777777" w:rsidR="00C56193" w:rsidRPr="00F96828" w:rsidRDefault="00C56193" w:rsidP="00EB7C45">
            <w:pPr>
              <w:spacing w:before="40" w:after="40"/>
              <w:rPr>
                <w:rStyle w:val="Hyperlink"/>
                <w:rFonts w:ascii="Aptos" w:hAnsi="Aptos"/>
                <w:sz w:val="17"/>
                <w:szCs w:val="17"/>
              </w:rPr>
            </w:pPr>
            <w:hyperlink w:anchor="_10._Data_Platform">
              <w:r w:rsidRPr="00F96828">
                <w:rPr>
                  <w:rStyle w:val="Hyperlink"/>
                  <w:rFonts w:ascii="Aptos" w:hAnsi="Aptos"/>
                  <w:sz w:val="17"/>
                  <w:szCs w:val="17"/>
                </w:rPr>
                <w:t>Data Platform (10)</w:t>
              </w:r>
            </w:hyperlink>
            <w:r w:rsidRPr="00F96828">
              <w:rPr>
                <w:rStyle w:val="Hyperlink"/>
                <w:rFonts w:ascii="Aptos" w:hAnsi="Aptos"/>
                <w:sz w:val="17"/>
                <w:szCs w:val="17"/>
              </w:rPr>
              <w:t xml:space="preserve">, </w:t>
            </w:r>
            <w:hyperlink r:id="rId23" w:history="1">
              <w:r w:rsidRPr="00F96828">
                <w:rPr>
                  <w:rStyle w:val="Hyperlink"/>
                  <w:rFonts w:ascii="Aptos" w:hAnsi="Aptos"/>
                  <w:i/>
                  <w:sz w:val="17"/>
                  <w:szCs w:val="17"/>
                </w:rPr>
                <w:t>Reference</w:t>
              </w:r>
            </w:hyperlink>
            <w:r w:rsidRPr="00F96828">
              <w:rPr>
                <w:rStyle w:val="Hyperlink"/>
                <w:rFonts w:ascii="Aptos" w:hAnsi="Aptos"/>
                <w:i/>
                <w:sz w:val="17"/>
                <w:szCs w:val="17"/>
              </w:rPr>
              <w:t xml:space="preserve"> – section  9</w:t>
            </w:r>
          </w:p>
        </w:tc>
      </w:tr>
    </w:tbl>
    <w:p w14:paraId="0A1BBEE5" w14:textId="16D93942" w:rsidR="00C56193" w:rsidRPr="00F96828" w:rsidRDefault="00C56193" w:rsidP="00C56193">
      <w:pPr>
        <w:spacing w:after="120"/>
        <w:rPr>
          <w:del w:id="18" w:author="Puneet Kumar - Chaucer" w:date="2026-09-08T14:55:00Z" w16du:dateUtc="2026-09-08T13:55:00Z"/>
          <w:rFonts w:ascii="Aptos" w:hAnsi="Aptos"/>
          <w:sz w:val="18"/>
          <w:szCs w:val="18"/>
        </w:rPr>
      </w:pPr>
      <w:r w:rsidRPr="00F96828">
        <w:rPr>
          <w:rFonts w:ascii="Aptos" w:hAnsi="Aptos"/>
          <w:i/>
          <w:iCs/>
          <w:color w:val="5A6470"/>
          <w:sz w:val="18"/>
          <w:szCs w:val="18"/>
        </w:rPr>
        <w:t>Note : The SIF is grounded in Chaucer's Enterprise Architecture and Cloud Engineering principles and does not redefine them. It operates in one of three modes against those standards comply, extend, or reconcile so that every integration decision traces back to a ratified principle rather than a new one.</w:t>
      </w:r>
    </w:p>
    <w:p w14:paraId="65770AE4" w14:textId="77777777" w:rsidR="00C56193" w:rsidRPr="00C97173" w:rsidRDefault="00C56193" w:rsidP="00C56193">
      <w:pPr>
        <w:pStyle w:val="Heading1"/>
        <w:rPr>
          <w:sz w:val="36"/>
          <w:szCs w:val="36"/>
        </w:rPr>
      </w:pPr>
      <w:bookmarkStart w:id="19" w:name="_4._Architectural_Position"/>
      <w:bookmarkStart w:id="20" w:name="_Toc239852278"/>
      <w:bookmarkEnd w:id="19"/>
      <w:r w:rsidRPr="00C97173">
        <w:rPr>
          <w:sz w:val="36"/>
          <w:szCs w:val="36"/>
        </w:rPr>
        <w:t>4. Architectural Position</w:t>
      </w:r>
      <w:bookmarkEnd w:id="20"/>
    </w:p>
    <w:p w14:paraId="22E9B368" w14:textId="77777777" w:rsidR="00C56193" w:rsidRPr="00C97173" w:rsidRDefault="00C56193" w:rsidP="00C56193">
      <w:pPr>
        <w:pStyle w:val="Heading2"/>
        <w:rPr>
          <w:rFonts w:ascii="Calibri heading" w:hAnsi="Calibri heading"/>
          <w:b/>
          <w:bCs/>
          <w:color w:val="2E5496"/>
          <w:sz w:val="28"/>
          <w:lang w:val="en-US" w:eastAsia="en-US"/>
        </w:rPr>
      </w:pPr>
      <w:bookmarkStart w:id="21" w:name="_Toc239852279"/>
      <w:r w:rsidRPr="00C97173">
        <w:rPr>
          <w:rFonts w:ascii="Calibri heading" w:hAnsi="Calibri heading"/>
          <w:b/>
          <w:bCs/>
          <w:color w:val="2E5496"/>
          <w:sz w:val="28"/>
          <w:lang w:val="en-US" w:eastAsia="en-US"/>
        </w:rPr>
        <w:t>4.1 Architectural Stance</w:t>
      </w:r>
      <w:bookmarkEnd w:id="21"/>
    </w:p>
    <w:p w14:paraId="7A9469CE" w14:textId="77777777" w:rsidR="00C56193" w:rsidRPr="00F96828" w:rsidRDefault="00C56193" w:rsidP="00C56193">
      <w:pPr>
        <w:spacing w:after="120" w:line="278" w:lineRule="auto"/>
        <w:rPr>
          <w:rFonts w:ascii="Aptos" w:hAnsi="Aptos"/>
          <w:sz w:val="18"/>
          <w:szCs w:val="18"/>
        </w:rPr>
      </w:pPr>
      <w:r w:rsidRPr="00F96828">
        <w:rPr>
          <w:rFonts w:ascii="Aptos" w:hAnsi="Aptos"/>
          <w:sz w:val="18"/>
          <w:szCs w:val="18"/>
        </w:rPr>
        <w:t xml:space="preserve">The </w:t>
      </w:r>
      <w:r w:rsidRPr="00F96828">
        <w:rPr>
          <w:rFonts w:ascii="Aptos" w:hAnsi="Aptos"/>
          <w:sz w:val="18"/>
          <w:szCs w:val="18"/>
          <w:lang w:val="en-GB"/>
        </w:rPr>
        <w:t>System Integration framework</w:t>
      </w:r>
      <w:r w:rsidRPr="00F96828" w:rsidDel="00A22181">
        <w:rPr>
          <w:rFonts w:ascii="Aptos" w:hAnsi="Aptos"/>
          <w:sz w:val="18"/>
          <w:szCs w:val="18"/>
        </w:rPr>
        <w:t xml:space="preserve"> </w:t>
      </w:r>
      <w:r w:rsidRPr="00F96828">
        <w:rPr>
          <w:rFonts w:ascii="Aptos" w:hAnsi="Aptos"/>
          <w:sz w:val="18"/>
          <w:szCs w:val="18"/>
        </w:rPr>
        <w:t>takes a clear and consistent position, summarised below and expanded in the sections that follow.</w:t>
      </w:r>
    </w:p>
    <w:tbl>
      <w:tblPr>
        <w:tblStyle w:val="TableGrid"/>
        <w:tblW w:w="0" w:type="auto"/>
        <w:jc w:val="center"/>
        <w:tblLook w:val="04A0" w:firstRow="1" w:lastRow="0" w:firstColumn="1" w:lastColumn="0" w:noHBand="0" w:noVBand="1"/>
      </w:tblPr>
      <w:tblGrid>
        <w:gridCol w:w="2886"/>
        <w:gridCol w:w="6130"/>
      </w:tblGrid>
      <w:tr w:rsidR="00C56193" w14:paraId="3CD611E7" w14:textId="77777777" w:rsidTr="00EB7C45">
        <w:trPr>
          <w:jc w:val="center"/>
        </w:trPr>
        <w:tc>
          <w:tcPr>
            <w:tcW w:w="3114" w:type="dxa"/>
            <w:shd w:val="clear" w:color="auto" w:fill="1A2B56"/>
            <w:vAlign w:val="center"/>
          </w:tcPr>
          <w:p w14:paraId="2AABF98D" w14:textId="77777777" w:rsidR="00C56193" w:rsidRPr="00F96828" w:rsidRDefault="00C56193" w:rsidP="00EB7C45">
            <w:pPr>
              <w:spacing w:before="40" w:after="40"/>
              <w:rPr>
                <w:rFonts w:ascii="Aptos" w:hAnsi="Aptos"/>
                <w:sz w:val="17"/>
                <w:szCs w:val="17"/>
              </w:rPr>
            </w:pPr>
            <w:r w:rsidRPr="00F96828">
              <w:rPr>
                <w:rFonts w:ascii="Aptos" w:hAnsi="Aptos"/>
                <w:b/>
                <w:color w:val="FFFFFF"/>
                <w:sz w:val="17"/>
                <w:szCs w:val="17"/>
              </w:rPr>
              <w:t>Area</w:t>
            </w:r>
          </w:p>
        </w:tc>
        <w:tc>
          <w:tcPr>
            <w:tcW w:w="6756" w:type="dxa"/>
            <w:shd w:val="clear" w:color="auto" w:fill="1A2B56"/>
            <w:vAlign w:val="center"/>
          </w:tcPr>
          <w:p w14:paraId="2291577D" w14:textId="77777777" w:rsidR="00C56193" w:rsidRPr="00F96828" w:rsidRDefault="00C56193" w:rsidP="00EB7C45">
            <w:pPr>
              <w:spacing w:before="40" w:after="40"/>
              <w:rPr>
                <w:rFonts w:ascii="Aptos" w:hAnsi="Aptos"/>
                <w:sz w:val="17"/>
                <w:szCs w:val="17"/>
              </w:rPr>
            </w:pPr>
            <w:r w:rsidRPr="00F96828">
              <w:rPr>
                <w:rFonts w:ascii="Aptos" w:hAnsi="Aptos"/>
                <w:b/>
                <w:color w:val="FFFFFF"/>
                <w:sz w:val="17"/>
                <w:szCs w:val="17"/>
              </w:rPr>
              <w:t>Position</w:t>
            </w:r>
          </w:p>
        </w:tc>
      </w:tr>
      <w:tr w:rsidR="00C56193" w14:paraId="69134ABA" w14:textId="77777777" w:rsidTr="00EB7C45">
        <w:trPr>
          <w:jc w:val="center"/>
        </w:trPr>
        <w:tc>
          <w:tcPr>
            <w:tcW w:w="3114" w:type="dxa"/>
            <w:vAlign w:val="center"/>
          </w:tcPr>
          <w:p w14:paraId="7B79AD4C"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Architecture model</w:t>
            </w:r>
          </w:p>
        </w:tc>
        <w:tc>
          <w:tcPr>
            <w:tcW w:w="6756" w:type="dxa"/>
            <w:vAlign w:val="center"/>
          </w:tcPr>
          <w:p w14:paraId="05FA2969"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Service-Oriented Architecture, not microservices.</w:t>
            </w:r>
          </w:p>
        </w:tc>
      </w:tr>
      <w:tr w:rsidR="00C56193" w14:paraId="7D5DBFF0" w14:textId="77777777" w:rsidTr="00EB7C45">
        <w:trPr>
          <w:jc w:val="center"/>
        </w:trPr>
        <w:tc>
          <w:tcPr>
            <w:tcW w:w="3114" w:type="dxa"/>
            <w:vAlign w:val="center"/>
          </w:tcPr>
          <w:p w14:paraId="2426BA82"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Primary objective</w:t>
            </w:r>
          </w:p>
        </w:tc>
        <w:tc>
          <w:tcPr>
            <w:tcW w:w="6756" w:type="dxa"/>
            <w:vAlign w:val="center"/>
          </w:tcPr>
          <w:p w14:paraId="7CCDC725"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Integrate and reuse existing systems and services before creating new ones.</w:t>
            </w:r>
            <w:ins w:id="22" w:author="Puneet Kumar - Chaucer" w:date="2026-09-07T10:43:00Z" w16du:dateUtc="2026-09-07T09:43:00Z">
              <w:r w:rsidRPr="00F96828">
                <w:rPr>
                  <w:rFonts w:ascii="Aptos" w:hAnsi="Aptos"/>
                  <w:sz w:val="17"/>
                  <w:szCs w:val="17"/>
                </w:rPr>
                <w:t xml:space="preserve"> </w:t>
              </w:r>
            </w:ins>
            <w:hyperlink r:id="rId24" w:history="1">
              <w:r w:rsidRPr="00F96828">
                <w:rPr>
                  <w:rFonts w:ascii="Aptos" w:hAnsi="Aptos"/>
                  <w:sz w:val="17"/>
                  <w:szCs w:val="17"/>
                </w:rPr>
                <w:t>Reference</w:t>
              </w:r>
            </w:hyperlink>
            <w:r w:rsidRPr="00F96828">
              <w:rPr>
                <w:rFonts w:ascii="Aptos" w:hAnsi="Aptos"/>
                <w:sz w:val="17"/>
                <w:szCs w:val="17"/>
              </w:rPr>
              <w:t xml:space="preserve"> – section 5  EAG2, AAP1 , AAP2</w:t>
            </w:r>
          </w:p>
        </w:tc>
      </w:tr>
      <w:tr w:rsidR="00C56193" w14:paraId="57624741" w14:textId="77777777" w:rsidTr="00EB7C45">
        <w:trPr>
          <w:jc w:val="center"/>
        </w:trPr>
        <w:tc>
          <w:tcPr>
            <w:tcW w:w="3114" w:type="dxa"/>
            <w:vAlign w:val="center"/>
          </w:tcPr>
          <w:p w14:paraId="109950CD"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Service model</w:t>
            </w:r>
          </w:p>
        </w:tc>
        <w:tc>
          <w:tcPr>
            <w:tcW w:w="6756" w:type="dxa"/>
            <w:vAlign w:val="center"/>
          </w:tcPr>
          <w:p w14:paraId="64BD90A0"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Business-capability aligned enterprise services.</w:t>
            </w:r>
            <w:ins w:id="23" w:author="Puneet Kumar - Chaucer" w:date="2026-09-07T10:42:00Z" w16du:dateUtc="2026-09-07T09:42:00Z">
              <w:r w:rsidRPr="00F96828">
                <w:rPr>
                  <w:rFonts w:ascii="Aptos" w:hAnsi="Aptos"/>
                  <w:sz w:val="17"/>
                  <w:szCs w:val="17"/>
                </w:rPr>
                <w:t xml:space="preserve">  </w:t>
              </w:r>
            </w:ins>
            <w:hyperlink r:id="rId25" w:history="1">
              <w:r w:rsidRPr="00F96828">
                <w:rPr>
                  <w:rFonts w:ascii="Aptos" w:hAnsi="Aptos"/>
                  <w:sz w:val="17"/>
                  <w:szCs w:val="17"/>
                </w:rPr>
                <w:t>Reference</w:t>
              </w:r>
            </w:hyperlink>
            <w:r w:rsidRPr="00F96828">
              <w:rPr>
                <w:rFonts w:ascii="Aptos" w:hAnsi="Aptos"/>
                <w:sz w:val="17"/>
                <w:szCs w:val="17"/>
              </w:rPr>
              <w:t xml:space="preserve"> – section 11</w:t>
            </w:r>
          </w:p>
        </w:tc>
      </w:tr>
      <w:tr w:rsidR="00C56193" w14:paraId="012D76EE" w14:textId="77777777" w:rsidTr="00EB7C45">
        <w:trPr>
          <w:jc w:val="center"/>
        </w:trPr>
        <w:tc>
          <w:tcPr>
            <w:tcW w:w="3114" w:type="dxa"/>
            <w:vAlign w:val="center"/>
          </w:tcPr>
          <w:p w14:paraId="70546F7D"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Integration style</w:t>
            </w:r>
          </w:p>
        </w:tc>
        <w:tc>
          <w:tcPr>
            <w:tcW w:w="6756" w:type="dxa"/>
            <w:vAlign w:val="center"/>
          </w:tcPr>
          <w:p w14:paraId="7245F74F"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API-led, event-capable, orchestration-supported.</w:t>
            </w:r>
          </w:p>
        </w:tc>
      </w:tr>
      <w:tr w:rsidR="00C56193" w14:paraId="56683978" w14:textId="77777777" w:rsidTr="00EB7C45">
        <w:trPr>
          <w:jc w:val="center"/>
        </w:trPr>
        <w:tc>
          <w:tcPr>
            <w:tcW w:w="3114" w:type="dxa"/>
            <w:vAlign w:val="center"/>
          </w:tcPr>
          <w:p w14:paraId="48384B39"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Platform alignment</w:t>
            </w:r>
          </w:p>
        </w:tc>
        <w:tc>
          <w:tcPr>
            <w:tcW w:w="6756" w:type="dxa"/>
            <w:vAlign w:val="center"/>
          </w:tcPr>
          <w:p w14:paraId="32AA9D7B"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Azure PaaS integration services.</w:t>
            </w:r>
            <w:ins w:id="24" w:author="Puneet Kumar - Chaucer" w:date="2026-09-07T10:43:00Z" w16du:dateUtc="2026-09-07T09:43:00Z">
              <w:r w:rsidRPr="00F96828">
                <w:rPr>
                  <w:rFonts w:ascii="Aptos" w:hAnsi="Aptos"/>
                  <w:sz w:val="17"/>
                  <w:szCs w:val="17"/>
                </w:rPr>
                <w:t xml:space="preserve"> </w:t>
              </w:r>
            </w:ins>
            <w:hyperlink r:id="rId26" w:history="1">
              <w:r w:rsidRPr="00F96828">
                <w:rPr>
                  <w:rFonts w:ascii="Aptos" w:hAnsi="Aptos"/>
                  <w:sz w:val="17"/>
                  <w:szCs w:val="17"/>
                </w:rPr>
                <w:t>Reference</w:t>
              </w:r>
            </w:hyperlink>
            <w:r w:rsidRPr="00F96828">
              <w:rPr>
                <w:rFonts w:ascii="Aptos" w:hAnsi="Aptos"/>
                <w:sz w:val="17"/>
                <w:szCs w:val="17"/>
              </w:rPr>
              <w:t xml:space="preserve"> – section 5 EAG4</w:t>
            </w:r>
          </w:p>
        </w:tc>
      </w:tr>
      <w:tr w:rsidR="00C56193" w14:paraId="5CA8F221" w14:textId="77777777" w:rsidTr="00EB7C45">
        <w:trPr>
          <w:jc w:val="center"/>
        </w:trPr>
        <w:tc>
          <w:tcPr>
            <w:tcW w:w="3114" w:type="dxa"/>
            <w:vAlign w:val="center"/>
          </w:tcPr>
          <w:p w14:paraId="77719CDD"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Governance model</w:t>
            </w:r>
          </w:p>
        </w:tc>
        <w:tc>
          <w:tcPr>
            <w:tcW w:w="6756" w:type="dxa"/>
            <w:vAlign w:val="center"/>
          </w:tcPr>
          <w:p w14:paraId="5C9BB62E"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TDA-approved standards, reusable patterns, controlled exceptions.</w:t>
            </w:r>
          </w:p>
        </w:tc>
      </w:tr>
    </w:tbl>
    <w:p w14:paraId="585DB9A6" w14:textId="77777777" w:rsidR="00C56193" w:rsidRDefault="00C56193" w:rsidP="00C56193">
      <w:pPr>
        <w:spacing w:after="46" w:line="270" w:lineRule="auto"/>
      </w:pPr>
      <w:del w:id="25" w:author="Puneet Kumar - Chaucer" w:date="2026-09-07T10:41:00Z" w16du:dateUtc="2026-09-07T09:41:00Z">
        <w:r w:rsidDel="005313A2">
          <w:delText>.</w:delText>
        </w:r>
      </w:del>
    </w:p>
    <w:p w14:paraId="59F94C8C" w14:textId="77777777" w:rsidR="003C506A" w:rsidRDefault="003C506A" w:rsidP="00C56193">
      <w:pPr>
        <w:pStyle w:val="Heading2"/>
        <w:rPr>
          <w:rFonts w:ascii="Calibri heading" w:hAnsi="Calibri heading"/>
          <w:b/>
          <w:bCs/>
          <w:color w:val="2E5496"/>
          <w:sz w:val="28"/>
          <w:lang w:val="en-US" w:eastAsia="en-US"/>
        </w:rPr>
      </w:pPr>
      <w:bookmarkStart w:id="26" w:name="_Toc239852280"/>
    </w:p>
    <w:p w14:paraId="0EBDDAE2" w14:textId="77777777" w:rsidR="003C506A" w:rsidRPr="003C506A" w:rsidRDefault="003C506A" w:rsidP="003C506A">
      <w:pPr>
        <w:rPr>
          <w:lang w:val="en-US" w:eastAsia="en-US"/>
        </w:rPr>
      </w:pPr>
    </w:p>
    <w:p w14:paraId="1EA7F118" w14:textId="6ABC6EF3" w:rsidR="00C56193" w:rsidRPr="00C97173" w:rsidRDefault="00C56193" w:rsidP="00C56193">
      <w:pPr>
        <w:pStyle w:val="Heading2"/>
        <w:rPr>
          <w:rFonts w:ascii="Calibri heading" w:hAnsi="Calibri heading"/>
          <w:b/>
          <w:bCs/>
          <w:color w:val="2E5496"/>
          <w:sz w:val="28"/>
          <w:lang w:val="en-US" w:eastAsia="en-US"/>
        </w:rPr>
      </w:pPr>
      <w:r w:rsidRPr="00C97173">
        <w:rPr>
          <w:rFonts w:ascii="Calibri heading" w:hAnsi="Calibri heading"/>
          <w:b/>
          <w:bCs/>
          <w:color w:val="2E5496"/>
          <w:sz w:val="28"/>
          <w:lang w:val="en-US" w:eastAsia="en-US"/>
        </w:rPr>
        <w:lastRenderedPageBreak/>
        <w:t>4.2 SOA Positioning Statement</w:t>
      </w:r>
      <w:bookmarkEnd w:id="26"/>
    </w:p>
    <w:p w14:paraId="2BD8ECC1" w14:textId="77777777" w:rsidR="00C56193" w:rsidRPr="00F96828" w:rsidRDefault="00C56193" w:rsidP="00C56193">
      <w:pPr>
        <w:spacing w:after="120" w:line="278" w:lineRule="auto"/>
        <w:rPr>
          <w:rFonts w:ascii="Aptos" w:hAnsi="Aptos"/>
          <w:sz w:val="18"/>
          <w:szCs w:val="18"/>
        </w:rPr>
      </w:pPr>
      <w:r w:rsidRPr="00F96828">
        <w:rPr>
          <w:rFonts w:ascii="Aptos" w:hAnsi="Aptos"/>
          <w:sz w:val="18"/>
          <w:szCs w:val="18"/>
        </w:rPr>
        <w:t>Chaucer's Systems Integration Framework adopts a Service-Oriented Architecture, not a microservices architecture, aligned to Chaucer's operating model.</w:t>
      </w:r>
    </w:p>
    <w:p w14:paraId="3BFF6315" w14:textId="77777777" w:rsidR="00C56193" w:rsidRPr="00F96828" w:rsidRDefault="00C56193" w:rsidP="00C56193">
      <w:pPr>
        <w:spacing w:after="120" w:line="278" w:lineRule="auto"/>
        <w:rPr>
          <w:rFonts w:ascii="Aptos" w:hAnsi="Aptos"/>
          <w:sz w:val="18"/>
          <w:szCs w:val="18"/>
        </w:rPr>
      </w:pPr>
      <w:r w:rsidRPr="00F96828">
        <w:rPr>
          <w:rFonts w:ascii="Aptos" w:hAnsi="Aptos"/>
          <w:sz w:val="18"/>
          <w:szCs w:val="18"/>
        </w:rPr>
        <w:t xml:space="preserve">A service in this </w:t>
      </w:r>
      <w:r w:rsidRPr="00F96828">
        <w:rPr>
          <w:rFonts w:ascii="Aptos" w:hAnsi="Aptos"/>
          <w:sz w:val="18"/>
          <w:szCs w:val="18"/>
          <w:lang w:val="en-GB"/>
        </w:rPr>
        <w:t>System Integration framework</w:t>
      </w:r>
      <w:r w:rsidRPr="00F96828" w:rsidDel="00A22181">
        <w:rPr>
          <w:rFonts w:ascii="Aptos" w:hAnsi="Aptos"/>
          <w:sz w:val="18"/>
          <w:szCs w:val="18"/>
        </w:rPr>
        <w:t xml:space="preserve"> </w:t>
      </w:r>
      <w:r w:rsidRPr="00F96828">
        <w:rPr>
          <w:rFonts w:ascii="Aptos" w:hAnsi="Aptos"/>
          <w:sz w:val="18"/>
          <w:szCs w:val="18"/>
        </w:rPr>
        <w:t>is a coarse-grained capability aligned to a business domain such as Policy, Claims, or Client rather than an entity-level or table-level endpoint. Services are stable, reused across Chaucer's business and technology teams, and governed through clear ownership, defined contracts, and lifecycle controls. Each service has a named owner and is exposed through the platform.</w:t>
      </w:r>
    </w:p>
    <w:p w14:paraId="4F88F498" w14:textId="77777777" w:rsidR="00C56193" w:rsidRPr="00F96828" w:rsidRDefault="00C56193" w:rsidP="00C56193">
      <w:pPr>
        <w:spacing w:after="120" w:line="278" w:lineRule="auto"/>
        <w:rPr>
          <w:rFonts w:ascii="Aptos" w:hAnsi="Aptos"/>
          <w:sz w:val="18"/>
          <w:szCs w:val="18"/>
        </w:rPr>
      </w:pPr>
      <w:r w:rsidRPr="00F96828">
        <w:rPr>
          <w:rFonts w:ascii="Aptos" w:hAnsi="Aptos"/>
          <w:sz w:val="18"/>
          <w:szCs w:val="18"/>
        </w:rPr>
        <w:t xml:space="preserve">Microservices are not adopted as the default integration paradigm. The </w:t>
      </w:r>
      <w:r w:rsidRPr="00F96828">
        <w:rPr>
          <w:rFonts w:ascii="Aptos" w:hAnsi="Aptos"/>
          <w:sz w:val="18"/>
          <w:szCs w:val="18"/>
          <w:lang w:val="en-GB"/>
        </w:rPr>
        <w:t>System Integration framework</w:t>
      </w:r>
      <w:r w:rsidRPr="00F96828" w:rsidDel="00A22181">
        <w:rPr>
          <w:rFonts w:ascii="Aptos" w:hAnsi="Aptos"/>
          <w:sz w:val="18"/>
          <w:szCs w:val="18"/>
        </w:rPr>
        <w:t xml:space="preserve"> </w:t>
      </w:r>
      <w:del w:id="27" w:author="Puneet Kumar - Chaucer" w:date="2026-09-08T21:32:00Z" w16du:dateUtc="2026-09-08T20:32:00Z">
        <w:r w:rsidRPr="00F96828" w:rsidDel="00A22181">
          <w:rPr>
            <w:rFonts w:ascii="Aptos" w:hAnsi="Aptos"/>
            <w:sz w:val="18"/>
            <w:szCs w:val="18"/>
          </w:rPr>
          <w:delText xml:space="preserve"> </w:delText>
        </w:r>
      </w:del>
      <w:r w:rsidRPr="00F96828">
        <w:rPr>
          <w:rFonts w:ascii="Aptos" w:hAnsi="Aptos"/>
          <w:sz w:val="18"/>
          <w:szCs w:val="18"/>
        </w:rPr>
        <w:t>focus is not service decomposition for independent product or application engineering, but pragmatic enterprise integration across existing Chaucer platforms, SaaS services, data platforms, and vendor systems. Accordingly, services are not one of many fine-grained components communicating over a service mesh.</w:t>
      </w:r>
    </w:p>
    <w:p w14:paraId="541C4E7F" w14:textId="77777777" w:rsidR="00C56193" w:rsidRPr="00C97173" w:rsidRDefault="00C56193" w:rsidP="00C56193">
      <w:pPr>
        <w:pStyle w:val="Heading2"/>
        <w:rPr>
          <w:rFonts w:ascii="Calibri heading" w:hAnsi="Calibri heading"/>
          <w:b/>
          <w:bCs/>
          <w:color w:val="2E5496"/>
          <w:sz w:val="28"/>
          <w:lang w:val="en-US" w:eastAsia="en-US"/>
        </w:rPr>
      </w:pPr>
      <w:bookmarkStart w:id="28" w:name="_Toc239852281"/>
      <w:r w:rsidRPr="00C97173">
        <w:rPr>
          <w:rFonts w:ascii="Calibri heading" w:hAnsi="Calibri heading"/>
          <w:b/>
          <w:bCs/>
          <w:color w:val="2E5496"/>
          <w:sz w:val="28"/>
          <w:lang w:val="en-US" w:eastAsia="en-US"/>
        </w:rPr>
        <w:t>4.3 Strategic Objectives</w:t>
      </w:r>
      <w:bookmarkEnd w:id="28"/>
    </w:p>
    <w:tbl>
      <w:tblPr>
        <w:tblStyle w:val="TableGrid"/>
        <w:tblW w:w="0" w:type="auto"/>
        <w:jc w:val="center"/>
        <w:tblLook w:val="04A0" w:firstRow="1" w:lastRow="0" w:firstColumn="1" w:lastColumn="0" w:noHBand="0" w:noVBand="1"/>
      </w:tblPr>
      <w:tblGrid>
        <w:gridCol w:w="3129"/>
        <w:gridCol w:w="5887"/>
      </w:tblGrid>
      <w:tr w:rsidR="00C56193" w14:paraId="4F9AC671" w14:textId="77777777" w:rsidTr="00EB7C45">
        <w:trPr>
          <w:jc w:val="center"/>
        </w:trPr>
        <w:tc>
          <w:tcPr>
            <w:tcW w:w="3397" w:type="dxa"/>
            <w:shd w:val="clear" w:color="auto" w:fill="1A2B56"/>
            <w:vAlign w:val="center"/>
          </w:tcPr>
          <w:p w14:paraId="5CFC51D3" w14:textId="77777777" w:rsidR="00C56193" w:rsidRPr="00F96828" w:rsidRDefault="00C56193" w:rsidP="00EB7C45">
            <w:pPr>
              <w:spacing w:before="40" w:after="40"/>
              <w:rPr>
                <w:rFonts w:ascii="Aptos" w:hAnsi="Aptos"/>
                <w:sz w:val="17"/>
                <w:szCs w:val="17"/>
              </w:rPr>
            </w:pPr>
            <w:r w:rsidRPr="00F96828">
              <w:rPr>
                <w:rFonts w:ascii="Aptos" w:hAnsi="Aptos"/>
                <w:b/>
                <w:color w:val="FFFFFF"/>
                <w:sz w:val="17"/>
                <w:szCs w:val="17"/>
              </w:rPr>
              <w:t>Objective</w:t>
            </w:r>
          </w:p>
        </w:tc>
        <w:tc>
          <w:tcPr>
            <w:tcW w:w="6473" w:type="dxa"/>
            <w:shd w:val="clear" w:color="auto" w:fill="1A2B56"/>
            <w:vAlign w:val="center"/>
          </w:tcPr>
          <w:p w14:paraId="56DBF6E0" w14:textId="77777777" w:rsidR="00C56193" w:rsidRPr="00F96828" w:rsidRDefault="00C56193" w:rsidP="00EB7C45">
            <w:pPr>
              <w:spacing w:before="40" w:after="40"/>
              <w:rPr>
                <w:rFonts w:ascii="Aptos" w:hAnsi="Aptos"/>
                <w:sz w:val="17"/>
                <w:szCs w:val="17"/>
              </w:rPr>
            </w:pPr>
            <w:r w:rsidRPr="00F96828">
              <w:rPr>
                <w:rFonts w:ascii="Aptos" w:hAnsi="Aptos"/>
                <w:b/>
                <w:color w:val="FFFFFF"/>
                <w:sz w:val="17"/>
                <w:szCs w:val="17"/>
              </w:rPr>
              <w:t>SIF Direction</w:t>
            </w:r>
          </w:p>
        </w:tc>
      </w:tr>
      <w:tr w:rsidR="00C56193" w14:paraId="43B38A2C" w14:textId="77777777" w:rsidTr="00EB7C45">
        <w:trPr>
          <w:jc w:val="center"/>
        </w:trPr>
        <w:tc>
          <w:tcPr>
            <w:tcW w:w="3397" w:type="dxa"/>
            <w:vAlign w:val="center"/>
          </w:tcPr>
          <w:p w14:paraId="7FBBB96F"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Increase automation</w:t>
            </w:r>
          </w:p>
        </w:tc>
        <w:tc>
          <w:tcPr>
            <w:tcW w:w="6473" w:type="dxa"/>
            <w:vAlign w:val="center"/>
          </w:tcPr>
          <w:p w14:paraId="5FC5D61A"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Promote API, events, and workflow-based integrations over manual re-keying.</w:t>
            </w:r>
          </w:p>
        </w:tc>
      </w:tr>
      <w:tr w:rsidR="00C56193" w14:paraId="490098E7" w14:textId="77777777" w:rsidTr="00EB7C45">
        <w:trPr>
          <w:jc w:val="center"/>
        </w:trPr>
        <w:tc>
          <w:tcPr>
            <w:tcW w:w="3397" w:type="dxa"/>
            <w:vAlign w:val="center"/>
          </w:tcPr>
          <w:p w14:paraId="59C894F2"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Reduce point-to-point integrations</w:t>
            </w:r>
          </w:p>
        </w:tc>
        <w:tc>
          <w:tcPr>
            <w:tcW w:w="6473" w:type="dxa"/>
            <w:vAlign w:val="center"/>
          </w:tcPr>
          <w:p w14:paraId="7F06F561"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Introduce reusable service contracts, APIM-mediated APIs, and shared messaging patterns.</w:t>
            </w:r>
          </w:p>
        </w:tc>
      </w:tr>
      <w:tr w:rsidR="00C56193" w14:paraId="1303AEF2" w14:textId="77777777" w:rsidTr="00EB7C45">
        <w:trPr>
          <w:jc w:val="center"/>
        </w:trPr>
        <w:tc>
          <w:tcPr>
            <w:tcW w:w="3397" w:type="dxa"/>
            <w:vAlign w:val="center"/>
          </w:tcPr>
          <w:p w14:paraId="36F6A9C3"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Improve system-to-system data flow</w:t>
            </w:r>
          </w:p>
        </w:tc>
        <w:tc>
          <w:tcPr>
            <w:tcW w:w="6473" w:type="dxa"/>
            <w:vAlign w:val="center"/>
          </w:tcPr>
          <w:p w14:paraId="2FDB817F"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Standardized integration approaches across synchronous, asynchronous, file, and data-platform exchange.</w:t>
            </w:r>
          </w:p>
        </w:tc>
      </w:tr>
      <w:tr w:rsidR="00C56193" w14:paraId="00B63B18" w14:textId="77777777" w:rsidTr="00EB7C45">
        <w:trPr>
          <w:jc w:val="center"/>
        </w:trPr>
        <w:tc>
          <w:tcPr>
            <w:tcW w:w="3397" w:type="dxa"/>
            <w:vAlign w:val="center"/>
          </w:tcPr>
          <w:p w14:paraId="0F5B2A2C"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Enable vendor integration</w:t>
            </w:r>
          </w:p>
        </w:tc>
        <w:tc>
          <w:tcPr>
            <w:tcW w:w="6473" w:type="dxa"/>
            <w:vAlign w:val="center"/>
          </w:tcPr>
          <w:p w14:paraId="376D8C90"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Provide secure, governed, and reusable ingress/egress patterns for external suppliers and systems.</w:t>
            </w:r>
          </w:p>
        </w:tc>
      </w:tr>
      <w:tr w:rsidR="00C56193" w14:paraId="1EE53912" w14:textId="77777777" w:rsidTr="00EB7C45">
        <w:trPr>
          <w:jc w:val="center"/>
        </w:trPr>
        <w:tc>
          <w:tcPr>
            <w:tcW w:w="3397" w:type="dxa"/>
            <w:vAlign w:val="center"/>
          </w:tcPr>
          <w:p w14:paraId="6A05C5D5"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Support straight-through processing</w:t>
            </w:r>
          </w:p>
        </w:tc>
        <w:tc>
          <w:tcPr>
            <w:tcW w:w="6473" w:type="dxa"/>
            <w:vAlign w:val="center"/>
          </w:tcPr>
          <w:p w14:paraId="7A836C78"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Use orchestration where business process coordination is required; avoid embedding logic in consuming systems.</w:t>
            </w:r>
          </w:p>
        </w:tc>
      </w:tr>
      <w:tr w:rsidR="00C56193" w14:paraId="49740608" w14:textId="77777777" w:rsidTr="00EB7C45">
        <w:trPr>
          <w:jc w:val="center"/>
        </w:trPr>
        <w:tc>
          <w:tcPr>
            <w:tcW w:w="3397" w:type="dxa"/>
            <w:vAlign w:val="center"/>
          </w:tcPr>
          <w:p w14:paraId="5ACB3C95"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Align to Azure PaaS</w:t>
            </w:r>
          </w:p>
        </w:tc>
        <w:tc>
          <w:tcPr>
            <w:tcW w:w="6473" w:type="dxa"/>
            <w:vAlign w:val="center"/>
          </w:tcPr>
          <w:p w14:paraId="41E00030"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Use Azure API Management, Logic Apps, Service Bus, Event Grid, Event Hubs, Azure Functions, and Azure Data Factory as the primary Azure PaaS integration components, with ADF specifically positioned for data ingestion, ELT orchestration, and controlled Snowflake/data-platform exchange rather than real-time operational integration.</w:t>
            </w:r>
          </w:p>
        </w:tc>
      </w:tr>
    </w:tbl>
    <w:p w14:paraId="03183D86" w14:textId="77777777" w:rsidR="00C56193" w:rsidRPr="00C97173" w:rsidRDefault="00C56193" w:rsidP="00C56193">
      <w:pPr>
        <w:pStyle w:val="Heading2"/>
        <w:rPr>
          <w:rFonts w:ascii="Calibri heading" w:hAnsi="Calibri heading"/>
          <w:b/>
          <w:bCs/>
          <w:color w:val="2E5496"/>
          <w:sz w:val="28"/>
          <w:lang w:val="en-US" w:eastAsia="en-US"/>
        </w:rPr>
      </w:pPr>
      <w:bookmarkStart w:id="29" w:name="_Toc239852282"/>
      <w:r w:rsidRPr="00C97173">
        <w:rPr>
          <w:rFonts w:ascii="Calibri heading" w:hAnsi="Calibri heading"/>
          <w:b/>
          <w:bCs/>
          <w:color w:val="2E5496"/>
          <w:sz w:val="28"/>
          <w:lang w:val="en-US" w:eastAsia="en-US"/>
        </w:rPr>
        <w:t>4.4 What Counts as a Service</w:t>
      </w:r>
      <w:bookmarkEnd w:id="29"/>
    </w:p>
    <w:p w14:paraId="53FCDE46" w14:textId="77777777" w:rsidR="00C56193" w:rsidRPr="00F96828" w:rsidRDefault="00C56193" w:rsidP="00C56193">
      <w:pPr>
        <w:spacing w:after="120" w:line="278" w:lineRule="auto"/>
        <w:rPr>
          <w:rFonts w:ascii="Aptos" w:hAnsi="Aptos"/>
          <w:sz w:val="18"/>
          <w:szCs w:val="18"/>
        </w:rPr>
      </w:pPr>
      <w:r w:rsidRPr="00F96828">
        <w:rPr>
          <w:rFonts w:ascii="Aptos" w:hAnsi="Aptos"/>
          <w:sz w:val="18"/>
          <w:szCs w:val="18"/>
        </w:rPr>
        <w:t>A service that belongs in the catalogue meets the following tests.</w:t>
      </w:r>
    </w:p>
    <w:p w14:paraId="26E7FDCC" w14:textId="77777777" w:rsidR="00C56193" w:rsidRPr="00F96828" w:rsidRDefault="00C56193" w:rsidP="00C56193">
      <w:pPr>
        <w:pStyle w:val="ListParagraph"/>
        <w:numPr>
          <w:ilvl w:val="0"/>
          <w:numId w:val="8"/>
        </w:numPr>
        <w:spacing w:after="46" w:line="270" w:lineRule="auto"/>
        <w:rPr>
          <w:rFonts w:ascii="Aptos" w:hAnsi="Aptos"/>
          <w:sz w:val="18"/>
          <w:szCs w:val="18"/>
        </w:rPr>
      </w:pPr>
      <w:r w:rsidRPr="00F96828">
        <w:rPr>
          <w:rFonts w:ascii="Aptos" w:hAnsi="Aptos"/>
          <w:sz w:val="18"/>
          <w:szCs w:val="18"/>
        </w:rPr>
        <w:t>It aligns to a business capability rather than a table or a technical function.</w:t>
      </w:r>
    </w:p>
    <w:p w14:paraId="2D0047D6" w14:textId="77777777" w:rsidR="00C56193" w:rsidRPr="00F96828" w:rsidRDefault="00C56193" w:rsidP="00C56193">
      <w:pPr>
        <w:pStyle w:val="ListParagraph"/>
        <w:numPr>
          <w:ilvl w:val="0"/>
          <w:numId w:val="8"/>
        </w:numPr>
        <w:spacing w:after="46" w:line="270" w:lineRule="auto"/>
        <w:rPr>
          <w:rFonts w:ascii="Aptos" w:hAnsi="Aptos"/>
          <w:sz w:val="18"/>
          <w:szCs w:val="18"/>
        </w:rPr>
      </w:pPr>
      <w:r w:rsidRPr="00F96828">
        <w:rPr>
          <w:rFonts w:ascii="Aptos" w:hAnsi="Aptos"/>
          <w:sz w:val="18"/>
          <w:szCs w:val="18"/>
        </w:rPr>
        <w:t>It has a stable, versioned contract that hides the implementation behind it.</w:t>
      </w:r>
    </w:p>
    <w:p w14:paraId="7ED0B694" w14:textId="77777777" w:rsidR="00C56193" w:rsidRPr="00F96828" w:rsidRDefault="00C56193" w:rsidP="00C56193">
      <w:pPr>
        <w:pStyle w:val="ListParagraph"/>
        <w:numPr>
          <w:ilvl w:val="0"/>
          <w:numId w:val="8"/>
        </w:numPr>
        <w:spacing w:after="46" w:line="270" w:lineRule="auto"/>
        <w:rPr>
          <w:rFonts w:ascii="Aptos" w:hAnsi="Aptos"/>
          <w:sz w:val="18"/>
          <w:szCs w:val="18"/>
        </w:rPr>
      </w:pPr>
      <w:r w:rsidRPr="00F96828">
        <w:rPr>
          <w:rFonts w:ascii="Aptos" w:hAnsi="Aptos"/>
          <w:sz w:val="18"/>
          <w:szCs w:val="18"/>
        </w:rPr>
        <w:t>It has a named owner who is accountable for its behaviour and its change.</w:t>
      </w:r>
    </w:p>
    <w:p w14:paraId="27F943CD" w14:textId="77777777" w:rsidR="00C56193" w:rsidRPr="00F96828" w:rsidRDefault="00C56193" w:rsidP="00C56193">
      <w:pPr>
        <w:pStyle w:val="ListParagraph"/>
        <w:numPr>
          <w:ilvl w:val="0"/>
          <w:numId w:val="8"/>
        </w:numPr>
        <w:spacing w:after="46" w:line="270" w:lineRule="auto"/>
        <w:rPr>
          <w:rFonts w:ascii="Aptos" w:hAnsi="Aptos"/>
          <w:sz w:val="18"/>
          <w:szCs w:val="18"/>
        </w:rPr>
      </w:pPr>
      <w:r w:rsidRPr="00F96828">
        <w:rPr>
          <w:rFonts w:ascii="Aptos" w:hAnsi="Aptos"/>
          <w:sz w:val="18"/>
          <w:szCs w:val="18"/>
        </w:rPr>
        <w:t>It is exposed and consumed through the platform, not through a direct connection.</w:t>
      </w:r>
    </w:p>
    <w:p w14:paraId="20AAE904" w14:textId="77777777" w:rsidR="00C56193" w:rsidRPr="00F96828" w:rsidRDefault="00C56193" w:rsidP="00C56193">
      <w:pPr>
        <w:pStyle w:val="ListParagraph"/>
        <w:numPr>
          <w:ilvl w:val="0"/>
          <w:numId w:val="8"/>
        </w:numPr>
        <w:spacing w:after="46" w:line="270" w:lineRule="auto"/>
        <w:rPr>
          <w:rFonts w:ascii="Aptos" w:hAnsi="Aptos"/>
          <w:sz w:val="18"/>
          <w:szCs w:val="18"/>
        </w:rPr>
      </w:pPr>
      <w:r w:rsidRPr="00F96828">
        <w:rPr>
          <w:rFonts w:ascii="Aptos" w:hAnsi="Aptos"/>
          <w:sz w:val="18"/>
          <w:szCs w:val="18"/>
        </w:rPr>
        <w:t>It is coarse grained, so that a typical business interaction is one call rather than many.</w:t>
      </w:r>
    </w:p>
    <w:p w14:paraId="57B9F440" w14:textId="77777777" w:rsidR="00C56193" w:rsidRDefault="00C56193" w:rsidP="00C56193">
      <w:pPr>
        <w:pStyle w:val="Heading2"/>
      </w:pPr>
      <w:bookmarkStart w:id="30" w:name="_Toc239852283"/>
      <w:r w:rsidRPr="00C97173">
        <w:rPr>
          <w:rFonts w:ascii="Calibri heading" w:hAnsi="Calibri heading"/>
          <w:b/>
          <w:bCs/>
          <w:color w:val="2E5496"/>
          <w:sz w:val="28"/>
          <w:lang w:val="en-US" w:eastAsia="en-US"/>
        </w:rPr>
        <w:t xml:space="preserve">4.5 </w:t>
      </w:r>
      <w:commentRangeStart w:id="31"/>
      <w:commentRangeStart w:id="32"/>
      <w:commentRangeStart w:id="33"/>
      <w:commentRangeStart w:id="34"/>
      <w:r w:rsidRPr="00C97173">
        <w:rPr>
          <w:rFonts w:ascii="Calibri heading" w:hAnsi="Calibri heading"/>
          <w:b/>
          <w:bCs/>
          <w:color w:val="2E5496"/>
          <w:sz w:val="28"/>
          <w:lang w:val="en-US" w:eastAsia="en-US"/>
        </w:rPr>
        <w:t>Core System Integration Framework Principles</w:t>
      </w:r>
      <w:bookmarkEnd w:id="30"/>
      <w:commentRangeEnd w:id="33"/>
      <w:r w:rsidRPr="00147DDB">
        <w:rPr>
          <w:rStyle w:val="CommentReference"/>
          <w:color w:val="222831"/>
          <w:sz w:val="21"/>
          <w:szCs w:val="21"/>
        </w:rPr>
        <w:commentReference w:id="33"/>
      </w:r>
      <w:commentRangeEnd w:id="34"/>
      <w:r w:rsidR="00E95995" w:rsidRPr="00147DDB">
        <w:rPr>
          <w:rStyle w:val="CommentReference"/>
          <w:color w:val="222831"/>
          <w:sz w:val="21"/>
          <w:szCs w:val="21"/>
        </w:rPr>
        <w:commentReference w:id="34"/>
      </w:r>
      <w:commentRangeEnd w:id="31"/>
      <w:r w:rsidRPr="00147DDB">
        <w:rPr>
          <w:rStyle w:val="CommentReference"/>
          <w:color w:val="222831"/>
          <w:sz w:val="21"/>
          <w:szCs w:val="21"/>
        </w:rPr>
        <w:commentReference w:id="31"/>
      </w:r>
      <w:commentRangeEnd w:id="32"/>
      <w:r w:rsidR="00E95995" w:rsidRPr="00147DDB">
        <w:rPr>
          <w:rStyle w:val="CommentReference"/>
          <w:color w:val="222831"/>
          <w:sz w:val="21"/>
          <w:szCs w:val="21"/>
        </w:rPr>
        <w:commentReference w:id="32"/>
      </w:r>
      <w:r w:rsidRPr="00147DDB">
        <w:rPr>
          <w:color w:val="222831"/>
          <w:sz w:val="21"/>
          <w:szCs w:val="21"/>
        </w:rPr>
        <w:br/>
      </w:r>
    </w:p>
    <w:p w14:paraId="13DC2520" w14:textId="77777777" w:rsidR="00C56193" w:rsidRPr="00F96828" w:rsidDel="000D45F3" w:rsidRDefault="00C56193" w:rsidP="00C56193">
      <w:pPr>
        <w:spacing w:before="40" w:after="40"/>
        <w:rPr>
          <w:del w:id="35" w:author="Puneet Kumar - Chaucer" w:date="2026-09-08T14:53:00Z" w16du:dateUtc="2026-09-08T13:53:00Z"/>
          <w:rFonts w:ascii="Aptos" w:hAnsi="Aptos"/>
          <w:b/>
          <w:i/>
          <w:iCs/>
          <w:sz w:val="18"/>
          <w:szCs w:val="18"/>
        </w:rPr>
      </w:pPr>
      <w:r w:rsidRPr="00F96828">
        <w:rPr>
          <w:rFonts w:ascii="Aptos" w:hAnsi="Aptos"/>
          <w:b/>
          <w:i/>
          <w:iCs/>
          <w:sz w:val="18"/>
          <w:szCs w:val="18"/>
        </w:rPr>
        <w:t xml:space="preserve">Note : </w:t>
      </w:r>
      <w:r w:rsidRPr="00F96828">
        <w:rPr>
          <w:rFonts w:ascii="Aptos" w:hAnsi="Aptos"/>
          <w:i/>
          <w:iCs/>
          <w:sz w:val="18"/>
          <w:szCs w:val="18"/>
        </w:rPr>
        <w:t>The SIF is grounded in Chaucer's Enterprise Architecture and Cloud Engineering principles and does not redefine them. It operates in one of three modes against those standards comply, extend, or reconcile so that every integration decision traces back to a ratified principle rather than a new one.</w:t>
      </w:r>
      <w:del w:id="36" w:author="Joycell Sundararaj - Chaucer" w:date="2026-09-07T23:16:00Z" w16du:dateUtc="2026-09-07T22:16:00Z">
        <w:r w:rsidRPr="00F96828" w:rsidDel="000D45F3">
          <w:rPr>
            <w:rFonts w:ascii="Aptos" w:hAnsi="Aptos"/>
            <w:sz w:val="18"/>
            <w:szCs w:val="18"/>
          </w:rPr>
          <w:br/>
        </w:r>
      </w:del>
    </w:p>
    <w:p w14:paraId="7F890959" w14:textId="77777777" w:rsidR="00C56193" w:rsidRDefault="00C56193" w:rsidP="00C56193">
      <w:pPr>
        <w:spacing w:before="40" w:after="40"/>
        <w:rPr>
          <w:ins w:id="37" w:author="Puneet Kumar - Chaucer" w:date="2026-09-07T10:51:00Z" w16du:dateUtc="2026-09-07T09:51:00Z"/>
        </w:rPr>
      </w:pPr>
    </w:p>
    <w:tbl>
      <w:tblPr>
        <w:tblStyle w:val="TableGrid"/>
        <w:tblW w:w="0" w:type="auto"/>
        <w:jc w:val="center"/>
        <w:tblLook w:val="04A0" w:firstRow="1" w:lastRow="0" w:firstColumn="1" w:lastColumn="0" w:noHBand="0" w:noVBand="1"/>
      </w:tblPr>
      <w:tblGrid>
        <w:gridCol w:w="1841"/>
        <w:gridCol w:w="2605"/>
        <w:gridCol w:w="2555"/>
        <w:gridCol w:w="2015"/>
      </w:tblGrid>
      <w:tr w:rsidR="00C56193" w14:paraId="1D0BB8C0" w14:textId="77777777" w:rsidTr="00EB7C45">
        <w:trPr>
          <w:jc w:val="center"/>
        </w:trPr>
        <w:tc>
          <w:tcPr>
            <w:tcW w:w="1950" w:type="dxa"/>
            <w:shd w:val="clear" w:color="auto" w:fill="1A2B56"/>
            <w:vAlign w:val="center"/>
          </w:tcPr>
          <w:p w14:paraId="47389B89" w14:textId="77777777" w:rsidR="00C56193" w:rsidRPr="00F96828" w:rsidRDefault="00C56193" w:rsidP="00EB7C45">
            <w:pPr>
              <w:spacing w:before="40" w:after="40"/>
              <w:rPr>
                <w:rFonts w:ascii="Aptos" w:hAnsi="Aptos"/>
                <w:sz w:val="17"/>
                <w:szCs w:val="17"/>
              </w:rPr>
            </w:pPr>
            <w:r w:rsidRPr="00F96828">
              <w:rPr>
                <w:rFonts w:ascii="Aptos" w:hAnsi="Aptos"/>
                <w:b/>
                <w:color w:val="FFFFFF"/>
                <w:sz w:val="17"/>
                <w:szCs w:val="17"/>
              </w:rPr>
              <w:t>Principle</w:t>
            </w:r>
          </w:p>
        </w:tc>
        <w:tc>
          <w:tcPr>
            <w:tcW w:w="2850" w:type="dxa"/>
            <w:shd w:val="clear" w:color="auto" w:fill="1A2B56"/>
            <w:vAlign w:val="center"/>
          </w:tcPr>
          <w:p w14:paraId="61B3A884" w14:textId="77777777" w:rsidR="00C56193" w:rsidRPr="00F96828" w:rsidRDefault="00C56193" w:rsidP="00EB7C45">
            <w:pPr>
              <w:spacing w:before="40" w:after="40"/>
              <w:rPr>
                <w:rFonts w:ascii="Aptos" w:hAnsi="Aptos"/>
                <w:sz w:val="17"/>
                <w:szCs w:val="17"/>
              </w:rPr>
            </w:pPr>
            <w:r w:rsidRPr="00F96828">
              <w:rPr>
                <w:rFonts w:ascii="Aptos" w:hAnsi="Aptos"/>
                <w:b/>
                <w:color w:val="FFFFFF"/>
                <w:sz w:val="17"/>
                <w:szCs w:val="17"/>
              </w:rPr>
              <w:t>Statement</w:t>
            </w:r>
          </w:p>
        </w:tc>
        <w:tc>
          <w:tcPr>
            <w:tcW w:w="2850" w:type="dxa"/>
            <w:shd w:val="clear" w:color="auto" w:fill="1A2B56"/>
            <w:vAlign w:val="center"/>
          </w:tcPr>
          <w:p w14:paraId="4454B050" w14:textId="77777777" w:rsidR="00C56193" w:rsidRPr="00F96828" w:rsidRDefault="00C56193" w:rsidP="00EB7C45">
            <w:pPr>
              <w:spacing w:before="40" w:after="40"/>
              <w:rPr>
                <w:rFonts w:ascii="Aptos" w:hAnsi="Aptos"/>
                <w:sz w:val="17"/>
                <w:szCs w:val="17"/>
              </w:rPr>
            </w:pPr>
            <w:r w:rsidRPr="00F96828">
              <w:rPr>
                <w:rFonts w:ascii="Aptos" w:hAnsi="Aptos"/>
                <w:b/>
                <w:color w:val="FFFFFF"/>
                <w:sz w:val="17"/>
                <w:szCs w:val="17"/>
              </w:rPr>
              <w:t>Practical Implication</w:t>
            </w:r>
          </w:p>
        </w:tc>
        <w:tc>
          <w:tcPr>
            <w:tcW w:w="2220" w:type="dxa"/>
            <w:shd w:val="clear" w:color="auto" w:fill="1A2B56"/>
            <w:vAlign w:val="center"/>
          </w:tcPr>
          <w:p w14:paraId="7FFCB72A" w14:textId="77777777" w:rsidR="00C56193" w:rsidRPr="00F96828" w:rsidRDefault="00C56193" w:rsidP="00EB7C45">
            <w:pPr>
              <w:spacing w:before="40" w:after="40"/>
              <w:rPr>
                <w:rFonts w:ascii="Aptos" w:hAnsi="Aptos"/>
                <w:sz w:val="17"/>
                <w:szCs w:val="17"/>
              </w:rPr>
            </w:pPr>
            <w:r w:rsidRPr="00F96828">
              <w:rPr>
                <w:rFonts w:ascii="Aptos" w:hAnsi="Aptos"/>
                <w:b/>
                <w:color w:val="FFFFFF"/>
                <w:sz w:val="17"/>
                <w:szCs w:val="17"/>
              </w:rPr>
              <w:t>Where it is enforced</w:t>
            </w:r>
          </w:p>
        </w:tc>
      </w:tr>
      <w:tr w:rsidR="00C56193" w14:paraId="3AB1ED94" w14:textId="77777777" w:rsidTr="00EB7C45">
        <w:trPr>
          <w:jc w:val="center"/>
        </w:trPr>
        <w:tc>
          <w:tcPr>
            <w:tcW w:w="1950" w:type="dxa"/>
            <w:vAlign w:val="center"/>
          </w:tcPr>
          <w:p w14:paraId="65BB6634" w14:textId="77777777" w:rsidR="00C56193" w:rsidRPr="00F96828" w:rsidRDefault="00C56193" w:rsidP="00EB7C45">
            <w:pPr>
              <w:spacing w:before="40" w:after="40"/>
              <w:rPr>
                <w:ins w:id="38" w:author="Puneet Kumar - Chaucer" w:date="2026-09-07T17:22:00Z" w16du:dateUtc="2026-09-07T16:22:00Z"/>
                <w:rFonts w:ascii="Aptos" w:hAnsi="Aptos"/>
                <w:sz w:val="17"/>
                <w:szCs w:val="17"/>
              </w:rPr>
            </w:pPr>
            <w:r w:rsidRPr="00F96828">
              <w:rPr>
                <w:rFonts w:ascii="Aptos" w:hAnsi="Aptos"/>
                <w:sz w:val="17"/>
                <w:szCs w:val="17"/>
              </w:rPr>
              <w:t>Loose coupling by default (Integration)</w:t>
            </w:r>
          </w:p>
          <w:p w14:paraId="614CCB87" w14:textId="77777777" w:rsidR="00C56193" w:rsidRPr="00F96828" w:rsidRDefault="00C56193" w:rsidP="00EB7C45">
            <w:pPr>
              <w:spacing w:before="40" w:after="40"/>
              <w:rPr>
                <w:rFonts w:ascii="Aptos" w:hAnsi="Aptos"/>
                <w:i/>
                <w:sz w:val="17"/>
                <w:szCs w:val="17"/>
              </w:rPr>
            </w:pPr>
            <w:hyperlink r:id="rId27" w:history="1">
              <w:r w:rsidRPr="00F96828">
                <w:rPr>
                  <w:rFonts w:ascii="Aptos" w:hAnsi="Aptos"/>
                  <w:i/>
                  <w:sz w:val="17"/>
                  <w:szCs w:val="17"/>
                </w:rPr>
                <w:t>Source - IAP10</w:t>
              </w:r>
            </w:hyperlink>
          </w:p>
        </w:tc>
        <w:tc>
          <w:tcPr>
            <w:tcW w:w="2850" w:type="dxa"/>
            <w:vAlign w:val="center"/>
          </w:tcPr>
          <w:p w14:paraId="5A28F6CC"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Systems should interact through contracts, APIs, messages, or events rather than direct dependencies.</w:t>
            </w:r>
          </w:p>
        </w:tc>
        <w:tc>
          <w:tcPr>
            <w:tcW w:w="2850" w:type="dxa"/>
            <w:vAlign w:val="center"/>
          </w:tcPr>
          <w:p w14:paraId="7090DA81"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Avoid direct database access, shared file dependencies, and tightly coupled point-to-point calls unless explicitly approved.</w:t>
            </w:r>
          </w:p>
        </w:tc>
        <w:tc>
          <w:tcPr>
            <w:tcW w:w="2220" w:type="dxa"/>
            <w:vAlign w:val="center"/>
          </w:tcPr>
          <w:p w14:paraId="001B845F" w14:textId="77777777" w:rsidR="00C56193" w:rsidRPr="00F96828" w:rsidRDefault="00C56193" w:rsidP="00EB7C45">
            <w:pPr>
              <w:spacing w:before="40" w:after="40"/>
              <w:rPr>
                <w:rFonts w:ascii="Aptos" w:hAnsi="Aptos"/>
                <w:sz w:val="17"/>
                <w:szCs w:val="17"/>
              </w:rPr>
            </w:pPr>
            <w:hyperlink w:anchor="_5._Reference_Architecture">
              <w:r w:rsidRPr="00F96828">
                <w:rPr>
                  <w:rStyle w:val="Hyperlink"/>
                  <w:rFonts w:ascii="Aptos" w:hAnsi="Aptos"/>
                  <w:sz w:val="17"/>
                  <w:szCs w:val="17"/>
                </w:rPr>
                <w:t>Ref architecture (5)</w:t>
              </w:r>
            </w:hyperlink>
            <w:r w:rsidRPr="00F96828">
              <w:rPr>
                <w:rFonts w:ascii="Aptos" w:hAnsi="Aptos"/>
                <w:sz w:val="17"/>
                <w:szCs w:val="17"/>
              </w:rPr>
              <w:t xml:space="preserve">, </w:t>
            </w:r>
            <w:hyperlink w:anchor="_7.3_Detailed_Architecture">
              <w:r w:rsidRPr="00F96828">
                <w:rPr>
                  <w:rStyle w:val="Hyperlink"/>
                  <w:rFonts w:ascii="Aptos" w:hAnsi="Aptos"/>
                  <w:sz w:val="17"/>
                  <w:szCs w:val="17"/>
                </w:rPr>
                <w:t>Decision tree (7.4)</w:t>
              </w:r>
            </w:hyperlink>
            <w:r w:rsidRPr="00F96828">
              <w:rPr>
                <w:rFonts w:ascii="Aptos" w:hAnsi="Aptos"/>
                <w:sz w:val="17"/>
                <w:szCs w:val="17"/>
              </w:rPr>
              <w:t xml:space="preserve">, </w:t>
            </w:r>
            <w:hyperlink w:anchor="_8._Enterprise_Pattern">
              <w:r w:rsidRPr="00F96828">
                <w:rPr>
                  <w:rStyle w:val="Hyperlink"/>
                  <w:rFonts w:ascii="Aptos" w:hAnsi="Aptos"/>
                  <w:sz w:val="17"/>
                  <w:szCs w:val="17"/>
                </w:rPr>
                <w:t>Catalogue (8)</w:t>
              </w:r>
            </w:hyperlink>
          </w:p>
        </w:tc>
      </w:tr>
      <w:tr w:rsidR="00C56193" w14:paraId="01E27693" w14:textId="77777777" w:rsidTr="00EB7C45">
        <w:trPr>
          <w:jc w:val="center"/>
        </w:trPr>
        <w:tc>
          <w:tcPr>
            <w:tcW w:w="1950" w:type="dxa"/>
            <w:vAlign w:val="center"/>
          </w:tcPr>
          <w:p w14:paraId="56F42207" w14:textId="77777777" w:rsidR="00C56193" w:rsidRPr="00F96828" w:rsidRDefault="00C56193" w:rsidP="00EB7C45">
            <w:pPr>
              <w:spacing w:before="40" w:after="40"/>
              <w:rPr>
                <w:ins w:id="39" w:author="Puneet Kumar - Chaucer" w:date="2026-09-07T17:26:00Z" w16du:dateUtc="2026-09-07T16:26:00Z"/>
                <w:rFonts w:ascii="Aptos" w:hAnsi="Aptos"/>
                <w:sz w:val="17"/>
                <w:szCs w:val="17"/>
              </w:rPr>
            </w:pPr>
            <w:r w:rsidRPr="00F96828">
              <w:rPr>
                <w:rFonts w:ascii="Aptos" w:hAnsi="Aptos"/>
                <w:sz w:val="17"/>
                <w:szCs w:val="17"/>
              </w:rPr>
              <w:t>Reuse before new build (Global EA, Application)</w:t>
            </w:r>
          </w:p>
          <w:p w14:paraId="6ECA57E8" w14:textId="77777777" w:rsidR="00C56193" w:rsidRPr="00F96828" w:rsidRDefault="00C56193" w:rsidP="00EB7C45">
            <w:pPr>
              <w:spacing w:before="40" w:after="40"/>
              <w:rPr>
                <w:rFonts w:ascii="Aptos" w:hAnsi="Aptos"/>
                <w:sz w:val="17"/>
                <w:szCs w:val="17"/>
              </w:rPr>
            </w:pPr>
            <w:ins w:id="40" w:author="Puneet Kumar - Chaucer" w:date="2026-09-07T17:26:00Z" w16du:dateUtc="2026-09-07T16:26:00Z">
              <w:r w:rsidRPr="00F96828">
                <w:rPr>
                  <w:rFonts w:ascii="Aptos" w:hAnsi="Aptos"/>
                  <w:i/>
                  <w:iCs/>
                  <w:sz w:val="17"/>
                  <w:szCs w:val="17"/>
                </w:rPr>
                <w:fldChar w:fldCharType="begin"/>
              </w:r>
              <w:r w:rsidRPr="00F96828">
                <w:rPr>
                  <w:rFonts w:ascii="Aptos" w:hAnsi="Aptos"/>
                  <w:i/>
                  <w:iCs/>
                  <w:sz w:val="17"/>
                  <w:szCs w:val="17"/>
                </w:rPr>
                <w:instrText>HYPERLINK "https://chausl.sharepoint.com/:w:/r/sites/CTG-Architecture/Shared%20Documents/Strategy/Enterprise%20Principles/ChArch-EAPrinciples.docx?d=w5eec274880294572839285ad89c5fe8b&amp;csf=1&amp;web=1&amp;e=EFO0e3"</w:instrText>
              </w:r>
              <w:r w:rsidRPr="00F96828">
                <w:rPr>
                  <w:rFonts w:ascii="Aptos" w:hAnsi="Aptos"/>
                  <w:i/>
                  <w:iCs/>
                  <w:sz w:val="17"/>
                  <w:szCs w:val="17"/>
                </w:rPr>
              </w:r>
              <w:r w:rsidRPr="00F96828">
                <w:rPr>
                  <w:rFonts w:ascii="Aptos" w:hAnsi="Aptos"/>
                  <w:i/>
                  <w:iCs/>
                  <w:sz w:val="17"/>
                  <w:szCs w:val="17"/>
                </w:rPr>
                <w:fldChar w:fldCharType="separate"/>
              </w:r>
              <w:r w:rsidRPr="00F96828">
                <w:rPr>
                  <w:rFonts w:ascii="Aptos" w:hAnsi="Aptos"/>
                  <w:i/>
                  <w:iCs/>
                  <w:sz w:val="17"/>
                  <w:szCs w:val="17"/>
                </w:rPr>
                <w:t>Source - EAG2</w:t>
              </w:r>
              <w:r w:rsidRPr="00F96828">
                <w:rPr>
                  <w:rFonts w:ascii="Aptos" w:hAnsi="Aptos"/>
                  <w:i/>
                  <w:iCs/>
                  <w:sz w:val="17"/>
                  <w:szCs w:val="17"/>
                </w:rPr>
                <w:fldChar w:fldCharType="end"/>
              </w:r>
            </w:ins>
          </w:p>
        </w:tc>
        <w:tc>
          <w:tcPr>
            <w:tcW w:w="2850" w:type="dxa"/>
            <w:vAlign w:val="center"/>
          </w:tcPr>
          <w:p w14:paraId="639B58AA"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Reuse of existing services, APIs, workflows, and platform components must be assessed before creating new integrations.</w:t>
            </w:r>
          </w:p>
        </w:tc>
        <w:tc>
          <w:tcPr>
            <w:tcW w:w="2850" w:type="dxa"/>
            <w:vAlign w:val="center"/>
          </w:tcPr>
          <w:p w14:paraId="59A5557C"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Every design should document reuse assessment.</w:t>
            </w:r>
          </w:p>
        </w:tc>
        <w:tc>
          <w:tcPr>
            <w:tcW w:w="2220" w:type="dxa"/>
            <w:vAlign w:val="center"/>
          </w:tcPr>
          <w:p w14:paraId="36CD6D2F" w14:textId="77777777" w:rsidR="00C56193" w:rsidRPr="00F96828" w:rsidRDefault="00C56193" w:rsidP="00EB7C45">
            <w:pPr>
              <w:spacing w:before="40" w:after="40"/>
              <w:rPr>
                <w:rFonts w:ascii="Aptos" w:hAnsi="Aptos"/>
                <w:sz w:val="17"/>
                <w:szCs w:val="17"/>
              </w:rPr>
            </w:pPr>
            <w:hyperlink w:anchor="_4._Architectural_Position">
              <w:r w:rsidRPr="00F96828">
                <w:rPr>
                  <w:rStyle w:val="Hyperlink"/>
                  <w:rFonts w:ascii="Aptos" w:hAnsi="Aptos"/>
                  <w:sz w:val="17"/>
                  <w:szCs w:val="17"/>
                </w:rPr>
                <w:t>Architectural Position (4)</w:t>
              </w:r>
            </w:hyperlink>
            <w:r w:rsidRPr="00F96828">
              <w:rPr>
                <w:rFonts w:ascii="Aptos" w:hAnsi="Aptos"/>
                <w:sz w:val="17"/>
                <w:szCs w:val="17"/>
              </w:rPr>
              <w:t xml:space="preserve">, </w:t>
            </w:r>
            <w:hyperlink w:anchor="_8._Enterprise_Pattern">
              <w:r w:rsidRPr="00F96828">
                <w:rPr>
                  <w:rStyle w:val="Hyperlink"/>
                  <w:rFonts w:ascii="Aptos" w:hAnsi="Aptos"/>
                  <w:sz w:val="17"/>
                  <w:szCs w:val="17"/>
                </w:rPr>
                <w:t>Catalogue (8)</w:t>
              </w:r>
            </w:hyperlink>
            <w:r w:rsidRPr="00F96828">
              <w:rPr>
                <w:rFonts w:ascii="Aptos" w:hAnsi="Aptos"/>
                <w:sz w:val="17"/>
                <w:szCs w:val="17"/>
              </w:rPr>
              <w:t xml:space="preserve">, </w:t>
            </w:r>
            <w:hyperlink w:anchor="SIF_Sec131">
              <w:r w:rsidRPr="00F96828">
                <w:rPr>
                  <w:rStyle w:val="Hyperlink"/>
                  <w:rFonts w:ascii="Aptos" w:hAnsi="Aptos"/>
                  <w:sz w:val="17"/>
                  <w:szCs w:val="17"/>
                </w:rPr>
                <w:t>Guardrails (13.1)</w:t>
              </w:r>
            </w:hyperlink>
          </w:p>
        </w:tc>
      </w:tr>
      <w:tr w:rsidR="00C56193" w14:paraId="1A641336" w14:textId="77777777" w:rsidTr="00EB7C45">
        <w:trPr>
          <w:jc w:val="center"/>
        </w:trPr>
        <w:tc>
          <w:tcPr>
            <w:tcW w:w="1950" w:type="dxa"/>
            <w:vAlign w:val="center"/>
          </w:tcPr>
          <w:p w14:paraId="67EB985A" w14:textId="77777777" w:rsidR="00C56193" w:rsidRPr="00F96828" w:rsidRDefault="00C56193" w:rsidP="00EB7C45">
            <w:pPr>
              <w:spacing w:before="40" w:after="40"/>
              <w:rPr>
                <w:ins w:id="41" w:author="Puneet Kumar - Chaucer" w:date="2026-09-07T17:30:00Z" w16du:dateUtc="2026-09-07T16:30:00Z"/>
                <w:rFonts w:ascii="Aptos" w:hAnsi="Aptos"/>
                <w:sz w:val="17"/>
                <w:szCs w:val="17"/>
              </w:rPr>
            </w:pPr>
            <w:r w:rsidRPr="00F96828">
              <w:rPr>
                <w:rFonts w:ascii="Aptos" w:hAnsi="Aptos"/>
                <w:sz w:val="17"/>
                <w:szCs w:val="17"/>
              </w:rPr>
              <w:lastRenderedPageBreak/>
              <w:t>Business capability alignment (Application)</w:t>
            </w:r>
          </w:p>
          <w:p w14:paraId="5440A251" w14:textId="77777777" w:rsidR="00C56193" w:rsidRPr="00F96828" w:rsidRDefault="00C56193" w:rsidP="00EB7C45">
            <w:pPr>
              <w:spacing w:before="40" w:after="40"/>
              <w:rPr>
                <w:rFonts w:ascii="Aptos" w:hAnsi="Aptos"/>
                <w:sz w:val="17"/>
                <w:szCs w:val="17"/>
              </w:rPr>
            </w:pPr>
            <w:ins w:id="42" w:author="Puneet Kumar - Chaucer" w:date="2026-09-07T17:30:00Z" w16du:dateUtc="2026-09-07T16:30:00Z">
              <w:r w:rsidRPr="00F96828">
                <w:rPr>
                  <w:rFonts w:ascii="Aptos" w:hAnsi="Aptos"/>
                  <w:i/>
                  <w:iCs/>
                  <w:sz w:val="17"/>
                  <w:szCs w:val="17"/>
                </w:rPr>
                <w:fldChar w:fldCharType="begin"/>
              </w:r>
              <w:r w:rsidRPr="00F96828">
                <w:rPr>
                  <w:rFonts w:ascii="Aptos" w:hAnsi="Aptos"/>
                  <w:i/>
                  <w:iCs/>
                  <w:sz w:val="17"/>
                  <w:szCs w:val="17"/>
                </w:rPr>
                <w:instrText>HYPERLINK "https://chausl.sharepoint.com/:w:/r/sites/CTG-Architecture/Shared%20Documents/Strategy/Enterprise%20Principles/ChArch-EAPrinciples.docx?d=w5eec274880294572839285ad89c5fe8b&amp;csf=1&amp;web=1&amp;e=EFO0e3"</w:instrText>
              </w:r>
              <w:r w:rsidRPr="00F96828">
                <w:rPr>
                  <w:rFonts w:ascii="Aptos" w:hAnsi="Aptos"/>
                  <w:i/>
                  <w:iCs/>
                  <w:sz w:val="17"/>
                  <w:szCs w:val="17"/>
                </w:rPr>
              </w:r>
              <w:r w:rsidRPr="00F96828">
                <w:rPr>
                  <w:rFonts w:ascii="Aptos" w:hAnsi="Aptos"/>
                  <w:i/>
                  <w:iCs/>
                  <w:sz w:val="17"/>
                  <w:szCs w:val="17"/>
                </w:rPr>
                <w:fldChar w:fldCharType="separate"/>
              </w:r>
              <w:r w:rsidRPr="00F96828">
                <w:rPr>
                  <w:rFonts w:ascii="Aptos" w:hAnsi="Aptos"/>
                  <w:i/>
                  <w:iCs/>
                  <w:sz w:val="17"/>
                  <w:szCs w:val="17"/>
                </w:rPr>
                <w:t>Source - AAP1</w:t>
              </w:r>
              <w:r w:rsidRPr="00F96828">
                <w:rPr>
                  <w:rFonts w:ascii="Aptos" w:hAnsi="Aptos"/>
                  <w:i/>
                  <w:iCs/>
                  <w:sz w:val="17"/>
                  <w:szCs w:val="17"/>
                </w:rPr>
                <w:fldChar w:fldCharType="end"/>
              </w:r>
            </w:ins>
          </w:p>
        </w:tc>
        <w:tc>
          <w:tcPr>
            <w:tcW w:w="2850" w:type="dxa"/>
            <w:vAlign w:val="center"/>
          </w:tcPr>
          <w:p w14:paraId="4E9FE44D"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Services should expose meaningful business capabilities, not raw system internals.</w:t>
            </w:r>
          </w:p>
        </w:tc>
        <w:tc>
          <w:tcPr>
            <w:tcW w:w="2850" w:type="dxa"/>
            <w:vAlign w:val="center"/>
          </w:tcPr>
          <w:p w14:paraId="670646DF"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APIs should represent business functions such as policy, claim, submission, party, document, or finance capability.</w:t>
            </w:r>
          </w:p>
        </w:tc>
        <w:tc>
          <w:tcPr>
            <w:tcW w:w="2220" w:type="dxa"/>
            <w:vAlign w:val="center"/>
          </w:tcPr>
          <w:p w14:paraId="76D9BE3D" w14:textId="77777777" w:rsidR="00C56193" w:rsidRPr="00F96828" w:rsidRDefault="00C56193" w:rsidP="00EB7C45">
            <w:pPr>
              <w:spacing w:before="40" w:after="40"/>
              <w:rPr>
                <w:rFonts w:ascii="Aptos" w:hAnsi="Aptos"/>
                <w:sz w:val="17"/>
                <w:szCs w:val="17"/>
              </w:rPr>
            </w:pPr>
            <w:hyperlink w:anchor="_4._Architectural_Position">
              <w:r w:rsidRPr="00F96828">
                <w:rPr>
                  <w:rStyle w:val="Hyperlink"/>
                  <w:rFonts w:ascii="Aptos" w:hAnsi="Aptos"/>
                  <w:sz w:val="17"/>
                  <w:szCs w:val="17"/>
                </w:rPr>
                <w:t>Architectural Position (4)</w:t>
              </w:r>
            </w:hyperlink>
            <w:r w:rsidRPr="00F96828">
              <w:rPr>
                <w:rFonts w:ascii="Aptos" w:hAnsi="Aptos"/>
                <w:sz w:val="17"/>
                <w:szCs w:val="17"/>
              </w:rPr>
              <w:t xml:space="preserve">, </w:t>
            </w:r>
            <w:r w:rsidRPr="00F96828">
              <w:rPr>
                <w:rFonts w:ascii="Aptos" w:hAnsi="Aptos"/>
                <w:sz w:val="17"/>
                <w:szCs w:val="17"/>
              </w:rPr>
              <w:fldChar w:fldCharType="begin"/>
            </w:r>
            <w:r w:rsidRPr="00F96828">
              <w:rPr>
                <w:rFonts w:ascii="Aptos" w:hAnsi="Aptos"/>
                <w:sz w:val="17"/>
                <w:szCs w:val="17"/>
              </w:rPr>
              <w:instrText>HYPERLINK \l "SIF_Sec8" \h</w:instrText>
            </w:r>
            <w:r w:rsidRPr="00F96828">
              <w:rPr>
                <w:rFonts w:ascii="Aptos" w:hAnsi="Aptos"/>
                <w:sz w:val="17"/>
                <w:szCs w:val="17"/>
              </w:rPr>
            </w:r>
            <w:r w:rsidRPr="00F96828">
              <w:rPr>
                <w:rFonts w:ascii="Aptos" w:hAnsi="Aptos"/>
                <w:sz w:val="17"/>
                <w:szCs w:val="17"/>
              </w:rPr>
              <w:fldChar w:fldCharType="separate"/>
            </w:r>
            <w:r w:rsidRPr="00F96828">
              <w:rPr>
                <w:rFonts w:ascii="Aptos" w:hAnsi="Aptos"/>
                <w:sz w:val="17"/>
                <w:szCs w:val="17"/>
              </w:rPr>
              <w:fldChar w:fldCharType="begin"/>
            </w:r>
            <w:ins w:id="43" w:author="Puneet Kumar - Chaucer" w:date="2026-09-07T17:16:00Z" w16du:dateUtc="2026-09-07T16:16:00Z">
              <w:r w:rsidRPr="00F96828">
                <w:rPr>
                  <w:rFonts w:ascii="Aptos" w:hAnsi="Aptos"/>
                  <w:sz w:val="17"/>
                  <w:szCs w:val="17"/>
                </w:rPr>
                <w:instrText xml:space="preserve">HYPERLINK  \l "_8._Enterprise_Pattern" \h </w:instrText>
              </w:r>
            </w:ins>
            <w:r w:rsidRPr="00F96828">
              <w:rPr>
                <w:rFonts w:ascii="Aptos" w:hAnsi="Aptos"/>
                <w:sz w:val="17"/>
                <w:szCs w:val="17"/>
              </w:rPr>
            </w:r>
            <w:r w:rsidRPr="00F96828">
              <w:rPr>
                <w:rFonts w:ascii="Aptos" w:hAnsi="Aptos"/>
                <w:sz w:val="17"/>
                <w:szCs w:val="17"/>
              </w:rPr>
              <w:fldChar w:fldCharType="separate"/>
            </w:r>
            <w:r w:rsidRPr="00F96828">
              <w:rPr>
                <w:rStyle w:val="Hyperlink"/>
                <w:rFonts w:ascii="Aptos" w:hAnsi="Aptos"/>
                <w:sz w:val="17"/>
                <w:szCs w:val="17"/>
              </w:rPr>
              <w:t>Catalogue (8)</w:t>
            </w:r>
            <w:r w:rsidRPr="00F96828">
              <w:rPr>
                <w:rFonts w:ascii="Aptos" w:hAnsi="Aptos"/>
                <w:sz w:val="17"/>
                <w:szCs w:val="17"/>
              </w:rPr>
              <w:fldChar w:fldCharType="end"/>
            </w:r>
            <w:r w:rsidRPr="00F96828">
              <w:rPr>
                <w:rStyle w:val="Hyperlink"/>
                <w:rFonts w:ascii="Aptos" w:hAnsi="Aptos"/>
                <w:sz w:val="17"/>
                <w:szCs w:val="17"/>
              </w:rPr>
              <w:t>)</w:t>
            </w:r>
            <w:r w:rsidRPr="00F96828">
              <w:rPr>
                <w:rFonts w:ascii="Aptos" w:hAnsi="Aptos"/>
                <w:sz w:val="17"/>
                <w:szCs w:val="17"/>
              </w:rPr>
              <w:fldChar w:fldCharType="end"/>
            </w:r>
          </w:p>
        </w:tc>
      </w:tr>
      <w:tr w:rsidR="00C56193" w14:paraId="5CF82141" w14:textId="77777777" w:rsidTr="00EB7C45">
        <w:trPr>
          <w:jc w:val="center"/>
        </w:trPr>
        <w:tc>
          <w:tcPr>
            <w:tcW w:w="1950" w:type="dxa"/>
            <w:vAlign w:val="center"/>
          </w:tcPr>
          <w:p w14:paraId="0C41CB92" w14:textId="77777777" w:rsidR="00C56193" w:rsidRPr="00F96828" w:rsidRDefault="00C56193" w:rsidP="00EB7C45">
            <w:pPr>
              <w:spacing w:before="40" w:after="40"/>
              <w:rPr>
                <w:ins w:id="44" w:author="Puneet Kumar - Chaucer" w:date="2026-09-07T17:27:00Z" w16du:dateUtc="2026-09-07T16:27:00Z"/>
                <w:rFonts w:ascii="Aptos" w:hAnsi="Aptos"/>
                <w:sz w:val="17"/>
                <w:szCs w:val="17"/>
              </w:rPr>
            </w:pPr>
            <w:r w:rsidRPr="00F96828">
              <w:rPr>
                <w:rFonts w:ascii="Aptos" w:hAnsi="Aptos"/>
                <w:sz w:val="17"/>
                <w:szCs w:val="17"/>
              </w:rPr>
              <w:t>APIM as API publishing and ingress control (Integration, Security)</w:t>
            </w:r>
          </w:p>
          <w:p w14:paraId="532B686B" w14:textId="77777777" w:rsidR="00C56193" w:rsidRPr="00F96828" w:rsidRDefault="00C56193" w:rsidP="00EB7C45">
            <w:pPr>
              <w:spacing w:before="40" w:after="40"/>
              <w:rPr>
                <w:ins w:id="45" w:author="Puneet Kumar - Chaucer" w:date="2026-09-07T17:30:00Z" w16du:dateUtc="2026-09-07T16:30:00Z"/>
                <w:rFonts w:ascii="Aptos" w:hAnsi="Aptos"/>
                <w:i/>
                <w:iCs/>
                <w:sz w:val="17"/>
                <w:szCs w:val="17"/>
              </w:rPr>
            </w:pPr>
            <w:ins w:id="46" w:author="Puneet Kumar - Chaucer" w:date="2026-09-07T17:27:00Z" w16du:dateUtc="2026-09-07T16:27:00Z">
              <w:r w:rsidRPr="00F96828">
                <w:rPr>
                  <w:rFonts w:ascii="Aptos" w:hAnsi="Aptos"/>
                  <w:i/>
                  <w:iCs/>
                  <w:sz w:val="17"/>
                  <w:szCs w:val="17"/>
                </w:rPr>
                <w:fldChar w:fldCharType="begin"/>
              </w:r>
              <w:r w:rsidRPr="00F96828">
                <w:rPr>
                  <w:rFonts w:ascii="Aptos" w:hAnsi="Aptos"/>
                  <w:i/>
                  <w:iCs/>
                  <w:sz w:val="17"/>
                  <w:szCs w:val="17"/>
                </w:rPr>
                <w:instrText>HYPERLINK "https://chausl.sharepoint.com/:w:/r/sites/CTG-Architecture/Shared%20Documents/Strategy/Enterprise%20Principles/ChArch-EAPrinciples.docx?d=w5eec274880294572839285ad89c5fe8b&amp;csf=1&amp;web=1&amp;e=EFO0e3"</w:instrText>
              </w:r>
              <w:r w:rsidRPr="00F96828">
                <w:rPr>
                  <w:rFonts w:ascii="Aptos" w:hAnsi="Aptos"/>
                  <w:i/>
                  <w:iCs/>
                  <w:sz w:val="17"/>
                  <w:szCs w:val="17"/>
                </w:rPr>
              </w:r>
              <w:r w:rsidRPr="00F96828">
                <w:rPr>
                  <w:rFonts w:ascii="Aptos" w:hAnsi="Aptos"/>
                  <w:i/>
                  <w:iCs/>
                  <w:sz w:val="17"/>
                  <w:szCs w:val="17"/>
                </w:rPr>
                <w:fldChar w:fldCharType="separate"/>
              </w:r>
              <w:r w:rsidRPr="00F96828">
                <w:rPr>
                  <w:rFonts w:ascii="Aptos" w:hAnsi="Aptos"/>
                  <w:i/>
                  <w:iCs/>
                  <w:sz w:val="17"/>
                  <w:szCs w:val="17"/>
                </w:rPr>
                <w:t>Source - EAG3</w:t>
              </w:r>
              <w:r w:rsidRPr="00F96828">
                <w:rPr>
                  <w:rFonts w:ascii="Aptos" w:hAnsi="Aptos"/>
                  <w:i/>
                  <w:iCs/>
                  <w:sz w:val="17"/>
                  <w:szCs w:val="17"/>
                </w:rPr>
                <w:fldChar w:fldCharType="end"/>
              </w:r>
            </w:ins>
          </w:p>
          <w:p w14:paraId="4351BC8B" w14:textId="77777777" w:rsidR="00C56193" w:rsidRPr="00F96828" w:rsidRDefault="00C56193" w:rsidP="00EB7C45">
            <w:pPr>
              <w:spacing w:before="40" w:after="40"/>
              <w:rPr>
                <w:rFonts w:ascii="Aptos" w:hAnsi="Aptos"/>
                <w:sz w:val="17"/>
                <w:szCs w:val="17"/>
              </w:rPr>
            </w:pPr>
            <w:ins w:id="47" w:author="Puneet Kumar - Chaucer" w:date="2026-09-07T17:30:00Z" w16du:dateUtc="2026-09-07T16:30:00Z">
              <w:r w:rsidRPr="00F96828">
                <w:rPr>
                  <w:rFonts w:ascii="Aptos" w:hAnsi="Aptos"/>
                  <w:i/>
                  <w:iCs/>
                  <w:sz w:val="17"/>
                  <w:szCs w:val="17"/>
                </w:rPr>
                <w:fldChar w:fldCharType="begin"/>
              </w:r>
              <w:r w:rsidRPr="00F96828">
                <w:rPr>
                  <w:rFonts w:ascii="Aptos" w:hAnsi="Aptos"/>
                  <w:i/>
                  <w:iCs/>
                  <w:sz w:val="17"/>
                  <w:szCs w:val="17"/>
                </w:rPr>
                <w:instrText>HYPERLINK "https://chausl.sharepoint.com/:w:/r/sites/CTG-Architecture/Shared%20Documents/Strategy/Enterprise%20Principles/ChArch-EAPrinciples.docx?d=w5eec274880294572839285ad89c5fe8b&amp;csf=1&amp;web=1&amp;e=EFO0e3"</w:instrText>
              </w:r>
              <w:r w:rsidRPr="00F96828">
                <w:rPr>
                  <w:rFonts w:ascii="Aptos" w:hAnsi="Aptos"/>
                  <w:i/>
                  <w:iCs/>
                  <w:sz w:val="17"/>
                  <w:szCs w:val="17"/>
                </w:rPr>
              </w:r>
              <w:r w:rsidRPr="00F96828">
                <w:rPr>
                  <w:rFonts w:ascii="Aptos" w:hAnsi="Aptos"/>
                  <w:i/>
                  <w:iCs/>
                  <w:sz w:val="17"/>
                  <w:szCs w:val="17"/>
                </w:rPr>
                <w:fldChar w:fldCharType="separate"/>
              </w:r>
              <w:r w:rsidRPr="00F96828">
                <w:rPr>
                  <w:rFonts w:ascii="Aptos" w:hAnsi="Aptos"/>
                  <w:i/>
                  <w:iCs/>
                  <w:sz w:val="17"/>
                  <w:szCs w:val="17"/>
                </w:rPr>
                <w:t>Source - AAP1</w:t>
              </w:r>
              <w:r w:rsidRPr="00F96828">
                <w:rPr>
                  <w:rFonts w:ascii="Aptos" w:hAnsi="Aptos"/>
                  <w:i/>
                  <w:iCs/>
                  <w:sz w:val="17"/>
                  <w:szCs w:val="17"/>
                </w:rPr>
                <w:fldChar w:fldCharType="end"/>
              </w:r>
            </w:ins>
          </w:p>
        </w:tc>
        <w:tc>
          <w:tcPr>
            <w:tcW w:w="2850" w:type="dxa"/>
            <w:vAlign w:val="center"/>
          </w:tcPr>
          <w:p w14:paraId="31BAFB03"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Chaucer-owned APIs exposed for internal or external consumption should be published through Azure API Management unless an exception is approved.</w:t>
            </w:r>
          </w:p>
        </w:tc>
        <w:tc>
          <w:tcPr>
            <w:tcW w:w="2850" w:type="dxa"/>
            <w:vAlign w:val="center"/>
          </w:tcPr>
          <w:p w14:paraId="6D3C65BF"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APIM is the standard control point for API discovery, policy enforcement, authentication, throttling, monitoring, versioning, and lifecycle governance. Direct exposure of backend APIs, Logic Apps, Functions, or internal service endpoints should be avoided.</w:t>
            </w:r>
          </w:p>
        </w:tc>
        <w:tc>
          <w:tcPr>
            <w:tcW w:w="2220" w:type="dxa"/>
            <w:vAlign w:val="center"/>
          </w:tcPr>
          <w:p w14:paraId="4118516A" w14:textId="77777777" w:rsidR="00C56193" w:rsidRPr="00F96828" w:rsidRDefault="00C56193" w:rsidP="00EB7C45">
            <w:pPr>
              <w:spacing w:before="40" w:after="40"/>
              <w:rPr>
                <w:rFonts w:ascii="Aptos" w:hAnsi="Aptos"/>
                <w:sz w:val="17"/>
                <w:szCs w:val="17"/>
              </w:rPr>
            </w:pPr>
            <w:hyperlink w:anchor="_5._Reference_Architecture">
              <w:r w:rsidRPr="00F96828">
                <w:rPr>
                  <w:rStyle w:val="Hyperlink"/>
                  <w:rFonts w:ascii="Aptos" w:hAnsi="Aptos"/>
                  <w:sz w:val="17"/>
                  <w:szCs w:val="17"/>
                </w:rPr>
                <w:t>Ref architecture (5)</w:t>
              </w:r>
            </w:hyperlink>
            <w:r w:rsidRPr="00F96828">
              <w:rPr>
                <w:rFonts w:ascii="Aptos" w:hAnsi="Aptos"/>
                <w:sz w:val="17"/>
                <w:szCs w:val="17"/>
              </w:rPr>
              <w:t xml:space="preserve">, </w:t>
            </w:r>
            <w:hyperlink w:anchor="_11.1_Security_Principles">
              <w:r w:rsidRPr="00F96828">
                <w:rPr>
                  <w:rStyle w:val="Hyperlink"/>
                  <w:rFonts w:ascii="Aptos" w:hAnsi="Aptos"/>
                  <w:sz w:val="17"/>
                  <w:szCs w:val="17"/>
                </w:rPr>
                <w:t>Security (12)</w:t>
              </w:r>
            </w:hyperlink>
            <w:r w:rsidRPr="00F96828">
              <w:rPr>
                <w:rFonts w:ascii="Aptos" w:hAnsi="Aptos"/>
                <w:sz w:val="17"/>
                <w:szCs w:val="17"/>
              </w:rPr>
              <w:t xml:space="preserve">, </w:t>
            </w:r>
            <w:hyperlink w:anchor="_12_Guardrails">
              <w:r w:rsidRPr="00F96828">
                <w:rPr>
                  <w:rStyle w:val="Hyperlink"/>
                  <w:rFonts w:ascii="Aptos" w:hAnsi="Aptos"/>
                  <w:sz w:val="17"/>
                  <w:szCs w:val="17"/>
                </w:rPr>
                <w:t>Guardrails (13.1)</w:t>
              </w:r>
            </w:hyperlink>
          </w:p>
        </w:tc>
      </w:tr>
      <w:tr w:rsidR="00C56193" w14:paraId="51F11503" w14:textId="77777777" w:rsidTr="00EB7C45">
        <w:trPr>
          <w:jc w:val="center"/>
        </w:trPr>
        <w:tc>
          <w:tcPr>
            <w:tcW w:w="1950" w:type="dxa"/>
            <w:vAlign w:val="center"/>
          </w:tcPr>
          <w:p w14:paraId="36209AF9" w14:textId="77777777" w:rsidR="00C56193" w:rsidRPr="00F96828" w:rsidRDefault="00C56193" w:rsidP="00EB7C45">
            <w:pPr>
              <w:spacing w:before="40" w:after="40"/>
              <w:rPr>
                <w:ins w:id="48" w:author="Puneet Kumar - Chaucer" w:date="2026-09-07T17:29:00Z" w16du:dateUtc="2026-09-07T16:29:00Z"/>
                <w:rFonts w:ascii="Aptos" w:hAnsi="Aptos"/>
                <w:sz w:val="17"/>
                <w:szCs w:val="17"/>
              </w:rPr>
            </w:pPr>
            <w:r w:rsidRPr="00F96828">
              <w:rPr>
                <w:rFonts w:ascii="Aptos" w:hAnsi="Aptos"/>
                <w:sz w:val="17"/>
                <w:szCs w:val="17"/>
              </w:rPr>
              <w:t>Third-party API egress is governed by reuse and risk (Integration, Security)</w:t>
            </w:r>
          </w:p>
          <w:p w14:paraId="1BE60C90" w14:textId="77777777" w:rsidR="00C56193" w:rsidRPr="00F96828" w:rsidRDefault="00C56193" w:rsidP="00EB7C45">
            <w:pPr>
              <w:spacing w:before="40" w:after="40"/>
              <w:rPr>
                <w:ins w:id="49" w:author="Puneet Kumar - Chaucer" w:date="2026-09-07T17:29:00Z" w16du:dateUtc="2026-09-07T16:29:00Z"/>
                <w:rFonts w:ascii="Aptos" w:hAnsi="Aptos"/>
                <w:i/>
                <w:iCs/>
                <w:sz w:val="17"/>
                <w:szCs w:val="17"/>
              </w:rPr>
            </w:pPr>
            <w:ins w:id="50" w:author="Puneet Kumar - Chaucer" w:date="2026-09-07T17:29:00Z" w16du:dateUtc="2026-09-07T16:29:00Z">
              <w:r w:rsidRPr="00F96828">
                <w:rPr>
                  <w:rFonts w:ascii="Aptos" w:hAnsi="Aptos"/>
                  <w:i/>
                  <w:iCs/>
                  <w:sz w:val="17"/>
                  <w:szCs w:val="17"/>
                </w:rPr>
                <w:fldChar w:fldCharType="begin"/>
              </w:r>
              <w:r w:rsidRPr="00F96828">
                <w:rPr>
                  <w:rFonts w:ascii="Aptos" w:hAnsi="Aptos"/>
                  <w:i/>
                  <w:iCs/>
                  <w:sz w:val="17"/>
                  <w:szCs w:val="17"/>
                </w:rPr>
                <w:instrText>HYPERLINK "https://chausl.sharepoint.com/:w:/r/sites/CTG-Architecture/Shared%20Documents/Strategy/Enterprise%20Principles/ChArch-EAPrinciples.docx?d=w5eec274880294572839285ad89c5fe8b&amp;csf=1&amp;web=1&amp;e=EFO0e3"</w:instrText>
              </w:r>
              <w:r w:rsidRPr="00F96828">
                <w:rPr>
                  <w:rFonts w:ascii="Aptos" w:hAnsi="Aptos"/>
                  <w:i/>
                  <w:iCs/>
                  <w:sz w:val="17"/>
                  <w:szCs w:val="17"/>
                </w:rPr>
              </w:r>
              <w:r w:rsidRPr="00F96828">
                <w:rPr>
                  <w:rFonts w:ascii="Aptos" w:hAnsi="Aptos"/>
                  <w:i/>
                  <w:iCs/>
                  <w:sz w:val="17"/>
                  <w:szCs w:val="17"/>
                </w:rPr>
                <w:fldChar w:fldCharType="separate"/>
              </w:r>
              <w:r w:rsidRPr="00F96828">
                <w:rPr>
                  <w:rFonts w:ascii="Aptos" w:hAnsi="Aptos"/>
                  <w:i/>
                  <w:iCs/>
                  <w:sz w:val="17"/>
                  <w:szCs w:val="17"/>
                </w:rPr>
                <w:t>Source - EAG6</w:t>
              </w:r>
              <w:r w:rsidRPr="00F96828">
                <w:rPr>
                  <w:rFonts w:ascii="Aptos" w:hAnsi="Aptos"/>
                  <w:i/>
                  <w:iCs/>
                  <w:sz w:val="17"/>
                  <w:szCs w:val="17"/>
                </w:rPr>
                <w:fldChar w:fldCharType="end"/>
              </w:r>
            </w:ins>
          </w:p>
          <w:p w14:paraId="637CBC70" w14:textId="77777777" w:rsidR="00C56193" w:rsidRPr="00F96828" w:rsidRDefault="00C56193" w:rsidP="00EB7C45">
            <w:pPr>
              <w:spacing w:before="40" w:after="40"/>
              <w:rPr>
                <w:rFonts w:ascii="Aptos" w:hAnsi="Aptos"/>
                <w:sz w:val="17"/>
                <w:szCs w:val="17"/>
              </w:rPr>
            </w:pPr>
            <w:ins w:id="51" w:author="Puneet Kumar - Chaucer" w:date="2026-09-07T17:29:00Z" w16du:dateUtc="2026-09-07T16:29:00Z">
              <w:r w:rsidRPr="00F96828">
                <w:rPr>
                  <w:rFonts w:ascii="Aptos" w:hAnsi="Aptos"/>
                  <w:i/>
                  <w:iCs/>
                  <w:sz w:val="17"/>
                  <w:szCs w:val="17"/>
                </w:rPr>
                <w:fldChar w:fldCharType="begin"/>
              </w:r>
              <w:r w:rsidRPr="00F96828">
                <w:rPr>
                  <w:rFonts w:ascii="Aptos" w:hAnsi="Aptos"/>
                  <w:i/>
                  <w:iCs/>
                  <w:sz w:val="17"/>
                  <w:szCs w:val="17"/>
                </w:rPr>
                <w:instrText>HYPERLINK "https://chausl.sharepoint.com/:w:/r/sites/CTG-Architecture/Shared%20Documents/Strategy/Enterprise%20Principles/ChArch-EAPrinciples.docx?d=w5eec274880294572839285ad89c5fe8b&amp;csf=1&amp;web=1&amp;e=EFO0e3"</w:instrText>
              </w:r>
              <w:r w:rsidRPr="00F96828">
                <w:rPr>
                  <w:rFonts w:ascii="Aptos" w:hAnsi="Aptos"/>
                  <w:i/>
                  <w:iCs/>
                  <w:sz w:val="17"/>
                  <w:szCs w:val="17"/>
                </w:rPr>
              </w:r>
              <w:r w:rsidRPr="00F96828">
                <w:rPr>
                  <w:rFonts w:ascii="Aptos" w:hAnsi="Aptos"/>
                  <w:i/>
                  <w:iCs/>
                  <w:sz w:val="17"/>
                  <w:szCs w:val="17"/>
                </w:rPr>
                <w:fldChar w:fldCharType="separate"/>
              </w:r>
              <w:r w:rsidRPr="00F96828">
                <w:rPr>
                  <w:rFonts w:ascii="Aptos" w:hAnsi="Aptos"/>
                  <w:i/>
                  <w:iCs/>
                  <w:sz w:val="17"/>
                  <w:szCs w:val="17"/>
                </w:rPr>
                <w:t>Source - AAP2</w:t>
              </w:r>
              <w:r w:rsidRPr="00F96828">
                <w:rPr>
                  <w:rFonts w:ascii="Aptos" w:hAnsi="Aptos"/>
                  <w:i/>
                  <w:iCs/>
                  <w:sz w:val="17"/>
                  <w:szCs w:val="17"/>
                </w:rPr>
                <w:fldChar w:fldCharType="end"/>
              </w:r>
            </w:ins>
          </w:p>
        </w:tc>
        <w:tc>
          <w:tcPr>
            <w:tcW w:w="2850" w:type="dxa"/>
            <w:vAlign w:val="center"/>
          </w:tcPr>
          <w:p w14:paraId="43560382"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Chaucer integrations may call third-party APIs directly from Logic Apps or Functions where the integration is workflow-specific, low reuse, and appropriately governed.</w:t>
            </w:r>
          </w:p>
        </w:tc>
        <w:tc>
          <w:tcPr>
            <w:tcW w:w="2850" w:type="dxa"/>
            <w:vAlign w:val="center"/>
          </w:tcPr>
          <w:p w14:paraId="55D15E81"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APIM should be used as a Chaucer-owned facade where third-party APIs are reused, business-critical, strategically important, externally sensitive, or require centralised policy, monitoring, or lifecycle control.</w:t>
            </w:r>
          </w:p>
        </w:tc>
        <w:tc>
          <w:tcPr>
            <w:tcW w:w="2220" w:type="dxa"/>
            <w:vAlign w:val="center"/>
          </w:tcPr>
          <w:p w14:paraId="5C235141" w14:textId="77777777" w:rsidR="00C56193" w:rsidRPr="00F96828" w:rsidRDefault="00C56193" w:rsidP="00EB7C45">
            <w:pPr>
              <w:spacing w:before="40" w:after="40"/>
              <w:rPr>
                <w:rFonts w:ascii="Aptos" w:hAnsi="Aptos"/>
                <w:sz w:val="17"/>
                <w:szCs w:val="17"/>
              </w:rPr>
            </w:pPr>
            <w:r w:rsidRPr="00F96828">
              <w:rPr>
                <w:rFonts w:ascii="Aptos" w:hAnsi="Aptos"/>
                <w:sz w:val="17"/>
                <w:szCs w:val="17"/>
              </w:rPr>
              <w:fldChar w:fldCharType="begin"/>
            </w:r>
            <w:r w:rsidRPr="00F96828">
              <w:rPr>
                <w:rFonts w:ascii="Aptos" w:hAnsi="Aptos"/>
                <w:sz w:val="17"/>
                <w:szCs w:val="17"/>
              </w:rPr>
              <w:instrText>HYPERLINK \l "SIF_Sec8" \h</w:instrText>
            </w:r>
            <w:r w:rsidRPr="00F96828">
              <w:rPr>
                <w:rFonts w:ascii="Aptos" w:hAnsi="Aptos"/>
                <w:sz w:val="17"/>
                <w:szCs w:val="17"/>
              </w:rPr>
            </w:r>
            <w:r w:rsidRPr="00F96828">
              <w:rPr>
                <w:rFonts w:ascii="Aptos" w:hAnsi="Aptos"/>
                <w:sz w:val="17"/>
                <w:szCs w:val="17"/>
              </w:rPr>
              <w:fldChar w:fldCharType="separate"/>
            </w:r>
            <w:r w:rsidRPr="00F96828">
              <w:rPr>
                <w:rFonts w:ascii="Aptos" w:hAnsi="Aptos"/>
                <w:sz w:val="17"/>
                <w:szCs w:val="17"/>
              </w:rPr>
              <w:fldChar w:fldCharType="begin"/>
            </w:r>
            <w:ins w:id="52" w:author="Puneet Kumar - Chaucer" w:date="2026-09-07T17:16:00Z" w16du:dateUtc="2026-09-07T16:16:00Z">
              <w:r w:rsidRPr="00F96828">
                <w:rPr>
                  <w:rFonts w:ascii="Aptos" w:hAnsi="Aptos"/>
                  <w:sz w:val="17"/>
                  <w:szCs w:val="17"/>
                </w:rPr>
                <w:instrText xml:space="preserve">HYPERLINK  \l "_8._Enterprise_Pattern" \h </w:instrText>
              </w:r>
            </w:ins>
            <w:r w:rsidRPr="00F96828">
              <w:rPr>
                <w:rFonts w:ascii="Aptos" w:hAnsi="Aptos"/>
                <w:sz w:val="17"/>
                <w:szCs w:val="17"/>
              </w:rPr>
            </w:r>
            <w:r w:rsidRPr="00F96828">
              <w:rPr>
                <w:rFonts w:ascii="Aptos" w:hAnsi="Aptos"/>
                <w:sz w:val="17"/>
                <w:szCs w:val="17"/>
              </w:rPr>
              <w:fldChar w:fldCharType="separate"/>
            </w:r>
            <w:r w:rsidRPr="00F96828">
              <w:rPr>
                <w:rStyle w:val="Hyperlink"/>
                <w:rFonts w:ascii="Aptos" w:hAnsi="Aptos"/>
                <w:sz w:val="17"/>
                <w:szCs w:val="17"/>
              </w:rPr>
              <w:t>Catalogue (8)</w:t>
            </w:r>
            <w:r w:rsidRPr="00F96828">
              <w:rPr>
                <w:rFonts w:ascii="Aptos" w:hAnsi="Aptos"/>
                <w:sz w:val="17"/>
                <w:szCs w:val="17"/>
              </w:rPr>
              <w:fldChar w:fldCharType="end"/>
            </w:r>
            <w:r w:rsidRPr="00F96828">
              <w:rPr>
                <w:rStyle w:val="Hyperlink"/>
                <w:rFonts w:ascii="Aptos" w:hAnsi="Aptos"/>
                <w:sz w:val="17"/>
                <w:szCs w:val="17"/>
              </w:rPr>
              <w:t>)</w:t>
            </w:r>
            <w:r w:rsidRPr="00F96828">
              <w:rPr>
                <w:rFonts w:ascii="Aptos" w:hAnsi="Aptos"/>
                <w:sz w:val="17"/>
                <w:szCs w:val="17"/>
              </w:rPr>
              <w:fldChar w:fldCharType="end"/>
            </w:r>
            <w:r w:rsidRPr="00F96828">
              <w:rPr>
                <w:rFonts w:ascii="Aptos" w:hAnsi="Aptos"/>
                <w:sz w:val="17"/>
                <w:szCs w:val="17"/>
              </w:rPr>
              <w:t xml:space="preserve">, </w:t>
            </w:r>
            <w:hyperlink w:anchor="_13._Exception_Process">
              <w:r w:rsidRPr="00F96828">
                <w:rPr>
                  <w:rStyle w:val="Hyperlink"/>
                  <w:rFonts w:ascii="Aptos" w:hAnsi="Aptos"/>
                  <w:sz w:val="17"/>
                  <w:szCs w:val="17"/>
                </w:rPr>
                <w:t>Exception and TDA (14)</w:t>
              </w:r>
            </w:hyperlink>
          </w:p>
        </w:tc>
      </w:tr>
      <w:tr w:rsidR="00C56193" w14:paraId="012899B6" w14:textId="77777777" w:rsidTr="00EB7C45">
        <w:trPr>
          <w:jc w:val="center"/>
        </w:trPr>
        <w:tc>
          <w:tcPr>
            <w:tcW w:w="1950" w:type="dxa"/>
            <w:vAlign w:val="center"/>
          </w:tcPr>
          <w:p w14:paraId="28BFEB3C" w14:textId="77777777" w:rsidR="00C56193" w:rsidRPr="00F96828" w:rsidRDefault="00C56193" w:rsidP="00EB7C45">
            <w:pPr>
              <w:spacing w:before="40" w:after="40"/>
              <w:rPr>
                <w:ins w:id="53" w:author="Puneet Kumar - Chaucer" w:date="2026-09-07T17:31:00Z" w16du:dateUtc="2026-09-07T16:31:00Z"/>
                <w:rFonts w:ascii="Aptos" w:hAnsi="Aptos"/>
                <w:sz w:val="17"/>
                <w:szCs w:val="17"/>
              </w:rPr>
            </w:pPr>
            <w:r w:rsidRPr="00F96828">
              <w:rPr>
                <w:rFonts w:ascii="Aptos" w:hAnsi="Aptos"/>
                <w:sz w:val="17"/>
                <w:szCs w:val="17"/>
              </w:rPr>
              <w:t>Asynchronous-first where resilience matters (Integration, Resilience)</w:t>
            </w:r>
          </w:p>
          <w:p w14:paraId="65B019C9" w14:textId="77777777" w:rsidR="00C56193" w:rsidRPr="00F96828" w:rsidRDefault="00C56193" w:rsidP="00EB7C45">
            <w:pPr>
              <w:spacing w:before="40" w:after="40"/>
              <w:rPr>
                <w:rFonts w:ascii="Aptos" w:hAnsi="Aptos"/>
                <w:sz w:val="17"/>
                <w:szCs w:val="17"/>
              </w:rPr>
            </w:pPr>
            <w:ins w:id="54" w:author="Puneet Kumar - Chaucer" w:date="2026-09-07T17:31:00Z" w16du:dateUtc="2026-09-07T16:31:00Z">
              <w:r w:rsidRPr="00F96828">
                <w:rPr>
                  <w:rFonts w:ascii="Aptos" w:hAnsi="Aptos"/>
                  <w:i/>
                  <w:iCs/>
                  <w:sz w:val="17"/>
                  <w:szCs w:val="17"/>
                </w:rPr>
                <w:fldChar w:fldCharType="begin"/>
              </w:r>
              <w:r w:rsidRPr="00F96828">
                <w:rPr>
                  <w:rFonts w:ascii="Aptos" w:hAnsi="Aptos"/>
                  <w:i/>
                  <w:iCs/>
                  <w:sz w:val="17"/>
                  <w:szCs w:val="17"/>
                </w:rPr>
                <w:instrText>HYPERLINK "https://chausl.sharepoint.com/:w:/r/sites/CTG-Architecture/Shared%20Documents/Strategy/Enterprise%20Principles/ChArch-EAPrinciples.docx?d=w5eec274880294572839285ad89c5fe8b&amp;csf=1&amp;web=1&amp;e=EFO0e3"</w:instrText>
              </w:r>
              <w:r w:rsidRPr="00F96828">
                <w:rPr>
                  <w:rFonts w:ascii="Aptos" w:hAnsi="Aptos"/>
                  <w:i/>
                  <w:iCs/>
                  <w:sz w:val="17"/>
                  <w:szCs w:val="17"/>
                </w:rPr>
              </w:r>
              <w:r w:rsidRPr="00F96828">
                <w:rPr>
                  <w:rFonts w:ascii="Aptos" w:hAnsi="Aptos"/>
                  <w:i/>
                  <w:iCs/>
                  <w:sz w:val="17"/>
                  <w:szCs w:val="17"/>
                </w:rPr>
                <w:fldChar w:fldCharType="separate"/>
              </w:r>
              <w:r w:rsidRPr="00F96828">
                <w:rPr>
                  <w:rFonts w:ascii="Aptos" w:hAnsi="Aptos"/>
                  <w:i/>
                  <w:iCs/>
                  <w:sz w:val="17"/>
                  <w:szCs w:val="17"/>
                </w:rPr>
                <w:t>Source - IAP10</w:t>
              </w:r>
              <w:r w:rsidRPr="00F96828">
                <w:rPr>
                  <w:rFonts w:ascii="Aptos" w:hAnsi="Aptos"/>
                  <w:i/>
                  <w:iCs/>
                  <w:sz w:val="17"/>
                  <w:szCs w:val="17"/>
                </w:rPr>
                <w:fldChar w:fldCharType="end"/>
              </w:r>
            </w:ins>
          </w:p>
        </w:tc>
        <w:tc>
          <w:tcPr>
            <w:tcW w:w="2850" w:type="dxa"/>
            <w:vAlign w:val="center"/>
          </w:tcPr>
          <w:p w14:paraId="2FDA2EAE"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When availability, retry, load levelling, or latency tolerance is important, prefer messaging/events.</w:t>
            </w:r>
          </w:p>
        </w:tc>
        <w:tc>
          <w:tcPr>
            <w:tcW w:w="2850" w:type="dxa"/>
            <w:vAlign w:val="center"/>
          </w:tcPr>
          <w:p w14:paraId="603D89F3"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Use Service Bus queues/topics for reliable enterprise messaging.</w:t>
            </w:r>
          </w:p>
        </w:tc>
        <w:tc>
          <w:tcPr>
            <w:tcW w:w="2220" w:type="dxa"/>
            <w:vAlign w:val="center"/>
          </w:tcPr>
          <w:p w14:paraId="33E206B8" w14:textId="77777777" w:rsidR="00C56193" w:rsidRPr="00F96828" w:rsidRDefault="00C56193" w:rsidP="00EB7C45">
            <w:pPr>
              <w:spacing w:before="40" w:after="40"/>
              <w:rPr>
                <w:rFonts w:ascii="Aptos" w:hAnsi="Aptos"/>
                <w:sz w:val="17"/>
                <w:szCs w:val="17"/>
              </w:rPr>
            </w:pPr>
            <w:hyperlink w:anchor="_7.3_Detailed_Architecture">
              <w:r w:rsidRPr="00F96828">
                <w:rPr>
                  <w:rStyle w:val="Hyperlink"/>
                  <w:rFonts w:ascii="Aptos" w:hAnsi="Aptos"/>
                  <w:sz w:val="17"/>
                  <w:szCs w:val="17"/>
                </w:rPr>
                <w:t>Decision tree (7.4)</w:t>
              </w:r>
            </w:hyperlink>
            <w:r w:rsidRPr="00F96828">
              <w:rPr>
                <w:rFonts w:ascii="Aptos" w:hAnsi="Aptos"/>
                <w:sz w:val="17"/>
                <w:szCs w:val="17"/>
              </w:rPr>
              <w:t xml:space="preserve">, </w:t>
            </w:r>
            <w:r w:rsidRPr="00F96828">
              <w:rPr>
                <w:rFonts w:ascii="Aptos" w:hAnsi="Aptos"/>
                <w:sz w:val="17"/>
                <w:szCs w:val="17"/>
              </w:rPr>
              <w:fldChar w:fldCharType="begin"/>
            </w:r>
            <w:ins w:id="55" w:author="Puneet Kumar - Chaucer" w:date="2026-09-07T17:16:00Z" w16du:dateUtc="2026-09-07T16:16:00Z">
              <w:r w:rsidRPr="00F96828">
                <w:rPr>
                  <w:rFonts w:ascii="Aptos" w:hAnsi="Aptos"/>
                  <w:sz w:val="17"/>
                  <w:szCs w:val="17"/>
                </w:rPr>
                <w:instrText xml:space="preserve">HYPERLINK  \l "_8._Enterprise_Pattern" \h </w:instrText>
              </w:r>
            </w:ins>
            <w:r w:rsidRPr="00F96828">
              <w:rPr>
                <w:rFonts w:ascii="Aptos" w:hAnsi="Aptos"/>
                <w:sz w:val="17"/>
                <w:szCs w:val="17"/>
              </w:rPr>
            </w:r>
            <w:r w:rsidRPr="00F96828">
              <w:rPr>
                <w:rFonts w:ascii="Aptos" w:hAnsi="Aptos"/>
                <w:sz w:val="17"/>
                <w:szCs w:val="17"/>
              </w:rPr>
              <w:fldChar w:fldCharType="separate"/>
            </w:r>
            <w:r w:rsidRPr="00F96828">
              <w:rPr>
                <w:rStyle w:val="Hyperlink"/>
                <w:rFonts w:ascii="Aptos" w:hAnsi="Aptos"/>
                <w:sz w:val="17"/>
                <w:szCs w:val="17"/>
              </w:rPr>
              <w:t>Catalogue (8)</w:t>
            </w:r>
            <w:r w:rsidRPr="00F96828">
              <w:rPr>
                <w:rFonts w:ascii="Aptos" w:hAnsi="Aptos"/>
                <w:sz w:val="17"/>
                <w:szCs w:val="17"/>
              </w:rPr>
              <w:fldChar w:fldCharType="end"/>
            </w:r>
            <w:r w:rsidRPr="00F96828">
              <w:rPr>
                <w:rFonts w:ascii="Aptos" w:hAnsi="Aptos"/>
                <w:sz w:val="17"/>
                <w:szCs w:val="17"/>
              </w:rPr>
              <w:t xml:space="preserve">, </w:t>
            </w:r>
          </w:p>
        </w:tc>
      </w:tr>
      <w:tr w:rsidR="00C56193" w14:paraId="3701474A" w14:textId="77777777" w:rsidTr="00EB7C45">
        <w:trPr>
          <w:jc w:val="center"/>
        </w:trPr>
        <w:tc>
          <w:tcPr>
            <w:tcW w:w="1950" w:type="dxa"/>
            <w:vAlign w:val="center"/>
          </w:tcPr>
          <w:p w14:paraId="0D9D9EEE" w14:textId="77777777" w:rsidR="00C56193" w:rsidRPr="00F96828" w:rsidRDefault="00C56193" w:rsidP="00EB7C45">
            <w:pPr>
              <w:spacing w:before="40" w:after="40"/>
              <w:rPr>
                <w:ins w:id="56" w:author="Puneet Kumar - Chaucer" w:date="2026-09-07T17:33:00Z" w16du:dateUtc="2026-09-07T16:33:00Z"/>
                <w:rFonts w:ascii="Aptos" w:hAnsi="Aptos"/>
                <w:i/>
                <w:iCs/>
                <w:sz w:val="17"/>
                <w:szCs w:val="17"/>
              </w:rPr>
            </w:pPr>
            <w:r w:rsidRPr="00F96828">
              <w:rPr>
                <w:rFonts w:ascii="Aptos" w:hAnsi="Aptos"/>
                <w:sz w:val="17"/>
                <w:szCs w:val="17"/>
              </w:rPr>
              <w:t>Orchestration usage is explicit (Integration)</w:t>
            </w:r>
            <w:ins w:id="57" w:author="Puneet Kumar - Chaucer" w:date="2026-09-07T17:32:00Z" w16du:dateUtc="2026-09-07T16:32:00Z">
              <w:r w:rsidRPr="00F96828">
                <w:rPr>
                  <w:rFonts w:ascii="Aptos" w:hAnsi="Aptos"/>
                  <w:i/>
                  <w:iCs/>
                  <w:sz w:val="17"/>
                  <w:szCs w:val="17"/>
                </w:rPr>
                <w:t xml:space="preserve"> </w:t>
              </w:r>
              <w:r w:rsidRPr="00F96828">
                <w:rPr>
                  <w:rFonts w:ascii="Aptos" w:hAnsi="Aptos"/>
                  <w:i/>
                  <w:iCs/>
                  <w:sz w:val="17"/>
                  <w:szCs w:val="17"/>
                </w:rPr>
                <w:fldChar w:fldCharType="begin"/>
              </w:r>
              <w:r w:rsidRPr="00F96828">
                <w:rPr>
                  <w:rFonts w:ascii="Aptos" w:hAnsi="Aptos"/>
                  <w:i/>
                  <w:iCs/>
                  <w:sz w:val="17"/>
                  <w:szCs w:val="17"/>
                </w:rPr>
                <w:instrText>HYPERLINK "https://chausl.sharepoint.com/:w:/r/sites/CTG-Architecture/Shared%20Documents/Strategy/Enterprise%20Principles/ChArch-EAPrinciples.docx?d=w5eec274880294572839285ad89c5fe8b&amp;csf=1&amp;web=1&amp;e=EFO0e3"</w:instrText>
              </w:r>
              <w:r w:rsidRPr="00F96828">
                <w:rPr>
                  <w:rFonts w:ascii="Aptos" w:hAnsi="Aptos"/>
                  <w:i/>
                  <w:iCs/>
                  <w:sz w:val="17"/>
                  <w:szCs w:val="17"/>
                </w:rPr>
              </w:r>
              <w:r w:rsidRPr="00F96828">
                <w:rPr>
                  <w:rFonts w:ascii="Aptos" w:hAnsi="Aptos"/>
                  <w:i/>
                  <w:iCs/>
                  <w:sz w:val="17"/>
                  <w:szCs w:val="17"/>
                </w:rPr>
                <w:fldChar w:fldCharType="separate"/>
              </w:r>
              <w:r w:rsidRPr="00F96828">
                <w:rPr>
                  <w:rFonts w:ascii="Aptos" w:hAnsi="Aptos"/>
                  <w:i/>
                  <w:iCs/>
                  <w:sz w:val="17"/>
                  <w:szCs w:val="17"/>
                </w:rPr>
                <w:t>Source - IAP11</w:t>
              </w:r>
              <w:r w:rsidRPr="00F96828">
                <w:rPr>
                  <w:rFonts w:ascii="Aptos" w:hAnsi="Aptos"/>
                  <w:i/>
                  <w:iCs/>
                  <w:sz w:val="17"/>
                  <w:szCs w:val="17"/>
                </w:rPr>
                <w:fldChar w:fldCharType="end"/>
              </w:r>
            </w:ins>
          </w:p>
          <w:p w14:paraId="72E6D2B2" w14:textId="77777777" w:rsidR="00C56193" w:rsidRPr="00F96828" w:rsidRDefault="00C56193" w:rsidP="00EB7C45">
            <w:pPr>
              <w:spacing w:before="40" w:after="40"/>
              <w:rPr>
                <w:rFonts w:ascii="Aptos" w:hAnsi="Aptos"/>
                <w:sz w:val="17"/>
                <w:szCs w:val="17"/>
              </w:rPr>
            </w:pPr>
            <w:ins w:id="58" w:author="Puneet Kumar - Chaucer" w:date="2026-09-07T17:33:00Z" w16du:dateUtc="2026-09-07T16:33:00Z">
              <w:r w:rsidRPr="00F96828">
                <w:rPr>
                  <w:rFonts w:ascii="Aptos" w:hAnsi="Aptos"/>
                  <w:i/>
                  <w:iCs/>
                  <w:sz w:val="17"/>
                  <w:szCs w:val="17"/>
                </w:rPr>
                <w:fldChar w:fldCharType="begin"/>
              </w:r>
              <w:r w:rsidRPr="00F96828">
                <w:rPr>
                  <w:rFonts w:ascii="Aptos" w:hAnsi="Aptos"/>
                  <w:i/>
                  <w:iCs/>
                  <w:sz w:val="17"/>
                  <w:szCs w:val="17"/>
                </w:rPr>
                <w:instrText>HYPERLINK "https://chausl.sharepoint.com/:w:/r/sites/CTG-Architecture/Shared%20Documents/Strategy/Enterprise%20Principles/ChArch-EAPrinciples.docx?d=w5eec274880294572839285ad89c5fe8b&amp;csf=1&amp;web=1&amp;e=EFO0e3"</w:instrText>
              </w:r>
              <w:r w:rsidRPr="00F96828">
                <w:rPr>
                  <w:rFonts w:ascii="Aptos" w:hAnsi="Aptos"/>
                  <w:i/>
                  <w:iCs/>
                  <w:sz w:val="17"/>
                  <w:szCs w:val="17"/>
                </w:rPr>
              </w:r>
              <w:r w:rsidRPr="00F96828">
                <w:rPr>
                  <w:rFonts w:ascii="Aptos" w:hAnsi="Aptos"/>
                  <w:i/>
                  <w:iCs/>
                  <w:sz w:val="17"/>
                  <w:szCs w:val="17"/>
                </w:rPr>
                <w:fldChar w:fldCharType="separate"/>
              </w:r>
              <w:r w:rsidRPr="00F96828">
                <w:rPr>
                  <w:rFonts w:ascii="Aptos" w:hAnsi="Aptos"/>
                  <w:i/>
                  <w:iCs/>
                  <w:sz w:val="17"/>
                  <w:szCs w:val="17"/>
                </w:rPr>
                <w:t>Source - IAP8</w:t>
              </w:r>
              <w:r w:rsidRPr="00F96828">
                <w:rPr>
                  <w:rFonts w:ascii="Aptos" w:hAnsi="Aptos"/>
                  <w:i/>
                  <w:iCs/>
                  <w:sz w:val="17"/>
                  <w:szCs w:val="17"/>
                </w:rPr>
                <w:fldChar w:fldCharType="end"/>
              </w:r>
            </w:ins>
          </w:p>
        </w:tc>
        <w:tc>
          <w:tcPr>
            <w:tcW w:w="2850" w:type="dxa"/>
            <w:vAlign w:val="center"/>
          </w:tcPr>
          <w:p w14:paraId="1C2DF1E3"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Cross-system business process logic should sit in the integration platform, not in hidden scripts or consuming applications.</w:t>
            </w:r>
          </w:p>
        </w:tc>
        <w:tc>
          <w:tcPr>
            <w:tcW w:w="2850" w:type="dxa"/>
            <w:vAlign w:val="center"/>
          </w:tcPr>
          <w:p w14:paraId="29A54D09"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Logic Apps should own workflow coordination; Functions should not become hidden orchestration engines.</w:t>
            </w:r>
          </w:p>
        </w:tc>
        <w:tc>
          <w:tcPr>
            <w:tcW w:w="2220" w:type="dxa"/>
            <w:vAlign w:val="center"/>
          </w:tcPr>
          <w:p w14:paraId="45891541" w14:textId="77777777" w:rsidR="00C56193" w:rsidRPr="00F96828" w:rsidRDefault="00C56193" w:rsidP="00EB7C45">
            <w:pPr>
              <w:spacing w:before="40" w:after="40"/>
              <w:rPr>
                <w:rFonts w:ascii="Aptos" w:hAnsi="Aptos"/>
                <w:sz w:val="17"/>
                <w:szCs w:val="17"/>
              </w:rPr>
            </w:pPr>
            <w:r w:rsidRPr="00F96828">
              <w:rPr>
                <w:rFonts w:ascii="Aptos" w:hAnsi="Aptos"/>
                <w:sz w:val="17"/>
                <w:szCs w:val="17"/>
              </w:rPr>
              <w:fldChar w:fldCharType="begin"/>
            </w:r>
            <w:ins w:id="59" w:author="Puneet Kumar - Chaucer" w:date="2026-09-07T17:16:00Z" w16du:dateUtc="2026-09-07T16:16:00Z">
              <w:r w:rsidRPr="00F96828">
                <w:rPr>
                  <w:rFonts w:ascii="Aptos" w:hAnsi="Aptos"/>
                  <w:sz w:val="17"/>
                  <w:szCs w:val="17"/>
                </w:rPr>
                <w:instrText xml:space="preserve">HYPERLINK  \l "_8._Enterprise_Pattern" \h </w:instrText>
              </w:r>
            </w:ins>
            <w:r w:rsidRPr="00F96828">
              <w:rPr>
                <w:rFonts w:ascii="Aptos" w:hAnsi="Aptos"/>
                <w:sz w:val="17"/>
                <w:szCs w:val="17"/>
              </w:rPr>
            </w:r>
            <w:r w:rsidRPr="00F96828">
              <w:rPr>
                <w:rFonts w:ascii="Aptos" w:hAnsi="Aptos"/>
                <w:sz w:val="17"/>
                <w:szCs w:val="17"/>
              </w:rPr>
              <w:fldChar w:fldCharType="separate"/>
            </w:r>
            <w:r w:rsidRPr="00F96828">
              <w:rPr>
                <w:rStyle w:val="Hyperlink"/>
                <w:rFonts w:ascii="Aptos" w:hAnsi="Aptos"/>
                <w:sz w:val="17"/>
                <w:szCs w:val="17"/>
              </w:rPr>
              <w:t>Catalogue (8)</w:t>
            </w:r>
            <w:r w:rsidRPr="00F96828">
              <w:rPr>
                <w:rFonts w:ascii="Aptos" w:hAnsi="Aptos"/>
                <w:sz w:val="17"/>
                <w:szCs w:val="17"/>
              </w:rPr>
              <w:fldChar w:fldCharType="end"/>
            </w:r>
            <w:r w:rsidRPr="00F96828">
              <w:rPr>
                <w:rFonts w:ascii="Aptos" w:hAnsi="Aptos"/>
                <w:sz w:val="17"/>
                <w:szCs w:val="17"/>
              </w:rPr>
              <w:t xml:space="preserve">, </w:t>
            </w:r>
            <w:r w:rsidRPr="00F96828">
              <w:rPr>
                <w:rStyle w:val="Hyperlink"/>
                <w:rFonts w:ascii="Aptos" w:hAnsi="Aptos"/>
                <w:sz w:val="17"/>
                <w:szCs w:val="17"/>
              </w:rPr>
              <w:t>Anti-Patterns (15</w:t>
            </w:r>
          </w:p>
        </w:tc>
      </w:tr>
      <w:tr w:rsidR="00C56193" w14:paraId="199559B3" w14:textId="77777777" w:rsidTr="00EB7C45">
        <w:trPr>
          <w:jc w:val="center"/>
        </w:trPr>
        <w:tc>
          <w:tcPr>
            <w:tcW w:w="1950" w:type="dxa"/>
            <w:vAlign w:val="center"/>
          </w:tcPr>
          <w:p w14:paraId="4718B235" w14:textId="77777777" w:rsidR="00C56193" w:rsidRPr="00F96828" w:rsidRDefault="00C56193" w:rsidP="00EB7C45">
            <w:pPr>
              <w:spacing w:before="40" w:after="40"/>
              <w:rPr>
                <w:ins w:id="60" w:author="Puneet Kumar - Chaucer" w:date="2026-09-07T17:34:00Z" w16du:dateUtc="2026-09-07T16:34:00Z"/>
                <w:rFonts w:ascii="Aptos" w:hAnsi="Aptos"/>
                <w:sz w:val="17"/>
                <w:szCs w:val="17"/>
              </w:rPr>
            </w:pPr>
            <w:r w:rsidRPr="00F96828">
              <w:rPr>
                <w:rFonts w:ascii="Aptos" w:hAnsi="Aptos"/>
                <w:sz w:val="17"/>
                <w:szCs w:val="17"/>
              </w:rPr>
              <w:t>Implementation logic is separated (Integration)</w:t>
            </w:r>
          </w:p>
          <w:p w14:paraId="19796A4E" w14:textId="77777777" w:rsidR="00C56193" w:rsidRPr="00F96828" w:rsidRDefault="00C56193" w:rsidP="00EB7C45">
            <w:pPr>
              <w:spacing w:before="40" w:after="40"/>
              <w:rPr>
                <w:ins w:id="61" w:author="Puneet Kumar - Chaucer" w:date="2026-09-07T17:34:00Z" w16du:dateUtc="2026-09-07T16:34:00Z"/>
                <w:rFonts w:ascii="Aptos" w:hAnsi="Aptos"/>
                <w:i/>
                <w:iCs/>
                <w:sz w:val="17"/>
                <w:szCs w:val="17"/>
              </w:rPr>
            </w:pPr>
            <w:ins w:id="62" w:author="Puneet Kumar - Chaucer" w:date="2026-09-07T17:34:00Z" w16du:dateUtc="2026-09-07T16:34:00Z">
              <w:r w:rsidRPr="00F96828">
                <w:rPr>
                  <w:rFonts w:ascii="Aptos" w:hAnsi="Aptos"/>
                  <w:i/>
                  <w:iCs/>
                  <w:sz w:val="17"/>
                  <w:szCs w:val="17"/>
                </w:rPr>
                <w:fldChar w:fldCharType="begin"/>
              </w:r>
              <w:r w:rsidRPr="00F96828">
                <w:rPr>
                  <w:rFonts w:ascii="Aptos" w:hAnsi="Aptos"/>
                  <w:i/>
                  <w:iCs/>
                  <w:sz w:val="17"/>
                  <w:szCs w:val="17"/>
                </w:rPr>
                <w:instrText>HYPERLINK "https://chausl.sharepoint.com/:w:/r/sites/CTG-Architecture/Shared%20Documents/Strategy/Enterprise%20Principles/ChArch-EAPrinciples.docx?d=w5eec274880294572839285ad89c5fe8b&amp;csf=1&amp;web=1&amp;e=EFO0e3"</w:instrText>
              </w:r>
              <w:r w:rsidRPr="00F96828">
                <w:rPr>
                  <w:rFonts w:ascii="Aptos" w:hAnsi="Aptos"/>
                  <w:i/>
                  <w:iCs/>
                  <w:sz w:val="17"/>
                  <w:szCs w:val="17"/>
                </w:rPr>
              </w:r>
              <w:r w:rsidRPr="00F96828">
                <w:rPr>
                  <w:rFonts w:ascii="Aptos" w:hAnsi="Aptos"/>
                  <w:i/>
                  <w:iCs/>
                  <w:sz w:val="17"/>
                  <w:szCs w:val="17"/>
                </w:rPr>
                <w:fldChar w:fldCharType="separate"/>
              </w:r>
              <w:r w:rsidRPr="00F96828">
                <w:rPr>
                  <w:rFonts w:ascii="Aptos" w:hAnsi="Aptos"/>
                  <w:i/>
                  <w:iCs/>
                  <w:sz w:val="17"/>
                  <w:szCs w:val="17"/>
                </w:rPr>
                <w:t>Source - IAP11</w:t>
              </w:r>
              <w:r w:rsidRPr="00F96828">
                <w:rPr>
                  <w:rFonts w:ascii="Aptos" w:hAnsi="Aptos"/>
                  <w:i/>
                  <w:iCs/>
                  <w:sz w:val="17"/>
                  <w:szCs w:val="17"/>
                </w:rPr>
                <w:fldChar w:fldCharType="end"/>
              </w:r>
            </w:ins>
          </w:p>
          <w:p w14:paraId="61EFFE03" w14:textId="77777777" w:rsidR="00C56193" w:rsidRPr="00F96828" w:rsidRDefault="00C56193" w:rsidP="00EB7C45">
            <w:pPr>
              <w:spacing w:before="40" w:after="40"/>
              <w:rPr>
                <w:rFonts w:ascii="Aptos" w:hAnsi="Aptos"/>
                <w:sz w:val="17"/>
                <w:szCs w:val="17"/>
              </w:rPr>
            </w:pPr>
            <w:ins w:id="63" w:author="Puneet Kumar - Chaucer" w:date="2026-09-07T17:34:00Z" w16du:dateUtc="2026-09-07T16:34:00Z">
              <w:r w:rsidRPr="00F96828">
                <w:rPr>
                  <w:rFonts w:ascii="Aptos" w:hAnsi="Aptos"/>
                  <w:i/>
                  <w:iCs/>
                  <w:sz w:val="17"/>
                  <w:szCs w:val="17"/>
                </w:rPr>
                <w:fldChar w:fldCharType="begin"/>
              </w:r>
              <w:r w:rsidRPr="00F96828">
                <w:rPr>
                  <w:rFonts w:ascii="Aptos" w:hAnsi="Aptos"/>
                  <w:i/>
                  <w:iCs/>
                  <w:sz w:val="17"/>
                  <w:szCs w:val="17"/>
                </w:rPr>
                <w:instrText>HYPERLINK "https://chausl.sharepoint.com/:w:/r/sites/CTG-Architecture/Shared%20Documents/Strategy/Enterprise%20Principles/ChArch-EAPrinciples.docx?d=w5eec274880294572839285ad89c5fe8b&amp;csf=1&amp;web=1&amp;e=EFO0e3"</w:instrText>
              </w:r>
              <w:r w:rsidRPr="00F96828">
                <w:rPr>
                  <w:rFonts w:ascii="Aptos" w:hAnsi="Aptos"/>
                  <w:i/>
                  <w:iCs/>
                  <w:sz w:val="17"/>
                  <w:szCs w:val="17"/>
                </w:rPr>
              </w:r>
              <w:r w:rsidRPr="00F96828">
                <w:rPr>
                  <w:rFonts w:ascii="Aptos" w:hAnsi="Aptos"/>
                  <w:i/>
                  <w:iCs/>
                  <w:sz w:val="17"/>
                  <w:szCs w:val="17"/>
                </w:rPr>
                <w:fldChar w:fldCharType="separate"/>
              </w:r>
              <w:r w:rsidRPr="00F96828">
                <w:rPr>
                  <w:rFonts w:ascii="Aptos" w:hAnsi="Aptos"/>
                  <w:i/>
                  <w:iCs/>
                  <w:sz w:val="17"/>
                  <w:szCs w:val="17"/>
                </w:rPr>
                <w:t>Source - IAP8</w:t>
              </w:r>
              <w:r w:rsidRPr="00F96828">
                <w:rPr>
                  <w:rFonts w:ascii="Aptos" w:hAnsi="Aptos"/>
                  <w:i/>
                  <w:iCs/>
                  <w:sz w:val="17"/>
                  <w:szCs w:val="17"/>
                </w:rPr>
                <w:fldChar w:fldCharType="end"/>
              </w:r>
            </w:ins>
          </w:p>
        </w:tc>
        <w:tc>
          <w:tcPr>
            <w:tcW w:w="2850" w:type="dxa"/>
            <w:vAlign w:val="center"/>
          </w:tcPr>
          <w:p w14:paraId="4EF0A476"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Low-level code should be isolated from orchestration and API policy concerns.</w:t>
            </w:r>
          </w:p>
        </w:tc>
        <w:tc>
          <w:tcPr>
            <w:tcW w:w="2850" w:type="dxa"/>
            <w:vAlign w:val="center"/>
          </w:tcPr>
          <w:p w14:paraId="00E227E0"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Functions should implement narrow code tasks. They should not be implemented in end-to-end business workflows.</w:t>
            </w:r>
          </w:p>
        </w:tc>
        <w:tc>
          <w:tcPr>
            <w:tcW w:w="2220" w:type="dxa"/>
            <w:vAlign w:val="center"/>
          </w:tcPr>
          <w:p w14:paraId="7F206A27" w14:textId="77777777" w:rsidR="00C56193" w:rsidRPr="00F96828" w:rsidRDefault="00C56193" w:rsidP="00EB7C45">
            <w:pPr>
              <w:spacing w:before="40" w:after="40"/>
              <w:rPr>
                <w:rFonts w:ascii="Aptos" w:hAnsi="Aptos"/>
                <w:sz w:val="17"/>
                <w:szCs w:val="17"/>
              </w:rPr>
            </w:pPr>
            <w:r w:rsidRPr="00F96828">
              <w:rPr>
                <w:rFonts w:ascii="Aptos" w:hAnsi="Aptos"/>
                <w:sz w:val="17"/>
                <w:szCs w:val="17"/>
              </w:rPr>
              <w:fldChar w:fldCharType="begin"/>
            </w:r>
            <w:ins w:id="64" w:author="Puneet Kumar - Chaucer" w:date="2026-09-07T17:16:00Z" w16du:dateUtc="2026-09-07T16:16:00Z">
              <w:r w:rsidRPr="00F96828">
                <w:rPr>
                  <w:rFonts w:ascii="Aptos" w:hAnsi="Aptos"/>
                  <w:sz w:val="17"/>
                  <w:szCs w:val="17"/>
                </w:rPr>
                <w:instrText xml:space="preserve">HYPERLINK  \l "_8._Enterprise_Pattern" \h </w:instrText>
              </w:r>
            </w:ins>
            <w:r w:rsidRPr="00F96828">
              <w:rPr>
                <w:rFonts w:ascii="Aptos" w:hAnsi="Aptos"/>
                <w:sz w:val="17"/>
                <w:szCs w:val="17"/>
              </w:rPr>
            </w:r>
            <w:r w:rsidRPr="00F96828">
              <w:rPr>
                <w:rFonts w:ascii="Aptos" w:hAnsi="Aptos"/>
                <w:sz w:val="17"/>
                <w:szCs w:val="17"/>
              </w:rPr>
              <w:fldChar w:fldCharType="separate"/>
            </w:r>
            <w:r w:rsidRPr="00F96828">
              <w:rPr>
                <w:rStyle w:val="Hyperlink"/>
                <w:rFonts w:ascii="Aptos" w:hAnsi="Aptos"/>
                <w:sz w:val="17"/>
                <w:szCs w:val="17"/>
              </w:rPr>
              <w:t>Catalogue (8)</w:t>
            </w:r>
            <w:r w:rsidRPr="00F96828">
              <w:rPr>
                <w:rFonts w:ascii="Aptos" w:hAnsi="Aptos"/>
                <w:sz w:val="17"/>
                <w:szCs w:val="17"/>
              </w:rPr>
              <w:fldChar w:fldCharType="end"/>
            </w:r>
            <w:r w:rsidRPr="00F96828">
              <w:rPr>
                <w:rFonts w:ascii="Aptos" w:hAnsi="Aptos"/>
                <w:sz w:val="17"/>
                <w:szCs w:val="17"/>
              </w:rPr>
              <w:t xml:space="preserve">, </w:t>
            </w:r>
            <w:hyperlink w:anchor="_14._Anti-Patterns">
              <w:r w:rsidRPr="00F96828">
                <w:rPr>
                  <w:rStyle w:val="Hyperlink"/>
                  <w:rFonts w:ascii="Aptos" w:hAnsi="Aptos"/>
                  <w:sz w:val="17"/>
                  <w:szCs w:val="17"/>
                </w:rPr>
                <w:t>Anti-Patterns (15)</w:t>
              </w:r>
            </w:hyperlink>
          </w:p>
        </w:tc>
      </w:tr>
      <w:tr w:rsidR="00C56193" w14:paraId="65FA89B9" w14:textId="77777777" w:rsidTr="00EB7C45">
        <w:trPr>
          <w:jc w:val="center"/>
        </w:trPr>
        <w:tc>
          <w:tcPr>
            <w:tcW w:w="1950" w:type="dxa"/>
            <w:vAlign w:val="center"/>
          </w:tcPr>
          <w:p w14:paraId="119EECE4" w14:textId="77777777" w:rsidR="00C56193" w:rsidRPr="00F96828" w:rsidRDefault="00C56193" w:rsidP="00EB7C45">
            <w:pPr>
              <w:spacing w:before="40" w:after="40"/>
              <w:rPr>
                <w:ins w:id="65" w:author="Puneet Kumar - Chaucer" w:date="2026-09-07T17:35:00Z" w16du:dateUtc="2026-09-07T16:35:00Z"/>
                <w:rFonts w:ascii="Aptos" w:hAnsi="Aptos"/>
                <w:sz w:val="17"/>
                <w:szCs w:val="17"/>
              </w:rPr>
            </w:pPr>
            <w:r w:rsidRPr="00F96828">
              <w:rPr>
                <w:rFonts w:ascii="Aptos" w:hAnsi="Aptos"/>
                <w:sz w:val="17"/>
                <w:szCs w:val="17"/>
              </w:rPr>
              <w:t>Secure by design (Security)</w:t>
            </w:r>
          </w:p>
          <w:p w14:paraId="18F29789" w14:textId="77777777" w:rsidR="00C56193" w:rsidRPr="00F96828" w:rsidRDefault="00C56193" w:rsidP="00EB7C45">
            <w:pPr>
              <w:spacing w:before="40" w:after="40"/>
              <w:rPr>
                <w:rFonts w:ascii="Aptos" w:hAnsi="Aptos"/>
                <w:sz w:val="17"/>
                <w:szCs w:val="17"/>
              </w:rPr>
            </w:pPr>
            <w:ins w:id="66" w:author="Puneet Kumar - Chaucer" w:date="2026-09-07T17:35:00Z" w16du:dateUtc="2026-09-07T16:35:00Z">
              <w:r w:rsidRPr="00F96828">
                <w:rPr>
                  <w:rFonts w:ascii="Aptos" w:hAnsi="Aptos"/>
                  <w:i/>
                  <w:iCs/>
                  <w:sz w:val="17"/>
                  <w:szCs w:val="17"/>
                </w:rPr>
                <w:fldChar w:fldCharType="begin"/>
              </w:r>
              <w:r w:rsidRPr="00F96828">
                <w:rPr>
                  <w:rFonts w:ascii="Aptos" w:hAnsi="Aptos"/>
                  <w:i/>
                  <w:iCs/>
                  <w:sz w:val="17"/>
                  <w:szCs w:val="17"/>
                </w:rPr>
                <w:instrText>HYPERLINK "https://chausl.sharepoint.com/:w:/r/sites/CTG-Architecture/Shared%20Documents/Strategy/Enterprise%20Principles/ChArch-EAPrinciples.docx?d=w5eec274880294572839285ad89c5fe8b&amp;csf=1&amp;web=1&amp;e=EFO0e3"</w:instrText>
              </w:r>
              <w:r w:rsidRPr="00F96828">
                <w:rPr>
                  <w:rFonts w:ascii="Aptos" w:hAnsi="Aptos"/>
                  <w:i/>
                  <w:iCs/>
                  <w:sz w:val="17"/>
                  <w:szCs w:val="17"/>
                </w:rPr>
              </w:r>
              <w:r w:rsidRPr="00F96828">
                <w:rPr>
                  <w:rFonts w:ascii="Aptos" w:hAnsi="Aptos"/>
                  <w:i/>
                  <w:iCs/>
                  <w:sz w:val="17"/>
                  <w:szCs w:val="17"/>
                </w:rPr>
                <w:fldChar w:fldCharType="separate"/>
              </w:r>
              <w:r w:rsidRPr="00F96828">
                <w:rPr>
                  <w:rFonts w:ascii="Aptos" w:hAnsi="Aptos"/>
                  <w:i/>
                  <w:iCs/>
                  <w:sz w:val="17"/>
                  <w:szCs w:val="17"/>
                </w:rPr>
                <w:t>Source - SECP1</w:t>
              </w:r>
              <w:r w:rsidRPr="00F96828">
                <w:rPr>
                  <w:rFonts w:ascii="Aptos" w:hAnsi="Aptos"/>
                  <w:i/>
                  <w:iCs/>
                  <w:sz w:val="17"/>
                  <w:szCs w:val="17"/>
                </w:rPr>
                <w:fldChar w:fldCharType="end"/>
              </w:r>
            </w:ins>
          </w:p>
        </w:tc>
        <w:tc>
          <w:tcPr>
            <w:tcW w:w="2850" w:type="dxa"/>
            <w:vAlign w:val="center"/>
          </w:tcPr>
          <w:p w14:paraId="2DAC18CB"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Managed identities for authentication, RBAC, private endpoints where possible, Key Vault for storing credentials, access monitoring, and least privilege should be the default security controls.</w:t>
            </w:r>
          </w:p>
        </w:tc>
        <w:tc>
          <w:tcPr>
            <w:tcW w:w="2850" w:type="dxa"/>
            <w:vAlign w:val="center"/>
          </w:tcPr>
          <w:p w14:paraId="3E3FFC29"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Security patterns should be explicitly included in every design review.</w:t>
            </w:r>
          </w:p>
        </w:tc>
        <w:tc>
          <w:tcPr>
            <w:tcW w:w="2220" w:type="dxa"/>
            <w:vAlign w:val="center"/>
          </w:tcPr>
          <w:p w14:paraId="37B9979F" w14:textId="77777777" w:rsidR="00C56193" w:rsidRPr="00F96828" w:rsidRDefault="00C56193" w:rsidP="00EB7C45">
            <w:pPr>
              <w:spacing w:before="40" w:after="40"/>
              <w:rPr>
                <w:rFonts w:ascii="Aptos" w:hAnsi="Aptos"/>
                <w:sz w:val="17"/>
                <w:szCs w:val="17"/>
              </w:rPr>
            </w:pPr>
            <w:hyperlink w:anchor="_11.1_Security_Principles">
              <w:r w:rsidRPr="00F96828">
                <w:rPr>
                  <w:rStyle w:val="Hyperlink"/>
                  <w:rFonts w:ascii="Aptos" w:hAnsi="Aptos"/>
                  <w:sz w:val="17"/>
                  <w:szCs w:val="17"/>
                </w:rPr>
                <w:t>Security (12)</w:t>
              </w:r>
            </w:hyperlink>
            <w:r w:rsidRPr="00F96828">
              <w:rPr>
                <w:rFonts w:ascii="Aptos" w:hAnsi="Aptos"/>
                <w:sz w:val="17"/>
                <w:szCs w:val="17"/>
              </w:rPr>
              <w:t xml:space="preserve">, </w:t>
            </w:r>
            <w:hyperlink w:anchor="_12_Guardrails">
              <w:r w:rsidRPr="00F96828">
                <w:rPr>
                  <w:rStyle w:val="Hyperlink"/>
                  <w:rFonts w:ascii="Aptos" w:hAnsi="Aptos"/>
                  <w:sz w:val="17"/>
                  <w:szCs w:val="17"/>
                </w:rPr>
                <w:t>Guardrails (13.1)</w:t>
              </w:r>
            </w:hyperlink>
            <w:ins w:id="67" w:author="Puneet Kumar - Chaucer" w:date="2026-09-07T17:17:00Z" w16du:dateUtc="2026-09-07T16:17:00Z">
              <w:r w:rsidRPr="00F96828" w:rsidDel="00CD6294">
                <w:rPr>
                  <w:rFonts w:ascii="Aptos" w:hAnsi="Aptos"/>
                  <w:sz w:val="17"/>
                  <w:szCs w:val="17"/>
                </w:rPr>
                <w:t xml:space="preserve"> </w:t>
              </w:r>
            </w:ins>
          </w:p>
        </w:tc>
      </w:tr>
      <w:tr w:rsidR="00C56193" w14:paraId="1680C19B" w14:textId="77777777" w:rsidTr="00EB7C45">
        <w:trPr>
          <w:jc w:val="center"/>
        </w:trPr>
        <w:tc>
          <w:tcPr>
            <w:tcW w:w="1950" w:type="dxa"/>
            <w:vAlign w:val="center"/>
          </w:tcPr>
          <w:p w14:paraId="57826BAD" w14:textId="77777777" w:rsidR="00C56193" w:rsidRPr="00F96828" w:rsidRDefault="00C56193" w:rsidP="00EB7C45">
            <w:pPr>
              <w:spacing w:before="40" w:after="40"/>
              <w:rPr>
                <w:ins w:id="68" w:author="Puneet Kumar - Chaucer" w:date="2026-09-07T17:36:00Z" w16du:dateUtc="2026-09-07T16:36:00Z"/>
                <w:rFonts w:ascii="Aptos" w:hAnsi="Aptos"/>
                <w:sz w:val="17"/>
                <w:szCs w:val="17"/>
              </w:rPr>
            </w:pPr>
            <w:r w:rsidRPr="00F96828">
              <w:rPr>
                <w:rFonts w:ascii="Aptos" w:hAnsi="Aptos"/>
                <w:sz w:val="17"/>
                <w:szCs w:val="17"/>
              </w:rPr>
              <w:t>Observable by default (Engineering Standards)</w:t>
            </w:r>
          </w:p>
          <w:p w14:paraId="4169B426" w14:textId="77777777" w:rsidR="00C56193" w:rsidRPr="00F96828" w:rsidRDefault="00C56193" w:rsidP="00EB7C45">
            <w:pPr>
              <w:spacing w:before="40" w:after="40"/>
              <w:rPr>
                <w:rFonts w:ascii="Aptos" w:hAnsi="Aptos"/>
                <w:sz w:val="17"/>
                <w:szCs w:val="17"/>
              </w:rPr>
            </w:pPr>
            <w:hyperlink r:id="rId28" w:history="1">
              <w:r w:rsidRPr="00F96828">
                <w:rPr>
                  <w:rFonts w:ascii="Aptos" w:hAnsi="Aptos"/>
                  <w:i/>
                  <w:sz w:val="17"/>
                  <w:szCs w:val="17"/>
                </w:rPr>
                <w:t>Logging</w:t>
              </w:r>
            </w:hyperlink>
          </w:p>
        </w:tc>
        <w:tc>
          <w:tcPr>
            <w:tcW w:w="2850" w:type="dxa"/>
            <w:vAlign w:val="center"/>
          </w:tcPr>
          <w:p w14:paraId="0F30E9A7"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Every integration must be traceable, monitored, and supportable.</w:t>
            </w:r>
          </w:p>
        </w:tc>
        <w:tc>
          <w:tcPr>
            <w:tcW w:w="2850" w:type="dxa"/>
            <w:vAlign w:val="center"/>
          </w:tcPr>
          <w:p w14:paraId="628068F5"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Correlation IDs, diagnostics, alerts, and operational runbooks are mandatory to ensure long term supportability.</w:t>
            </w:r>
          </w:p>
        </w:tc>
        <w:tc>
          <w:tcPr>
            <w:tcW w:w="2220" w:type="dxa"/>
            <w:vAlign w:val="center"/>
          </w:tcPr>
          <w:p w14:paraId="73476F2B" w14:textId="77777777" w:rsidR="00C56193" w:rsidRPr="00F96828" w:rsidRDefault="00C56193" w:rsidP="00EB7C45">
            <w:pPr>
              <w:spacing w:before="40" w:after="40"/>
              <w:rPr>
                <w:rFonts w:ascii="Aptos" w:hAnsi="Aptos"/>
                <w:sz w:val="17"/>
                <w:szCs w:val="17"/>
              </w:rPr>
            </w:pPr>
            <w:hyperlink w:anchor="_11.1_Security_Principles">
              <w:r w:rsidRPr="00F96828">
                <w:rPr>
                  <w:rStyle w:val="Hyperlink"/>
                  <w:rFonts w:ascii="Aptos" w:hAnsi="Aptos"/>
                  <w:sz w:val="17"/>
                  <w:szCs w:val="17"/>
                </w:rPr>
                <w:t>Security (12)</w:t>
              </w:r>
            </w:hyperlink>
            <w:r w:rsidRPr="00F96828">
              <w:rPr>
                <w:rFonts w:ascii="Aptos" w:hAnsi="Aptos"/>
                <w:sz w:val="17"/>
                <w:szCs w:val="17"/>
              </w:rPr>
              <w:t xml:space="preserve">, </w:t>
            </w:r>
            <w:hyperlink w:anchor="_12_Guardrails">
              <w:r w:rsidRPr="00F96828">
                <w:rPr>
                  <w:rStyle w:val="Hyperlink"/>
                  <w:rFonts w:ascii="Aptos" w:hAnsi="Aptos"/>
                  <w:sz w:val="17"/>
                  <w:szCs w:val="17"/>
                </w:rPr>
                <w:t>Guardrails (13.1)</w:t>
              </w:r>
            </w:hyperlink>
          </w:p>
        </w:tc>
      </w:tr>
      <w:tr w:rsidR="00C56193" w14:paraId="37746A49" w14:textId="77777777" w:rsidTr="00EB7C45">
        <w:trPr>
          <w:jc w:val="center"/>
        </w:trPr>
        <w:tc>
          <w:tcPr>
            <w:tcW w:w="1950" w:type="dxa"/>
            <w:vAlign w:val="center"/>
          </w:tcPr>
          <w:p w14:paraId="649009E2" w14:textId="77777777" w:rsidR="00C56193" w:rsidRPr="00F96828" w:rsidRDefault="00C56193" w:rsidP="00EB7C45">
            <w:pPr>
              <w:spacing w:before="40" w:after="40"/>
              <w:rPr>
                <w:ins w:id="69" w:author="Puneet Kumar - Chaucer" w:date="2026-09-07T17:38:00Z" w16du:dateUtc="2026-09-07T16:38:00Z"/>
                <w:rFonts w:ascii="Aptos" w:hAnsi="Aptos"/>
                <w:sz w:val="17"/>
                <w:szCs w:val="17"/>
              </w:rPr>
            </w:pPr>
            <w:r w:rsidRPr="00F96828">
              <w:rPr>
                <w:rFonts w:ascii="Aptos" w:hAnsi="Aptos"/>
                <w:sz w:val="17"/>
                <w:szCs w:val="17"/>
              </w:rPr>
              <w:t>Data platform is not integration technology (Data)</w:t>
            </w:r>
          </w:p>
          <w:p w14:paraId="04D8143F" w14:textId="77777777" w:rsidR="00C56193" w:rsidRPr="00F96828" w:rsidRDefault="00C56193" w:rsidP="00EB7C45">
            <w:pPr>
              <w:spacing w:before="40" w:after="40"/>
              <w:rPr>
                <w:rFonts w:ascii="Aptos" w:hAnsi="Aptos"/>
                <w:sz w:val="17"/>
                <w:szCs w:val="17"/>
              </w:rPr>
            </w:pPr>
            <w:hyperlink r:id="rId29" w:history="1">
              <w:r w:rsidRPr="00F96828">
                <w:rPr>
                  <w:rFonts w:ascii="Aptos" w:hAnsi="Aptos"/>
                  <w:i/>
                  <w:sz w:val="17"/>
                  <w:szCs w:val="17"/>
                </w:rPr>
                <w:t>DATP9</w:t>
              </w:r>
            </w:hyperlink>
          </w:p>
        </w:tc>
        <w:tc>
          <w:tcPr>
            <w:tcW w:w="2850" w:type="dxa"/>
            <w:vAlign w:val="center"/>
          </w:tcPr>
          <w:p w14:paraId="708D7300"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Snowflake and the data platform should not be used as a substitute for operational integration.</w:t>
            </w:r>
          </w:p>
        </w:tc>
        <w:tc>
          <w:tcPr>
            <w:tcW w:w="2850" w:type="dxa"/>
            <w:vAlign w:val="center"/>
          </w:tcPr>
          <w:p w14:paraId="7D81B717"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Data platform should be used as intended for analytical, historical, reporting, and governance across data products.</w:t>
            </w:r>
          </w:p>
        </w:tc>
        <w:tc>
          <w:tcPr>
            <w:tcW w:w="2220" w:type="dxa"/>
            <w:vAlign w:val="center"/>
          </w:tcPr>
          <w:p w14:paraId="7459E35D" w14:textId="77777777" w:rsidR="00C56193" w:rsidRPr="00F96828" w:rsidRDefault="00C56193" w:rsidP="00EB7C45">
            <w:pPr>
              <w:spacing w:before="40" w:after="40"/>
              <w:rPr>
                <w:rFonts w:ascii="Aptos" w:hAnsi="Aptos"/>
                <w:sz w:val="17"/>
                <w:szCs w:val="17"/>
              </w:rPr>
            </w:pPr>
            <w:hyperlink w:anchor="_10._Data_Platform">
              <w:r w:rsidRPr="00F96828">
                <w:rPr>
                  <w:rStyle w:val="Hyperlink"/>
                  <w:rFonts w:ascii="Aptos" w:hAnsi="Aptos"/>
                  <w:sz w:val="17"/>
                  <w:szCs w:val="17"/>
                </w:rPr>
                <w:t>Data Platform (10)</w:t>
              </w:r>
            </w:hyperlink>
          </w:p>
        </w:tc>
      </w:tr>
    </w:tbl>
    <w:p w14:paraId="081E43F8" w14:textId="77777777" w:rsidR="00C56193" w:rsidRDefault="00C56193" w:rsidP="00C56193">
      <w:r>
        <w:br w:type="page"/>
      </w:r>
    </w:p>
    <w:p w14:paraId="0C224595" w14:textId="77777777" w:rsidR="00C56193" w:rsidRPr="00C97173" w:rsidRDefault="00C56193" w:rsidP="00C56193">
      <w:pPr>
        <w:pStyle w:val="Heading1"/>
        <w:rPr>
          <w:sz w:val="36"/>
          <w:szCs w:val="36"/>
        </w:rPr>
      </w:pPr>
      <w:bookmarkStart w:id="70" w:name="_5._Reference_Architecture"/>
      <w:bookmarkStart w:id="71" w:name="_Toc239852284"/>
      <w:bookmarkEnd w:id="70"/>
      <w:r w:rsidRPr="00C97173">
        <w:rPr>
          <w:sz w:val="36"/>
          <w:szCs w:val="36"/>
        </w:rPr>
        <w:lastRenderedPageBreak/>
        <w:t>5. Reference Architecture</w:t>
      </w:r>
      <w:bookmarkEnd w:id="71"/>
    </w:p>
    <w:p w14:paraId="19D4195B" w14:textId="77777777" w:rsidR="00C56193" w:rsidRPr="00C97173" w:rsidRDefault="00C56193" w:rsidP="00C56193">
      <w:pPr>
        <w:pStyle w:val="Heading2"/>
        <w:rPr>
          <w:rFonts w:ascii="Calibri heading" w:hAnsi="Calibri heading"/>
          <w:b/>
          <w:bCs/>
          <w:color w:val="2E5496"/>
          <w:sz w:val="28"/>
          <w:lang w:val="en-US" w:eastAsia="en-US"/>
        </w:rPr>
      </w:pPr>
      <w:bookmarkStart w:id="72" w:name="_Toc239852285"/>
      <w:r w:rsidRPr="00C97173">
        <w:rPr>
          <w:rFonts w:ascii="Calibri heading" w:hAnsi="Calibri heading"/>
          <w:b/>
          <w:bCs/>
          <w:color w:val="2E5496"/>
          <w:sz w:val="28"/>
          <w:lang w:val="en-US" w:eastAsia="en-US"/>
        </w:rPr>
        <w:t>5.1 Conceptual Reference Architecture</w:t>
      </w:r>
      <w:bookmarkEnd w:id="72"/>
    </w:p>
    <w:p w14:paraId="78DD82AF" w14:textId="77777777" w:rsidR="00C56193" w:rsidRPr="00F96828" w:rsidRDefault="00C56193" w:rsidP="00C56193">
      <w:pPr>
        <w:spacing w:after="120" w:line="278" w:lineRule="auto"/>
        <w:rPr>
          <w:rFonts w:ascii="Aptos" w:hAnsi="Aptos"/>
          <w:sz w:val="18"/>
          <w:szCs w:val="18"/>
        </w:rPr>
      </w:pPr>
      <w:r w:rsidRPr="00F96828">
        <w:rPr>
          <w:rFonts w:ascii="Aptos" w:hAnsi="Aptos"/>
          <w:sz w:val="18"/>
          <w:szCs w:val="18"/>
        </w:rPr>
        <w:t xml:space="preserve">At the conceptual level the </w:t>
      </w:r>
      <w:r w:rsidRPr="00F96828">
        <w:rPr>
          <w:rFonts w:ascii="Aptos" w:hAnsi="Aptos"/>
          <w:sz w:val="18"/>
          <w:szCs w:val="18"/>
          <w:lang w:val="en-GB"/>
        </w:rPr>
        <w:t>System Integration framework</w:t>
      </w:r>
      <w:r w:rsidRPr="00F96828" w:rsidDel="00A22181">
        <w:rPr>
          <w:rFonts w:ascii="Aptos" w:hAnsi="Aptos"/>
          <w:sz w:val="18"/>
          <w:szCs w:val="18"/>
        </w:rPr>
        <w:t xml:space="preserve"> </w:t>
      </w:r>
      <w:r w:rsidRPr="00F96828">
        <w:rPr>
          <w:rFonts w:ascii="Aptos" w:hAnsi="Aptos"/>
          <w:sz w:val="18"/>
          <w:szCs w:val="18"/>
        </w:rPr>
        <w:t>places a single integration layer between the consumers of integration and the systems, suppliers and data platform that provide or receive information. The integration layer is the only sanctioned route between parties. It presents governed contracts to consumers, mediates protocol and format, and applies security, routing and observability consistently.</w:t>
      </w:r>
    </w:p>
    <w:p w14:paraId="64EB707A" w14:textId="4D2C897C" w:rsidR="00C56193" w:rsidRDefault="003C506A" w:rsidP="00C56193">
      <w:pPr>
        <w:spacing w:after="120" w:line="278" w:lineRule="auto"/>
      </w:pPr>
      <w:r>
        <w:object w:dxaOrig="25036" w:dyaOrig="15842" w14:anchorId="223202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3pt;height:252.5pt" o:ole="">
            <v:imagedata r:id="rId30" o:title=""/>
          </v:shape>
          <o:OLEObject Type="Embed" ProgID="Visio.Drawing.15" ShapeID="_x0000_i1025" DrawAspect="Content" ObjectID="_1850464956" r:id="rId31"/>
        </w:object>
      </w:r>
    </w:p>
    <w:p w14:paraId="3746F0BB" w14:textId="1D414775" w:rsidR="00C56193" w:rsidRPr="00C97173" w:rsidRDefault="00C56193" w:rsidP="00C56193">
      <w:pPr>
        <w:pStyle w:val="Heading2"/>
        <w:rPr>
          <w:rFonts w:ascii="Calibri heading" w:hAnsi="Calibri heading"/>
          <w:b/>
          <w:bCs/>
          <w:color w:val="2E5496"/>
          <w:sz w:val="28"/>
          <w:lang w:val="en-US" w:eastAsia="en-US"/>
        </w:rPr>
      </w:pPr>
      <w:bookmarkStart w:id="73" w:name="_Toc239852286"/>
      <w:r w:rsidRPr="00C97173">
        <w:rPr>
          <w:rFonts w:ascii="Calibri heading" w:hAnsi="Calibri heading"/>
          <w:b/>
          <w:bCs/>
          <w:color w:val="2E5496"/>
          <w:sz w:val="28"/>
          <w:lang w:val="en-US" w:eastAsia="en-US"/>
        </w:rPr>
        <w:t>5.2 Logical Layered Reference Architecture</w:t>
      </w:r>
      <w:bookmarkEnd w:id="73"/>
    </w:p>
    <w:p w14:paraId="5F679774" w14:textId="6BC701F9" w:rsidR="00C56193" w:rsidRDefault="00C56193" w:rsidP="003C506A">
      <w:pPr>
        <w:spacing w:after="120" w:line="278" w:lineRule="auto"/>
        <w:rPr>
          <w:ins w:id="74" w:author="Puneet Kumar - Chaucer" w:date="2026-09-07T12:59:00Z" w16du:dateUtc="2026-09-07T11:59:00Z"/>
        </w:rPr>
      </w:pPr>
      <w:r w:rsidRPr="00F96828">
        <w:rPr>
          <w:rFonts w:ascii="Aptos" w:hAnsi="Aptos"/>
          <w:sz w:val="18"/>
          <w:szCs w:val="18"/>
        </w:rPr>
        <w:t>The logical view resolves the conceptual layer into five bands. The diagram should be read from the consumer at the top to the systems and data platform at the base.</w:t>
      </w:r>
    </w:p>
    <w:p w14:paraId="242A3122" w14:textId="77777777" w:rsidR="00C56193" w:rsidRDefault="00C56193" w:rsidP="00C56193">
      <w:pPr>
        <w:spacing w:before="90" w:after="130"/>
      </w:pPr>
      <w:r>
        <w:rPr>
          <w:noProof/>
        </w:rPr>
        <w:drawing>
          <wp:inline distT="0" distB="0" distL="0" distR="0" wp14:anchorId="32AAD424" wp14:editId="34452789">
            <wp:extent cx="5708650" cy="2145030"/>
            <wp:effectExtent l="19050" t="19050" r="25400" b="26670"/>
            <wp:docPr id="24233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38498" name=""/>
                    <pic:cNvPicPr/>
                  </pic:nvPicPr>
                  <pic:blipFill>
                    <a:blip r:embed="rId32"/>
                    <a:stretch>
                      <a:fillRect/>
                    </a:stretch>
                  </pic:blipFill>
                  <pic:spPr>
                    <a:xfrm>
                      <a:off x="0" y="0"/>
                      <a:ext cx="5721925" cy="2150018"/>
                    </a:xfrm>
                    <a:prstGeom prst="rect">
                      <a:avLst/>
                    </a:prstGeom>
                    <a:solidFill>
                      <a:srgbClr val="222831"/>
                    </a:solidFill>
                    <a:ln>
                      <a:solidFill>
                        <a:schemeClr val="accent1"/>
                      </a:solidFill>
                    </a:ln>
                  </pic:spPr>
                </pic:pic>
              </a:graphicData>
            </a:graphic>
          </wp:inline>
        </w:drawing>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318"/>
      </w:tblGrid>
      <w:tr w:rsidR="00C56193" w14:paraId="20DE1D46" w14:textId="77777777" w:rsidTr="00EB7C45">
        <w:trPr>
          <w:tblHeader/>
        </w:trPr>
        <w:tc>
          <w:tcPr>
            <w:tcW w:w="2600" w:type="dxa"/>
            <w:shd w:val="clear" w:color="auto" w:fill="1F3864"/>
            <w:tcMar>
              <w:top w:w="100" w:type="dxa"/>
              <w:left w:w="120" w:type="dxa"/>
              <w:bottom w:w="100" w:type="dxa"/>
              <w:right w:w="120" w:type="dxa"/>
            </w:tcMar>
          </w:tcPr>
          <w:p w14:paraId="01AB9FBA" w14:textId="77777777" w:rsidR="00C56193" w:rsidRPr="00F96828" w:rsidRDefault="00C56193" w:rsidP="00EB7C45">
            <w:pPr>
              <w:rPr>
                <w:rFonts w:ascii="Aptos" w:hAnsi="Aptos"/>
                <w:sz w:val="17"/>
                <w:szCs w:val="17"/>
              </w:rPr>
            </w:pPr>
            <w:r w:rsidRPr="00F96828">
              <w:rPr>
                <w:rFonts w:ascii="Aptos" w:hAnsi="Aptos"/>
                <w:b/>
                <w:bCs/>
                <w:color w:val="FFFFFF"/>
                <w:sz w:val="17"/>
                <w:szCs w:val="17"/>
              </w:rPr>
              <w:t>Layer</w:t>
            </w:r>
          </w:p>
        </w:tc>
        <w:tc>
          <w:tcPr>
            <w:tcW w:w="7318" w:type="dxa"/>
            <w:shd w:val="clear" w:color="auto" w:fill="1F3864"/>
            <w:tcMar>
              <w:top w:w="100" w:type="dxa"/>
              <w:left w:w="120" w:type="dxa"/>
              <w:bottom w:w="100" w:type="dxa"/>
              <w:right w:w="120" w:type="dxa"/>
            </w:tcMar>
          </w:tcPr>
          <w:p w14:paraId="301B42CA" w14:textId="77777777" w:rsidR="00C56193" w:rsidRPr="00F96828" w:rsidRDefault="00C56193" w:rsidP="00EB7C45">
            <w:pPr>
              <w:rPr>
                <w:rFonts w:ascii="Aptos" w:hAnsi="Aptos"/>
                <w:sz w:val="17"/>
                <w:szCs w:val="17"/>
              </w:rPr>
            </w:pPr>
            <w:r w:rsidRPr="00F96828">
              <w:rPr>
                <w:rFonts w:ascii="Aptos" w:hAnsi="Aptos"/>
                <w:b/>
                <w:bCs/>
                <w:color w:val="FFFFFF"/>
                <w:sz w:val="17"/>
                <w:szCs w:val="17"/>
              </w:rPr>
              <w:t>Description</w:t>
            </w:r>
          </w:p>
        </w:tc>
      </w:tr>
      <w:tr w:rsidR="00C56193" w14:paraId="64BD2918" w14:textId="77777777" w:rsidTr="00EB7C45">
        <w:tc>
          <w:tcPr>
            <w:tcW w:w="2600" w:type="dxa"/>
            <w:tcMar>
              <w:top w:w="100" w:type="dxa"/>
              <w:left w:w="120" w:type="dxa"/>
              <w:bottom w:w="100" w:type="dxa"/>
              <w:right w:w="120" w:type="dxa"/>
            </w:tcMar>
          </w:tcPr>
          <w:p w14:paraId="0415C167" w14:textId="77777777" w:rsidR="00C56193" w:rsidRPr="00F96828" w:rsidRDefault="00C56193" w:rsidP="00EB7C45">
            <w:pPr>
              <w:rPr>
                <w:rFonts w:ascii="Aptos" w:hAnsi="Aptos"/>
                <w:sz w:val="17"/>
                <w:szCs w:val="17"/>
              </w:rPr>
            </w:pPr>
            <w:r w:rsidRPr="00F96828">
              <w:rPr>
                <w:rFonts w:ascii="Aptos" w:hAnsi="Aptos"/>
                <w:b/>
                <w:bCs/>
                <w:sz w:val="17"/>
                <w:szCs w:val="17"/>
              </w:rPr>
              <w:t>Exposure layer</w:t>
            </w:r>
          </w:p>
        </w:tc>
        <w:tc>
          <w:tcPr>
            <w:tcW w:w="7318" w:type="dxa"/>
            <w:tcMar>
              <w:top w:w="100" w:type="dxa"/>
              <w:left w:w="120" w:type="dxa"/>
              <w:bottom w:w="100" w:type="dxa"/>
              <w:right w:w="120" w:type="dxa"/>
            </w:tcMar>
          </w:tcPr>
          <w:p w14:paraId="51A93E05" w14:textId="77777777" w:rsidR="00C56193" w:rsidRPr="00F96828" w:rsidRDefault="00C56193" w:rsidP="00EB7C45">
            <w:pPr>
              <w:rPr>
                <w:rFonts w:ascii="Aptos" w:hAnsi="Aptos"/>
                <w:sz w:val="17"/>
                <w:szCs w:val="17"/>
              </w:rPr>
            </w:pPr>
            <w:r w:rsidRPr="00F96828">
              <w:rPr>
                <w:rFonts w:ascii="Aptos" w:hAnsi="Aptos"/>
                <w:sz w:val="17"/>
                <w:szCs w:val="17"/>
              </w:rPr>
              <w:t>API Management is the single ingress for synchronous traffic, applying authentication, rate limiting, product and subscription control, and observability.</w:t>
            </w:r>
          </w:p>
        </w:tc>
      </w:tr>
      <w:tr w:rsidR="00C56193" w14:paraId="25A1936F" w14:textId="77777777" w:rsidTr="00EB7C45">
        <w:tc>
          <w:tcPr>
            <w:tcW w:w="2600" w:type="dxa"/>
            <w:tcMar>
              <w:top w:w="100" w:type="dxa"/>
              <w:left w:w="120" w:type="dxa"/>
              <w:bottom w:w="100" w:type="dxa"/>
              <w:right w:w="120" w:type="dxa"/>
            </w:tcMar>
          </w:tcPr>
          <w:p w14:paraId="47DE7168" w14:textId="77777777" w:rsidR="00C56193" w:rsidRPr="00F96828" w:rsidRDefault="00C56193" w:rsidP="00EB7C45">
            <w:pPr>
              <w:rPr>
                <w:rFonts w:ascii="Aptos" w:hAnsi="Aptos"/>
                <w:sz w:val="17"/>
                <w:szCs w:val="17"/>
              </w:rPr>
            </w:pPr>
            <w:r w:rsidRPr="00F96828">
              <w:rPr>
                <w:rFonts w:ascii="Aptos" w:hAnsi="Aptos"/>
                <w:b/>
                <w:bCs/>
                <w:sz w:val="17"/>
                <w:szCs w:val="17"/>
              </w:rPr>
              <w:t>Orchestration layer</w:t>
            </w:r>
          </w:p>
        </w:tc>
        <w:tc>
          <w:tcPr>
            <w:tcW w:w="7318" w:type="dxa"/>
            <w:tcMar>
              <w:top w:w="100" w:type="dxa"/>
              <w:left w:w="120" w:type="dxa"/>
              <w:bottom w:w="100" w:type="dxa"/>
              <w:right w:w="120" w:type="dxa"/>
            </w:tcMar>
          </w:tcPr>
          <w:p w14:paraId="3BB18E01" w14:textId="77777777" w:rsidR="00C56193" w:rsidRPr="00F96828" w:rsidRDefault="00C56193" w:rsidP="00EB7C45">
            <w:pPr>
              <w:rPr>
                <w:rFonts w:ascii="Aptos" w:hAnsi="Aptos"/>
                <w:sz w:val="17"/>
                <w:szCs w:val="17"/>
              </w:rPr>
            </w:pPr>
            <w:r w:rsidRPr="00F96828">
              <w:rPr>
                <w:rFonts w:ascii="Aptos" w:hAnsi="Aptos"/>
                <w:sz w:val="17"/>
                <w:szCs w:val="17"/>
              </w:rPr>
              <w:t>Logic Apps coordinate stateful, multi-step processes. Orchestration owns process control rather than embedding it in systems.</w:t>
            </w:r>
          </w:p>
        </w:tc>
      </w:tr>
      <w:tr w:rsidR="00C56193" w14:paraId="1282331E" w14:textId="77777777" w:rsidTr="00EB7C45">
        <w:tc>
          <w:tcPr>
            <w:tcW w:w="2600" w:type="dxa"/>
            <w:tcMar>
              <w:top w:w="100" w:type="dxa"/>
              <w:left w:w="120" w:type="dxa"/>
              <w:bottom w:w="100" w:type="dxa"/>
              <w:right w:w="120" w:type="dxa"/>
            </w:tcMar>
          </w:tcPr>
          <w:p w14:paraId="42A1BF59" w14:textId="77777777" w:rsidR="00C56193" w:rsidRPr="00F96828" w:rsidRDefault="00C56193" w:rsidP="00EB7C45">
            <w:pPr>
              <w:rPr>
                <w:rFonts w:ascii="Aptos" w:hAnsi="Aptos"/>
                <w:sz w:val="17"/>
                <w:szCs w:val="17"/>
              </w:rPr>
            </w:pPr>
            <w:r w:rsidRPr="00F96828">
              <w:rPr>
                <w:rFonts w:ascii="Aptos" w:hAnsi="Aptos"/>
                <w:b/>
                <w:bCs/>
                <w:sz w:val="17"/>
                <w:szCs w:val="17"/>
              </w:rPr>
              <w:lastRenderedPageBreak/>
              <w:t>Messaging and eventing layer</w:t>
            </w:r>
          </w:p>
        </w:tc>
        <w:tc>
          <w:tcPr>
            <w:tcW w:w="7318" w:type="dxa"/>
            <w:tcMar>
              <w:top w:w="100" w:type="dxa"/>
              <w:left w:w="120" w:type="dxa"/>
              <w:bottom w:w="100" w:type="dxa"/>
              <w:right w:w="120" w:type="dxa"/>
            </w:tcMar>
          </w:tcPr>
          <w:p w14:paraId="523691BF" w14:textId="77777777" w:rsidR="00C56193" w:rsidRPr="00F96828" w:rsidRDefault="00C56193" w:rsidP="00EB7C45">
            <w:pPr>
              <w:rPr>
                <w:rFonts w:ascii="Aptos" w:hAnsi="Aptos"/>
                <w:sz w:val="17"/>
                <w:szCs w:val="17"/>
              </w:rPr>
            </w:pPr>
            <w:r w:rsidRPr="00F96828">
              <w:rPr>
                <w:rFonts w:ascii="Aptos" w:hAnsi="Aptos"/>
                <w:sz w:val="17"/>
                <w:szCs w:val="17"/>
              </w:rPr>
              <w:t>Service Bus, Event Grid and Event Hubs provide asynchronous messaging, discrete eventing and streaming respectively.</w:t>
            </w:r>
          </w:p>
        </w:tc>
      </w:tr>
      <w:tr w:rsidR="00C56193" w14:paraId="51A92D9C" w14:textId="77777777" w:rsidTr="00EB7C45">
        <w:tc>
          <w:tcPr>
            <w:tcW w:w="2600" w:type="dxa"/>
            <w:tcMar>
              <w:top w:w="100" w:type="dxa"/>
              <w:left w:w="120" w:type="dxa"/>
              <w:bottom w:w="100" w:type="dxa"/>
              <w:right w:w="120" w:type="dxa"/>
            </w:tcMar>
          </w:tcPr>
          <w:p w14:paraId="27EFBA80" w14:textId="77777777" w:rsidR="00C56193" w:rsidRPr="00F96828" w:rsidRDefault="00C56193" w:rsidP="00EB7C45">
            <w:pPr>
              <w:rPr>
                <w:rFonts w:ascii="Aptos" w:hAnsi="Aptos"/>
                <w:sz w:val="17"/>
                <w:szCs w:val="17"/>
              </w:rPr>
            </w:pPr>
            <w:r w:rsidRPr="00F96828">
              <w:rPr>
                <w:rFonts w:ascii="Aptos" w:hAnsi="Aptos"/>
                <w:b/>
                <w:bCs/>
                <w:sz w:val="17"/>
                <w:szCs w:val="17"/>
              </w:rPr>
              <w:t>Implementation layer</w:t>
            </w:r>
          </w:p>
        </w:tc>
        <w:tc>
          <w:tcPr>
            <w:tcW w:w="7318" w:type="dxa"/>
            <w:tcMar>
              <w:top w:w="100" w:type="dxa"/>
              <w:left w:w="120" w:type="dxa"/>
              <w:bottom w:w="100" w:type="dxa"/>
              <w:right w:w="120" w:type="dxa"/>
            </w:tcMar>
          </w:tcPr>
          <w:p w14:paraId="32D2879C" w14:textId="77777777" w:rsidR="00C56193" w:rsidRPr="00F96828" w:rsidRDefault="00C56193" w:rsidP="00EB7C45">
            <w:pPr>
              <w:rPr>
                <w:rFonts w:ascii="Aptos" w:hAnsi="Aptos"/>
                <w:sz w:val="17"/>
                <w:szCs w:val="17"/>
              </w:rPr>
            </w:pPr>
            <w:r w:rsidRPr="00F96828">
              <w:rPr>
                <w:rFonts w:ascii="Aptos" w:hAnsi="Aptos"/>
                <w:sz w:val="17"/>
                <w:szCs w:val="17"/>
              </w:rPr>
              <w:t>Azure Functions host the discrete implementation logic invoked by the layers above.</w:t>
            </w:r>
          </w:p>
        </w:tc>
      </w:tr>
      <w:tr w:rsidR="00C56193" w14:paraId="7FAAFE79" w14:textId="77777777" w:rsidTr="00EB7C45">
        <w:tc>
          <w:tcPr>
            <w:tcW w:w="2600" w:type="dxa"/>
            <w:tcMar>
              <w:top w:w="100" w:type="dxa"/>
              <w:left w:w="120" w:type="dxa"/>
              <w:bottom w:w="100" w:type="dxa"/>
              <w:right w:w="120" w:type="dxa"/>
            </w:tcMar>
          </w:tcPr>
          <w:p w14:paraId="62478D84" w14:textId="77777777" w:rsidR="00C56193" w:rsidRPr="00F96828" w:rsidRDefault="00C56193" w:rsidP="00EB7C45">
            <w:pPr>
              <w:rPr>
                <w:rFonts w:ascii="Aptos" w:hAnsi="Aptos"/>
                <w:sz w:val="17"/>
                <w:szCs w:val="17"/>
              </w:rPr>
            </w:pPr>
            <w:r w:rsidRPr="00F96828">
              <w:rPr>
                <w:rFonts w:ascii="Aptos" w:hAnsi="Aptos"/>
                <w:b/>
                <w:bCs/>
                <w:sz w:val="17"/>
                <w:szCs w:val="17"/>
              </w:rPr>
              <w:t>Data platform boundary</w:t>
            </w:r>
          </w:p>
        </w:tc>
        <w:tc>
          <w:tcPr>
            <w:tcW w:w="7318" w:type="dxa"/>
            <w:tcMar>
              <w:top w:w="100" w:type="dxa"/>
              <w:left w:w="120" w:type="dxa"/>
              <w:bottom w:w="100" w:type="dxa"/>
              <w:right w:w="120" w:type="dxa"/>
            </w:tcMar>
          </w:tcPr>
          <w:p w14:paraId="6E0CE49B" w14:textId="77777777" w:rsidR="00C56193" w:rsidRPr="00F96828" w:rsidRDefault="00C56193" w:rsidP="00EB7C45">
            <w:pPr>
              <w:rPr>
                <w:rFonts w:ascii="Aptos" w:hAnsi="Aptos"/>
                <w:sz w:val="17"/>
                <w:szCs w:val="17"/>
              </w:rPr>
            </w:pPr>
            <w:r w:rsidRPr="00F96828">
              <w:rPr>
                <w:rFonts w:ascii="Aptos" w:hAnsi="Aptos"/>
                <w:sz w:val="17"/>
                <w:szCs w:val="17"/>
              </w:rPr>
              <w:t xml:space="preserve">The </w:t>
            </w:r>
            <w:r w:rsidRPr="00F96828">
              <w:rPr>
                <w:rFonts w:ascii="Aptos" w:hAnsi="Aptos"/>
                <w:sz w:val="17"/>
                <w:szCs w:val="17"/>
                <w:lang w:val="en-GB"/>
              </w:rPr>
              <w:t>System Integration framework</w:t>
            </w:r>
            <w:r w:rsidRPr="00F96828" w:rsidDel="00A22181">
              <w:rPr>
                <w:rFonts w:ascii="Aptos" w:hAnsi="Aptos"/>
                <w:sz w:val="17"/>
                <w:szCs w:val="17"/>
              </w:rPr>
              <w:t xml:space="preserve"> </w:t>
            </w:r>
            <w:r w:rsidRPr="00F96828">
              <w:rPr>
                <w:rFonts w:ascii="Aptos" w:hAnsi="Aptos"/>
                <w:sz w:val="17"/>
                <w:szCs w:val="17"/>
              </w:rPr>
              <w:t>meets Snowflake at two governed hand-offs only: a push into the platform and a curated consume from it.</w:t>
            </w:r>
          </w:p>
        </w:tc>
      </w:tr>
    </w:tbl>
    <w:p w14:paraId="5DF16503" w14:textId="77777777" w:rsidR="00C56193" w:rsidRPr="00C97173" w:rsidRDefault="00C56193" w:rsidP="00C56193">
      <w:pPr>
        <w:pStyle w:val="Heading2"/>
        <w:rPr>
          <w:rFonts w:ascii="Calibri heading" w:hAnsi="Calibri heading"/>
          <w:b/>
          <w:bCs/>
          <w:color w:val="2E5496"/>
          <w:sz w:val="28"/>
          <w:lang w:val="en-US" w:eastAsia="en-US"/>
        </w:rPr>
      </w:pPr>
      <w:bookmarkStart w:id="75" w:name="_Toc239852287"/>
      <w:r w:rsidRPr="00C97173">
        <w:rPr>
          <w:rFonts w:ascii="Calibri heading" w:hAnsi="Calibri heading"/>
          <w:b/>
          <w:bCs/>
          <w:color w:val="2E5496"/>
          <w:sz w:val="28"/>
          <w:lang w:val="en-US" w:eastAsia="en-US"/>
        </w:rPr>
        <w:t>5.3 Security and Trust Boundary</w:t>
      </w:r>
      <w:bookmarkEnd w:id="75"/>
      <w:r w:rsidRPr="00C97173">
        <w:rPr>
          <w:rFonts w:ascii="Calibri heading" w:hAnsi="Calibri heading"/>
          <w:b/>
          <w:bCs/>
          <w:color w:val="2E5496"/>
          <w:sz w:val="28"/>
          <w:lang w:val="en-US" w:eastAsia="en-US"/>
        </w:rPr>
        <w:t xml:space="preserve"> </w:t>
      </w:r>
    </w:p>
    <w:p w14:paraId="10BD0414" w14:textId="77777777" w:rsidR="00C56193" w:rsidRPr="00F96828" w:rsidRDefault="00C56193" w:rsidP="00C56193">
      <w:pPr>
        <w:spacing w:after="120" w:line="278" w:lineRule="auto"/>
        <w:rPr>
          <w:rFonts w:ascii="Aptos" w:hAnsi="Aptos"/>
          <w:sz w:val="18"/>
          <w:szCs w:val="18"/>
        </w:rPr>
      </w:pPr>
      <w:r w:rsidRPr="00F96828">
        <w:rPr>
          <w:rFonts w:ascii="Aptos" w:hAnsi="Aptos"/>
          <w:sz w:val="18"/>
          <w:szCs w:val="18"/>
        </w:rPr>
        <w:t xml:space="preserve">Security is the principle the organisation takes most seriously. The </w:t>
      </w:r>
      <w:r w:rsidRPr="00F96828">
        <w:rPr>
          <w:rFonts w:ascii="Aptos" w:hAnsi="Aptos"/>
          <w:sz w:val="18"/>
          <w:szCs w:val="18"/>
          <w:lang w:val="en-GB"/>
        </w:rPr>
        <w:t>System Integration framework</w:t>
      </w:r>
      <w:r w:rsidRPr="00F96828" w:rsidDel="00A22181">
        <w:rPr>
          <w:rFonts w:ascii="Aptos" w:hAnsi="Aptos"/>
          <w:sz w:val="18"/>
          <w:szCs w:val="18"/>
        </w:rPr>
        <w:t xml:space="preserve"> </w:t>
      </w:r>
      <w:r w:rsidRPr="00F96828">
        <w:rPr>
          <w:rFonts w:ascii="Aptos" w:hAnsi="Aptos"/>
          <w:sz w:val="18"/>
          <w:szCs w:val="18"/>
        </w:rPr>
        <w:t>sets out the trust zones once and holds every pattern to them. The diagram shows the zones a request crosses and the control at each boundary.</w:t>
      </w:r>
    </w:p>
    <w:p w14:paraId="3E521A87" w14:textId="77777777" w:rsidR="00C56193" w:rsidRDefault="00C56193" w:rsidP="00C56193">
      <w:pPr>
        <w:spacing w:before="90" w:after="130"/>
      </w:pPr>
      <w:r>
        <w:rPr>
          <w:noProof/>
        </w:rPr>
        <w:drawing>
          <wp:inline distT="0" distB="0" distL="0" distR="0" wp14:anchorId="385E4668" wp14:editId="059C9AF4">
            <wp:extent cx="5949950" cy="2671445"/>
            <wp:effectExtent l="19050" t="19050" r="12700" b="14605"/>
            <wp:docPr id="2025019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19308" name="Picture 2025019308"/>
                    <pic:cNvPicPr/>
                  </pic:nvPicPr>
                  <pic:blipFill>
                    <a:blip r:embed="rId33">
                      <a:extLst>
                        <a:ext uri="{28A0092B-C50C-407E-A947-70E740481C1C}">
                          <a14:useLocalDpi xmlns:a14="http://schemas.microsoft.com/office/drawing/2010/main" val="0"/>
                        </a:ext>
                      </a:extLst>
                    </a:blip>
                    <a:stretch>
                      <a:fillRect/>
                    </a:stretch>
                  </pic:blipFill>
                  <pic:spPr>
                    <a:xfrm>
                      <a:off x="0" y="0"/>
                      <a:ext cx="5988677" cy="2688833"/>
                    </a:xfrm>
                    <a:prstGeom prst="rect">
                      <a:avLst/>
                    </a:prstGeom>
                    <a:solidFill>
                      <a:schemeClr val="accent1"/>
                    </a:solidFill>
                    <a:ln>
                      <a:solidFill>
                        <a:schemeClr val="accent1"/>
                      </a:solidFill>
                    </a:ln>
                  </pic:spPr>
                </pic:pic>
              </a:graphicData>
            </a:graphic>
          </wp:inline>
        </w:drawing>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318"/>
      </w:tblGrid>
      <w:tr w:rsidR="00C56193" w14:paraId="790F5C68" w14:textId="77777777" w:rsidTr="00EB7C45">
        <w:trPr>
          <w:tblHeader/>
        </w:trPr>
        <w:tc>
          <w:tcPr>
            <w:tcW w:w="2600" w:type="dxa"/>
            <w:shd w:val="clear" w:color="auto" w:fill="1F3864"/>
            <w:tcMar>
              <w:top w:w="100" w:type="dxa"/>
              <w:left w:w="120" w:type="dxa"/>
              <w:bottom w:w="100" w:type="dxa"/>
              <w:right w:w="120" w:type="dxa"/>
            </w:tcMar>
          </w:tcPr>
          <w:p w14:paraId="6ED08DC6" w14:textId="77777777" w:rsidR="00C56193" w:rsidRPr="00F96828" w:rsidRDefault="00C56193" w:rsidP="00EB7C45">
            <w:pPr>
              <w:rPr>
                <w:rFonts w:ascii="Aptos" w:hAnsi="Aptos"/>
                <w:sz w:val="17"/>
                <w:szCs w:val="17"/>
              </w:rPr>
            </w:pPr>
            <w:r w:rsidRPr="00F96828">
              <w:rPr>
                <w:rFonts w:ascii="Aptos" w:hAnsi="Aptos"/>
                <w:b/>
                <w:bCs/>
                <w:color w:val="FFFFFF"/>
                <w:sz w:val="17"/>
                <w:szCs w:val="17"/>
              </w:rPr>
              <w:t>Layer</w:t>
            </w:r>
          </w:p>
        </w:tc>
        <w:tc>
          <w:tcPr>
            <w:tcW w:w="7318" w:type="dxa"/>
            <w:shd w:val="clear" w:color="auto" w:fill="1F3864"/>
            <w:tcMar>
              <w:top w:w="100" w:type="dxa"/>
              <w:left w:w="120" w:type="dxa"/>
              <w:bottom w:w="100" w:type="dxa"/>
              <w:right w:w="120" w:type="dxa"/>
            </w:tcMar>
          </w:tcPr>
          <w:p w14:paraId="51DBD1E0" w14:textId="77777777" w:rsidR="00C56193" w:rsidRPr="00F96828" w:rsidRDefault="00C56193" w:rsidP="00EB7C45">
            <w:pPr>
              <w:rPr>
                <w:rFonts w:ascii="Aptos" w:hAnsi="Aptos"/>
                <w:sz w:val="17"/>
                <w:szCs w:val="17"/>
              </w:rPr>
            </w:pPr>
            <w:r w:rsidRPr="00F96828">
              <w:rPr>
                <w:rFonts w:ascii="Aptos" w:hAnsi="Aptos"/>
                <w:b/>
                <w:bCs/>
                <w:color w:val="FFFFFF"/>
                <w:sz w:val="17"/>
                <w:szCs w:val="17"/>
              </w:rPr>
              <w:t>Description</w:t>
            </w:r>
          </w:p>
        </w:tc>
      </w:tr>
      <w:tr w:rsidR="00C56193" w14:paraId="327137C6" w14:textId="77777777" w:rsidTr="00EB7C45">
        <w:tc>
          <w:tcPr>
            <w:tcW w:w="2600" w:type="dxa"/>
            <w:tcMar>
              <w:top w:w="100" w:type="dxa"/>
              <w:left w:w="120" w:type="dxa"/>
              <w:bottom w:w="100" w:type="dxa"/>
              <w:right w:w="120" w:type="dxa"/>
            </w:tcMar>
          </w:tcPr>
          <w:p w14:paraId="5D590069" w14:textId="77777777" w:rsidR="00C56193" w:rsidRPr="00F96828" w:rsidRDefault="00C56193" w:rsidP="00EB7C45">
            <w:pPr>
              <w:rPr>
                <w:rFonts w:ascii="Aptos" w:hAnsi="Aptos"/>
                <w:sz w:val="17"/>
                <w:szCs w:val="17"/>
              </w:rPr>
            </w:pPr>
            <w:r w:rsidRPr="00F96828">
              <w:rPr>
                <w:rFonts w:ascii="Aptos" w:hAnsi="Aptos"/>
                <w:b/>
                <w:bCs/>
                <w:sz w:val="17"/>
                <w:szCs w:val="17"/>
              </w:rPr>
              <w:t>Internet boundary</w:t>
            </w:r>
          </w:p>
        </w:tc>
        <w:tc>
          <w:tcPr>
            <w:tcW w:w="7318" w:type="dxa"/>
            <w:tcMar>
              <w:top w:w="100" w:type="dxa"/>
              <w:left w:w="120" w:type="dxa"/>
              <w:bottom w:w="100" w:type="dxa"/>
              <w:right w:w="120" w:type="dxa"/>
            </w:tcMar>
          </w:tcPr>
          <w:p w14:paraId="3A719516" w14:textId="77777777" w:rsidR="00C56193" w:rsidRPr="00F96828" w:rsidRDefault="00C56193" w:rsidP="00EB7C45">
            <w:pPr>
              <w:rPr>
                <w:rFonts w:ascii="Aptos" w:hAnsi="Aptos"/>
                <w:sz w:val="17"/>
                <w:szCs w:val="17"/>
              </w:rPr>
            </w:pPr>
            <w:r w:rsidRPr="00F96828">
              <w:rPr>
                <w:rFonts w:ascii="Aptos" w:hAnsi="Aptos"/>
                <w:sz w:val="17"/>
                <w:szCs w:val="17"/>
              </w:rPr>
              <w:t>The line between the public internet and the estate. It is crossed only at the edge, and public exposure is an exception approved separately rather than a default.</w:t>
            </w:r>
          </w:p>
        </w:tc>
      </w:tr>
      <w:tr w:rsidR="00C56193" w14:paraId="185E0D02" w14:textId="77777777" w:rsidTr="00EB7C45">
        <w:tc>
          <w:tcPr>
            <w:tcW w:w="2600" w:type="dxa"/>
            <w:tcMar>
              <w:top w:w="100" w:type="dxa"/>
              <w:left w:w="120" w:type="dxa"/>
              <w:bottom w:w="100" w:type="dxa"/>
              <w:right w:w="120" w:type="dxa"/>
            </w:tcMar>
          </w:tcPr>
          <w:p w14:paraId="3C75650C" w14:textId="77777777" w:rsidR="00C56193" w:rsidRPr="00F96828" w:rsidRDefault="00C56193" w:rsidP="00EB7C45">
            <w:pPr>
              <w:rPr>
                <w:rFonts w:ascii="Aptos" w:hAnsi="Aptos"/>
                <w:sz w:val="17"/>
                <w:szCs w:val="17"/>
              </w:rPr>
            </w:pPr>
            <w:r w:rsidRPr="00F96828">
              <w:rPr>
                <w:rFonts w:ascii="Aptos" w:hAnsi="Aptos"/>
                <w:b/>
                <w:bCs/>
                <w:sz w:val="17"/>
                <w:szCs w:val="17"/>
              </w:rPr>
              <w:t>Perimeter edge</w:t>
            </w:r>
          </w:p>
        </w:tc>
        <w:tc>
          <w:tcPr>
            <w:tcW w:w="7318" w:type="dxa"/>
            <w:tcMar>
              <w:top w:w="100" w:type="dxa"/>
              <w:left w:w="120" w:type="dxa"/>
              <w:bottom w:w="100" w:type="dxa"/>
              <w:right w:w="120" w:type="dxa"/>
            </w:tcMar>
          </w:tcPr>
          <w:p w14:paraId="7EB24716" w14:textId="77777777" w:rsidR="00C56193" w:rsidRPr="00F96828" w:rsidRDefault="00C56193" w:rsidP="00EB7C45">
            <w:pPr>
              <w:rPr>
                <w:rFonts w:ascii="Aptos" w:hAnsi="Aptos"/>
                <w:sz w:val="17"/>
                <w:szCs w:val="17"/>
              </w:rPr>
            </w:pPr>
            <w:r w:rsidRPr="00F96828">
              <w:rPr>
                <w:rFonts w:ascii="Aptos" w:hAnsi="Aptos"/>
                <w:sz w:val="17"/>
                <w:szCs w:val="17"/>
              </w:rPr>
              <w:t>The internet-facing ingress and the only point where the boundary is crossed. Anything reachable from outside is fronted here by a managed edge that applies the required protections and keeps everything behind it privately connected. The edge technology is chosen with security and network stakeholders.</w:t>
            </w:r>
          </w:p>
        </w:tc>
      </w:tr>
      <w:tr w:rsidR="00C56193" w14:paraId="76148E0A" w14:textId="77777777" w:rsidTr="00EB7C45">
        <w:tc>
          <w:tcPr>
            <w:tcW w:w="2600" w:type="dxa"/>
            <w:tcMar>
              <w:top w:w="100" w:type="dxa"/>
              <w:left w:w="120" w:type="dxa"/>
              <w:bottom w:w="100" w:type="dxa"/>
              <w:right w:w="120" w:type="dxa"/>
            </w:tcMar>
          </w:tcPr>
          <w:p w14:paraId="6B25BC7F" w14:textId="77777777" w:rsidR="00C56193" w:rsidRPr="00F96828" w:rsidRDefault="00C56193" w:rsidP="00EB7C45">
            <w:pPr>
              <w:rPr>
                <w:rFonts w:ascii="Aptos" w:hAnsi="Aptos"/>
                <w:sz w:val="17"/>
                <w:szCs w:val="17"/>
              </w:rPr>
            </w:pPr>
            <w:r w:rsidRPr="00F96828">
              <w:rPr>
                <w:rFonts w:ascii="Aptos" w:hAnsi="Aptos"/>
                <w:b/>
                <w:bCs/>
                <w:sz w:val="17"/>
                <w:szCs w:val="17"/>
              </w:rPr>
              <w:t>APIM gateway</w:t>
            </w:r>
          </w:p>
        </w:tc>
        <w:tc>
          <w:tcPr>
            <w:tcW w:w="7318" w:type="dxa"/>
            <w:tcMar>
              <w:top w:w="100" w:type="dxa"/>
              <w:left w:w="120" w:type="dxa"/>
              <w:bottom w:w="100" w:type="dxa"/>
              <w:right w:w="120" w:type="dxa"/>
            </w:tcMar>
          </w:tcPr>
          <w:p w14:paraId="21BD4BE0" w14:textId="77777777" w:rsidR="00C56193" w:rsidRPr="00F96828" w:rsidRDefault="00C56193" w:rsidP="00EB7C45">
            <w:pPr>
              <w:rPr>
                <w:rFonts w:ascii="Aptos" w:hAnsi="Aptos"/>
                <w:sz w:val="17"/>
                <w:szCs w:val="17"/>
              </w:rPr>
            </w:pPr>
            <w:r w:rsidRPr="00F96828">
              <w:rPr>
                <w:rFonts w:ascii="Aptos" w:hAnsi="Aptos"/>
                <w:sz w:val="17"/>
                <w:szCs w:val="17"/>
              </w:rPr>
              <w:t>The single, non-public control point for APIs. It authenticates callers, applies policy, throttling and versioning, and mediates all API traffic. It is internal and is never exposed to the internet directly.</w:t>
            </w:r>
          </w:p>
        </w:tc>
      </w:tr>
      <w:tr w:rsidR="00C56193" w14:paraId="50D47A2D" w14:textId="77777777" w:rsidTr="00EB7C45">
        <w:tc>
          <w:tcPr>
            <w:tcW w:w="2600" w:type="dxa"/>
            <w:tcMar>
              <w:top w:w="100" w:type="dxa"/>
              <w:left w:w="120" w:type="dxa"/>
              <w:bottom w:w="100" w:type="dxa"/>
              <w:right w:w="120" w:type="dxa"/>
            </w:tcMar>
          </w:tcPr>
          <w:p w14:paraId="0D9A0248" w14:textId="77777777" w:rsidR="00C56193" w:rsidRPr="00F96828" w:rsidRDefault="00C56193" w:rsidP="00EB7C45">
            <w:pPr>
              <w:rPr>
                <w:rFonts w:ascii="Aptos" w:hAnsi="Aptos"/>
                <w:sz w:val="17"/>
                <w:szCs w:val="17"/>
              </w:rPr>
            </w:pPr>
            <w:r w:rsidRPr="00F96828">
              <w:rPr>
                <w:rFonts w:ascii="Aptos" w:hAnsi="Aptos"/>
                <w:b/>
                <w:bCs/>
                <w:sz w:val="17"/>
                <w:szCs w:val="17"/>
              </w:rPr>
              <w:t>Integration platform</w:t>
            </w:r>
          </w:p>
        </w:tc>
        <w:tc>
          <w:tcPr>
            <w:tcW w:w="7318" w:type="dxa"/>
            <w:tcMar>
              <w:top w:w="100" w:type="dxa"/>
              <w:left w:w="120" w:type="dxa"/>
              <w:bottom w:w="100" w:type="dxa"/>
              <w:right w:w="120" w:type="dxa"/>
            </w:tcMar>
          </w:tcPr>
          <w:p w14:paraId="68564651" w14:textId="77777777" w:rsidR="00C56193" w:rsidRPr="00F96828" w:rsidRDefault="00C56193" w:rsidP="00EB7C45">
            <w:pPr>
              <w:rPr>
                <w:rFonts w:ascii="Aptos" w:hAnsi="Aptos"/>
                <w:sz w:val="17"/>
                <w:szCs w:val="17"/>
              </w:rPr>
            </w:pPr>
            <w:r w:rsidRPr="00F96828">
              <w:rPr>
                <w:rFonts w:ascii="Aptos" w:hAnsi="Aptos"/>
                <w:sz w:val="17"/>
                <w:szCs w:val="17"/>
              </w:rPr>
              <w:t>The private runtime where integrations execute, providing messaging, eventing, orchestration and lightweight compute. It runs on the private network and is reached only through the gateway or private connectivity.</w:t>
            </w:r>
          </w:p>
        </w:tc>
      </w:tr>
      <w:tr w:rsidR="00C56193" w14:paraId="077ECC49" w14:textId="77777777" w:rsidTr="00EB7C45">
        <w:tc>
          <w:tcPr>
            <w:tcW w:w="2600" w:type="dxa"/>
            <w:tcMar>
              <w:top w:w="100" w:type="dxa"/>
              <w:left w:w="120" w:type="dxa"/>
              <w:bottom w:w="100" w:type="dxa"/>
              <w:right w:w="120" w:type="dxa"/>
            </w:tcMar>
          </w:tcPr>
          <w:p w14:paraId="025FE7A5" w14:textId="77777777" w:rsidR="00C56193" w:rsidRPr="00F96828" w:rsidRDefault="00C56193" w:rsidP="00EB7C45">
            <w:pPr>
              <w:rPr>
                <w:rFonts w:ascii="Aptos" w:hAnsi="Aptos"/>
                <w:sz w:val="17"/>
                <w:szCs w:val="17"/>
              </w:rPr>
            </w:pPr>
            <w:r w:rsidRPr="00F96828">
              <w:rPr>
                <w:rFonts w:ascii="Aptos" w:hAnsi="Aptos"/>
                <w:b/>
                <w:bCs/>
                <w:sz w:val="17"/>
                <w:szCs w:val="17"/>
              </w:rPr>
              <w:t>Backends and data</w:t>
            </w:r>
          </w:p>
        </w:tc>
        <w:tc>
          <w:tcPr>
            <w:tcW w:w="7318" w:type="dxa"/>
            <w:tcMar>
              <w:top w:w="100" w:type="dxa"/>
              <w:left w:w="120" w:type="dxa"/>
              <w:bottom w:w="100" w:type="dxa"/>
              <w:right w:w="120" w:type="dxa"/>
            </w:tcMar>
          </w:tcPr>
          <w:p w14:paraId="34464982" w14:textId="77777777" w:rsidR="00C56193" w:rsidRPr="00F96828" w:rsidRDefault="00C56193" w:rsidP="00EB7C45">
            <w:pPr>
              <w:rPr>
                <w:rFonts w:ascii="Aptos" w:hAnsi="Aptos"/>
                <w:sz w:val="17"/>
                <w:szCs w:val="17"/>
              </w:rPr>
            </w:pPr>
            <w:r w:rsidRPr="00F96828">
              <w:rPr>
                <w:rFonts w:ascii="Aptos" w:hAnsi="Aptos"/>
                <w:sz w:val="17"/>
                <w:szCs w:val="17"/>
              </w:rPr>
              <w:t>Systems of record and the analytical data platform. Both are reached only over private connectivity and authenticated by identity, never on a public path. The data platform is reached across a governed boundary, not on the live operational path.</w:t>
            </w:r>
          </w:p>
        </w:tc>
      </w:tr>
      <w:tr w:rsidR="00C56193" w14:paraId="7D9F1D0E" w14:textId="77777777" w:rsidTr="00EB7C45">
        <w:tc>
          <w:tcPr>
            <w:tcW w:w="2600" w:type="dxa"/>
            <w:tcMar>
              <w:top w:w="100" w:type="dxa"/>
              <w:left w:w="120" w:type="dxa"/>
              <w:bottom w:w="100" w:type="dxa"/>
              <w:right w:w="120" w:type="dxa"/>
            </w:tcMar>
          </w:tcPr>
          <w:p w14:paraId="266FBEA6" w14:textId="77777777" w:rsidR="00C56193" w:rsidRPr="00F96828" w:rsidRDefault="00C56193" w:rsidP="00EB7C45">
            <w:pPr>
              <w:rPr>
                <w:rFonts w:ascii="Aptos" w:hAnsi="Aptos"/>
                <w:sz w:val="17"/>
                <w:szCs w:val="17"/>
              </w:rPr>
            </w:pPr>
            <w:r w:rsidRPr="00F96828">
              <w:rPr>
                <w:rFonts w:ascii="Aptos" w:hAnsi="Aptos"/>
                <w:b/>
                <w:bCs/>
                <w:sz w:val="17"/>
                <w:szCs w:val="17"/>
              </w:rPr>
              <w:t>Secrets and certificates</w:t>
            </w:r>
          </w:p>
        </w:tc>
        <w:tc>
          <w:tcPr>
            <w:tcW w:w="7318" w:type="dxa"/>
            <w:tcMar>
              <w:top w:w="100" w:type="dxa"/>
              <w:left w:w="120" w:type="dxa"/>
              <w:bottom w:w="100" w:type="dxa"/>
              <w:right w:w="120" w:type="dxa"/>
            </w:tcMar>
          </w:tcPr>
          <w:p w14:paraId="27F1ADA3" w14:textId="77777777" w:rsidR="00C56193" w:rsidRPr="00F96828" w:rsidRDefault="00C56193" w:rsidP="00EB7C45">
            <w:pPr>
              <w:rPr>
                <w:rFonts w:ascii="Aptos" w:hAnsi="Aptos"/>
                <w:sz w:val="17"/>
                <w:szCs w:val="17"/>
              </w:rPr>
            </w:pPr>
            <w:r w:rsidRPr="00F96828">
              <w:rPr>
                <w:rFonts w:ascii="Aptos" w:hAnsi="Aptos"/>
                <w:sz w:val="17"/>
                <w:szCs w:val="17"/>
              </w:rPr>
              <w:t>Held in a managed store and referenced by identity at run time, never copied into configuration or code.</w:t>
            </w:r>
          </w:p>
        </w:tc>
      </w:tr>
    </w:tbl>
    <w:p w14:paraId="10559111" w14:textId="77777777" w:rsidR="003C506A" w:rsidRDefault="003C506A" w:rsidP="00C56193">
      <w:pPr>
        <w:pStyle w:val="Heading2"/>
        <w:rPr>
          <w:rFonts w:ascii="Calibri heading" w:hAnsi="Calibri heading"/>
          <w:b/>
          <w:bCs/>
          <w:color w:val="2E5496"/>
          <w:sz w:val="28"/>
          <w:lang w:val="en-US" w:eastAsia="en-US"/>
        </w:rPr>
      </w:pPr>
      <w:bookmarkStart w:id="76" w:name="_Toc239852288"/>
    </w:p>
    <w:p w14:paraId="5C2A8FEE" w14:textId="6287D725" w:rsidR="00C56193" w:rsidRPr="00C97173" w:rsidRDefault="00C56193" w:rsidP="00C56193">
      <w:pPr>
        <w:pStyle w:val="Heading2"/>
        <w:rPr>
          <w:rFonts w:ascii="Calibri heading" w:hAnsi="Calibri heading"/>
          <w:b/>
          <w:bCs/>
          <w:color w:val="2E5496"/>
          <w:sz w:val="28"/>
          <w:lang w:val="en-US" w:eastAsia="en-US"/>
        </w:rPr>
      </w:pPr>
      <w:r w:rsidRPr="00C97173">
        <w:rPr>
          <w:rFonts w:ascii="Calibri heading" w:hAnsi="Calibri heading"/>
          <w:b/>
          <w:bCs/>
          <w:color w:val="2E5496"/>
          <w:sz w:val="28"/>
          <w:lang w:val="en-US" w:eastAsia="en-US"/>
        </w:rPr>
        <w:t>5.4 Target Integration Platform</w:t>
      </w:r>
      <w:bookmarkEnd w:id="76"/>
    </w:p>
    <w:p w14:paraId="67E08263" w14:textId="77777777" w:rsidR="00C56193" w:rsidRPr="00F96828" w:rsidRDefault="00C56193" w:rsidP="00C56193">
      <w:pPr>
        <w:spacing w:after="120" w:line="278" w:lineRule="auto"/>
        <w:rPr>
          <w:rFonts w:ascii="Aptos" w:hAnsi="Aptos"/>
          <w:sz w:val="18"/>
          <w:szCs w:val="18"/>
        </w:rPr>
      </w:pPr>
      <w:r w:rsidRPr="00F96828">
        <w:rPr>
          <w:rFonts w:ascii="Aptos" w:hAnsi="Aptos"/>
          <w:sz w:val="18"/>
          <w:szCs w:val="18"/>
        </w:rPr>
        <w:t xml:space="preserve">The </w:t>
      </w:r>
      <w:r w:rsidRPr="00F96828">
        <w:rPr>
          <w:rFonts w:ascii="Aptos" w:hAnsi="Aptos"/>
          <w:sz w:val="18"/>
          <w:szCs w:val="18"/>
          <w:lang w:val="en-GB"/>
        </w:rPr>
        <w:t>System Integration framework</w:t>
      </w:r>
      <w:r w:rsidRPr="00F96828" w:rsidDel="00A22181">
        <w:rPr>
          <w:rFonts w:ascii="Aptos" w:hAnsi="Aptos"/>
          <w:sz w:val="18"/>
          <w:szCs w:val="18"/>
        </w:rPr>
        <w:t xml:space="preserve"> </w:t>
      </w:r>
      <w:r w:rsidRPr="00F96828">
        <w:rPr>
          <w:rFonts w:ascii="Aptos" w:hAnsi="Aptos"/>
          <w:sz w:val="18"/>
          <w:szCs w:val="18"/>
        </w:rPr>
        <w:t>standardises on the following Azure Integration Services. Delivery teams select from these components and do not introduce alternatives without an exception.</w:t>
      </w:r>
    </w:p>
    <w:tbl>
      <w:tblPr>
        <w:tblStyle w:val="TableGrid"/>
        <w:tblW w:w="0" w:type="auto"/>
        <w:jc w:val="center"/>
        <w:tblLook w:val="04A0" w:firstRow="1" w:lastRow="0" w:firstColumn="1" w:lastColumn="0" w:noHBand="0" w:noVBand="1"/>
      </w:tblPr>
      <w:tblGrid>
        <w:gridCol w:w="2209"/>
        <w:gridCol w:w="2258"/>
        <w:gridCol w:w="2260"/>
        <w:gridCol w:w="2289"/>
      </w:tblGrid>
      <w:tr w:rsidR="00C56193" w14:paraId="5E3BA171" w14:textId="77777777" w:rsidTr="00EB7C45">
        <w:trPr>
          <w:jc w:val="center"/>
        </w:trPr>
        <w:tc>
          <w:tcPr>
            <w:tcW w:w="2520" w:type="dxa"/>
            <w:shd w:val="clear" w:color="auto" w:fill="1A2B56"/>
            <w:vAlign w:val="center"/>
          </w:tcPr>
          <w:p w14:paraId="2AF70382" w14:textId="77777777" w:rsidR="00C56193" w:rsidRPr="00F96828" w:rsidRDefault="00C56193" w:rsidP="00EB7C45">
            <w:pPr>
              <w:spacing w:before="40" w:after="40"/>
              <w:rPr>
                <w:rFonts w:ascii="Aptos" w:hAnsi="Aptos"/>
                <w:sz w:val="17"/>
                <w:szCs w:val="17"/>
              </w:rPr>
            </w:pPr>
            <w:r w:rsidRPr="00F96828">
              <w:rPr>
                <w:rFonts w:ascii="Aptos" w:hAnsi="Aptos"/>
                <w:b/>
                <w:color w:val="FFFFFF"/>
                <w:sz w:val="17"/>
                <w:szCs w:val="17"/>
              </w:rPr>
              <w:t>Component</w:t>
            </w:r>
          </w:p>
        </w:tc>
        <w:tc>
          <w:tcPr>
            <w:tcW w:w="2520" w:type="dxa"/>
            <w:shd w:val="clear" w:color="auto" w:fill="1A2B56"/>
            <w:vAlign w:val="center"/>
          </w:tcPr>
          <w:p w14:paraId="614E4926" w14:textId="77777777" w:rsidR="00C56193" w:rsidRPr="00F96828" w:rsidRDefault="00C56193" w:rsidP="00EB7C45">
            <w:pPr>
              <w:spacing w:before="40" w:after="40"/>
              <w:rPr>
                <w:rFonts w:ascii="Aptos" w:hAnsi="Aptos"/>
                <w:sz w:val="17"/>
                <w:szCs w:val="17"/>
              </w:rPr>
            </w:pPr>
            <w:r w:rsidRPr="00F96828">
              <w:rPr>
                <w:rFonts w:ascii="Aptos" w:hAnsi="Aptos"/>
                <w:b/>
                <w:color w:val="FFFFFF"/>
                <w:sz w:val="17"/>
                <w:szCs w:val="17"/>
              </w:rPr>
              <w:t>System Integration framework</w:t>
            </w:r>
            <w:r w:rsidRPr="00F96828" w:rsidDel="00A22181">
              <w:rPr>
                <w:rFonts w:ascii="Aptos" w:hAnsi="Aptos"/>
                <w:b/>
                <w:color w:val="FFFFFF"/>
                <w:sz w:val="17"/>
                <w:szCs w:val="17"/>
              </w:rPr>
              <w:t xml:space="preserve"> </w:t>
            </w:r>
            <w:r w:rsidRPr="00F96828">
              <w:rPr>
                <w:rFonts w:ascii="Aptos" w:hAnsi="Aptos"/>
                <w:b/>
                <w:color w:val="FFFFFF"/>
                <w:sz w:val="17"/>
                <w:szCs w:val="17"/>
              </w:rPr>
              <w:t>Role</w:t>
            </w:r>
          </w:p>
        </w:tc>
        <w:tc>
          <w:tcPr>
            <w:tcW w:w="2520" w:type="dxa"/>
            <w:shd w:val="clear" w:color="auto" w:fill="1A2B56"/>
            <w:vAlign w:val="center"/>
          </w:tcPr>
          <w:p w14:paraId="1359161E" w14:textId="77777777" w:rsidR="00C56193" w:rsidRPr="00F96828" w:rsidRDefault="00C56193" w:rsidP="00EB7C45">
            <w:pPr>
              <w:spacing w:before="40" w:after="40"/>
              <w:rPr>
                <w:rFonts w:ascii="Aptos" w:hAnsi="Aptos"/>
                <w:sz w:val="17"/>
                <w:szCs w:val="17"/>
              </w:rPr>
            </w:pPr>
            <w:r w:rsidRPr="00F96828">
              <w:rPr>
                <w:rFonts w:ascii="Aptos" w:hAnsi="Aptos"/>
                <w:b/>
                <w:color w:val="FFFFFF"/>
                <w:sz w:val="17"/>
                <w:szCs w:val="17"/>
              </w:rPr>
              <w:t>Recommended Use</w:t>
            </w:r>
          </w:p>
        </w:tc>
        <w:tc>
          <w:tcPr>
            <w:tcW w:w="2520" w:type="dxa"/>
            <w:shd w:val="clear" w:color="auto" w:fill="1A2B56"/>
            <w:vAlign w:val="center"/>
          </w:tcPr>
          <w:p w14:paraId="5BB2322C" w14:textId="77777777" w:rsidR="00C56193" w:rsidRPr="00F96828" w:rsidRDefault="00C56193" w:rsidP="00EB7C45">
            <w:pPr>
              <w:spacing w:before="40" w:after="40"/>
              <w:rPr>
                <w:rFonts w:ascii="Aptos" w:hAnsi="Aptos"/>
                <w:sz w:val="17"/>
                <w:szCs w:val="17"/>
              </w:rPr>
            </w:pPr>
            <w:r w:rsidRPr="00F96828">
              <w:rPr>
                <w:rFonts w:ascii="Aptos" w:hAnsi="Aptos"/>
                <w:b/>
                <w:color w:val="FFFFFF"/>
                <w:sz w:val="17"/>
                <w:szCs w:val="17"/>
              </w:rPr>
              <w:t>Do Not Use</w:t>
            </w:r>
          </w:p>
        </w:tc>
      </w:tr>
      <w:tr w:rsidR="00C56193" w14:paraId="1359C555" w14:textId="77777777" w:rsidTr="00EB7C45">
        <w:trPr>
          <w:jc w:val="center"/>
        </w:trPr>
        <w:tc>
          <w:tcPr>
            <w:tcW w:w="2520" w:type="dxa"/>
            <w:vAlign w:val="center"/>
          </w:tcPr>
          <w:p w14:paraId="30AD55A0"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Azure API Management</w:t>
            </w:r>
          </w:p>
        </w:tc>
        <w:tc>
          <w:tcPr>
            <w:tcW w:w="2520" w:type="dxa"/>
            <w:vAlign w:val="center"/>
          </w:tcPr>
          <w:p w14:paraId="04BAB258"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Enterprise API gateway and single API ingress point</w:t>
            </w:r>
          </w:p>
        </w:tc>
        <w:tc>
          <w:tcPr>
            <w:tcW w:w="2520" w:type="dxa"/>
            <w:vAlign w:val="center"/>
          </w:tcPr>
          <w:p w14:paraId="09589DEF"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Exposing REST APIs to internal systems, vendors, applications, or digital channels</w:t>
            </w:r>
          </w:p>
        </w:tc>
        <w:tc>
          <w:tcPr>
            <w:tcW w:w="2520" w:type="dxa"/>
            <w:vAlign w:val="center"/>
          </w:tcPr>
          <w:p w14:paraId="27AF83A3"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For long-running business processes or data transformation pipelines</w:t>
            </w:r>
          </w:p>
        </w:tc>
      </w:tr>
      <w:tr w:rsidR="00C56193" w14:paraId="5C98FABB" w14:textId="77777777" w:rsidTr="00EB7C45">
        <w:trPr>
          <w:jc w:val="center"/>
        </w:trPr>
        <w:tc>
          <w:tcPr>
            <w:tcW w:w="2520" w:type="dxa"/>
            <w:vAlign w:val="center"/>
          </w:tcPr>
          <w:p w14:paraId="75F3FB6F"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Azure Logic Apps</w:t>
            </w:r>
          </w:p>
        </w:tc>
        <w:tc>
          <w:tcPr>
            <w:tcW w:w="2520" w:type="dxa"/>
            <w:vAlign w:val="center"/>
          </w:tcPr>
          <w:p w14:paraId="2C01BBF3"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Workflow orchestration and cross-system process coordination</w:t>
            </w:r>
          </w:p>
        </w:tc>
        <w:tc>
          <w:tcPr>
            <w:tcW w:w="2520" w:type="dxa"/>
            <w:vAlign w:val="center"/>
          </w:tcPr>
          <w:p w14:paraId="59941F09"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Multi-step integrations, long-running workflows, connector-based automation, exception paths</w:t>
            </w:r>
          </w:p>
        </w:tc>
        <w:tc>
          <w:tcPr>
            <w:tcW w:w="2520" w:type="dxa"/>
            <w:vAlign w:val="center"/>
          </w:tcPr>
          <w:p w14:paraId="22777A3B"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For low-level compute-heavy logic or high-throughput streaming</w:t>
            </w:r>
          </w:p>
        </w:tc>
      </w:tr>
      <w:tr w:rsidR="00C56193" w14:paraId="25BC035E" w14:textId="77777777" w:rsidTr="00EB7C45">
        <w:trPr>
          <w:jc w:val="center"/>
        </w:trPr>
        <w:tc>
          <w:tcPr>
            <w:tcW w:w="2520" w:type="dxa"/>
            <w:vAlign w:val="center"/>
          </w:tcPr>
          <w:p w14:paraId="73D7B4D8"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Azure Service Bus</w:t>
            </w:r>
          </w:p>
        </w:tc>
        <w:tc>
          <w:tcPr>
            <w:tcW w:w="2520" w:type="dxa"/>
            <w:vAlign w:val="center"/>
          </w:tcPr>
          <w:p w14:paraId="3541A54D"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Reliable enterprise messaging</w:t>
            </w:r>
          </w:p>
        </w:tc>
        <w:tc>
          <w:tcPr>
            <w:tcW w:w="2520" w:type="dxa"/>
            <w:vAlign w:val="center"/>
          </w:tcPr>
          <w:p w14:paraId="326F44EE"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Guaranteed delivery, commands, queues, topics, retries, dead-letter handling</w:t>
            </w:r>
          </w:p>
        </w:tc>
        <w:tc>
          <w:tcPr>
            <w:tcW w:w="2520" w:type="dxa"/>
            <w:vAlign w:val="center"/>
          </w:tcPr>
          <w:p w14:paraId="71B41CA6"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For lightweight notifications where message state is not required</w:t>
            </w:r>
          </w:p>
        </w:tc>
      </w:tr>
      <w:tr w:rsidR="00C56193" w14:paraId="6DE3F623" w14:textId="77777777" w:rsidTr="00EB7C45">
        <w:trPr>
          <w:jc w:val="center"/>
        </w:trPr>
        <w:tc>
          <w:tcPr>
            <w:tcW w:w="2520" w:type="dxa"/>
            <w:vAlign w:val="center"/>
          </w:tcPr>
          <w:p w14:paraId="38D9F8C0"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Azure Event Grid</w:t>
            </w:r>
          </w:p>
        </w:tc>
        <w:tc>
          <w:tcPr>
            <w:tcW w:w="2520" w:type="dxa"/>
            <w:vAlign w:val="center"/>
          </w:tcPr>
          <w:p w14:paraId="1D28C228"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Event notification and reactive event routing</w:t>
            </w:r>
          </w:p>
        </w:tc>
        <w:tc>
          <w:tcPr>
            <w:tcW w:w="2520" w:type="dxa"/>
            <w:vAlign w:val="center"/>
          </w:tcPr>
          <w:p w14:paraId="3FAD3B4B"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Resource/event notifications, event fan-out, near-real-time triggers</w:t>
            </w:r>
          </w:p>
        </w:tc>
        <w:tc>
          <w:tcPr>
            <w:tcW w:w="2520" w:type="dxa"/>
            <w:vAlign w:val="center"/>
          </w:tcPr>
          <w:p w14:paraId="73C88003"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For ordered business messaging or complex message settlement</w:t>
            </w:r>
          </w:p>
        </w:tc>
      </w:tr>
      <w:tr w:rsidR="00C56193" w14:paraId="31245B75" w14:textId="77777777" w:rsidTr="00EB7C45">
        <w:trPr>
          <w:jc w:val="center"/>
        </w:trPr>
        <w:tc>
          <w:tcPr>
            <w:tcW w:w="2520" w:type="dxa"/>
            <w:vAlign w:val="center"/>
          </w:tcPr>
          <w:p w14:paraId="5D669114"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Azure Event Hubs</w:t>
            </w:r>
          </w:p>
        </w:tc>
        <w:tc>
          <w:tcPr>
            <w:tcW w:w="2520" w:type="dxa"/>
            <w:vAlign w:val="center"/>
          </w:tcPr>
          <w:p w14:paraId="42D8898D"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High-throughput event streaming</w:t>
            </w:r>
          </w:p>
        </w:tc>
        <w:tc>
          <w:tcPr>
            <w:tcW w:w="2520" w:type="dxa"/>
            <w:vAlign w:val="center"/>
          </w:tcPr>
          <w:p w14:paraId="0821C589"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Telemetry, high-volume event ingestion, streaming analytics</w:t>
            </w:r>
          </w:p>
        </w:tc>
        <w:tc>
          <w:tcPr>
            <w:tcW w:w="2520" w:type="dxa"/>
            <w:vAlign w:val="center"/>
          </w:tcPr>
          <w:p w14:paraId="12A3CE0C"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For command-style workflow messaging or request/response integration</w:t>
            </w:r>
          </w:p>
        </w:tc>
      </w:tr>
      <w:tr w:rsidR="00C56193" w14:paraId="6E722E41" w14:textId="77777777" w:rsidTr="00EB7C45">
        <w:trPr>
          <w:jc w:val="center"/>
        </w:trPr>
        <w:tc>
          <w:tcPr>
            <w:tcW w:w="2520" w:type="dxa"/>
            <w:vAlign w:val="center"/>
          </w:tcPr>
          <w:p w14:paraId="5AD55AB7"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Azure Functions</w:t>
            </w:r>
          </w:p>
        </w:tc>
        <w:tc>
          <w:tcPr>
            <w:tcW w:w="2520" w:type="dxa"/>
            <w:vAlign w:val="center"/>
          </w:tcPr>
          <w:p w14:paraId="4605F5B2"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Low-level implementation logic</w:t>
            </w:r>
          </w:p>
        </w:tc>
        <w:tc>
          <w:tcPr>
            <w:tcW w:w="2520" w:type="dxa"/>
            <w:vAlign w:val="center"/>
          </w:tcPr>
          <w:p w14:paraId="6DAF97FC"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Lightweight code extensions, transformation helpers, protocol adapters, custom validation</w:t>
            </w:r>
          </w:p>
        </w:tc>
        <w:tc>
          <w:tcPr>
            <w:tcW w:w="2520" w:type="dxa"/>
            <w:vAlign w:val="center"/>
          </w:tcPr>
          <w:p w14:paraId="04669516"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As the default orchestration engine or business process owner</w:t>
            </w:r>
          </w:p>
        </w:tc>
      </w:tr>
      <w:tr w:rsidR="00C56193" w14:paraId="0684DB4B" w14:textId="77777777" w:rsidTr="00EB7C45">
        <w:trPr>
          <w:jc w:val="center"/>
        </w:trPr>
        <w:tc>
          <w:tcPr>
            <w:tcW w:w="2520" w:type="dxa"/>
            <w:vAlign w:val="center"/>
          </w:tcPr>
          <w:p w14:paraId="2D655579"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Azure Data Factory / Data Platform</w:t>
            </w:r>
          </w:p>
        </w:tc>
        <w:tc>
          <w:tcPr>
            <w:tcW w:w="2520" w:type="dxa"/>
            <w:vAlign w:val="center"/>
          </w:tcPr>
          <w:p w14:paraId="238CBF20"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Data ingestion and analytical pipeline orchestration</w:t>
            </w:r>
          </w:p>
        </w:tc>
        <w:tc>
          <w:tcPr>
            <w:tcW w:w="2520" w:type="dxa"/>
            <w:vAlign w:val="center"/>
          </w:tcPr>
          <w:p w14:paraId="698D02FE"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Batch/ELT, Snowflake loading, analytical data movement</w:t>
            </w:r>
          </w:p>
        </w:tc>
        <w:tc>
          <w:tcPr>
            <w:tcW w:w="2520" w:type="dxa"/>
            <w:vAlign w:val="center"/>
          </w:tcPr>
          <w:p w14:paraId="61B8B857"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Real-time operational integration or transient system-to-system messaging</w:t>
            </w:r>
          </w:p>
        </w:tc>
      </w:tr>
    </w:tbl>
    <w:p w14:paraId="31DD7F20" w14:textId="77777777" w:rsidR="00C56193" w:rsidRDefault="00C56193" w:rsidP="00C56193">
      <w:pPr>
        <w:pStyle w:val="Heading1"/>
      </w:pPr>
      <w:bookmarkStart w:id="77" w:name="_Toc239852289"/>
      <w:r w:rsidRPr="00C97173">
        <w:rPr>
          <w:sz w:val="36"/>
          <w:szCs w:val="36"/>
        </w:rPr>
        <w:t>6.</w:t>
      </w:r>
      <w:r>
        <w:t xml:space="preserve"> </w:t>
      </w:r>
      <w:commentRangeStart w:id="78"/>
      <w:r w:rsidRPr="00C97173">
        <w:rPr>
          <w:sz w:val="36"/>
          <w:szCs w:val="36"/>
        </w:rPr>
        <w:t>Choosing an Integration Pattern</w:t>
      </w:r>
      <w:bookmarkEnd w:id="77"/>
      <w:commentRangeEnd w:id="78"/>
      <w:r>
        <w:rPr>
          <w:rStyle w:val="CommentReference"/>
          <w:sz w:val="30"/>
          <w:szCs w:val="30"/>
        </w:rPr>
        <w:commentReference w:id="78"/>
      </w:r>
    </w:p>
    <w:p w14:paraId="1962AEEB" w14:textId="77777777" w:rsidR="00C56193" w:rsidRPr="00F96828" w:rsidRDefault="00C56193" w:rsidP="00C56193">
      <w:pPr>
        <w:spacing w:after="120" w:line="278" w:lineRule="auto"/>
        <w:rPr>
          <w:rFonts w:ascii="Aptos" w:hAnsi="Aptos"/>
          <w:sz w:val="18"/>
          <w:szCs w:val="18"/>
        </w:rPr>
      </w:pPr>
      <w:r w:rsidRPr="00F96828">
        <w:rPr>
          <w:rFonts w:ascii="Aptos" w:hAnsi="Aptos"/>
          <w:sz w:val="18"/>
          <w:szCs w:val="18"/>
        </w:rPr>
        <w:t>This section works at two levels, and the navigation below shows where to start. For a leadership or high-level view, the primary decision matrix in 7.1 and the common use cases in 7.2 identify the appropriate integration style in plain terms. For design and delivery, the decision tree in 7.3 chooses the pattern, and the worked example in 7.4 shows it end to end, both leading into the enterprise pattern catalogue in Section 8, where each pattern is specified in full.</w:t>
      </w:r>
    </w:p>
    <w:tbl>
      <w:tblPr>
        <w:tblW w:w="987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3200"/>
        <w:gridCol w:w="3200"/>
        <w:gridCol w:w="3470"/>
      </w:tblGrid>
      <w:tr w:rsidR="00C56193" w14:paraId="36C2F806" w14:textId="77777777" w:rsidTr="00EB7C45">
        <w:tc>
          <w:tcPr>
            <w:tcW w:w="3200" w:type="dxa"/>
            <w:shd w:val="clear" w:color="auto" w:fill="24446E"/>
            <w:tcMar>
              <w:top w:w="70" w:type="dxa"/>
              <w:left w:w="110" w:type="dxa"/>
              <w:bottom w:w="70" w:type="dxa"/>
              <w:right w:w="110" w:type="dxa"/>
            </w:tcMar>
          </w:tcPr>
          <w:p w14:paraId="79DD1B00" w14:textId="77777777" w:rsidR="00C56193" w:rsidRPr="00F96828" w:rsidRDefault="00C56193" w:rsidP="00EB7C45">
            <w:pPr>
              <w:rPr>
                <w:rFonts w:ascii="Aptos" w:hAnsi="Aptos"/>
              </w:rPr>
            </w:pPr>
            <w:r w:rsidRPr="00F96828">
              <w:rPr>
                <w:rFonts w:ascii="Aptos" w:hAnsi="Aptos"/>
                <w:b/>
                <w:bCs/>
                <w:color w:val="FFFFFF"/>
                <w:sz w:val="17"/>
                <w:szCs w:val="17"/>
              </w:rPr>
              <w:t>I am here to</w:t>
            </w:r>
          </w:p>
        </w:tc>
        <w:tc>
          <w:tcPr>
            <w:tcW w:w="3200" w:type="dxa"/>
            <w:shd w:val="clear" w:color="auto" w:fill="24446E"/>
            <w:tcMar>
              <w:top w:w="70" w:type="dxa"/>
              <w:left w:w="110" w:type="dxa"/>
              <w:bottom w:w="70" w:type="dxa"/>
              <w:right w:w="110" w:type="dxa"/>
            </w:tcMar>
          </w:tcPr>
          <w:p w14:paraId="3261C098" w14:textId="77777777" w:rsidR="00C56193" w:rsidRPr="00F96828" w:rsidRDefault="00C56193" w:rsidP="00EB7C45">
            <w:pPr>
              <w:rPr>
                <w:rFonts w:ascii="Aptos" w:hAnsi="Aptos"/>
              </w:rPr>
            </w:pPr>
            <w:r w:rsidRPr="00F96828">
              <w:rPr>
                <w:rFonts w:ascii="Aptos" w:hAnsi="Aptos"/>
                <w:b/>
                <w:bCs/>
                <w:color w:val="FFFFFF"/>
                <w:sz w:val="17"/>
                <w:szCs w:val="17"/>
              </w:rPr>
              <w:t xml:space="preserve">Go to </w:t>
            </w:r>
          </w:p>
        </w:tc>
        <w:tc>
          <w:tcPr>
            <w:tcW w:w="3470" w:type="dxa"/>
            <w:shd w:val="clear" w:color="auto" w:fill="24446E"/>
            <w:tcMar>
              <w:top w:w="70" w:type="dxa"/>
              <w:left w:w="110" w:type="dxa"/>
              <w:bottom w:w="70" w:type="dxa"/>
              <w:right w:w="110" w:type="dxa"/>
            </w:tcMar>
          </w:tcPr>
          <w:p w14:paraId="6B2648C7" w14:textId="77777777" w:rsidR="00C56193" w:rsidRPr="00F96828" w:rsidRDefault="00C56193" w:rsidP="00EB7C45">
            <w:pPr>
              <w:rPr>
                <w:rFonts w:ascii="Aptos" w:hAnsi="Aptos"/>
              </w:rPr>
            </w:pPr>
            <w:r w:rsidRPr="00F96828">
              <w:rPr>
                <w:rFonts w:ascii="Aptos" w:hAnsi="Aptos"/>
                <w:b/>
                <w:bCs/>
                <w:color w:val="FFFFFF"/>
                <w:sz w:val="17"/>
                <w:szCs w:val="17"/>
              </w:rPr>
              <w:t>Go through</w:t>
            </w:r>
          </w:p>
        </w:tc>
      </w:tr>
      <w:tr w:rsidR="00C56193" w14:paraId="6B8E866D" w14:textId="77777777" w:rsidTr="00EB7C45">
        <w:tc>
          <w:tcPr>
            <w:tcW w:w="3200" w:type="dxa"/>
            <w:shd w:val="clear" w:color="auto" w:fill="FFFFFF"/>
            <w:tcMar>
              <w:top w:w="70" w:type="dxa"/>
              <w:left w:w="110" w:type="dxa"/>
              <w:bottom w:w="70" w:type="dxa"/>
              <w:right w:w="110" w:type="dxa"/>
            </w:tcMar>
            <w:vAlign w:val="center"/>
          </w:tcPr>
          <w:p w14:paraId="70B1D039" w14:textId="77777777" w:rsidR="00C56193" w:rsidRPr="00F96828" w:rsidRDefault="00C56193" w:rsidP="00EB7C45">
            <w:pPr>
              <w:spacing w:line="250" w:lineRule="auto"/>
              <w:rPr>
                <w:rFonts w:ascii="Aptos" w:hAnsi="Aptos"/>
              </w:rPr>
            </w:pPr>
            <w:r w:rsidRPr="00F96828">
              <w:rPr>
                <w:rFonts w:ascii="Aptos" w:hAnsi="Aptos"/>
                <w:sz w:val="17"/>
                <w:szCs w:val="17"/>
              </w:rPr>
              <w:t>Understand the options in plain terms</w:t>
            </w:r>
          </w:p>
        </w:tc>
        <w:tc>
          <w:tcPr>
            <w:tcW w:w="3200" w:type="dxa"/>
            <w:shd w:val="clear" w:color="auto" w:fill="FFFFFF"/>
            <w:tcMar>
              <w:top w:w="70" w:type="dxa"/>
              <w:left w:w="110" w:type="dxa"/>
              <w:bottom w:w="70" w:type="dxa"/>
              <w:right w:w="110" w:type="dxa"/>
            </w:tcMar>
            <w:vAlign w:val="center"/>
          </w:tcPr>
          <w:p w14:paraId="708E16EF" w14:textId="77777777" w:rsidR="00C56193" w:rsidRPr="00F96828" w:rsidRDefault="00C56193" w:rsidP="00EB7C45">
            <w:pPr>
              <w:spacing w:line="250" w:lineRule="auto"/>
              <w:rPr>
                <w:rFonts w:ascii="Aptos" w:hAnsi="Aptos"/>
              </w:rPr>
            </w:pPr>
            <w:r w:rsidRPr="00F96828">
              <w:rPr>
                <w:rFonts w:ascii="Aptos" w:hAnsi="Aptos"/>
                <w:sz w:val="17"/>
                <w:szCs w:val="17"/>
              </w:rPr>
              <w:t>7.1 Primary Decision Matrix</w:t>
            </w:r>
          </w:p>
        </w:tc>
        <w:tc>
          <w:tcPr>
            <w:tcW w:w="3470" w:type="dxa"/>
            <w:shd w:val="clear" w:color="auto" w:fill="FFFFFF"/>
            <w:tcMar>
              <w:top w:w="70" w:type="dxa"/>
              <w:left w:w="110" w:type="dxa"/>
              <w:bottom w:w="70" w:type="dxa"/>
              <w:right w:w="110" w:type="dxa"/>
            </w:tcMar>
            <w:vAlign w:val="center"/>
          </w:tcPr>
          <w:p w14:paraId="1612D553" w14:textId="77777777" w:rsidR="00C56193" w:rsidRPr="00F96828" w:rsidRDefault="00C56193" w:rsidP="00EB7C45">
            <w:pPr>
              <w:spacing w:line="250" w:lineRule="auto"/>
              <w:rPr>
                <w:rFonts w:ascii="Aptos" w:hAnsi="Aptos"/>
              </w:rPr>
            </w:pPr>
            <w:r w:rsidRPr="00F96828">
              <w:rPr>
                <w:rFonts w:ascii="Aptos" w:hAnsi="Aptos"/>
                <w:sz w:val="17"/>
                <w:szCs w:val="17"/>
              </w:rPr>
              <w:t>7.2 Common Use Cases</w:t>
            </w:r>
          </w:p>
        </w:tc>
      </w:tr>
      <w:tr w:rsidR="00C56193" w14:paraId="3F4C61ED" w14:textId="77777777" w:rsidTr="00EB7C45">
        <w:tc>
          <w:tcPr>
            <w:tcW w:w="3200" w:type="dxa"/>
            <w:shd w:val="clear" w:color="auto" w:fill="FFFFFF"/>
            <w:tcMar>
              <w:top w:w="70" w:type="dxa"/>
              <w:left w:w="110" w:type="dxa"/>
              <w:bottom w:w="70" w:type="dxa"/>
              <w:right w:w="110" w:type="dxa"/>
            </w:tcMar>
            <w:vAlign w:val="center"/>
          </w:tcPr>
          <w:p w14:paraId="55C7E30E" w14:textId="77777777" w:rsidR="00C56193" w:rsidRPr="00F96828" w:rsidRDefault="00C56193" w:rsidP="00EB7C45">
            <w:pPr>
              <w:spacing w:line="250" w:lineRule="auto"/>
              <w:rPr>
                <w:rFonts w:ascii="Aptos" w:hAnsi="Aptos"/>
              </w:rPr>
            </w:pPr>
            <w:r w:rsidRPr="00F96828">
              <w:rPr>
                <w:rFonts w:ascii="Aptos" w:hAnsi="Aptos"/>
                <w:sz w:val="17"/>
                <w:szCs w:val="17"/>
              </w:rPr>
              <w:t>Choose a pattern for a specific need</w:t>
            </w:r>
          </w:p>
        </w:tc>
        <w:tc>
          <w:tcPr>
            <w:tcW w:w="3200" w:type="dxa"/>
            <w:shd w:val="clear" w:color="auto" w:fill="FFFFFF"/>
            <w:tcMar>
              <w:top w:w="70" w:type="dxa"/>
              <w:left w:w="110" w:type="dxa"/>
              <w:bottom w:w="70" w:type="dxa"/>
              <w:right w:w="110" w:type="dxa"/>
            </w:tcMar>
            <w:vAlign w:val="center"/>
          </w:tcPr>
          <w:p w14:paraId="705E79CF" w14:textId="77777777" w:rsidR="00C56193" w:rsidRPr="00F96828" w:rsidRDefault="00C56193" w:rsidP="00EB7C45">
            <w:pPr>
              <w:spacing w:line="250" w:lineRule="auto"/>
              <w:rPr>
                <w:rFonts w:ascii="Aptos" w:hAnsi="Aptos"/>
              </w:rPr>
            </w:pPr>
            <w:r w:rsidRPr="00F96828">
              <w:rPr>
                <w:rFonts w:ascii="Aptos" w:hAnsi="Aptos"/>
                <w:sz w:val="17"/>
                <w:szCs w:val="17"/>
              </w:rPr>
              <w:t>7.3 Decision Tree</w:t>
            </w:r>
          </w:p>
        </w:tc>
        <w:tc>
          <w:tcPr>
            <w:tcW w:w="3470" w:type="dxa"/>
            <w:shd w:val="clear" w:color="auto" w:fill="FFFFFF"/>
            <w:tcMar>
              <w:top w:w="70" w:type="dxa"/>
              <w:left w:w="110" w:type="dxa"/>
              <w:bottom w:w="70" w:type="dxa"/>
              <w:right w:w="110" w:type="dxa"/>
            </w:tcMar>
            <w:vAlign w:val="center"/>
          </w:tcPr>
          <w:p w14:paraId="7373DF5A" w14:textId="77777777" w:rsidR="00C56193" w:rsidRPr="00F96828" w:rsidRDefault="00C56193" w:rsidP="00EB7C45">
            <w:pPr>
              <w:spacing w:line="250" w:lineRule="auto"/>
              <w:rPr>
                <w:rFonts w:ascii="Aptos" w:hAnsi="Aptos"/>
              </w:rPr>
            </w:pPr>
            <w:r w:rsidRPr="00F96828">
              <w:rPr>
                <w:rFonts w:ascii="Aptos" w:hAnsi="Aptos"/>
                <w:sz w:val="17"/>
                <w:szCs w:val="17"/>
              </w:rPr>
              <w:t>8 Pattern Catalogue</w:t>
            </w:r>
          </w:p>
        </w:tc>
      </w:tr>
      <w:tr w:rsidR="00C56193" w14:paraId="3CFFCFD1" w14:textId="77777777" w:rsidTr="00EB7C45">
        <w:tc>
          <w:tcPr>
            <w:tcW w:w="3200" w:type="dxa"/>
            <w:shd w:val="clear" w:color="auto" w:fill="FFFFFF"/>
            <w:tcMar>
              <w:top w:w="70" w:type="dxa"/>
              <w:left w:w="110" w:type="dxa"/>
              <w:bottom w:w="70" w:type="dxa"/>
              <w:right w:w="110" w:type="dxa"/>
            </w:tcMar>
            <w:vAlign w:val="center"/>
          </w:tcPr>
          <w:p w14:paraId="7055A007" w14:textId="77777777" w:rsidR="00C56193" w:rsidRPr="00F96828" w:rsidRDefault="00C56193" w:rsidP="00EB7C45">
            <w:pPr>
              <w:spacing w:line="250" w:lineRule="auto"/>
              <w:rPr>
                <w:rFonts w:ascii="Aptos" w:hAnsi="Aptos"/>
              </w:rPr>
            </w:pPr>
            <w:r w:rsidRPr="00F96828">
              <w:rPr>
                <w:rFonts w:ascii="Aptos" w:hAnsi="Aptos"/>
                <w:sz w:val="17"/>
                <w:szCs w:val="17"/>
              </w:rPr>
              <w:t>See it worked through end to end</w:t>
            </w:r>
          </w:p>
        </w:tc>
        <w:tc>
          <w:tcPr>
            <w:tcW w:w="3200" w:type="dxa"/>
            <w:shd w:val="clear" w:color="auto" w:fill="FFFFFF"/>
            <w:tcMar>
              <w:top w:w="70" w:type="dxa"/>
              <w:left w:w="110" w:type="dxa"/>
              <w:bottom w:w="70" w:type="dxa"/>
              <w:right w:w="110" w:type="dxa"/>
            </w:tcMar>
            <w:vAlign w:val="center"/>
          </w:tcPr>
          <w:p w14:paraId="1FE93211" w14:textId="77777777" w:rsidR="00C56193" w:rsidRPr="00F96828" w:rsidRDefault="00C56193" w:rsidP="00EB7C45">
            <w:pPr>
              <w:spacing w:line="250" w:lineRule="auto"/>
              <w:rPr>
                <w:rFonts w:ascii="Aptos" w:hAnsi="Aptos"/>
              </w:rPr>
            </w:pPr>
            <w:r w:rsidRPr="00F96828">
              <w:rPr>
                <w:rFonts w:ascii="Aptos" w:hAnsi="Aptos"/>
                <w:sz w:val="17"/>
                <w:szCs w:val="17"/>
              </w:rPr>
              <w:t>7.4 Worked Example</w:t>
            </w:r>
          </w:p>
        </w:tc>
        <w:tc>
          <w:tcPr>
            <w:tcW w:w="3470" w:type="dxa"/>
            <w:shd w:val="clear" w:color="auto" w:fill="FFFFFF"/>
            <w:tcMar>
              <w:top w:w="70" w:type="dxa"/>
              <w:left w:w="110" w:type="dxa"/>
              <w:bottom w:w="70" w:type="dxa"/>
              <w:right w:w="110" w:type="dxa"/>
            </w:tcMar>
            <w:vAlign w:val="center"/>
          </w:tcPr>
          <w:p w14:paraId="50328407" w14:textId="77777777" w:rsidR="00C56193" w:rsidRPr="00F96828" w:rsidRDefault="00C56193" w:rsidP="00EB7C45">
            <w:pPr>
              <w:spacing w:line="250" w:lineRule="auto"/>
              <w:rPr>
                <w:rFonts w:ascii="Aptos" w:hAnsi="Aptos"/>
              </w:rPr>
            </w:pPr>
            <w:r w:rsidRPr="00F96828">
              <w:rPr>
                <w:rFonts w:ascii="Aptos" w:hAnsi="Aptos"/>
                <w:sz w:val="17"/>
                <w:szCs w:val="17"/>
              </w:rPr>
              <w:t>8 Pattern Catalogue</w:t>
            </w:r>
          </w:p>
        </w:tc>
      </w:tr>
    </w:tbl>
    <w:p w14:paraId="3CD46582" w14:textId="77777777" w:rsidR="00C56193" w:rsidRPr="00C97173" w:rsidRDefault="00C56193" w:rsidP="00C56193">
      <w:pPr>
        <w:pStyle w:val="Heading2"/>
        <w:rPr>
          <w:rFonts w:ascii="Calibri heading" w:hAnsi="Calibri heading"/>
          <w:b/>
          <w:bCs/>
          <w:color w:val="2E5496"/>
          <w:sz w:val="28"/>
          <w:lang w:val="en-US" w:eastAsia="en-US"/>
        </w:rPr>
      </w:pPr>
      <w:bookmarkStart w:id="79" w:name="_7.1_Primary_Decision"/>
      <w:bookmarkStart w:id="80" w:name="_Toc239457532"/>
      <w:bookmarkStart w:id="81" w:name="_Toc239852290"/>
      <w:bookmarkEnd w:id="79"/>
      <w:r w:rsidRPr="00C97173">
        <w:rPr>
          <w:rFonts w:ascii="Calibri heading" w:hAnsi="Calibri heading"/>
          <w:b/>
          <w:bCs/>
          <w:color w:val="2E5496"/>
          <w:sz w:val="28"/>
          <w:lang w:val="en-US" w:eastAsia="en-US"/>
        </w:rPr>
        <w:t>6.1 Primary Decision Matrix</w:t>
      </w:r>
      <w:bookmarkEnd w:id="80"/>
      <w:bookmarkEnd w:id="81"/>
    </w:p>
    <w:p w14:paraId="3B470B3C" w14:textId="77777777" w:rsidR="00C56193" w:rsidRPr="00F96828" w:rsidRDefault="00C56193" w:rsidP="00C56193">
      <w:pPr>
        <w:spacing w:after="120" w:line="278" w:lineRule="auto"/>
        <w:rPr>
          <w:rFonts w:ascii="Aptos" w:hAnsi="Aptos"/>
          <w:sz w:val="18"/>
          <w:szCs w:val="18"/>
        </w:rPr>
      </w:pPr>
      <w:r w:rsidRPr="00F96828">
        <w:rPr>
          <w:rFonts w:ascii="Aptos" w:hAnsi="Aptos"/>
          <w:sz w:val="18"/>
          <w:szCs w:val="18"/>
        </w:rPr>
        <w:t>The matrix reads by question. For a given need, it shows at a glance which platform capability is normally suitable, which may be suitable subject to design review, and which is not the right tool. It indicates the interaction style, and the catalogue in Section 8 remains authoritative for the detailed pattern.</w:t>
      </w:r>
    </w:p>
    <w:tbl>
      <w:tblPr>
        <w:tblW w:w="9870" w:type="dxa"/>
        <w:tblInd w:w="-115"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2938"/>
        <w:gridCol w:w="990"/>
        <w:gridCol w:w="992"/>
        <w:gridCol w:w="990"/>
        <w:gridCol w:w="990"/>
        <w:gridCol w:w="990"/>
        <w:gridCol w:w="990"/>
        <w:gridCol w:w="990"/>
      </w:tblGrid>
      <w:tr w:rsidR="00C56193" w14:paraId="0E1F7FC9" w14:textId="77777777" w:rsidTr="00F96828">
        <w:trPr>
          <w:tblHeader/>
        </w:trPr>
        <w:tc>
          <w:tcPr>
            <w:tcW w:w="2938" w:type="dxa"/>
            <w:shd w:val="clear" w:color="auto" w:fill="24446E"/>
            <w:tcMar>
              <w:top w:w="70" w:type="dxa"/>
              <w:left w:w="110" w:type="dxa"/>
              <w:bottom w:w="70" w:type="dxa"/>
              <w:right w:w="110" w:type="dxa"/>
            </w:tcMar>
          </w:tcPr>
          <w:p w14:paraId="2F86E2ED" w14:textId="77777777" w:rsidR="00C56193" w:rsidRPr="00F96828" w:rsidRDefault="00C56193" w:rsidP="00EB7C45">
            <w:pPr>
              <w:rPr>
                <w:rFonts w:ascii="Aptos" w:hAnsi="Aptos"/>
              </w:rPr>
            </w:pPr>
            <w:r w:rsidRPr="00F96828">
              <w:rPr>
                <w:rFonts w:ascii="Aptos" w:hAnsi="Aptos"/>
                <w:b/>
                <w:bCs/>
                <w:color w:val="FFFFFF"/>
                <w:sz w:val="17"/>
                <w:szCs w:val="17"/>
              </w:rPr>
              <w:lastRenderedPageBreak/>
              <w:t>Does the need involve...</w:t>
            </w:r>
          </w:p>
        </w:tc>
        <w:tc>
          <w:tcPr>
            <w:tcW w:w="990" w:type="dxa"/>
            <w:shd w:val="clear" w:color="auto" w:fill="24446E"/>
            <w:tcMar>
              <w:top w:w="70" w:type="dxa"/>
              <w:left w:w="110" w:type="dxa"/>
              <w:bottom w:w="70" w:type="dxa"/>
              <w:right w:w="110" w:type="dxa"/>
            </w:tcMar>
          </w:tcPr>
          <w:p w14:paraId="64BC67AD" w14:textId="77777777" w:rsidR="00C56193" w:rsidRPr="00F96828" w:rsidRDefault="00C56193" w:rsidP="00EB7C45">
            <w:pPr>
              <w:jc w:val="center"/>
              <w:rPr>
                <w:rFonts w:ascii="Aptos" w:hAnsi="Aptos"/>
              </w:rPr>
            </w:pPr>
            <w:r w:rsidRPr="00F96828">
              <w:rPr>
                <w:rFonts w:ascii="Aptos" w:hAnsi="Aptos"/>
                <w:b/>
                <w:bCs/>
                <w:color w:val="FFFFFF"/>
                <w:sz w:val="17"/>
                <w:szCs w:val="17"/>
              </w:rPr>
              <w:t>API</w:t>
            </w:r>
          </w:p>
        </w:tc>
        <w:tc>
          <w:tcPr>
            <w:tcW w:w="992" w:type="dxa"/>
            <w:shd w:val="clear" w:color="auto" w:fill="24446E"/>
            <w:tcMar>
              <w:top w:w="70" w:type="dxa"/>
              <w:left w:w="110" w:type="dxa"/>
              <w:bottom w:w="70" w:type="dxa"/>
              <w:right w:w="110" w:type="dxa"/>
            </w:tcMar>
          </w:tcPr>
          <w:p w14:paraId="2AE23FED" w14:textId="77777777" w:rsidR="00C56193" w:rsidRPr="00F96828" w:rsidRDefault="00C56193" w:rsidP="00EB7C45">
            <w:pPr>
              <w:jc w:val="center"/>
              <w:rPr>
                <w:rFonts w:ascii="Aptos" w:hAnsi="Aptos"/>
              </w:rPr>
            </w:pPr>
            <w:r w:rsidRPr="00F96828">
              <w:rPr>
                <w:rFonts w:ascii="Aptos" w:hAnsi="Aptos"/>
                <w:b/>
                <w:bCs/>
                <w:color w:val="FFFFFF"/>
                <w:sz w:val="17"/>
                <w:szCs w:val="17"/>
              </w:rPr>
              <w:t>Functions</w:t>
            </w:r>
          </w:p>
        </w:tc>
        <w:tc>
          <w:tcPr>
            <w:tcW w:w="990" w:type="dxa"/>
            <w:shd w:val="clear" w:color="auto" w:fill="24446E"/>
            <w:tcMar>
              <w:top w:w="70" w:type="dxa"/>
              <w:left w:w="110" w:type="dxa"/>
              <w:bottom w:w="70" w:type="dxa"/>
              <w:right w:w="110" w:type="dxa"/>
            </w:tcMar>
          </w:tcPr>
          <w:p w14:paraId="44BB260A" w14:textId="77777777" w:rsidR="00C56193" w:rsidRPr="00F96828" w:rsidRDefault="00C56193" w:rsidP="00EB7C45">
            <w:pPr>
              <w:jc w:val="center"/>
              <w:rPr>
                <w:rFonts w:ascii="Aptos" w:hAnsi="Aptos"/>
              </w:rPr>
            </w:pPr>
            <w:r w:rsidRPr="00F96828">
              <w:rPr>
                <w:rFonts w:ascii="Aptos" w:hAnsi="Aptos"/>
                <w:b/>
                <w:bCs/>
                <w:color w:val="FFFFFF"/>
                <w:sz w:val="17"/>
                <w:szCs w:val="17"/>
              </w:rPr>
              <w:t>Service Bus</w:t>
            </w:r>
          </w:p>
        </w:tc>
        <w:tc>
          <w:tcPr>
            <w:tcW w:w="990" w:type="dxa"/>
            <w:shd w:val="clear" w:color="auto" w:fill="24446E"/>
            <w:tcMar>
              <w:top w:w="70" w:type="dxa"/>
              <w:left w:w="110" w:type="dxa"/>
              <w:bottom w:w="70" w:type="dxa"/>
              <w:right w:w="110" w:type="dxa"/>
            </w:tcMar>
          </w:tcPr>
          <w:p w14:paraId="5AAF1749" w14:textId="77777777" w:rsidR="00C56193" w:rsidRPr="00F96828" w:rsidRDefault="00C56193" w:rsidP="00EB7C45">
            <w:pPr>
              <w:jc w:val="center"/>
              <w:rPr>
                <w:rFonts w:ascii="Aptos" w:hAnsi="Aptos"/>
              </w:rPr>
            </w:pPr>
            <w:r w:rsidRPr="00F96828">
              <w:rPr>
                <w:rFonts w:ascii="Aptos" w:hAnsi="Aptos"/>
                <w:b/>
                <w:bCs/>
                <w:color w:val="FFFFFF"/>
                <w:sz w:val="17"/>
                <w:szCs w:val="17"/>
              </w:rPr>
              <w:t>Event Grid</w:t>
            </w:r>
          </w:p>
        </w:tc>
        <w:tc>
          <w:tcPr>
            <w:tcW w:w="990" w:type="dxa"/>
            <w:shd w:val="clear" w:color="auto" w:fill="24446E"/>
            <w:tcMar>
              <w:top w:w="70" w:type="dxa"/>
              <w:left w:w="110" w:type="dxa"/>
              <w:bottom w:w="70" w:type="dxa"/>
              <w:right w:w="110" w:type="dxa"/>
            </w:tcMar>
          </w:tcPr>
          <w:p w14:paraId="0A1D3A91" w14:textId="77777777" w:rsidR="00C56193" w:rsidRPr="00F96828" w:rsidRDefault="00C56193" w:rsidP="00EB7C45">
            <w:pPr>
              <w:jc w:val="center"/>
              <w:rPr>
                <w:rFonts w:ascii="Aptos" w:hAnsi="Aptos"/>
              </w:rPr>
            </w:pPr>
            <w:r w:rsidRPr="00F96828">
              <w:rPr>
                <w:rFonts w:ascii="Aptos" w:hAnsi="Aptos"/>
                <w:b/>
                <w:bCs/>
                <w:color w:val="FFFFFF"/>
                <w:sz w:val="17"/>
                <w:szCs w:val="17"/>
              </w:rPr>
              <w:t>Event Hubs</w:t>
            </w:r>
          </w:p>
        </w:tc>
        <w:tc>
          <w:tcPr>
            <w:tcW w:w="990" w:type="dxa"/>
            <w:shd w:val="clear" w:color="auto" w:fill="24446E"/>
            <w:tcMar>
              <w:top w:w="70" w:type="dxa"/>
              <w:left w:w="110" w:type="dxa"/>
              <w:bottom w:w="70" w:type="dxa"/>
              <w:right w:w="110" w:type="dxa"/>
            </w:tcMar>
          </w:tcPr>
          <w:p w14:paraId="1E5C877F" w14:textId="77777777" w:rsidR="00C56193" w:rsidRPr="00F96828" w:rsidRDefault="00C56193" w:rsidP="00EB7C45">
            <w:pPr>
              <w:jc w:val="center"/>
              <w:rPr>
                <w:rFonts w:ascii="Aptos" w:hAnsi="Aptos"/>
              </w:rPr>
            </w:pPr>
            <w:r w:rsidRPr="00F96828">
              <w:rPr>
                <w:rFonts w:ascii="Aptos" w:hAnsi="Aptos"/>
                <w:b/>
                <w:bCs/>
                <w:color w:val="FFFFFF"/>
                <w:sz w:val="17"/>
                <w:szCs w:val="17"/>
              </w:rPr>
              <w:t>Logic Apps</w:t>
            </w:r>
          </w:p>
        </w:tc>
        <w:tc>
          <w:tcPr>
            <w:tcW w:w="990" w:type="dxa"/>
            <w:shd w:val="clear" w:color="auto" w:fill="24446E"/>
            <w:tcMar>
              <w:top w:w="70" w:type="dxa"/>
              <w:left w:w="110" w:type="dxa"/>
              <w:bottom w:w="70" w:type="dxa"/>
              <w:right w:w="110" w:type="dxa"/>
            </w:tcMar>
          </w:tcPr>
          <w:p w14:paraId="5EC6DD2A" w14:textId="77777777" w:rsidR="00C56193" w:rsidRPr="00F96828" w:rsidRDefault="00C56193" w:rsidP="00EB7C45">
            <w:pPr>
              <w:jc w:val="center"/>
              <w:rPr>
                <w:rFonts w:ascii="Aptos" w:hAnsi="Aptos"/>
              </w:rPr>
            </w:pPr>
            <w:r w:rsidRPr="00F96828">
              <w:rPr>
                <w:rFonts w:ascii="Aptos" w:hAnsi="Aptos"/>
                <w:b/>
                <w:bCs/>
                <w:color w:val="FFFFFF"/>
                <w:sz w:val="17"/>
                <w:szCs w:val="17"/>
              </w:rPr>
              <w:t>ADF</w:t>
            </w:r>
          </w:p>
        </w:tc>
      </w:tr>
      <w:tr w:rsidR="00C56193" w14:paraId="188FD8F9" w14:textId="77777777" w:rsidTr="00F96828">
        <w:tc>
          <w:tcPr>
            <w:tcW w:w="2938" w:type="dxa"/>
            <w:shd w:val="clear" w:color="auto" w:fill="FFFFFF"/>
            <w:tcMar>
              <w:top w:w="70" w:type="dxa"/>
              <w:left w:w="110" w:type="dxa"/>
              <w:bottom w:w="70" w:type="dxa"/>
              <w:right w:w="110" w:type="dxa"/>
            </w:tcMar>
            <w:vAlign w:val="center"/>
          </w:tcPr>
          <w:p w14:paraId="6975E83B" w14:textId="77777777" w:rsidR="00C56193" w:rsidRPr="00F96828" w:rsidRDefault="00C56193" w:rsidP="00EB7C45">
            <w:pPr>
              <w:spacing w:line="250" w:lineRule="auto"/>
              <w:rPr>
                <w:rFonts w:ascii="Aptos" w:hAnsi="Aptos"/>
              </w:rPr>
            </w:pPr>
            <w:r w:rsidRPr="00F96828">
              <w:rPr>
                <w:rFonts w:ascii="Aptos" w:hAnsi="Aptos"/>
                <w:sz w:val="17"/>
                <w:szCs w:val="17"/>
              </w:rPr>
              <w:t>A consumer that needs an immediate response</w:t>
            </w:r>
          </w:p>
        </w:tc>
        <w:tc>
          <w:tcPr>
            <w:tcW w:w="990" w:type="dxa"/>
            <w:shd w:val="clear" w:color="auto" w:fill="FFFFFF"/>
            <w:tcMar>
              <w:top w:w="70" w:type="dxa"/>
              <w:left w:w="110" w:type="dxa"/>
              <w:bottom w:w="70" w:type="dxa"/>
              <w:right w:w="110" w:type="dxa"/>
            </w:tcMar>
            <w:vAlign w:val="center"/>
          </w:tcPr>
          <w:p w14:paraId="6B5B11B2" w14:textId="77777777" w:rsidR="00C56193" w:rsidRPr="00F96828" w:rsidRDefault="00C56193" w:rsidP="00EB7C45">
            <w:pPr>
              <w:jc w:val="center"/>
              <w:rPr>
                <w:rFonts w:ascii="Aptos" w:hAnsi="Aptos"/>
              </w:rPr>
            </w:pPr>
            <w:r w:rsidRPr="00F96828">
              <w:rPr>
                <w:rFonts w:ascii="Segoe UI Emoji" w:hAnsi="Segoe UI Emoji" w:cs="Segoe UI Emoji"/>
                <w:sz w:val="20"/>
                <w:szCs w:val="20"/>
              </w:rPr>
              <w:t>✅</w:t>
            </w:r>
          </w:p>
        </w:tc>
        <w:tc>
          <w:tcPr>
            <w:tcW w:w="992" w:type="dxa"/>
            <w:shd w:val="clear" w:color="auto" w:fill="FFFFFF"/>
            <w:tcMar>
              <w:top w:w="70" w:type="dxa"/>
              <w:left w:w="110" w:type="dxa"/>
              <w:bottom w:w="70" w:type="dxa"/>
              <w:right w:w="110" w:type="dxa"/>
            </w:tcMar>
            <w:vAlign w:val="center"/>
          </w:tcPr>
          <w:p w14:paraId="1FC2D9F2" w14:textId="77777777" w:rsidR="00C56193" w:rsidRPr="00F96828" w:rsidRDefault="00C56193" w:rsidP="00EB7C45">
            <w:pPr>
              <w:jc w:val="center"/>
              <w:rPr>
                <w:rFonts w:ascii="Aptos" w:hAnsi="Aptos"/>
              </w:rPr>
            </w:pPr>
            <w:r w:rsidRPr="00F96828">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112FCB32" w14:textId="77777777" w:rsidR="00C56193" w:rsidRPr="00F96828" w:rsidRDefault="00C56193" w:rsidP="00EB7C45">
            <w:pPr>
              <w:jc w:val="center"/>
              <w:rPr>
                <w:rFonts w:ascii="Aptos" w:hAnsi="Aptos"/>
              </w:rPr>
            </w:pPr>
            <w:r w:rsidRPr="00F96828">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7192EC11" w14:textId="77777777" w:rsidR="00C56193" w:rsidRPr="00F96828" w:rsidRDefault="00C56193" w:rsidP="00EB7C45">
            <w:pPr>
              <w:jc w:val="center"/>
              <w:rPr>
                <w:rFonts w:ascii="Aptos" w:hAnsi="Aptos"/>
              </w:rPr>
            </w:pPr>
            <w:r w:rsidRPr="00F96828">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2C773D24" w14:textId="77777777" w:rsidR="00C56193" w:rsidRPr="00F96828" w:rsidRDefault="00C56193" w:rsidP="00EB7C45">
            <w:pPr>
              <w:jc w:val="center"/>
              <w:rPr>
                <w:rFonts w:ascii="Aptos" w:hAnsi="Aptos"/>
              </w:rPr>
            </w:pPr>
            <w:r w:rsidRPr="00F96828">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75715662" w14:textId="77777777" w:rsidR="00C56193" w:rsidRPr="00F96828" w:rsidRDefault="00C56193" w:rsidP="00EB7C45">
            <w:pPr>
              <w:jc w:val="center"/>
              <w:rPr>
                <w:rFonts w:ascii="Aptos" w:hAnsi="Aptos"/>
              </w:rPr>
            </w:pPr>
            <w:r w:rsidRPr="00F96828">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180BD24F" w14:textId="77777777" w:rsidR="00C56193" w:rsidRPr="00F96828" w:rsidRDefault="00C56193" w:rsidP="00EB7C45">
            <w:pPr>
              <w:jc w:val="center"/>
              <w:rPr>
                <w:rFonts w:ascii="Aptos" w:hAnsi="Aptos"/>
              </w:rPr>
            </w:pPr>
            <w:r w:rsidRPr="00F96828">
              <w:rPr>
                <w:rFonts w:ascii="Segoe UI Emoji" w:hAnsi="Segoe UI Emoji" w:cs="Segoe UI Emoji"/>
                <w:sz w:val="20"/>
                <w:szCs w:val="20"/>
              </w:rPr>
              <w:t>❌</w:t>
            </w:r>
          </w:p>
        </w:tc>
      </w:tr>
      <w:tr w:rsidR="00C56193" w14:paraId="3123703A" w14:textId="77777777" w:rsidTr="00F96828">
        <w:tc>
          <w:tcPr>
            <w:tcW w:w="2938" w:type="dxa"/>
            <w:shd w:val="clear" w:color="auto" w:fill="FFFFFF"/>
            <w:tcMar>
              <w:top w:w="70" w:type="dxa"/>
              <w:left w:w="110" w:type="dxa"/>
              <w:bottom w:w="70" w:type="dxa"/>
              <w:right w:w="110" w:type="dxa"/>
            </w:tcMar>
            <w:vAlign w:val="center"/>
          </w:tcPr>
          <w:p w14:paraId="61838BBE" w14:textId="77777777" w:rsidR="00C56193" w:rsidRPr="00F96828" w:rsidRDefault="00C56193" w:rsidP="00EB7C45">
            <w:pPr>
              <w:spacing w:line="250" w:lineRule="auto"/>
              <w:rPr>
                <w:rFonts w:ascii="Aptos" w:hAnsi="Aptos"/>
              </w:rPr>
            </w:pPr>
            <w:r w:rsidRPr="00F96828">
              <w:rPr>
                <w:rFonts w:ascii="Aptos" w:hAnsi="Aptos"/>
                <w:sz w:val="17"/>
                <w:szCs w:val="17"/>
              </w:rPr>
              <w:t>Guaranteed delivery</w:t>
            </w:r>
          </w:p>
        </w:tc>
        <w:tc>
          <w:tcPr>
            <w:tcW w:w="990" w:type="dxa"/>
            <w:shd w:val="clear" w:color="auto" w:fill="FFFFFF"/>
            <w:tcMar>
              <w:top w:w="70" w:type="dxa"/>
              <w:left w:w="110" w:type="dxa"/>
              <w:bottom w:w="70" w:type="dxa"/>
              <w:right w:w="110" w:type="dxa"/>
            </w:tcMar>
            <w:vAlign w:val="center"/>
          </w:tcPr>
          <w:p w14:paraId="0E94D636" w14:textId="77777777" w:rsidR="00C56193" w:rsidRPr="00F96828" w:rsidRDefault="00C56193" w:rsidP="00EB7C45">
            <w:pPr>
              <w:jc w:val="center"/>
              <w:rPr>
                <w:rFonts w:ascii="Aptos" w:hAnsi="Aptos"/>
              </w:rPr>
            </w:pPr>
            <w:r w:rsidRPr="00F96828">
              <w:rPr>
                <w:rFonts w:ascii="Segoe UI Emoji" w:hAnsi="Segoe UI Emoji" w:cs="Segoe UI Emoji"/>
                <w:sz w:val="20"/>
                <w:szCs w:val="20"/>
              </w:rPr>
              <w:t>⚠️</w:t>
            </w:r>
          </w:p>
        </w:tc>
        <w:tc>
          <w:tcPr>
            <w:tcW w:w="992" w:type="dxa"/>
            <w:shd w:val="clear" w:color="auto" w:fill="FFFFFF"/>
            <w:tcMar>
              <w:top w:w="70" w:type="dxa"/>
              <w:left w:w="110" w:type="dxa"/>
              <w:bottom w:w="70" w:type="dxa"/>
              <w:right w:w="110" w:type="dxa"/>
            </w:tcMar>
            <w:vAlign w:val="center"/>
          </w:tcPr>
          <w:p w14:paraId="7EEA9574" w14:textId="77777777" w:rsidR="00C56193" w:rsidRPr="00F96828" w:rsidRDefault="00C56193" w:rsidP="00EB7C45">
            <w:pPr>
              <w:jc w:val="center"/>
              <w:rPr>
                <w:rFonts w:ascii="Aptos" w:hAnsi="Aptos"/>
              </w:rPr>
            </w:pPr>
            <w:r w:rsidRPr="00F96828">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08747A0E" w14:textId="77777777" w:rsidR="00C56193" w:rsidRPr="00F96828" w:rsidRDefault="00C56193" w:rsidP="00EB7C45">
            <w:pPr>
              <w:jc w:val="center"/>
              <w:rPr>
                <w:rFonts w:ascii="Aptos" w:hAnsi="Aptos"/>
              </w:rPr>
            </w:pPr>
            <w:r w:rsidRPr="00F96828">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777B28C0" w14:textId="77777777" w:rsidR="00C56193" w:rsidRPr="00F96828" w:rsidRDefault="00C56193" w:rsidP="00EB7C45">
            <w:pPr>
              <w:jc w:val="center"/>
              <w:rPr>
                <w:rFonts w:ascii="Aptos" w:hAnsi="Aptos"/>
              </w:rPr>
            </w:pPr>
            <w:r w:rsidRPr="00F96828">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4AD73A65" w14:textId="77777777" w:rsidR="00C56193" w:rsidRPr="00F96828" w:rsidRDefault="00C56193" w:rsidP="00EB7C45">
            <w:pPr>
              <w:jc w:val="center"/>
              <w:rPr>
                <w:rFonts w:ascii="Aptos" w:hAnsi="Aptos"/>
              </w:rPr>
            </w:pPr>
            <w:r w:rsidRPr="00F96828">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3DE81D38" w14:textId="77777777" w:rsidR="00C56193" w:rsidRPr="00F96828" w:rsidRDefault="00C56193" w:rsidP="00EB7C45">
            <w:pPr>
              <w:jc w:val="center"/>
              <w:rPr>
                <w:rFonts w:ascii="Aptos" w:hAnsi="Aptos"/>
              </w:rPr>
            </w:pPr>
            <w:r w:rsidRPr="00F96828">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0CB5AFBC" w14:textId="77777777" w:rsidR="00C56193" w:rsidRPr="00F96828" w:rsidRDefault="00C56193" w:rsidP="00EB7C45">
            <w:pPr>
              <w:jc w:val="center"/>
              <w:rPr>
                <w:rFonts w:ascii="Aptos" w:hAnsi="Aptos"/>
              </w:rPr>
            </w:pPr>
            <w:r w:rsidRPr="00F96828">
              <w:rPr>
                <w:rFonts w:ascii="Segoe UI Emoji" w:hAnsi="Segoe UI Emoji" w:cs="Segoe UI Emoji"/>
                <w:sz w:val="20"/>
                <w:szCs w:val="20"/>
              </w:rPr>
              <w:t>❌</w:t>
            </w:r>
          </w:p>
        </w:tc>
      </w:tr>
      <w:tr w:rsidR="00C56193" w14:paraId="291D7494" w14:textId="77777777" w:rsidTr="00F96828">
        <w:tc>
          <w:tcPr>
            <w:tcW w:w="2938" w:type="dxa"/>
            <w:shd w:val="clear" w:color="auto" w:fill="FFFFFF"/>
            <w:tcMar>
              <w:top w:w="70" w:type="dxa"/>
              <w:left w:w="110" w:type="dxa"/>
              <w:bottom w:w="70" w:type="dxa"/>
              <w:right w:w="110" w:type="dxa"/>
            </w:tcMar>
            <w:vAlign w:val="center"/>
          </w:tcPr>
          <w:p w14:paraId="37952C00" w14:textId="77777777" w:rsidR="00C56193" w:rsidRPr="00F96828" w:rsidRDefault="00C56193" w:rsidP="00EB7C45">
            <w:pPr>
              <w:spacing w:line="250" w:lineRule="auto"/>
              <w:rPr>
                <w:rFonts w:ascii="Aptos" w:hAnsi="Aptos"/>
              </w:rPr>
            </w:pPr>
            <w:r w:rsidRPr="00F96828">
              <w:rPr>
                <w:rFonts w:ascii="Aptos" w:hAnsi="Aptos"/>
                <w:sz w:val="17"/>
                <w:szCs w:val="17"/>
              </w:rPr>
              <w:t>A business command or transaction</w:t>
            </w:r>
          </w:p>
        </w:tc>
        <w:tc>
          <w:tcPr>
            <w:tcW w:w="990" w:type="dxa"/>
            <w:shd w:val="clear" w:color="auto" w:fill="FFFFFF"/>
            <w:tcMar>
              <w:top w:w="70" w:type="dxa"/>
              <w:left w:w="110" w:type="dxa"/>
              <w:bottom w:w="70" w:type="dxa"/>
              <w:right w:w="110" w:type="dxa"/>
            </w:tcMar>
            <w:vAlign w:val="center"/>
          </w:tcPr>
          <w:p w14:paraId="70C5C80D" w14:textId="77777777" w:rsidR="00C56193" w:rsidRPr="00F96828" w:rsidRDefault="00C56193" w:rsidP="00EB7C45">
            <w:pPr>
              <w:jc w:val="center"/>
              <w:rPr>
                <w:rFonts w:ascii="Aptos" w:hAnsi="Aptos"/>
              </w:rPr>
            </w:pPr>
            <w:r w:rsidRPr="00F96828">
              <w:rPr>
                <w:rFonts w:ascii="Segoe UI Emoji" w:hAnsi="Segoe UI Emoji" w:cs="Segoe UI Emoji"/>
                <w:sz w:val="20"/>
                <w:szCs w:val="20"/>
              </w:rPr>
              <w:t>✅</w:t>
            </w:r>
          </w:p>
        </w:tc>
        <w:tc>
          <w:tcPr>
            <w:tcW w:w="992" w:type="dxa"/>
            <w:shd w:val="clear" w:color="auto" w:fill="FFFFFF"/>
            <w:tcMar>
              <w:top w:w="70" w:type="dxa"/>
              <w:left w:w="110" w:type="dxa"/>
              <w:bottom w:w="70" w:type="dxa"/>
              <w:right w:w="110" w:type="dxa"/>
            </w:tcMar>
            <w:vAlign w:val="center"/>
          </w:tcPr>
          <w:p w14:paraId="6E988292" w14:textId="77777777" w:rsidR="00C56193" w:rsidRPr="00F96828" w:rsidRDefault="00C56193" w:rsidP="00EB7C45">
            <w:pPr>
              <w:jc w:val="center"/>
              <w:rPr>
                <w:rFonts w:ascii="Aptos" w:hAnsi="Aptos"/>
              </w:rPr>
            </w:pPr>
            <w:r w:rsidRPr="00F96828">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6BD611F3" w14:textId="77777777" w:rsidR="00C56193" w:rsidRPr="00F96828" w:rsidRDefault="00C56193" w:rsidP="00EB7C45">
            <w:pPr>
              <w:jc w:val="center"/>
              <w:rPr>
                <w:rFonts w:ascii="Aptos" w:hAnsi="Aptos"/>
              </w:rPr>
            </w:pPr>
            <w:r w:rsidRPr="00F96828">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0E7B7B4F" w14:textId="77777777" w:rsidR="00C56193" w:rsidRPr="00F96828" w:rsidRDefault="00C56193" w:rsidP="00EB7C45">
            <w:pPr>
              <w:jc w:val="center"/>
              <w:rPr>
                <w:rFonts w:ascii="Aptos" w:hAnsi="Aptos"/>
              </w:rPr>
            </w:pPr>
            <w:r w:rsidRPr="00F96828">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32364C0F" w14:textId="77777777" w:rsidR="00C56193" w:rsidRPr="00F96828" w:rsidRDefault="00C56193" w:rsidP="00EB7C45">
            <w:pPr>
              <w:jc w:val="center"/>
              <w:rPr>
                <w:rFonts w:ascii="Aptos" w:hAnsi="Aptos"/>
              </w:rPr>
            </w:pPr>
            <w:r w:rsidRPr="00F96828">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6810A46D" w14:textId="77777777" w:rsidR="00C56193" w:rsidRPr="00F96828" w:rsidRDefault="00C56193" w:rsidP="00EB7C45">
            <w:pPr>
              <w:jc w:val="center"/>
              <w:rPr>
                <w:rFonts w:ascii="Aptos" w:hAnsi="Aptos"/>
              </w:rPr>
            </w:pPr>
            <w:r w:rsidRPr="00F96828">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6180E6A7" w14:textId="77777777" w:rsidR="00C56193" w:rsidRPr="00F96828" w:rsidRDefault="00C56193" w:rsidP="00EB7C45">
            <w:pPr>
              <w:jc w:val="center"/>
              <w:rPr>
                <w:rFonts w:ascii="Aptos" w:hAnsi="Aptos"/>
              </w:rPr>
            </w:pPr>
            <w:r w:rsidRPr="00F96828">
              <w:rPr>
                <w:rFonts w:ascii="Segoe UI Emoji" w:hAnsi="Segoe UI Emoji" w:cs="Segoe UI Emoji"/>
                <w:sz w:val="20"/>
                <w:szCs w:val="20"/>
              </w:rPr>
              <w:t>❌</w:t>
            </w:r>
          </w:p>
        </w:tc>
      </w:tr>
      <w:tr w:rsidR="00C56193" w14:paraId="26BC2CAA" w14:textId="77777777" w:rsidTr="00F96828">
        <w:tc>
          <w:tcPr>
            <w:tcW w:w="2938" w:type="dxa"/>
            <w:shd w:val="clear" w:color="auto" w:fill="FFFFFF"/>
            <w:tcMar>
              <w:top w:w="70" w:type="dxa"/>
              <w:left w:w="110" w:type="dxa"/>
              <w:bottom w:w="70" w:type="dxa"/>
              <w:right w:w="110" w:type="dxa"/>
            </w:tcMar>
            <w:vAlign w:val="center"/>
          </w:tcPr>
          <w:p w14:paraId="6A0E186C" w14:textId="77777777" w:rsidR="00C56193" w:rsidRPr="00F96828" w:rsidRDefault="00C56193" w:rsidP="00EB7C45">
            <w:pPr>
              <w:spacing w:line="250" w:lineRule="auto"/>
              <w:rPr>
                <w:rFonts w:ascii="Aptos" w:hAnsi="Aptos"/>
              </w:rPr>
            </w:pPr>
            <w:r w:rsidRPr="00F96828">
              <w:rPr>
                <w:rFonts w:ascii="Aptos" w:hAnsi="Aptos"/>
                <w:sz w:val="17"/>
                <w:szCs w:val="17"/>
              </w:rPr>
              <w:t>A small code-based transformation or enrichment</w:t>
            </w:r>
          </w:p>
        </w:tc>
        <w:tc>
          <w:tcPr>
            <w:tcW w:w="990" w:type="dxa"/>
            <w:shd w:val="clear" w:color="auto" w:fill="FFFFFF"/>
            <w:tcMar>
              <w:top w:w="70" w:type="dxa"/>
              <w:left w:w="110" w:type="dxa"/>
              <w:bottom w:w="70" w:type="dxa"/>
              <w:right w:w="110" w:type="dxa"/>
            </w:tcMar>
            <w:vAlign w:val="center"/>
          </w:tcPr>
          <w:p w14:paraId="39CBCC17" w14:textId="77777777" w:rsidR="00C56193" w:rsidRPr="00F96828" w:rsidRDefault="00C56193" w:rsidP="00EB7C45">
            <w:pPr>
              <w:jc w:val="center"/>
              <w:rPr>
                <w:rFonts w:ascii="Aptos" w:hAnsi="Aptos"/>
              </w:rPr>
            </w:pPr>
            <w:r w:rsidRPr="00F96828">
              <w:rPr>
                <w:rFonts w:ascii="Segoe UI Emoji" w:hAnsi="Segoe UI Emoji" w:cs="Segoe UI Emoji"/>
                <w:sz w:val="20"/>
                <w:szCs w:val="20"/>
              </w:rPr>
              <w:t>⚠️</w:t>
            </w:r>
          </w:p>
        </w:tc>
        <w:tc>
          <w:tcPr>
            <w:tcW w:w="992" w:type="dxa"/>
            <w:shd w:val="clear" w:color="auto" w:fill="FFFFFF"/>
            <w:tcMar>
              <w:top w:w="70" w:type="dxa"/>
              <w:left w:w="110" w:type="dxa"/>
              <w:bottom w:w="70" w:type="dxa"/>
              <w:right w:w="110" w:type="dxa"/>
            </w:tcMar>
            <w:vAlign w:val="center"/>
          </w:tcPr>
          <w:p w14:paraId="5A615490" w14:textId="77777777" w:rsidR="00C56193" w:rsidRPr="00F96828" w:rsidRDefault="00C56193" w:rsidP="00EB7C45">
            <w:pPr>
              <w:jc w:val="center"/>
              <w:rPr>
                <w:rFonts w:ascii="Aptos" w:hAnsi="Aptos"/>
              </w:rPr>
            </w:pPr>
            <w:r w:rsidRPr="00F96828">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62F5F9B8" w14:textId="77777777" w:rsidR="00C56193" w:rsidRPr="00F96828" w:rsidRDefault="00C56193" w:rsidP="00EB7C45">
            <w:pPr>
              <w:jc w:val="center"/>
              <w:rPr>
                <w:rFonts w:ascii="Aptos" w:hAnsi="Aptos"/>
              </w:rPr>
            </w:pPr>
            <w:r w:rsidRPr="00F96828">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1179E6C8" w14:textId="77777777" w:rsidR="00C56193" w:rsidRPr="00F96828" w:rsidRDefault="00C56193" w:rsidP="00EB7C45">
            <w:pPr>
              <w:jc w:val="center"/>
              <w:rPr>
                <w:rFonts w:ascii="Aptos" w:hAnsi="Aptos"/>
              </w:rPr>
            </w:pPr>
            <w:r w:rsidRPr="00F96828">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0C973F75" w14:textId="77777777" w:rsidR="00C56193" w:rsidRPr="00F96828" w:rsidRDefault="00C56193" w:rsidP="00EB7C45">
            <w:pPr>
              <w:jc w:val="center"/>
              <w:rPr>
                <w:rFonts w:ascii="Aptos" w:hAnsi="Aptos"/>
              </w:rPr>
            </w:pPr>
            <w:r w:rsidRPr="00F96828">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216A12D8" w14:textId="77777777" w:rsidR="00C56193" w:rsidRPr="00F96828" w:rsidRDefault="00C56193" w:rsidP="00EB7C45">
            <w:pPr>
              <w:jc w:val="center"/>
              <w:rPr>
                <w:rFonts w:ascii="Aptos" w:hAnsi="Aptos"/>
              </w:rPr>
            </w:pPr>
            <w:r w:rsidRPr="00F96828">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7D61A9CE" w14:textId="77777777" w:rsidR="00C56193" w:rsidRPr="00F96828" w:rsidRDefault="00C56193" w:rsidP="00EB7C45">
            <w:pPr>
              <w:jc w:val="center"/>
              <w:rPr>
                <w:rFonts w:ascii="Aptos" w:hAnsi="Aptos"/>
              </w:rPr>
            </w:pPr>
            <w:r w:rsidRPr="00F96828">
              <w:rPr>
                <w:rFonts w:ascii="Segoe UI Emoji" w:hAnsi="Segoe UI Emoji" w:cs="Segoe UI Emoji"/>
                <w:sz w:val="20"/>
                <w:szCs w:val="20"/>
              </w:rPr>
              <w:t>⚠️</w:t>
            </w:r>
          </w:p>
        </w:tc>
      </w:tr>
      <w:tr w:rsidR="00C56193" w14:paraId="72DB2F07" w14:textId="77777777" w:rsidTr="00F96828">
        <w:tc>
          <w:tcPr>
            <w:tcW w:w="2938" w:type="dxa"/>
            <w:shd w:val="clear" w:color="auto" w:fill="FFFFFF"/>
            <w:tcMar>
              <w:top w:w="70" w:type="dxa"/>
              <w:left w:w="110" w:type="dxa"/>
              <w:bottom w:w="70" w:type="dxa"/>
              <w:right w:w="110" w:type="dxa"/>
            </w:tcMar>
            <w:vAlign w:val="center"/>
          </w:tcPr>
          <w:p w14:paraId="1C0A2DBB" w14:textId="77777777" w:rsidR="00C56193" w:rsidRPr="00F96828" w:rsidRDefault="00C56193" w:rsidP="00EB7C45">
            <w:pPr>
              <w:spacing w:line="250" w:lineRule="auto"/>
              <w:rPr>
                <w:rFonts w:ascii="Aptos" w:hAnsi="Aptos"/>
              </w:rPr>
            </w:pPr>
            <w:r w:rsidRPr="00F96828">
              <w:rPr>
                <w:rFonts w:ascii="Aptos" w:hAnsi="Aptos"/>
                <w:sz w:val="17"/>
                <w:szCs w:val="17"/>
              </w:rPr>
              <w:t>A notification that something happened</w:t>
            </w:r>
          </w:p>
        </w:tc>
        <w:tc>
          <w:tcPr>
            <w:tcW w:w="990" w:type="dxa"/>
            <w:shd w:val="clear" w:color="auto" w:fill="FFFFFF"/>
            <w:tcMar>
              <w:top w:w="70" w:type="dxa"/>
              <w:left w:w="110" w:type="dxa"/>
              <w:bottom w:w="70" w:type="dxa"/>
              <w:right w:w="110" w:type="dxa"/>
            </w:tcMar>
            <w:vAlign w:val="center"/>
          </w:tcPr>
          <w:p w14:paraId="4D892CB5" w14:textId="77777777" w:rsidR="00C56193" w:rsidRPr="00F96828" w:rsidRDefault="00C56193" w:rsidP="00EB7C45">
            <w:pPr>
              <w:jc w:val="center"/>
              <w:rPr>
                <w:rFonts w:ascii="Aptos" w:hAnsi="Aptos"/>
              </w:rPr>
            </w:pPr>
            <w:r w:rsidRPr="00F96828">
              <w:rPr>
                <w:rFonts w:ascii="Segoe UI Emoji" w:hAnsi="Segoe UI Emoji" w:cs="Segoe UI Emoji"/>
                <w:sz w:val="20"/>
                <w:szCs w:val="20"/>
              </w:rPr>
              <w:t>⚠️</w:t>
            </w:r>
          </w:p>
        </w:tc>
        <w:tc>
          <w:tcPr>
            <w:tcW w:w="992" w:type="dxa"/>
            <w:shd w:val="clear" w:color="auto" w:fill="FFFFFF"/>
            <w:tcMar>
              <w:top w:w="70" w:type="dxa"/>
              <w:left w:w="110" w:type="dxa"/>
              <w:bottom w:w="70" w:type="dxa"/>
              <w:right w:w="110" w:type="dxa"/>
            </w:tcMar>
            <w:vAlign w:val="center"/>
          </w:tcPr>
          <w:p w14:paraId="22850A6D" w14:textId="77777777" w:rsidR="00C56193" w:rsidRPr="00F96828" w:rsidRDefault="00C56193" w:rsidP="00EB7C45">
            <w:pPr>
              <w:jc w:val="center"/>
              <w:rPr>
                <w:rFonts w:ascii="Aptos" w:hAnsi="Aptos"/>
              </w:rPr>
            </w:pPr>
            <w:r w:rsidRPr="00F96828">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64EDB5F0" w14:textId="77777777" w:rsidR="00C56193" w:rsidRPr="00F96828" w:rsidRDefault="00C56193" w:rsidP="00EB7C45">
            <w:pPr>
              <w:jc w:val="center"/>
              <w:rPr>
                <w:rFonts w:ascii="Aptos" w:hAnsi="Aptos"/>
              </w:rPr>
            </w:pPr>
            <w:r w:rsidRPr="00F96828">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0E6996D3" w14:textId="77777777" w:rsidR="00C56193" w:rsidRPr="00F96828" w:rsidRDefault="00C56193" w:rsidP="00EB7C45">
            <w:pPr>
              <w:jc w:val="center"/>
              <w:rPr>
                <w:rFonts w:ascii="Aptos" w:hAnsi="Aptos"/>
              </w:rPr>
            </w:pPr>
            <w:r w:rsidRPr="00F96828">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03CBDFF1" w14:textId="77777777" w:rsidR="00C56193" w:rsidRPr="00F96828" w:rsidRDefault="00C56193" w:rsidP="00EB7C45">
            <w:pPr>
              <w:jc w:val="center"/>
              <w:rPr>
                <w:rFonts w:ascii="Aptos" w:hAnsi="Aptos"/>
              </w:rPr>
            </w:pPr>
            <w:r w:rsidRPr="00F96828">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3F5AD85F" w14:textId="77777777" w:rsidR="00C56193" w:rsidRPr="00F96828" w:rsidRDefault="00C56193" w:rsidP="00EB7C45">
            <w:pPr>
              <w:jc w:val="center"/>
              <w:rPr>
                <w:rFonts w:ascii="Aptos" w:hAnsi="Aptos"/>
              </w:rPr>
            </w:pPr>
            <w:r w:rsidRPr="00F96828">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1B2B9AB7" w14:textId="77777777" w:rsidR="00C56193" w:rsidRPr="00F96828" w:rsidRDefault="00C56193" w:rsidP="00EB7C45">
            <w:pPr>
              <w:jc w:val="center"/>
              <w:rPr>
                <w:rFonts w:ascii="Aptos" w:hAnsi="Aptos"/>
              </w:rPr>
            </w:pPr>
            <w:r w:rsidRPr="00F96828">
              <w:rPr>
                <w:rFonts w:ascii="Segoe UI Emoji" w:hAnsi="Segoe UI Emoji" w:cs="Segoe UI Emoji"/>
                <w:sz w:val="20"/>
                <w:szCs w:val="20"/>
              </w:rPr>
              <w:t>❌</w:t>
            </w:r>
          </w:p>
        </w:tc>
      </w:tr>
      <w:tr w:rsidR="00C56193" w14:paraId="03CC01DD" w14:textId="77777777" w:rsidTr="00F96828">
        <w:tc>
          <w:tcPr>
            <w:tcW w:w="2938" w:type="dxa"/>
            <w:shd w:val="clear" w:color="auto" w:fill="FFFFFF"/>
            <w:tcMar>
              <w:top w:w="70" w:type="dxa"/>
              <w:left w:w="110" w:type="dxa"/>
              <w:bottom w:w="70" w:type="dxa"/>
              <w:right w:w="110" w:type="dxa"/>
            </w:tcMar>
            <w:vAlign w:val="center"/>
          </w:tcPr>
          <w:p w14:paraId="5DA8037F" w14:textId="77777777" w:rsidR="00C56193" w:rsidRPr="00F96828" w:rsidRDefault="00C56193" w:rsidP="00EB7C45">
            <w:pPr>
              <w:spacing w:line="250" w:lineRule="auto"/>
              <w:rPr>
                <w:rFonts w:ascii="Aptos" w:hAnsi="Aptos"/>
              </w:rPr>
            </w:pPr>
            <w:r w:rsidRPr="00F96828">
              <w:rPr>
                <w:rFonts w:ascii="Aptos" w:hAnsi="Aptos"/>
                <w:sz w:val="17"/>
                <w:szCs w:val="17"/>
              </w:rPr>
              <w:t>High-volume telemetry or an event stream</w:t>
            </w:r>
          </w:p>
        </w:tc>
        <w:tc>
          <w:tcPr>
            <w:tcW w:w="990" w:type="dxa"/>
            <w:shd w:val="clear" w:color="auto" w:fill="FFFFFF"/>
            <w:tcMar>
              <w:top w:w="70" w:type="dxa"/>
              <w:left w:w="110" w:type="dxa"/>
              <w:bottom w:w="70" w:type="dxa"/>
              <w:right w:w="110" w:type="dxa"/>
            </w:tcMar>
            <w:vAlign w:val="center"/>
          </w:tcPr>
          <w:p w14:paraId="119B04F8" w14:textId="77777777" w:rsidR="00C56193" w:rsidRPr="00F96828" w:rsidRDefault="00C56193" w:rsidP="00EB7C45">
            <w:pPr>
              <w:jc w:val="center"/>
              <w:rPr>
                <w:rFonts w:ascii="Aptos" w:hAnsi="Aptos"/>
              </w:rPr>
            </w:pPr>
            <w:r w:rsidRPr="00F96828">
              <w:rPr>
                <w:rFonts w:ascii="Segoe UI Emoji" w:hAnsi="Segoe UI Emoji" w:cs="Segoe UI Emoji"/>
                <w:sz w:val="20"/>
                <w:szCs w:val="20"/>
              </w:rPr>
              <w:t>❌</w:t>
            </w:r>
          </w:p>
        </w:tc>
        <w:tc>
          <w:tcPr>
            <w:tcW w:w="992" w:type="dxa"/>
            <w:shd w:val="clear" w:color="auto" w:fill="FFFFFF"/>
            <w:tcMar>
              <w:top w:w="70" w:type="dxa"/>
              <w:left w:w="110" w:type="dxa"/>
              <w:bottom w:w="70" w:type="dxa"/>
              <w:right w:w="110" w:type="dxa"/>
            </w:tcMar>
            <w:vAlign w:val="center"/>
          </w:tcPr>
          <w:p w14:paraId="031A4BCE" w14:textId="77777777" w:rsidR="00C56193" w:rsidRPr="00F96828" w:rsidRDefault="00C56193" w:rsidP="00EB7C45">
            <w:pPr>
              <w:jc w:val="center"/>
              <w:rPr>
                <w:rFonts w:ascii="Aptos" w:hAnsi="Aptos"/>
              </w:rPr>
            </w:pPr>
            <w:r w:rsidRPr="00F96828">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22DAC9AC" w14:textId="77777777" w:rsidR="00C56193" w:rsidRPr="00F96828" w:rsidRDefault="00C56193" w:rsidP="00EB7C45">
            <w:pPr>
              <w:jc w:val="center"/>
              <w:rPr>
                <w:rFonts w:ascii="Aptos" w:hAnsi="Aptos"/>
              </w:rPr>
            </w:pPr>
            <w:r w:rsidRPr="00F96828">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3E7788EE" w14:textId="77777777" w:rsidR="00C56193" w:rsidRPr="00F96828" w:rsidRDefault="00C56193" w:rsidP="00EB7C45">
            <w:pPr>
              <w:jc w:val="center"/>
              <w:rPr>
                <w:rFonts w:ascii="Aptos" w:hAnsi="Aptos"/>
              </w:rPr>
            </w:pPr>
            <w:r w:rsidRPr="00F96828">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0ACCDAD8" w14:textId="77777777" w:rsidR="00C56193" w:rsidRPr="00F96828" w:rsidRDefault="00C56193" w:rsidP="00EB7C45">
            <w:pPr>
              <w:jc w:val="center"/>
              <w:rPr>
                <w:rFonts w:ascii="Aptos" w:hAnsi="Aptos"/>
              </w:rPr>
            </w:pPr>
            <w:r w:rsidRPr="00F96828">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6FF455C6" w14:textId="77777777" w:rsidR="00C56193" w:rsidRPr="00F96828" w:rsidRDefault="00C56193" w:rsidP="00EB7C45">
            <w:pPr>
              <w:jc w:val="center"/>
              <w:rPr>
                <w:rFonts w:ascii="Aptos" w:hAnsi="Aptos"/>
              </w:rPr>
            </w:pPr>
            <w:r w:rsidRPr="00F96828">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0B8B8DCF" w14:textId="77777777" w:rsidR="00C56193" w:rsidRPr="00F96828" w:rsidRDefault="00C56193" w:rsidP="00EB7C45">
            <w:pPr>
              <w:jc w:val="center"/>
              <w:rPr>
                <w:rFonts w:ascii="Aptos" w:hAnsi="Aptos"/>
              </w:rPr>
            </w:pPr>
            <w:r w:rsidRPr="00F96828">
              <w:rPr>
                <w:rFonts w:ascii="Segoe UI Emoji" w:hAnsi="Segoe UI Emoji" w:cs="Segoe UI Emoji"/>
                <w:sz w:val="20"/>
                <w:szCs w:val="20"/>
              </w:rPr>
              <w:t>❌</w:t>
            </w:r>
          </w:p>
        </w:tc>
      </w:tr>
      <w:tr w:rsidR="00C56193" w14:paraId="791BFEBA" w14:textId="77777777" w:rsidTr="00F96828">
        <w:tc>
          <w:tcPr>
            <w:tcW w:w="2938" w:type="dxa"/>
            <w:shd w:val="clear" w:color="auto" w:fill="FFFFFF"/>
            <w:tcMar>
              <w:top w:w="70" w:type="dxa"/>
              <w:left w:w="110" w:type="dxa"/>
              <w:bottom w:w="70" w:type="dxa"/>
              <w:right w:w="110" w:type="dxa"/>
            </w:tcMar>
            <w:vAlign w:val="center"/>
          </w:tcPr>
          <w:p w14:paraId="44702F96" w14:textId="77777777" w:rsidR="00C56193" w:rsidRPr="00F96828" w:rsidRDefault="00C56193" w:rsidP="00EB7C45">
            <w:pPr>
              <w:spacing w:line="250" w:lineRule="auto"/>
              <w:rPr>
                <w:rFonts w:ascii="Aptos" w:hAnsi="Aptos"/>
              </w:rPr>
            </w:pPr>
            <w:r w:rsidRPr="00F96828">
              <w:rPr>
                <w:rFonts w:ascii="Aptos" w:hAnsi="Aptos"/>
                <w:sz w:val="17"/>
                <w:szCs w:val="17"/>
              </w:rPr>
              <w:t>A process that spans multiple systems and steps</w:t>
            </w:r>
          </w:p>
        </w:tc>
        <w:tc>
          <w:tcPr>
            <w:tcW w:w="990" w:type="dxa"/>
            <w:shd w:val="clear" w:color="auto" w:fill="FFFFFF"/>
            <w:tcMar>
              <w:top w:w="70" w:type="dxa"/>
              <w:left w:w="110" w:type="dxa"/>
              <w:bottom w:w="70" w:type="dxa"/>
              <w:right w:w="110" w:type="dxa"/>
            </w:tcMar>
            <w:vAlign w:val="center"/>
          </w:tcPr>
          <w:p w14:paraId="1EDE5F17" w14:textId="77777777" w:rsidR="00C56193" w:rsidRPr="00F96828" w:rsidRDefault="00C56193" w:rsidP="00EB7C45">
            <w:pPr>
              <w:jc w:val="center"/>
              <w:rPr>
                <w:rFonts w:ascii="Aptos" w:hAnsi="Aptos"/>
              </w:rPr>
            </w:pPr>
            <w:r w:rsidRPr="00F96828">
              <w:rPr>
                <w:rFonts w:ascii="Segoe UI Emoji" w:hAnsi="Segoe UI Emoji" w:cs="Segoe UI Emoji"/>
                <w:sz w:val="20"/>
                <w:szCs w:val="20"/>
              </w:rPr>
              <w:t>⚠️</w:t>
            </w:r>
          </w:p>
        </w:tc>
        <w:tc>
          <w:tcPr>
            <w:tcW w:w="992" w:type="dxa"/>
            <w:shd w:val="clear" w:color="auto" w:fill="FFFFFF"/>
            <w:tcMar>
              <w:top w:w="70" w:type="dxa"/>
              <w:left w:w="110" w:type="dxa"/>
              <w:bottom w:w="70" w:type="dxa"/>
              <w:right w:w="110" w:type="dxa"/>
            </w:tcMar>
            <w:vAlign w:val="center"/>
          </w:tcPr>
          <w:p w14:paraId="53F2C7C7" w14:textId="77777777" w:rsidR="00C56193" w:rsidRPr="00F96828" w:rsidRDefault="00C56193" w:rsidP="00EB7C45">
            <w:pPr>
              <w:jc w:val="center"/>
              <w:rPr>
                <w:rFonts w:ascii="Aptos" w:hAnsi="Aptos"/>
              </w:rPr>
            </w:pPr>
            <w:r w:rsidRPr="00F96828">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23E6EFA4" w14:textId="77777777" w:rsidR="00C56193" w:rsidRPr="00F96828" w:rsidRDefault="00C56193" w:rsidP="00EB7C45">
            <w:pPr>
              <w:jc w:val="center"/>
              <w:rPr>
                <w:rFonts w:ascii="Aptos" w:hAnsi="Aptos"/>
              </w:rPr>
            </w:pPr>
            <w:r w:rsidRPr="00F96828">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6D8431F4" w14:textId="77777777" w:rsidR="00C56193" w:rsidRPr="00F96828" w:rsidRDefault="00C56193" w:rsidP="00EB7C45">
            <w:pPr>
              <w:jc w:val="center"/>
              <w:rPr>
                <w:rFonts w:ascii="Aptos" w:hAnsi="Aptos"/>
              </w:rPr>
            </w:pPr>
            <w:r w:rsidRPr="00F96828">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037D5382" w14:textId="77777777" w:rsidR="00C56193" w:rsidRPr="00F96828" w:rsidRDefault="00C56193" w:rsidP="00EB7C45">
            <w:pPr>
              <w:jc w:val="center"/>
              <w:rPr>
                <w:rFonts w:ascii="Aptos" w:hAnsi="Aptos"/>
              </w:rPr>
            </w:pPr>
            <w:r w:rsidRPr="00F96828">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79F94B0F" w14:textId="77777777" w:rsidR="00C56193" w:rsidRPr="00F96828" w:rsidRDefault="00C56193" w:rsidP="00EB7C45">
            <w:pPr>
              <w:jc w:val="center"/>
              <w:rPr>
                <w:rFonts w:ascii="Aptos" w:hAnsi="Aptos"/>
              </w:rPr>
            </w:pPr>
            <w:r w:rsidRPr="00F96828">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6BC17E6D" w14:textId="77777777" w:rsidR="00C56193" w:rsidRPr="00F96828" w:rsidRDefault="00C56193" w:rsidP="00EB7C45">
            <w:pPr>
              <w:jc w:val="center"/>
              <w:rPr>
                <w:rFonts w:ascii="Aptos" w:hAnsi="Aptos"/>
              </w:rPr>
            </w:pPr>
            <w:r w:rsidRPr="00F96828">
              <w:rPr>
                <w:rFonts w:ascii="Segoe UI Emoji" w:hAnsi="Segoe UI Emoji" w:cs="Segoe UI Emoji"/>
                <w:sz w:val="20"/>
                <w:szCs w:val="20"/>
              </w:rPr>
              <w:t>❌</w:t>
            </w:r>
          </w:p>
        </w:tc>
      </w:tr>
      <w:tr w:rsidR="00C56193" w14:paraId="3C334A09" w14:textId="77777777" w:rsidTr="00F96828">
        <w:tc>
          <w:tcPr>
            <w:tcW w:w="2938" w:type="dxa"/>
            <w:shd w:val="clear" w:color="auto" w:fill="FFFFFF"/>
            <w:tcMar>
              <w:top w:w="70" w:type="dxa"/>
              <w:left w:w="110" w:type="dxa"/>
              <w:bottom w:w="70" w:type="dxa"/>
              <w:right w:w="110" w:type="dxa"/>
            </w:tcMar>
            <w:vAlign w:val="center"/>
          </w:tcPr>
          <w:p w14:paraId="42080B66" w14:textId="77777777" w:rsidR="00C56193" w:rsidRPr="00F96828" w:rsidRDefault="00C56193" w:rsidP="00EB7C45">
            <w:pPr>
              <w:spacing w:line="250" w:lineRule="auto"/>
              <w:rPr>
                <w:rFonts w:ascii="Aptos" w:hAnsi="Aptos"/>
              </w:rPr>
            </w:pPr>
            <w:r w:rsidRPr="00F96828">
              <w:rPr>
                <w:rFonts w:ascii="Aptos" w:hAnsi="Aptos"/>
                <w:sz w:val="17"/>
                <w:szCs w:val="17"/>
              </w:rPr>
              <w:t>Long-running state or retry orchestration</w:t>
            </w:r>
          </w:p>
        </w:tc>
        <w:tc>
          <w:tcPr>
            <w:tcW w:w="990" w:type="dxa"/>
            <w:shd w:val="clear" w:color="auto" w:fill="FFFFFF"/>
            <w:tcMar>
              <w:top w:w="70" w:type="dxa"/>
              <w:left w:w="110" w:type="dxa"/>
              <w:bottom w:w="70" w:type="dxa"/>
              <w:right w:w="110" w:type="dxa"/>
            </w:tcMar>
            <w:vAlign w:val="center"/>
          </w:tcPr>
          <w:p w14:paraId="49AA1C33" w14:textId="77777777" w:rsidR="00C56193" w:rsidRPr="00F96828" w:rsidRDefault="00C56193" w:rsidP="00EB7C45">
            <w:pPr>
              <w:jc w:val="center"/>
              <w:rPr>
                <w:rFonts w:ascii="Aptos" w:hAnsi="Aptos"/>
              </w:rPr>
            </w:pPr>
            <w:r w:rsidRPr="00F96828">
              <w:rPr>
                <w:rFonts w:ascii="Segoe UI Emoji" w:hAnsi="Segoe UI Emoji" w:cs="Segoe UI Emoji"/>
                <w:sz w:val="20"/>
                <w:szCs w:val="20"/>
              </w:rPr>
              <w:t>❌</w:t>
            </w:r>
          </w:p>
        </w:tc>
        <w:tc>
          <w:tcPr>
            <w:tcW w:w="992" w:type="dxa"/>
            <w:shd w:val="clear" w:color="auto" w:fill="FFFFFF"/>
            <w:tcMar>
              <w:top w:w="70" w:type="dxa"/>
              <w:left w:w="110" w:type="dxa"/>
              <w:bottom w:w="70" w:type="dxa"/>
              <w:right w:w="110" w:type="dxa"/>
            </w:tcMar>
            <w:vAlign w:val="center"/>
          </w:tcPr>
          <w:p w14:paraId="1E08A9B2" w14:textId="77777777" w:rsidR="00C56193" w:rsidRPr="00F96828" w:rsidRDefault="00C56193" w:rsidP="00EB7C45">
            <w:pPr>
              <w:jc w:val="center"/>
              <w:rPr>
                <w:rFonts w:ascii="Aptos" w:hAnsi="Aptos"/>
              </w:rPr>
            </w:pPr>
            <w:r w:rsidRPr="00F96828">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4D62CAFC" w14:textId="77777777" w:rsidR="00C56193" w:rsidRPr="00F96828" w:rsidRDefault="00C56193" w:rsidP="00EB7C45">
            <w:pPr>
              <w:jc w:val="center"/>
              <w:rPr>
                <w:rFonts w:ascii="Aptos" w:hAnsi="Aptos"/>
              </w:rPr>
            </w:pPr>
            <w:r w:rsidRPr="00F96828">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6211FDA9" w14:textId="77777777" w:rsidR="00C56193" w:rsidRPr="00F96828" w:rsidRDefault="00C56193" w:rsidP="00EB7C45">
            <w:pPr>
              <w:jc w:val="center"/>
              <w:rPr>
                <w:rFonts w:ascii="Aptos" w:hAnsi="Aptos"/>
              </w:rPr>
            </w:pPr>
            <w:r w:rsidRPr="00F96828">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673D2D9C" w14:textId="77777777" w:rsidR="00C56193" w:rsidRPr="00F96828" w:rsidRDefault="00C56193" w:rsidP="00EB7C45">
            <w:pPr>
              <w:jc w:val="center"/>
              <w:rPr>
                <w:rFonts w:ascii="Aptos" w:hAnsi="Aptos"/>
              </w:rPr>
            </w:pPr>
            <w:r w:rsidRPr="00F96828">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310BA51F" w14:textId="77777777" w:rsidR="00C56193" w:rsidRPr="00F96828" w:rsidRDefault="00C56193" w:rsidP="00EB7C45">
            <w:pPr>
              <w:jc w:val="center"/>
              <w:rPr>
                <w:rFonts w:ascii="Aptos" w:hAnsi="Aptos"/>
              </w:rPr>
            </w:pPr>
            <w:r w:rsidRPr="00F96828">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26CA5BDF" w14:textId="77777777" w:rsidR="00C56193" w:rsidRPr="00F96828" w:rsidRDefault="00C56193" w:rsidP="00EB7C45">
            <w:pPr>
              <w:jc w:val="center"/>
              <w:rPr>
                <w:rFonts w:ascii="Aptos" w:hAnsi="Aptos"/>
              </w:rPr>
            </w:pPr>
            <w:r w:rsidRPr="00F96828">
              <w:rPr>
                <w:rFonts w:ascii="Segoe UI Emoji" w:hAnsi="Segoe UI Emoji" w:cs="Segoe UI Emoji"/>
                <w:sz w:val="20"/>
                <w:szCs w:val="20"/>
              </w:rPr>
              <w:t>❌</w:t>
            </w:r>
          </w:p>
        </w:tc>
      </w:tr>
      <w:tr w:rsidR="00C56193" w14:paraId="3B5C13D8" w14:textId="77777777" w:rsidTr="00F96828">
        <w:tc>
          <w:tcPr>
            <w:tcW w:w="2938" w:type="dxa"/>
            <w:shd w:val="clear" w:color="auto" w:fill="FFFFFF"/>
            <w:tcMar>
              <w:top w:w="70" w:type="dxa"/>
              <w:left w:w="110" w:type="dxa"/>
              <w:bottom w:w="70" w:type="dxa"/>
              <w:right w:w="110" w:type="dxa"/>
            </w:tcMar>
            <w:vAlign w:val="center"/>
          </w:tcPr>
          <w:p w14:paraId="16AC14D0" w14:textId="77777777" w:rsidR="00C56193" w:rsidRPr="00F96828" w:rsidRDefault="00C56193" w:rsidP="00EB7C45">
            <w:pPr>
              <w:spacing w:line="250" w:lineRule="auto"/>
              <w:rPr>
                <w:rFonts w:ascii="Aptos" w:hAnsi="Aptos"/>
              </w:rPr>
            </w:pPr>
            <w:r w:rsidRPr="00F96828">
              <w:rPr>
                <w:rFonts w:ascii="Aptos" w:hAnsi="Aptos"/>
                <w:sz w:val="17"/>
                <w:szCs w:val="17"/>
              </w:rPr>
              <w:t>Analytics or data warehousing as the main purpose</w:t>
            </w:r>
          </w:p>
        </w:tc>
        <w:tc>
          <w:tcPr>
            <w:tcW w:w="990" w:type="dxa"/>
            <w:shd w:val="clear" w:color="auto" w:fill="FFFFFF"/>
            <w:tcMar>
              <w:top w:w="70" w:type="dxa"/>
              <w:left w:w="110" w:type="dxa"/>
              <w:bottom w:w="70" w:type="dxa"/>
              <w:right w:w="110" w:type="dxa"/>
            </w:tcMar>
            <w:vAlign w:val="center"/>
          </w:tcPr>
          <w:p w14:paraId="62A7255C" w14:textId="77777777" w:rsidR="00C56193" w:rsidRPr="00F96828" w:rsidRDefault="00C56193" w:rsidP="00EB7C45">
            <w:pPr>
              <w:jc w:val="center"/>
              <w:rPr>
                <w:rFonts w:ascii="Aptos" w:hAnsi="Aptos"/>
              </w:rPr>
            </w:pPr>
            <w:r w:rsidRPr="00F96828">
              <w:rPr>
                <w:rFonts w:ascii="Segoe UI Emoji" w:hAnsi="Segoe UI Emoji" w:cs="Segoe UI Emoji"/>
                <w:sz w:val="20"/>
                <w:szCs w:val="20"/>
              </w:rPr>
              <w:t>❌</w:t>
            </w:r>
          </w:p>
        </w:tc>
        <w:tc>
          <w:tcPr>
            <w:tcW w:w="992" w:type="dxa"/>
            <w:shd w:val="clear" w:color="auto" w:fill="FFFFFF"/>
            <w:tcMar>
              <w:top w:w="70" w:type="dxa"/>
              <w:left w:w="110" w:type="dxa"/>
              <w:bottom w:w="70" w:type="dxa"/>
              <w:right w:w="110" w:type="dxa"/>
            </w:tcMar>
            <w:vAlign w:val="center"/>
          </w:tcPr>
          <w:p w14:paraId="4151244C" w14:textId="77777777" w:rsidR="00C56193" w:rsidRPr="00F96828" w:rsidRDefault="00C56193" w:rsidP="00EB7C45">
            <w:pPr>
              <w:jc w:val="center"/>
              <w:rPr>
                <w:rFonts w:ascii="Aptos" w:hAnsi="Aptos"/>
              </w:rPr>
            </w:pPr>
            <w:r w:rsidRPr="00F96828">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60EA4456" w14:textId="77777777" w:rsidR="00C56193" w:rsidRPr="00F96828" w:rsidRDefault="00C56193" w:rsidP="00EB7C45">
            <w:pPr>
              <w:jc w:val="center"/>
              <w:rPr>
                <w:rFonts w:ascii="Aptos" w:hAnsi="Aptos"/>
              </w:rPr>
            </w:pPr>
            <w:r w:rsidRPr="00F96828">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164C7116" w14:textId="77777777" w:rsidR="00C56193" w:rsidRPr="00F96828" w:rsidRDefault="00C56193" w:rsidP="00EB7C45">
            <w:pPr>
              <w:jc w:val="center"/>
              <w:rPr>
                <w:rFonts w:ascii="Aptos" w:hAnsi="Aptos"/>
              </w:rPr>
            </w:pPr>
            <w:r w:rsidRPr="00F96828">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0D9B044E" w14:textId="77777777" w:rsidR="00C56193" w:rsidRPr="00F96828" w:rsidRDefault="00C56193" w:rsidP="00EB7C45">
            <w:pPr>
              <w:jc w:val="center"/>
              <w:rPr>
                <w:rFonts w:ascii="Aptos" w:hAnsi="Aptos"/>
              </w:rPr>
            </w:pPr>
            <w:r w:rsidRPr="00F96828">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0F00D75E" w14:textId="77777777" w:rsidR="00C56193" w:rsidRPr="00F96828" w:rsidRDefault="00C56193" w:rsidP="00EB7C45">
            <w:pPr>
              <w:jc w:val="center"/>
              <w:rPr>
                <w:rFonts w:ascii="Aptos" w:hAnsi="Aptos"/>
              </w:rPr>
            </w:pPr>
            <w:r w:rsidRPr="00F96828">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2E52D903" w14:textId="77777777" w:rsidR="00C56193" w:rsidRPr="00F96828" w:rsidRDefault="00C56193" w:rsidP="00EB7C45">
            <w:pPr>
              <w:jc w:val="center"/>
              <w:rPr>
                <w:rFonts w:ascii="Aptos" w:hAnsi="Aptos"/>
              </w:rPr>
            </w:pPr>
            <w:r w:rsidRPr="00F96828">
              <w:rPr>
                <w:rFonts w:ascii="Segoe UI Emoji" w:hAnsi="Segoe UI Emoji" w:cs="Segoe UI Emoji"/>
                <w:sz w:val="20"/>
                <w:szCs w:val="20"/>
              </w:rPr>
              <w:t>✅</w:t>
            </w:r>
          </w:p>
        </w:tc>
      </w:tr>
    </w:tbl>
    <w:p w14:paraId="56721172" w14:textId="77777777" w:rsidR="00C56193" w:rsidRPr="00F96828" w:rsidRDefault="00C56193" w:rsidP="00C56193">
      <w:pPr>
        <w:spacing w:after="120" w:line="278" w:lineRule="auto"/>
        <w:rPr>
          <w:rFonts w:ascii="Aptos" w:hAnsi="Aptos"/>
          <w:sz w:val="18"/>
          <w:szCs w:val="18"/>
        </w:rPr>
      </w:pPr>
      <w:r w:rsidRPr="00F96828">
        <w:rPr>
          <w:rFonts w:ascii="Aptos" w:hAnsi="Aptos"/>
          <w:sz w:val="18"/>
          <w:szCs w:val="18"/>
        </w:rPr>
        <w:t>Legend.</w:t>
      </w:r>
    </w:p>
    <w:p w14:paraId="7114234B" w14:textId="77777777" w:rsidR="00C56193" w:rsidRPr="00F96828" w:rsidRDefault="00C56193" w:rsidP="00C56193">
      <w:pPr>
        <w:spacing w:after="46" w:line="270" w:lineRule="auto"/>
        <w:ind w:left="360"/>
        <w:rPr>
          <w:rFonts w:ascii="Aptos" w:hAnsi="Aptos"/>
        </w:rPr>
      </w:pPr>
      <w:r w:rsidRPr="00F96828">
        <w:rPr>
          <w:rFonts w:ascii="Segoe UI Emoji" w:hAnsi="Segoe UI Emoji" w:cs="Segoe UI Emoji"/>
          <w:sz w:val="20"/>
          <w:szCs w:val="20"/>
        </w:rPr>
        <w:t>✅</w:t>
      </w:r>
      <w:r w:rsidRPr="00F96828">
        <w:rPr>
          <w:rFonts w:ascii="Aptos" w:hAnsi="Aptos"/>
          <w:sz w:val="20"/>
          <w:szCs w:val="20"/>
        </w:rPr>
        <w:t xml:space="preserve">  </w:t>
      </w:r>
      <w:r w:rsidRPr="00F96828">
        <w:rPr>
          <w:rFonts w:ascii="Aptos" w:hAnsi="Aptos"/>
          <w:sz w:val="18"/>
          <w:szCs w:val="18"/>
        </w:rPr>
        <w:t>The pattern is normally suitable for the use case.</w:t>
      </w:r>
    </w:p>
    <w:p w14:paraId="2C9AEF21" w14:textId="77777777" w:rsidR="00C56193" w:rsidRPr="00F96828" w:rsidRDefault="00C56193" w:rsidP="00C56193">
      <w:pPr>
        <w:spacing w:after="46" w:line="270" w:lineRule="auto"/>
        <w:ind w:left="360"/>
        <w:rPr>
          <w:rFonts w:ascii="Aptos" w:hAnsi="Aptos"/>
        </w:rPr>
      </w:pPr>
      <w:r w:rsidRPr="00F96828">
        <w:rPr>
          <w:rFonts w:ascii="Segoe UI Emoji" w:hAnsi="Segoe UI Emoji" w:cs="Segoe UI Emoji"/>
          <w:sz w:val="20"/>
          <w:szCs w:val="20"/>
        </w:rPr>
        <w:t>⚠️</w:t>
      </w:r>
      <w:r w:rsidRPr="00F96828">
        <w:rPr>
          <w:rFonts w:ascii="Aptos" w:hAnsi="Aptos"/>
          <w:sz w:val="20"/>
          <w:szCs w:val="20"/>
        </w:rPr>
        <w:t xml:space="preserve">  </w:t>
      </w:r>
      <w:r w:rsidRPr="00F96828">
        <w:rPr>
          <w:rFonts w:ascii="Aptos" w:hAnsi="Aptos"/>
          <w:sz w:val="18"/>
          <w:szCs w:val="18"/>
        </w:rPr>
        <w:t>The pattern may be suitable, but requires additional design rationale, controls or governance review.</w:t>
      </w:r>
    </w:p>
    <w:p w14:paraId="4ED49AA1" w14:textId="77777777" w:rsidR="00C56193" w:rsidRPr="00F96828" w:rsidRDefault="00C56193" w:rsidP="00C56193">
      <w:pPr>
        <w:spacing w:after="46" w:line="270" w:lineRule="auto"/>
        <w:ind w:left="360"/>
        <w:rPr>
          <w:rFonts w:ascii="Aptos" w:hAnsi="Aptos"/>
        </w:rPr>
      </w:pPr>
      <w:r w:rsidRPr="00F96828">
        <w:rPr>
          <w:rFonts w:ascii="Segoe UI Emoji" w:hAnsi="Segoe UI Emoji" w:cs="Segoe UI Emoji"/>
          <w:sz w:val="20"/>
          <w:szCs w:val="20"/>
        </w:rPr>
        <w:t>❌</w:t>
      </w:r>
      <w:r w:rsidRPr="00F96828">
        <w:rPr>
          <w:rFonts w:ascii="Aptos" w:hAnsi="Aptos"/>
          <w:sz w:val="20"/>
          <w:szCs w:val="20"/>
        </w:rPr>
        <w:t xml:space="preserve">  </w:t>
      </w:r>
      <w:r w:rsidRPr="00F96828">
        <w:rPr>
          <w:rFonts w:ascii="Aptos" w:hAnsi="Aptos"/>
          <w:sz w:val="18"/>
          <w:szCs w:val="18"/>
        </w:rPr>
        <w:t>The pattern is not normally suitable for the use case.</w:t>
      </w:r>
    </w:p>
    <w:p w14:paraId="4D3D03EE" w14:textId="77777777" w:rsidR="00C56193" w:rsidRPr="00F96828" w:rsidRDefault="00C56193" w:rsidP="00C56193">
      <w:pPr>
        <w:spacing w:before="40" w:after="120" w:line="278" w:lineRule="auto"/>
        <w:rPr>
          <w:rFonts w:ascii="Aptos" w:hAnsi="Aptos"/>
          <w:sz w:val="18"/>
          <w:szCs w:val="18"/>
        </w:rPr>
      </w:pPr>
      <w:r w:rsidRPr="00F96828">
        <w:rPr>
          <w:rFonts w:ascii="Aptos" w:hAnsi="Aptos"/>
          <w:sz w:val="18"/>
          <w:szCs w:val="18"/>
        </w:rPr>
        <w:t>Analytics and data warehousing are served by the data platform, using ADF, Blob, Snowpipe and Snowflake, rather than by an integration pattern. See Section 10.</w:t>
      </w:r>
    </w:p>
    <w:p w14:paraId="38CC9B73" w14:textId="77777777" w:rsidR="00C56193" w:rsidRPr="00C97173" w:rsidRDefault="00C56193" w:rsidP="00C56193">
      <w:pPr>
        <w:pStyle w:val="Heading2"/>
        <w:rPr>
          <w:rFonts w:ascii="Calibri heading" w:hAnsi="Calibri heading"/>
          <w:b/>
          <w:bCs/>
          <w:color w:val="2E5496"/>
          <w:sz w:val="28"/>
          <w:lang w:val="en-US" w:eastAsia="en-US"/>
        </w:rPr>
      </w:pPr>
      <w:bookmarkStart w:id="82" w:name="_Toc239457533"/>
      <w:bookmarkStart w:id="83" w:name="_Toc239852291"/>
      <w:r w:rsidRPr="00C97173">
        <w:rPr>
          <w:rFonts w:ascii="Calibri heading" w:hAnsi="Calibri heading"/>
          <w:b/>
          <w:bCs/>
          <w:color w:val="2E5496"/>
          <w:sz w:val="28"/>
          <w:lang w:val="en-US" w:eastAsia="en-US"/>
        </w:rPr>
        <w:t>6.2 Common Use Cases</w:t>
      </w:r>
      <w:bookmarkEnd w:id="82"/>
      <w:bookmarkEnd w:id="83"/>
    </w:p>
    <w:p w14:paraId="1C746A63" w14:textId="77777777" w:rsidR="00C56193" w:rsidRPr="00F96828" w:rsidRDefault="00C56193" w:rsidP="00C56193">
      <w:pPr>
        <w:spacing w:after="120" w:line="278" w:lineRule="auto"/>
        <w:rPr>
          <w:rFonts w:ascii="Aptos" w:hAnsi="Aptos"/>
          <w:sz w:val="18"/>
          <w:szCs w:val="18"/>
        </w:rPr>
      </w:pPr>
      <w:r w:rsidRPr="00F96828">
        <w:rPr>
          <w:rFonts w:ascii="Aptos" w:hAnsi="Aptos"/>
          <w:sz w:val="18"/>
          <w:szCs w:val="18"/>
        </w:rPr>
        <w:t>The table maps everyday scenarios to the recommended pattern and to the catalogue entry that specifies it in full.</w:t>
      </w:r>
    </w:p>
    <w:tbl>
      <w:tblPr>
        <w:tblW w:w="9360" w:type="dxa"/>
        <w:tblInd w:w="-115"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3960"/>
        <w:gridCol w:w="3600"/>
        <w:gridCol w:w="1800"/>
      </w:tblGrid>
      <w:tr w:rsidR="00C56193" w14:paraId="60F6CD2D" w14:textId="77777777" w:rsidTr="00F96828">
        <w:trPr>
          <w:tblHeader/>
        </w:trPr>
        <w:tc>
          <w:tcPr>
            <w:tcW w:w="3960" w:type="dxa"/>
            <w:shd w:val="clear" w:color="auto" w:fill="24446E"/>
            <w:tcMar>
              <w:top w:w="70" w:type="dxa"/>
              <w:left w:w="110" w:type="dxa"/>
              <w:bottom w:w="70" w:type="dxa"/>
              <w:right w:w="110" w:type="dxa"/>
            </w:tcMar>
          </w:tcPr>
          <w:p w14:paraId="3922291D" w14:textId="77777777" w:rsidR="00C56193" w:rsidRPr="00F96828" w:rsidRDefault="00C56193" w:rsidP="00EB7C45">
            <w:pPr>
              <w:rPr>
                <w:rFonts w:ascii="Aptos" w:hAnsi="Aptos"/>
                <w:sz w:val="17"/>
                <w:szCs w:val="17"/>
              </w:rPr>
            </w:pPr>
            <w:r w:rsidRPr="00F96828">
              <w:rPr>
                <w:rFonts w:ascii="Aptos" w:hAnsi="Aptos"/>
                <w:b/>
                <w:bCs/>
                <w:color w:val="FFFFFF"/>
                <w:sz w:val="17"/>
                <w:szCs w:val="17"/>
              </w:rPr>
              <w:t>Scenario</w:t>
            </w:r>
          </w:p>
        </w:tc>
        <w:tc>
          <w:tcPr>
            <w:tcW w:w="3600" w:type="dxa"/>
            <w:shd w:val="clear" w:color="auto" w:fill="24446E"/>
            <w:tcMar>
              <w:top w:w="70" w:type="dxa"/>
              <w:left w:w="110" w:type="dxa"/>
              <w:bottom w:w="70" w:type="dxa"/>
              <w:right w:w="110" w:type="dxa"/>
            </w:tcMar>
          </w:tcPr>
          <w:p w14:paraId="6E900C82" w14:textId="77777777" w:rsidR="00C56193" w:rsidRPr="00F96828" w:rsidRDefault="00C56193" w:rsidP="00EB7C45">
            <w:pPr>
              <w:rPr>
                <w:rFonts w:ascii="Aptos" w:hAnsi="Aptos"/>
                <w:sz w:val="17"/>
                <w:szCs w:val="17"/>
              </w:rPr>
            </w:pPr>
            <w:r w:rsidRPr="00F96828">
              <w:rPr>
                <w:rFonts w:ascii="Aptos" w:hAnsi="Aptos"/>
                <w:b/>
                <w:bCs/>
                <w:color w:val="FFFFFF"/>
                <w:sz w:val="17"/>
                <w:szCs w:val="17"/>
              </w:rPr>
              <w:t>Recommended pattern</w:t>
            </w:r>
          </w:p>
        </w:tc>
        <w:tc>
          <w:tcPr>
            <w:tcW w:w="1800" w:type="dxa"/>
            <w:shd w:val="clear" w:color="auto" w:fill="24446E"/>
            <w:tcMar>
              <w:top w:w="70" w:type="dxa"/>
              <w:left w:w="110" w:type="dxa"/>
              <w:bottom w:w="70" w:type="dxa"/>
              <w:right w:w="110" w:type="dxa"/>
            </w:tcMar>
          </w:tcPr>
          <w:p w14:paraId="273CC24D" w14:textId="77777777" w:rsidR="00C56193" w:rsidRPr="00F96828" w:rsidRDefault="00C56193" w:rsidP="00EB7C45">
            <w:pPr>
              <w:rPr>
                <w:rFonts w:ascii="Aptos" w:hAnsi="Aptos"/>
                <w:sz w:val="17"/>
                <w:szCs w:val="17"/>
              </w:rPr>
            </w:pPr>
            <w:r w:rsidRPr="00F96828">
              <w:rPr>
                <w:rFonts w:ascii="Aptos" w:hAnsi="Aptos"/>
                <w:b/>
                <w:bCs/>
                <w:color w:val="FFFFFF"/>
                <w:sz w:val="17"/>
                <w:szCs w:val="17"/>
              </w:rPr>
              <w:t>Catalogue reference</w:t>
            </w:r>
          </w:p>
        </w:tc>
      </w:tr>
      <w:tr w:rsidR="00C56193" w14:paraId="7FA63176" w14:textId="77777777" w:rsidTr="00F96828">
        <w:tc>
          <w:tcPr>
            <w:tcW w:w="3960" w:type="dxa"/>
            <w:shd w:val="clear" w:color="auto" w:fill="FFFFFF"/>
            <w:tcMar>
              <w:top w:w="70" w:type="dxa"/>
              <w:left w:w="110" w:type="dxa"/>
              <w:bottom w:w="70" w:type="dxa"/>
              <w:right w:w="110" w:type="dxa"/>
            </w:tcMar>
            <w:vAlign w:val="center"/>
          </w:tcPr>
          <w:p w14:paraId="772A22F1"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Retrieve or update business data immediately</w:t>
            </w:r>
          </w:p>
        </w:tc>
        <w:tc>
          <w:tcPr>
            <w:tcW w:w="3600" w:type="dxa"/>
            <w:shd w:val="clear" w:color="auto" w:fill="FFFFFF"/>
            <w:tcMar>
              <w:top w:w="70" w:type="dxa"/>
              <w:left w:w="110" w:type="dxa"/>
              <w:bottom w:w="70" w:type="dxa"/>
              <w:right w:w="110" w:type="dxa"/>
            </w:tcMar>
            <w:vAlign w:val="center"/>
          </w:tcPr>
          <w:p w14:paraId="268B7176"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REST API through API Management</w:t>
            </w:r>
          </w:p>
        </w:tc>
        <w:tc>
          <w:tcPr>
            <w:tcW w:w="1800" w:type="dxa"/>
            <w:shd w:val="clear" w:color="auto" w:fill="FFFFFF"/>
            <w:tcMar>
              <w:top w:w="70" w:type="dxa"/>
              <w:left w:w="110" w:type="dxa"/>
              <w:bottom w:w="70" w:type="dxa"/>
              <w:right w:w="110" w:type="dxa"/>
            </w:tcMar>
            <w:vAlign w:val="center"/>
          </w:tcPr>
          <w:p w14:paraId="4E8C83B9"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SFINT1</w:t>
            </w:r>
          </w:p>
        </w:tc>
      </w:tr>
      <w:tr w:rsidR="00C56193" w14:paraId="17E129EB" w14:textId="77777777" w:rsidTr="00F96828">
        <w:tc>
          <w:tcPr>
            <w:tcW w:w="3960" w:type="dxa"/>
            <w:shd w:val="clear" w:color="auto" w:fill="F4F6FA"/>
            <w:tcMar>
              <w:top w:w="70" w:type="dxa"/>
              <w:left w:w="110" w:type="dxa"/>
              <w:bottom w:w="70" w:type="dxa"/>
              <w:right w:w="110" w:type="dxa"/>
            </w:tcMar>
            <w:vAlign w:val="center"/>
          </w:tcPr>
          <w:p w14:paraId="25C4733B"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Tell another system to perform work, where delayed processing is acceptable</w:t>
            </w:r>
          </w:p>
        </w:tc>
        <w:tc>
          <w:tcPr>
            <w:tcW w:w="3600" w:type="dxa"/>
            <w:shd w:val="clear" w:color="auto" w:fill="F4F6FA"/>
            <w:tcMar>
              <w:top w:w="70" w:type="dxa"/>
              <w:left w:w="110" w:type="dxa"/>
              <w:bottom w:w="70" w:type="dxa"/>
              <w:right w:w="110" w:type="dxa"/>
            </w:tcMar>
            <w:vAlign w:val="center"/>
          </w:tcPr>
          <w:p w14:paraId="7C855F8B"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Service Bus queue, load levelling</w:t>
            </w:r>
          </w:p>
        </w:tc>
        <w:tc>
          <w:tcPr>
            <w:tcW w:w="1800" w:type="dxa"/>
            <w:shd w:val="clear" w:color="auto" w:fill="F4F6FA"/>
            <w:tcMar>
              <w:top w:w="70" w:type="dxa"/>
              <w:left w:w="110" w:type="dxa"/>
              <w:bottom w:w="70" w:type="dxa"/>
              <w:right w:w="110" w:type="dxa"/>
            </w:tcMar>
            <w:vAlign w:val="center"/>
          </w:tcPr>
          <w:p w14:paraId="23AF51C8"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SFINT5</w:t>
            </w:r>
          </w:p>
        </w:tc>
      </w:tr>
      <w:tr w:rsidR="00C56193" w14:paraId="6232F41C" w14:textId="77777777" w:rsidTr="00F96828">
        <w:tc>
          <w:tcPr>
            <w:tcW w:w="3960" w:type="dxa"/>
            <w:shd w:val="clear" w:color="auto" w:fill="FFFFFF"/>
            <w:tcMar>
              <w:top w:w="70" w:type="dxa"/>
              <w:left w:w="110" w:type="dxa"/>
              <w:bottom w:w="70" w:type="dxa"/>
              <w:right w:w="110" w:type="dxa"/>
            </w:tcMar>
            <w:vAlign w:val="center"/>
          </w:tcPr>
          <w:p w14:paraId="3411E20E"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Have multiple systems react to the same business message</w:t>
            </w:r>
          </w:p>
        </w:tc>
        <w:tc>
          <w:tcPr>
            <w:tcW w:w="3600" w:type="dxa"/>
            <w:shd w:val="clear" w:color="auto" w:fill="FFFFFF"/>
            <w:tcMar>
              <w:top w:w="70" w:type="dxa"/>
              <w:left w:w="110" w:type="dxa"/>
              <w:bottom w:w="70" w:type="dxa"/>
              <w:right w:w="110" w:type="dxa"/>
            </w:tcMar>
            <w:vAlign w:val="center"/>
          </w:tcPr>
          <w:p w14:paraId="2D1A0A14"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Service Bus topic, publish and subscribe</w:t>
            </w:r>
          </w:p>
        </w:tc>
        <w:tc>
          <w:tcPr>
            <w:tcW w:w="1800" w:type="dxa"/>
            <w:shd w:val="clear" w:color="auto" w:fill="FFFFFF"/>
            <w:tcMar>
              <w:top w:w="70" w:type="dxa"/>
              <w:left w:w="110" w:type="dxa"/>
              <w:bottom w:w="70" w:type="dxa"/>
              <w:right w:w="110" w:type="dxa"/>
            </w:tcMar>
            <w:vAlign w:val="center"/>
          </w:tcPr>
          <w:p w14:paraId="5B0176AF"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SFINT11</w:t>
            </w:r>
          </w:p>
        </w:tc>
      </w:tr>
      <w:tr w:rsidR="00C56193" w14:paraId="0BEB5586" w14:textId="77777777" w:rsidTr="00F96828">
        <w:tc>
          <w:tcPr>
            <w:tcW w:w="3960" w:type="dxa"/>
            <w:shd w:val="clear" w:color="auto" w:fill="F4F6FA"/>
            <w:tcMar>
              <w:top w:w="70" w:type="dxa"/>
              <w:left w:w="110" w:type="dxa"/>
              <w:bottom w:w="70" w:type="dxa"/>
              <w:right w:w="110" w:type="dxa"/>
            </w:tcMar>
            <w:vAlign w:val="center"/>
          </w:tcPr>
          <w:p w14:paraId="57CBBC86"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Notify that a resource change or event occurred</w:t>
            </w:r>
          </w:p>
        </w:tc>
        <w:tc>
          <w:tcPr>
            <w:tcW w:w="3600" w:type="dxa"/>
            <w:shd w:val="clear" w:color="auto" w:fill="F4F6FA"/>
            <w:tcMar>
              <w:top w:w="70" w:type="dxa"/>
              <w:left w:w="110" w:type="dxa"/>
              <w:bottom w:w="70" w:type="dxa"/>
              <w:right w:w="110" w:type="dxa"/>
            </w:tcMar>
            <w:vAlign w:val="center"/>
          </w:tcPr>
          <w:p w14:paraId="3E0C3F2A"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Event Grid notification</w:t>
            </w:r>
          </w:p>
        </w:tc>
        <w:tc>
          <w:tcPr>
            <w:tcW w:w="1800" w:type="dxa"/>
            <w:shd w:val="clear" w:color="auto" w:fill="F4F6FA"/>
            <w:tcMar>
              <w:top w:w="70" w:type="dxa"/>
              <w:left w:w="110" w:type="dxa"/>
              <w:bottom w:w="70" w:type="dxa"/>
              <w:right w:w="110" w:type="dxa"/>
            </w:tcMar>
            <w:vAlign w:val="center"/>
          </w:tcPr>
          <w:p w14:paraId="76E009F8"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SFINT12</w:t>
            </w:r>
          </w:p>
        </w:tc>
      </w:tr>
      <w:tr w:rsidR="00C56193" w14:paraId="5FFCA903" w14:textId="77777777" w:rsidTr="00F96828">
        <w:tc>
          <w:tcPr>
            <w:tcW w:w="3960" w:type="dxa"/>
            <w:shd w:val="clear" w:color="auto" w:fill="FFFFFF"/>
            <w:tcMar>
              <w:top w:w="70" w:type="dxa"/>
              <w:left w:w="110" w:type="dxa"/>
              <w:bottom w:w="70" w:type="dxa"/>
              <w:right w:w="110" w:type="dxa"/>
            </w:tcMar>
            <w:vAlign w:val="center"/>
          </w:tcPr>
          <w:p w14:paraId="5E3CB4D8"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Ingest a high-volume stream, telemetry or near-real-time feed</w:t>
            </w:r>
          </w:p>
        </w:tc>
        <w:tc>
          <w:tcPr>
            <w:tcW w:w="3600" w:type="dxa"/>
            <w:shd w:val="clear" w:color="auto" w:fill="FFFFFF"/>
            <w:tcMar>
              <w:top w:w="70" w:type="dxa"/>
              <w:left w:w="110" w:type="dxa"/>
              <w:bottom w:w="70" w:type="dxa"/>
              <w:right w:w="110" w:type="dxa"/>
            </w:tcMar>
            <w:vAlign w:val="center"/>
          </w:tcPr>
          <w:p w14:paraId="59F2A107"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Event Hubs stream ingestion</w:t>
            </w:r>
          </w:p>
        </w:tc>
        <w:tc>
          <w:tcPr>
            <w:tcW w:w="1800" w:type="dxa"/>
            <w:shd w:val="clear" w:color="auto" w:fill="FFFFFF"/>
            <w:tcMar>
              <w:top w:w="70" w:type="dxa"/>
              <w:left w:w="110" w:type="dxa"/>
              <w:bottom w:w="70" w:type="dxa"/>
              <w:right w:w="110" w:type="dxa"/>
            </w:tcMar>
            <w:vAlign w:val="center"/>
          </w:tcPr>
          <w:p w14:paraId="4C186C39"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SFINT15</w:t>
            </w:r>
          </w:p>
        </w:tc>
      </w:tr>
      <w:tr w:rsidR="00C56193" w14:paraId="06B08570" w14:textId="77777777" w:rsidTr="00F96828">
        <w:tc>
          <w:tcPr>
            <w:tcW w:w="3960" w:type="dxa"/>
            <w:shd w:val="clear" w:color="auto" w:fill="F4F6FA"/>
            <w:tcMar>
              <w:top w:w="70" w:type="dxa"/>
              <w:left w:w="110" w:type="dxa"/>
              <w:bottom w:w="70" w:type="dxa"/>
              <w:right w:w="110" w:type="dxa"/>
            </w:tcMar>
            <w:vAlign w:val="center"/>
          </w:tcPr>
          <w:p w14:paraId="7AECBDEA"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Run a multi-step process with conditional routing and exception handling</w:t>
            </w:r>
          </w:p>
        </w:tc>
        <w:tc>
          <w:tcPr>
            <w:tcW w:w="3600" w:type="dxa"/>
            <w:shd w:val="clear" w:color="auto" w:fill="F4F6FA"/>
            <w:tcMar>
              <w:top w:w="70" w:type="dxa"/>
              <w:left w:w="110" w:type="dxa"/>
              <w:bottom w:w="70" w:type="dxa"/>
              <w:right w:w="110" w:type="dxa"/>
            </w:tcMar>
            <w:vAlign w:val="center"/>
          </w:tcPr>
          <w:p w14:paraId="673EB470"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Logic Apps orchestration</w:t>
            </w:r>
          </w:p>
        </w:tc>
        <w:tc>
          <w:tcPr>
            <w:tcW w:w="1800" w:type="dxa"/>
            <w:shd w:val="clear" w:color="auto" w:fill="F4F6FA"/>
            <w:tcMar>
              <w:top w:w="70" w:type="dxa"/>
              <w:left w:w="110" w:type="dxa"/>
              <w:bottom w:w="70" w:type="dxa"/>
              <w:right w:w="110" w:type="dxa"/>
            </w:tcMar>
            <w:vAlign w:val="center"/>
          </w:tcPr>
          <w:p w14:paraId="6B9D2565"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SFINT16</w:t>
            </w:r>
          </w:p>
        </w:tc>
      </w:tr>
      <w:tr w:rsidR="00C56193" w14:paraId="107471D9" w14:textId="77777777" w:rsidTr="00F96828">
        <w:tc>
          <w:tcPr>
            <w:tcW w:w="3960" w:type="dxa"/>
            <w:shd w:val="clear" w:color="auto" w:fill="FFFFFF"/>
            <w:tcMar>
              <w:top w:w="70" w:type="dxa"/>
              <w:left w:w="110" w:type="dxa"/>
              <w:bottom w:w="70" w:type="dxa"/>
              <w:right w:w="110" w:type="dxa"/>
            </w:tcMar>
            <w:vAlign w:val="center"/>
          </w:tcPr>
          <w:p w14:paraId="3CFBC2F9"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Apply a small code-based transformation or validation step</w:t>
            </w:r>
          </w:p>
        </w:tc>
        <w:tc>
          <w:tcPr>
            <w:tcW w:w="3600" w:type="dxa"/>
            <w:shd w:val="clear" w:color="auto" w:fill="FFFFFF"/>
            <w:tcMar>
              <w:top w:w="70" w:type="dxa"/>
              <w:left w:w="110" w:type="dxa"/>
              <w:bottom w:w="70" w:type="dxa"/>
              <w:right w:w="110" w:type="dxa"/>
            </w:tcMar>
            <w:vAlign w:val="center"/>
          </w:tcPr>
          <w:p w14:paraId="2173A785"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Azure Function, message translator</w:t>
            </w:r>
          </w:p>
        </w:tc>
        <w:tc>
          <w:tcPr>
            <w:tcW w:w="1800" w:type="dxa"/>
            <w:shd w:val="clear" w:color="auto" w:fill="FFFFFF"/>
            <w:tcMar>
              <w:top w:w="70" w:type="dxa"/>
              <w:left w:w="110" w:type="dxa"/>
              <w:bottom w:w="70" w:type="dxa"/>
              <w:right w:w="110" w:type="dxa"/>
            </w:tcMar>
            <w:vAlign w:val="center"/>
          </w:tcPr>
          <w:p w14:paraId="6CEE63B8"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SFINT24</w:t>
            </w:r>
          </w:p>
        </w:tc>
      </w:tr>
      <w:tr w:rsidR="00C56193" w14:paraId="7D941A4E" w14:textId="77777777" w:rsidTr="00F96828">
        <w:tc>
          <w:tcPr>
            <w:tcW w:w="3960" w:type="dxa"/>
            <w:shd w:val="clear" w:color="auto" w:fill="F4F6FA"/>
            <w:tcMar>
              <w:top w:w="70" w:type="dxa"/>
              <w:left w:w="110" w:type="dxa"/>
              <w:bottom w:w="70" w:type="dxa"/>
              <w:right w:w="110" w:type="dxa"/>
            </w:tcMar>
            <w:vAlign w:val="center"/>
          </w:tcPr>
          <w:p w14:paraId="5E4049CD" w14:textId="77777777" w:rsidR="00C56193" w:rsidRPr="00F96828" w:rsidRDefault="00C56193" w:rsidP="00EB7C45">
            <w:pPr>
              <w:spacing w:after="10" w:line="258" w:lineRule="auto"/>
              <w:rPr>
                <w:rFonts w:ascii="Aptos" w:hAnsi="Aptos"/>
                <w:sz w:val="17"/>
                <w:szCs w:val="17"/>
              </w:rPr>
            </w:pPr>
            <w:commentRangeStart w:id="84"/>
            <w:r w:rsidRPr="00F96828">
              <w:rPr>
                <w:rFonts w:ascii="Aptos" w:hAnsi="Aptos"/>
                <w:sz w:val="17"/>
                <w:szCs w:val="17"/>
              </w:rPr>
              <w:t>Ingest a batch into Snowflake for reporting or analytics</w:t>
            </w:r>
          </w:p>
        </w:tc>
        <w:tc>
          <w:tcPr>
            <w:tcW w:w="3600" w:type="dxa"/>
            <w:shd w:val="clear" w:color="auto" w:fill="F4F6FA"/>
            <w:tcMar>
              <w:top w:w="70" w:type="dxa"/>
              <w:left w:w="110" w:type="dxa"/>
              <w:bottom w:w="70" w:type="dxa"/>
              <w:right w:w="110" w:type="dxa"/>
            </w:tcMar>
            <w:vAlign w:val="center"/>
          </w:tcPr>
          <w:p w14:paraId="635C319C"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Data platform pattern, ADF, Blob, Snowpipe</w:t>
            </w:r>
          </w:p>
        </w:tc>
        <w:tc>
          <w:tcPr>
            <w:tcW w:w="1800" w:type="dxa"/>
            <w:shd w:val="clear" w:color="auto" w:fill="F4F6FA"/>
            <w:tcMar>
              <w:top w:w="70" w:type="dxa"/>
              <w:left w:w="110" w:type="dxa"/>
              <w:bottom w:w="70" w:type="dxa"/>
              <w:right w:w="110" w:type="dxa"/>
            </w:tcMar>
            <w:vAlign w:val="center"/>
          </w:tcPr>
          <w:p w14:paraId="62E81C57"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SFINT21, Section 10</w:t>
            </w:r>
            <w:commentRangeEnd w:id="84"/>
            <w:r w:rsidRPr="00F96828">
              <w:rPr>
                <w:rStyle w:val="CommentReference"/>
                <w:rFonts w:ascii="Aptos" w:hAnsi="Aptos"/>
                <w:sz w:val="17"/>
                <w:szCs w:val="17"/>
              </w:rPr>
              <w:commentReference w:id="84"/>
            </w:r>
          </w:p>
        </w:tc>
      </w:tr>
      <w:tr w:rsidR="00C56193" w14:paraId="3F0C2F50" w14:textId="77777777" w:rsidTr="00F96828">
        <w:tc>
          <w:tcPr>
            <w:tcW w:w="3960" w:type="dxa"/>
            <w:shd w:val="clear" w:color="auto" w:fill="FFFFFF"/>
            <w:tcMar>
              <w:top w:w="70" w:type="dxa"/>
              <w:left w:w="110" w:type="dxa"/>
              <w:bottom w:w="70" w:type="dxa"/>
              <w:right w:w="110" w:type="dxa"/>
            </w:tcMar>
            <w:vAlign w:val="center"/>
          </w:tcPr>
          <w:p w14:paraId="35C22756"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Run an operational real-time transaction between applications</w:t>
            </w:r>
          </w:p>
        </w:tc>
        <w:tc>
          <w:tcPr>
            <w:tcW w:w="3600" w:type="dxa"/>
            <w:shd w:val="clear" w:color="auto" w:fill="FFFFFF"/>
            <w:tcMar>
              <w:top w:w="70" w:type="dxa"/>
              <w:left w:w="110" w:type="dxa"/>
              <w:bottom w:w="70" w:type="dxa"/>
              <w:right w:w="110" w:type="dxa"/>
            </w:tcMar>
            <w:vAlign w:val="center"/>
          </w:tcPr>
          <w:p w14:paraId="746BD19A"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API or messaging pattern, not Snowflake as an intermediary</w:t>
            </w:r>
          </w:p>
        </w:tc>
        <w:tc>
          <w:tcPr>
            <w:tcW w:w="1800" w:type="dxa"/>
            <w:shd w:val="clear" w:color="auto" w:fill="FFFFFF"/>
            <w:tcMar>
              <w:top w:w="70" w:type="dxa"/>
              <w:left w:w="110" w:type="dxa"/>
              <w:bottom w:w="70" w:type="dxa"/>
              <w:right w:w="110" w:type="dxa"/>
            </w:tcMar>
            <w:vAlign w:val="center"/>
          </w:tcPr>
          <w:p w14:paraId="6754E619" w14:textId="77777777" w:rsidR="00C56193" w:rsidRPr="00F96828" w:rsidRDefault="00C56193" w:rsidP="00EB7C45">
            <w:pPr>
              <w:spacing w:after="10" w:line="258" w:lineRule="auto"/>
              <w:rPr>
                <w:rFonts w:ascii="Aptos" w:hAnsi="Aptos"/>
                <w:sz w:val="17"/>
                <w:szCs w:val="17"/>
              </w:rPr>
            </w:pPr>
            <w:r w:rsidRPr="00F96828">
              <w:rPr>
                <w:rFonts w:ascii="Aptos" w:hAnsi="Aptos"/>
                <w:sz w:val="17"/>
                <w:szCs w:val="17"/>
              </w:rPr>
              <w:t>SFINT1 to SFINT10</w:t>
            </w:r>
          </w:p>
        </w:tc>
      </w:tr>
    </w:tbl>
    <w:p w14:paraId="517FEEEC" w14:textId="77777777" w:rsidR="00C56193" w:rsidRPr="00C97173" w:rsidRDefault="00C56193" w:rsidP="00C56193">
      <w:pPr>
        <w:pStyle w:val="Heading2"/>
        <w:rPr>
          <w:rFonts w:ascii="Calibri heading" w:hAnsi="Calibri heading"/>
          <w:b/>
          <w:bCs/>
          <w:color w:val="2E5496"/>
          <w:sz w:val="28"/>
          <w:lang w:val="en-US" w:eastAsia="en-US"/>
        </w:rPr>
      </w:pPr>
      <w:bookmarkStart w:id="85" w:name="_7.3_Detailed_Architecture"/>
      <w:bookmarkStart w:id="86" w:name="_Toc239457534"/>
      <w:bookmarkStart w:id="87" w:name="_Toc239852292"/>
      <w:bookmarkEnd w:id="85"/>
      <w:r w:rsidRPr="00C97173">
        <w:rPr>
          <w:rFonts w:ascii="Calibri heading" w:hAnsi="Calibri heading"/>
          <w:b/>
          <w:bCs/>
          <w:color w:val="2E5496"/>
          <w:sz w:val="28"/>
          <w:lang w:val="en-US" w:eastAsia="en-US"/>
        </w:rPr>
        <w:lastRenderedPageBreak/>
        <w:t>6.3 Detailed Architecture Decision Tree</w:t>
      </w:r>
      <w:bookmarkEnd w:id="86"/>
      <w:bookmarkEnd w:id="87"/>
    </w:p>
    <w:p w14:paraId="33FDABED" w14:textId="77777777" w:rsidR="00C56193" w:rsidRPr="00F96828" w:rsidRDefault="00C56193" w:rsidP="00C56193">
      <w:pPr>
        <w:spacing w:after="120" w:line="278" w:lineRule="auto"/>
        <w:rPr>
          <w:rFonts w:ascii="Aptos" w:hAnsi="Aptos"/>
          <w:sz w:val="18"/>
          <w:szCs w:val="18"/>
        </w:rPr>
      </w:pPr>
      <w:r w:rsidRPr="00F96828">
        <w:rPr>
          <w:rFonts w:ascii="Aptos" w:hAnsi="Aptos"/>
          <w:sz w:val="18"/>
          <w:szCs w:val="18"/>
        </w:rPr>
        <w:t>The decision tree merges the primary decision matrix and the earlier tree into a single view. It resolves an integration need to a pattern family by asking about interaction style, timing and delivery guarantees, read from the top, and it names no technology. The matrix in 7.1 then maps the chosen family to the Azure capabilities that realise it, and the catalogue in Section 8 specifies each pattern in full.</w:t>
      </w:r>
    </w:p>
    <w:p w14:paraId="25B974EC" w14:textId="77777777" w:rsidR="00C56193" w:rsidRDefault="00C56193" w:rsidP="00C56193">
      <w:pPr>
        <w:spacing w:before="90" w:after="130"/>
        <w:jc w:val="center"/>
      </w:pPr>
      <w:r>
        <w:rPr>
          <w:noProof/>
        </w:rPr>
        <w:drawing>
          <wp:inline distT="0" distB="0" distL="0" distR="0" wp14:anchorId="4163FCEB" wp14:editId="22701C55">
            <wp:extent cx="5499100" cy="3524250"/>
            <wp:effectExtent l="19050" t="19050" r="25400" b="19050"/>
            <wp:docPr id="425947215" name="Picture 425947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499349" cy="3524410"/>
                    </a:xfrm>
                    <a:prstGeom prst="rect">
                      <a:avLst/>
                    </a:prstGeom>
                    <a:solidFill>
                      <a:srgbClr val="222831"/>
                    </a:solidFill>
                    <a:ln w="9525">
                      <a:solidFill>
                        <a:srgbClr val="AEB8C6"/>
                      </a:solidFill>
                    </a:ln>
                  </pic:spPr>
                </pic:pic>
              </a:graphicData>
            </a:graphic>
          </wp:inline>
        </w:drawing>
      </w:r>
    </w:p>
    <w:p w14:paraId="56C742B2" w14:textId="77777777" w:rsidR="00C56193" w:rsidRPr="00C97173" w:rsidRDefault="00C56193" w:rsidP="00C56193">
      <w:pPr>
        <w:pStyle w:val="Heading2"/>
        <w:rPr>
          <w:rFonts w:ascii="Calibri heading" w:hAnsi="Calibri heading"/>
          <w:b/>
          <w:bCs/>
          <w:color w:val="2E5496"/>
          <w:sz w:val="28"/>
          <w:lang w:val="en-US" w:eastAsia="en-US"/>
        </w:rPr>
      </w:pPr>
      <w:bookmarkStart w:id="88" w:name="_Toc239457535"/>
      <w:bookmarkStart w:id="89" w:name="_Toc239852293"/>
      <w:r w:rsidRPr="00C97173">
        <w:rPr>
          <w:rFonts w:ascii="Calibri heading" w:hAnsi="Calibri heading"/>
          <w:b/>
          <w:bCs/>
          <w:color w:val="2E5496"/>
          <w:sz w:val="28"/>
          <w:lang w:val="en-US" w:eastAsia="en-US"/>
        </w:rPr>
        <w:t>6.4 Example</w:t>
      </w:r>
      <w:bookmarkEnd w:id="89"/>
      <w:r w:rsidRPr="00C97173">
        <w:rPr>
          <w:rFonts w:ascii="Calibri heading" w:hAnsi="Calibri heading"/>
          <w:b/>
          <w:bCs/>
          <w:color w:val="2E5496"/>
          <w:sz w:val="28"/>
          <w:lang w:val="en-US" w:eastAsia="en-US"/>
        </w:rPr>
        <w:t xml:space="preserve"> </w:t>
      </w:r>
      <w:bookmarkEnd w:id="88"/>
    </w:p>
    <w:p w14:paraId="35569303" w14:textId="77777777" w:rsidR="00C56193" w:rsidRPr="00F96828" w:rsidRDefault="00C56193" w:rsidP="00C56193">
      <w:pPr>
        <w:spacing w:after="120" w:line="278" w:lineRule="auto"/>
        <w:rPr>
          <w:rFonts w:ascii="Aptos" w:hAnsi="Aptos"/>
          <w:sz w:val="18"/>
          <w:szCs w:val="18"/>
        </w:rPr>
      </w:pPr>
      <w:r w:rsidRPr="00F96828">
        <w:rPr>
          <w:rFonts w:ascii="Aptos" w:hAnsi="Aptos"/>
          <w:sz w:val="18"/>
          <w:szCs w:val="18"/>
        </w:rPr>
        <w:t xml:space="preserve">This example runs one real scenario through the </w:t>
      </w:r>
      <w:r w:rsidRPr="00F96828">
        <w:rPr>
          <w:rFonts w:ascii="Aptos" w:hAnsi="Aptos"/>
          <w:sz w:val="18"/>
          <w:szCs w:val="18"/>
          <w:lang w:val="en-GB"/>
        </w:rPr>
        <w:t>System Integration framework</w:t>
      </w:r>
      <w:r w:rsidRPr="00F96828" w:rsidDel="00A22181">
        <w:rPr>
          <w:rFonts w:ascii="Aptos" w:hAnsi="Aptos"/>
          <w:sz w:val="18"/>
          <w:szCs w:val="18"/>
        </w:rPr>
        <w:t xml:space="preserve"> </w:t>
      </w:r>
      <w:r w:rsidRPr="00F96828">
        <w:rPr>
          <w:rFonts w:ascii="Aptos" w:hAnsi="Aptos"/>
          <w:sz w:val="18"/>
          <w:szCs w:val="18"/>
        </w:rPr>
        <w:t>from end to end, to show the decision tree, the catalogue and the guardrails working together rather than in theory.</w:t>
      </w:r>
    </w:p>
    <w:p w14:paraId="5552A697" w14:textId="77777777" w:rsidR="00C56193" w:rsidRPr="00F96828" w:rsidRDefault="00C56193" w:rsidP="00C56193">
      <w:pPr>
        <w:spacing w:before="40" w:after="110" w:line="278" w:lineRule="auto"/>
        <w:rPr>
          <w:rFonts w:ascii="Aptos" w:hAnsi="Aptos"/>
          <w:sz w:val="18"/>
          <w:szCs w:val="18"/>
        </w:rPr>
      </w:pPr>
      <w:r w:rsidRPr="00F96828">
        <w:rPr>
          <w:rFonts w:ascii="Aptos" w:hAnsi="Aptos"/>
          <w:b/>
          <w:sz w:val="18"/>
          <w:szCs w:val="18"/>
        </w:rPr>
        <w:t xml:space="preserve">The problem. </w:t>
      </w:r>
      <w:r w:rsidRPr="00F96828">
        <w:rPr>
          <w:rFonts w:ascii="Aptos" w:hAnsi="Aptos"/>
          <w:sz w:val="18"/>
          <w:szCs w:val="18"/>
        </w:rPr>
        <w:t>A broker operating under a delegated authority submits a bordereau, a batch file of bound risks, that must update Chaucer exposure before the bind is confirmed back to them. This is not a simple request and reply. A file arrives, it is translated to the internal model, exposure and accumulation are calculated and validated, the bind is confirmed to the broker system, and the downstream teams are told. The steps are ordered, some run long, and none can be silently lost, so reliability and traceability matter as much as the logic.</w:t>
      </w:r>
    </w:p>
    <w:p w14:paraId="5ECDDA27" w14:textId="77777777" w:rsidR="00C56193" w:rsidRPr="00F96828" w:rsidRDefault="00C56193" w:rsidP="00C56193">
      <w:pPr>
        <w:spacing w:before="40" w:after="110" w:line="278" w:lineRule="auto"/>
        <w:rPr>
          <w:rFonts w:ascii="Aptos" w:hAnsi="Aptos"/>
          <w:sz w:val="18"/>
          <w:szCs w:val="18"/>
        </w:rPr>
      </w:pPr>
      <w:r w:rsidRPr="00F96828">
        <w:rPr>
          <w:rFonts w:ascii="Aptos" w:hAnsi="Aptos"/>
          <w:b/>
          <w:sz w:val="18"/>
          <w:szCs w:val="18"/>
        </w:rPr>
        <w:t xml:space="preserve">Using the document. </w:t>
      </w:r>
      <w:r w:rsidRPr="00F96828">
        <w:rPr>
          <w:rFonts w:ascii="Aptos" w:hAnsi="Aptos"/>
          <w:sz w:val="18"/>
          <w:szCs w:val="18"/>
        </w:rPr>
        <w:t xml:space="preserve">The selection is not guesswork. A reader reaches it by following the </w:t>
      </w:r>
      <w:r w:rsidRPr="00F96828">
        <w:rPr>
          <w:rFonts w:ascii="Aptos" w:hAnsi="Aptos"/>
          <w:sz w:val="18"/>
          <w:szCs w:val="18"/>
          <w:lang w:val="en-GB"/>
        </w:rPr>
        <w:t>System Integration framework</w:t>
      </w:r>
      <w:r w:rsidRPr="00F96828" w:rsidDel="00A22181">
        <w:rPr>
          <w:rFonts w:ascii="Aptos" w:hAnsi="Aptos"/>
          <w:sz w:val="18"/>
          <w:szCs w:val="18"/>
        </w:rPr>
        <w:t xml:space="preserve"> </w:t>
      </w:r>
      <w:r w:rsidRPr="00F96828">
        <w:rPr>
          <w:rFonts w:ascii="Aptos" w:hAnsi="Aptos"/>
          <w:sz w:val="18"/>
          <w:szCs w:val="18"/>
        </w:rPr>
        <w:t>in order.</w:t>
      </w:r>
    </w:p>
    <w:p w14:paraId="1A36E835" w14:textId="77777777" w:rsidR="00C56193" w:rsidRPr="00F96828" w:rsidRDefault="00C56193" w:rsidP="00C56193">
      <w:pPr>
        <w:spacing w:after="46" w:line="270" w:lineRule="auto"/>
        <w:ind w:left="360"/>
        <w:rPr>
          <w:rFonts w:ascii="Aptos" w:hAnsi="Aptos"/>
          <w:sz w:val="18"/>
          <w:szCs w:val="18"/>
        </w:rPr>
      </w:pPr>
      <w:r w:rsidRPr="00F96828">
        <w:rPr>
          <w:rFonts w:ascii="Aptos" w:hAnsi="Aptos"/>
          <w:b/>
          <w:sz w:val="18"/>
          <w:szCs w:val="18"/>
        </w:rPr>
        <w:t xml:space="preserve">The reading path - </w:t>
      </w:r>
      <w:r w:rsidRPr="00F96828">
        <w:rPr>
          <w:rFonts w:ascii="Aptos" w:hAnsi="Aptos"/>
          <w:sz w:val="18"/>
          <w:szCs w:val="18"/>
        </w:rPr>
        <w:t>The task is to choose a pattern for a specific need, so the reading path sends the reader to the decision tree in 7.3 and then the catalogue in Section 8.</w:t>
      </w:r>
    </w:p>
    <w:p w14:paraId="4776EB28" w14:textId="77777777" w:rsidR="00C56193" w:rsidRPr="00F96828" w:rsidRDefault="00C56193" w:rsidP="00C56193">
      <w:pPr>
        <w:spacing w:after="46" w:line="270" w:lineRule="auto"/>
        <w:ind w:left="360"/>
        <w:rPr>
          <w:rFonts w:ascii="Aptos" w:hAnsi="Aptos"/>
          <w:sz w:val="18"/>
          <w:szCs w:val="18"/>
        </w:rPr>
      </w:pPr>
      <w:r w:rsidRPr="00F96828">
        <w:rPr>
          <w:rFonts w:ascii="Aptos" w:hAnsi="Aptos"/>
          <w:b/>
          <w:sz w:val="18"/>
          <w:szCs w:val="18"/>
        </w:rPr>
        <w:t xml:space="preserve">The decision tree (7.3) - </w:t>
      </w:r>
      <w:r w:rsidRPr="00F96828">
        <w:rPr>
          <w:rFonts w:ascii="Aptos" w:hAnsi="Aptos"/>
          <w:sz w:val="18"/>
          <w:szCs w:val="18"/>
        </w:rPr>
        <w:t>The scenario is plainly multi-step, so it is split into its parts, and each part is read from the top of the tree, landing on one pattern family with no technology chosen yet.</w:t>
      </w:r>
    </w:p>
    <w:p w14:paraId="38283652" w14:textId="77777777" w:rsidR="00C56193" w:rsidRPr="00F96828" w:rsidRDefault="00C56193" w:rsidP="00C56193">
      <w:pPr>
        <w:spacing w:after="46" w:line="270" w:lineRule="auto"/>
        <w:ind w:left="360"/>
        <w:rPr>
          <w:rFonts w:ascii="Aptos" w:hAnsi="Aptos"/>
          <w:sz w:val="18"/>
          <w:szCs w:val="18"/>
        </w:rPr>
      </w:pPr>
      <w:r w:rsidRPr="00F96828">
        <w:rPr>
          <w:rFonts w:ascii="Aptos" w:hAnsi="Aptos"/>
          <w:b/>
          <w:sz w:val="18"/>
          <w:szCs w:val="18"/>
        </w:rPr>
        <w:t>The matrix and use cases (7.1 and 7.2) -</w:t>
      </w:r>
      <w:r w:rsidRPr="00F96828" w:rsidDel="003F3905">
        <w:rPr>
          <w:rFonts w:ascii="Aptos" w:hAnsi="Aptos"/>
          <w:b/>
          <w:sz w:val="18"/>
          <w:szCs w:val="18"/>
        </w:rPr>
        <w:t xml:space="preserve"> </w:t>
      </w:r>
      <w:r w:rsidRPr="00F96828">
        <w:rPr>
          <w:rFonts w:ascii="Aptos" w:hAnsi="Aptos"/>
          <w:sz w:val="18"/>
          <w:szCs w:val="18"/>
        </w:rPr>
        <w:t>The matrix confirms the Azure capability that realises each family, and the common use cases show the same scenarios already recognised, so nothing is invented.</w:t>
      </w:r>
    </w:p>
    <w:p w14:paraId="79B8CAFE" w14:textId="77777777" w:rsidR="00C56193" w:rsidRPr="00F96828" w:rsidRDefault="00C56193" w:rsidP="00C56193">
      <w:pPr>
        <w:spacing w:after="46" w:line="270" w:lineRule="auto"/>
        <w:ind w:left="360"/>
        <w:rPr>
          <w:rFonts w:ascii="Aptos" w:hAnsi="Aptos"/>
          <w:sz w:val="18"/>
          <w:szCs w:val="18"/>
        </w:rPr>
      </w:pPr>
      <w:r w:rsidRPr="00F96828">
        <w:rPr>
          <w:rFonts w:ascii="Aptos" w:hAnsi="Aptos"/>
          <w:b/>
          <w:sz w:val="18"/>
          <w:szCs w:val="18"/>
        </w:rPr>
        <w:t xml:space="preserve">The catalogue (Section 8) - </w:t>
      </w:r>
      <w:r w:rsidRPr="00F96828">
        <w:rPr>
          <w:rFonts w:ascii="Aptos" w:hAnsi="Aptos"/>
          <w:sz w:val="18"/>
          <w:szCs w:val="18"/>
        </w:rPr>
        <w:t>Each chosen pattern is opened for its full specification, the problem it solves, the solution, when to use and avoid it, its security boundary and its non-functional profile.</w:t>
      </w:r>
    </w:p>
    <w:p w14:paraId="41505EFF" w14:textId="77777777" w:rsidR="00C56193" w:rsidRPr="00F96828" w:rsidRDefault="00C56193" w:rsidP="00C56193">
      <w:pPr>
        <w:spacing w:after="46" w:line="270" w:lineRule="auto"/>
        <w:ind w:left="360"/>
        <w:rPr>
          <w:rFonts w:ascii="Aptos" w:hAnsi="Aptos"/>
          <w:sz w:val="18"/>
          <w:szCs w:val="18"/>
        </w:rPr>
      </w:pPr>
      <w:r w:rsidRPr="00F96828">
        <w:rPr>
          <w:rFonts w:ascii="Aptos" w:hAnsi="Aptos"/>
          <w:b/>
          <w:sz w:val="18"/>
          <w:szCs w:val="18"/>
        </w:rPr>
        <w:t xml:space="preserve">Scope and governance (Sections 9, 11 and 12) - </w:t>
      </w:r>
      <w:r w:rsidRPr="00F96828">
        <w:rPr>
          <w:rFonts w:ascii="Aptos" w:hAnsi="Aptos"/>
          <w:sz w:val="18"/>
          <w:szCs w:val="18"/>
        </w:rPr>
        <w:t>Section 9 places the insurance scenario, Section 11 sets the criticality tier, the guardrails in Section 12 apply, and the design goes to the Technical Design Authority for sign-off.</w:t>
      </w:r>
    </w:p>
    <w:p w14:paraId="435925B1" w14:textId="77777777" w:rsidR="00C56193" w:rsidRPr="00F96828" w:rsidRDefault="00C56193" w:rsidP="00C56193">
      <w:pPr>
        <w:spacing w:before="40" w:after="110" w:line="278" w:lineRule="auto"/>
        <w:rPr>
          <w:rFonts w:ascii="Aptos" w:hAnsi="Aptos"/>
          <w:sz w:val="18"/>
          <w:szCs w:val="18"/>
        </w:rPr>
      </w:pPr>
      <w:r w:rsidRPr="00F96828">
        <w:rPr>
          <w:rFonts w:ascii="Aptos" w:hAnsi="Aptos"/>
          <w:b/>
          <w:sz w:val="18"/>
          <w:szCs w:val="18"/>
        </w:rPr>
        <w:t xml:space="preserve">Walking the decision. </w:t>
      </w:r>
      <w:r w:rsidRPr="00F96828">
        <w:rPr>
          <w:rFonts w:ascii="Aptos" w:hAnsi="Aptos"/>
          <w:sz w:val="18"/>
          <w:szCs w:val="18"/>
        </w:rPr>
        <w:t>Applying that method, the five parts each resolve to a single pattern.</w:t>
      </w:r>
    </w:p>
    <w:p w14:paraId="4E07D4F6" w14:textId="77777777" w:rsidR="00C56193" w:rsidRPr="00F96828" w:rsidRDefault="00C56193" w:rsidP="00C56193">
      <w:pPr>
        <w:spacing w:after="46" w:line="270" w:lineRule="auto"/>
        <w:ind w:left="360"/>
        <w:rPr>
          <w:rFonts w:ascii="Aptos" w:hAnsi="Aptos"/>
          <w:sz w:val="18"/>
          <w:szCs w:val="18"/>
        </w:rPr>
      </w:pPr>
      <w:r w:rsidRPr="00F96828">
        <w:rPr>
          <w:rFonts w:ascii="Aptos" w:hAnsi="Aptos"/>
          <w:b/>
          <w:sz w:val="18"/>
          <w:szCs w:val="18"/>
        </w:rPr>
        <w:t xml:space="preserve">Inbound bordereau. </w:t>
      </w:r>
      <w:r w:rsidRPr="00F96828">
        <w:rPr>
          <w:rFonts w:ascii="Aptos" w:hAnsi="Aptos"/>
          <w:sz w:val="18"/>
          <w:szCs w:val="18"/>
        </w:rPr>
        <w:t>The submission is a file, so it is taken in through event-driven file ingestion (SFINT19).</w:t>
      </w:r>
    </w:p>
    <w:p w14:paraId="1D81BD28" w14:textId="77777777" w:rsidR="00C56193" w:rsidRPr="00F96828" w:rsidRDefault="00C56193" w:rsidP="00C56193">
      <w:pPr>
        <w:spacing w:after="46" w:line="270" w:lineRule="auto"/>
        <w:ind w:left="360"/>
        <w:rPr>
          <w:rFonts w:ascii="Aptos" w:hAnsi="Aptos"/>
          <w:sz w:val="18"/>
          <w:szCs w:val="18"/>
        </w:rPr>
      </w:pPr>
      <w:r w:rsidRPr="00F96828">
        <w:rPr>
          <w:rFonts w:ascii="Aptos" w:hAnsi="Aptos"/>
          <w:b/>
          <w:sz w:val="18"/>
          <w:szCs w:val="18"/>
        </w:rPr>
        <w:lastRenderedPageBreak/>
        <w:t xml:space="preserve">Into the internal model. </w:t>
      </w:r>
      <w:r w:rsidRPr="00F96828">
        <w:rPr>
          <w:rFonts w:ascii="Aptos" w:hAnsi="Aptos"/>
          <w:sz w:val="18"/>
          <w:szCs w:val="18"/>
        </w:rPr>
        <w:t>The broker format is not the Chaucer format, so the payload is translated to the canonical model before anything downstream sees it (SFINT24).</w:t>
      </w:r>
    </w:p>
    <w:p w14:paraId="15426E91" w14:textId="77777777" w:rsidR="00C56193" w:rsidRPr="00F96828" w:rsidRDefault="00C56193" w:rsidP="00C56193">
      <w:pPr>
        <w:spacing w:after="46" w:line="270" w:lineRule="auto"/>
        <w:ind w:left="360"/>
        <w:rPr>
          <w:rFonts w:ascii="Aptos" w:hAnsi="Aptos"/>
          <w:sz w:val="18"/>
          <w:szCs w:val="18"/>
        </w:rPr>
      </w:pPr>
      <w:r w:rsidRPr="00F96828">
        <w:rPr>
          <w:rFonts w:ascii="Aptos" w:hAnsi="Aptos"/>
          <w:b/>
          <w:sz w:val="18"/>
          <w:szCs w:val="18"/>
        </w:rPr>
        <w:t xml:space="preserve">The core process. </w:t>
      </w:r>
      <w:r w:rsidRPr="00F96828">
        <w:rPr>
          <w:rFonts w:ascii="Aptos" w:hAnsi="Aptos"/>
          <w:sz w:val="18"/>
          <w:szCs w:val="18"/>
        </w:rPr>
        <w:t>The work spans several systems and runs long, with validation and calculation, so it resolves to orchestration (SFINT16), which sequences validate, calculate accumulation and confirm the bind.</w:t>
      </w:r>
    </w:p>
    <w:p w14:paraId="30986BA5" w14:textId="77777777" w:rsidR="00C56193" w:rsidRPr="00F96828" w:rsidRDefault="00C56193" w:rsidP="00C56193">
      <w:pPr>
        <w:spacing w:after="46" w:line="270" w:lineRule="auto"/>
        <w:ind w:left="360"/>
        <w:rPr>
          <w:rFonts w:ascii="Aptos" w:hAnsi="Aptos"/>
          <w:sz w:val="18"/>
          <w:szCs w:val="18"/>
        </w:rPr>
      </w:pPr>
      <w:r w:rsidRPr="00F96828">
        <w:rPr>
          <w:rFonts w:ascii="Aptos" w:hAnsi="Aptos"/>
          <w:b/>
          <w:sz w:val="18"/>
          <w:szCs w:val="18"/>
        </w:rPr>
        <w:t xml:space="preserve">The confirmed instruction. </w:t>
      </w:r>
      <w:r w:rsidRPr="00F96828">
        <w:rPr>
          <w:rFonts w:ascii="Aptos" w:hAnsi="Aptos"/>
          <w:sz w:val="18"/>
          <w:szCs w:val="18"/>
        </w:rPr>
        <w:t>It must reach the policy system without loss, so it travels as guaranteed-delivery reliable messaging (SFINT9).</w:t>
      </w:r>
    </w:p>
    <w:p w14:paraId="626670E8" w14:textId="77777777" w:rsidR="00C56193" w:rsidRPr="00F96828" w:rsidRDefault="00C56193" w:rsidP="00C56193">
      <w:pPr>
        <w:spacing w:after="46" w:line="270" w:lineRule="auto"/>
        <w:ind w:left="360"/>
        <w:rPr>
          <w:rFonts w:ascii="Aptos" w:hAnsi="Aptos"/>
          <w:sz w:val="18"/>
          <w:szCs w:val="18"/>
        </w:rPr>
      </w:pPr>
      <w:r w:rsidRPr="00F96828">
        <w:rPr>
          <w:rFonts w:ascii="Aptos" w:hAnsi="Aptos"/>
          <w:b/>
          <w:sz w:val="18"/>
          <w:szCs w:val="18"/>
        </w:rPr>
        <w:t xml:space="preserve">Telling the rest. </w:t>
      </w:r>
      <w:r w:rsidRPr="00F96828">
        <w:rPr>
          <w:rFonts w:ascii="Aptos" w:hAnsi="Aptos"/>
          <w:sz w:val="18"/>
          <w:szCs w:val="18"/>
        </w:rPr>
        <w:t>Downstream teams need to know but are not on the critical path, so they are told through a discrete event notification (SFINT12).</w:t>
      </w:r>
    </w:p>
    <w:p w14:paraId="0F065791" w14:textId="77777777" w:rsidR="00C56193" w:rsidRPr="00F96828" w:rsidRDefault="00C56193" w:rsidP="00C56193">
      <w:pPr>
        <w:spacing w:before="40" w:after="110" w:line="278" w:lineRule="auto"/>
        <w:rPr>
          <w:rFonts w:ascii="Aptos" w:hAnsi="Aptos"/>
          <w:sz w:val="18"/>
          <w:szCs w:val="18"/>
        </w:rPr>
      </w:pPr>
      <w:r w:rsidRPr="00F96828">
        <w:rPr>
          <w:rFonts w:ascii="Aptos" w:hAnsi="Aptos"/>
          <w:b/>
          <w:sz w:val="18"/>
          <w:szCs w:val="18"/>
        </w:rPr>
        <w:t xml:space="preserve">The solution. </w:t>
      </w:r>
      <w:r w:rsidRPr="00F96828">
        <w:rPr>
          <w:rFonts w:ascii="Aptos" w:hAnsi="Aptos"/>
          <w:sz w:val="18"/>
          <w:szCs w:val="18"/>
        </w:rPr>
        <w:t>End to end, the bordereau lands and file ingestion (SFINT19) pick it up, canonical translation (SFINT24) maps it to the internal model, and an orchestration (SFINT16) validates the risks, calculates the accumulation against current exposure and confirms the bind. Reliable messaging (SFINT9) carries the confirmed instruction to the policy system, and a discrete event (SFINT12) notifies the downstream teams. No step calls another synchronously across the whole chain, so a slow or unavailable system never fails the broker submission.</w:t>
      </w:r>
    </w:p>
    <w:p w14:paraId="0159FCA5" w14:textId="77777777" w:rsidR="00C56193" w:rsidRPr="00F96828" w:rsidRDefault="00C56193" w:rsidP="00C56193">
      <w:pPr>
        <w:spacing w:before="40" w:after="110" w:line="278" w:lineRule="auto"/>
        <w:rPr>
          <w:rFonts w:ascii="Aptos" w:hAnsi="Aptos"/>
          <w:sz w:val="18"/>
          <w:szCs w:val="18"/>
        </w:rPr>
      </w:pPr>
      <w:r w:rsidRPr="00F96828">
        <w:rPr>
          <w:rFonts w:ascii="Aptos" w:hAnsi="Aptos"/>
          <w:b/>
          <w:sz w:val="18"/>
          <w:szCs w:val="18"/>
        </w:rPr>
        <w:t xml:space="preserve">Why this is credible. </w:t>
      </w:r>
      <w:r w:rsidRPr="00F96828">
        <w:rPr>
          <w:rFonts w:ascii="Aptos" w:hAnsi="Aptos"/>
          <w:sz w:val="18"/>
          <w:szCs w:val="18"/>
        </w:rPr>
        <w:t xml:space="preserve">The example shows the </w:t>
      </w:r>
      <w:r w:rsidRPr="00F96828">
        <w:rPr>
          <w:rFonts w:ascii="Aptos" w:hAnsi="Aptos"/>
          <w:sz w:val="18"/>
          <w:szCs w:val="18"/>
          <w:lang w:val="en-GB"/>
        </w:rPr>
        <w:t>System Integration framework</w:t>
      </w:r>
      <w:r w:rsidRPr="00F96828" w:rsidDel="00A22181">
        <w:rPr>
          <w:rFonts w:ascii="Aptos" w:hAnsi="Aptos"/>
          <w:sz w:val="18"/>
          <w:szCs w:val="18"/>
        </w:rPr>
        <w:t xml:space="preserve"> </w:t>
      </w:r>
      <w:r w:rsidRPr="00F96828">
        <w:rPr>
          <w:rFonts w:ascii="Aptos" w:hAnsi="Aptos"/>
          <w:sz w:val="18"/>
          <w:szCs w:val="18"/>
        </w:rPr>
        <w:t xml:space="preserve">doing what it claims. A real, multi-step scenario resolves through the decision tree into named catalogue patterns rather than a bespoke design. Each pattern brings its own security boundary and non-functional profile, the whole flow is bound by the mandatory guardrails in Section 13 and evidenced at the Technical Design Authority, and its criticality as a regulated, exposure-affecting submission sets its tier under Section 11. The reliability and traceability the scenario demands fall out of the patterns chosen rather than from extra effort, which is the point of the </w:t>
      </w:r>
      <w:r w:rsidRPr="00F96828">
        <w:rPr>
          <w:rFonts w:ascii="Aptos" w:hAnsi="Aptos"/>
          <w:sz w:val="18"/>
          <w:szCs w:val="18"/>
          <w:lang w:val="en-GB"/>
        </w:rPr>
        <w:t>System Integration framework</w:t>
      </w:r>
      <w:r w:rsidRPr="00F96828">
        <w:rPr>
          <w:rFonts w:ascii="Aptos" w:hAnsi="Aptos"/>
          <w:sz w:val="18"/>
          <w:szCs w:val="18"/>
        </w:rPr>
        <w:t>.</w:t>
      </w:r>
    </w:p>
    <w:p w14:paraId="743DE46F" w14:textId="53C3C349" w:rsidR="00C56193" w:rsidRPr="00C97173" w:rsidRDefault="00C97173" w:rsidP="00C56193">
      <w:pPr>
        <w:pStyle w:val="Heading1"/>
        <w:rPr>
          <w:sz w:val="36"/>
          <w:szCs w:val="36"/>
        </w:rPr>
      </w:pPr>
      <w:bookmarkStart w:id="90" w:name="_8._Enterprise_Pattern"/>
      <w:bookmarkStart w:id="91" w:name="_Toc239852294"/>
      <w:bookmarkEnd w:id="90"/>
      <w:r>
        <w:rPr>
          <w:sz w:val="36"/>
          <w:szCs w:val="36"/>
        </w:rPr>
        <w:t>7</w:t>
      </w:r>
      <w:commentRangeStart w:id="92"/>
      <w:r w:rsidR="00C56193" w:rsidRPr="00C97173">
        <w:rPr>
          <w:sz w:val="36"/>
          <w:szCs w:val="36"/>
        </w:rPr>
        <w:t>. Enterprise Pattern Catalogue</w:t>
      </w:r>
      <w:bookmarkEnd w:id="91"/>
      <w:commentRangeEnd w:id="92"/>
      <w:r w:rsidR="00C56193" w:rsidRPr="00C97173">
        <w:rPr>
          <w:rStyle w:val="CommentReference"/>
          <w:sz w:val="36"/>
          <w:szCs w:val="36"/>
        </w:rPr>
        <w:commentReference w:id="92"/>
      </w:r>
    </w:p>
    <w:p w14:paraId="057173C2" w14:textId="77777777" w:rsidR="00C56193" w:rsidRPr="00C97173" w:rsidRDefault="00C56193" w:rsidP="00C56193">
      <w:pPr>
        <w:pStyle w:val="Heading2"/>
        <w:rPr>
          <w:rFonts w:ascii="Calibri heading" w:hAnsi="Calibri heading"/>
          <w:b/>
          <w:bCs/>
          <w:color w:val="2E5496"/>
          <w:sz w:val="28"/>
          <w:lang w:val="en-US" w:eastAsia="en-US"/>
        </w:rPr>
      </w:pPr>
      <w:bookmarkStart w:id="93" w:name="_Toc239852295"/>
      <w:r w:rsidRPr="00C97173">
        <w:rPr>
          <w:rFonts w:ascii="Calibri heading" w:hAnsi="Calibri heading"/>
          <w:b/>
          <w:bCs/>
          <w:color w:val="2E5496"/>
          <w:sz w:val="28"/>
          <w:lang w:val="en-US" w:eastAsia="en-US"/>
        </w:rPr>
        <w:t>7.1 Enterprise Pattern Index and Boundary Applicability</w:t>
      </w:r>
      <w:bookmarkEnd w:id="93"/>
    </w:p>
    <w:p w14:paraId="6C729B09" w14:textId="77777777" w:rsidR="00C56193" w:rsidRPr="00F96828" w:rsidRDefault="00C56193" w:rsidP="00C56193">
      <w:pPr>
        <w:rPr>
          <w:ins w:id="94" w:author="Joycell Sundararaj - Chaucer" w:date="2026-09-06T22:57:00Z" w16du:dateUtc="2026-09-06T21:57:00Z"/>
          <w:rFonts w:ascii="Aptos" w:hAnsi="Aptos"/>
          <w:sz w:val="18"/>
          <w:szCs w:val="18"/>
        </w:rPr>
      </w:pPr>
      <w:r w:rsidRPr="00F96828">
        <w:rPr>
          <w:rFonts w:ascii="Aptos" w:hAnsi="Aptos"/>
          <w:sz w:val="18"/>
          <w:szCs w:val="18"/>
        </w:rPr>
        <w:t>The Systems Integration Framework defines a single enterprise pattern catalogue that applies across internal Chaucer integrations and Chaucer-to-third-party integrations. Patterns are intentionally classified by integration boundary to ensure that delivery teams and suppliers understand where each pattern is appropriate and what additional controls are required.</w:t>
      </w:r>
    </w:p>
    <w:p w14:paraId="03B2A601" w14:textId="77777777" w:rsidR="00C56193" w:rsidRPr="00F96828" w:rsidRDefault="00C56193" w:rsidP="00C56193">
      <w:pPr>
        <w:tabs>
          <w:tab w:val="left" w:pos="5635"/>
        </w:tabs>
        <w:rPr>
          <w:rFonts w:ascii="Aptos" w:hAnsi="Aptos"/>
          <w:sz w:val="18"/>
          <w:szCs w:val="18"/>
        </w:rPr>
      </w:pPr>
      <w:r w:rsidRPr="00F96828">
        <w:rPr>
          <w:rFonts w:ascii="Aptos" w:hAnsi="Aptos"/>
          <w:sz w:val="18"/>
          <w:szCs w:val="18"/>
        </w:rPr>
        <w:tab/>
      </w:r>
    </w:p>
    <w:p w14:paraId="7797200B" w14:textId="77777777" w:rsidR="00C56193" w:rsidRPr="00F96828" w:rsidRDefault="00C56193" w:rsidP="00C56193">
      <w:pPr>
        <w:rPr>
          <w:ins w:id="95" w:author="Joycell Sundararaj - Chaucer" w:date="2026-09-06T22:57:00Z" w16du:dateUtc="2026-09-06T21:57:00Z"/>
          <w:rFonts w:ascii="Aptos" w:hAnsi="Aptos"/>
          <w:sz w:val="18"/>
          <w:szCs w:val="18"/>
        </w:rPr>
      </w:pPr>
      <w:r w:rsidRPr="00F96828">
        <w:rPr>
          <w:rFonts w:ascii="Aptos" w:hAnsi="Aptos"/>
          <w:sz w:val="18"/>
          <w:szCs w:val="18"/>
        </w:rPr>
        <w:t>Internal integrations may use approved API, messaging, event, workflow, and file exchange patterns within Chaucer’s controlled Azure integration platform. Third-party integrations must use approved ingress and egress patterns, with stronger controls for API exposure, identity, network boundary, payload validation, monitoring, support ownership, and data protection.</w:t>
      </w:r>
    </w:p>
    <w:p w14:paraId="7BB54239" w14:textId="77777777" w:rsidR="00C56193" w:rsidRPr="00F96828" w:rsidRDefault="00C56193" w:rsidP="00C56193">
      <w:pPr>
        <w:rPr>
          <w:rFonts w:ascii="Aptos" w:hAnsi="Aptos"/>
          <w:sz w:val="18"/>
          <w:szCs w:val="18"/>
        </w:rPr>
      </w:pPr>
    </w:p>
    <w:p w14:paraId="73BA8B33" w14:textId="77777777" w:rsidR="00C56193" w:rsidRPr="00F96828" w:rsidDel="00D34C06" w:rsidRDefault="00C56193" w:rsidP="00C56193">
      <w:pPr>
        <w:rPr>
          <w:del w:id="96" w:author="Joycell Sundararaj - Chaucer" w:date="2026-09-06T22:55:00Z" w16du:dateUtc="2026-09-06T21:55:00Z"/>
          <w:rFonts w:ascii="Aptos" w:hAnsi="Aptos"/>
          <w:sz w:val="18"/>
          <w:szCs w:val="18"/>
        </w:rPr>
      </w:pPr>
      <w:r w:rsidRPr="00F96828">
        <w:rPr>
          <w:rFonts w:ascii="Aptos" w:hAnsi="Aptos"/>
          <w:sz w:val="18"/>
          <w:szCs w:val="18"/>
        </w:rPr>
        <w:t>The data platform, including Snowflake, is included as a controlled exchange boundary but is not the default mechanism for operational integration, transient messaging, or real-time process orchestration. Data platform integration should be used where the objective is analytical ingestion, reporting or controlled data exchange.</w:t>
      </w:r>
    </w:p>
    <w:p w14:paraId="567B2587" w14:textId="77777777" w:rsidR="00C56193" w:rsidRPr="00D34C06" w:rsidRDefault="00C56193" w:rsidP="00C56193">
      <w:r>
        <w:br/>
      </w:r>
      <w:r w:rsidRPr="00D34C06">
        <w:rPr>
          <w:b/>
          <w:color w:val="2E5496"/>
          <w:sz w:val="25"/>
          <w:szCs w:val="25"/>
        </w:rPr>
        <w:t>Pattern Catalogue with Boundary Applicability</w:t>
      </w:r>
      <w:ins w:id="97" w:author="Joycell Sundararaj - Chaucer" w:date="2026-09-06T22:55:00Z" w16du:dateUtc="2026-09-06T21:55:00Z">
        <w:r>
          <w:br/>
        </w:r>
      </w:ins>
    </w:p>
    <w:tbl>
      <w:tblPr>
        <w:tblStyle w:val="TableGrid"/>
        <w:tblW w:w="0" w:type="auto"/>
        <w:jc w:val="center"/>
        <w:tblLook w:val="04A0" w:firstRow="1" w:lastRow="0" w:firstColumn="1" w:lastColumn="0" w:noHBand="0" w:noVBand="1"/>
      </w:tblPr>
      <w:tblGrid>
        <w:gridCol w:w="892"/>
        <w:gridCol w:w="1238"/>
        <w:gridCol w:w="993"/>
        <w:gridCol w:w="850"/>
        <w:gridCol w:w="899"/>
        <w:gridCol w:w="899"/>
        <w:gridCol w:w="912"/>
        <w:gridCol w:w="1180"/>
        <w:gridCol w:w="1153"/>
      </w:tblGrid>
      <w:tr w:rsidR="00C56193" w14:paraId="735C3890" w14:textId="77777777" w:rsidTr="00EB7C45">
        <w:trPr>
          <w:jc w:val="center"/>
        </w:trPr>
        <w:tc>
          <w:tcPr>
            <w:tcW w:w="1976" w:type="dxa"/>
            <w:shd w:val="clear" w:color="auto" w:fill="1A2B56"/>
            <w:vAlign w:val="center"/>
          </w:tcPr>
          <w:p w14:paraId="4D5B8B93" w14:textId="77777777" w:rsidR="00C56193" w:rsidRPr="00F96828" w:rsidRDefault="00C56193" w:rsidP="00EB7C45">
            <w:pPr>
              <w:spacing w:before="40" w:after="40"/>
              <w:rPr>
                <w:rFonts w:ascii="Aptos" w:hAnsi="Aptos"/>
                <w:sz w:val="17"/>
                <w:szCs w:val="17"/>
              </w:rPr>
            </w:pPr>
            <w:r w:rsidRPr="00F96828">
              <w:rPr>
                <w:rFonts w:ascii="Aptos" w:hAnsi="Aptos"/>
                <w:b/>
                <w:color w:val="FFFFFF"/>
                <w:sz w:val="17"/>
                <w:szCs w:val="17"/>
              </w:rPr>
              <w:t>Pattern ID</w:t>
            </w:r>
          </w:p>
        </w:tc>
        <w:tc>
          <w:tcPr>
            <w:tcW w:w="1120" w:type="dxa"/>
            <w:shd w:val="clear" w:color="auto" w:fill="1A2B56"/>
            <w:vAlign w:val="center"/>
          </w:tcPr>
          <w:p w14:paraId="4C0676F2" w14:textId="77777777" w:rsidR="00C56193" w:rsidRPr="00F96828" w:rsidRDefault="00C56193" w:rsidP="00EB7C45">
            <w:pPr>
              <w:spacing w:before="40" w:after="40"/>
              <w:rPr>
                <w:rFonts w:ascii="Aptos" w:hAnsi="Aptos"/>
                <w:sz w:val="17"/>
                <w:szCs w:val="17"/>
              </w:rPr>
            </w:pPr>
            <w:r w:rsidRPr="00F96828">
              <w:rPr>
                <w:rFonts w:ascii="Aptos" w:hAnsi="Aptos"/>
                <w:b/>
                <w:color w:val="FFFFFF"/>
                <w:sz w:val="17"/>
                <w:szCs w:val="17"/>
              </w:rPr>
              <w:t>Pattern</w:t>
            </w:r>
          </w:p>
        </w:tc>
        <w:tc>
          <w:tcPr>
            <w:tcW w:w="1120" w:type="dxa"/>
            <w:shd w:val="clear" w:color="auto" w:fill="1A2B56"/>
            <w:vAlign w:val="center"/>
          </w:tcPr>
          <w:p w14:paraId="2F0DF503" w14:textId="77777777" w:rsidR="00C56193" w:rsidRPr="00F96828" w:rsidRDefault="00C56193" w:rsidP="00EB7C45">
            <w:pPr>
              <w:spacing w:before="40" w:after="40"/>
              <w:rPr>
                <w:rFonts w:ascii="Aptos" w:hAnsi="Aptos"/>
                <w:sz w:val="17"/>
                <w:szCs w:val="17"/>
              </w:rPr>
            </w:pPr>
            <w:r w:rsidRPr="00F96828">
              <w:rPr>
                <w:rFonts w:ascii="Aptos" w:hAnsi="Aptos"/>
                <w:b/>
                <w:color w:val="FFFFFF"/>
                <w:sz w:val="17"/>
                <w:szCs w:val="17"/>
              </w:rPr>
              <w:t>Primary Boundary</w:t>
            </w:r>
          </w:p>
        </w:tc>
        <w:tc>
          <w:tcPr>
            <w:tcW w:w="1120" w:type="dxa"/>
            <w:shd w:val="clear" w:color="auto" w:fill="1A2B56"/>
            <w:vAlign w:val="center"/>
          </w:tcPr>
          <w:p w14:paraId="457D386D" w14:textId="77777777" w:rsidR="00C56193" w:rsidRPr="00F96828" w:rsidRDefault="00C56193" w:rsidP="00EB7C45">
            <w:pPr>
              <w:spacing w:before="40" w:after="40"/>
              <w:rPr>
                <w:rFonts w:ascii="Aptos" w:hAnsi="Aptos"/>
                <w:sz w:val="17"/>
                <w:szCs w:val="17"/>
              </w:rPr>
            </w:pPr>
            <w:r w:rsidRPr="00F96828">
              <w:rPr>
                <w:rFonts w:ascii="Aptos" w:hAnsi="Aptos"/>
                <w:b/>
                <w:color w:val="FFFFFF"/>
                <w:sz w:val="17"/>
                <w:szCs w:val="17"/>
              </w:rPr>
              <w:t>Internal</w:t>
            </w:r>
          </w:p>
        </w:tc>
        <w:tc>
          <w:tcPr>
            <w:tcW w:w="1120" w:type="dxa"/>
            <w:shd w:val="clear" w:color="auto" w:fill="1A2B56"/>
            <w:vAlign w:val="center"/>
          </w:tcPr>
          <w:p w14:paraId="6FEA7A3F" w14:textId="77777777" w:rsidR="00C56193" w:rsidRPr="00F96828" w:rsidRDefault="00C56193" w:rsidP="00EB7C45">
            <w:pPr>
              <w:spacing w:before="40" w:after="40"/>
              <w:rPr>
                <w:rFonts w:ascii="Aptos" w:hAnsi="Aptos"/>
                <w:sz w:val="17"/>
                <w:szCs w:val="17"/>
              </w:rPr>
            </w:pPr>
            <w:r w:rsidRPr="00F96828">
              <w:rPr>
                <w:rFonts w:ascii="Aptos" w:hAnsi="Aptos"/>
                <w:b/>
                <w:color w:val="FFFFFF"/>
                <w:sz w:val="17"/>
                <w:szCs w:val="17"/>
              </w:rPr>
              <w:t>3rd Party to Chaucer</w:t>
            </w:r>
          </w:p>
        </w:tc>
        <w:tc>
          <w:tcPr>
            <w:tcW w:w="1120" w:type="dxa"/>
            <w:shd w:val="clear" w:color="auto" w:fill="1A2B56"/>
            <w:vAlign w:val="center"/>
          </w:tcPr>
          <w:p w14:paraId="1160BC20" w14:textId="77777777" w:rsidR="00C56193" w:rsidRPr="00F96828" w:rsidRDefault="00C56193" w:rsidP="00EB7C45">
            <w:pPr>
              <w:spacing w:before="40" w:after="40"/>
              <w:rPr>
                <w:rFonts w:ascii="Aptos" w:hAnsi="Aptos"/>
                <w:sz w:val="17"/>
                <w:szCs w:val="17"/>
              </w:rPr>
            </w:pPr>
            <w:r w:rsidRPr="00F96828">
              <w:rPr>
                <w:rFonts w:ascii="Aptos" w:hAnsi="Aptos"/>
                <w:b/>
                <w:color w:val="FFFFFF"/>
                <w:sz w:val="17"/>
                <w:szCs w:val="17"/>
              </w:rPr>
              <w:t>Chaucer to 3rd Party</w:t>
            </w:r>
          </w:p>
        </w:tc>
        <w:tc>
          <w:tcPr>
            <w:tcW w:w="1120" w:type="dxa"/>
            <w:shd w:val="clear" w:color="auto" w:fill="1A2B56"/>
            <w:vAlign w:val="center"/>
          </w:tcPr>
          <w:p w14:paraId="471DC734" w14:textId="77777777" w:rsidR="00C56193" w:rsidRPr="00F96828" w:rsidRDefault="00C56193" w:rsidP="00EB7C45">
            <w:pPr>
              <w:spacing w:before="40" w:after="40"/>
              <w:rPr>
                <w:rFonts w:ascii="Aptos" w:hAnsi="Aptos"/>
                <w:sz w:val="17"/>
                <w:szCs w:val="17"/>
              </w:rPr>
            </w:pPr>
            <w:r w:rsidRPr="00F96828">
              <w:rPr>
                <w:rFonts w:ascii="Aptos" w:hAnsi="Aptos"/>
                <w:b/>
                <w:color w:val="FFFFFF"/>
                <w:sz w:val="17"/>
                <w:szCs w:val="17"/>
              </w:rPr>
              <w:t>SIF to Data Platform</w:t>
            </w:r>
          </w:p>
        </w:tc>
        <w:tc>
          <w:tcPr>
            <w:tcW w:w="1120" w:type="dxa"/>
            <w:shd w:val="clear" w:color="auto" w:fill="1A2B56"/>
            <w:vAlign w:val="center"/>
          </w:tcPr>
          <w:p w14:paraId="5C6FFCD7" w14:textId="77777777" w:rsidR="00C56193" w:rsidRPr="00F96828" w:rsidRDefault="00C56193" w:rsidP="00EB7C45">
            <w:pPr>
              <w:spacing w:before="40" w:after="40"/>
              <w:rPr>
                <w:rFonts w:ascii="Aptos" w:hAnsi="Aptos"/>
                <w:sz w:val="17"/>
                <w:szCs w:val="17"/>
              </w:rPr>
            </w:pPr>
            <w:r w:rsidRPr="00F96828">
              <w:rPr>
                <w:rFonts w:ascii="Aptos" w:hAnsi="Aptos"/>
                <w:b/>
                <w:color w:val="FFFFFF"/>
                <w:sz w:val="17"/>
                <w:szCs w:val="17"/>
              </w:rPr>
              <w:t>Primary Technology</w:t>
            </w:r>
          </w:p>
        </w:tc>
        <w:tc>
          <w:tcPr>
            <w:tcW w:w="1120" w:type="dxa"/>
            <w:shd w:val="clear" w:color="auto" w:fill="1A2B56"/>
            <w:vAlign w:val="center"/>
          </w:tcPr>
          <w:p w14:paraId="4F43B3F9" w14:textId="77777777" w:rsidR="00C56193" w:rsidRPr="00F96828" w:rsidRDefault="00C56193" w:rsidP="00EB7C45">
            <w:pPr>
              <w:spacing w:before="40" w:after="40"/>
              <w:rPr>
                <w:rFonts w:ascii="Aptos" w:hAnsi="Aptos"/>
                <w:sz w:val="17"/>
                <w:szCs w:val="17"/>
              </w:rPr>
            </w:pPr>
            <w:r w:rsidRPr="00F96828">
              <w:rPr>
                <w:rFonts w:ascii="Aptos" w:hAnsi="Aptos"/>
                <w:b/>
                <w:color w:val="FFFFFF"/>
                <w:sz w:val="17"/>
                <w:szCs w:val="17"/>
              </w:rPr>
              <w:t>Usage Approval</w:t>
            </w:r>
          </w:p>
        </w:tc>
      </w:tr>
      <w:tr w:rsidR="00C56193" w14:paraId="3C304667" w14:textId="77777777" w:rsidTr="00EB7C45">
        <w:trPr>
          <w:jc w:val="center"/>
        </w:trPr>
        <w:tc>
          <w:tcPr>
            <w:tcW w:w="1976" w:type="dxa"/>
            <w:vAlign w:val="center"/>
          </w:tcPr>
          <w:p w14:paraId="33F2D5BD"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SIF-P01</w:t>
            </w:r>
          </w:p>
        </w:tc>
        <w:tc>
          <w:tcPr>
            <w:tcW w:w="1120" w:type="dxa"/>
            <w:vAlign w:val="center"/>
          </w:tcPr>
          <w:p w14:paraId="05FE7D05"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Internal REST API</w:t>
            </w:r>
          </w:p>
        </w:tc>
        <w:tc>
          <w:tcPr>
            <w:tcW w:w="1120" w:type="dxa"/>
            <w:vAlign w:val="center"/>
          </w:tcPr>
          <w:p w14:paraId="0F0ED5A0"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Internal</w:t>
            </w:r>
          </w:p>
        </w:tc>
        <w:tc>
          <w:tcPr>
            <w:tcW w:w="1120" w:type="dxa"/>
            <w:vAlign w:val="center"/>
          </w:tcPr>
          <w:p w14:paraId="4726266E"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1D9D127E"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2DDB3F05"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4F0D7516"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5251B7C4"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Azure API Management + backend API / Logic App / Function</w:t>
            </w:r>
          </w:p>
        </w:tc>
        <w:tc>
          <w:tcPr>
            <w:tcW w:w="1120" w:type="dxa"/>
            <w:vAlign w:val="center"/>
          </w:tcPr>
          <w:p w14:paraId="2403ADD3"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Standard</w:t>
            </w:r>
          </w:p>
        </w:tc>
      </w:tr>
      <w:tr w:rsidR="00C56193" w14:paraId="7D561F83" w14:textId="77777777" w:rsidTr="00EB7C45">
        <w:trPr>
          <w:jc w:val="center"/>
        </w:trPr>
        <w:tc>
          <w:tcPr>
            <w:tcW w:w="1976" w:type="dxa"/>
            <w:vAlign w:val="center"/>
          </w:tcPr>
          <w:p w14:paraId="2309B396"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SIF-P02</w:t>
            </w:r>
          </w:p>
        </w:tc>
        <w:tc>
          <w:tcPr>
            <w:tcW w:w="1120" w:type="dxa"/>
            <w:vAlign w:val="center"/>
          </w:tcPr>
          <w:p w14:paraId="463B56FC"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External API Ingress</w:t>
            </w:r>
          </w:p>
        </w:tc>
        <w:tc>
          <w:tcPr>
            <w:tcW w:w="1120" w:type="dxa"/>
            <w:vAlign w:val="center"/>
          </w:tcPr>
          <w:p w14:paraId="6D84E50D"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Third party to Chaucer</w:t>
            </w:r>
          </w:p>
        </w:tc>
        <w:tc>
          <w:tcPr>
            <w:tcW w:w="1120" w:type="dxa"/>
            <w:vAlign w:val="center"/>
          </w:tcPr>
          <w:p w14:paraId="1E5405F5"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18754094"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653B268F"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29433004"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1195CACB"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Azure API Management</w:t>
            </w:r>
          </w:p>
        </w:tc>
        <w:tc>
          <w:tcPr>
            <w:tcW w:w="1120" w:type="dxa"/>
            <w:vAlign w:val="center"/>
          </w:tcPr>
          <w:p w14:paraId="3A919035"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Standard</w:t>
            </w:r>
          </w:p>
        </w:tc>
      </w:tr>
      <w:tr w:rsidR="00C56193" w14:paraId="1974AFA8" w14:textId="77777777" w:rsidTr="00EB7C45">
        <w:trPr>
          <w:jc w:val="center"/>
        </w:trPr>
        <w:tc>
          <w:tcPr>
            <w:tcW w:w="1976" w:type="dxa"/>
            <w:vAlign w:val="center"/>
          </w:tcPr>
          <w:p w14:paraId="6C03D1C2"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SIF-P03</w:t>
            </w:r>
          </w:p>
        </w:tc>
        <w:tc>
          <w:tcPr>
            <w:tcW w:w="1120" w:type="dxa"/>
            <w:vAlign w:val="center"/>
          </w:tcPr>
          <w:p w14:paraId="6992F257"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External API Egress</w:t>
            </w:r>
          </w:p>
        </w:tc>
        <w:tc>
          <w:tcPr>
            <w:tcW w:w="1120" w:type="dxa"/>
            <w:vAlign w:val="center"/>
          </w:tcPr>
          <w:p w14:paraId="4567DEFA"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Chaucer to Third party</w:t>
            </w:r>
          </w:p>
        </w:tc>
        <w:tc>
          <w:tcPr>
            <w:tcW w:w="1120" w:type="dxa"/>
            <w:vAlign w:val="center"/>
          </w:tcPr>
          <w:p w14:paraId="3CE201D3"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456CCFCC"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7A6C9E45"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3400C31D"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1C4A07BA"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Azure API Management / Logic Apps / Functions</w:t>
            </w:r>
          </w:p>
        </w:tc>
        <w:tc>
          <w:tcPr>
            <w:tcW w:w="1120" w:type="dxa"/>
            <w:vAlign w:val="center"/>
          </w:tcPr>
          <w:p w14:paraId="5F173C64"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Standard</w:t>
            </w:r>
          </w:p>
        </w:tc>
      </w:tr>
      <w:tr w:rsidR="00C56193" w14:paraId="50B7E160" w14:textId="77777777" w:rsidTr="00EB7C45">
        <w:trPr>
          <w:jc w:val="center"/>
        </w:trPr>
        <w:tc>
          <w:tcPr>
            <w:tcW w:w="1976" w:type="dxa"/>
            <w:vAlign w:val="center"/>
          </w:tcPr>
          <w:p w14:paraId="2C838604" w14:textId="77777777" w:rsidR="00C56193" w:rsidRPr="00F96828" w:rsidRDefault="00C56193" w:rsidP="00EB7C45">
            <w:pPr>
              <w:spacing w:before="40" w:after="40"/>
              <w:rPr>
                <w:rFonts w:ascii="Aptos" w:hAnsi="Aptos"/>
                <w:sz w:val="17"/>
                <w:szCs w:val="17"/>
              </w:rPr>
            </w:pPr>
            <w:r w:rsidRPr="00F96828">
              <w:rPr>
                <w:rFonts w:ascii="Aptos" w:hAnsi="Aptos"/>
                <w:sz w:val="17"/>
                <w:szCs w:val="17"/>
              </w:rPr>
              <w:lastRenderedPageBreak/>
              <w:t>SIF-P04</w:t>
            </w:r>
          </w:p>
        </w:tc>
        <w:tc>
          <w:tcPr>
            <w:tcW w:w="1120" w:type="dxa"/>
            <w:vAlign w:val="center"/>
          </w:tcPr>
          <w:p w14:paraId="4CB913F4"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API Facade / API Mediation</w:t>
            </w:r>
          </w:p>
        </w:tc>
        <w:tc>
          <w:tcPr>
            <w:tcW w:w="1120" w:type="dxa"/>
            <w:vAlign w:val="center"/>
          </w:tcPr>
          <w:p w14:paraId="733F62EF"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Internal and external</w:t>
            </w:r>
          </w:p>
        </w:tc>
        <w:tc>
          <w:tcPr>
            <w:tcW w:w="1120" w:type="dxa"/>
            <w:vAlign w:val="center"/>
          </w:tcPr>
          <w:p w14:paraId="61C36F39"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218EB60D"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7AEACA1D"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1C58BFFC"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13C9ED5B"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Azure API Management + Logic App / Function</w:t>
            </w:r>
          </w:p>
        </w:tc>
        <w:tc>
          <w:tcPr>
            <w:tcW w:w="1120" w:type="dxa"/>
            <w:vAlign w:val="center"/>
          </w:tcPr>
          <w:p w14:paraId="44A3887C"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Standard</w:t>
            </w:r>
          </w:p>
        </w:tc>
      </w:tr>
      <w:tr w:rsidR="00C56193" w14:paraId="6FD7DA0A" w14:textId="77777777" w:rsidTr="00EB7C45">
        <w:trPr>
          <w:jc w:val="center"/>
        </w:trPr>
        <w:tc>
          <w:tcPr>
            <w:tcW w:w="1976" w:type="dxa"/>
            <w:vAlign w:val="center"/>
          </w:tcPr>
          <w:p w14:paraId="394E0208"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SIF-P05</w:t>
            </w:r>
          </w:p>
        </w:tc>
        <w:tc>
          <w:tcPr>
            <w:tcW w:w="1120" w:type="dxa"/>
            <w:vAlign w:val="center"/>
          </w:tcPr>
          <w:p w14:paraId="00B0C4CD"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Reliable Queue Messaging</w:t>
            </w:r>
          </w:p>
        </w:tc>
        <w:tc>
          <w:tcPr>
            <w:tcW w:w="1120" w:type="dxa"/>
            <w:vAlign w:val="center"/>
          </w:tcPr>
          <w:p w14:paraId="187AA26C"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Primarily internal</w:t>
            </w:r>
          </w:p>
        </w:tc>
        <w:tc>
          <w:tcPr>
            <w:tcW w:w="1120" w:type="dxa"/>
            <w:vAlign w:val="center"/>
          </w:tcPr>
          <w:p w14:paraId="33B5DAAF"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62933B8F"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4560C630"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2C9FEA84"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0DF4A3F2"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Azure Service Bus Queue</w:t>
            </w:r>
          </w:p>
        </w:tc>
        <w:tc>
          <w:tcPr>
            <w:tcW w:w="1120" w:type="dxa"/>
            <w:vAlign w:val="center"/>
          </w:tcPr>
          <w:p w14:paraId="7D423428"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Standard internally; controlled externally</w:t>
            </w:r>
          </w:p>
        </w:tc>
      </w:tr>
      <w:tr w:rsidR="00C56193" w14:paraId="24FC1B82" w14:textId="77777777" w:rsidTr="00EB7C45">
        <w:trPr>
          <w:jc w:val="center"/>
        </w:trPr>
        <w:tc>
          <w:tcPr>
            <w:tcW w:w="1976" w:type="dxa"/>
            <w:vAlign w:val="center"/>
          </w:tcPr>
          <w:p w14:paraId="46D4A70C"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SIF-P06</w:t>
            </w:r>
          </w:p>
        </w:tc>
        <w:tc>
          <w:tcPr>
            <w:tcW w:w="1120" w:type="dxa"/>
            <w:vAlign w:val="center"/>
          </w:tcPr>
          <w:p w14:paraId="6719431C"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Publish / Subscribe Messaging</w:t>
            </w:r>
          </w:p>
        </w:tc>
        <w:tc>
          <w:tcPr>
            <w:tcW w:w="1120" w:type="dxa"/>
            <w:vAlign w:val="center"/>
          </w:tcPr>
          <w:p w14:paraId="4F307B83"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Primarily internal</w:t>
            </w:r>
          </w:p>
        </w:tc>
        <w:tc>
          <w:tcPr>
            <w:tcW w:w="1120" w:type="dxa"/>
            <w:vAlign w:val="center"/>
          </w:tcPr>
          <w:p w14:paraId="11FF317A"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0619C37B"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256CF4F7"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5FFE72CF"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3F874930"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Azure Service Bus Topic</w:t>
            </w:r>
          </w:p>
        </w:tc>
        <w:tc>
          <w:tcPr>
            <w:tcW w:w="1120" w:type="dxa"/>
            <w:vAlign w:val="center"/>
          </w:tcPr>
          <w:p w14:paraId="440F960C"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Standard internally; external by exception</w:t>
            </w:r>
          </w:p>
        </w:tc>
      </w:tr>
      <w:tr w:rsidR="00C56193" w14:paraId="601C452F" w14:textId="77777777" w:rsidTr="00EB7C45">
        <w:trPr>
          <w:jc w:val="center"/>
        </w:trPr>
        <w:tc>
          <w:tcPr>
            <w:tcW w:w="1976" w:type="dxa"/>
            <w:vAlign w:val="center"/>
          </w:tcPr>
          <w:p w14:paraId="76B81933"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SIF-P07</w:t>
            </w:r>
          </w:p>
        </w:tc>
        <w:tc>
          <w:tcPr>
            <w:tcW w:w="1120" w:type="dxa"/>
            <w:vAlign w:val="center"/>
          </w:tcPr>
          <w:p w14:paraId="0FABA49A"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Event Notification</w:t>
            </w:r>
          </w:p>
        </w:tc>
        <w:tc>
          <w:tcPr>
            <w:tcW w:w="1120" w:type="dxa"/>
            <w:vAlign w:val="center"/>
          </w:tcPr>
          <w:p w14:paraId="46D67126"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Internal and external</w:t>
            </w:r>
          </w:p>
        </w:tc>
        <w:tc>
          <w:tcPr>
            <w:tcW w:w="1120" w:type="dxa"/>
            <w:vAlign w:val="center"/>
          </w:tcPr>
          <w:p w14:paraId="2BBFAA67"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72F904F6"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56403F83"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79D15F06"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70377298"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Event Grid / Webhook / Logic App Trigger</w:t>
            </w:r>
          </w:p>
        </w:tc>
        <w:tc>
          <w:tcPr>
            <w:tcW w:w="1120" w:type="dxa"/>
            <w:vAlign w:val="center"/>
          </w:tcPr>
          <w:p w14:paraId="1A343685"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Standard</w:t>
            </w:r>
          </w:p>
        </w:tc>
      </w:tr>
      <w:tr w:rsidR="00C56193" w14:paraId="1CC30E6A" w14:textId="77777777" w:rsidTr="00EB7C45">
        <w:trPr>
          <w:jc w:val="center"/>
        </w:trPr>
        <w:tc>
          <w:tcPr>
            <w:tcW w:w="1976" w:type="dxa"/>
            <w:vAlign w:val="center"/>
          </w:tcPr>
          <w:p w14:paraId="3797171B"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SIF-P08</w:t>
            </w:r>
          </w:p>
        </w:tc>
        <w:tc>
          <w:tcPr>
            <w:tcW w:w="1120" w:type="dxa"/>
            <w:vAlign w:val="center"/>
          </w:tcPr>
          <w:p w14:paraId="3A5E4A64"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High-Volume Event Streaming</w:t>
            </w:r>
          </w:p>
        </w:tc>
        <w:tc>
          <w:tcPr>
            <w:tcW w:w="1120" w:type="dxa"/>
            <w:vAlign w:val="center"/>
          </w:tcPr>
          <w:p w14:paraId="4E58A12A"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Internal / analytics / selected external</w:t>
            </w:r>
          </w:p>
        </w:tc>
        <w:tc>
          <w:tcPr>
            <w:tcW w:w="1120" w:type="dxa"/>
            <w:vAlign w:val="center"/>
          </w:tcPr>
          <w:p w14:paraId="392BA2FF"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5A18E933"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08B73E32"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78D9B085"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5255CC89"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Azure Event Hubs</w:t>
            </w:r>
          </w:p>
        </w:tc>
        <w:tc>
          <w:tcPr>
            <w:tcW w:w="1120" w:type="dxa"/>
            <w:vAlign w:val="center"/>
          </w:tcPr>
          <w:p w14:paraId="4094851A"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Conditional</w:t>
            </w:r>
          </w:p>
        </w:tc>
      </w:tr>
      <w:tr w:rsidR="00C56193" w14:paraId="7151020A" w14:textId="77777777" w:rsidTr="00EB7C45">
        <w:trPr>
          <w:jc w:val="center"/>
        </w:trPr>
        <w:tc>
          <w:tcPr>
            <w:tcW w:w="1976" w:type="dxa"/>
            <w:vAlign w:val="center"/>
          </w:tcPr>
          <w:p w14:paraId="020CB56E"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SIF-P09</w:t>
            </w:r>
          </w:p>
        </w:tc>
        <w:tc>
          <w:tcPr>
            <w:tcW w:w="1120" w:type="dxa"/>
            <w:vAlign w:val="center"/>
          </w:tcPr>
          <w:p w14:paraId="3C98E3ED"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Workflow Orchestration</w:t>
            </w:r>
          </w:p>
        </w:tc>
        <w:tc>
          <w:tcPr>
            <w:tcW w:w="1120" w:type="dxa"/>
            <w:vAlign w:val="center"/>
          </w:tcPr>
          <w:p w14:paraId="506CBFF5"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Internal and external</w:t>
            </w:r>
          </w:p>
        </w:tc>
        <w:tc>
          <w:tcPr>
            <w:tcW w:w="1120" w:type="dxa"/>
            <w:vAlign w:val="center"/>
          </w:tcPr>
          <w:p w14:paraId="770D0812"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49FB9439"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537227F2"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5D735590"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2CA66FAC"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Azure Logic Apps</w:t>
            </w:r>
          </w:p>
        </w:tc>
        <w:tc>
          <w:tcPr>
            <w:tcW w:w="1120" w:type="dxa"/>
            <w:vAlign w:val="center"/>
          </w:tcPr>
          <w:p w14:paraId="0816E4B7"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Standard</w:t>
            </w:r>
          </w:p>
        </w:tc>
      </w:tr>
      <w:tr w:rsidR="00C56193" w14:paraId="16E2CC2C" w14:textId="77777777" w:rsidTr="00EB7C45">
        <w:trPr>
          <w:jc w:val="center"/>
        </w:trPr>
        <w:tc>
          <w:tcPr>
            <w:tcW w:w="1976" w:type="dxa"/>
            <w:vAlign w:val="center"/>
          </w:tcPr>
          <w:p w14:paraId="4BC8375D"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SIF-P10</w:t>
            </w:r>
          </w:p>
        </w:tc>
        <w:tc>
          <w:tcPr>
            <w:tcW w:w="1120" w:type="dxa"/>
            <w:vAlign w:val="center"/>
          </w:tcPr>
          <w:p w14:paraId="5B00BCD5"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Long-Running Workflow</w:t>
            </w:r>
          </w:p>
        </w:tc>
        <w:tc>
          <w:tcPr>
            <w:tcW w:w="1120" w:type="dxa"/>
            <w:vAlign w:val="center"/>
          </w:tcPr>
          <w:p w14:paraId="46590D3F"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Internal and external</w:t>
            </w:r>
          </w:p>
        </w:tc>
        <w:tc>
          <w:tcPr>
            <w:tcW w:w="1120" w:type="dxa"/>
            <w:vAlign w:val="center"/>
          </w:tcPr>
          <w:p w14:paraId="615E09DE"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6FAD7DA3"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6DB9B6F2"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08AC4EF0"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555D0BC0"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Azure Logic Apps Standard</w:t>
            </w:r>
          </w:p>
        </w:tc>
        <w:tc>
          <w:tcPr>
            <w:tcW w:w="1120" w:type="dxa"/>
            <w:vAlign w:val="center"/>
          </w:tcPr>
          <w:p w14:paraId="6D98B849"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Standard</w:t>
            </w:r>
          </w:p>
        </w:tc>
      </w:tr>
      <w:tr w:rsidR="00C56193" w14:paraId="1B31C4A1" w14:textId="77777777" w:rsidTr="00EB7C45">
        <w:trPr>
          <w:jc w:val="center"/>
        </w:trPr>
        <w:tc>
          <w:tcPr>
            <w:tcW w:w="1976" w:type="dxa"/>
            <w:vAlign w:val="center"/>
          </w:tcPr>
          <w:p w14:paraId="15BF6D02"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SIF-P11</w:t>
            </w:r>
          </w:p>
        </w:tc>
        <w:tc>
          <w:tcPr>
            <w:tcW w:w="1120" w:type="dxa"/>
            <w:vAlign w:val="center"/>
          </w:tcPr>
          <w:p w14:paraId="6BC5A1F7"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Third-Party Webhook Ingress</w:t>
            </w:r>
          </w:p>
        </w:tc>
        <w:tc>
          <w:tcPr>
            <w:tcW w:w="1120" w:type="dxa"/>
            <w:vAlign w:val="center"/>
          </w:tcPr>
          <w:p w14:paraId="17E3826F"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Third party to Chaucer</w:t>
            </w:r>
          </w:p>
        </w:tc>
        <w:tc>
          <w:tcPr>
            <w:tcW w:w="1120" w:type="dxa"/>
            <w:vAlign w:val="center"/>
          </w:tcPr>
          <w:p w14:paraId="0E0F9FFD"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08796137"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33932637"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2F2DDE67"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0DB9E7C4"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APIM + Logic App / Function</w:t>
            </w:r>
          </w:p>
        </w:tc>
        <w:tc>
          <w:tcPr>
            <w:tcW w:w="1120" w:type="dxa"/>
            <w:vAlign w:val="center"/>
          </w:tcPr>
          <w:p w14:paraId="2FFD1595"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Standard for SaaS/vendor callback scenarios</w:t>
            </w:r>
          </w:p>
        </w:tc>
      </w:tr>
      <w:tr w:rsidR="00C56193" w14:paraId="55189BB5" w14:textId="77777777" w:rsidTr="00EB7C45">
        <w:trPr>
          <w:jc w:val="center"/>
        </w:trPr>
        <w:tc>
          <w:tcPr>
            <w:tcW w:w="1976" w:type="dxa"/>
            <w:vAlign w:val="center"/>
          </w:tcPr>
          <w:p w14:paraId="5F51239C"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SIF-P12</w:t>
            </w:r>
          </w:p>
        </w:tc>
        <w:tc>
          <w:tcPr>
            <w:tcW w:w="1120" w:type="dxa"/>
            <w:vAlign w:val="center"/>
          </w:tcPr>
          <w:p w14:paraId="46D010AE"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Managed File Exchange</w:t>
            </w:r>
          </w:p>
        </w:tc>
        <w:tc>
          <w:tcPr>
            <w:tcW w:w="1120" w:type="dxa"/>
            <w:vAlign w:val="center"/>
          </w:tcPr>
          <w:p w14:paraId="371CCA77"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Internal and external</w:t>
            </w:r>
          </w:p>
        </w:tc>
        <w:tc>
          <w:tcPr>
            <w:tcW w:w="1120" w:type="dxa"/>
            <w:vAlign w:val="center"/>
          </w:tcPr>
          <w:p w14:paraId="668FF63E"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3BE69F83"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19822927"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3171785D"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69234E4A"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Logic Apps / Storage / SFTP / Service Bus where required</w:t>
            </w:r>
          </w:p>
        </w:tc>
        <w:tc>
          <w:tcPr>
            <w:tcW w:w="1120" w:type="dxa"/>
            <w:vAlign w:val="center"/>
          </w:tcPr>
          <w:p w14:paraId="0A7F6A2B"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Conditional</w:t>
            </w:r>
          </w:p>
        </w:tc>
      </w:tr>
      <w:tr w:rsidR="00C56193" w14:paraId="79BA9606" w14:textId="77777777" w:rsidTr="00EB7C45">
        <w:trPr>
          <w:jc w:val="center"/>
        </w:trPr>
        <w:tc>
          <w:tcPr>
            <w:tcW w:w="1976" w:type="dxa"/>
            <w:vAlign w:val="center"/>
          </w:tcPr>
          <w:p w14:paraId="2C1A4F6A"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SIF-P13</w:t>
            </w:r>
          </w:p>
        </w:tc>
        <w:tc>
          <w:tcPr>
            <w:tcW w:w="1120" w:type="dxa"/>
            <w:vAlign w:val="center"/>
          </w:tcPr>
          <w:p w14:paraId="08655520"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Data Platform Exchange</w:t>
            </w:r>
          </w:p>
        </w:tc>
        <w:tc>
          <w:tcPr>
            <w:tcW w:w="1120" w:type="dxa"/>
            <w:vAlign w:val="center"/>
          </w:tcPr>
          <w:p w14:paraId="327F6845"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SIF to Snowflake / Snowflake to SIF</w:t>
            </w:r>
          </w:p>
        </w:tc>
        <w:tc>
          <w:tcPr>
            <w:tcW w:w="1120" w:type="dxa"/>
            <w:vAlign w:val="center"/>
          </w:tcPr>
          <w:p w14:paraId="5CCFE905"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2F2B495F"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2AAA9236"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6CB7ED24"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671181E0"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ADF / Blob or ADLS / Snowpipe / COPY INTO / controlled APIs</w:t>
            </w:r>
          </w:p>
        </w:tc>
        <w:tc>
          <w:tcPr>
            <w:tcW w:w="1120" w:type="dxa"/>
            <w:vAlign w:val="center"/>
          </w:tcPr>
          <w:p w14:paraId="25B05BB3"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Conditional; not default operational integration</w:t>
            </w:r>
          </w:p>
        </w:tc>
      </w:tr>
      <w:tr w:rsidR="00C56193" w14:paraId="0FBCB4CB" w14:textId="77777777" w:rsidTr="00EB7C45">
        <w:trPr>
          <w:jc w:val="center"/>
        </w:trPr>
        <w:tc>
          <w:tcPr>
            <w:tcW w:w="1976" w:type="dxa"/>
            <w:vAlign w:val="center"/>
          </w:tcPr>
          <w:p w14:paraId="061A66A2"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SIF-P14</w:t>
            </w:r>
          </w:p>
        </w:tc>
        <w:tc>
          <w:tcPr>
            <w:tcW w:w="1120" w:type="dxa"/>
            <w:vAlign w:val="center"/>
          </w:tcPr>
          <w:p w14:paraId="3DE01178"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Custom Code Extension</w:t>
            </w:r>
          </w:p>
        </w:tc>
        <w:tc>
          <w:tcPr>
            <w:tcW w:w="1120" w:type="dxa"/>
            <w:vAlign w:val="center"/>
          </w:tcPr>
          <w:p w14:paraId="580B0069"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Internal and external</w:t>
            </w:r>
          </w:p>
        </w:tc>
        <w:tc>
          <w:tcPr>
            <w:tcW w:w="1120" w:type="dxa"/>
            <w:vAlign w:val="center"/>
          </w:tcPr>
          <w:p w14:paraId="391B917D"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71A93DFA"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04BB8A4C"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29B53D6F"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29028B2A"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Azure Functions</w:t>
            </w:r>
          </w:p>
        </w:tc>
        <w:tc>
          <w:tcPr>
            <w:tcW w:w="1120" w:type="dxa"/>
            <w:vAlign w:val="center"/>
          </w:tcPr>
          <w:p w14:paraId="61A19ACE"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Standard with constraints</w:t>
            </w:r>
          </w:p>
        </w:tc>
      </w:tr>
    </w:tbl>
    <w:p w14:paraId="55708F0F" w14:textId="77777777" w:rsidR="00C56193" w:rsidRDefault="00C56193" w:rsidP="00C56193"/>
    <w:tbl>
      <w:tblPr>
        <w:tblStyle w:val="TableGrid"/>
        <w:tblW w:w="0" w:type="auto"/>
        <w:jc w:val="center"/>
        <w:tblLook w:val="04A0" w:firstRow="1" w:lastRow="0" w:firstColumn="1" w:lastColumn="0" w:noHBand="0" w:noVBand="1"/>
      </w:tblPr>
      <w:tblGrid>
        <w:gridCol w:w="1261"/>
        <w:gridCol w:w="7755"/>
      </w:tblGrid>
      <w:tr w:rsidR="00C56193" w14:paraId="44F8D3C0" w14:textId="77777777" w:rsidTr="00EB7C45">
        <w:trPr>
          <w:jc w:val="center"/>
        </w:trPr>
        <w:tc>
          <w:tcPr>
            <w:tcW w:w="1418" w:type="dxa"/>
            <w:shd w:val="clear" w:color="auto" w:fill="1A2B56"/>
            <w:vAlign w:val="center"/>
          </w:tcPr>
          <w:p w14:paraId="5A2D1EF2" w14:textId="77777777" w:rsidR="00C56193" w:rsidRDefault="00C56193" w:rsidP="00EB7C45">
            <w:pPr>
              <w:spacing w:before="40" w:after="40"/>
            </w:pPr>
            <w:r>
              <w:rPr>
                <w:rFonts w:ascii="Segoe UI Emoji" w:hAnsi="Segoe UI Emoji" w:cs="Segoe UI Emoji"/>
                <w:b/>
                <w:color w:val="FFFFFF"/>
                <w:sz w:val="16"/>
              </w:rPr>
              <w:t>✅</w:t>
            </w:r>
          </w:p>
        </w:tc>
        <w:tc>
          <w:tcPr>
            <w:tcW w:w="9024" w:type="dxa"/>
            <w:shd w:val="clear" w:color="auto" w:fill="1A2B56"/>
            <w:vAlign w:val="center"/>
          </w:tcPr>
          <w:p w14:paraId="1009045B" w14:textId="77777777" w:rsidR="00C56193" w:rsidRPr="00F96828" w:rsidRDefault="00C56193" w:rsidP="00EB7C45">
            <w:pPr>
              <w:spacing w:before="40" w:after="40"/>
              <w:rPr>
                <w:rFonts w:ascii="Aptos" w:hAnsi="Aptos"/>
                <w:sz w:val="17"/>
                <w:szCs w:val="17"/>
              </w:rPr>
            </w:pPr>
            <w:r w:rsidRPr="00F96828">
              <w:rPr>
                <w:rFonts w:ascii="Aptos" w:hAnsi="Aptos"/>
                <w:b/>
                <w:color w:val="FFFFFF"/>
                <w:sz w:val="17"/>
                <w:szCs w:val="17"/>
              </w:rPr>
              <w:t>Pattern is applicable and normally acceptable for this boundary.</w:t>
            </w:r>
          </w:p>
        </w:tc>
      </w:tr>
      <w:tr w:rsidR="00C56193" w14:paraId="7DD9C136" w14:textId="77777777" w:rsidTr="00EB7C45">
        <w:trPr>
          <w:jc w:val="center"/>
        </w:trPr>
        <w:tc>
          <w:tcPr>
            <w:tcW w:w="1418" w:type="dxa"/>
            <w:vAlign w:val="center"/>
          </w:tcPr>
          <w:p w14:paraId="18E04B89" w14:textId="77777777" w:rsidR="00C56193" w:rsidRDefault="00C56193" w:rsidP="00EB7C45">
            <w:pPr>
              <w:spacing w:before="40" w:after="40"/>
            </w:pPr>
            <w:r>
              <w:rPr>
                <w:rFonts w:ascii="Segoe UI Emoji" w:hAnsi="Segoe UI Emoji" w:cs="Segoe UI Emoji"/>
                <w:sz w:val="16"/>
              </w:rPr>
              <w:t>⚠️</w:t>
            </w:r>
          </w:p>
        </w:tc>
        <w:tc>
          <w:tcPr>
            <w:tcW w:w="9024" w:type="dxa"/>
            <w:vAlign w:val="center"/>
          </w:tcPr>
          <w:p w14:paraId="6FBE97FD"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Pattern may be applicable, but requires additional design rationale, controls, or governance review.</w:t>
            </w:r>
          </w:p>
        </w:tc>
      </w:tr>
      <w:tr w:rsidR="00C56193" w14:paraId="031CBC63" w14:textId="77777777" w:rsidTr="00EB7C45">
        <w:trPr>
          <w:jc w:val="center"/>
        </w:trPr>
        <w:tc>
          <w:tcPr>
            <w:tcW w:w="1418" w:type="dxa"/>
            <w:vAlign w:val="center"/>
          </w:tcPr>
          <w:p w14:paraId="25D64202" w14:textId="77777777" w:rsidR="00C56193" w:rsidRDefault="00C56193" w:rsidP="00EB7C45">
            <w:pPr>
              <w:spacing w:before="40" w:after="40"/>
            </w:pPr>
            <w:r>
              <w:rPr>
                <w:rFonts w:ascii="Segoe UI Emoji" w:hAnsi="Segoe UI Emoji" w:cs="Segoe UI Emoji"/>
                <w:sz w:val="16"/>
              </w:rPr>
              <w:t>❌</w:t>
            </w:r>
          </w:p>
        </w:tc>
        <w:tc>
          <w:tcPr>
            <w:tcW w:w="9024" w:type="dxa"/>
            <w:vAlign w:val="center"/>
          </w:tcPr>
          <w:p w14:paraId="27AF1747"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Pattern is not normally appropriate for this boundary.</w:t>
            </w:r>
          </w:p>
        </w:tc>
      </w:tr>
    </w:tbl>
    <w:p w14:paraId="0073E149" w14:textId="77777777" w:rsidR="00C56193" w:rsidRDefault="00C56193" w:rsidP="00C56193"/>
    <w:p w14:paraId="78964D4A" w14:textId="77777777" w:rsidR="00C56193" w:rsidRPr="00F96828" w:rsidRDefault="00C56193" w:rsidP="00C56193">
      <w:pPr>
        <w:rPr>
          <w:rFonts w:ascii="Aptos" w:hAnsi="Aptos"/>
          <w:sz w:val="18"/>
          <w:szCs w:val="18"/>
        </w:rPr>
      </w:pPr>
      <w:r w:rsidRPr="00F96828">
        <w:rPr>
          <w:rFonts w:ascii="Aptos" w:hAnsi="Aptos"/>
          <w:sz w:val="18"/>
          <w:szCs w:val="18"/>
        </w:rPr>
        <w:t>Note: Any pattern implementation for a specific scenario which necessitates the use of technologies not mentioned above requires approval.</w:t>
      </w:r>
      <w:ins w:id="98" w:author="Joycell Sundararaj - Chaucer" w:date="2026-09-06T22:57:00Z" w16du:dateUtc="2026-09-06T21:57:00Z">
        <w:r w:rsidRPr="00F96828">
          <w:rPr>
            <w:rFonts w:ascii="Aptos" w:hAnsi="Aptos"/>
            <w:sz w:val="18"/>
            <w:szCs w:val="18"/>
          </w:rPr>
          <w:br/>
        </w:r>
      </w:ins>
    </w:p>
    <w:tbl>
      <w:tblPr>
        <w:tblW w:w="12469" w:type="dxa"/>
        <w:tblInd w:w="-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9069"/>
      </w:tblGrid>
      <w:tr w:rsidR="00C56193" w14:paraId="658212C0" w14:textId="77777777" w:rsidTr="00F96828">
        <w:trPr>
          <w:tblHeader/>
        </w:trPr>
        <w:tc>
          <w:tcPr>
            <w:tcW w:w="3400" w:type="dxa"/>
            <w:shd w:val="clear" w:color="auto" w:fill="1F3864"/>
            <w:tcMar>
              <w:top w:w="100" w:type="dxa"/>
              <w:left w:w="120" w:type="dxa"/>
              <w:bottom w:w="100" w:type="dxa"/>
              <w:right w:w="120" w:type="dxa"/>
            </w:tcMar>
          </w:tcPr>
          <w:p w14:paraId="39200152" w14:textId="77777777" w:rsidR="00C56193" w:rsidRPr="00F96828" w:rsidRDefault="00C56193" w:rsidP="00EB7C45">
            <w:pPr>
              <w:rPr>
                <w:rFonts w:ascii="Aptos" w:hAnsi="Aptos"/>
                <w:sz w:val="17"/>
                <w:szCs w:val="17"/>
              </w:rPr>
            </w:pPr>
            <w:r w:rsidRPr="00F96828">
              <w:rPr>
                <w:rFonts w:ascii="Aptos" w:hAnsi="Aptos"/>
                <w:b/>
                <w:bCs/>
                <w:color w:val="FFFFFF"/>
                <w:sz w:val="17"/>
                <w:szCs w:val="17"/>
              </w:rPr>
              <w:t>Enterprise pattern</w:t>
            </w:r>
          </w:p>
        </w:tc>
        <w:tc>
          <w:tcPr>
            <w:tcW w:w="9069" w:type="dxa"/>
            <w:shd w:val="clear" w:color="auto" w:fill="1F3864"/>
            <w:tcMar>
              <w:top w:w="100" w:type="dxa"/>
              <w:left w:w="120" w:type="dxa"/>
              <w:bottom w:w="100" w:type="dxa"/>
              <w:right w:w="120" w:type="dxa"/>
            </w:tcMar>
          </w:tcPr>
          <w:p w14:paraId="1BDF6DC0" w14:textId="77777777" w:rsidR="00C56193" w:rsidRPr="00F96828" w:rsidRDefault="00C56193" w:rsidP="00EB7C45">
            <w:pPr>
              <w:rPr>
                <w:rFonts w:ascii="Aptos" w:hAnsi="Aptos"/>
                <w:sz w:val="17"/>
                <w:szCs w:val="17"/>
              </w:rPr>
            </w:pPr>
            <w:r w:rsidRPr="00F96828">
              <w:rPr>
                <w:rFonts w:ascii="Aptos" w:hAnsi="Aptos"/>
                <w:b/>
                <w:bCs/>
                <w:color w:val="FFFFFF"/>
                <w:sz w:val="17"/>
                <w:szCs w:val="17"/>
              </w:rPr>
              <w:t>Realised by practitioner patterns</w:t>
            </w:r>
          </w:p>
        </w:tc>
      </w:tr>
      <w:tr w:rsidR="00C56193" w14:paraId="44D91827" w14:textId="77777777" w:rsidTr="00F96828">
        <w:tc>
          <w:tcPr>
            <w:tcW w:w="3400" w:type="dxa"/>
            <w:tcMar>
              <w:top w:w="100" w:type="dxa"/>
              <w:left w:w="120" w:type="dxa"/>
              <w:bottom w:w="100" w:type="dxa"/>
              <w:right w:w="120" w:type="dxa"/>
            </w:tcMar>
          </w:tcPr>
          <w:p w14:paraId="4A162BD6" w14:textId="77777777" w:rsidR="00C56193" w:rsidRPr="00F96828" w:rsidRDefault="00C56193" w:rsidP="00EB7C45">
            <w:pPr>
              <w:rPr>
                <w:rFonts w:ascii="Aptos" w:hAnsi="Aptos"/>
                <w:sz w:val="17"/>
                <w:szCs w:val="17"/>
              </w:rPr>
            </w:pPr>
            <w:r w:rsidRPr="00F96828">
              <w:rPr>
                <w:rFonts w:ascii="Aptos" w:hAnsi="Aptos"/>
                <w:b/>
                <w:bCs/>
                <w:sz w:val="17"/>
                <w:szCs w:val="17"/>
              </w:rPr>
              <w:t>SIF-P01 Internal REST API</w:t>
            </w:r>
          </w:p>
        </w:tc>
        <w:tc>
          <w:tcPr>
            <w:tcW w:w="9069" w:type="dxa"/>
            <w:tcMar>
              <w:top w:w="100" w:type="dxa"/>
              <w:left w:w="120" w:type="dxa"/>
              <w:bottom w:w="100" w:type="dxa"/>
              <w:right w:w="120" w:type="dxa"/>
            </w:tcMar>
          </w:tcPr>
          <w:p w14:paraId="4F9C93A6" w14:textId="77777777" w:rsidR="00C56193" w:rsidRPr="00F96828" w:rsidRDefault="00C56193" w:rsidP="00EB7C45">
            <w:pPr>
              <w:rPr>
                <w:rFonts w:ascii="Aptos" w:hAnsi="Aptos"/>
                <w:sz w:val="17"/>
                <w:szCs w:val="17"/>
              </w:rPr>
            </w:pPr>
            <w:r w:rsidRPr="00F96828">
              <w:rPr>
                <w:rFonts w:ascii="Aptos" w:hAnsi="Aptos"/>
                <w:sz w:val="17"/>
                <w:szCs w:val="17"/>
              </w:rPr>
              <w:t>SFINT1, SFINT4 (8.3)</w:t>
            </w:r>
          </w:p>
        </w:tc>
      </w:tr>
      <w:tr w:rsidR="00C56193" w14:paraId="520930FD" w14:textId="77777777" w:rsidTr="00F96828">
        <w:tc>
          <w:tcPr>
            <w:tcW w:w="3400" w:type="dxa"/>
            <w:tcMar>
              <w:top w:w="100" w:type="dxa"/>
              <w:left w:w="120" w:type="dxa"/>
              <w:bottom w:w="100" w:type="dxa"/>
              <w:right w:w="120" w:type="dxa"/>
            </w:tcMar>
          </w:tcPr>
          <w:p w14:paraId="578069A2" w14:textId="77777777" w:rsidR="00C56193" w:rsidRPr="00F96828" w:rsidRDefault="00C56193" w:rsidP="00EB7C45">
            <w:pPr>
              <w:rPr>
                <w:rFonts w:ascii="Aptos" w:hAnsi="Aptos"/>
                <w:sz w:val="17"/>
                <w:szCs w:val="17"/>
              </w:rPr>
            </w:pPr>
            <w:r w:rsidRPr="00F96828">
              <w:rPr>
                <w:rFonts w:ascii="Aptos" w:hAnsi="Aptos"/>
                <w:b/>
                <w:bCs/>
                <w:sz w:val="17"/>
                <w:szCs w:val="17"/>
              </w:rPr>
              <w:t>SIF-P02 External API Ingress</w:t>
            </w:r>
          </w:p>
        </w:tc>
        <w:tc>
          <w:tcPr>
            <w:tcW w:w="9069" w:type="dxa"/>
            <w:tcMar>
              <w:top w:w="100" w:type="dxa"/>
              <w:left w:w="120" w:type="dxa"/>
              <w:bottom w:w="100" w:type="dxa"/>
              <w:right w:w="120" w:type="dxa"/>
            </w:tcMar>
          </w:tcPr>
          <w:p w14:paraId="7461410B" w14:textId="77777777" w:rsidR="00C56193" w:rsidRPr="00F96828" w:rsidRDefault="00C56193" w:rsidP="00EB7C45">
            <w:pPr>
              <w:rPr>
                <w:rFonts w:ascii="Aptos" w:hAnsi="Aptos"/>
                <w:sz w:val="17"/>
                <w:szCs w:val="17"/>
              </w:rPr>
            </w:pPr>
            <w:r w:rsidRPr="00F96828">
              <w:rPr>
                <w:rFonts w:ascii="Aptos" w:hAnsi="Aptos"/>
                <w:sz w:val="17"/>
                <w:szCs w:val="17"/>
              </w:rPr>
              <w:t>SFINT1, SFINT4 (8.3)</w:t>
            </w:r>
          </w:p>
        </w:tc>
      </w:tr>
      <w:tr w:rsidR="00C56193" w14:paraId="52744253" w14:textId="77777777" w:rsidTr="00F96828">
        <w:tc>
          <w:tcPr>
            <w:tcW w:w="3400" w:type="dxa"/>
            <w:tcMar>
              <w:top w:w="100" w:type="dxa"/>
              <w:left w:w="120" w:type="dxa"/>
              <w:bottom w:w="100" w:type="dxa"/>
              <w:right w:w="120" w:type="dxa"/>
            </w:tcMar>
          </w:tcPr>
          <w:p w14:paraId="45A94CA0" w14:textId="77777777" w:rsidR="00C56193" w:rsidRPr="00F96828" w:rsidRDefault="00C56193" w:rsidP="00EB7C45">
            <w:pPr>
              <w:rPr>
                <w:rFonts w:ascii="Aptos" w:hAnsi="Aptos"/>
                <w:sz w:val="17"/>
                <w:szCs w:val="17"/>
              </w:rPr>
            </w:pPr>
            <w:commentRangeStart w:id="99"/>
            <w:r w:rsidRPr="00F96828">
              <w:rPr>
                <w:rFonts w:ascii="Aptos" w:hAnsi="Aptos"/>
                <w:b/>
                <w:bCs/>
                <w:sz w:val="17"/>
                <w:szCs w:val="17"/>
              </w:rPr>
              <w:lastRenderedPageBreak/>
              <w:t>SIF-P03 External API Egress</w:t>
            </w:r>
            <w:commentRangeEnd w:id="99"/>
            <w:r w:rsidRPr="00F96828">
              <w:rPr>
                <w:rStyle w:val="CommentReference"/>
                <w:rFonts w:ascii="Aptos" w:hAnsi="Aptos"/>
                <w:sz w:val="17"/>
                <w:szCs w:val="17"/>
              </w:rPr>
              <w:commentReference w:id="99"/>
            </w:r>
          </w:p>
        </w:tc>
        <w:tc>
          <w:tcPr>
            <w:tcW w:w="9069" w:type="dxa"/>
            <w:tcMar>
              <w:top w:w="100" w:type="dxa"/>
              <w:left w:w="120" w:type="dxa"/>
              <w:bottom w:w="100" w:type="dxa"/>
              <w:right w:w="120" w:type="dxa"/>
            </w:tcMar>
          </w:tcPr>
          <w:p w14:paraId="0AED737D" w14:textId="77777777" w:rsidR="00C56193" w:rsidRPr="00F96828" w:rsidRDefault="00C56193" w:rsidP="00EB7C45">
            <w:pPr>
              <w:rPr>
                <w:rFonts w:ascii="Aptos" w:hAnsi="Aptos"/>
                <w:sz w:val="17"/>
                <w:szCs w:val="17"/>
              </w:rPr>
            </w:pPr>
            <w:commentRangeStart w:id="100"/>
            <w:r w:rsidRPr="00F96828">
              <w:rPr>
                <w:rFonts w:ascii="Aptos" w:hAnsi="Aptos"/>
                <w:sz w:val="17"/>
                <w:szCs w:val="17"/>
              </w:rPr>
              <w:t xml:space="preserve">SFINT3, </w:t>
            </w:r>
            <w:commentRangeEnd w:id="100"/>
            <w:r w:rsidRPr="00F96828">
              <w:rPr>
                <w:rStyle w:val="CommentReference"/>
                <w:rFonts w:ascii="Aptos" w:hAnsi="Aptos"/>
                <w:sz w:val="17"/>
                <w:szCs w:val="17"/>
              </w:rPr>
              <w:commentReference w:id="100"/>
            </w:r>
            <w:r w:rsidRPr="00F96828">
              <w:rPr>
                <w:rFonts w:ascii="Aptos" w:hAnsi="Aptos"/>
                <w:sz w:val="17"/>
                <w:szCs w:val="17"/>
              </w:rPr>
              <w:t>SFINT4 (8.3)</w:t>
            </w:r>
          </w:p>
        </w:tc>
      </w:tr>
      <w:tr w:rsidR="00C56193" w14:paraId="6E20A2B1" w14:textId="77777777" w:rsidTr="00F96828">
        <w:tc>
          <w:tcPr>
            <w:tcW w:w="3400" w:type="dxa"/>
            <w:tcMar>
              <w:top w:w="100" w:type="dxa"/>
              <w:left w:w="120" w:type="dxa"/>
              <w:bottom w:w="100" w:type="dxa"/>
              <w:right w:w="120" w:type="dxa"/>
            </w:tcMar>
          </w:tcPr>
          <w:p w14:paraId="512141AB" w14:textId="77777777" w:rsidR="00C56193" w:rsidRPr="00F96828" w:rsidRDefault="00C56193" w:rsidP="00EB7C45">
            <w:pPr>
              <w:rPr>
                <w:rFonts w:ascii="Aptos" w:hAnsi="Aptos"/>
                <w:sz w:val="17"/>
                <w:szCs w:val="17"/>
              </w:rPr>
            </w:pPr>
            <w:r w:rsidRPr="00F96828">
              <w:rPr>
                <w:rFonts w:ascii="Aptos" w:hAnsi="Aptos"/>
                <w:b/>
                <w:bCs/>
                <w:sz w:val="17"/>
                <w:szCs w:val="17"/>
              </w:rPr>
              <w:t>SIF-P04 API Facade / Mediation</w:t>
            </w:r>
          </w:p>
        </w:tc>
        <w:tc>
          <w:tcPr>
            <w:tcW w:w="9069" w:type="dxa"/>
            <w:tcMar>
              <w:top w:w="100" w:type="dxa"/>
              <w:left w:w="120" w:type="dxa"/>
              <w:bottom w:w="100" w:type="dxa"/>
              <w:right w:w="120" w:type="dxa"/>
            </w:tcMar>
          </w:tcPr>
          <w:p w14:paraId="03E11CF5" w14:textId="77777777" w:rsidR="00C56193" w:rsidRPr="00F96828" w:rsidRDefault="00C56193" w:rsidP="00EB7C45">
            <w:pPr>
              <w:rPr>
                <w:rFonts w:ascii="Aptos" w:hAnsi="Aptos"/>
                <w:sz w:val="17"/>
                <w:szCs w:val="17"/>
              </w:rPr>
            </w:pPr>
            <w:r w:rsidRPr="00F96828">
              <w:rPr>
                <w:rFonts w:ascii="Aptos" w:hAnsi="Aptos"/>
                <w:sz w:val="17"/>
                <w:szCs w:val="17"/>
              </w:rPr>
              <w:t>SFINT1, SFINT2, SFINT3 (8.3)</w:t>
            </w:r>
          </w:p>
        </w:tc>
      </w:tr>
      <w:tr w:rsidR="00C56193" w:rsidRPr="00050F1F" w14:paraId="575B34FF" w14:textId="77777777" w:rsidTr="00F96828">
        <w:tc>
          <w:tcPr>
            <w:tcW w:w="3400" w:type="dxa"/>
            <w:tcMar>
              <w:top w:w="100" w:type="dxa"/>
              <w:left w:w="120" w:type="dxa"/>
              <w:bottom w:w="100" w:type="dxa"/>
              <w:right w:w="120" w:type="dxa"/>
            </w:tcMar>
          </w:tcPr>
          <w:p w14:paraId="750E4946" w14:textId="77777777" w:rsidR="00C56193" w:rsidRPr="00F96828" w:rsidRDefault="00C56193" w:rsidP="00EB7C45">
            <w:pPr>
              <w:rPr>
                <w:rFonts w:ascii="Aptos" w:hAnsi="Aptos"/>
                <w:sz w:val="17"/>
                <w:szCs w:val="17"/>
              </w:rPr>
            </w:pPr>
            <w:r w:rsidRPr="00F96828">
              <w:rPr>
                <w:rFonts w:ascii="Aptos" w:hAnsi="Aptos"/>
                <w:b/>
                <w:bCs/>
                <w:sz w:val="17"/>
                <w:szCs w:val="17"/>
              </w:rPr>
              <w:t>SIF-P05 Reliable Queue Messaging</w:t>
            </w:r>
          </w:p>
        </w:tc>
        <w:tc>
          <w:tcPr>
            <w:tcW w:w="9069" w:type="dxa"/>
            <w:tcMar>
              <w:top w:w="100" w:type="dxa"/>
              <w:left w:w="120" w:type="dxa"/>
              <w:bottom w:w="100" w:type="dxa"/>
              <w:right w:w="120" w:type="dxa"/>
            </w:tcMar>
          </w:tcPr>
          <w:p w14:paraId="401DEEB4" w14:textId="77777777" w:rsidR="00C56193" w:rsidRPr="00F96828" w:rsidRDefault="00C56193" w:rsidP="00EB7C45">
            <w:pPr>
              <w:rPr>
                <w:rFonts w:ascii="Aptos" w:hAnsi="Aptos"/>
                <w:sz w:val="17"/>
                <w:szCs w:val="17"/>
                <w:lang w:val="de-DE"/>
              </w:rPr>
            </w:pPr>
            <w:r w:rsidRPr="00F96828">
              <w:rPr>
                <w:rFonts w:ascii="Aptos" w:hAnsi="Aptos"/>
                <w:sz w:val="17"/>
                <w:szCs w:val="17"/>
                <w:lang w:val="de-DE"/>
              </w:rPr>
              <w:t>SFINT5, SFINT6, SFINT7, SFINT8, SFINT9, SFINT10 (8.4)</w:t>
            </w:r>
          </w:p>
        </w:tc>
      </w:tr>
      <w:tr w:rsidR="00C56193" w14:paraId="01502B02" w14:textId="77777777" w:rsidTr="00F96828">
        <w:tc>
          <w:tcPr>
            <w:tcW w:w="3400" w:type="dxa"/>
            <w:tcMar>
              <w:top w:w="100" w:type="dxa"/>
              <w:left w:w="120" w:type="dxa"/>
              <w:bottom w:w="100" w:type="dxa"/>
              <w:right w:w="120" w:type="dxa"/>
            </w:tcMar>
          </w:tcPr>
          <w:p w14:paraId="610D1106" w14:textId="77777777" w:rsidR="00C56193" w:rsidRPr="00F96828" w:rsidRDefault="00C56193" w:rsidP="00EB7C45">
            <w:pPr>
              <w:rPr>
                <w:rFonts w:ascii="Aptos" w:hAnsi="Aptos"/>
                <w:sz w:val="17"/>
                <w:szCs w:val="17"/>
              </w:rPr>
            </w:pPr>
            <w:r w:rsidRPr="00F96828">
              <w:rPr>
                <w:rFonts w:ascii="Aptos" w:hAnsi="Aptos"/>
                <w:b/>
                <w:bCs/>
                <w:sz w:val="17"/>
                <w:szCs w:val="17"/>
              </w:rPr>
              <w:t>SIF-P06 Publish / Subscribe Messaging</w:t>
            </w:r>
          </w:p>
        </w:tc>
        <w:tc>
          <w:tcPr>
            <w:tcW w:w="9069" w:type="dxa"/>
            <w:tcMar>
              <w:top w:w="100" w:type="dxa"/>
              <w:left w:w="120" w:type="dxa"/>
              <w:bottom w:w="100" w:type="dxa"/>
              <w:right w:w="120" w:type="dxa"/>
            </w:tcMar>
          </w:tcPr>
          <w:p w14:paraId="4D52ECB8" w14:textId="77777777" w:rsidR="00C56193" w:rsidRPr="00F96828" w:rsidRDefault="00C56193" w:rsidP="00EB7C45">
            <w:pPr>
              <w:rPr>
                <w:rFonts w:ascii="Aptos" w:hAnsi="Aptos"/>
                <w:sz w:val="17"/>
                <w:szCs w:val="17"/>
              </w:rPr>
            </w:pPr>
            <w:r w:rsidRPr="00F96828">
              <w:rPr>
                <w:rFonts w:ascii="Aptos" w:hAnsi="Aptos"/>
                <w:sz w:val="17"/>
                <w:szCs w:val="17"/>
              </w:rPr>
              <w:t>SFINT11 (8.5)</w:t>
            </w:r>
          </w:p>
        </w:tc>
      </w:tr>
      <w:tr w:rsidR="00C56193" w14:paraId="1F0180D8" w14:textId="77777777" w:rsidTr="00F96828">
        <w:tc>
          <w:tcPr>
            <w:tcW w:w="3400" w:type="dxa"/>
            <w:tcMar>
              <w:top w:w="100" w:type="dxa"/>
              <w:left w:w="120" w:type="dxa"/>
              <w:bottom w:w="100" w:type="dxa"/>
              <w:right w:w="120" w:type="dxa"/>
            </w:tcMar>
          </w:tcPr>
          <w:p w14:paraId="7B8EAF3C" w14:textId="77777777" w:rsidR="00C56193" w:rsidRPr="00F96828" w:rsidRDefault="00C56193" w:rsidP="00EB7C45">
            <w:pPr>
              <w:rPr>
                <w:rFonts w:ascii="Aptos" w:hAnsi="Aptos"/>
                <w:sz w:val="17"/>
                <w:szCs w:val="17"/>
              </w:rPr>
            </w:pPr>
            <w:r w:rsidRPr="00F96828">
              <w:rPr>
                <w:rFonts w:ascii="Aptos" w:hAnsi="Aptos"/>
                <w:b/>
                <w:bCs/>
                <w:sz w:val="17"/>
                <w:szCs w:val="17"/>
              </w:rPr>
              <w:t>SIF-P07 Event Notification</w:t>
            </w:r>
          </w:p>
        </w:tc>
        <w:tc>
          <w:tcPr>
            <w:tcW w:w="9069" w:type="dxa"/>
            <w:tcMar>
              <w:top w:w="100" w:type="dxa"/>
              <w:left w:w="120" w:type="dxa"/>
              <w:bottom w:w="100" w:type="dxa"/>
              <w:right w:w="120" w:type="dxa"/>
            </w:tcMar>
          </w:tcPr>
          <w:p w14:paraId="2BE583E4" w14:textId="77777777" w:rsidR="00C56193" w:rsidRPr="00F96828" w:rsidRDefault="00C56193" w:rsidP="00EB7C45">
            <w:pPr>
              <w:rPr>
                <w:rFonts w:ascii="Aptos" w:hAnsi="Aptos"/>
                <w:sz w:val="17"/>
                <w:szCs w:val="17"/>
              </w:rPr>
            </w:pPr>
            <w:r w:rsidRPr="00F96828">
              <w:rPr>
                <w:rFonts w:ascii="Aptos" w:hAnsi="Aptos"/>
                <w:sz w:val="17"/>
                <w:szCs w:val="17"/>
              </w:rPr>
              <w:t>SFINT12, SFINT14 (8.5)</w:t>
            </w:r>
          </w:p>
        </w:tc>
      </w:tr>
      <w:tr w:rsidR="00C56193" w14:paraId="680BB559" w14:textId="77777777" w:rsidTr="00F96828">
        <w:tc>
          <w:tcPr>
            <w:tcW w:w="3400" w:type="dxa"/>
            <w:tcMar>
              <w:top w:w="100" w:type="dxa"/>
              <w:left w:w="120" w:type="dxa"/>
              <w:bottom w:w="100" w:type="dxa"/>
              <w:right w:w="120" w:type="dxa"/>
            </w:tcMar>
          </w:tcPr>
          <w:p w14:paraId="17B8AF18" w14:textId="77777777" w:rsidR="00C56193" w:rsidRPr="00F96828" w:rsidRDefault="00C56193" w:rsidP="00EB7C45">
            <w:pPr>
              <w:rPr>
                <w:rFonts w:ascii="Aptos" w:hAnsi="Aptos"/>
                <w:sz w:val="17"/>
                <w:szCs w:val="17"/>
              </w:rPr>
            </w:pPr>
            <w:r w:rsidRPr="00F96828">
              <w:rPr>
                <w:rFonts w:ascii="Aptos" w:hAnsi="Aptos"/>
                <w:b/>
                <w:bCs/>
                <w:sz w:val="17"/>
                <w:szCs w:val="17"/>
              </w:rPr>
              <w:t>SIF-P08 High-Volume Event Streaming</w:t>
            </w:r>
          </w:p>
        </w:tc>
        <w:tc>
          <w:tcPr>
            <w:tcW w:w="9069" w:type="dxa"/>
            <w:tcMar>
              <w:top w:w="100" w:type="dxa"/>
              <w:left w:w="120" w:type="dxa"/>
              <w:bottom w:w="100" w:type="dxa"/>
              <w:right w:w="120" w:type="dxa"/>
            </w:tcMar>
          </w:tcPr>
          <w:p w14:paraId="2321F048" w14:textId="77777777" w:rsidR="00C56193" w:rsidRPr="00F96828" w:rsidRDefault="00C56193" w:rsidP="00EB7C45">
            <w:pPr>
              <w:rPr>
                <w:rFonts w:ascii="Aptos" w:hAnsi="Aptos"/>
                <w:sz w:val="17"/>
                <w:szCs w:val="17"/>
              </w:rPr>
            </w:pPr>
            <w:r w:rsidRPr="00F96828">
              <w:rPr>
                <w:rFonts w:ascii="Aptos" w:hAnsi="Aptos"/>
                <w:sz w:val="17"/>
                <w:szCs w:val="17"/>
              </w:rPr>
              <w:t>SFINT15 (8.5)</w:t>
            </w:r>
          </w:p>
        </w:tc>
      </w:tr>
      <w:tr w:rsidR="00C56193" w14:paraId="064874A7" w14:textId="77777777" w:rsidTr="00F96828">
        <w:tc>
          <w:tcPr>
            <w:tcW w:w="3400" w:type="dxa"/>
            <w:tcMar>
              <w:top w:w="100" w:type="dxa"/>
              <w:left w:w="120" w:type="dxa"/>
              <w:bottom w:w="100" w:type="dxa"/>
              <w:right w:w="120" w:type="dxa"/>
            </w:tcMar>
          </w:tcPr>
          <w:p w14:paraId="24390434" w14:textId="77777777" w:rsidR="00C56193" w:rsidRPr="00F96828" w:rsidRDefault="00C56193" w:rsidP="00EB7C45">
            <w:pPr>
              <w:rPr>
                <w:rFonts w:ascii="Aptos" w:hAnsi="Aptos"/>
                <w:sz w:val="17"/>
                <w:szCs w:val="17"/>
              </w:rPr>
            </w:pPr>
            <w:r w:rsidRPr="00F96828">
              <w:rPr>
                <w:rFonts w:ascii="Aptos" w:hAnsi="Aptos"/>
                <w:b/>
                <w:bCs/>
                <w:sz w:val="17"/>
                <w:szCs w:val="17"/>
              </w:rPr>
              <w:t>SIF-P09 Workflow Orchestration</w:t>
            </w:r>
          </w:p>
        </w:tc>
        <w:tc>
          <w:tcPr>
            <w:tcW w:w="9069" w:type="dxa"/>
            <w:tcMar>
              <w:top w:w="100" w:type="dxa"/>
              <w:left w:w="120" w:type="dxa"/>
              <w:bottom w:w="100" w:type="dxa"/>
              <w:right w:w="120" w:type="dxa"/>
            </w:tcMar>
          </w:tcPr>
          <w:p w14:paraId="3A6315CF" w14:textId="77777777" w:rsidR="00C56193" w:rsidRPr="00F96828" w:rsidRDefault="00C56193" w:rsidP="00EB7C45">
            <w:pPr>
              <w:rPr>
                <w:rFonts w:ascii="Aptos" w:hAnsi="Aptos"/>
                <w:sz w:val="17"/>
                <w:szCs w:val="17"/>
              </w:rPr>
            </w:pPr>
            <w:r w:rsidRPr="00F96828">
              <w:rPr>
                <w:rFonts w:ascii="Aptos" w:hAnsi="Aptos"/>
                <w:sz w:val="17"/>
                <w:szCs w:val="17"/>
              </w:rPr>
              <w:t>SFINT16 (8.6)</w:t>
            </w:r>
          </w:p>
        </w:tc>
      </w:tr>
      <w:tr w:rsidR="00C56193" w14:paraId="248DECFA" w14:textId="77777777" w:rsidTr="00F96828">
        <w:tc>
          <w:tcPr>
            <w:tcW w:w="3400" w:type="dxa"/>
            <w:tcMar>
              <w:top w:w="100" w:type="dxa"/>
              <w:left w:w="120" w:type="dxa"/>
              <w:bottom w:w="100" w:type="dxa"/>
              <w:right w:w="120" w:type="dxa"/>
            </w:tcMar>
          </w:tcPr>
          <w:p w14:paraId="24AFE4F7" w14:textId="77777777" w:rsidR="00C56193" w:rsidRPr="00F96828" w:rsidRDefault="00C56193" w:rsidP="00EB7C45">
            <w:pPr>
              <w:rPr>
                <w:rFonts w:ascii="Aptos" w:hAnsi="Aptos"/>
                <w:sz w:val="17"/>
                <w:szCs w:val="17"/>
              </w:rPr>
            </w:pPr>
            <w:r w:rsidRPr="00F96828">
              <w:rPr>
                <w:rFonts w:ascii="Aptos" w:hAnsi="Aptos"/>
                <w:b/>
                <w:bCs/>
                <w:sz w:val="17"/>
                <w:szCs w:val="17"/>
              </w:rPr>
              <w:t>SIF-P10 Long-Running Workflow</w:t>
            </w:r>
          </w:p>
        </w:tc>
        <w:tc>
          <w:tcPr>
            <w:tcW w:w="9069" w:type="dxa"/>
            <w:tcMar>
              <w:top w:w="100" w:type="dxa"/>
              <w:left w:w="120" w:type="dxa"/>
              <w:bottom w:w="100" w:type="dxa"/>
              <w:right w:w="120" w:type="dxa"/>
            </w:tcMar>
          </w:tcPr>
          <w:p w14:paraId="0AEF9759" w14:textId="77777777" w:rsidR="00C56193" w:rsidRPr="00F96828" w:rsidRDefault="00C56193" w:rsidP="00EB7C45">
            <w:pPr>
              <w:rPr>
                <w:rFonts w:ascii="Aptos" w:hAnsi="Aptos"/>
                <w:sz w:val="17"/>
                <w:szCs w:val="17"/>
              </w:rPr>
            </w:pPr>
            <w:r w:rsidRPr="00F96828">
              <w:rPr>
                <w:rFonts w:ascii="Aptos" w:hAnsi="Aptos"/>
                <w:sz w:val="17"/>
                <w:szCs w:val="17"/>
              </w:rPr>
              <w:t>SFINT16, SFINT17, SFINT18 (8.6)</w:t>
            </w:r>
          </w:p>
        </w:tc>
      </w:tr>
      <w:tr w:rsidR="00C56193" w14:paraId="19CF91E6" w14:textId="77777777" w:rsidTr="00F96828">
        <w:tc>
          <w:tcPr>
            <w:tcW w:w="3400" w:type="dxa"/>
            <w:tcMar>
              <w:top w:w="100" w:type="dxa"/>
              <w:left w:w="120" w:type="dxa"/>
              <w:bottom w:w="100" w:type="dxa"/>
              <w:right w:w="120" w:type="dxa"/>
            </w:tcMar>
          </w:tcPr>
          <w:p w14:paraId="73C8FCC6" w14:textId="77777777" w:rsidR="00C56193" w:rsidRPr="00F96828" w:rsidRDefault="00C56193" w:rsidP="00EB7C45">
            <w:pPr>
              <w:rPr>
                <w:rFonts w:ascii="Aptos" w:hAnsi="Aptos"/>
                <w:sz w:val="17"/>
                <w:szCs w:val="17"/>
              </w:rPr>
            </w:pPr>
            <w:r w:rsidRPr="00F96828">
              <w:rPr>
                <w:rFonts w:ascii="Aptos" w:hAnsi="Aptos"/>
                <w:b/>
                <w:bCs/>
                <w:sz w:val="17"/>
                <w:szCs w:val="17"/>
              </w:rPr>
              <w:t>SIF-P11 Third-Party Webhook Ingress</w:t>
            </w:r>
          </w:p>
        </w:tc>
        <w:tc>
          <w:tcPr>
            <w:tcW w:w="9069" w:type="dxa"/>
            <w:tcMar>
              <w:top w:w="100" w:type="dxa"/>
              <w:left w:w="120" w:type="dxa"/>
              <w:bottom w:w="100" w:type="dxa"/>
              <w:right w:w="120" w:type="dxa"/>
            </w:tcMar>
          </w:tcPr>
          <w:p w14:paraId="00961C7D" w14:textId="77777777" w:rsidR="00C56193" w:rsidRPr="00F96828" w:rsidRDefault="00C56193" w:rsidP="00EB7C45">
            <w:pPr>
              <w:rPr>
                <w:rFonts w:ascii="Aptos" w:hAnsi="Aptos"/>
                <w:sz w:val="17"/>
                <w:szCs w:val="17"/>
              </w:rPr>
            </w:pPr>
            <w:r w:rsidRPr="00F96828">
              <w:rPr>
                <w:rFonts w:ascii="Aptos" w:hAnsi="Aptos"/>
                <w:sz w:val="17"/>
                <w:szCs w:val="17"/>
              </w:rPr>
              <w:t>SFINT13 (8.5)</w:t>
            </w:r>
          </w:p>
        </w:tc>
      </w:tr>
      <w:tr w:rsidR="00C56193" w14:paraId="4B493DE3" w14:textId="77777777" w:rsidTr="00F96828">
        <w:tc>
          <w:tcPr>
            <w:tcW w:w="3400" w:type="dxa"/>
            <w:tcMar>
              <w:top w:w="100" w:type="dxa"/>
              <w:left w:w="120" w:type="dxa"/>
              <w:bottom w:w="100" w:type="dxa"/>
              <w:right w:w="120" w:type="dxa"/>
            </w:tcMar>
          </w:tcPr>
          <w:p w14:paraId="4B1CD7A8" w14:textId="77777777" w:rsidR="00C56193" w:rsidRPr="00F96828" w:rsidRDefault="00C56193" w:rsidP="00EB7C45">
            <w:pPr>
              <w:rPr>
                <w:rFonts w:ascii="Aptos" w:hAnsi="Aptos"/>
                <w:sz w:val="17"/>
                <w:szCs w:val="17"/>
              </w:rPr>
            </w:pPr>
            <w:r w:rsidRPr="00F96828">
              <w:rPr>
                <w:rFonts w:ascii="Aptos" w:hAnsi="Aptos"/>
                <w:b/>
                <w:bCs/>
                <w:sz w:val="17"/>
                <w:szCs w:val="17"/>
              </w:rPr>
              <w:t>SIF-P12 Managed File Exchange</w:t>
            </w:r>
          </w:p>
        </w:tc>
        <w:tc>
          <w:tcPr>
            <w:tcW w:w="9069" w:type="dxa"/>
            <w:tcMar>
              <w:top w:w="100" w:type="dxa"/>
              <w:left w:w="120" w:type="dxa"/>
              <w:bottom w:w="100" w:type="dxa"/>
              <w:right w:w="120" w:type="dxa"/>
            </w:tcMar>
          </w:tcPr>
          <w:p w14:paraId="2C8A28BA" w14:textId="77777777" w:rsidR="00C56193" w:rsidRPr="00F96828" w:rsidRDefault="00C56193" w:rsidP="00EB7C45">
            <w:pPr>
              <w:rPr>
                <w:rFonts w:ascii="Aptos" w:hAnsi="Aptos"/>
                <w:sz w:val="17"/>
                <w:szCs w:val="17"/>
              </w:rPr>
            </w:pPr>
            <w:r w:rsidRPr="00F96828">
              <w:rPr>
                <w:rFonts w:ascii="Aptos" w:hAnsi="Aptos"/>
                <w:sz w:val="17"/>
                <w:szCs w:val="17"/>
              </w:rPr>
              <w:t>SFINT10, SFINT19, SFINT20 (8.4, 8.7)</w:t>
            </w:r>
          </w:p>
        </w:tc>
      </w:tr>
      <w:tr w:rsidR="00C56193" w14:paraId="443DD11F" w14:textId="77777777" w:rsidTr="00F96828">
        <w:tc>
          <w:tcPr>
            <w:tcW w:w="3400" w:type="dxa"/>
            <w:tcMar>
              <w:top w:w="100" w:type="dxa"/>
              <w:left w:w="120" w:type="dxa"/>
              <w:bottom w:w="100" w:type="dxa"/>
              <w:right w:w="120" w:type="dxa"/>
            </w:tcMar>
          </w:tcPr>
          <w:p w14:paraId="53D810E5" w14:textId="77777777" w:rsidR="00C56193" w:rsidRPr="00F96828" w:rsidRDefault="00C56193" w:rsidP="00EB7C45">
            <w:pPr>
              <w:rPr>
                <w:rFonts w:ascii="Aptos" w:hAnsi="Aptos"/>
                <w:sz w:val="17"/>
                <w:szCs w:val="17"/>
              </w:rPr>
            </w:pPr>
            <w:r w:rsidRPr="00F96828">
              <w:rPr>
                <w:rFonts w:ascii="Aptos" w:hAnsi="Aptos"/>
                <w:b/>
                <w:bCs/>
                <w:sz w:val="17"/>
                <w:szCs w:val="17"/>
              </w:rPr>
              <w:t>SIF-P13 Data Platform Exchange</w:t>
            </w:r>
          </w:p>
        </w:tc>
        <w:tc>
          <w:tcPr>
            <w:tcW w:w="9069" w:type="dxa"/>
            <w:tcMar>
              <w:top w:w="100" w:type="dxa"/>
              <w:left w:w="120" w:type="dxa"/>
              <w:bottom w:w="100" w:type="dxa"/>
              <w:right w:w="120" w:type="dxa"/>
            </w:tcMar>
          </w:tcPr>
          <w:p w14:paraId="230CFC75" w14:textId="77777777" w:rsidR="00C56193" w:rsidRPr="00F96828" w:rsidRDefault="00C56193" w:rsidP="00EB7C45">
            <w:pPr>
              <w:rPr>
                <w:rFonts w:ascii="Aptos" w:hAnsi="Aptos"/>
                <w:sz w:val="17"/>
                <w:szCs w:val="17"/>
              </w:rPr>
            </w:pPr>
            <w:r w:rsidRPr="00F96828">
              <w:rPr>
                <w:rFonts w:ascii="Aptos" w:hAnsi="Aptos"/>
                <w:sz w:val="17"/>
                <w:szCs w:val="17"/>
              </w:rPr>
              <w:t>SFINT21, SFINT22, SFINT23 (8.8)</w:t>
            </w:r>
          </w:p>
        </w:tc>
      </w:tr>
      <w:tr w:rsidR="00C56193" w14:paraId="19DD743E" w14:textId="77777777" w:rsidTr="00F96828">
        <w:tc>
          <w:tcPr>
            <w:tcW w:w="3400" w:type="dxa"/>
            <w:tcMar>
              <w:top w:w="100" w:type="dxa"/>
              <w:left w:w="120" w:type="dxa"/>
              <w:bottom w:w="100" w:type="dxa"/>
              <w:right w:w="120" w:type="dxa"/>
            </w:tcMar>
          </w:tcPr>
          <w:p w14:paraId="128C6A15" w14:textId="77777777" w:rsidR="00C56193" w:rsidRPr="00F96828" w:rsidRDefault="00C56193" w:rsidP="00EB7C45">
            <w:pPr>
              <w:rPr>
                <w:rFonts w:ascii="Aptos" w:hAnsi="Aptos"/>
                <w:sz w:val="17"/>
                <w:szCs w:val="17"/>
              </w:rPr>
            </w:pPr>
            <w:r w:rsidRPr="00F96828">
              <w:rPr>
                <w:rFonts w:ascii="Aptos" w:hAnsi="Aptos"/>
                <w:b/>
                <w:bCs/>
                <w:sz w:val="17"/>
                <w:szCs w:val="17"/>
              </w:rPr>
              <w:t>SIF-P14 Custom Code Extension</w:t>
            </w:r>
          </w:p>
        </w:tc>
        <w:tc>
          <w:tcPr>
            <w:tcW w:w="9069" w:type="dxa"/>
            <w:tcMar>
              <w:top w:w="100" w:type="dxa"/>
              <w:left w:w="120" w:type="dxa"/>
              <w:bottom w:w="100" w:type="dxa"/>
              <w:right w:w="120" w:type="dxa"/>
            </w:tcMar>
          </w:tcPr>
          <w:p w14:paraId="2FCE569C" w14:textId="77777777" w:rsidR="00C56193" w:rsidRPr="00F96828" w:rsidRDefault="00C56193" w:rsidP="00EB7C45">
            <w:pPr>
              <w:rPr>
                <w:rFonts w:ascii="Aptos" w:hAnsi="Aptos"/>
                <w:sz w:val="17"/>
                <w:szCs w:val="17"/>
              </w:rPr>
            </w:pPr>
            <w:r w:rsidRPr="00F96828">
              <w:rPr>
                <w:rFonts w:ascii="Aptos" w:hAnsi="Aptos"/>
                <w:sz w:val="17"/>
                <w:szCs w:val="17"/>
              </w:rPr>
              <w:t>SFINT24, SFINT25 (8.9)</w:t>
            </w:r>
          </w:p>
        </w:tc>
      </w:tr>
    </w:tbl>
    <w:p w14:paraId="5FC132A2" w14:textId="77777777" w:rsidR="00C56193" w:rsidRDefault="00C56193" w:rsidP="00C56193"/>
    <w:p w14:paraId="11C04EF7" w14:textId="77777777" w:rsidR="00C56193" w:rsidRPr="00F96828" w:rsidDel="00D34C06" w:rsidRDefault="00C56193" w:rsidP="00C56193">
      <w:pPr>
        <w:rPr>
          <w:del w:id="101" w:author="Joycell Sundararaj - Chaucer" w:date="2026-09-06T22:56:00Z" w16du:dateUtc="2026-09-06T21:56:00Z"/>
          <w:rFonts w:ascii="Aptos" w:hAnsi="Aptos"/>
          <w:sz w:val="22"/>
          <w:szCs w:val="22"/>
        </w:rPr>
      </w:pPr>
      <w:r w:rsidRPr="00F96828">
        <w:rPr>
          <w:rFonts w:ascii="Aptos" w:hAnsi="Aptos"/>
          <w:b/>
          <w:bCs/>
          <w:color w:val="2E5496"/>
          <w:sz w:val="22"/>
          <w:szCs w:val="22"/>
        </w:rPr>
        <w:t>Pattern Grouping by Integration Boundary</w:t>
      </w:r>
    </w:p>
    <w:p w14:paraId="19A2129B" w14:textId="77777777" w:rsidR="00C56193" w:rsidRPr="006A65EE" w:rsidRDefault="00C56193" w:rsidP="00C56193">
      <w:pPr>
        <w:rPr>
          <w:ins w:id="102" w:author="Joycell Sundararaj - Chaucer" w:date="2026-09-06T22:56:00Z" w16du:dateUtc="2026-09-06T21:56:00Z"/>
          <w:b/>
          <w:bCs/>
          <w:color w:val="2E5496"/>
          <w:sz w:val="25"/>
          <w:szCs w:val="25"/>
        </w:rPr>
      </w:pPr>
    </w:p>
    <w:p w14:paraId="79B0729C" w14:textId="77777777" w:rsidR="00C56193" w:rsidRPr="00F96828" w:rsidRDefault="00C56193" w:rsidP="00C56193">
      <w:pPr>
        <w:rPr>
          <w:rFonts w:ascii="Aptos" w:hAnsi="Aptos"/>
          <w:sz w:val="18"/>
          <w:szCs w:val="18"/>
        </w:rPr>
      </w:pPr>
      <w:r w:rsidRPr="00F96828">
        <w:rPr>
          <w:rFonts w:ascii="Aptos" w:hAnsi="Aptos"/>
          <w:b/>
          <w:bCs/>
          <w:color w:val="2E5496"/>
          <w:sz w:val="18"/>
          <w:szCs w:val="18"/>
        </w:rPr>
        <w:t>Internal Chaucer Integration Patterns</w:t>
      </w:r>
      <w:ins w:id="103" w:author="Joycell Sundararaj - Chaucer" w:date="2026-09-06T22:56:00Z" w16du:dateUtc="2026-09-06T21:56:00Z">
        <w:r w:rsidRPr="00F96828">
          <w:rPr>
            <w:rFonts w:ascii="Aptos" w:hAnsi="Aptos"/>
            <w:sz w:val="18"/>
            <w:szCs w:val="18"/>
          </w:rPr>
          <w:br/>
        </w:r>
      </w:ins>
    </w:p>
    <w:tbl>
      <w:tblPr>
        <w:tblStyle w:val="TableGrid"/>
        <w:tblW w:w="0" w:type="auto"/>
        <w:jc w:val="center"/>
        <w:tblLook w:val="04A0" w:firstRow="1" w:lastRow="0" w:firstColumn="1" w:lastColumn="0" w:noHBand="0" w:noVBand="1"/>
      </w:tblPr>
      <w:tblGrid>
        <w:gridCol w:w="1819"/>
        <w:gridCol w:w="2374"/>
        <w:gridCol w:w="4823"/>
      </w:tblGrid>
      <w:tr w:rsidR="00C56193" w14:paraId="542461B0" w14:textId="77777777" w:rsidTr="00EB7C45">
        <w:trPr>
          <w:jc w:val="center"/>
        </w:trPr>
        <w:tc>
          <w:tcPr>
            <w:tcW w:w="1980" w:type="dxa"/>
            <w:shd w:val="clear" w:color="auto" w:fill="1A2B56"/>
            <w:vAlign w:val="center"/>
          </w:tcPr>
          <w:p w14:paraId="0129D49E" w14:textId="77777777" w:rsidR="00C56193" w:rsidRPr="00F96828" w:rsidRDefault="00C56193" w:rsidP="00EB7C45">
            <w:pPr>
              <w:spacing w:before="40" w:after="40"/>
              <w:rPr>
                <w:rFonts w:ascii="Aptos" w:hAnsi="Aptos"/>
                <w:sz w:val="17"/>
                <w:szCs w:val="17"/>
              </w:rPr>
            </w:pPr>
            <w:r w:rsidRPr="00F96828">
              <w:rPr>
                <w:rFonts w:ascii="Aptos" w:hAnsi="Aptos"/>
                <w:b/>
                <w:color w:val="FFFFFF"/>
                <w:sz w:val="17"/>
                <w:szCs w:val="17"/>
              </w:rPr>
              <w:t>Pattern ID</w:t>
            </w:r>
          </w:p>
        </w:tc>
        <w:tc>
          <w:tcPr>
            <w:tcW w:w="2551" w:type="dxa"/>
            <w:shd w:val="clear" w:color="auto" w:fill="1A2B56"/>
            <w:vAlign w:val="center"/>
          </w:tcPr>
          <w:p w14:paraId="3CCE744F" w14:textId="77777777" w:rsidR="00C56193" w:rsidRPr="00F96828" w:rsidRDefault="00C56193" w:rsidP="00EB7C45">
            <w:pPr>
              <w:spacing w:before="40" w:after="40"/>
              <w:rPr>
                <w:rFonts w:ascii="Aptos" w:hAnsi="Aptos"/>
                <w:sz w:val="17"/>
                <w:szCs w:val="17"/>
              </w:rPr>
            </w:pPr>
            <w:r w:rsidRPr="00F96828">
              <w:rPr>
                <w:rFonts w:ascii="Aptos" w:hAnsi="Aptos"/>
                <w:b/>
                <w:color w:val="FFFFFF"/>
                <w:sz w:val="17"/>
                <w:szCs w:val="17"/>
              </w:rPr>
              <w:t>Pattern</w:t>
            </w:r>
          </w:p>
        </w:tc>
        <w:tc>
          <w:tcPr>
            <w:tcW w:w="5339" w:type="dxa"/>
            <w:shd w:val="clear" w:color="auto" w:fill="1A2B56"/>
            <w:vAlign w:val="center"/>
          </w:tcPr>
          <w:p w14:paraId="5750DC68" w14:textId="77777777" w:rsidR="00C56193" w:rsidRPr="00F96828" w:rsidRDefault="00C56193" w:rsidP="00EB7C45">
            <w:pPr>
              <w:spacing w:before="40" w:after="40"/>
              <w:rPr>
                <w:rFonts w:ascii="Aptos" w:hAnsi="Aptos"/>
                <w:sz w:val="17"/>
                <w:szCs w:val="17"/>
              </w:rPr>
            </w:pPr>
            <w:r w:rsidRPr="00F96828">
              <w:rPr>
                <w:rFonts w:ascii="Aptos" w:hAnsi="Aptos"/>
                <w:b/>
                <w:color w:val="FFFFFF"/>
                <w:sz w:val="17"/>
                <w:szCs w:val="17"/>
              </w:rPr>
              <w:t>Typical Use</w:t>
            </w:r>
          </w:p>
        </w:tc>
      </w:tr>
      <w:tr w:rsidR="00C56193" w14:paraId="37243965" w14:textId="77777777" w:rsidTr="00EB7C45">
        <w:trPr>
          <w:jc w:val="center"/>
        </w:trPr>
        <w:tc>
          <w:tcPr>
            <w:tcW w:w="1980" w:type="dxa"/>
            <w:vAlign w:val="center"/>
          </w:tcPr>
          <w:p w14:paraId="12C489F6"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SIF-P01</w:t>
            </w:r>
          </w:p>
        </w:tc>
        <w:tc>
          <w:tcPr>
            <w:tcW w:w="2551" w:type="dxa"/>
            <w:vAlign w:val="center"/>
          </w:tcPr>
          <w:p w14:paraId="18ED60DC"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Internal REST API</w:t>
            </w:r>
          </w:p>
        </w:tc>
        <w:tc>
          <w:tcPr>
            <w:tcW w:w="5339" w:type="dxa"/>
            <w:vAlign w:val="center"/>
          </w:tcPr>
          <w:p w14:paraId="65A99E21"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Internal application-to-application request/response integration.</w:t>
            </w:r>
          </w:p>
        </w:tc>
      </w:tr>
      <w:tr w:rsidR="00C56193" w14:paraId="56E2410B" w14:textId="77777777" w:rsidTr="00EB7C45">
        <w:trPr>
          <w:jc w:val="center"/>
        </w:trPr>
        <w:tc>
          <w:tcPr>
            <w:tcW w:w="1980" w:type="dxa"/>
            <w:vAlign w:val="center"/>
          </w:tcPr>
          <w:p w14:paraId="03BAB6A1"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SIF-P04</w:t>
            </w:r>
          </w:p>
        </w:tc>
        <w:tc>
          <w:tcPr>
            <w:tcW w:w="2551" w:type="dxa"/>
            <w:vAlign w:val="center"/>
          </w:tcPr>
          <w:p w14:paraId="2CFCF749"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API Facade / Mediation</w:t>
            </w:r>
          </w:p>
        </w:tc>
        <w:tc>
          <w:tcPr>
            <w:tcW w:w="5339" w:type="dxa"/>
            <w:vAlign w:val="center"/>
          </w:tcPr>
          <w:p w14:paraId="7FA77937"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Shielding consumers from backend complexity or legacy constraints.</w:t>
            </w:r>
          </w:p>
        </w:tc>
      </w:tr>
      <w:tr w:rsidR="00C56193" w14:paraId="4133A455" w14:textId="77777777" w:rsidTr="00EB7C45">
        <w:trPr>
          <w:jc w:val="center"/>
        </w:trPr>
        <w:tc>
          <w:tcPr>
            <w:tcW w:w="1980" w:type="dxa"/>
            <w:vAlign w:val="center"/>
          </w:tcPr>
          <w:p w14:paraId="40E62BD2"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SIF-P05</w:t>
            </w:r>
          </w:p>
        </w:tc>
        <w:tc>
          <w:tcPr>
            <w:tcW w:w="2551" w:type="dxa"/>
            <w:vAlign w:val="center"/>
          </w:tcPr>
          <w:p w14:paraId="592BF58C"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Reliable Queue Messaging</w:t>
            </w:r>
          </w:p>
        </w:tc>
        <w:tc>
          <w:tcPr>
            <w:tcW w:w="5339" w:type="dxa"/>
            <w:vAlign w:val="center"/>
          </w:tcPr>
          <w:p w14:paraId="0677E909"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Decoupled internal processing with retry and dead-letter handling.</w:t>
            </w:r>
          </w:p>
        </w:tc>
      </w:tr>
      <w:tr w:rsidR="00C56193" w14:paraId="04FB6D67" w14:textId="77777777" w:rsidTr="00EB7C45">
        <w:trPr>
          <w:jc w:val="center"/>
        </w:trPr>
        <w:tc>
          <w:tcPr>
            <w:tcW w:w="1980" w:type="dxa"/>
            <w:vAlign w:val="center"/>
          </w:tcPr>
          <w:p w14:paraId="75343534"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SIF-P06</w:t>
            </w:r>
          </w:p>
        </w:tc>
        <w:tc>
          <w:tcPr>
            <w:tcW w:w="2551" w:type="dxa"/>
            <w:vAlign w:val="center"/>
          </w:tcPr>
          <w:p w14:paraId="6EEA1468"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Publish / Subscribe Messaging</w:t>
            </w:r>
          </w:p>
        </w:tc>
        <w:tc>
          <w:tcPr>
            <w:tcW w:w="5339" w:type="dxa"/>
            <w:vAlign w:val="center"/>
          </w:tcPr>
          <w:p w14:paraId="251DD830"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Internal business event transfer to one or to multiple consumers.</w:t>
            </w:r>
          </w:p>
        </w:tc>
      </w:tr>
      <w:tr w:rsidR="00C56193" w14:paraId="086664EB" w14:textId="77777777" w:rsidTr="00EB7C45">
        <w:trPr>
          <w:jc w:val="center"/>
        </w:trPr>
        <w:tc>
          <w:tcPr>
            <w:tcW w:w="1980" w:type="dxa"/>
            <w:vAlign w:val="center"/>
          </w:tcPr>
          <w:p w14:paraId="3CA0B23A"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SIF-P07</w:t>
            </w:r>
          </w:p>
        </w:tc>
        <w:tc>
          <w:tcPr>
            <w:tcW w:w="2551" w:type="dxa"/>
            <w:vAlign w:val="center"/>
          </w:tcPr>
          <w:p w14:paraId="7BE2428B"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Event Notification</w:t>
            </w:r>
          </w:p>
        </w:tc>
        <w:tc>
          <w:tcPr>
            <w:tcW w:w="5339" w:type="dxa"/>
            <w:vAlign w:val="center"/>
          </w:tcPr>
          <w:p w14:paraId="321FC8C8"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Lightweight internal notification that something has happened.</w:t>
            </w:r>
          </w:p>
        </w:tc>
      </w:tr>
      <w:tr w:rsidR="00C56193" w14:paraId="39B51F1D" w14:textId="77777777" w:rsidTr="00EB7C45">
        <w:trPr>
          <w:jc w:val="center"/>
        </w:trPr>
        <w:tc>
          <w:tcPr>
            <w:tcW w:w="1980" w:type="dxa"/>
            <w:vAlign w:val="center"/>
          </w:tcPr>
          <w:p w14:paraId="5B3A510E"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SIF-P09</w:t>
            </w:r>
          </w:p>
        </w:tc>
        <w:tc>
          <w:tcPr>
            <w:tcW w:w="2551" w:type="dxa"/>
            <w:vAlign w:val="center"/>
          </w:tcPr>
          <w:p w14:paraId="67445D13"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Workflow Orchestration</w:t>
            </w:r>
          </w:p>
        </w:tc>
        <w:tc>
          <w:tcPr>
            <w:tcW w:w="5339" w:type="dxa"/>
            <w:vAlign w:val="center"/>
          </w:tcPr>
          <w:p w14:paraId="44B39DAF"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Multi-step integration across Chaucer-owned systems.</w:t>
            </w:r>
          </w:p>
        </w:tc>
      </w:tr>
      <w:tr w:rsidR="00C56193" w14:paraId="3C805064" w14:textId="77777777" w:rsidTr="00EB7C45">
        <w:trPr>
          <w:jc w:val="center"/>
        </w:trPr>
        <w:tc>
          <w:tcPr>
            <w:tcW w:w="1980" w:type="dxa"/>
            <w:vAlign w:val="center"/>
          </w:tcPr>
          <w:p w14:paraId="74775B85"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SIF-P10</w:t>
            </w:r>
          </w:p>
        </w:tc>
        <w:tc>
          <w:tcPr>
            <w:tcW w:w="2551" w:type="dxa"/>
            <w:vAlign w:val="center"/>
          </w:tcPr>
          <w:p w14:paraId="21FF022B"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Long-Running Workflow</w:t>
            </w:r>
          </w:p>
        </w:tc>
        <w:tc>
          <w:tcPr>
            <w:tcW w:w="5339" w:type="dxa"/>
            <w:vAlign w:val="center"/>
          </w:tcPr>
          <w:p w14:paraId="4F02E10B"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Stateful processes, callbacks, retry cycles, or human/system delays.</w:t>
            </w:r>
          </w:p>
        </w:tc>
      </w:tr>
      <w:tr w:rsidR="00C56193" w14:paraId="753BA6B7" w14:textId="77777777" w:rsidTr="00EB7C45">
        <w:trPr>
          <w:jc w:val="center"/>
        </w:trPr>
        <w:tc>
          <w:tcPr>
            <w:tcW w:w="1980" w:type="dxa"/>
            <w:vAlign w:val="center"/>
          </w:tcPr>
          <w:p w14:paraId="2198EDAA"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SIF-P12</w:t>
            </w:r>
          </w:p>
        </w:tc>
        <w:tc>
          <w:tcPr>
            <w:tcW w:w="2551" w:type="dxa"/>
            <w:vAlign w:val="center"/>
          </w:tcPr>
          <w:p w14:paraId="02E2445D"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Managed File Exchange</w:t>
            </w:r>
          </w:p>
        </w:tc>
        <w:tc>
          <w:tcPr>
            <w:tcW w:w="5339" w:type="dxa"/>
            <w:vAlign w:val="center"/>
          </w:tcPr>
          <w:p w14:paraId="3D6560B4"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Controlled file movement between Chaucer systems.</w:t>
            </w:r>
          </w:p>
        </w:tc>
      </w:tr>
      <w:tr w:rsidR="00C56193" w14:paraId="6632E246" w14:textId="77777777" w:rsidTr="00EB7C45">
        <w:trPr>
          <w:jc w:val="center"/>
        </w:trPr>
        <w:tc>
          <w:tcPr>
            <w:tcW w:w="1980" w:type="dxa"/>
            <w:vAlign w:val="center"/>
          </w:tcPr>
          <w:p w14:paraId="0C77BCB6"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SIF-P14</w:t>
            </w:r>
          </w:p>
        </w:tc>
        <w:tc>
          <w:tcPr>
            <w:tcW w:w="2551" w:type="dxa"/>
            <w:vAlign w:val="center"/>
          </w:tcPr>
          <w:p w14:paraId="688F39E7"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Custom Code Extension</w:t>
            </w:r>
          </w:p>
        </w:tc>
        <w:tc>
          <w:tcPr>
            <w:tcW w:w="5339" w:type="dxa"/>
            <w:vAlign w:val="center"/>
          </w:tcPr>
          <w:p w14:paraId="59AD3E10"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Small transformation, validation, enrichment, or protocol adaptation.</w:t>
            </w:r>
          </w:p>
        </w:tc>
      </w:tr>
    </w:tbl>
    <w:p w14:paraId="491F77F0" w14:textId="77777777" w:rsidR="00C56193" w:rsidRDefault="00C56193" w:rsidP="00C56193"/>
    <w:p w14:paraId="57490A3A" w14:textId="77777777" w:rsidR="00C56193" w:rsidRPr="006A65EE" w:rsidDel="00842A35" w:rsidRDefault="00C56193" w:rsidP="00C56193">
      <w:pPr>
        <w:rPr>
          <w:del w:id="104" w:author="Joycell Sundararaj - Chaucer" w:date="2026-09-06T22:53:00Z" w16du:dateUtc="2026-09-06T21:53:00Z"/>
          <w:color w:val="2E5496"/>
        </w:rPr>
      </w:pPr>
    </w:p>
    <w:p w14:paraId="281A3D52" w14:textId="77777777" w:rsidR="00C56193" w:rsidRPr="003C506A" w:rsidRDefault="00C56193" w:rsidP="00C56193">
      <w:pPr>
        <w:rPr>
          <w:rFonts w:ascii="Aptos" w:hAnsi="Aptos"/>
          <w:color w:val="2E5496"/>
        </w:rPr>
      </w:pPr>
      <w:r w:rsidRPr="003C506A">
        <w:rPr>
          <w:rFonts w:ascii="Aptos" w:hAnsi="Aptos"/>
          <w:b/>
          <w:bCs/>
          <w:color w:val="2E5496"/>
          <w:sz w:val="22"/>
          <w:szCs w:val="22"/>
        </w:rPr>
        <w:t>Third Party to Chaucer Inbound Patterns</w:t>
      </w:r>
      <w:ins w:id="105" w:author="Joycell Sundararaj - Chaucer" w:date="2026-09-06T22:56:00Z" w16du:dateUtc="2026-09-06T21:56:00Z">
        <w:r w:rsidRPr="003C506A">
          <w:rPr>
            <w:rFonts w:ascii="Aptos" w:hAnsi="Aptos"/>
            <w:b/>
            <w:bCs/>
            <w:color w:val="2E5496"/>
            <w:sz w:val="22"/>
            <w:szCs w:val="22"/>
          </w:rPr>
          <w:br/>
        </w:r>
      </w:ins>
    </w:p>
    <w:tbl>
      <w:tblPr>
        <w:tblStyle w:val="TableGrid"/>
        <w:tblW w:w="0" w:type="auto"/>
        <w:jc w:val="center"/>
        <w:tblLook w:val="04A0" w:firstRow="1" w:lastRow="0" w:firstColumn="1" w:lastColumn="0" w:noHBand="0" w:noVBand="1"/>
      </w:tblPr>
      <w:tblGrid>
        <w:gridCol w:w="1321"/>
        <w:gridCol w:w="2214"/>
        <w:gridCol w:w="2796"/>
        <w:gridCol w:w="2685"/>
      </w:tblGrid>
      <w:tr w:rsidR="00C56193" w14:paraId="556BE139" w14:textId="77777777" w:rsidTr="00EB7C45">
        <w:trPr>
          <w:jc w:val="center"/>
        </w:trPr>
        <w:tc>
          <w:tcPr>
            <w:tcW w:w="1413" w:type="dxa"/>
            <w:shd w:val="clear" w:color="auto" w:fill="1A2B56"/>
            <w:vAlign w:val="center"/>
          </w:tcPr>
          <w:p w14:paraId="11AF3BFF" w14:textId="77777777" w:rsidR="00C56193" w:rsidRPr="00F96828" w:rsidRDefault="00C56193" w:rsidP="00EB7C45">
            <w:pPr>
              <w:spacing w:before="40" w:after="40"/>
              <w:rPr>
                <w:rFonts w:ascii="Aptos" w:hAnsi="Aptos"/>
                <w:sz w:val="17"/>
                <w:szCs w:val="17"/>
              </w:rPr>
            </w:pPr>
            <w:r w:rsidRPr="00F96828">
              <w:rPr>
                <w:rFonts w:ascii="Aptos" w:hAnsi="Aptos"/>
                <w:b/>
                <w:color w:val="FFFFFF"/>
                <w:sz w:val="17"/>
                <w:szCs w:val="17"/>
              </w:rPr>
              <w:t>Pattern ID</w:t>
            </w:r>
          </w:p>
        </w:tc>
        <w:tc>
          <w:tcPr>
            <w:tcW w:w="2410" w:type="dxa"/>
            <w:shd w:val="clear" w:color="auto" w:fill="1A2B56"/>
            <w:vAlign w:val="center"/>
          </w:tcPr>
          <w:p w14:paraId="0A9D6AE0" w14:textId="77777777" w:rsidR="00C56193" w:rsidRPr="00F96828" w:rsidRDefault="00C56193" w:rsidP="00EB7C45">
            <w:pPr>
              <w:spacing w:before="40" w:after="40"/>
              <w:rPr>
                <w:rFonts w:ascii="Aptos" w:hAnsi="Aptos"/>
                <w:sz w:val="17"/>
                <w:szCs w:val="17"/>
              </w:rPr>
            </w:pPr>
            <w:r w:rsidRPr="00F96828">
              <w:rPr>
                <w:rFonts w:ascii="Aptos" w:hAnsi="Aptos"/>
                <w:b/>
                <w:color w:val="FFFFFF"/>
                <w:sz w:val="17"/>
                <w:szCs w:val="17"/>
              </w:rPr>
              <w:t>Pattern</w:t>
            </w:r>
          </w:p>
        </w:tc>
        <w:tc>
          <w:tcPr>
            <w:tcW w:w="3118" w:type="dxa"/>
            <w:shd w:val="clear" w:color="auto" w:fill="1A2B56"/>
            <w:vAlign w:val="center"/>
          </w:tcPr>
          <w:p w14:paraId="5419C08E" w14:textId="77777777" w:rsidR="00C56193" w:rsidRPr="00F96828" w:rsidRDefault="00C56193" w:rsidP="00EB7C45">
            <w:pPr>
              <w:spacing w:before="40" w:after="40"/>
              <w:rPr>
                <w:rFonts w:ascii="Aptos" w:hAnsi="Aptos"/>
                <w:sz w:val="17"/>
                <w:szCs w:val="17"/>
              </w:rPr>
            </w:pPr>
            <w:r w:rsidRPr="00F96828">
              <w:rPr>
                <w:rFonts w:ascii="Aptos" w:hAnsi="Aptos"/>
                <w:b/>
                <w:color w:val="FFFFFF"/>
                <w:sz w:val="17"/>
                <w:szCs w:val="17"/>
              </w:rPr>
              <w:t>Typical Use</w:t>
            </w:r>
          </w:p>
        </w:tc>
        <w:tc>
          <w:tcPr>
            <w:tcW w:w="2929" w:type="dxa"/>
            <w:shd w:val="clear" w:color="auto" w:fill="1A2B56"/>
            <w:vAlign w:val="center"/>
          </w:tcPr>
          <w:p w14:paraId="7AFCF5BA" w14:textId="77777777" w:rsidR="00C56193" w:rsidRPr="00F96828" w:rsidRDefault="00C56193" w:rsidP="00EB7C45">
            <w:pPr>
              <w:spacing w:before="40" w:after="40"/>
              <w:rPr>
                <w:rFonts w:ascii="Aptos" w:hAnsi="Aptos"/>
                <w:sz w:val="17"/>
                <w:szCs w:val="17"/>
              </w:rPr>
            </w:pPr>
            <w:r w:rsidRPr="00F96828">
              <w:rPr>
                <w:rFonts w:ascii="Aptos" w:hAnsi="Aptos"/>
                <w:b/>
                <w:color w:val="FFFFFF"/>
                <w:sz w:val="17"/>
                <w:szCs w:val="17"/>
              </w:rPr>
              <w:t>Additional Controls</w:t>
            </w:r>
          </w:p>
        </w:tc>
      </w:tr>
      <w:tr w:rsidR="00C56193" w14:paraId="70E6DD1D" w14:textId="77777777" w:rsidTr="00EB7C45">
        <w:trPr>
          <w:jc w:val="center"/>
        </w:trPr>
        <w:tc>
          <w:tcPr>
            <w:tcW w:w="1413" w:type="dxa"/>
            <w:vAlign w:val="center"/>
          </w:tcPr>
          <w:p w14:paraId="26AC1CE7"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SIF-P02</w:t>
            </w:r>
          </w:p>
        </w:tc>
        <w:tc>
          <w:tcPr>
            <w:tcW w:w="2410" w:type="dxa"/>
            <w:vAlign w:val="center"/>
          </w:tcPr>
          <w:p w14:paraId="33DD918D"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External API Ingress</w:t>
            </w:r>
          </w:p>
        </w:tc>
        <w:tc>
          <w:tcPr>
            <w:tcW w:w="3118" w:type="dxa"/>
            <w:vAlign w:val="center"/>
          </w:tcPr>
          <w:p w14:paraId="56259A93"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Supplier, SaaS, broker, or vendor calls a Chaucer API.</w:t>
            </w:r>
          </w:p>
        </w:tc>
        <w:tc>
          <w:tcPr>
            <w:tcW w:w="2929" w:type="dxa"/>
            <w:vAlign w:val="center"/>
          </w:tcPr>
          <w:p w14:paraId="7BA7D6C2"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APIM, OAuth/OIDC or approved auth model, throttling, usage quota, validation, logging.</w:t>
            </w:r>
          </w:p>
        </w:tc>
      </w:tr>
      <w:tr w:rsidR="00C56193" w14:paraId="64CB7821" w14:textId="77777777" w:rsidTr="00EB7C45">
        <w:trPr>
          <w:jc w:val="center"/>
        </w:trPr>
        <w:tc>
          <w:tcPr>
            <w:tcW w:w="1413" w:type="dxa"/>
            <w:vAlign w:val="center"/>
          </w:tcPr>
          <w:p w14:paraId="63BD9F7D"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SIF-P04</w:t>
            </w:r>
          </w:p>
        </w:tc>
        <w:tc>
          <w:tcPr>
            <w:tcW w:w="2410" w:type="dxa"/>
            <w:vAlign w:val="center"/>
          </w:tcPr>
          <w:p w14:paraId="7C9C6549"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API Facade / Mediation</w:t>
            </w:r>
          </w:p>
        </w:tc>
        <w:tc>
          <w:tcPr>
            <w:tcW w:w="3118" w:type="dxa"/>
            <w:vAlign w:val="center"/>
          </w:tcPr>
          <w:p w14:paraId="16E68A6C"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Chaucer exposes stable contract while shielding internal systems.</w:t>
            </w:r>
          </w:p>
        </w:tc>
        <w:tc>
          <w:tcPr>
            <w:tcW w:w="2929" w:type="dxa"/>
            <w:vAlign w:val="center"/>
          </w:tcPr>
          <w:p w14:paraId="2559101A"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Contract ownership, versioning, backend isolation.</w:t>
            </w:r>
          </w:p>
        </w:tc>
      </w:tr>
      <w:tr w:rsidR="00C56193" w14:paraId="343B555E" w14:textId="77777777" w:rsidTr="00EB7C45">
        <w:trPr>
          <w:jc w:val="center"/>
        </w:trPr>
        <w:tc>
          <w:tcPr>
            <w:tcW w:w="1413" w:type="dxa"/>
            <w:vAlign w:val="center"/>
          </w:tcPr>
          <w:p w14:paraId="6CCC7D27" w14:textId="77777777" w:rsidR="00C56193" w:rsidRPr="00F96828" w:rsidRDefault="00C56193" w:rsidP="00EB7C45">
            <w:pPr>
              <w:spacing w:before="40" w:after="40"/>
              <w:rPr>
                <w:rFonts w:ascii="Aptos" w:hAnsi="Aptos"/>
                <w:sz w:val="17"/>
                <w:szCs w:val="17"/>
              </w:rPr>
            </w:pPr>
            <w:r w:rsidRPr="00F96828">
              <w:rPr>
                <w:rFonts w:ascii="Aptos" w:hAnsi="Aptos"/>
                <w:sz w:val="17"/>
                <w:szCs w:val="17"/>
              </w:rPr>
              <w:lastRenderedPageBreak/>
              <w:t>SIF-P07</w:t>
            </w:r>
          </w:p>
        </w:tc>
        <w:tc>
          <w:tcPr>
            <w:tcW w:w="2410" w:type="dxa"/>
            <w:vAlign w:val="center"/>
          </w:tcPr>
          <w:p w14:paraId="7BEA21F9"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Event Notification</w:t>
            </w:r>
          </w:p>
        </w:tc>
        <w:tc>
          <w:tcPr>
            <w:tcW w:w="3118" w:type="dxa"/>
            <w:vAlign w:val="center"/>
          </w:tcPr>
          <w:p w14:paraId="6026415F"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Third party notifies Chaucer that an event has occurred.</w:t>
            </w:r>
          </w:p>
        </w:tc>
        <w:tc>
          <w:tcPr>
            <w:tcW w:w="2929" w:type="dxa"/>
            <w:vAlign w:val="center"/>
          </w:tcPr>
          <w:p w14:paraId="36A6B35A"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Schema validation, replay controls, monitoring.</w:t>
            </w:r>
          </w:p>
        </w:tc>
      </w:tr>
      <w:tr w:rsidR="00C56193" w14:paraId="5995AC09" w14:textId="77777777" w:rsidTr="00EB7C45">
        <w:trPr>
          <w:jc w:val="center"/>
        </w:trPr>
        <w:tc>
          <w:tcPr>
            <w:tcW w:w="1413" w:type="dxa"/>
            <w:vAlign w:val="center"/>
          </w:tcPr>
          <w:p w14:paraId="6346D089"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SIF-P11</w:t>
            </w:r>
          </w:p>
        </w:tc>
        <w:tc>
          <w:tcPr>
            <w:tcW w:w="2410" w:type="dxa"/>
            <w:vAlign w:val="center"/>
          </w:tcPr>
          <w:p w14:paraId="2EBB0C5C"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Third-Party Webhook Ingress</w:t>
            </w:r>
          </w:p>
        </w:tc>
        <w:tc>
          <w:tcPr>
            <w:tcW w:w="3118" w:type="dxa"/>
            <w:vAlign w:val="center"/>
          </w:tcPr>
          <w:p w14:paraId="58D5F12C"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SaaS callback or vendor event pushed to Chaucer.</w:t>
            </w:r>
          </w:p>
        </w:tc>
        <w:tc>
          <w:tcPr>
            <w:tcW w:w="2929" w:type="dxa"/>
            <w:vAlign w:val="center"/>
          </w:tcPr>
          <w:p w14:paraId="22921754"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Signature validation, replay protection, APIM mediation.</w:t>
            </w:r>
          </w:p>
        </w:tc>
      </w:tr>
      <w:tr w:rsidR="00C56193" w14:paraId="6A40CD5B" w14:textId="77777777" w:rsidTr="00EB7C45">
        <w:trPr>
          <w:jc w:val="center"/>
        </w:trPr>
        <w:tc>
          <w:tcPr>
            <w:tcW w:w="1413" w:type="dxa"/>
            <w:vAlign w:val="center"/>
          </w:tcPr>
          <w:p w14:paraId="5DF5A9CA"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SIF-P12</w:t>
            </w:r>
          </w:p>
        </w:tc>
        <w:tc>
          <w:tcPr>
            <w:tcW w:w="2410" w:type="dxa"/>
            <w:vAlign w:val="center"/>
          </w:tcPr>
          <w:p w14:paraId="347F8007"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Managed File Exchange</w:t>
            </w:r>
          </w:p>
        </w:tc>
        <w:tc>
          <w:tcPr>
            <w:tcW w:w="3118" w:type="dxa"/>
            <w:vAlign w:val="center"/>
          </w:tcPr>
          <w:p w14:paraId="1A5F57A0"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Supplier, broker, or vendor sends files to Chaucer.</w:t>
            </w:r>
          </w:p>
        </w:tc>
        <w:tc>
          <w:tcPr>
            <w:tcW w:w="2929" w:type="dxa"/>
            <w:vAlign w:val="center"/>
          </w:tcPr>
          <w:p w14:paraId="56B148C0"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Malware scanning, encryption, metadata capture, reconciliation.</w:t>
            </w:r>
          </w:p>
        </w:tc>
      </w:tr>
      <w:tr w:rsidR="00C56193" w14:paraId="144BBF99" w14:textId="77777777" w:rsidTr="00EB7C45">
        <w:trPr>
          <w:jc w:val="center"/>
        </w:trPr>
        <w:tc>
          <w:tcPr>
            <w:tcW w:w="1413" w:type="dxa"/>
            <w:vAlign w:val="center"/>
          </w:tcPr>
          <w:p w14:paraId="53131392"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SIF-P13</w:t>
            </w:r>
          </w:p>
        </w:tc>
        <w:tc>
          <w:tcPr>
            <w:tcW w:w="2410" w:type="dxa"/>
            <w:vAlign w:val="center"/>
          </w:tcPr>
          <w:p w14:paraId="1DE29704"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Data Platform Exchange</w:t>
            </w:r>
          </w:p>
        </w:tc>
        <w:tc>
          <w:tcPr>
            <w:tcW w:w="3118" w:type="dxa"/>
            <w:vAlign w:val="center"/>
          </w:tcPr>
          <w:p w14:paraId="18C8392A"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External data is provided for analytical ingestion.</w:t>
            </w:r>
          </w:p>
        </w:tc>
        <w:tc>
          <w:tcPr>
            <w:tcW w:w="2929" w:type="dxa"/>
            <w:vAlign w:val="center"/>
          </w:tcPr>
          <w:p w14:paraId="5445C963"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Data ownership, lineage, classification, ingestion controls.</w:t>
            </w:r>
          </w:p>
        </w:tc>
      </w:tr>
    </w:tbl>
    <w:p w14:paraId="390201E3" w14:textId="77777777" w:rsidR="00C56193" w:rsidRDefault="00C56193" w:rsidP="00C56193">
      <w:pPr>
        <w:rPr>
          <w:ins w:id="106" w:author="Joycell Sundararaj - Chaucer" w:date="2026-09-06T23:17:00Z" w16du:dateUtc="2026-09-06T22:17:00Z"/>
        </w:rPr>
      </w:pPr>
    </w:p>
    <w:p w14:paraId="1D0F28E0" w14:textId="77777777" w:rsidR="00C56193" w:rsidRDefault="00C56193" w:rsidP="00C56193"/>
    <w:p w14:paraId="699FD0D2" w14:textId="77777777" w:rsidR="00C56193" w:rsidRPr="003C506A" w:rsidRDefault="00C56193" w:rsidP="00C56193">
      <w:pPr>
        <w:rPr>
          <w:rFonts w:ascii="Aptos" w:hAnsi="Aptos"/>
          <w:color w:val="2E5496"/>
        </w:rPr>
      </w:pPr>
      <w:r w:rsidRPr="003C506A">
        <w:rPr>
          <w:rFonts w:ascii="Aptos" w:hAnsi="Aptos"/>
          <w:b/>
          <w:bCs/>
          <w:color w:val="2E5496"/>
          <w:sz w:val="22"/>
          <w:szCs w:val="22"/>
        </w:rPr>
        <w:t>Chaucer to Third Party Outbound Patterns</w:t>
      </w:r>
      <w:ins w:id="107" w:author="Joycell Sundararaj - Chaucer" w:date="2026-09-06T22:56:00Z" w16du:dateUtc="2026-09-06T21:56:00Z">
        <w:r w:rsidRPr="003C506A">
          <w:rPr>
            <w:rFonts w:ascii="Aptos" w:hAnsi="Aptos"/>
            <w:b/>
            <w:bCs/>
            <w:color w:val="2E5496"/>
            <w:sz w:val="22"/>
            <w:szCs w:val="22"/>
          </w:rPr>
          <w:br/>
        </w:r>
      </w:ins>
    </w:p>
    <w:tbl>
      <w:tblPr>
        <w:tblStyle w:val="TableGrid"/>
        <w:tblW w:w="0" w:type="auto"/>
        <w:jc w:val="center"/>
        <w:tblLook w:val="04A0" w:firstRow="1" w:lastRow="0" w:firstColumn="1" w:lastColumn="0" w:noHBand="0" w:noVBand="1"/>
      </w:tblPr>
      <w:tblGrid>
        <w:gridCol w:w="1311"/>
        <w:gridCol w:w="1980"/>
        <w:gridCol w:w="2712"/>
        <w:gridCol w:w="3013"/>
      </w:tblGrid>
      <w:tr w:rsidR="00C56193" w14:paraId="14148CDF" w14:textId="77777777" w:rsidTr="00EB7C45">
        <w:trPr>
          <w:jc w:val="center"/>
        </w:trPr>
        <w:tc>
          <w:tcPr>
            <w:tcW w:w="1413" w:type="dxa"/>
            <w:shd w:val="clear" w:color="auto" w:fill="1A2B56"/>
            <w:vAlign w:val="center"/>
          </w:tcPr>
          <w:p w14:paraId="331AF204" w14:textId="77777777" w:rsidR="00C56193" w:rsidRPr="00F96828" w:rsidRDefault="00C56193" w:rsidP="00EB7C45">
            <w:pPr>
              <w:spacing w:before="40" w:after="40"/>
              <w:rPr>
                <w:rFonts w:ascii="Aptos" w:hAnsi="Aptos"/>
                <w:sz w:val="17"/>
                <w:szCs w:val="17"/>
              </w:rPr>
            </w:pPr>
            <w:r w:rsidRPr="00F96828">
              <w:rPr>
                <w:rFonts w:ascii="Aptos" w:hAnsi="Aptos"/>
                <w:b/>
                <w:color w:val="FFFFFF"/>
                <w:sz w:val="17"/>
                <w:szCs w:val="17"/>
              </w:rPr>
              <w:t>Pattern ID</w:t>
            </w:r>
          </w:p>
        </w:tc>
        <w:tc>
          <w:tcPr>
            <w:tcW w:w="2126" w:type="dxa"/>
            <w:shd w:val="clear" w:color="auto" w:fill="1A2B56"/>
            <w:vAlign w:val="center"/>
          </w:tcPr>
          <w:p w14:paraId="2BC3423F" w14:textId="77777777" w:rsidR="00C56193" w:rsidRPr="00F96828" w:rsidRDefault="00C56193" w:rsidP="00EB7C45">
            <w:pPr>
              <w:spacing w:before="40" w:after="40"/>
              <w:rPr>
                <w:rFonts w:ascii="Aptos" w:hAnsi="Aptos"/>
                <w:sz w:val="17"/>
                <w:szCs w:val="17"/>
              </w:rPr>
            </w:pPr>
            <w:r w:rsidRPr="00F96828">
              <w:rPr>
                <w:rFonts w:ascii="Aptos" w:hAnsi="Aptos"/>
                <w:b/>
                <w:color w:val="FFFFFF"/>
                <w:sz w:val="17"/>
                <w:szCs w:val="17"/>
              </w:rPr>
              <w:t>Pattern</w:t>
            </w:r>
          </w:p>
        </w:tc>
        <w:tc>
          <w:tcPr>
            <w:tcW w:w="2977" w:type="dxa"/>
            <w:shd w:val="clear" w:color="auto" w:fill="1A2B56"/>
            <w:vAlign w:val="center"/>
          </w:tcPr>
          <w:p w14:paraId="7CD1269A" w14:textId="77777777" w:rsidR="00C56193" w:rsidRPr="00F96828" w:rsidRDefault="00C56193" w:rsidP="00EB7C45">
            <w:pPr>
              <w:spacing w:before="40" w:after="40"/>
              <w:rPr>
                <w:rFonts w:ascii="Aptos" w:hAnsi="Aptos"/>
                <w:sz w:val="17"/>
                <w:szCs w:val="17"/>
              </w:rPr>
            </w:pPr>
            <w:r w:rsidRPr="00F96828">
              <w:rPr>
                <w:rFonts w:ascii="Aptos" w:hAnsi="Aptos"/>
                <w:b/>
                <w:color w:val="FFFFFF"/>
                <w:sz w:val="17"/>
                <w:szCs w:val="17"/>
              </w:rPr>
              <w:t>Typical Use</w:t>
            </w:r>
          </w:p>
        </w:tc>
        <w:tc>
          <w:tcPr>
            <w:tcW w:w="3354" w:type="dxa"/>
            <w:shd w:val="clear" w:color="auto" w:fill="1A2B56"/>
            <w:vAlign w:val="center"/>
          </w:tcPr>
          <w:p w14:paraId="7EC2D93A" w14:textId="77777777" w:rsidR="00C56193" w:rsidRPr="00F96828" w:rsidRDefault="00C56193" w:rsidP="00EB7C45">
            <w:pPr>
              <w:spacing w:before="40" w:after="40"/>
              <w:rPr>
                <w:rFonts w:ascii="Aptos" w:hAnsi="Aptos"/>
                <w:sz w:val="17"/>
                <w:szCs w:val="17"/>
              </w:rPr>
            </w:pPr>
            <w:r w:rsidRPr="00F96828">
              <w:rPr>
                <w:rFonts w:ascii="Aptos" w:hAnsi="Aptos"/>
                <w:b/>
                <w:color w:val="FFFFFF"/>
                <w:sz w:val="17"/>
                <w:szCs w:val="17"/>
              </w:rPr>
              <w:t>Additional Controls</w:t>
            </w:r>
          </w:p>
        </w:tc>
      </w:tr>
      <w:tr w:rsidR="00C56193" w14:paraId="56E056BA" w14:textId="77777777" w:rsidTr="00EB7C45">
        <w:trPr>
          <w:jc w:val="center"/>
        </w:trPr>
        <w:tc>
          <w:tcPr>
            <w:tcW w:w="1413" w:type="dxa"/>
            <w:vAlign w:val="center"/>
          </w:tcPr>
          <w:p w14:paraId="736CF1CB"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SIF-P03</w:t>
            </w:r>
          </w:p>
        </w:tc>
        <w:tc>
          <w:tcPr>
            <w:tcW w:w="2126" w:type="dxa"/>
            <w:vAlign w:val="center"/>
          </w:tcPr>
          <w:p w14:paraId="3584EE16"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External API Egress</w:t>
            </w:r>
          </w:p>
        </w:tc>
        <w:tc>
          <w:tcPr>
            <w:tcW w:w="2977" w:type="dxa"/>
            <w:vAlign w:val="center"/>
          </w:tcPr>
          <w:p w14:paraId="47AE86DA"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Chaucer calls supplier, SaaS, market, or vendor APIs.</w:t>
            </w:r>
          </w:p>
        </w:tc>
        <w:tc>
          <w:tcPr>
            <w:tcW w:w="3354" w:type="dxa"/>
            <w:vAlign w:val="center"/>
          </w:tcPr>
          <w:p w14:paraId="0D783044"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Credential management, timeout, retry with exponential fall back, throttling, error mapping.</w:t>
            </w:r>
          </w:p>
        </w:tc>
      </w:tr>
      <w:tr w:rsidR="00C56193" w14:paraId="79FAF84C" w14:textId="77777777" w:rsidTr="00EB7C45">
        <w:trPr>
          <w:jc w:val="center"/>
        </w:trPr>
        <w:tc>
          <w:tcPr>
            <w:tcW w:w="1413" w:type="dxa"/>
            <w:vAlign w:val="center"/>
          </w:tcPr>
          <w:p w14:paraId="776BF5FC"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SIF-P04</w:t>
            </w:r>
          </w:p>
        </w:tc>
        <w:tc>
          <w:tcPr>
            <w:tcW w:w="2126" w:type="dxa"/>
            <w:vAlign w:val="center"/>
          </w:tcPr>
          <w:p w14:paraId="03C8AB47"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API Facade / Mediation</w:t>
            </w:r>
          </w:p>
        </w:tc>
        <w:tc>
          <w:tcPr>
            <w:tcW w:w="2977" w:type="dxa"/>
            <w:vAlign w:val="center"/>
          </w:tcPr>
          <w:p w14:paraId="445F7778"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Chaucer standardizes access to third-party APIs for internal consumers.</w:t>
            </w:r>
          </w:p>
        </w:tc>
        <w:tc>
          <w:tcPr>
            <w:tcW w:w="3354" w:type="dxa"/>
            <w:vAlign w:val="center"/>
          </w:tcPr>
          <w:p w14:paraId="1D7704AC"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Abstraction, versioning, supplier contract management.</w:t>
            </w:r>
          </w:p>
        </w:tc>
      </w:tr>
      <w:tr w:rsidR="00C56193" w14:paraId="4BBEFAD6" w14:textId="77777777" w:rsidTr="00EB7C45">
        <w:trPr>
          <w:jc w:val="center"/>
        </w:trPr>
        <w:tc>
          <w:tcPr>
            <w:tcW w:w="1413" w:type="dxa"/>
            <w:vAlign w:val="center"/>
          </w:tcPr>
          <w:p w14:paraId="2C147632"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SIF-P07</w:t>
            </w:r>
          </w:p>
        </w:tc>
        <w:tc>
          <w:tcPr>
            <w:tcW w:w="2126" w:type="dxa"/>
            <w:vAlign w:val="center"/>
          </w:tcPr>
          <w:p w14:paraId="280715F0"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Event Notification</w:t>
            </w:r>
          </w:p>
        </w:tc>
        <w:tc>
          <w:tcPr>
            <w:tcW w:w="2977" w:type="dxa"/>
            <w:vAlign w:val="center"/>
          </w:tcPr>
          <w:p w14:paraId="32E14D63"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Chaucer notifies an external party of a process or status event.</w:t>
            </w:r>
          </w:p>
        </w:tc>
        <w:tc>
          <w:tcPr>
            <w:tcW w:w="3354" w:type="dxa"/>
            <w:vAlign w:val="center"/>
          </w:tcPr>
          <w:p w14:paraId="0862A775"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Contracted endpoint, failure handling, audit trail.</w:t>
            </w:r>
          </w:p>
        </w:tc>
      </w:tr>
      <w:tr w:rsidR="00C56193" w14:paraId="36BA355D" w14:textId="77777777" w:rsidTr="00EB7C45">
        <w:trPr>
          <w:jc w:val="center"/>
        </w:trPr>
        <w:tc>
          <w:tcPr>
            <w:tcW w:w="1413" w:type="dxa"/>
            <w:vAlign w:val="center"/>
          </w:tcPr>
          <w:p w14:paraId="78A9BA95"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SIF-P09</w:t>
            </w:r>
          </w:p>
        </w:tc>
        <w:tc>
          <w:tcPr>
            <w:tcW w:w="2126" w:type="dxa"/>
            <w:vAlign w:val="center"/>
          </w:tcPr>
          <w:p w14:paraId="2267D3FA"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Workflow Orchestration</w:t>
            </w:r>
          </w:p>
        </w:tc>
        <w:tc>
          <w:tcPr>
            <w:tcW w:w="2977" w:type="dxa"/>
            <w:vAlign w:val="center"/>
          </w:tcPr>
          <w:p w14:paraId="043BDC64"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Chaucer coordinates multi-step third-party process.</w:t>
            </w:r>
          </w:p>
        </w:tc>
        <w:tc>
          <w:tcPr>
            <w:tcW w:w="3354" w:type="dxa"/>
            <w:vAlign w:val="center"/>
          </w:tcPr>
          <w:p w14:paraId="07828F25"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Operational ownership, compensating action, monitoring.</w:t>
            </w:r>
          </w:p>
        </w:tc>
      </w:tr>
      <w:tr w:rsidR="00C56193" w14:paraId="5F848500" w14:textId="77777777" w:rsidTr="00EB7C45">
        <w:trPr>
          <w:jc w:val="center"/>
        </w:trPr>
        <w:tc>
          <w:tcPr>
            <w:tcW w:w="1413" w:type="dxa"/>
            <w:vAlign w:val="center"/>
          </w:tcPr>
          <w:p w14:paraId="209E1019"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SIF-P10</w:t>
            </w:r>
          </w:p>
        </w:tc>
        <w:tc>
          <w:tcPr>
            <w:tcW w:w="2126" w:type="dxa"/>
            <w:vAlign w:val="center"/>
          </w:tcPr>
          <w:p w14:paraId="6ADC445B"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Long-Running Workflow</w:t>
            </w:r>
          </w:p>
        </w:tc>
        <w:tc>
          <w:tcPr>
            <w:tcW w:w="2977" w:type="dxa"/>
            <w:vAlign w:val="center"/>
          </w:tcPr>
          <w:p w14:paraId="1F373685"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Supplier interaction requires polling, callbacks, or delayed response.</w:t>
            </w:r>
          </w:p>
        </w:tc>
        <w:tc>
          <w:tcPr>
            <w:tcW w:w="3354" w:type="dxa"/>
            <w:vAlign w:val="center"/>
          </w:tcPr>
          <w:p w14:paraId="24334FAE"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State management, timeout, escalation, retry policy.</w:t>
            </w:r>
          </w:p>
        </w:tc>
      </w:tr>
      <w:tr w:rsidR="00C56193" w14:paraId="2E4F53D1" w14:textId="77777777" w:rsidTr="00EB7C45">
        <w:trPr>
          <w:jc w:val="center"/>
        </w:trPr>
        <w:tc>
          <w:tcPr>
            <w:tcW w:w="1413" w:type="dxa"/>
            <w:vAlign w:val="center"/>
          </w:tcPr>
          <w:p w14:paraId="79EF3314"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SIF-P12</w:t>
            </w:r>
          </w:p>
        </w:tc>
        <w:tc>
          <w:tcPr>
            <w:tcW w:w="2126" w:type="dxa"/>
            <w:vAlign w:val="center"/>
          </w:tcPr>
          <w:p w14:paraId="68877D8D"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Managed File Exchange</w:t>
            </w:r>
          </w:p>
        </w:tc>
        <w:tc>
          <w:tcPr>
            <w:tcW w:w="2977" w:type="dxa"/>
            <w:vAlign w:val="center"/>
          </w:tcPr>
          <w:p w14:paraId="30E86AA8"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Chaucer sends files to supplier, broker, or vendor.</w:t>
            </w:r>
          </w:p>
        </w:tc>
        <w:tc>
          <w:tcPr>
            <w:tcW w:w="3354" w:type="dxa"/>
            <w:vAlign w:val="center"/>
          </w:tcPr>
          <w:p w14:paraId="5F50801A"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Encryption, confirmation handling, reconciliation, support model.</w:t>
            </w:r>
          </w:p>
        </w:tc>
      </w:tr>
      <w:tr w:rsidR="00C56193" w14:paraId="7944C3F3" w14:textId="77777777" w:rsidTr="00EB7C45">
        <w:trPr>
          <w:jc w:val="center"/>
        </w:trPr>
        <w:tc>
          <w:tcPr>
            <w:tcW w:w="1413" w:type="dxa"/>
            <w:vAlign w:val="center"/>
          </w:tcPr>
          <w:p w14:paraId="344F41C2"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SIF-P14</w:t>
            </w:r>
          </w:p>
        </w:tc>
        <w:tc>
          <w:tcPr>
            <w:tcW w:w="2126" w:type="dxa"/>
            <w:vAlign w:val="center"/>
          </w:tcPr>
          <w:p w14:paraId="5F9A783B"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Custom Code Extension</w:t>
            </w:r>
          </w:p>
        </w:tc>
        <w:tc>
          <w:tcPr>
            <w:tcW w:w="2977" w:type="dxa"/>
            <w:vAlign w:val="center"/>
          </w:tcPr>
          <w:p w14:paraId="44035796"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Adapter logic for supplier-specific payload, protocol, or transformation.</w:t>
            </w:r>
          </w:p>
        </w:tc>
        <w:tc>
          <w:tcPr>
            <w:tcW w:w="3354" w:type="dxa"/>
            <w:vAlign w:val="center"/>
          </w:tcPr>
          <w:p w14:paraId="4F43DB66"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Code review, testing, version control, CI/CD.</w:t>
            </w:r>
          </w:p>
        </w:tc>
      </w:tr>
    </w:tbl>
    <w:p w14:paraId="5E1E30B2" w14:textId="77777777" w:rsidR="00C56193" w:rsidRDefault="00C56193" w:rsidP="00C56193"/>
    <w:p w14:paraId="473EFA66" w14:textId="77777777" w:rsidR="00C56193" w:rsidRPr="003C506A" w:rsidRDefault="00C56193" w:rsidP="00C56193">
      <w:pPr>
        <w:rPr>
          <w:rFonts w:ascii="Aptos" w:hAnsi="Aptos"/>
          <w:color w:val="2E5496"/>
        </w:rPr>
      </w:pPr>
      <w:r w:rsidRPr="003C506A">
        <w:rPr>
          <w:rFonts w:ascii="Aptos" w:hAnsi="Aptos"/>
          <w:b/>
          <w:bCs/>
          <w:color w:val="2E5496"/>
          <w:sz w:val="22"/>
          <w:szCs w:val="22"/>
        </w:rPr>
        <w:t>SIF to Data Platform / Snowflake Exchange Patterns</w:t>
      </w:r>
      <w:ins w:id="108" w:author="Joycell Sundararaj - Chaucer" w:date="2026-09-06T22:57:00Z" w16du:dateUtc="2026-09-06T21:57:00Z">
        <w:r w:rsidRPr="003C506A">
          <w:rPr>
            <w:rFonts w:ascii="Aptos" w:hAnsi="Aptos"/>
            <w:b/>
            <w:bCs/>
            <w:color w:val="2E5496"/>
            <w:sz w:val="22"/>
            <w:szCs w:val="22"/>
          </w:rPr>
          <w:br/>
        </w:r>
      </w:ins>
    </w:p>
    <w:tbl>
      <w:tblPr>
        <w:tblStyle w:val="TableGrid"/>
        <w:tblW w:w="0" w:type="auto"/>
        <w:jc w:val="center"/>
        <w:tblLook w:val="04A0" w:firstRow="1" w:lastRow="0" w:firstColumn="1" w:lastColumn="0" w:noHBand="0" w:noVBand="1"/>
      </w:tblPr>
      <w:tblGrid>
        <w:gridCol w:w="1320"/>
        <w:gridCol w:w="2330"/>
        <w:gridCol w:w="2809"/>
        <w:gridCol w:w="2557"/>
      </w:tblGrid>
      <w:tr w:rsidR="00C56193" w14:paraId="11207D92" w14:textId="77777777" w:rsidTr="00EB7C45">
        <w:trPr>
          <w:jc w:val="center"/>
        </w:trPr>
        <w:tc>
          <w:tcPr>
            <w:tcW w:w="1413" w:type="dxa"/>
            <w:shd w:val="clear" w:color="auto" w:fill="1A2B56"/>
            <w:vAlign w:val="center"/>
          </w:tcPr>
          <w:p w14:paraId="5618FDCF" w14:textId="77777777" w:rsidR="00C56193" w:rsidRPr="00F96828" w:rsidRDefault="00C56193" w:rsidP="00EB7C45">
            <w:pPr>
              <w:spacing w:before="40" w:after="40"/>
              <w:rPr>
                <w:rFonts w:ascii="Aptos" w:hAnsi="Aptos"/>
                <w:sz w:val="17"/>
                <w:szCs w:val="17"/>
              </w:rPr>
            </w:pPr>
            <w:r w:rsidRPr="00F96828">
              <w:rPr>
                <w:rFonts w:ascii="Aptos" w:hAnsi="Aptos"/>
                <w:b/>
                <w:color w:val="FFFFFF"/>
                <w:sz w:val="17"/>
                <w:szCs w:val="17"/>
              </w:rPr>
              <w:t>Pattern ID</w:t>
            </w:r>
          </w:p>
        </w:tc>
        <w:tc>
          <w:tcPr>
            <w:tcW w:w="2551" w:type="dxa"/>
            <w:shd w:val="clear" w:color="auto" w:fill="1A2B56"/>
            <w:vAlign w:val="center"/>
          </w:tcPr>
          <w:p w14:paraId="17CDD77A" w14:textId="77777777" w:rsidR="00C56193" w:rsidRPr="00F96828" w:rsidRDefault="00C56193" w:rsidP="00EB7C45">
            <w:pPr>
              <w:spacing w:before="40" w:after="40"/>
              <w:rPr>
                <w:rFonts w:ascii="Aptos" w:hAnsi="Aptos"/>
                <w:sz w:val="17"/>
                <w:szCs w:val="17"/>
              </w:rPr>
            </w:pPr>
            <w:r w:rsidRPr="00F96828">
              <w:rPr>
                <w:rFonts w:ascii="Aptos" w:hAnsi="Aptos"/>
                <w:b/>
                <w:color w:val="FFFFFF"/>
                <w:sz w:val="17"/>
                <w:szCs w:val="17"/>
              </w:rPr>
              <w:t>Pattern</w:t>
            </w:r>
          </w:p>
        </w:tc>
        <w:tc>
          <w:tcPr>
            <w:tcW w:w="3119" w:type="dxa"/>
            <w:shd w:val="clear" w:color="auto" w:fill="1A2B56"/>
            <w:vAlign w:val="center"/>
          </w:tcPr>
          <w:p w14:paraId="4ED01EAA" w14:textId="77777777" w:rsidR="00C56193" w:rsidRPr="00F96828" w:rsidRDefault="00C56193" w:rsidP="00EB7C45">
            <w:pPr>
              <w:spacing w:before="40" w:after="40"/>
              <w:rPr>
                <w:rFonts w:ascii="Aptos" w:hAnsi="Aptos"/>
                <w:sz w:val="17"/>
                <w:szCs w:val="17"/>
              </w:rPr>
            </w:pPr>
            <w:r w:rsidRPr="00F96828">
              <w:rPr>
                <w:rFonts w:ascii="Aptos" w:hAnsi="Aptos"/>
                <w:b/>
                <w:color w:val="FFFFFF"/>
                <w:sz w:val="17"/>
                <w:szCs w:val="17"/>
              </w:rPr>
              <w:t>Typical Use</w:t>
            </w:r>
          </w:p>
        </w:tc>
        <w:tc>
          <w:tcPr>
            <w:tcW w:w="2787" w:type="dxa"/>
            <w:shd w:val="clear" w:color="auto" w:fill="1A2B56"/>
            <w:vAlign w:val="center"/>
          </w:tcPr>
          <w:p w14:paraId="21353434" w14:textId="77777777" w:rsidR="00C56193" w:rsidRPr="00F96828" w:rsidRDefault="00C56193" w:rsidP="00EB7C45">
            <w:pPr>
              <w:spacing w:before="40" w:after="40"/>
              <w:rPr>
                <w:rFonts w:ascii="Aptos" w:hAnsi="Aptos"/>
                <w:sz w:val="17"/>
                <w:szCs w:val="17"/>
              </w:rPr>
            </w:pPr>
            <w:r w:rsidRPr="00F96828">
              <w:rPr>
                <w:rFonts w:ascii="Aptos" w:hAnsi="Aptos"/>
                <w:b/>
                <w:color w:val="FFFFFF"/>
                <w:sz w:val="17"/>
                <w:szCs w:val="17"/>
              </w:rPr>
              <w:t>Guardrail</w:t>
            </w:r>
          </w:p>
        </w:tc>
      </w:tr>
      <w:tr w:rsidR="00C56193" w14:paraId="6378ED10" w14:textId="77777777" w:rsidTr="00EB7C45">
        <w:trPr>
          <w:jc w:val="center"/>
        </w:trPr>
        <w:tc>
          <w:tcPr>
            <w:tcW w:w="1413" w:type="dxa"/>
            <w:vAlign w:val="center"/>
          </w:tcPr>
          <w:p w14:paraId="267DF2E0"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SIF-P07</w:t>
            </w:r>
          </w:p>
        </w:tc>
        <w:tc>
          <w:tcPr>
            <w:tcW w:w="2551" w:type="dxa"/>
            <w:vAlign w:val="center"/>
          </w:tcPr>
          <w:p w14:paraId="48DB54FD"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Event Notification</w:t>
            </w:r>
          </w:p>
        </w:tc>
        <w:tc>
          <w:tcPr>
            <w:tcW w:w="3119" w:type="dxa"/>
            <w:vAlign w:val="center"/>
          </w:tcPr>
          <w:p w14:paraId="2158510B"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Notify data platform that data is available for ingestion.</w:t>
            </w:r>
          </w:p>
        </w:tc>
        <w:tc>
          <w:tcPr>
            <w:tcW w:w="2787" w:type="dxa"/>
            <w:vAlign w:val="center"/>
          </w:tcPr>
          <w:p w14:paraId="5429D262"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Notification only, not operational process orchestration.</w:t>
            </w:r>
          </w:p>
        </w:tc>
      </w:tr>
      <w:tr w:rsidR="00C56193" w14:paraId="4FEFD25D" w14:textId="77777777" w:rsidTr="00EB7C45">
        <w:trPr>
          <w:jc w:val="center"/>
        </w:trPr>
        <w:tc>
          <w:tcPr>
            <w:tcW w:w="1413" w:type="dxa"/>
            <w:vAlign w:val="center"/>
          </w:tcPr>
          <w:p w14:paraId="312B7B7F"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SIF-P08</w:t>
            </w:r>
          </w:p>
        </w:tc>
        <w:tc>
          <w:tcPr>
            <w:tcW w:w="2551" w:type="dxa"/>
            <w:vAlign w:val="center"/>
          </w:tcPr>
          <w:p w14:paraId="6C2D7433"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High-Volume Event Streaming</w:t>
            </w:r>
          </w:p>
        </w:tc>
        <w:tc>
          <w:tcPr>
            <w:tcW w:w="3119" w:type="dxa"/>
            <w:vAlign w:val="center"/>
          </w:tcPr>
          <w:p w14:paraId="26CFCA28"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Stream high-volume events or telemetry for analytical use.</w:t>
            </w:r>
          </w:p>
        </w:tc>
        <w:tc>
          <w:tcPr>
            <w:tcW w:w="2787" w:type="dxa"/>
            <w:vAlign w:val="center"/>
          </w:tcPr>
          <w:p w14:paraId="0C8B1D4D"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Use only where event-streaming requirements are proven.</w:t>
            </w:r>
          </w:p>
        </w:tc>
      </w:tr>
      <w:tr w:rsidR="00C56193" w14:paraId="00C38F78" w14:textId="77777777" w:rsidTr="00EB7C45">
        <w:trPr>
          <w:jc w:val="center"/>
        </w:trPr>
        <w:tc>
          <w:tcPr>
            <w:tcW w:w="1413" w:type="dxa"/>
            <w:vAlign w:val="center"/>
          </w:tcPr>
          <w:p w14:paraId="3E6606E3"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SIF-P12</w:t>
            </w:r>
          </w:p>
        </w:tc>
        <w:tc>
          <w:tcPr>
            <w:tcW w:w="2551" w:type="dxa"/>
            <w:vAlign w:val="center"/>
          </w:tcPr>
          <w:p w14:paraId="6B2308C8"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Managed File Exchange</w:t>
            </w:r>
          </w:p>
        </w:tc>
        <w:tc>
          <w:tcPr>
            <w:tcW w:w="3119" w:type="dxa"/>
            <w:vAlign w:val="center"/>
          </w:tcPr>
          <w:p w14:paraId="3A14C416"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Land files for analytical ingestion.</w:t>
            </w:r>
          </w:p>
        </w:tc>
        <w:tc>
          <w:tcPr>
            <w:tcW w:w="2787" w:type="dxa"/>
            <w:vAlign w:val="center"/>
          </w:tcPr>
          <w:p w14:paraId="49B35B54"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Must include ownership, metadata, retention, and monitoring.</w:t>
            </w:r>
          </w:p>
        </w:tc>
      </w:tr>
      <w:tr w:rsidR="00C56193" w14:paraId="04B12A69" w14:textId="77777777" w:rsidTr="00EB7C45">
        <w:trPr>
          <w:jc w:val="center"/>
        </w:trPr>
        <w:tc>
          <w:tcPr>
            <w:tcW w:w="1413" w:type="dxa"/>
            <w:vAlign w:val="center"/>
          </w:tcPr>
          <w:p w14:paraId="69639BEC"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SIF-P13</w:t>
            </w:r>
          </w:p>
        </w:tc>
        <w:tc>
          <w:tcPr>
            <w:tcW w:w="2551" w:type="dxa"/>
            <w:vAlign w:val="center"/>
          </w:tcPr>
          <w:p w14:paraId="2D61A8D1"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Data Platform Exchange</w:t>
            </w:r>
          </w:p>
        </w:tc>
        <w:tc>
          <w:tcPr>
            <w:tcW w:w="3119" w:type="dxa"/>
            <w:vAlign w:val="center"/>
          </w:tcPr>
          <w:p w14:paraId="16963770"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Controlled exchange between SIF and Snowflake.</w:t>
            </w:r>
          </w:p>
        </w:tc>
        <w:tc>
          <w:tcPr>
            <w:tcW w:w="2787" w:type="dxa"/>
            <w:vAlign w:val="center"/>
          </w:tcPr>
          <w:p w14:paraId="1BD9918A"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Data platform must not be the default operational integration mechanism.</w:t>
            </w:r>
          </w:p>
        </w:tc>
      </w:tr>
      <w:tr w:rsidR="00C56193" w14:paraId="323EE196" w14:textId="77777777" w:rsidTr="00EB7C45">
        <w:trPr>
          <w:jc w:val="center"/>
        </w:trPr>
        <w:tc>
          <w:tcPr>
            <w:tcW w:w="1413" w:type="dxa"/>
            <w:vAlign w:val="center"/>
          </w:tcPr>
          <w:p w14:paraId="1BB4B85E"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SIF-P14</w:t>
            </w:r>
          </w:p>
        </w:tc>
        <w:tc>
          <w:tcPr>
            <w:tcW w:w="2551" w:type="dxa"/>
            <w:vAlign w:val="center"/>
          </w:tcPr>
          <w:p w14:paraId="7F11A6CA"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Custom Code Extension</w:t>
            </w:r>
          </w:p>
        </w:tc>
        <w:tc>
          <w:tcPr>
            <w:tcW w:w="3119" w:type="dxa"/>
            <w:vAlign w:val="center"/>
          </w:tcPr>
          <w:p w14:paraId="63389FDF"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Lightweight extraction, validation, or formatting helper.</w:t>
            </w:r>
          </w:p>
        </w:tc>
        <w:tc>
          <w:tcPr>
            <w:tcW w:w="2787" w:type="dxa"/>
            <w:vAlign w:val="center"/>
          </w:tcPr>
          <w:p w14:paraId="0E5A1E08" w14:textId="77777777" w:rsidR="00C56193" w:rsidRPr="00F96828" w:rsidRDefault="00C56193" w:rsidP="00EB7C45">
            <w:pPr>
              <w:spacing w:before="40" w:after="40"/>
              <w:rPr>
                <w:rFonts w:ascii="Aptos" w:hAnsi="Aptos"/>
                <w:sz w:val="17"/>
                <w:szCs w:val="17"/>
              </w:rPr>
            </w:pPr>
            <w:r w:rsidRPr="00F96828">
              <w:rPr>
                <w:rFonts w:ascii="Aptos" w:hAnsi="Aptos"/>
                <w:sz w:val="17"/>
                <w:szCs w:val="17"/>
              </w:rPr>
              <w:t>Avoid embedding business process orchestration in code.</w:t>
            </w:r>
          </w:p>
        </w:tc>
      </w:tr>
    </w:tbl>
    <w:p w14:paraId="316118AD" w14:textId="77777777" w:rsidR="00C56193" w:rsidRDefault="00C56193" w:rsidP="00C56193"/>
    <w:p w14:paraId="74FC6EE0" w14:textId="77777777" w:rsidR="00C56193" w:rsidRPr="00C97173" w:rsidRDefault="00C56193" w:rsidP="00C56193">
      <w:pPr>
        <w:pStyle w:val="Heading2"/>
        <w:rPr>
          <w:rFonts w:ascii="Calibri heading" w:hAnsi="Calibri heading"/>
          <w:b/>
          <w:bCs/>
          <w:color w:val="2E5496"/>
          <w:sz w:val="28"/>
          <w:lang w:val="en-US" w:eastAsia="en-US"/>
        </w:rPr>
      </w:pPr>
      <w:bookmarkStart w:id="109" w:name="_Toc239852296"/>
      <w:r w:rsidRPr="00C97173">
        <w:rPr>
          <w:rFonts w:ascii="Calibri heading" w:hAnsi="Calibri heading"/>
          <w:b/>
          <w:bCs/>
          <w:color w:val="2E5496"/>
          <w:sz w:val="28"/>
          <w:lang w:val="en-US" w:eastAsia="en-US"/>
        </w:rPr>
        <w:t>7</w:t>
      </w:r>
      <w:commentRangeStart w:id="110"/>
      <w:commentRangeStart w:id="111"/>
      <w:commentRangeStart w:id="112"/>
      <w:r w:rsidRPr="00C97173">
        <w:rPr>
          <w:rFonts w:ascii="Calibri heading" w:hAnsi="Calibri heading"/>
          <w:b/>
          <w:bCs/>
          <w:color w:val="2E5496"/>
          <w:sz w:val="28"/>
          <w:lang w:val="en-US" w:eastAsia="en-US"/>
        </w:rPr>
        <w:t>.2 Detailed Practitioner Patterns</w:t>
      </w:r>
      <w:bookmarkEnd w:id="109"/>
      <w:commentRangeEnd w:id="110"/>
      <w:r w:rsidRPr="00C97173">
        <w:rPr>
          <w:rStyle w:val="CommentReference"/>
          <w:rFonts w:ascii="Calibri heading" w:hAnsi="Calibri heading"/>
          <w:b/>
          <w:bCs/>
          <w:color w:val="2E5496"/>
          <w:sz w:val="28"/>
          <w:szCs w:val="26"/>
          <w:lang w:val="en-US" w:eastAsia="en-US"/>
        </w:rPr>
        <w:commentReference w:id="110"/>
      </w:r>
      <w:commentRangeEnd w:id="111"/>
      <w:r w:rsidR="00E95995" w:rsidRPr="00C97173">
        <w:rPr>
          <w:rStyle w:val="CommentReference"/>
          <w:rFonts w:ascii="Calibri heading" w:hAnsi="Calibri heading"/>
          <w:b/>
          <w:bCs/>
          <w:color w:val="2E5496"/>
          <w:sz w:val="28"/>
          <w:szCs w:val="26"/>
          <w:lang w:val="en-US" w:eastAsia="en-US"/>
        </w:rPr>
        <w:commentReference w:id="111"/>
      </w:r>
      <w:commentRangeEnd w:id="112"/>
      <w:r w:rsidR="00E95995" w:rsidRPr="00C97173">
        <w:rPr>
          <w:rStyle w:val="CommentReference"/>
          <w:rFonts w:ascii="Calibri heading" w:hAnsi="Calibri heading"/>
          <w:b/>
          <w:bCs/>
          <w:color w:val="2E5496"/>
          <w:sz w:val="28"/>
          <w:szCs w:val="26"/>
          <w:lang w:val="en-US" w:eastAsia="en-US"/>
        </w:rPr>
        <w:commentReference w:id="112"/>
      </w:r>
    </w:p>
    <w:p w14:paraId="133672E6" w14:textId="77777777" w:rsidR="00C56193" w:rsidRPr="00F96828" w:rsidRDefault="00C56193" w:rsidP="00C56193">
      <w:pPr>
        <w:rPr>
          <w:rFonts w:ascii="Aptos" w:hAnsi="Aptos"/>
          <w:sz w:val="18"/>
          <w:szCs w:val="18"/>
        </w:rPr>
      </w:pPr>
      <w:r w:rsidRPr="00F96828">
        <w:rPr>
          <w:rFonts w:ascii="Aptos" w:hAnsi="Aptos"/>
          <w:sz w:val="18"/>
          <w:szCs w:val="18"/>
        </w:rPr>
        <w:t>The catalogue is organised by interaction style, request/response, asynchronous messaging, event-driven, orchestration, file-based exchange, and data-platform exchange. That is a considered choice. It mirrors the very first decision a developer makes. it lines up one-to-one with the decision tree, and each style maps cleanly onto a primary Azure service, file-based being the one that spans a few, because a file is a transport rather than a service.</w:t>
      </w:r>
    </w:p>
    <w:p w14:paraId="2AE2AE35" w14:textId="77777777" w:rsidR="00C56193" w:rsidRPr="00F96828" w:rsidRDefault="00C56193" w:rsidP="00C56193">
      <w:pPr>
        <w:rPr>
          <w:rFonts w:ascii="Aptos" w:hAnsi="Aptos"/>
          <w:sz w:val="18"/>
          <w:szCs w:val="18"/>
        </w:rPr>
      </w:pPr>
      <w:r w:rsidRPr="00F96828">
        <w:rPr>
          <w:rFonts w:ascii="Aptos" w:hAnsi="Aptos"/>
          <w:sz w:val="18"/>
          <w:szCs w:val="18"/>
        </w:rPr>
        <w:lastRenderedPageBreak/>
        <w:t>Each pattern is written the same way, so you can read any of them quickly. A one-line statement of what it is for, a diagram, the problem and the solution in plain terms, when to use and avoid it, the risks worth planning for, the common pitfall to steer around, and a Chaucer-flavoured example. The diagrams share a visual language, blue is the gateway, purple is orchestration, teal is Service Bus, green is Event Grid, orange is Event Hubs, amber is Functions, and a cylinder is a store.</w:t>
      </w:r>
    </w:p>
    <w:p w14:paraId="5541FA20" w14:textId="77777777" w:rsidR="00C56193" w:rsidRPr="00C97173" w:rsidRDefault="00C56193" w:rsidP="00C56193">
      <w:pPr>
        <w:pStyle w:val="Heading2"/>
        <w:rPr>
          <w:rFonts w:ascii="Calibri heading" w:hAnsi="Calibri heading"/>
          <w:b/>
          <w:bCs/>
          <w:color w:val="2E5496"/>
          <w:sz w:val="28"/>
          <w:lang w:val="en-US" w:eastAsia="en-US"/>
        </w:rPr>
      </w:pPr>
      <w:bookmarkStart w:id="113" w:name="_Toc239852297"/>
      <w:r w:rsidRPr="00C97173">
        <w:rPr>
          <w:rFonts w:ascii="Calibri heading" w:hAnsi="Calibri heading"/>
          <w:b/>
          <w:bCs/>
          <w:color w:val="2E5496"/>
          <w:sz w:val="28"/>
          <w:lang w:val="en-US" w:eastAsia="en-US"/>
        </w:rPr>
        <w:t>7.3 API Patterns</w:t>
      </w:r>
      <w:bookmarkEnd w:id="113"/>
    </w:p>
    <w:p w14:paraId="5F25736B" w14:textId="77777777" w:rsidR="00C56193" w:rsidRPr="005F0377" w:rsidRDefault="00C56193" w:rsidP="00C56193">
      <w:pPr>
        <w:pStyle w:val="Heading3"/>
        <w:rPr>
          <w:rFonts w:ascii="Calibri heading" w:eastAsiaTheme="majorEastAsia" w:hAnsi="Calibri heading" w:cstheme="majorBidi"/>
          <w:color w:val="2E5496"/>
          <w:lang w:val="en-US" w:eastAsia="en-US"/>
        </w:rPr>
      </w:pPr>
      <w:bookmarkStart w:id="114" w:name="_Toc239852298"/>
      <w:r w:rsidRPr="005F0377">
        <w:rPr>
          <w:rFonts w:ascii="Calibri heading" w:eastAsiaTheme="majorEastAsia" w:hAnsi="Calibri heading" w:cstheme="majorBidi"/>
          <w:color w:val="2E5496"/>
          <w:lang w:val="en-US" w:eastAsia="en-US"/>
        </w:rPr>
        <w:t>7.3.1 Managed API facade  (SFINT1)</w:t>
      </w:r>
      <w:bookmarkEnd w:id="114"/>
    </w:p>
    <w:p w14:paraId="3AC9A8E3" w14:textId="77777777" w:rsidR="00C56193" w:rsidRPr="00F96828" w:rsidRDefault="00C56193" w:rsidP="00C56193">
      <w:pPr>
        <w:spacing w:before="10" w:after="90"/>
        <w:rPr>
          <w:rFonts w:ascii="Aptos" w:hAnsi="Aptos"/>
          <w:sz w:val="18"/>
          <w:szCs w:val="18"/>
        </w:rPr>
      </w:pPr>
      <w:r w:rsidRPr="00F96828">
        <w:rPr>
          <w:rFonts w:ascii="Aptos" w:hAnsi="Aptos"/>
          <w:i/>
          <w:iCs/>
          <w:color w:val="5A6470"/>
          <w:sz w:val="18"/>
          <w:szCs w:val="18"/>
        </w:rPr>
        <w:t>Put every exposed capability behind the shared gateway, so consumers never bind to a backend directly.</w:t>
      </w:r>
    </w:p>
    <w:p w14:paraId="6560DE36" w14:textId="77777777" w:rsidR="00C56193" w:rsidRDefault="00C56193" w:rsidP="00C56193">
      <w:pPr>
        <w:spacing w:before="90" w:after="130"/>
        <w:jc w:val="center"/>
      </w:pPr>
      <w:r>
        <w:rPr>
          <w:noProof/>
        </w:rPr>
        <w:drawing>
          <wp:inline distT="0" distB="0" distL="0" distR="0" wp14:anchorId="4ABAB0FF" wp14:editId="7724FD2D">
            <wp:extent cx="5191125" cy="981075"/>
            <wp:effectExtent l="19050" t="19050" r="19050" b="19050"/>
            <wp:docPr id="1470661406" name="Picture 1470661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191125" cy="981075"/>
                    </a:xfrm>
                    <a:prstGeom prst="rect">
                      <a:avLst/>
                    </a:prstGeom>
                    <a:noFill/>
                    <a:ln w="9525">
                      <a:solidFill>
                        <a:srgbClr val="AEB8C6"/>
                      </a:solidFill>
                    </a:ln>
                  </pic:spPr>
                </pic:pic>
              </a:graphicData>
            </a:graphic>
          </wp:inline>
        </w:drawing>
      </w:r>
    </w:p>
    <w:p w14:paraId="50399DF9" w14:textId="77777777" w:rsidR="00C56193" w:rsidRPr="00F96828" w:rsidRDefault="00C56193" w:rsidP="00C56193">
      <w:pPr>
        <w:spacing w:before="40" w:after="110" w:line="278" w:lineRule="auto"/>
        <w:ind w:left="360"/>
        <w:rPr>
          <w:rFonts w:ascii="Aptos" w:hAnsi="Aptos"/>
          <w:sz w:val="18"/>
          <w:szCs w:val="18"/>
        </w:rPr>
      </w:pPr>
      <w:r w:rsidRPr="00F96828">
        <w:rPr>
          <w:rFonts w:ascii="Aptos" w:hAnsi="Aptos"/>
          <w:b/>
          <w:bCs/>
          <w:color w:val="1F3864"/>
          <w:sz w:val="18"/>
          <w:szCs w:val="18"/>
        </w:rPr>
        <w:t xml:space="preserve">Problem. </w:t>
      </w:r>
      <w:r w:rsidRPr="00F96828">
        <w:rPr>
          <w:rFonts w:ascii="Aptos" w:hAnsi="Aptos"/>
          <w:sz w:val="18"/>
          <w:szCs w:val="18"/>
        </w:rPr>
        <w:t>A consumer needs an immediate answer from a system of record. Letting it call that system directly couples the two together, scatters authentication and throttling across the estate, and makes the backend impossible to version or move, the tactical, point-to-point coupling this framework exists to remove.</w:t>
      </w:r>
    </w:p>
    <w:p w14:paraId="4D6E49ED" w14:textId="77777777" w:rsidR="00C56193" w:rsidRPr="00F96828" w:rsidRDefault="00C56193" w:rsidP="00C56193">
      <w:pPr>
        <w:spacing w:before="40" w:after="110" w:line="278" w:lineRule="auto"/>
        <w:ind w:left="360"/>
        <w:rPr>
          <w:rFonts w:ascii="Aptos" w:hAnsi="Aptos"/>
          <w:sz w:val="18"/>
          <w:szCs w:val="18"/>
        </w:rPr>
      </w:pPr>
      <w:r w:rsidRPr="00F96828">
        <w:rPr>
          <w:rFonts w:ascii="Aptos" w:hAnsi="Aptos"/>
          <w:b/>
          <w:bCs/>
          <w:color w:val="1F3864"/>
          <w:sz w:val="18"/>
          <w:szCs w:val="18"/>
        </w:rPr>
        <w:t xml:space="preserve">Solution. </w:t>
      </w:r>
      <w:r w:rsidRPr="00F96828">
        <w:rPr>
          <w:rFonts w:ascii="Aptos" w:hAnsi="Aptos"/>
          <w:sz w:val="18"/>
          <w:szCs w:val="18"/>
        </w:rPr>
        <w:t>Expose the capability as a coarse-grained REST/JSON operation on API Management. APIM authenticates the caller with an Entra token, applies a rate limit and a product subscription, and forwards to the backend over a Private Endpoint using a managed identity. The consumer knows only the contract, so the backend can be re-platformed behind a stable façade. Where the capability must be reachable from the internet, APIM sits behind an appropriate network edge protection service, it is never public itself.</w:t>
      </w:r>
    </w:p>
    <w:p w14:paraId="1B16D53A" w14:textId="77777777" w:rsidR="00C56193" w:rsidRDefault="00C56193" w:rsidP="00C56193">
      <w:pPr>
        <w:spacing w:after="120"/>
        <w:jc w:val="center"/>
      </w:pPr>
      <w:r>
        <w:rPr>
          <w:i/>
          <w:iCs/>
          <w:color w:val="5A6470"/>
          <w:sz w:val="17"/>
          <w:szCs w:val="17"/>
        </w:rPr>
        <w:t>Azure components</w:t>
      </w:r>
    </w:p>
    <w:p w14:paraId="55FEDA86" w14:textId="77777777" w:rsidR="00C56193" w:rsidRDefault="00C56193" w:rsidP="00C56193">
      <w:pPr>
        <w:spacing w:before="90" w:after="130"/>
        <w:jc w:val="center"/>
      </w:pPr>
      <w:r>
        <w:rPr>
          <w:noProof/>
        </w:rPr>
        <w:drawing>
          <wp:inline distT="0" distB="0" distL="0" distR="0" wp14:anchorId="61119FAE" wp14:editId="7C27CB9F">
            <wp:extent cx="4457700" cy="1123950"/>
            <wp:effectExtent l="19050" t="19050" r="19050" b="19050"/>
            <wp:docPr id="1577419313" name="Picture 1577419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457700" cy="1123950"/>
                    </a:xfrm>
                    <a:prstGeom prst="rect">
                      <a:avLst/>
                    </a:prstGeom>
                    <a:noFill/>
                    <a:ln w="9525">
                      <a:solidFill>
                        <a:srgbClr val="AEB8C6"/>
                      </a:solidFill>
                    </a:ln>
                  </pic:spPr>
                </pic:pic>
              </a:graphicData>
            </a:graphic>
          </wp:inline>
        </w:drawing>
      </w:r>
    </w:p>
    <w:p w14:paraId="2D123952" w14:textId="77777777" w:rsidR="00C56193" w:rsidRPr="00F96828" w:rsidRDefault="00C56193" w:rsidP="00C56193">
      <w:pPr>
        <w:spacing w:before="40" w:after="110" w:line="278" w:lineRule="auto"/>
        <w:ind w:left="360"/>
        <w:rPr>
          <w:rFonts w:ascii="Aptos" w:hAnsi="Aptos"/>
          <w:sz w:val="18"/>
          <w:szCs w:val="18"/>
        </w:rPr>
      </w:pPr>
      <w:r w:rsidRPr="00F96828">
        <w:rPr>
          <w:rFonts w:ascii="Aptos" w:hAnsi="Aptos"/>
          <w:b/>
          <w:bCs/>
          <w:color w:val="1F3864"/>
          <w:sz w:val="18"/>
          <w:szCs w:val="18"/>
        </w:rPr>
        <w:t xml:space="preserve">Use it when. </w:t>
      </w:r>
      <w:r w:rsidRPr="00F96828">
        <w:rPr>
          <w:rFonts w:ascii="Aptos" w:hAnsi="Aptos"/>
          <w:sz w:val="18"/>
          <w:szCs w:val="18"/>
        </w:rPr>
        <w:t>The caller needs a synchronous answer to a query or short command, and a governed, reusable front door to a capability is required.</w:t>
      </w:r>
    </w:p>
    <w:p w14:paraId="2F2DD52F" w14:textId="77777777" w:rsidR="00C56193" w:rsidRPr="00F96828" w:rsidRDefault="00C56193" w:rsidP="00C56193">
      <w:pPr>
        <w:spacing w:before="40" w:after="110" w:line="278" w:lineRule="auto"/>
        <w:ind w:left="360"/>
        <w:rPr>
          <w:rFonts w:ascii="Aptos" w:hAnsi="Aptos"/>
          <w:sz w:val="18"/>
          <w:szCs w:val="18"/>
        </w:rPr>
      </w:pPr>
      <w:r w:rsidRPr="00F96828">
        <w:rPr>
          <w:rFonts w:ascii="Aptos" w:hAnsi="Aptos"/>
          <w:b/>
          <w:bCs/>
          <w:color w:val="1F3864"/>
          <w:sz w:val="18"/>
          <w:szCs w:val="18"/>
        </w:rPr>
        <w:t xml:space="preserve">Avoid it when. </w:t>
      </w:r>
      <w:r w:rsidRPr="00F96828">
        <w:rPr>
          <w:rFonts w:ascii="Aptos" w:hAnsi="Aptos"/>
          <w:sz w:val="18"/>
          <w:szCs w:val="18"/>
        </w:rPr>
        <w:t>The work is long-running or unpredictable (orchestration needed), or the interaction is really fire-and-forget (messaging).</w:t>
      </w:r>
    </w:p>
    <w:p w14:paraId="0C58301D" w14:textId="77777777" w:rsidR="00C56193" w:rsidRPr="00F96828" w:rsidRDefault="00C56193" w:rsidP="00C56193">
      <w:pPr>
        <w:spacing w:before="40" w:after="110" w:line="278" w:lineRule="auto"/>
        <w:ind w:left="360"/>
        <w:rPr>
          <w:rFonts w:ascii="Aptos" w:hAnsi="Aptos"/>
          <w:sz w:val="18"/>
          <w:szCs w:val="18"/>
        </w:rPr>
      </w:pPr>
      <w:r w:rsidRPr="00F96828">
        <w:rPr>
          <w:rFonts w:ascii="Aptos" w:hAnsi="Aptos"/>
          <w:b/>
          <w:bCs/>
          <w:color w:val="1F3864"/>
          <w:sz w:val="18"/>
          <w:szCs w:val="18"/>
        </w:rPr>
        <w:t xml:space="preserve">Risks and considerations. </w:t>
      </w:r>
      <w:r w:rsidRPr="00F96828">
        <w:rPr>
          <w:rFonts w:ascii="Aptos" w:hAnsi="Aptos"/>
          <w:sz w:val="18"/>
          <w:szCs w:val="18"/>
          <w:lang w:val="en-GB"/>
        </w:rPr>
        <w:t>APIM provides a consistent API façade that centralises policy enforcement, security controls, traffic management, and API governance. To minimise latency and operational overhead, policies should remain focused and efficient, with caching applied where appropriate. Backend services remain responsible for implementing their own security, validation, and throttling controls rather than relying solely on the gateway layer.</w:t>
      </w:r>
    </w:p>
    <w:p w14:paraId="2E3A7951" w14:textId="77777777" w:rsidR="00C56193" w:rsidRPr="00F96828" w:rsidRDefault="00C56193" w:rsidP="00C56193">
      <w:pPr>
        <w:spacing w:before="40" w:after="110" w:line="278" w:lineRule="auto"/>
        <w:ind w:left="360"/>
        <w:rPr>
          <w:rFonts w:ascii="Aptos" w:hAnsi="Aptos"/>
          <w:sz w:val="18"/>
          <w:szCs w:val="18"/>
        </w:rPr>
      </w:pPr>
      <w:r w:rsidRPr="00F96828">
        <w:rPr>
          <w:rFonts w:ascii="Aptos" w:hAnsi="Aptos"/>
          <w:b/>
          <w:bCs/>
          <w:color w:val="1F3864"/>
          <w:sz w:val="18"/>
          <w:szCs w:val="18"/>
        </w:rPr>
        <w:t xml:space="preserve">Security boundary. </w:t>
      </w:r>
      <w:r w:rsidRPr="00F96828">
        <w:rPr>
          <w:rFonts w:ascii="Aptos" w:hAnsi="Aptos"/>
          <w:sz w:val="18"/>
          <w:szCs w:val="18"/>
          <w:lang w:val="en-GB"/>
        </w:rPr>
        <w:t>For internal consumers, the entire interaction remains private and does not traverse the public internet. Consumer-to-APIM and APIM-to-backend communications use Private Endpoints, with TLS enforced on every hop. APIM authenticates to backend services using managed identities. Where an API must be externally accessible, it is exposed through an approved secure access layer or network edge protection service with OAuth or mTLS protection at the edge, managed as a registered exception. APIM is not exposed directly to the internet.</w:t>
      </w:r>
    </w:p>
    <w:p w14:paraId="144CD56C" w14:textId="77777777" w:rsidR="00C56193" w:rsidRPr="00F96828" w:rsidRDefault="00C56193" w:rsidP="00C56193">
      <w:pPr>
        <w:spacing w:before="40" w:after="110" w:line="278" w:lineRule="auto"/>
        <w:ind w:left="360"/>
        <w:rPr>
          <w:rFonts w:ascii="Aptos" w:hAnsi="Aptos"/>
          <w:sz w:val="18"/>
          <w:szCs w:val="18"/>
        </w:rPr>
      </w:pPr>
      <w:r w:rsidRPr="00F96828">
        <w:rPr>
          <w:rFonts w:ascii="Aptos" w:hAnsi="Aptos"/>
          <w:b/>
          <w:bCs/>
          <w:color w:val="1F3864"/>
          <w:sz w:val="18"/>
          <w:szCs w:val="18"/>
        </w:rPr>
        <w:t xml:space="preserve">Common pitfall. </w:t>
      </w:r>
      <w:r w:rsidRPr="00F96828">
        <w:rPr>
          <w:rFonts w:ascii="Aptos" w:hAnsi="Aptos"/>
          <w:sz w:val="18"/>
          <w:szCs w:val="18"/>
        </w:rPr>
        <w:t>A pass-through proxy that adds no policy, security or versioning, or, worse, business logic buried in gateway policies.</w:t>
      </w:r>
    </w:p>
    <w:p w14:paraId="62A43E2A" w14:textId="77777777" w:rsidR="00C56193" w:rsidRPr="00F96828" w:rsidRDefault="00C56193" w:rsidP="00C56193">
      <w:pPr>
        <w:spacing w:before="40" w:after="110" w:line="278" w:lineRule="auto"/>
        <w:ind w:left="360"/>
        <w:rPr>
          <w:rFonts w:ascii="Aptos" w:hAnsi="Aptos"/>
          <w:sz w:val="18"/>
          <w:szCs w:val="18"/>
        </w:rPr>
      </w:pPr>
      <w:r w:rsidRPr="00F96828">
        <w:rPr>
          <w:rFonts w:ascii="Aptos" w:hAnsi="Aptos"/>
          <w:b/>
          <w:bCs/>
          <w:color w:val="1F3864"/>
          <w:sz w:val="18"/>
          <w:szCs w:val="18"/>
        </w:rPr>
        <w:t xml:space="preserve">In practice. </w:t>
      </w:r>
      <w:r w:rsidRPr="00F96828">
        <w:rPr>
          <w:rFonts w:ascii="Aptos" w:hAnsi="Aptos"/>
          <w:sz w:val="18"/>
          <w:szCs w:val="18"/>
        </w:rPr>
        <w:t>The underwriting system exposes get-policy-summary through APIM; the broker portal calls the API and has no knowledge of the policy admin system behind it.</w:t>
      </w:r>
    </w:p>
    <w:p w14:paraId="413A78DD" w14:textId="77777777" w:rsidR="00C56193" w:rsidRPr="005F0377" w:rsidRDefault="00C56193" w:rsidP="00C56193">
      <w:pPr>
        <w:pStyle w:val="Heading3"/>
        <w:rPr>
          <w:rFonts w:ascii="Calibri heading" w:eastAsiaTheme="majorEastAsia" w:hAnsi="Calibri heading" w:cstheme="majorBidi"/>
          <w:color w:val="2E5496"/>
          <w:lang w:val="en-US" w:eastAsia="en-US"/>
        </w:rPr>
      </w:pPr>
      <w:bookmarkStart w:id="115" w:name="_Toc239852299"/>
      <w:r w:rsidRPr="005F0377">
        <w:rPr>
          <w:rFonts w:ascii="Calibri heading" w:eastAsiaTheme="majorEastAsia" w:hAnsi="Calibri heading" w:cstheme="majorBidi"/>
          <w:color w:val="2E5496"/>
          <w:lang w:val="en-US" w:eastAsia="en-US"/>
        </w:rPr>
        <w:lastRenderedPageBreak/>
        <w:t>7.3.2  API composition / aggregation  (SFINT2)</w:t>
      </w:r>
      <w:bookmarkEnd w:id="115"/>
    </w:p>
    <w:p w14:paraId="7B3B8F26" w14:textId="77777777" w:rsidR="00C56193" w:rsidRPr="00F96828" w:rsidRDefault="00C56193" w:rsidP="00C56193">
      <w:pPr>
        <w:spacing w:before="10" w:after="90"/>
        <w:rPr>
          <w:rFonts w:ascii="Aptos" w:hAnsi="Aptos"/>
          <w:sz w:val="18"/>
          <w:szCs w:val="18"/>
        </w:rPr>
      </w:pPr>
      <w:r w:rsidRPr="00F96828">
        <w:rPr>
          <w:rFonts w:ascii="Aptos" w:hAnsi="Aptos"/>
          <w:i/>
          <w:iCs/>
          <w:color w:val="5A6470"/>
          <w:sz w:val="18"/>
          <w:szCs w:val="18"/>
        </w:rPr>
        <w:t>Assemble one coarse-grained business response from a few backend reads, so the consumer makes a single call.</w:t>
      </w:r>
    </w:p>
    <w:p w14:paraId="36EF8EFB" w14:textId="77777777" w:rsidR="00C56193" w:rsidRDefault="00C56193" w:rsidP="00C56193">
      <w:pPr>
        <w:spacing w:before="90" w:after="130"/>
        <w:jc w:val="center"/>
      </w:pPr>
      <w:r>
        <w:rPr>
          <w:noProof/>
        </w:rPr>
        <w:drawing>
          <wp:inline distT="0" distB="0" distL="0" distR="0" wp14:anchorId="1DBB84CE" wp14:editId="3DE297FF">
            <wp:extent cx="5191125" cy="1733550"/>
            <wp:effectExtent l="19050" t="19050" r="19050" b="19050"/>
            <wp:docPr id="5877968" name="Picture 5877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191125" cy="1733550"/>
                    </a:xfrm>
                    <a:prstGeom prst="rect">
                      <a:avLst/>
                    </a:prstGeom>
                    <a:noFill/>
                    <a:ln w="9525">
                      <a:solidFill>
                        <a:srgbClr val="AEB8C6"/>
                      </a:solidFill>
                    </a:ln>
                  </pic:spPr>
                </pic:pic>
              </a:graphicData>
            </a:graphic>
          </wp:inline>
        </w:drawing>
      </w:r>
    </w:p>
    <w:p w14:paraId="1F4CF57F" w14:textId="77777777" w:rsidR="00C56193" w:rsidRPr="00F96828" w:rsidRDefault="00C56193" w:rsidP="00C56193">
      <w:pPr>
        <w:spacing w:before="40" w:after="110" w:line="278" w:lineRule="auto"/>
        <w:ind w:left="360"/>
        <w:rPr>
          <w:rFonts w:ascii="Aptos" w:hAnsi="Aptos"/>
          <w:sz w:val="18"/>
          <w:szCs w:val="18"/>
        </w:rPr>
      </w:pPr>
      <w:r w:rsidRPr="00F96828">
        <w:rPr>
          <w:rFonts w:ascii="Aptos" w:hAnsi="Aptos"/>
          <w:b/>
          <w:bCs/>
          <w:color w:val="1F3864"/>
          <w:sz w:val="18"/>
          <w:szCs w:val="18"/>
        </w:rPr>
        <w:t xml:space="preserve">Problem. </w:t>
      </w:r>
      <w:r w:rsidRPr="00F96828">
        <w:rPr>
          <w:rFonts w:ascii="Aptos" w:hAnsi="Aptos"/>
          <w:sz w:val="18"/>
          <w:szCs w:val="18"/>
        </w:rPr>
        <w:t>A servicing screen needs a "client 360" view whose data lives across three systems. Making the consumer call all three couples it to three contracts and three failure modes; doing the joins in the browser is worse.</w:t>
      </w:r>
    </w:p>
    <w:p w14:paraId="6672D975" w14:textId="77777777" w:rsidR="00C56193" w:rsidRPr="00F96828" w:rsidRDefault="00C56193" w:rsidP="00C56193">
      <w:pPr>
        <w:spacing w:before="40" w:after="110" w:line="278" w:lineRule="auto"/>
        <w:ind w:left="360"/>
        <w:rPr>
          <w:rFonts w:ascii="Aptos" w:hAnsi="Aptos"/>
          <w:sz w:val="18"/>
          <w:szCs w:val="18"/>
        </w:rPr>
      </w:pPr>
      <w:r w:rsidRPr="00F96828">
        <w:rPr>
          <w:rFonts w:ascii="Aptos" w:hAnsi="Aptos"/>
          <w:b/>
          <w:bCs/>
          <w:color w:val="1F3864"/>
          <w:sz w:val="18"/>
          <w:szCs w:val="18"/>
        </w:rPr>
        <w:t xml:space="preserve">Solution. </w:t>
      </w:r>
      <w:r w:rsidRPr="00F96828">
        <w:rPr>
          <w:rFonts w:ascii="Aptos" w:hAnsi="Aptos"/>
          <w:sz w:val="18"/>
          <w:szCs w:val="18"/>
        </w:rPr>
        <w:t>Exposing a single composed API on APIM backed by a Function that fans out to the underlying systems, assembles a coarse-grained response and returns it. The composition stays read-mostly and business-shaped, SOA granularity, not a mesh of fine-grained calls.</w:t>
      </w:r>
    </w:p>
    <w:p w14:paraId="5F0D52EA" w14:textId="77777777" w:rsidR="00C56193" w:rsidRDefault="00C56193" w:rsidP="00C56193">
      <w:pPr>
        <w:spacing w:after="120"/>
        <w:jc w:val="center"/>
      </w:pPr>
      <w:r>
        <w:rPr>
          <w:i/>
          <w:iCs/>
          <w:color w:val="5A6470"/>
          <w:sz w:val="17"/>
          <w:szCs w:val="17"/>
        </w:rPr>
        <w:t>Azure components</w:t>
      </w:r>
    </w:p>
    <w:p w14:paraId="1D32CD0D" w14:textId="77777777" w:rsidR="00C56193" w:rsidRDefault="00C56193" w:rsidP="00C56193">
      <w:pPr>
        <w:spacing w:before="90" w:after="130"/>
        <w:jc w:val="center"/>
      </w:pPr>
      <w:r>
        <w:rPr>
          <w:noProof/>
        </w:rPr>
        <w:drawing>
          <wp:inline distT="0" distB="0" distL="0" distR="0" wp14:anchorId="38EDDE37" wp14:editId="1872AFE3">
            <wp:extent cx="4953000" cy="952500"/>
            <wp:effectExtent l="19050" t="19050" r="19050" b="19050"/>
            <wp:docPr id="1942920559" name="Picture 1942920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40F130BB" w14:textId="77777777" w:rsidR="00C56193" w:rsidRPr="00F96828" w:rsidRDefault="00C56193" w:rsidP="00C56193">
      <w:pPr>
        <w:spacing w:before="40" w:after="110" w:line="278" w:lineRule="auto"/>
        <w:ind w:left="360"/>
        <w:rPr>
          <w:rFonts w:ascii="Aptos" w:hAnsi="Aptos"/>
          <w:sz w:val="18"/>
          <w:szCs w:val="18"/>
        </w:rPr>
      </w:pPr>
      <w:r w:rsidRPr="00F96828">
        <w:rPr>
          <w:rFonts w:ascii="Aptos" w:hAnsi="Aptos"/>
          <w:b/>
          <w:bCs/>
          <w:color w:val="1F3864"/>
          <w:sz w:val="18"/>
          <w:szCs w:val="18"/>
        </w:rPr>
        <w:t xml:space="preserve">Use it when. </w:t>
      </w:r>
      <w:r w:rsidRPr="00F96828">
        <w:rPr>
          <w:rFonts w:ascii="Aptos" w:hAnsi="Aptos"/>
          <w:sz w:val="18"/>
          <w:szCs w:val="18"/>
        </w:rPr>
        <w:t>A consumer needs one logical business object drawn from two or three sources and a single round-trip materially simplifies the caller.</w:t>
      </w:r>
    </w:p>
    <w:p w14:paraId="7FE75AEF" w14:textId="77777777" w:rsidR="00C56193" w:rsidRPr="00F96828" w:rsidRDefault="00C56193" w:rsidP="00C56193">
      <w:pPr>
        <w:spacing w:before="40" w:after="110" w:line="278" w:lineRule="auto"/>
        <w:ind w:left="360"/>
        <w:rPr>
          <w:rFonts w:ascii="Aptos" w:hAnsi="Aptos"/>
          <w:sz w:val="18"/>
          <w:szCs w:val="18"/>
        </w:rPr>
      </w:pPr>
      <w:r w:rsidRPr="00F96828">
        <w:rPr>
          <w:rFonts w:ascii="Aptos" w:hAnsi="Aptos"/>
          <w:b/>
          <w:bCs/>
          <w:color w:val="1F3864"/>
          <w:sz w:val="18"/>
          <w:szCs w:val="18"/>
        </w:rPr>
        <w:t xml:space="preserve">Avoid it when. </w:t>
      </w:r>
      <w:r w:rsidRPr="00F96828">
        <w:rPr>
          <w:rFonts w:ascii="Aptos" w:hAnsi="Aptos"/>
          <w:sz w:val="18"/>
          <w:szCs w:val="18"/>
        </w:rPr>
        <w:t>The composition needs transactional writes or long-running steps (orchestrate), or the need is to fan out to many fine-grained services, that is a granularity problem to fix, not to aggregate around.</w:t>
      </w:r>
    </w:p>
    <w:p w14:paraId="69987D54" w14:textId="77777777" w:rsidR="00C56193" w:rsidRPr="00F96828" w:rsidRDefault="00C56193" w:rsidP="00C56193">
      <w:pPr>
        <w:spacing w:before="40" w:after="110" w:line="278" w:lineRule="auto"/>
        <w:ind w:left="360"/>
        <w:rPr>
          <w:rFonts w:ascii="Aptos" w:hAnsi="Aptos"/>
          <w:sz w:val="18"/>
          <w:szCs w:val="18"/>
        </w:rPr>
      </w:pPr>
      <w:r w:rsidRPr="00F96828">
        <w:rPr>
          <w:rFonts w:ascii="Aptos" w:hAnsi="Aptos"/>
          <w:b/>
          <w:bCs/>
          <w:color w:val="1F3864"/>
          <w:sz w:val="18"/>
          <w:szCs w:val="18"/>
        </w:rPr>
        <w:t xml:space="preserve">Risks and considerations. </w:t>
      </w:r>
      <w:r w:rsidRPr="00F96828">
        <w:rPr>
          <w:rFonts w:ascii="Aptos" w:hAnsi="Aptos"/>
          <w:sz w:val="18"/>
          <w:szCs w:val="18"/>
        </w:rPr>
        <w:t>Response time is governed by the slowest dependency and availability by their product, so decide up front how the API behaves when one source is down, a partial response with a clear indicator usually beats failing the whole call. Put a timeout and a circuit breaker around each backend and cache responses wherever feasible.</w:t>
      </w:r>
    </w:p>
    <w:p w14:paraId="1A0CFF1F" w14:textId="77777777" w:rsidR="00C56193" w:rsidRPr="00F96828" w:rsidRDefault="00C56193" w:rsidP="00C56193">
      <w:pPr>
        <w:spacing w:before="40" w:after="110" w:line="278" w:lineRule="auto"/>
        <w:ind w:left="360"/>
        <w:rPr>
          <w:rFonts w:ascii="Aptos" w:hAnsi="Aptos"/>
          <w:sz w:val="18"/>
          <w:szCs w:val="18"/>
        </w:rPr>
      </w:pPr>
      <w:r w:rsidRPr="00F96828">
        <w:rPr>
          <w:rFonts w:ascii="Aptos" w:hAnsi="Aptos"/>
          <w:b/>
          <w:bCs/>
          <w:color w:val="1F3864"/>
          <w:sz w:val="18"/>
          <w:szCs w:val="18"/>
        </w:rPr>
        <w:t xml:space="preserve">Security boundary. </w:t>
      </w:r>
      <w:r w:rsidRPr="00F96828">
        <w:rPr>
          <w:rFonts w:ascii="Aptos" w:hAnsi="Aptos"/>
          <w:sz w:val="18"/>
          <w:szCs w:val="18"/>
        </w:rPr>
        <w:t>APIM (shared subscription) and the aggregator Function (workload spoke); the source systems in their spokes. Fully internal. Within Azure: the Function reaches each source over a Private Endpoint with a managed identity, no secrets in configuration (Key Vault references only), TLS throughout. Outside Azure: none.</w:t>
      </w:r>
    </w:p>
    <w:p w14:paraId="7FA4088C" w14:textId="77777777" w:rsidR="00C56193" w:rsidRPr="00F96828" w:rsidRDefault="00C56193" w:rsidP="00C56193">
      <w:pPr>
        <w:spacing w:before="40" w:after="110" w:line="278" w:lineRule="auto"/>
        <w:ind w:left="360"/>
        <w:rPr>
          <w:rFonts w:ascii="Aptos" w:hAnsi="Aptos"/>
          <w:sz w:val="18"/>
          <w:szCs w:val="18"/>
        </w:rPr>
      </w:pPr>
      <w:r w:rsidRPr="00F96828">
        <w:rPr>
          <w:rFonts w:ascii="Aptos" w:hAnsi="Aptos"/>
          <w:b/>
          <w:bCs/>
          <w:color w:val="1F3864"/>
          <w:sz w:val="18"/>
          <w:szCs w:val="18"/>
        </w:rPr>
        <w:t xml:space="preserve">Common pitfall. </w:t>
      </w:r>
      <w:r w:rsidRPr="00F96828">
        <w:rPr>
          <w:rFonts w:ascii="Aptos" w:hAnsi="Aptos"/>
          <w:sz w:val="18"/>
          <w:szCs w:val="18"/>
        </w:rPr>
        <w:t>Fine-grained, chatty aggregation that recreates a distributed monolith; pushing heavy composition into APIM policies instead of a Function.</w:t>
      </w:r>
    </w:p>
    <w:p w14:paraId="52E8DD37" w14:textId="77777777" w:rsidR="00C56193" w:rsidRDefault="00C56193" w:rsidP="00C56193">
      <w:pPr>
        <w:spacing w:before="40" w:after="110" w:line="278" w:lineRule="auto"/>
        <w:ind w:left="360"/>
        <w:rPr>
          <w:rFonts w:ascii="Aptos" w:hAnsi="Aptos"/>
          <w:sz w:val="18"/>
          <w:szCs w:val="18"/>
        </w:rPr>
      </w:pPr>
      <w:r w:rsidRPr="00F96828">
        <w:rPr>
          <w:rFonts w:ascii="Aptos" w:hAnsi="Aptos"/>
          <w:b/>
          <w:bCs/>
          <w:color w:val="1F3864"/>
          <w:sz w:val="18"/>
          <w:szCs w:val="18"/>
        </w:rPr>
        <w:t xml:space="preserve">In practice. </w:t>
      </w:r>
      <w:r w:rsidRPr="00F96828">
        <w:rPr>
          <w:rFonts w:ascii="Aptos" w:hAnsi="Aptos"/>
          <w:sz w:val="18"/>
          <w:szCs w:val="18"/>
        </w:rPr>
        <w:t>A client-servicing screen calls one “client 360” API, the aggregator Function reads client, policy and claims summaries and returns a single object.</w:t>
      </w:r>
    </w:p>
    <w:p w14:paraId="1442731A" w14:textId="77777777" w:rsidR="003C506A" w:rsidRDefault="003C506A" w:rsidP="00C56193">
      <w:pPr>
        <w:spacing w:before="40" w:after="110" w:line="278" w:lineRule="auto"/>
        <w:ind w:left="360"/>
        <w:rPr>
          <w:rFonts w:ascii="Aptos" w:hAnsi="Aptos"/>
          <w:sz w:val="18"/>
          <w:szCs w:val="18"/>
        </w:rPr>
      </w:pPr>
    </w:p>
    <w:p w14:paraId="1D266D39" w14:textId="77777777" w:rsidR="003C506A" w:rsidRDefault="003C506A" w:rsidP="00C56193">
      <w:pPr>
        <w:spacing w:before="40" w:after="110" w:line="278" w:lineRule="auto"/>
        <w:ind w:left="360"/>
        <w:rPr>
          <w:rFonts w:ascii="Aptos" w:hAnsi="Aptos"/>
          <w:sz w:val="18"/>
          <w:szCs w:val="18"/>
        </w:rPr>
      </w:pPr>
    </w:p>
    <w:p w14:paraId="48661753" w14:textId="77777777" w:rsidR="003C506A" w:rsidRDefault="003C506A" w:rsidP="00C56193">
      <w:pPr>
        <w:spacing w:before="40" w:after="110" w:line="278" w:lineRule="auto"/>
        <w:ind w:left="360"/>
        <w:rPr>
          <w:rFonts w:ascii="Aptos" w:hAnsi="Aptos"/>
          <w:sz w:val="18"/>
          <w:szCs w:val="18"/>
        </w:rPr>
      </w:pPr>
    </w:p>
    <w:p w14:paraId="3E77E631" w14:textId="77777777" w:rsidR="003C506A" w:rsidRPr="00F96828" w:rsidRDefault="003C506A" w:rsidP="00C56193">
      <w:pPr>
        <w:spacing w:before="40" w:after="110" w:line="278" w:lineRule="auto"/>
        <w:ind w:left="360"/>
        <w:rPr>
          <w:rFonts w:ascii="Aptos" w:hAnsi="Aptos"/>
          <w:sz w:val="18"/>
          <w:szCs w:val="18"/>
        </w:rPr>
      </w:pPr>
    </w:p>
    <w:p w14:paraId="4A7B78A5" w14:textId="77777777" w:rsidR="00C56193" w:rsidRDefault="00C56193" w:rsidP="00C56193">
      <w:pPr>
        <w:spacing w:after="150"/>
      </w:pPr>
    </w:p>
    <w:p w14:paraId="7DD040D5" w14:textId="77777777" w:rsidR="00C56193" w:rsidRPr="005F0377" w:rsidRDefault="00C56193" w:rsidP="00C56193">
      <w:pPr>
        <w:pStyle w:val="Heading3"/>
        <w:rPr>
          <w:rFonts w:ascii="Calibri heading" w:eastAsiaTheme="majorEastAsia" w:hAnsi="Calibri heading" w:cstheme="majorBidi"/>
          <w:color w:val="2E5496"/>
          <w:lang w:val="en-US" w:eastAsia="en-US"/>
        </w:rPr>
      </w:pPr>
      <w:bookmarkStart w:id="116" w:name="_Toc239852300"/>
      <w:r w:rsidRPr="005F0377">
        <w:rPr>
          <w:rFonts w:ascii="Calibri heading" w:eastAsiaTheme="majorEastAsia" w:hAnsi="Calibri heading" w:cstheme="majorBidi"/>
          <w:color w:val="2E5496"/>
          <w:lang w:val="en-US" w:eastAsia="en-US"/>
        </w:rPr>
        <w:lastRenderedPageBreak/>
        <w:t>7.3.3  Protocol / format mediation  (SFINT3)</w:t>
      </w:r>
      <w:bookmarkEnd w:id="116"/>
    </w:p>
    <w:p w14:paraId="395424FD" w14:textId="77777777" w:rsidR="00C56193" w:rsidRPr="00F96828" w:rsidRDefault="00C56193" w:rsidP="00C56193">
      <w:pPr>
        <w:spacing w:before="10" w:after="90"/>
        <w:rPr>
          <w:rFonts w:ascii="Aptos" w:hAnsi="Aptos"/>
          <w:sz w:val="18"/>
          <w:szCs w:val="18"/>
        </w:rPr>
      </w:pPr>
      <w:r w:rsidRPr="00F96828">
        <w:rPr>
          <w:rFonts w:ascii="Aptos" w:hAnsi="Aptos"/>
          <w:i/>
          <w:iCs/>
          <w:color w:val="5A6470"/>
          <w:sz w:val="18"/>
          <w:szCs w:val="18"/>
        </w:rPr>
        <w:t>Translate a legacy protocol to REST/JSON at the edge so modern consumers stay clean.</w:t>
      </w:r>
    </w:p>
    <w:p w14:paraId="6C1BD041" w14:textId="77777777" w:rsidR="00C56193" w:rsidRDefault="00C56193" w:rsidP="00C56193">
      <w:pPr>
        <w:spacing w:before="90" w:after="130"/>
        <w:jc w:val="center"/>
      </w:pPr>
      <w:r>
        <w:rPr>
          <w:noProof/>
        </w:rPr>
        <w:drawing>
          <wp:inline distT="0" distB="0" distL="0" distR="0" wp14:anchorId="02D24B05" wp14:editId="5894B118">
            <wp:extent cx="5191125" cy="981075"/>
            <wp:effectExtent l="19050" t="19050" r="19050" b="19050"/>
            <wp:docPr id="1973916161" name="Picture 1973916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191125" cy="981075"/>
                    </a:xfrm>
                    <a:prstGeom prst="rect">
                      <a:avLst/>
                    </a:prstGeom>
                    <a:noFill/>
                    <a:ln w="9525">
                      <a:solidFill>
                        <a:srgbClr val="AEB8C6"/>
                      </a:solidFill>
                    </a:ln>
                  </pic:spPr>
                </pic:pic>
              </a:graphicData>
            </a:graphic>
          </wp:inline>
        </w:drawing>
      </w:r>
    </w:p>
    <w:p w14:paraId="02113F5C" w14:textId="77777777" w:rsidR="00C56193" w:rsidRPr="00F96828" w:rsidRDefault="00C56193" w:rsidP="00C56193">
      <w:pPr>
        <w:spacing w:before="40" w:after="110" w:line="278" w:lineRule="auto"/>
        <w:ind w:left="360"/>
        <w:rPr>
          <w:rFonts w:ascii="Aptos" w:hAnsi="Aptos"/>
          <w:sz w:val="18"/>
          <w:szCs w:val="18"/>
        </w:rPr>
      </w:pPr>
      <w:r w:rsidRPr="00F96828">
        <w:rPr>
          <w:rFonts w:ascii="Aptos" w:hAnsi="Aptos"/>
          <w:b/>
          <w:bCs/>
          <w:color w:val="1F3864"/>
          <w:sz w:val="18"/>
          <w:szCs w:val="18"/>
        </w:rPr>
        <w:t xml:space="preserve">Problem. </w:t>
      </w:r>
      <w:r w:rsidRPr="00F96828">
        <w:rPr>
          <w:rFonts w:ascii="Aptos" w:hAnsi="Aptos"/>
          <w:sz w:val="18"/>
          <w:szCs w:val="18"/>
        </w:rPr>
        <w:t>A cloud-native consumer must talk to a system that only speaks SOAP/XML or a fixed-width format. Letting that leak into the consumer spreads legacy concerns across the estate.</w:t>
      </w:r>
    </w:p>
    <w:p w14:paraId="6AB855B5" w14:textId="77777777" w:rsidR="00C56193" w:rsidRPr="00F96828" w:rsidRDefault="00C56193" w:rsidP="00C56193">
      <w:pPr>
        <w:spacing w:before="40" w:after="110" w:line="278" w:lineRule="auto"/>
        <w:ind w:left="360"/>
        <w:rPr>
          <w:rFonts w:ascii="Aptos" w:hAnsi="Aptos"/>
          <w:sz w:val="18"/>
          <w:szCs w:val="18"/>
        </w:rPr>
      </w:pPr>
      <w:r w:rsidRPr="00F96828">
        <w:rPr>
          <w:rFonts w:ascii="Aptos" w:hAnsi="Aptos"/>
          <w:b/>
          <w:bCs/>
          <w:color w:val="1F3864"/>
          <w:sz w:val="18"/>
          <w:szCs w:val="18"/>
        </w:rPr>
        <w:t xml:space="preserve">Solution. </w:t>
      </w:r>
      <w:r w:rsidRPr="00F96828">
        <w:rPr>
          <w:rFonts w:ascii="Aptos" w:hAnsi="Aptos"/>
          <w:sz w:val="18"/>
          <w:szCs w:val="18"/>
        </w:rPr>
        <w:t>Terminate the modern REST/JSON contract at APIM for light transforms, or a Function for heavier ones, and translate to the backend's protocol. Consumers see only REST/JSON the legacy quirks are contained in one place.</w:t>
      </w:r>
    </w:p>
    <w:p w14:paraId="3CBCDDD1" w14:textId="77777777" w:rsidR="00C56193" w:rsidRDefault="00C56193" w:rsidP="00C56193">
      <w:pPr>
        <w:spacing w:after="120"/>
        <w:jc w:val="center"/>
      </w:pPr>
      <w:r>
        <w:rPr>
          <w:i/>
          <w:iCs/>
          <w:color w:val="5A6470"/>
          <w:sz w:val="17"/>
          <w:szCs w:val="17"/>
        </w:rPr>
        <w:t>Azure components</w:t>
      </w:r>
    </w:p>
    <w:p w14:paraId="34967C55" w14:textId="77777777" w:rsidR="00C56193" w:rsidRDefault="00C56193" w:rsidP="00C56193">
      <w:pPr>
        <w:spacing w:before="90" w:after="130"/>
        <w:jc w:val="center"/>
      </w:pPr>
      <w:r>
        <w:rPr>
          <w:noProof/>
        </w:rPr>
        <w:drawing>
          <wp:inline distT="0" distB="0" distL="0" distR="0" wp14:anchorId="5B5ABAFD" wp14:editId="42C46183">
            <wp:extent cx="4953000" cy="952500"/>
            <wp:effectExtent l="19050" t="19050" r="19050" b="19050"/>
            <wp:docPr id="482143553" name="Picture 482143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0C2CA7D1" w14:textId="77777777" w:rsidR="00C56193" w:rsidRPr="00F96828" w:rsidRDefault="00C56193" w:rsidP="00C56193">
      <w:pPr>
        <w:spacing w:before="40" w:after="110" w:line="278" w:lineRule="auto"/>
        <w:ind w:left="360"/>
        <w:rPr>
          <w:rFonts w:ascii="Aptos" w:hAnsi="Aptos"/>
          <w:sz w:val="18"/>
          <w:szCs w:val="18"/>
        </w:rPr>
      </w:pPr>
      <w:r w:rsidRPr="00F96828">
        <w:rPr>
          <w:rFonts w:ascii="Aptos" w:hAnsi="Aptos"/>
          <w:b/>
          <w:bCs/>
          <w:color w:val="1F3864"/>
          <w:sz w:val="18"/>
          <w:szCs w:val="18"/>
        </w:rPr>
        <w:t xml:space="preserve">Use it when. </w:t>
      </w:r>
      <w:r w:rsidRPr="00F96828">
        <w:rPr>
          <w:rFonts w:ascii="Aptos" w:hAnsi="Aptos"/>
          <w:sz w:val="18"/>
          <w:szCs w:val="18"/>
        </w:rPr>
        <w:t>Standardising the estate on REST/JSON and need to front a legacy protocol.</w:t>
      </w:r>
    </w:p>
    <w:p w14:paraId="282EB5B9" w14:textId="77777777" w:rsidR="00C56193" w:rsidRPr="00F96828" w:rsidRDefault="00C56193" w:rsidP="00C56193">
      <w:pPr>
        <w:spacing w:before="40" w:after="110" w:line="278" w:lineRule="auto"/>
        <w:ind w:left="360"/>
        <w:rPr>
          <w:rFonts w:ascii="Aptos" w:hAnsi="Aptos"/>
          <w:sz w:val="18"/>
          <w:szCs w:val="18"/>
        </w:rPr>
      </w:pPr>
      <w:r w:rsidRPr="00F96828">
        <w:rPr>
          <w:rFonts w:ascii="Aptos" w:hAnsi="Aptos"/>
          <w:b/>
          <w:bCs/>
          <w:color w:val="1F3864"/>
          <w:sz w:val="18"/>
          <w:szCs w:val="18"/>
        </w:rPr>
        <w:t xml:space="preserve">Avoid it when. </w:t>
      </w:r>
      <w:r w:rsidRPr="00F96828">
        <w:rPr>
          <w:rFonts w:ascii="Aptos" w:hAnsi="Aptos"/>
          <w:sz w:val="18"/>
          <w:szCs w:val="18"/>
        </w:rPr>
        <w:t>The requirement is really business transformation rather than protocol translation, that is implementation logic and belongs in a Function with tests, not in a mediation policy.</w:t>
      </w:r>
    </w:p>
    <w:p w14:paraId="22FE47E9" w14:textId="77777777" w:rsidR="00C56193" w:rsidRPr="00F96828" w:rsidRDefault="00C56193" w:rsidP="00C56193">
      <w:pPr>
        <w:spacing w:before="40" w:after="110" w:line="278" w:lineRule="auto"/>
        <w:ind w:left="360"/>
        <w:rPr>
          <w:rFonts w:ascii="Aptos" w:hAnsi="Aptos"/>
          <w:sz w:val="18"/>
          <w:szCs w:val="18"/>
        </w:rPr>
      </w:pPr>
      <w:r w:rsidRPr="00F96828">
        <w:rPr>
          <w:rFonts w:ascii="Aptos" w:hAnsi="Aptos"/>
          <w:b/>
          <w:bCs/>
          <w:color w:val="1F3864"/>
          <w:sz w:val="18"/>
          <w:szCs w:val="18"/>
        </w:rPr>
        <w:t xml:space="preserve">Risks and considerations. </w:t>
      </w:r>
      <w:r w:rsidRPr="00F96828">
        <w:rPr>
          <w:rFonts w:ascii="Aptos" w:hAnsi="Aptos"/>
          <w:sz w:val="18"/>
          <w:szCs w:val="18"/>
        </w:rPr>
        <w:t>Keep the translation stateless and mechanical; the moment business rules creep in it results in hidden, untested logic sitting in the edge. Validate schemas on the way through so malformed legacy payloads fail fast rather than propagating.</w:t>
      </w:r>
    </w:p>
    <w:p w14:paraId="101976FC" w14:textId="77777777" w:rsidR="00C56193" w:rsidRPr="00F96828" w:rsidRDefault="00C56193" w:rsidP="00C56193">
      <w:pPr>
        <w:spacing w:before="40" w:after="110" w:line="278" w:lineRule="auto"/>
        <w:ind w:left="360"/>
        <w:rPr>
          <w:rFonts w:ascii="Aptos" w:hAnsi="Aptos"/>
          <w:sz w:val="18"/>
          <w:szCs w:val="18"/>
        </w:rPr>
      </w:pPr>
      <w:r w:rsidRPr="00F96828">
        <w:rPr>
          <w:rFonts w:ascii="Aptos" w:hAnsi="Aptos"/>
          <w:b/>
          <w:bCs/>
          <w:color w:val="1F3864"/>
          <w:sz w:val="18"/>
          <w:szCs w:val="18"/>
        </w:rPr>
        <w:t xml:space="preserve">Security boundary. </w:t>
      </w:r>
      <w:r w:rsidRPr="00F96828">
        <w:rPr>
          <w:rFonts w:ascii="Aptos" w:hAnsi="Aptos"/>
          <w:sz w:val="18"/>
          <w:szCs w:val="18"/>
        </w:rPr>
        <w:t>APIM or the mediation Function in the shared subscription / a spoke; the legacy backend in its spoke or on-premises. Within Azure: Private Endpoint, managed identity and TLS, an on-premises backend is reached over the private vWAN path, not the internet. Outside Azure: none, an internet-only legacy partner uses the inbound-webhook edge instead.</w:t>
      </w:r>
    </w:p>
    <w:p w14:paraId="3BF66402" w14:textId="77777777" w:rsidR="00C56193" w:rsidRPr="00F96828" w:rsidRDefault="00C56193" w:rsidP="00C56193">
      <w:pPr>
        <w:spacing w:before="40" w:after="110" w:line="278" w:lineRule="auto"/>
        <w:ind w:left="360"/>
        <w:rPr>
          <w:rFonts w:ascii="Aptos" w:hAnsi="Aptos"/>
          <w:sz w:val="18"/>
          <w:szCs w:val="18"/>
        </w:rPr>
      </w:pPr>
      <w:r w:rsidRPr="00F96828">
        <w:rPr>
          <w:rFonts w:ascii="Aptos" w:hAnsi="Aptos"/>
          <w:b/>
          <w:bCs/>
          <w:color w:val="1F3864"/>
          <w:sz w:val="18"/>
          <w:szCs w:val="18"/>
        </w:rPr>
        <w:t xml:space="preserve">Common pitfall. </w:t>
      </w:r>
      <w:r w:rsidRPr="00F96828">
        <w:rPr>
          <w:rFonts w:ascii="Aptos" w:hAnsi="Aptos"/>
          <w:sz w:val="18"/>
          <w:szCs w:val="18"/>
        </w:rPr>
        <w:t>Business rules embedded in the translation layer; unbounded transformation inside APIM policies.</w:t>
      </w:r>
    </w:p>
    <w:p w14:paraId="76677EFC" w14:textId="77777777" w:rsidR="00C56193" w:rsidRPr="00F96828" w:rsidDel="00747CBE" w:rsidRDefault="00C56193" w:rsidP="00C56193">
      <w:pPr>
        <w:spacing w:before="40" w:after="110" w:line="278" w:lineRule="auto"/>
        <w:ind w:left="360"/>
        <w:rPr>
          <w:del w:id="117" w:author="Joycell Sundararaj - Chaucer" w:date="2026-09-07T22:54:00Z" w16du:dateUtc="2026-09-07T21:54:00Z"/>
          <w:rFonts w:ascii="Aptos" w:hAnsi="Aptos"/>
          <w:sz w:val="18"/>
          <w:szCs w:val="18"/>
        </w:rPr>
      </w:pPr>
      <w:r w:rsidRPr="00F96828">
        <w:rPr>
          <w:rFonts w:ascii="Aptos" w:hAnsi="Aptos"/>
          <w:b/>
          <w:bCs/>
          <w:color w:val="1F3864"/>
          <w:sz w:val="18"/>
          <w:szCs w:val="18"/>
        </w:rPr>
        <w:t xml:space="preserve">In practice. </w:t>
      </w:r>
      <w:r w:rsidRPr="00F96828">
        <w:rPr>
          <w:rFonts w:ascii="Aptos" w:hAnsi="Aptos"/>
          <w:sz w:val="18"/>
          <w:szCs w:val="18"/>
        </w:rPr>
        <w:t>A legacy SOAP reinsurance service is fronted as a REST/JSON API for cloud-native consumers.</w:t>
      </w:r>
    </w:p>
    <w:p w14:paraId="7B7F76B7" w14:textId="77777777" w:rsidR="00C56193" w:rsidRDefault="00C56193" w:rsidP="00C56193">
      <w:pPr>
        <w:spacing w:before="40" w:after="110" w:line="278" w:lineRule="auto"/>
        <w:ind w:left="360"/>
      </w:pPr>
    </w:p>
    <w:p w14:paraId="63FA3D58" w14:textId="77777777" w:rsidR="00C56193" w:rsidRPr="005F0377" w:rsidRDefault="00C56193" w:rsidP="00C56193">
      <w:pPr>
        <w:pStyle w:val="Heading3"/>
        <w:rPr>
          <w:rFonts w:ascii="Calibri heading" w:eastAsiaTheme="majorEastAsia" w:hAnsi="Calibri heading" w:cstheme="majorBidi"/>
          <w:color w:val="2E5496"/>
          <w:lang w:val="en-US" w:eastAsia="en-US"/>
        </w:rPr>
      </w:pPr>
      <w:bookmarkStart w:id="118" w:name="_Toc239852301"/>
      <w:r w:rsidRPr="005F0377">
        <w:rPr>
          <w:rFonts w:ascii="Calibri heading" w:eastAsiaTheme="majorEastAsia" w:hAnsi="Calibri heading" w:cstheme="majorBidi"/>
          <w:color w:val="2E5496"/>
          <w:lang w:val="en-US" w:eastAsia="en-US"/>
        </w:rPr>
        <w:t>7.3.4  Synchronous request-reply (bounded)  (SFINT4)</w:t>
      </w:r>
      <w:bookmarkEnd w:id="118"/>
    </w:p>
    <w:p w14:paraId="12104458" w14:textId="77777777" w:rsidR="00C56193" w:rsidRPr="00F96828" w:rsidRDefault="00C56193" w:rsidP="00C56193">
      <w:pPr>
        <w:spacing w:before="10" w:after="90"/>
        <w:rPr>
          <w:rFonts w:ascii="Aptos" w:hAnsi="Aptos"/>
          <w:sz w:val="18"/>
          <w:szCs w:val="18"/>
        </w:rPr>
      </w:pPr>
      <w:r w:rsidRPr="00F96828">
        <w:rPr>
          <w:rFonts w:ascii="Aptos" w:hAnsi="Aptos"/>
          <w:i/>
          <w:iCs/>
          <w:color w:val="5A6470"/>
          <w:sz w:val="18"/>
          <w:szCs w:val="18"/>
        </w:rPr>
        <w:t>The considered synchronous exception, a short, bounded call where the caller needs the answer now.</w:t>
      </w:r>
    </w:p>
    <w:p w14:paraId="151AA29D" w14:textId="77777777" w:rsidR="00C56193" w:rsidRDefault="00C56193" w:rsidP="00C56193">
      <w:pPr>
        <w:spacing w:before="90" w:after="130"/>
        <w:jc w:val="center"/>
      </w:pPr>
      <w:r>
        <w:rPr>
          <w:noProof/>
        </w:rPr>
        <w:drawing>
          <wp:inline distT="0" distB="0" distL="0" distR="0" wp14:anchorId="02DDC41F" wp14:editId="10B99176">
            <wp:extent cx="5191125" cy="1152525"/>
            <wp:effectExtent l="19050" t="19050" r="19050" b="19050"/>
            <wp:docPr id="1496769869" name="Picture 1496769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191125" cy="1152525"/>
                    </a:xfrm>
                    <a:prstGeom prst="rect">
                      <a:avLst/>
                    </a:prstGeom>
                    <a:noFill/>
                    <a:ln w="9525">
                      <a:solidFill>
                        <a:srgbClr val="AEB8C6"/>
                      </a:solidFill>
                    </a:ln>
                  </pic:spPr>
                </pic:pic>
              </a:graphicData>
            </a:graphic>
          </wp:inline>
        </w:drawing>
      </w:r>
    </w:p>
    <w:p w14:paraId="39DD0ED1" w14:textId="77777777" w:rsidR="00C56193" w:rsidRPr="00F96828" w:rsidRDefault="00C56193" w:rsidP="00C56193">
      <w:pPr>
        <w:spacing w:before="40" w:after="110" w:line="278" w:lineRule="auto"/>
        <w:ind w:left="360"/>
        <w:rPr>
          <w:rFonts w:ascii="Aptos" w:hAnsi="Aptos"/>
          <w:sz w:val="18"/>
          <w:szCs w:val="18"/>
        </w:rPr>
      </w:pPr>
      <w:r w:rsidRPr="00F96828">
        <w:rPr>
          <w:rFonts w:ascii="Aptos" w:hAnsi="Aptos"/>
          <w:b/>
          <w:bCs/>
          <w:color w:val="1F3864"/>
          <w:sz w:val="18"/>
          <w:szCs w:val="18"/>
        </w:rPr>
        <w:t xml:space="preserve">Problem. </w:t>
      </w:r>
      <w:r w:rsidRPr="00F96828">
        <w:rPr>
          <w:rFonts w:ascii="Aptos" w:hAnsi="Aptos"/>
          <w:sz w:val="18"/>
          <w:szCs w:val="18"/>
        </w:rPr>
        <w:t xml:space="preserve">Some interactions really are synchronous: a quote figure the user is waiting on. The danger is that </w:t>
      </w:r>
    </w:p>
    <w:p w14:paraId="708E4116" w14:textId="77777777" w:rsidR="00C56193" w:rsidRPr="00F96828" w:rsidRDefault="00C56193" w:rsidP="00C56193">
      <w:pPr>
        <w:spacing w:before="40" w:after="110" w:line="278" w:lineRule="auto"/>
        <w:ind w:left="360"/>
        <w:rPr>
          <w:rFonts w:ascii="Aptos" w:hAnsi="Aptos"/>
          <w:sz w:val="18"/>
          <w:szCs w:val="18"/>
        </w:rPr>
      </w:pPr>
      <w:r w:rsidRPr="00F96828">
        <w:rPr>
          <w:rFonts w:ascii="Aptos" w:hAnsi="Aptos"/>
          <w:b/>
          <w:bCs/>
          <w:color w:val="1F3864"/>
          <w:sz w:val="18"/>
          <w:szCs w:val="18"/>
        </w:rPr>
        <w:t>“</w:t>
      </w:r>
      <w:r w:rsidRPr="00F96828">
        <w:rPr>
          <w:rFonts w:ascii="Aptos" w:hAnsi="Aptos"/>
          <w:sz w:val="18"/>
          <w:szCs w:val="18"/>
        </w:rPr>
        <w:t>synchronous” quietly becomes “long-running”, and callers start timing out and retrying.</w:t>
      </w:r>
    </w:p>
    <w:p w14:paraId="1C63EF0B" w14:textId="77777777" w:rsidR="00C56193" w:rsidRPr="00F96828" w:rsidRDefault="00C56193" w:rsidP="00C56193">
      <w:pPr>
        <w:spacing w:before="40" w:after="110" w:line="278" w:lineRule="auto"/>
        <w:ind w:left="360"/>
        <w:rPr>
          <w:rFonts w:ascii="Aptos" w:hAnsi="Aptos"/>
          <w:sz w:val="18"/>
          <w:szCs w:val="18"/>
        </w:rPr>
      </w:pPr>
      <w:r w:rsidRPr="00F96828">
        <w:rPr>
          <w:rFonts w:ascii="Aptos" w:hAnsi="Aptos"/>
          <w:b/>
          <w:bCs/>
          <w:color w:val="1F3864"/>
          <w:sz w:val="18"/>
          <w:szCs w:val="18"/>
        </w:rPr>
        <w:lastRenderedPageBreak/>
        <w:t xml:space="preserve">Solution. </w:t>
      </w:r>
      <w:r w:rsidRPr="00F96828">
        <w:rPr>
          <w:rFonts w:ascii="Aptos" w:hAnsi="Aptos"/>
          <w:sz w:val="18"/>
          <w:szCs w:val="18"/>
        </w:rPr>
        <w:t>Exposing the operation on APIM to a Function that completes in sub-second-to-low-second time, with a hard timeout. If the work cannot reliably finish that quickly, it is not this pattern, and asynchronous request-reply or orchestration should be considered.</w:t>
      </w:r>
    </w:p>
    <w:p w14:paraId="40D62AD3" w14:textId="77777777" w:rsidR="00C56193" w:rsidRDefault="00C56193" w:rsidP="00C56193">
      <w:pPr>
        <w:spacing w:after="120"/>
        <w:jc w:val="center"/>
      </w:pPr>
      <w:r>
        <w:rPr>
          <w:i/>
          <w:iCs/>
          <w:color w:val="5A6470"/>
          <w:sz w:val="17"/>
          <w:szCs w:val="17"/>
        </w:rPr>
        <w:t>Azure components</w:t>
      </w:r>
    </w:p>
    <w:p w14:paraId="7335B279" w14:textId="77777777" w:rsidR="00C56193" w:rsidRDefault="00C56193" w:rsidP="00C56193">
      <w:pPr>
        <w:spacing w:before="90" w:after="130"/>
        <w:jc w:val="center"/>
      </w:pPr>
      <w:r>
        <w:rPr>
          <w:noProof/>
        </w:rPr>
        <w:drawing>
          <wp:inline distT="0" distB="0" distL="0" distR="0" wp14:anchorId="3A0E1830" wp14:editId="49C2BC62">
            <wp:extent cx="4457700" cy="1123950"/>
            <wp:effectExtent l="19050" t="19050" r="19050" b="19050"/>
            <wp:docPr id="1884802296" name="Picture 1884802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457700" cy="1123950"/>
                    </a:xfrm>
                    <a:prstGeom prst="rect">
                      <a:avLst/>
                    </a:prstGeom>
                    <a:noFill/>
                    <a:ln w="9525">
                      <a:solidFill>
                        <a:srgbClr val="AEB8C6"/>
                      </a:solidFill>
                    </a:ln>
                  </pic:spPr>
                </pic:pic>
              </a:graphicData>
            </a:graphic>
          </wp:inline>
        </w:drawing>
      </w:r>
    </w:p>
    <w:p w14:paraId="6E0CB348" w14:textId="77777777" w:rsidR="00C56193" w:rsidRPr="00F96828" w:rsidRDefault="00C56193" w:rsidP="00C56193">
      <w:pPr>
        <w:spacing w:before="40" w:after="110" w:line="278" w:lineRule="auto"/>
        <w:ind w:left="360"/>
        <w:rPr>
          <w:rFonts w:ascii="Aptos" w:hAnsi="Aptos"/>
          <w:sz w:val="18"/>
          <w:szCs w:val="18"/>
        </w:rPr>
      </w:pPr>
      <w:r w:rsidRPr="00F96828">
        <w:rPr>
          <w:rFonts w:ascii="Aptos" w:hAnsi="Aptos"/>
          <w:b/>
          <w:bCs/>
          <w:color w:val="1F3864"/>
          <w:sz w:val="18"/>
          <w:szCs w:val="18"/>
        </w:rPr>
        <w:t xml:space="preserve">Use it when. </w:t>
      </w:r>
      <w:r w:rsidRPr="00F96828">
        <w:rPr>
          <w:rFonts w:ascii="Aptos" w:hAnsi="Aptos"/>
          <w:sz w:val="18"/>
          <w:szCs w:val="18"/>
        </w:rPr>
        <w:t>The work is short and bounded and the caller must have the result to proceed.</w:t>
      </w:r>
    </w:p>
    <w:p w14:paraId="7846BD93" w14:textId="77777777" w:rsidR="00C56193" w:rsidRPr="00F96828" w:rsidRDefault="00C56193" w:rsidP="00C56193">
      <w:pPr>
        <w:spacing w:before="40" w:after="110" w:line="278" w:lineRule="auto"/>
        <w:ind w:left="360"/>
        <w:rPr>
          <w:rFonts w:ascii="Aptos" w:hAnsi="Aptos"/>
          <w:sz w:val="18"/>
          <w:szCs w:val="18"/>
        </w:rPr>
      </w:pPr>
      <w:r w:rsidRPr="00F96828">
        <w:rPr>
          <w:rFonts w:ascii="Aptos" w:hAnsi="Aptos"/>
          <w:b/>
          <w:bCs/>
          <w:color w:val="1F3864"/>
          <w:sz w:val="18"/>
          <w:szCs w:val="18"/>
        </w:rPr>
        <w:t xml:space="preserve">Avoid it when. </w:t>
      </w:r>
      <w:r w:rsidRPr="00F96828">
        <w:rPr>
          <w:rFonts w:ascii="Aptos" w:hAnsi="Aptos"/>
          <w:sz w:val="18"/>
          <w:szCs w:val="18"/>
        </w:rPr>
        <w:t>The duration is unpredictable or can run long, the classic cause of retry storms.</w:t>
      </w:r>
    </w:p>
    <w:p w14:paraId="4CE3AA4F" w14:textId="77777777" w:rsidR="00C56193" w:rsidRPr="00F96828" w:rsidRDefault="00C56193" w:rsidP="00C56193">
      <w:pPr>
        <w:spacing w:before="40" w:after="110" w:line="278" w:lineRule="auto"/>
        <w:ind w:left="360"/>
        <w:rPr>
          <w:rFonts w:ascii="Aptos" w:hAnsi="Aptos"/>
          <w:sz w:val="18"/>
          <w:szCs w:val="18"/>
        </w:rPr>
      </w:pPr>
      <w:r w:rsidRPr="00F96828">
        <w:rPr>
          <w:rFonts w:ascii="Aptos" w:hAnsi="Aptos"/>
          <w:b/>
          <w:bCs/>
          <w:color w:val="1F3864"/>
          <w:sz w:val="18"/>
          <w:szCs w:val="18"/>
        </w:rPr>
        <w:t xml:space="preserve">Risks and considerations. </w:t>
      </w:r>
      <w:r w:rsidRPr="00F96828">
        <w:rPr>
          <w:rFonts w:ascii="Aptos" w:hAnsi="Aptos"/>
          <w:sz w:val="18"/>
          <w:szCs w:val="18"/>
        </w:rPr>
        <w:t>Enforce timeouts and make the operation idempotent so a client retry cannot double-apply. Treat a creeping p99 latency as an early signal that this should become asynchronous.</w:t>
      </w:r>
    </w:p>
    <w:p w14:paraId="550986EB" w14:textId="77777777" w:rsidR="00C56193" w:rsidRPr="00F96828" w:rsidRDefault="00C56193" w:rsidP="00C56193">
      <w:pPr>
        <w:spacing w:before="40" w:after="110" w:line="278" w:lineRule="auto"/>
        <w:ind w:left="360"/>
        <w:rPr>
          <w:rFonts w:ascii="Aptos" w:hAnsi="Aptos"/>
          <w:sz w:val="18"/>
          <w:szCs w:val="18"/>
        </w:rPr>
      </w:pPr>
      <w:r w:rsidRPr="00F96828">
        <w:rPr>
          <w:rFonts w:ascii="Aptos" w:hAnsi="Aptos"/>
          <w:b/>
          <w:bCs/>
          <w:color w:val="1F3864"/>
          <w:sz w:val="18"/>
          <w:szCs w:val="18"/>
        </w:rPr>
        <w:t xml:space="preserve">Security boundary. </w:t>
      </w:r>
      <w:r w:rsidRPr="00F96828">
        <w:rPr>
          <w:rFonts w:ascii="Aptos" w:hAnsi="Aptos"/>
          <w:sz w:val="18"/>
          <w:szCs w:val="18"/>
        </w:rPr>
        <w:t>APIM (shared) and Function (spoke), fully internal. Within Azure: Private Endpoint, managed identity, TLS, with enforced timeouts. Outside Azure: none.</w:t>
      </w:r>
    </w:p>
    <w:p w14:paraId="6989C6A0" w14:textId="77777777" w:rsidR="00C56193" w:rsidRPr="00F96828" w:rsidRDefault="00C56193" w:rsidP="00C56193">
      <w:pPr>
        <w:spacing w:before="40" w:after="110" w:line="278" w:lineRule="auto"/>
        <w:ind w:left="360"/>
        <w:rPr>
          <w:rFonts w:ascii="Aptos" w:hAnsi="Aptos"/>
          <w:sz w:val="18"/>
          <w:szCs w:val="18"/>
        </w:rPr>
      </w:pPr>
      <w:r w:rsidRPr="00F96828">
        <w:rPr>
          <w:rFonts w:ascii="Aptos" w:hAnsi="Aptos"/>
          <w:b/>
          <w:bCs/>
          <w:color w:val="1F3864"/>
          <w:sz w:val="18"/>
          <w:szCs w:val="18"/>
        </w:rPr>
        <w:t xml:space="preserve">Common pitfall. </w:t>
      </w:r>
      <w:r w:rsidRPr="00F96828">
        <w:rPr>
          <w:rFonts w:ascii="Aptos" w:hAnsi="Aptos"/>
          <w:sz w:val="18"/>
          <w:szCs w:val="18"/>
        </w:rPr>
        <w:t>Long-running or unbounded work behind a synchronous endpoint.</w:t>
      </w:r>
    </w:p>
    <w:p w14:paraId="6595DF7C" w14:textId="77777777" w:rsidR="00C56193" w:rsidRPr="00F96828" w:rsidRDefault="00C56193" w:rsidP="00C56193">
      <w:pPr>
        <w:spacing w:before="40" w:after="110" w:line="278" w:lineRule="auto"/>
        <w:ind w:left="360"/>
        <w:rPr>
          <w:rFonts w:ascii="Aptos" w:hAnsi="Aptos"/>
          <w:sz w:val="18"/>
          <w:szCs w:val="18"/>
        </w:rPr>
      </w:pPr>
      <w:r w:rsidRPr="00F96828">
        <w:rPr>
          <w:rFonts w:ascii="Aptos" w:hAnsi="Aptos"/>
          <w:b/>
          <w:bCs/>
          <w:color w:val="1F3864"/>
          <w:sz w:val="18"/>
          <w:szCs w:val="18"/>
        </w:rPr>
        <w:t xml:space="preserve">In practice. </w:t>
      </w:r>
      <w:r w:rsidRPr="00F96828">
        <w:rPr>
          <w:rFonts w:ascii="Aptos" w:hAnsi="Aptos"/>
          <w:sz w:val="18"/>
          <w:szCs w:val="18"/>
        </w:rPr>
        <w:t>A real-time premium calculation returns a figure within a second.</w:t>
      </w:r>
    </w:p>
    <w:p w14:paraId="41AB7F73" w14:textId="77777777" w:rsidR="00C56193" w:rsidRPr="00C97173" w:rsidRDefault="00C56193" w:rsidP="00C56193">
      <w:pPr>
        <w:pStyle w:val="Heading2"/>
        <w:rPr>
          <w:rFonts w:ascii="Calibri heading" w:hAnsi="Calibri heading"/>
          <w:b/>
          <w:bCs/>
          <w:color w:val="2E5496"/>
          <w:sz w:val="28"/>
          <w:lang w:val="en-US" w:eastAsia="en-US"/>
        </w:rPr>
      </w:pPr>
      <w:bookmarkStart w:id="119" w:name="_Toc239852302"/>
      <w:r w:rsidRPr="00C97173">
        <w:rPr>
          <w:rFonts w:ascii="Calibri heading" w:hAnsi="Calibri heading"/>
          <w:b/>
          <w:bCs/>
          <w:color w:val="2E5496"/>
          <w:sz w:val="28"/>
          <w:lang w:val="en-US" w:eastAsia="en-US"/>
        </w:rPr>
        <w:t>7.4 Messaging Patterns</w:t>
      </w:r>
      <w:bookmarkEnd w:id="119"/>
    </w:p>
    <w:p w14:paraId="6B452BBA" w14:textId="77777777" w:rsidR="00C56193" w:rsidRPr="005F0377" w:rsidRDefault="00C56193" w:rsidP="00C56193">
      <w:pPr>
        <w:pStyle w:val="Heading3"/>
        <w:rPr>
          <w:rFonts w:ascii="Calibri heading" w:eastAsiaTheme="majorEastAsia" w:hAnsi="Calibri heading" w:cstheme="majorBidi"/>
          <w:color w:val="2E5496"/>
          <w:lang w:val="en-US" w:eastAsia="en-US"/>
        </w:rPr>
      </w:pPr>
      <w:bookmarkStart w:id="120" w:name="_Toc239852303"/>
      <w:r w:rsidRPr="005F0377">
        <w:rPr>
          <w:rFonts w:ascii="Calibri heading" w:eastAsiaTheme="majorEastAsia" w:hAnsi="Calibri heading" w:cstheme="majorBidi"/>
          <w:color w:val="2E5496"/>
          <w:lang w:val="en-US" w:eastAsia="en-US"/>
        </w:rPr>
        <w:t xml:space="preserve">7.4.1  </w:t>
      </w:r>
      <w:commentRangeStart w:id="121"/>
      <w:commentRangeStart w:id="122"/>
      <w:r w:rsidRPr="005F0377">
        <w:rPr>
          <w:rFonts w:ascii="Calibri heading" w:eastAsiaTheme="majorEastAsia" w:hAnsi="Calibri heading" w:cstheme="majorBidi"/>
          <w:color w:val="2E5496"/>
          <w:lang w:val="en-US" w:eastAsia="en-US"/>
        </w:rPr>
        <w:t>Queue-based load levelling  (SFINT5)</w:t>
      </w:r>
      <w:bookmarkEnd w:id="120"/>
      <w:commentRangeEnd w:id="121"/>
      <w:r w:rsidRPr="005F0377">
        <w:rPr>
          <w:rStyle w:val="CommentReference"/>
          <w:rFonts w:ascii="Calibri heading" w:eastAsiaTheme="majorEastAsia" w:hAnsi="Calibri heading" w:cstheme="majorBidi"/>
          <w:color w:val="2E5496"/>
          <w:sz w:val="22"/>
          <w:szCs w:val="22"/>
          <w:lang w:val="en-US" w:eastAsia="en-US"/>
        </w:rPr>
        <w:commentReference w:id="121"/>
      </w:r>
      <w:commentRangeEnd w:id="122"/>
      <w:r w:rsidR="00E95995" w:rsidRPr="005F0377">
        <w:rPr>
          <w:rStyle w:val="CommentReference"/>
          <w:rFonts w:ascii="Calibri heading" w:eastAsiaTheme="majorEastAsia" w:hAnsi="Calibri heading" w:cstheme="majorBidi"/>
          <w:color w:val="2E5496"/>
          <w:sz w:val="22"/>
          <w:szCs w:val="22"/>
          <w:lang w:val="en-US" w:eastAsia="en-US"/>
        </w:rPr>
        <w:commentReference w:id="122"/>
      </w:r>
    </w:p>
    <w:p w14:paraId="57AB6D50" w14:textId="77777777" w:rsidR="00C56193" w:rsidRPr="00F96828" w:rsidRDefault="00C56193" w:rsidP="00C56193">
      <w:pPr>
        <w:spacing w:before="10" w:after="90"/>
        <w:rPr>
          <w:rFonts w:ascii="Aptos" w:hAnsi="Aptos"/>
          <w:sz w:val="18"/>
          <w:szCs w:val="18"/>
        </w:rPr>
      </w:pPr>
      <w:r w:rsidRPr="00F96828">
        <w:rPr>
          <w:rFonts w:ascii="Aptos" w:hAnsi="Aptos"/>
          <w:i/>
          <w:iCs/>
          <w:color w:val="5A6470"/>
          <w:sz w:val="18"/>
          <w:szCs w:val="18"/>
        </w:rPr>
        <w:t>Put a queue between a spiky producer and a limited backend so load is absorbed, not amplified.</w:t>
      </w:r>
    </w:p>
    <w:p w14:paraId="668D81E2" w14:textId="77777777" w:rsidR="00C56193" w:rsidRDefault="00C56193" w:rsidP="00C56193">
      <w:pPr>
        <w:spacing w:before="90" w:after="130"/>
        <w:jc w:val="center"/>
      </w:pPr>
      <w:r>
        <w:rPr>
          <w:noProof/>
        </w:rPr>
        <w:drawing>
          <wp:inline distT="0" distB="0" distL="0" distR="0" wp14:anchorId="4EC1D85D" wp14:editId="7D963CAD">
            <wp:extent cx="5191125" cy="843681"/>
            <wp:effectExtent l="19050" t="19050" r="19050" b="19050"/>
            <wp:docPr id="280874511" name="Picture 280874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191125" cy="843681"/>
                    </a:xfrm>
                    <a:prstGeom prst="rect">
                      <a:avLst/>
                    </a:prstGeom>
                    <a:noFill/>
                    <a:ln w="9525">
                      <a:solidFill>
                        <a:srgbClr val="AEB8C6"/>
                      </a:solidFill>
                    </a:ln>
                  </pic:spPr>
                </pic:pic>
              </a:graphicData>
            </a:graphic>
          </wp:inline>
        </w:drawing>
      </w:r>
    </w:p>
    <w:p w14:paraId="5DBCA38D" w14:textId="77777777" w:rsidR="00C56193" w:rsidRPr="00526831" w:rsidRDefault="00C56193" w:rsidP="00C56193">
      <w:pPr>
        <w:spacing w:before="40" w:after="110" w:line="278" w:lineRule="auto"/>
        <w:ind w:left="360"/>
        <w:rPr>
          <w:rFonts w:ascii="Aptos" w:hAnsi="Aptos"/>
          <w:sz w:val="18"/>
          <w:szCs w:val="18"/>
        </w:rPr>
      </w:pPr>
      <w:r w:rsidRPr="00526831">
        <w:rPr>
          <w:rFonts w:ascii="Aptos" w:hAnsi="Aptos"/>
          <w:b/>
          <w:bCs/>
          <w:color w:val="1F3864"/>
          <w:sz w:val="18"/>
          <w:szCs w:val="18"/>
        </w:rPr>
        <w:t xml:space="preserve">Problem. </w:t>
      </w:r>
      <w:r w:rsidRPr="00526831">
        <w:rPr>
          <w:rFonts w:ascii="Aptos" w:hAnsi="Aptos"/>
          <w:sz w:val="18"/>
          <w:szCs w:val="18"/>
        </w:rPr>
        <w:t>At renewal season broker submissions arrive far faster than the policy admin system can process them. Calling it synchronously either overwhelms it or fails the callers.</w:t>
      </w:r>
    </w:p>
    <w:p w14:paraId="28DB3A01" w14:textId="77777777" w:rsidR="00C56193" w:rsidRPr="00526831" w:rsidRDefault="00C56193" w:rsidP="00C56193">
      <w:pPr>
        <w:spacing w:before="40" w:after="110" w:line="278" w:lineRule="auto"/>
        <w:ind w:left="360"/>
        <w:rPr>
          <w:rFonts w:ascii="Aptos" w:hAnsi="Aptos"/>
          <w:sz w:val="18"/>
          <w:szCs w:val="18"/>
        </w:rPr>
      </w:pPr>
      <w:r w:rsidRPr="00526831">
        <w:rPr>
          <w:rFonts w:ascii="Aptos" w:hAnsi="Aptos"/>
          <w:b/>
          <w:bCs/>
          <w:color w:val="1F3864"/>
          <w:sz w:val="18"/>
          <w:szCs w:val="18"/>
        </w:rPr>
        <w:t xml:space="preserve">Solution. </w:t>
      </w:r>
      <w:r w:rsidRPr="00526831">
        <w:rPr>
          <w:rFonts w:ascii="Aptos" w:hAnsi="Aptos"/>
          <w:sz w:val="18"/>
          <w:szCs w:val="18"/>
        </w:rPr>
        <w:t>Put a Service Bus queue between the producer and the backend so each runs at its own pace. An internal producer writes to the queue directly, authenticated with managed identity, so no gateway sits in the path. An external producer, which cannot reach the bus, is fronted by API Management or a small Function that validates the request and enqueues it. A Function consumer then drains the queue at the rate the backend can sustain, so producer and consumer are decoupled in time and a backend outage becomes a growing queue rather than a wave of errors.</w:t>
      </w:r>
    </w:p>
    <w:p w14:paraId="7D4D13C6" w14:textId="77777777" w:rsidR="00C56193" w:rsidRDefault="00C56193" w:rsidP="00C56193">
      <w:pPr>
        <w:spacing w:after="120"/>
        <w:jc w:val="center"/>
      </w:pPr>
      <w:r>
        <w:rPr>
          <w:i/>
          <w:iCs/>
          <w:color w:val="5A6470"/>
          <w:sz w:val="17"/>
          <w:szCs w:val="17"/>
        </w:rPr>
        <w:t>Azure components</w:t>
      </w:r>
    </w:p>
    <w:p w14:paraId="10FC83DA" w14:textId="77777777" w:rsidR="00C56193" w:rsidRDefault="00C56193" w:rsidP="00C56193">
      <w:pPr>
        <w:spacing w:before="90" w:after="130"/>
        <w:jc w:val="center"/>
      </w:pPr>
      <w:r>
        <w:rPr>
          <w:noProof/>
        </w:rPr>
        <w:drawing>
          <wp:inline distT="0" distB="0" distL="0" distR="0" wp14:anchorId="07A2B156" wp14:editId="0779E6B8">
            <wp:extent cx="4953000" cy="762000"/>
            <wp:effectExtent l="19050" t="19050" r="19050" b="19050"/>
            <wp:docPr id="373005599" name="Picture 373005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953000" cy="762000"/>
                    </a:xfrm>
                    <a:prstGeom prst="rect">
                      <a:avLst/>
                    </a:prstGeom>
                    <a:noFill/>
                    <a:ln w="9525">
                      <a:solidFill>
                        <a:srgbClr val="AEB8C6"/>
                      </a:solidFill>
                    </a:ln>
                  </pic:spPr>
                </pic:pic>
              </a:graphicData>
            </a:graphic>
          </wp:inline>
        </w:drawing>
      </w:r>
    </w:p>
    <w:p w14:paraId="425AEB7B"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Use it when. </w:t>
      </w:r>
      <w:r w:rsidRPr="000D75C5">
        <w:rPr>
          <w:rFonts w:ascii="Aptos" w:hAnsi="Aptos"/>
          <w:sz w:val="18"/>
          <w:szCs w:val="18"/>
        </w:rPr>
        <w:t>The producer is spikier or faster than the consumer, or the backend's availability must be decoupled from producer load.</w:t>
      </w:r>
    </w:p>
    <w:p w14:paraId="3508AABF"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Avoid it when. </w:t>
      </w:r>
      <w:r w:rsidRPr="000D75C5">
        <w:rPr>
          <w:rFonts w:ascii="Aptos" w:hAnsi="Aptos"/>
          <w:sz w:val="18"/>
          <w:szCs w:val="18"/>
        </w:rPr>
        <w:t>The caller needs an immediate answer (request/response), the input being ingested is a high-volume telemetry (Event Hubs).</w:t>
      </w:r>
    </w:p>
    <w:p w14:paraId="288B2BCB"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lastRenderedPageBreak/>
        <w:t xml:space="preserve">Risks and considerations. </w:t>
      </w:r>
      <w:r w:rsidRPr="000D75C5">
        <w:rPr>
          <w:rFonts w:ascii="Aptos" w:hAnsi="Aptos"/>
          <w:sz w:val="18"/>
          <w:szCs w:val="18"/>
        </w:rPr>
        <w:t xml:space="preserve">A queue is a buffer, not infinite capacity, under sustained overload the backlog grows, so queue depth and consumer lag need to be monitored and alerts set on them. Handle poison messages with a dead-letter queue and a max-delivery count, and make the consumer idempotent, because delivery is at-least-once. </w:t>
      </w:r>
    </w:p>
    <w:p w14:paraId="7E1BCC61"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Security boundary. </w:t>
      </w:r>
      <w:r w:rsidRPr="000D75C5">
        <w:rPr>
          <w:rFonts w:ascii="Aptos" w:hAnsi="Aptos"/>
          <w:sz w:val="18"/>
          <w:szCs w:val="18"/>
        </w:rPr>
        <w:t>APIM (shared), Service Bus and the consumer Function (spokes), internal. Within Azure: producers and consumer reach Service Bus over a Private Endpoint using a managed identity with Sender/Receiver RBAC (no SAS keys), TLS throughout. Outside Azure: none, an external producer is taken through the edge first.</w:t>
      </w:r>
    </w:p>
    <w:p w14:paraId="0B7CA9F1"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Common pitfall. </w:t>
      </w:r>
      <w:r w:rsidRPr="000D75C5">
        <w:rPr>
          <w:rFonts w:ascii="Aptos" w:hAnsi="Aptos"/>
          <w:sz w:val="18"/>
          <w:szCs w:val="18"/>
        </w:rPr>
        <w:t>Hammering a fragile backend synchronously; ignoring the dead-letter queue; reaching for storage queues when sessions, DLQ and richer delivery semantics are needed</w:t>
      </w:r>
    </w:p>
    <w:p w14:paraId="5DA990E8" w14:textId="4A761589" w:rsidR="00C56193" w:rsidRDefault="00C56193" w:rsidP="003C506A">
      <w:pPr>
        <w:spacing w:before="40" w:after="110" w:line="278" w:lineRule="auto"/>
        <w:ind w:left="360"/>
      </w:pPr>
      <w:r w:rsidRPr="000D75C5">
        <w:rPr>
          <w:rFonts w:ascii="Aptos" w:hAnsi="Aptos"/>
          <w:b/>
          <w:bCs/>
          <w:color w:val="1F3864"/>
          <w:sz w:val="18"/>
          <w:szCs w:val="18"/>
        </w:rPr>
        <w:t xml:space="preserve">In practice. </w:t>
      </w:r>
      <w:r w:rsidRPr="000D75C5">
        <w:rPr>
          <w:rFonts w:ascii="Aptos" w:hAnsi="Aptos"/>
          <w:sz w:val="18"/>
          <w:szCs w:val="18"/>
        </w:rPr>
        <w:t>Renewal submissions are buffered on Service Bus, so the policy admin system drains them at a steady rate.</w:t>
      </w:r>
    </w:p>
    <w:p w14:paraId="4D28F4DD" w14:textId="77777777" w:rsidR="00C56193" w:rsidRPr="005F0377" w:rsidRDefault="00C56193" w:rsidP="00C56193">
      <w:pPr>
        <w:pStyle w:val="Heading3"/>
        <w:rPr>
          <w:rFonts w:ascii="Calibri heading" w:eastAsiaTheme="majorEastAsia" w:hAnsi="Calibri heading" w:cstheme="majorBidi"/>
          <w:color w:val="2E5496"/>
          <w:lang w:val="en-US" w:eastAsia="en-US"/>
        </w:rPr>
      </w:pPr>
      <w:bookmarkStart w:id="123" w:name="_Toc239852304"/>
      <w:r w:rsidRPr="005F0377">
        <w:rPr>
          <w:rFonts w:ascii="Calibri heading" w:eastAsiaTheme="majorEastAsia" w:hAnsi="Calibri heading" w:cstheme="majorBidi"/>
          <w:color w:val="2E5496"/>
          <w:lang w:val="en-US" w:eastAsia="en-US"/>
        </w:rPr>
        <w:t>7.4.2  Competing consumers  (SFINT6)</w:t>
      </w:r>
      <w:bookmarkEnd w:id="123"/>
    </w:p>
    <w:p w14:paraId="3746A14C" w14:textId="77777777" w:rsidR="00C56193" w:rsidRPr="000D75C5" w:rsidRDefault="00C56193" w:rsidP="00C56193">
      <w:pPr>
        <w:spacing w:before="10" w:after="90"/>
        <w:rPr>
          <w:rFonts w:ascii="Aptos" w:hAnsi="Aptos"/>
          <w:sz w:val="18"/>
          <w:szCs w:val="18"/>
        </w:rPr>
      </w:pPr>
      <w:r w:rsidRPr="000D75C5">
        <w:rPr>
          <w:rFonts w:ascii="Aptos" w:hAnsi="Aptos"/>
          <w:i/>
          <w:iCs/>
          <w:color w:val="5A6470"/>
          <w:sz w:val="18"/>
          <w:szCs w:val="18"/>
        </w:rPr>
        <w:t>Scale out throughput by letting several workers pull from one queue.</w:t>
      </w:r>
    </w:p>
    <w:p w14:paraId="2BA6A060" w14:textId="77777777" w:rsidR="00C56193" w:rsidRDefault="00C56193" w:rsidP="00C56193">
      <w:pPr>
        <w:spacing w:before="90" w:after="130"/>
        <w:jc w:val="center"/>
      </w:pPr>
      <w:r>
        <w:rPr>
          <w:noProof/>
        </w:rPr>
        <w:drawing>
          <wp:inline distT="0" distB="0" distL="0" distR="0" wp14:anchorId="6A94D657" wp14:editId="6AEFBBF8">
            <wp:extent cx="5191125" cy="2333625"/>
            <wp:effectExtent l="19050" t="19050" r="19050" b="19050"/>
            <wp:docPr id="1637998629" name="Picture 1637998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191125" cy="2333625"/>
                    </a:xfrm>
                    <a:prstGeom prst="rect">
                      <a:avLst/>
                    </a:prstGeom>
                    <a:noFill/>
                    <a:ln w="9525">
                      <a:solidFill>
                        <a:srgbClr val="AEB8C6"/>
                      </a:solidFill>
                    </a:ln>
                  </pic:spPr>
                </pic:pic>
              </a:graphicData>
            </a:graphic>
          </wp:inline>
        </w:drawing>
      </w:r>
    </w:p>
    <w:p w14:paraId="32634C75"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Problem. </w:t>
      </w:r>
      <w:r w:rsidRPr="000D75C5">
        <w:rPr>
          <w:rFonts w:ascii="Aptos" w:hAnsi="Aptos"/>
          <w:sz w:val="18"/>
          <w:szCs w:val="18"/>
        </w:rPr>
        <w:t>One consumer cannot keep up; work is piling up but the items are independent of each other.</w:t>
      </w:r>
    </w:p>
    <w:p w14:paraId="2678E638"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Solution. </w:t>
      </w:r>
      <w:r w:rsidRPr="000D75C5">
        <w:rPr>
          <w:rFonts w:ascii="Aptos" w:hAnsi="Aptos"/>
          <w:sz w:val="18"/>
          <w:szCs w:val="18"/>
        </w:rPr>
        <w:t>Run multiple consumer instances against the same queue. Service Bus hands each message to exactly one worker and the pool scales with load, for per-entity ordering, sessions pin related messages to one consumer.</w:t>
      </w:r>
    </w:p>
    <w:p w14:paraId="0724B14A" w14:textId="77777777" w:rsidR="00C56193" w:rsidRDefault="00C56193" w:rsidP="00C56193">
      <w:pPr>
        <w:spacing w:after="120"/>
        <w:jc w:val="center"/>
      </w:pPr>
      <w:r>
        <w:rPr>
          <w:i/>
          <w:iCs/>
          <w:color w:val="5A6470"/>
          <w:sz w:val="17"/>
          <w:szCs w:val="17"/>
        </w:rPr>
        <w:t>Azure components</w:t>
      </w:r>
    </w:p>
    <w:p w14:paraId="25B2072D" w14:textId="77777777" w:rsidR="00C56193" w:rsidRDefault="00C56193" w:rsidP="00C56193">
      <w:pPr>
        <w:spacing w:before="90" w:after="130"/>
        <w:jc w:val="center"/>
      </w:pPr>
      <w:r>
        <w:rPr>
          <w:noProof/>
        </w:rPr>
        <w:drawing>
          <wp:inline distT="0" distB="0" distL="0" distR="0" wp14:anchorId="0A0AF64F" wp14:editId="6197E6AD">
            <wp:extent cx="4457700" cy="1123950"/>
            <wp:effectExtent l="19050" t="19050" r="19050" b="19050"/>
            <wp:docPr id="1551314614" name="Picture 1551314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457700" cy="1123950"/>
                    </a:xfrm>
                    <a:prstGeom prst="rect">
                      <a:avLst/>
                    </a:prstGeom>
                    <a:noFill/>
                    <a:ln w="9525">
                      <a:solidFill>
                        <a:srgbClr val="AEB8C6"/>
                      </a:solidFill>
                    </a:ln>
                  </pic:spPr>
                </pic:pic>
              </a:graphicData>
            </a:graphic>
          </wp:inline>
        </w:drawing>
      </w:r>
    </w:p>
    <w:p w14:paraId="39CA1207"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Use it when. </w:t>
      </w:r>
      <w:r w:rsidRPr="000D75C5">
        <w:rPr>
          <w:rFonts w:ascii="Aptos" w:hAnsi="Aptos"/>
          <w:sz w:val="18"/>
          <w:szCs w:val="18"/>
        </w:rPr>
        <w:t>Throughput exceeds a single consumer, and the work items are independent and  can be run in parallel.</w:t>
      </w:r>
    </w:p>
    <w:p w14:paraId="182277BA"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Avoid it when. </w:t>
      </w:r>
      <w:r w:rsidRPr="000D75C5">
        <w:rPr>
          <w:rFonts w:ascii="Aptos" w:hAnsi="Aptos"/>
          <w:sz w:val="18"/>
          <w:szCs w:val="18"/>
        </w:rPr>
        <w:t>Strict global ordering without sessions is needed, or workers must share mutable state.</w:t>
      </w:r>
    </w:p>
    <w:p w14:paraId="7D57E499"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Risks and considerations. </w:t>
      </w:r>
      <w:r w:rsidRPr="000D75C5">
        <w:rPr>
          <w:rFonts w:ascii="Aptos" w:hAnsi="Aptos"/>
          <w:sz w:val="18"/>
          <w:szCs w:val="18"/>
        </w:rPr>
        <w:t>Duplicate delivery still happens, so idempotency remains mandatory. Watch for hot sessions that serialise work and cap your scale-out, and auto scale on queue depth rather than CPU.</w:t>
      </w:r>
    </w:p>
    <w:p w14:paraId="2FE9AD1B"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Security boundary. </w:t>
      </w:r>
      <w:r w:rsidRPr="000D75C5">
        <w:rPr>
          <w:rFonts w:ascii="Aptos" w:hAnsi="Aptos"/>
          <w:sz w:val="18"/>
          <w:szCs w:val="18"/>
        </w:rPr>
        <w:t>Service Bus and the Function pool in spokes, internal. Within Azure: Private Endpoint, managed identity with least-privilege RBAC, TLS. Outside Azure: none.</w:t>
      </w:r>
    </w:p>
    <w:p w14:paraId="32A2B176"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lastRenderedPageBreak/>
        <w:t xml:space="preserve">Common pitfall. </w:t>
      </w:r>
      <w:r w:rsidRPr="000D75C5">
        <w:rPr>
          <w:rFonts w:ascii="Aptos" w:hAnsi="Aptos"/>
          <w:sz w:val="18"/>
          <w:szCs w:val="18"/>
        </w:rPr>
        <w:t>Assuming ordering without sessions or sharing mutable state between workers.</w:t>
      </w:r>
    </w:p>
    <w:p w14:paraId="267ECEBD"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In practice. </w:t>
      </w:r>
      <w:r w:rsidRPr="000D75C5">
        <w:rPr>
          <w:rFonts w:ascii="Aptos" w:hAnsi="Aptos"/>
          <w:sz w:val="18"/>
          <w:szCs w:val="18"/>
        </w:rPr>
        <w:t>A backlog of document-processing jobs is cleared by an autoscaling pool of Function workers.</w:t>
      </w:r>
    </w:p>
    <w:p w14:paraId="69CDFE73" w14:textId="77777777" w:rsidR="00C56193" w:rsidRDefault="00C56193" w:rsidP="00C56193">
      <w:pPr>
        <w:spacing w:after="150"/>
      </w:pPr>
    </w:p>
    <w:p w14:paraId="1EA78128" w14:textId="77777777" w:rsidR="00C56193" w:rsidRPr="005F0377" w:rsidRDefault="00C56193" w:rsidP="00C56193">
      <w:pPr>
        <w:pStyle w:val="Heading3"/>
        <w:rPr>
          <w:rFonts w:ascii="Calibri heading" w:eastAsiaTheme="majorEastAsia" w:hAnsi="Calibri heading" w:cstheme="majorBidi"/>
          <w:color w:val="2E5496"/>
          <w:lang w:val="en-US" w:eastAsia="en-US"/>
        </w:rPr>
      </w:pPr>
      <w:bookmarkStart w:id="124" w:name="_Toc239852305"/>
      <w:r w:rsidRPr="005F0377">
        <w:rPr>
          <w:rFonts w:ascii="Calibri heading" w:eastAsiaTheme="majorEastAsia" w:hAnsi="Calibri heading" w:cstheme="majorBidi"/>
          <w:color w:val="2E5496"/>
          <w:lang w:val="en-US" w:eastAsia="en-US"/>
        </w:rPr>
        <w:t>7.4.3  Asynchronous request-reply  (SFINT7)</w:t>
      </w:r>
      <w:bookmarkEnd w:id="124"/>
    </w:p>
    <w:p w14:paraId="1B12AD48" w14:textId="77777777" w:rsidR="00C56193" w:rsidRPr="000D75C5" w:rsidRDefault="00C56193" w:rsidP="00C56193">
      <w:pPr>
        <w:spacing w:before="10" w:after="90"/>
        <w:rPr>
          <w:rFonts w:ascii="Aptos" w:hAnsi="Aptos"/>
          <w:sz w:val="18"/>
          <w:szCs w:val="18"/>
        </w:rPr>
      </w:pPr>
      <w:r w:rsidRPr="000D75C5">
        <w:rPr>
          <w:rFonts w:ascii="Aptos" w:hAnsi="Aptos"/>
          <w:i/>
          <w:iCs/>
          <w:color w:val="5A6470"/>
          <w:sz w:val="18"/>
          <w:szCs w:val="18"/>
        </w:rPr>
        <w:t>Accept now, answer later, a 202 and a status endpoint instead of a held-open connection.</w:t>
      </w:r>
    </w:p>
    <w:p w14:paraId="368E5D27" w14:textId="77777777" w:rsidR="00C56193" w:rsidRDefault="00C56193" w:rsidP="00C56193">
      <w:pPr>
        <w:spacing w:before="90" w:after="130"/>
        <w:jc w:val="center"/>
      </w:pPr>
      <w:r>
        <w:rPr>
          <w:noProof/>
        </w:rPr>
        <w:drawing>
          <wp:inline distT="0" distB="0" distL="0" distR="0" wp14:anchorId="1B795A9C" wp14:editId="1995CB65">
            <wp:extent cx="5191125" cy="723900"/>
            <wp:effectExtent l="19050" t="19050" r="19050" b="19050"/>
            <wp:docPr id="1650731611" name="Picture 1650731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191125" cy="723900"/>
                    </a:xfrm>
                    <a:prstGeom prst="rect">
                      <a:avLst/>
                    </a:prstGeom>
                    <a:noFill/>
                    <a:ln w="9525">
                      <a:solidFill>
                        <a:srgbClr val="AEB8C6"/>
                      </a:solidFill>
                    </a:ln>
                  </pic:spPr>
                </pic:pic>
              </a:graphicData>
            </a:graphic>
          </wp:inline>
        </w:drawing>
      </w:r>
    </w:p>
    <w:p w14:paraId="0E986B47"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Problem. </w:t>
      </w:r>
      <w:r w:rsidRPr="000D75C5">
        <w:rPr>
          <w:rFonts w:ascii="Aptos" w:hAnsi="Aptos"/>
          <w:sz w:val="18"/>
          <w:szCs w:val="18"/>
        </w:rPr>
        <w:t>A caller wants a result from an operation that takes too long to hold a synchronous HTTP connection open for.</w:t>
      </w:r>
    </w:p>
    <w:p w14:paraId="08582890"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Solution. </w:t>
      </w:r>
      <w:r w:rsidRPr="000D75C5">
        <w:rPr>
          <w:rFonts w:ascii="Aptos" w:hAnsi="Aptos"/>
          <w:sz w:val="18"/>
          <w:szCs w:val="18"/>
        </w:rPr>
        <w:t>APIM accepts the request, returns 202 with a status URL and a correlation id, and drops the work on a queue. A Function processes it and updates a status store or calls back; the caller polls the status endpoint or receives the callback.</w:t>
      </w:r>
    </w:p>
    <w:p w14:paraId="3918BE68" w14:textId="77777777" w:rsidR="00C56193" w:rsidRDefault="00C56193" w:rsidP="00C56193">
      <w:pPr>
        <w:spacing w:after="120"/>
        <w:jc w:val="center"/>
      </w:pPr>
      <w:r>
        <w:rPr>
          <w:i/>
          <w:iCs/>
          <w:color w:val="5A6470"/>
          <w:sz w:val="17"/>
          <w:szCs w:val="17"/>
        </w:rPr>
        <w:t>Azure components</w:t>
      </w:r>
    </w:p>
    <w:p w14:paraId="054D6810" w14:textId="77777777" w:rsidR="00C56193" w:rsidRDefault="00C56193" w:rsidP="00C56193">
      <w:pPr>
        <w:spacing w:before="90" w:after="130"/>
        <w:jc w:val="center"/>
      </w:pPr>
      <w:r>
        <w:rPr>
          <w:noProof/>
        </w:rPr>
        <w:drawing>
          <wp:inline distT="0" distB="0" distL="0" distR="0" wp14:anchorId="22A8A86D" wp14:editId="3B52230F">
            <wp:extent cx="4953000" cy="952500"/>
            <wp:effectExtent l="19050" t="19050" r="19050" b="19050"/>
            <wp:docPr id="1967534646" name="Picture 1967534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059DDDD8"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Use it when. </w:t>
      </w:r>
      <w:r w:rsidRPr="000D75C5">
        <w:rPr>
          <w:rFonts w:ascii="Aptos" w:hAnsi="Aptos"/>
          <w:sz w:val="18"/>
          <w:szCs w:val="18"/>
        </w:rPr>
        <w:t>The operation is too long for a synchronous reply, but the caller still needs the eventual result.</w:t>
      </w:r>
    </w:p>
    <w:p w14:paraId="14546B82"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Avoid it when. </w:t>
      </w:r>
      <w:r w:rsidRPr="000D75C5">
        <w:rPr>
          <w:rFonts w:ascii="Aptos" w:hAnsi="Aptos"/>
          <w:sz w:val="18"/>
          <w:szCs w:val="18"/>
        </w:rPr>
        <w:t>The result is instant (synchronous) or there is no way to correlate request and reply.</w:t>
      </w:r>
    </w:p>
    <w:p w14:paraId="05AD0B02"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Risks and considerations. </w:t>
      </w:r>
      <w:r w:rsidRPr="000D75C5">
        <w:rPr>
          <w:rFonts w:ascii="Aptos" w:hAnsi="Aptos"/>
          <w:sz w:val="18"/>
          <w:szCs w:val="18"/>
        </w:rPr>
        <w:t>The client contract is now two-phase, document the 202/polling behaviour clearly. Keep a durable status store and expire abandoned requests so they do not accumulate and carry the correlation id end-to-end to avoid losing traceability.</w:t>
      </w:r>
    </w:p>
    <w:p w14:paraId="5A8C08B8"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Security boundary. </w:t>
      </w:r>
      <w:r w:rsidRPr="000D75C5">
        <w:rPr>
          <w:rFonts w:ascii="Aptos" w:hAnsi="Aptos"/>
          <w:sz w:val="18"/>
          <w:szCs w:val="18"/>
        </w:rPr>
        <w:t>APIM (shared), Service Bus and Function (spokes), internal. Within Azure: Private Endpoints, managed identity, TLS, the correlation id carries no secret material. Outside Azure: none unless the caller is external, in which case the request and status endpoints are exposed through the edge (Network Edge Service, OAuth).</w:t>
      </w:r>
    </w:p>
    <w:p w14:paraId="49374F23"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Common pitfall. </w:t>
      </w:r>
      <w:r w:rsidRPr="000D75C5">
        <w:rPr>
          <w:rFonts w:ascii="Aptos" w:hAnsi="Aptos"/>
          <w:sz w:val="18"/>
          <w:szCs w:val="18"/>
        </w:rPr>
        <w:t>Holding a synchronous connection open for minutes; omitting a correlation id.</w:t>
      </w:r>
    </w:p>
    <w:p w14:paraId="69E3D8D0" w14:textId="77777777" w:rsidR="00C56193"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In practice. </w:t>
      </w:r>
      <w:r w:rsidRPr="000D75C5">
        <w:rPr>
          <w:rFonts w:ascii="Aptos" w:hAnsi="Aptos"/>
          <w:sz w:val="18"/>
          <w:szCs w:val="18"/>
        </w:rPr>
        <w:t>A bulk quote request returns 202 and a status URL, the completed result is available when processing finishes.</w:t>
      </w:r>
    </w:p>
    <w:p w14:paraId="3CAD2BB7" w14:textId="77777777" w:rsidR="003C506A" w:rsidRDefault="003C506A" w:rsidP="00C56193">
      <w:pPr>
        <w:spacing w:before="40" w:after="110" w:line="278" w:lineRule="auto"/>
        <w:ind w:left="360"/>
        <w:rPr>
          <w:rFonts w:ascii="Aptos" w:hAnsi="Aptos"/>
          <w:sz w:val="18"/>
          <w:szCs w:val="18"/>
        </w:rPr>
      </w:pPr>
    </w:p>
    <w:p w14:paraId="07B863D7" w14:textId="77777777" w:rsidR="003C506A" w:rsidRDefault="003C506A" w:rsidP="00C56193">
      <w:pPr>
        <w:spacing w:before="40" w:after="110" w:line="278" w:lineRule="auto"/>
        <w:ind w:left="360"/>
        <w:rPr>
          <w:rFonts w:ascii="Aptos" w:hAnsi="Aptos"/>
          <w:sz w:val="18"/>
          <w:szCs w:val="18"/>
        </w:rPr>
      </w:pPr>
    </w:p>
    <w:p w14:paraId="1D3ABC1C" w14:textId="77777777" w:rsidR="003C506A" w:rsidRDefault="003C506A" w:rsidP="00C56193">
      <w:pPr>
        <w:spacing w:before="40" w:after="110" w:line="278" w:lineRule="auto"/>
        <w:ind w:left="360"/>
        <w:rPr>
          <w:rFonts w:ascii="Aptos" w:hAnsi="Aptos"/>
          <w:sz w:val="18"/>
          <w:szCs w:val="18"/>
        </w:rPr>
      </w:pPr>
    </w:p>
    <w:p w14:paraId="5727B844" w14:textId="77777777" w:rsidR="003C506A" w:rsidRDefault="003C506A" w:rsidP="00C56193">
      <w:pPr>
        <w:spacing w:before="40" w:after="110" w:line="278" w:lineRule="auto"/>
        <w:ind w:left="360"/>
        <w:rPr>
          <w:rFonts w:ascii="Aptos" w:hAnsi="Aptos"/>
          <w:sz w:val="18"/>
          <w:szCs w:val="18"/>
        </w:rPr>
      </w:pPr>
    </w:p>
    <w:p w14:paraId="3841144D" w14:textId="77777777" w:rsidR="003C506A" w:rsidRDefault="003C506A" w:rsidP="00C56193">
      <w:pPr>
        <w:spacing w:before="40" w:after="110" w:line="278" w:lineRule="auto"/>
        <w:ind w:left="360"/>
        <w:rPr>
          <w:rFonts w:ascii="Aptos" w:hAnsi="Aptos"/>
          <w:sz w:val="18"/>
          <w:szCs w:val="18"/>
        </w:rPr>
      </w:pPr>
    </w:p>
    <w:p w14:paraId="2344E6EA" w14:textId="77777777" w:rsidR="003C506A" w:rsidRDefault="003C506A" w:rsidP="00C56193">
      <w:pPr>
        <w:spacing w:before="40" w:after="110" w:line="278" w:lineRule="auto"/>
        <w:ind w:left="360"/>
        <w:rPr>
          <w:rFonts w:ascii="Aptos" w:hAnsi="Aptos"/>
          <w:sz w:val="18"/>
          <w:szCs w:val="18"/>
        </w:rPr>
      </w:pPr>
    </w:p>
    <w:p w14:paraId="435B2E50" w14:textId="77777777" w:rsidR="003C506A" w:rsidRDefault="003C506A" w:rsidP="00C56193">
      <w:pPr>
        <w:spacing w:before="40" w:after="110" w:line="278" w:lineRule="auto"/>
        <w:ind w:left="360"/>
        <w:rPr>
          <w:rFonts w:ascii="Aptos" w:hAnsi="Aptos"/>
          <w:sz w:val="18"/>
          <w:szCs w:val="18"/>
        </w:rPr>
      </w:pPr>
    </w:p>
    <w:p w14:paraId="0865A8F6" w14:textId="77777777" w:rsidR="003C506A" w:rsidRPr="000D75C5" w:rsidRDefault="003C506A" w:rsidP="00C56193">
      <w:pPr>
        <w:spacing w:before="40" w:after="110" w:line="278" w:lineRule="auto"/>
        <w:ind w:left="360"/>
        <w:rPr>
          <w:rFonts w:ascii="Aptos" w:hAnsi="Aptos"/>
          <w:sz w:val="18"/>
          <w:szCs w:val="18"/>
        </w:rPr>
      </w:pPr>
    </w:p>
    <w:p w14:paraId="6501A15D" w14:textId="77777777" w:rsidR="00C56193" w:rsidRDefault="00C56193" w:rsidP="00C56193">
      <w:pPr>
        <w:spacing w:after="150"/>
      </w:pPr>
    </w:p>
    <w:p w14:paraId="0A986C04" w14:textId="77777777" w:rsidR="00C56193" w:rsidRPr="005F0377" w:rsidRDefault="00C56193" w:rsidP="00C56193">
      <w:pPr>
        <w:pStyle w:val="Heading3"/>
        <w:rPr>
          <w:rFonts w:ascii="Calibri heading" w:eastAsiaTheme="majorEastAsia" w:hAnsi="Calibri heading" w:cstheme="majorBidi"/>
          <w:color w:val="2E5496"/>
          <w:lang w:val="en-US" w:eastAsia="en-US"/>
        </w:rPr>
      </w:pPr>
      <w:bookmarkStart w:id="125" w:name="_Toc239852306"/>
      <w:r w:rsidRPr="005F0377">
        <w:rPr>
          <w:rFonts w:ascii="Calibri heading" w:eastAsiaTheme="majorEastAsia" w:hAnsi="Calibri heading" w:cstheme="majorBidi"/>
          <w:color w:val="2E5496"/>
          <w:lang w:val="en-US" w:eastAsia="en-US"/>
        </w:rPr>
        <w:lastRenderedPageBreak/>
        <w:t>7.4.4  Claim-check  (SFINT8)</w:t>
      </w:r>
      <w:bookmarkEnd w:id="125"/>
    </w:p>
    <w:p w14:paraId="14749944" w14:textId="77777777" w:rsidR="00C56193" w:rsidRPr="000D75C5" w:rsidRDefault="00C56193" w:rsidP="00C56193">
      <w:pPr>
        <w:spacing w:before="10" w:after="90"/>
        <w:rPr>
          <w:rFonts w:ascii="Aptos" w:hAnsi="Aptos"/>
          <w:sz w:val="18"/>
          <w:szCs w:val="18"/>
        </w:rPr>
      </w:pPr>
      <w:r w:rsidRPr="000D75C5">
        <w:rPr>
          <w:rFonts w:ascii="Aptos" w:hAnsi="Aptos"/>
          <w:i/>
          <w:iCs/>
          <w:color w:val="5A6470"/>
          <w:sz w:val="18"/>
          <w:szCs w:val="18"/>
        </w:rPr>
        <w:t>Keep large payloads off the bus, pass a reference, store the body in Blob.</w:t>
      </w:r>
    </w:p>
    <w:p w14:paraId="582887F0" w14:textId="77777777" w:rsidR="00C56193" w:rsidRDefault="00C56193" w:rsidP="00C56193">
      <w:pPr>
        <w:spacing w:before="90" w:after="130"/>
        <w:jc w:val="center"/>
      </w:pPr>
      <w:r>
        <w:rPr>
          <w:noProof/>
        </w:rPr>
        <w:drawing>
          <wp:inline distT="0" distB="0" distL="0" distR="0" wp14:anchorId="5917B889" wp14:editId="7E0F418C">
            <wp:extent cx="5191125" cy="1971675"/>
            <wp:effectExtent l="19050" t="19050" r="19050" b="19050"/>
            <wp:docPr id="823056999" name="Picture 823056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191125" cy="1971675"/>
                    </a:xfrm>
                    <a:prstGeom prst="rect">
                      <a:avLst/>
                    </a:prstGeom>
                    <a:noFill/>
                    <a:ln w="9525">
                      <a:solidFill>
                        <a:srgbClr val="AEB8C6"/>
                      </a:solidFill>
                    </a:ln>
                  </pic:spPr>
                </pic:pic>
              </a:graphicData>
            </a:graphic>
          </wp:inline>
        </w:drawing>
      </w:r>
    </w:p>
    <w:p w14:paraId="25F3F1E8"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Problem. </w:t>
      </w:r>
      <w:r w:rsidRPr="000D75C5">
        <w:rPr>
          <w:rFonts w:ascii="Aptos" w:hAnsi="Aptos"/>
          <w:sz w:val="18"/>
          <w:szCs w:val="18"/>
        </w:rPr>
        <w:t>A message-based flow needs to carry a large document, but the service bus has size limits and large messages are slow and expensive.</w:t>
      </w:r>
    </w:p>
    <w:p w14:paraId="1A942474"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Solution. </w:t>
      </w:r>
      <w:r w:rsidRPr="000D75C5">
        <w:rPr>
          <w:rFonts w:ascii="Aptos" w:hAnsi="Aptos"/>
          <w:sz w:val="18"/>
          <w:szCs w:val="18"/>
        </w:rPr>
        <w:t>The producer writes the payload to Blob storage and puts only a reference on the queue; the consumer reads the reference and fetches the body from Blob. The messaging layer stays lean.</w:t>
      </w:r>
    </w:p>
    <w:p w14:paraId="40474172" w14:textId="77777777" w:rsidR="00C56193" w:rsidRPr="000D75C5" w:rsidRDefault="00C56193" w:rsidP="00C56193">
      <w:pPr>
        <w:spacing w:after="120"/>
        <w:jc w:val="center"/>
        <w:rPr>
          <w:rFonts w:ascii="Aptos" w:hAnsi="Aptos"/>
          <w:sz w:val="18"/>
          <w:szCs w:val="18"/>
        </w:rPr>
      </w:pPr>
      <w:r w:rsidRPr="000D75C5">
        <w:rPr>
          <w:rFonts w:ascii="Aptos" w:hAnsi="Aptos"/>
          <w:i/>
          <w:iCs/>
          <w:color w:val="5A6470"/>
          <w:sz w:val="18"/>
          <w:szCs w:val="18"/>
        </w:rPr>
        <w:t>Azure components</w:t>
      </w:r>
    </w:p>
    <w:p w14:paraId="08A67AF3" w14:textId="77777777" w:rsidR="00C56193" w:rsidRDefault="00C56193" w:rsidP="00C56193">
      <w:pPr>
        <w:spacing w:before="90" w:after="130"/>
        <w:jc w:val="center"/>
      </w:pPr>
      <w:r>
        <w:rPr>
          <w:noProof/>
        </w:rPr>
        <w:drawing>
          <wp:inline distT="0" distB="0" distL="0" distR="0" wp14:anchorId="2A5299A3" wp14:editId="3DDCCCC5">
            <wp:extent cx="4953000" cy="952500"/>
            <wp:effectExtent l="19050" t="19050" r="19050" b="19050"/>
            <wp:docPr id="1625024193" name="Picture 1625024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75C76928"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Use it when. </w:t>
      </w:r>
      <w:r w:rsidRPr="000D75C5">
        <w:rPr>
          <w:rFonts w:ascii="Aptos" w:hAnsi="Aptos"/>
          <w:sz w:val="18"/>
          <w:szCs w:val="18"/>
        </w:rPr>
        <w:t>Payloads approach or exceed message-size limits within an otherwise message-based flow.</w:t>
      </w:r>
    </w:p>
    <w:p w14:paraId="7E1A1C2A"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Avoid it when. </w:t>
      </w:r>
      <w:r w:rsidRPr="000D75C5">
        <w:rPr>
          <w:rFonts w:ascii="Aptos" w:hAnsi="Aptos"/>
          <w:sz w:val="18"/>
          <w:szCs w:val="18"/>
        </w:rPr>
        <w:t>Payloads are small enough to carry inline, or the data is really a bulk data-platform concern.</w:t>
      </w:r>
    </w:p>
    <w:p w14:paraId="4AB7622E"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Risks and considerations. </w:t>
      </w:r>
      <w:r w:rsidRPr="000D75C5">
        <w:rPr>
          <w:rFonts w:ascii="Aptos" w:hAnsi="Aptos"/>
          <w:sz w:val="18"/>
          <w:szCs w:val="18"/>
        </w:rPr>
        <w:t>Reference and payload now have independent lifetimes, a lifecycle policy must purge transient blobs, to avoid cost increase, and the reference is ineffective if the blob has gone. Reach Blob over a Private Endpoint with RBAC; no account keys, no public SAS.</w:t>
      </w:r>
    </w:p>
    <w:p w14:paraId="783E6057"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Security boundary. </w:t>
      </w:r>
      <w:r w:rsidRPr="000D75C5">
        <w:rPr>
          <w:rFonts w:ascii="Aptos" w:hAnsi="Aptos"/>
          <w:sz w:val="18"/>
          <w:szCs w:val="18"/>
        </w:rPr>
        <w:t>Service Bus, Blob and Function in spokes, the storage account is firewalled with public access disabled. Within Azure: Blob is reached over a Private Endpoint with managed-identity RBAC, no account keys, no public SAS, and TLS. Outside Azure: none, the payload never leaves the private boundary.</w:t>
      </w:r>
    </w:p>
    <w:p w14:paraId="0C02DD73"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Common pitfall. </w:t>
      </w:r>
      <w:r w:rsidRPr="000D75C5">
        <w:rPr>
          <w:rFonts w:ascii="Aptos" w:hAnsi="Aptos"/>
          <w:sz w:val="18"/>
          <w:szCs w:val="18"/>
        </w:rPr>
        <w:t>Large binaries on the bus; public or long-lived SAS URLs to the payload.</w:t>
      </w:r>
    </w:p>
    <w:p w14:paraId="64F6315C"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In practice. </w:t>
      </w:r>
      <w:r w:rsidRPr="000D75C5">
        <w:rPr>
          <w:rFonts w:ascii="Aptos" w:hAnsi="Aptos"/>
          <w:sz w:val="18"/>
          <w:szCs w:val="18"/>
        </w:rPr>
        <w:t>A large bordereaux file is staged in Blob and only its reference flows through the pipeline.</w:t>
      </w:r>
    </w:p>
    <w:p w14:paraId="53D0732F" w14:textId="77777777" w:rsidR="00C56193" w:rsidRDefault="00C56193" w:rsidP="00C56193">
      <w:pPr>
        <w:spacing w:after="150"/>
      </w:pPr>
    </w:p>
    <w:p w14:paraId="7EDFA6F7" w14:textId="77777777" w:rsidR="00C56193" w:rsidRPr="005F0377" w:rsidRDefault="00C56193" w:rsidP="00C56193">
      <w:pPr>
        <w:pStyle w:val="Heading3"/>
        <w:rPr>
          <w:rFonts w:ascii="Calibri heading" w:eastAsiaTheme="majorEastAsia" w:hAnsi="Calibri heading" w:cstheme="majorBidi"/>
          <w:color w:val="2E5496"/>
          <w:lang w:val="en-US" w:eastAsia="en-US"/>
        </w:rPr>
      </w:pPr>
      <w:bookmarkStart w:id="126" w:name="_Toc239852307"/>
      <w:r w:rsidRPr="005F0377">
        <w:rPr>
          <w:rFonts w:ascii="Calibri heading" w:eastAsiaTheme="majorEastAsia" w:hAnsi="Calibri heading" w:cstheme="majorBidi"/>
          <w:color w:val="2E5496"/>
          <w:lang w:val="en-US" w:eastAsia="en-US"/>
        </w:rPr>
        <w:t>7.4.5  Reliable messaging  (SFINT9)</w:t>
      </w:r>
      <w:bookmarkEnd w:id="126"/>
    </w:p>
    <w:p w14:paraId="65154A37" w14:textId="77777777" w:rsidR="00C56193" w:rsidRPr="000D75C5" w:rsidRDefault="00C56193" w:rsidP="00C56193">
      <w:pPr>
        <w:spacing w:before="10" w:after="90"/>
        <w:rPr>
          <w:rFonts w:ascii="Aptos" w:hAnsi="Aptos"/>
          <w:sz w:val="18"/>
          <w:szCs w:val="18"/>
        </w:rPr>
      </w:pPr>
      <w:r w:rsidRPr="000D75C5">
        <w:rPr>
          <w:rFonts w:ascii="Aptos" w:hAnsi="Aptos"/>
          <w:i/>
          <w:iCs/>
          <w:color w:val="5A6470"/>
          <w:sz w:val="18"/>
          <w:szCs w:val="18"/>
        </w:rPr>
        <w:t>For business-critical messages never lost and effectively processed once.</w:t>
      </w:r>
    </w:p>
    <w:p w14:paraId="7CCCFCD0" w14:textId="77777777" w:rsidR="00C56193" w:rsidRDefault="00C56193" w:rsidP="00C56193">
      <w:pPr>
        <w:spacing w:before="90" w:after="130"/>
        <w:jc w:val="center"/>
      </w:pPr>
      <w:r>
        <w:rPr>
          <w:noProof/>
        </w:rPr>
        <w:drawing>
          <wp:inline distT="0" distB="0" distL="0" distR="0" wp14:anchorId="5AA87124" wp14:editId="0B09482D">
            <wp:extent cx="5191125" cy="723900"/>
            <wp:effectExtent l="19050" t="19050" r="19050" b="19050"/>
            <wp:docPr id="1395645555" name="Picture 1395645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191125" cy="723900"/>
                    </a:xfrm>
                    <a:prstGeom prst="rect">
                      <a:avLst/>
                    </a:prstGeom>
                    <a:noFill/>
                    <a:ln w="9525">
                      <a:solidFill>
                        <a:srgbClr val="AEB8C6"/>
                      </a:solidFill>
                    </a:ln>
                  </pic:spPr>
                </pic:pic>
              </a:graphicData>
            </a:graphic>
          </wp:inline>
        </w:drawing>
      </w:r>
    </w:p>
    <w:p w14:paraId="5F0BB9C9"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Problem. </w:t>
      </w:r>
      <w:r w:rsidRPr="000D75C5">
        <w:rPr>
          <w:rFonts w:ascii="Aptos" w:hAnsi="Aptos"/>
          <w:sz w:val="18"/>
          <w:szCs w:val="18"/>
        </w:rPr>
        <w:t>A financial posting must not be lost, and must never be applied twice, even if the broker retries or the platform redelivers.</w:t>
      </w:r>
    </w:p>
    <w:p w14:paraId="5FE34888" w14:textId="77777777" w:rsidR="00C56193" w:rsidRPr="000D75C5" w:rsidRDefault="00C56193" w:rsidP="00C56193">
      <w:pPr>
        <w:spacing w:before="40" w:after="110" w:line="278" w:lineRule="auto"/>
        <w:ind w:left="360"/>
        <w:rPr>
          <w:rFonts w:ascii="Aptos" w:hAnsi="Aptos"/>
          <w:sz w:val="18"/>
          <w:szCs w:val="18"/>
          <w:lang w:val="en-GB"/>
        </w:rPr>
      </w:pPr>
      <w:r w:rsidRPr="000D75C5">
        <w:rPr>
          <w:rFonts w:ascii="Aptos" w:hAnsi="Aptos"/>
          <w:b/>
          <w:bCs/>
          <w:color w:val="1F3864"/>
          <w:sz w:val="18"/>
          <w:szCs w:val="18"/>
        </w:rPr>
        <w:t xml:space="preserve">Solution. </w:t>
      </w:r>
      <w:r w:rsidRPr="000D75C5">
        <w:rPr>
          <w:rFonts w:ascii="Aptos" w:hAnsi="Aptos"/>
          <w:sz w:val="18"/>
          <w:szCs w:val="18"/>
        </w:rPr>
        <w:t xml:space="preserve">Use Service Bus with duplicate detection and, where order matters, sessions; make the consumer idempotent so redelivery is safe; and where the event must be published in step with a local state change, use a </w:t>
      </w:r>
      <w:r w:rsidRPr="000D75C5">
        <w:rPr>
          <w:rFonts w:ascii="Aptos" w:hAnsi="Aptos"/>
          <w:sz w:val="18"/>
          <w:szCs w:val="18"/>
        </w:rPr>
        <w:lastRenderedPageBreak/>
        <w:t xml:space="preserve">transactional outbox. </w:t>
      </w:r>
      <w:r w:rsidRPr="000D75C5">
        <w:rPr>
          <w:rFonts w:ascii="Aptos" w:hAnsi="Aptos"/>
          <w:sz w:val="18"/>
          <w:szCs w:val="18"/>
          <w:lang w:val="en-GB"/>
        </w:rPr>
        <w:t>Exactly-once outcomes are achieved through at-least-once delivery and idempotent processing</w:t>
      </w:r>
    </w:p>
    <w:p w14:paraId="2D62748E" w14:textId="77777777" w:rsidR="00C56193" w:rsidRDefault="00C56193" w:rsidP="00C56193">
      <w:pPr>
        <w:spacing w:before="40" w:after="110" w:line="278" w:lineRule="auto"/>
        <w:ind w:left="360"/>
      </w:pPr>
    </w:p>
    <w:p w14:paraId="351E3BAF" w14:textId="77777777" w:rsidR="00C56193" w:rsidRDefault="00C56193" w:rsidP="00C56193">
      <w:pPr>
        <w:spacing w:after="120"/>
        <w:jc w:val="center"/>
      </w:pPr>
      <w:r>
        <w:rPr>
          <w:i/>
          <w:iCs/>
          <w:color w:val="5A6470"/>
          <w:sz w:val="17"/>
          <w:szCs w:val="17"/>
        </w:rPr>
        <w:t>Azure components</w:t>
      </w:r>
    </w:p>
    <w:p w14:paraId="63E48914" w14:textId="77777777" w:rsidR="00C56193" w:rsidRDefault="00C56193" w:rsidP="00C56193">
      <w:pPr>
        <w:spacing w:before="90" w:after="130"/>
        <w:jc w:val="center"/>
      </w:pPr>
      <w:r>
        <w:rPr>
          <w:noProof/>
        </w:rPr>
        <w:drawing>
          <wp:inline distT="0" distB="0" distL="0" distR="0" wp14:anchorId="7E228E81" wp14:editId="0EC1F8DB">
            <wp:extent cx="4953000" cy="952500"/>
            <wp:effectExtent l="19050" t="19050" r="19050" b="19050"/>
            <wp:docPr id="1617971866" name="Picture 1617971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516BC2AB"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Use it when. </w:t>
      </w:r>
      <w:r w:rsidRPr="000D75C5">
        <w:rPr>
          <w:rFonts w:ascii="Aptos" w:hAnsi="Aptos"/>
          <w:sz w:val="18"/>
          <w:szCs w:val="18"/>
        </w:rPr>
        <w:t>Message loss or double-processing has really financial or data-integrity impact.</w:t>
      </w:r>
    </w:p>
    <w:p w14:paraId="2E18045F"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Avoid it when. </w:t>
      </w:r>
      <w:r w:rsidRPr="000D75C5">
        <w:rPr>
          <w:rFonts w:ascii="Aptos" w:hAnsi="Aptos"/>
          <w:sz w:val="18"/>
          <w:szCs w:val="18"/>
        </w:rPr>
        <w:t>The notification is best-effort and replaceable, use Event Grid.</w:t>
      </w:r>
    </w:p>
    <w:p w14:paraId="6A6C79B7"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Risks and considerations. </w:t>
      </w:r>
      <w:r w:rsidRPr="000D75C5">
        <w:rPr>
          <w:rFonts w:ascii="Aptos" w:hAnsi="Aptos"/>
          <w:sz w:val="18"/>
          <w:szCs w:val="18"/>
        </w:rPr>
        <w:t>Duplicate-detection windows are finite, so design the idempotency key to outlive them. Premium throughput costs money, size it to the criticality tier, not to the peak of peaks.</w:t>
      </w:r>
    </w:p>
    <w:p w14:paraId="5E864D13"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Security boundary. </w:t>
      </w:r>
      <w:r w:rsidRPr="000D75C5">
        <w:rPr>
          <w:rFonts w:ascii="Aptos" w:hAnsi="Aptos"/>
          <w:sz w:val="18"/>
          <w:szCs w:val="18"/>
        </w:rPr>
        <w:t>Service Bus and consumer in spokes, internal. Within Azure: Private Endpoint, managed identity, TLS, idempotency keys carry no secrets. Outside Azure: none.</w:t>
      </w:r>
    </w:p>
    <w:p w14:paraId="6147CBCF"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Common pitfall. </w:t>
      </w:r>
      <w:r w:rsidRPr="000D75C5">
        <w:rPr>
          <w:rFonts w:ascii="Aptos" w:hAnsi="Aptos"/>
          <w:sz w:val="18"/>
          <w:szCs w:val="18"/>
        </w:rPr>
        <w:t>Assuming exactly-once delivery; non-idempotent consumers that double-apply effects.</w:t>
      </w:r>
    </w:p>
    <w:p w14:paraId="1A62B259"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In practice. </w:t>
      </w:r>
      <w:r w:rsidRPr="000D75C5">
        <w:rPr>
          <w:rFonts w:ascii="Aptos" w:hAnsi="Aptos"/>
          <w:sz w:val="18"/>
          <w:szCs w:val="18"/>
        </w:rPr>
        <w:t>A finance-posting message carries an idempotency key, so a redelivery is recognised and ignored.</w:t>
      </w:r>
    </w:p>
    <w:p w14:paraId="5760B442" w14:textId="77777777" w:rsidR="00C56193" w:rsidRDefault="00C56193" w:rsidP="00C56193">
      <w:pPr>
        <w:spacing w:after="150"/>
      </w:pPr>
    </w:p>
    <w:p w14:paraId="33F01D19" w14:textId="77777777" w:rsidR="00C56193" w:rsidRPr="005F0377" w:rsidRDefault="00C56193" w:rsidP="00C56193">
      <w:pPr>
        <w:pStyle w:val="Heading3"/>
        <w:rPr>
          <w:rFonts w:ascii="Calibri heading" w:eastAsiaTheme="majorEastAsia" w:hAnsi="Calibri heading" w:cstheme="majorBidi"/>
          <w:color w:val="2E5496"/>
          <w:lang w:val="en-US" w:eastAsia="en-US"/>
        </w:rPr>
      </w:pPr>
      <w:bookmarkStart w:id="127" w:name="_Toc239852308"/>
      <w:r w:rsidRPr="005F0377">
        <w:rPr>
          <w:rFonts w:ascii="Calibri heading" w:eastAsiaTheme="majorEastAsia" w:hAnsi="Calibri heading" w:cstheme="majorBidi"/>
          <w:color w:val="2E5496"/>
          <w:lang w:val="en-US" w:eastAsia="en-US"/>
        </w:rPr>
        <w:t>7.4.6  Scheduled / timed trigger  (SFINT10)</w:t>
      </w:r>
      <w:bookmarkEnd w:id="127"/>
    </w:p>
    <w:p w14:paraId="1D9908BF" w14:textId="77777777" w:rsidR="00C56193" w:rsidRDefault="00C56193" w:rsidP="00C56193">
      <w:pPr>
        <w:spacing w:before="10" w:after="90"/>
      </w:pPr>
      <w:r>
        <w:rPr>
          <w:i/>
          <w:iCs/>
          <w:color w:val="5A6470"/>
        </w:rPr>
        <w:t>Kick off integration work on a clock when there is no event to react to.</w:t>
      </w:r>
    </w:p>
    <w:p w14:paraId="12F157DD" w14:textId="77777777" w:rsidR="00C56193" w:rsidRDefault="00C56193" w:rsidP="00C56193">
      <w:pPr>
        <w:spacing w:before="90" w:after="130"/>
        <w:jc w:val="center"/>
      </w:pPr>
      <w:r>
        <w:rPr>
          <w:noProof/>
        </w:rPr>
        <w:drawing>
          <wp:inline distT="0" distB="0" distL="0" distR="0" wp14:anchorId="4274A520" wp14:editId="0FEFA5FA">
            <wp:extent cx="5191125" cy="847725"/>
            <wp:effectExtent l="19050" t="19050" r="19050" b="19050"/>
            <wp:docPr id="1094215517" name="Picture 1094215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191125" cy="847725"/>
                    </a:xfrm>
                    <a:prstGeom prst="rect">
                      <a:avLst/>
                    </a:prstGeom>
                    <a:noFill/>
                    <a:ln w="9525">
                      <a:solidFill>
                        <a:srgbClr val="AEB8C6"/>
                      </a:solidFill>
                    </a:ln>
                  </pic:spPr>
                </pic:pic>
              </a:graphicData>
            </a:graphic>
          </wp:inline>
        </w:drawing>
      </w:r>
    </w:p>
    <w:p w14:paraId="4FC46FE8"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Problem. </w:t>
      </w:r>
      <w:r w:rsidRPr="000D75C5">
        <w:rPr>
          <w:rFonts w:ascii="Aptos" w:hAnsi="Aptos"/>
          <w:sz w:val="18"/>
          <w:szCs w:val="18"/>
        </w:rPr>
        <w:t>Some work is inherently periodic, an end-of-day reconciliation, a scheduled extract for a partner, a nightly sweep of a source that cannot emit events. Event-driven is the default in this framework, but forcing an event where none exists is its own contortion.</w:t>
      </w:r>
    </w:p>
    <w:p w14:paraId="3E060115"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Solution. </w:t>
      </w:r>
      <w:r w:rsidRPr="000D75C5">
        <w:rPr>
          <w:rFonts w:ascii="Aptos" w:hAnsi="Aptos"/>
          <w:sz w:val="18"/>
          <w:szCs w:val="18"/>
        </w:rPr>
        <w:t xml:space="preserve">A Logic App (Standard) Recurrence trigger fires on a schedule and runs the work, calling a Function or dropping messages on Service Bus for downstream processing. </w:t>
      </w:r>
    </w:p>
    <w:p w14:paraId="07644864" w14:textId="77777777" w:rsidR="00C56193" w:rsidRPr="000D75C5" w:rsidRDefault="00C56193" w:rsidP="00C56193">
      <w:pPr>
        <w:spacing w:after="120"/>
        <w:jc w:val="center"/>
        <w:rPr>
          <w:rFonts w:ascii="Aptos" w:hAnsi="Aptos"/>
          <w:sz w:val="18"/>
          <w:szCs w:val="18"/>
        </w:rPr>
      </w:pPr>
      <w:r w:rsidRPr="000D75C5">
        <w:rPr>
          <w:rFonts w:ascii="Aptos" w:hAnsi="Aptos"/>
          <w:i/>
          <w:iCs/>
          <w:color w:val="5A6470"/>
          <w:sz w:val="18"/>
          <w:szCs w:val="18"/>
        </w:rPr>
        <w:t>Azure components</w:t>
      </w:r>
    </w:p>
    <w:p w14:paraId="2D39DBED" w14:textId="77777777" w:rsidR="00C56193" w:rsidRDefault="00C56193" w:rsidP="00C56193">
      <w:pPr>
        <w:spacing w:before="90" w:after="130"/>
        <w:jc w:val="center"/>
      </w:pPr>
      <w:r>
        <w:rPr>
          <w:noProof/>
        </w:rPr>
        <w:drawing>
          <wp:inline distT="0" distB="0" distL="0" distR="0" wp14:anchorId="77BF2A21" wp14:editId="7BC02AAC">
            <wp:extent cx="4953000" cy="952500"/>
            <wp:effectExtent l="19050" t="19050" r="19050" b="19050"/>
            <wp:docPr id="1231292671" name="Picture 1231292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1FB6E466"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Use it when. </w:t>
      </w:r>
      <w:r w:rsidRPr="000D75C5">
        <w:rPr>
          <w:rFonts w:ascii="Aptos" w:hAnsi="Aptos"/>
          <w:sz w:val="18"/>
          <w:szCs w:val="18"/>
        </w:rPr>
        <w:t>The cadence is time-based (end-of-day, regulatory windows) or the source cannot notify and there is no event to subscribe to.</w:t>
      </w:r>
    </w:p>
    <w:p w14:paraId="4664D39A"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Avoid it when. </w:t>
      </w:r>
      <w:r w:rsidRPr="000D75C5">
        <w:rPr>
          <w:rFonts w:ascii="Aptos" w:hAnsi="Aptos"/>
          <w:sz w:val="18"/>
          <w:szCs w:val="18"/>
        </w:rPr>
        <w:t>An event exists to react to, or the intention is to be polling a folder or table to simulate real-time</w:t>
      </w:r>
    </w:p>
    <w:p w14:paraId="25169DC7"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Risks and considerations. </w:t>
      </w:r>
      <w:r w:rsidRPr="000D75C5">
        <w:rPr>
          <w:rFonts w:ascii="Aptos" w:hAnsi="Aptos"/>
          <w:sz w:val="18"/>
          <w:szCs w:val="18"/>
        </w:rPr>
        <w:t>Schedules drift into hidden coupling and surprise load spikes, document the cadence, stagger jobs, and make each run idempotent and safe to re-run after a missed or overlapping execution. Alert on missed runs to avoid silent failures.</w:t>
      </w:r>
    </w:p>
    <w:p w14:paraId="6FAFA52B"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lastRenderedPageBreak/>
        <w:t xml:space="preserve">Security boundary. </w:t>
      </w:r>
      <w:r w:rsidRPr="000D75C5">
        <w:rPr>
          <w:rFonts w:ascii="Aptos" w:hAnsi="Aptos"/>
          <w:sz w:val="18"/>
          <w:szCs w:val="18"/>
        </w:rPr>
        <w:t>the Logic App runs in a workload spoke; the schedule is internal and crosses no boundary. Within Azure: managed identity to any Function/Service Bus it calls, Private Endpoints, TLS. Outside Azure: none, if a scheduled run reaches a partner (an extract), that egress follows the file-egress edge controls (SFINT20).</w:t>
      </w:r>
    </w:p>
    <w:p w14:paraId="40606692"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Common pitfall. </w:t>
      </w:r>
      <w:r w:rsidRPr="000D75C5">
        <w:rPr>
          <w:rFonts w:ascii="Aptos" w:hAnsi="Aptos"/>
          <w:sz w:val="18"/>
          <w:szCs w:val="18"/>
        </w:rPr>
        <w:t>Timer-polling a data source or folder to simulate real-time; overlapping runs with no idempotency; schedules scattered across teams with no visibility.</w:t>
      </w:r>
    </w:p>
    <w:p w14:paraId="4D4BC3EF"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In practice. </w:t>
      </w:r>
      <w:r w:rsidRPr="000D75C5">
        <w:rPr>
          <w:rFonts w:ascii="Aptos" w:hAnsi="Aptos"/>
          <w:sz w:val="18"/>
          <w:szCs w:val="18"/>
        </w:rPr>
        <w:t>An end-of-day reconciliation between the policy system and finance runs on a Logic App recurrence and dispatches the day's deltas onto Service Bus.</w:t>
      </w:r>
    </w:p>
    <w:p w14:paraId="6EA879F1" w14:textId="77777777" w:rsidR="00C56193" w:rsidRDefault="00C56193" w:rsidP="00C56193">
      <w:pPr>
        <w:spacing w:after="150"/>
      </w:pPr>
    </w:p>
    <w:p w14:paraId="505B15C0" w14:textId="77777777" w:rsidR="00C56193" w:rsidRPr="00C97173" w:rsidRDefault="00C56193" w:rsidP="00C56193">
      <w:pPr>
        <w:pStyle w:val="Heading2"/>
        <w:rPr>
          <w:rFonts w:ascii="Calibri heading" w:hAnsi="Calibri heading"/>
          <w:b/>
          <w:bCs/>
          <w:color w:val="2E5496"/>
          <w:sz w:val="28"/>
          <w:lang w:val="en-US" w:eastAsia="en-US"/>
        </w:rPr>
      </w:pPr>
      <w:bookmarkStart w:id="128" w:name="_Toc239852309"/>
      <w:r w:rsidRPr="00C97173">
        <w:rPr>
          <w:rFonts w:ascii="Calibri heading" w:hAnsi="Calibri heading"/>
          <w:b/>
          <w:bCs/>
          <w:color w:val="2E5496"/>
          <w:sz w:val="28"/>
          <w:lang w:val="en-US" w:eastAsia="en-US"/>
        </w:rPr>
        <w:t>7.5 Event Patterns</w:t>
      </w:r>
      <w:bookmarkEnd w:id="128"/>
    </w:p>
    <w:p w14:paraId="515E42B0" w14:textId="77777777" w:rsidR="00C56193" w:rsidRPr="005F0377" w:rsidRDefault="00C56193" w:rsidP="00C56193">
      <w:pPr>
        <w:pStyle w:val="Heading3"/>
        <w:rPr>
          <w:rFonts w:ascii="Calibri heading" w:eastAsiaTheme="majorEastAsia" w:hAnsi="Calibri heading" w:cstheme="majorBidi"/>
          <w:color w:val="2E5496"/>
          <w:lang w:val="en-US" w:eastAsia="en-US"/>
        </w:rPr>
      </w:pPr>
      <w:bookmarkStart w:id="129" w:name="_Toc239852310"/>
      <w:r w:rsidRPr="005F0377">
        <w:rPr>
          <w:rFonts w:ascii="Calibri heading" w:eastAsiaTheme="majorEastAsia" w:hAnsi="Calibri heading" w:cstheme="majorBidi"/>
          <w:color w:val="2E5496"/>
          <w:lang w:val="en-US" w:eastAsia="en-US"/>
        </w:rPr>
        <w:t>7.5.1  Publish / subscribe fan-out  (SFINT11)</w:t>
      </w:r>
      <w:bookmarkEnd w:id="129"/>
    </w:p>
    <w:p w14:paraId="28312EE8" w14:textId="77777777" w:rsidR="00C56193" w:rsidRPr="000D75C5" w:rsidRDefault="00C56193" w:rsidP="00C56193">
      <w:pPr>
        <w:spacing w:before="10" w:after="90"/>
        <w:rPr>
          <w:rFonts w:ascii="Aptos" w:hAnsi="Aptos"/>
          <w:sz w:val="18"/>
          <w:szCs w:val="18"/>
        </w:rPr>
      </w:pPr>
      <w:r w:rsidRPr="000D75C5">
        <w:rPr>
          <w:rFonts w:ascii="Aptos" w:hAnsi="Aptos"/>
          <w:i/>
          <w:iCs/>
          <w:color w:val="5A6470"/>
          <w:sz w:val="18"/>
          <w:szCs w:val="18"/>
        </w:rPr>
        <w:t>Publish a business event once; let interested consumers subscribe independently.</w:t>
      </w:r>
    </w:p>
    <w:p w14:paraId="01E15360" w14:textId="77777777" w:rsidR="00C56193" w:rsidRDefault="00C56193" w:rsidP="00C56193">
      <w:pPr>
        <w:spacing w:before="90" w:after="130"/>
        <w:jc w:val="center"/>
      </w:pPr>
      <w:r>
        <w:rPr>
          <w:noProof/>
        </w:rPr>
        <w:drawing>
          <wp:inline distT="0" distB="0" distL="0" distR="0" wp14:anchorId="1631FDE6" wp14:editId="16E62C4F">
            <wp:extent cx="5191125" cy="2333625"/>
            <wp:effectExtent l="19050" t="19050" r="19050" b="19050"/>
            <wp:docPr id="663939880" name="Picture 663939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191125" cy="2333625"/>
                    </a:xfrm>
                    <a:prstGeom prst="rect">
                      <a:avLst/>
                    </a:prstGeom>
                    <a:noFill/>
                    <a:ln w="9525">
                      <a:solidFill>
                        <a:srgbClr val="AEB8C6"/>
                      </a:solidFill>
                    </a:ln>
                  </pic:spPr>
                </pic:pic>
              </a:graphicData>
            </a:graphic>
          </wp:inline>
        </w:drawing>
      </w:r>
    </w:p>
    <w:p w14:paraId="3C483C3A"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Problem. </w:t>
      </w:r>
      <w:r w:rsidRPr="000D75C5">
        <w:rPr>
          <w:rFonts w:ascii="Aptos" w:hAnsi="Aptos"/>
          <w:sz w:val="18"/>
          <w:szCs w:val="18"/>
        </w:rPr>
        <w:t>When a policy is bound, finance, document generation and the analytics offload all need to know. Wiring the publisher to each recreates point-to-point coupling and means changing the publisher every time a consumer is added.</w:t>
      </w:r>
    </w:p>
    <w:p w14:paraId="3A3B594F"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Solution. </w:t>
      </w:r>
      <w:r w:rsidRPr="000D75C5">
        <w:rPr>
          <w:rFonts w:ascii="Aptos" w:hAnsi="Aptos"/>
          <w:sz w:val="18"/>
          <w:szCs w:val="18"/>
        </w:rPr>
        <w:t>The publisher emits a "PolicyBound" event to a Service Bus topic; each consumer owns a subscription with its own filter and dead-letter queue. Consumers come and go without the publisher knowing. This is the primary tool for eliminating point-to-point integration.</w:t>
      </w:r>
    </w:p>
    <w:p w14:paraId="11DE0D2F" w14:textId="77777777" w:rsidR="00C56193" w:rsidRDefault="00C56193" w:rsidP="00C56193">
      <w:pPr>
        <w:spacing w:after="120"/>
        <w:jc w:val="center"/>
      </w:pPr>
      <w:r>
        <w:rPr>
          <w:i/>
          <w:iCs/>
          <w:color w:val="5A6470"/>
          <w:sz w:val="17"/>
          <w:szCs w:val="17"/>
        </w:rPr>
        <w:t>Azure components</w:t>
      </w:r>
    </w:p>
    <w:p w14:paraId="0EAC839E" w14:textId="77777777" w:rsidR="00C56193" w:rsidRDefault="00C56193" w:rsidP="00C56193">
      <w:pPr>
        <w:spacing w:before="90" w:after="130"/>
        <w:jc w:val="center"/>
      </w:pPr>
      <w:r>
        <w:rPr>
          <w:noProof/>
        </w:rPr>
        <w:drawing>
          <wp:inline distT="0" distB="0" distL="0" distR="0" wp14:anchorId="173E9EAE" wp14:editId="585A33BB">
            <wp:extent cx="4457700" cy="1123950"/>
            <wp:effectExtent l="19050" t="19050" r="19050" b="19050"/>
            <wp:docPr id="1975115688" name="Picture 1975115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4457700" cy="1123950"/>
                    </a:xfrm>
                    <a:prstGeom prst="rect">
                      <a:avLst/>
                    </a:prstGeom>
                    <a:noFill/>
                    <a:ln w="9525">
                      <a:solidFill>
                        <a:srgbClr val="AEB8C6"/>
                      </a:solidFill>
                    </a:ln>
                  </pic:spPr>
                </pic:pic>
              </a:graphicData>
            </a:graphic>
          </wp:inline>
        </w:drawing>
      </w:r>
    </w:p>
    <w:p w14:paraId="0B41F914"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Use it when. </w:t>
      </w:r>
      <w:r w:rsidRPr="000D75C5">
        <w:rPr>
          <w:rFonts w:ascii="Aptos" w:hAnsi="Aptos"/>
          <w:sz w:val="18"/>
          <w:szCs w:val="18"/>
        </w:rPr>
        <w:t>Several consumers must react to the same business event, and durable, filterable, independently-consumed delivery is required.</w:t>
      </w:r>
    </w:p>
    <w:p w14:paraId="7CFD1BF9"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Avoid it when. </w:t>
      </w:r>
      <w:r w:rsidRPr="000D75C5">
        <w:rPr>
          <w:rFonts w:ascii="Aptos" w:hAnsi="Aptos"/>
          <w:sz w:val="18"/>
          <w:szCs w:val="18"/>
        </w:rPr>
        <w:t>It is a lightweight reactive trigger with no durability need (Event Grid), or a high-volume stream (Event Hubs).</w:t>
      </w:r>
    </w:p>
    <w:p w14:paraId="15272A01"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Risks and considerations. </w:t>
      </w:r>
      <w:r w:rsidRPr="000D75C5">
        <w:rPr>
          <w:rFonts w:ascii="Aptos" w:hAnsi="Aptos"/>
          <w:sz w:val="18"/>
          <w:szCs w:val="18"/>
        </w:rPr>
        <w:t>Subscriptions increase, so they need to be governed and each one's dead-letter queue monitored as a broken filter silently drops messages. A slow subscriber builds its own backlog without affecting the others, which is the point, but it needs its own alerting.</w:t>
      </w:r>
    </w:p>
    <w:p w14:paraId="1A83164C"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lastRenderedPageBreak/>
        <w:t>Security boundary.</w:t>
      </w:r>
      <w:r w:rsidRPr="000D75C5">
        <w:rPr>
          <w:rFonts w:ascii="Aptos" w:hAnsi="Aptos"/>
          <w:sz w:val="18"/>
          <w:szCs w:val="18"/>
        </w:rPr>
        <w:t>: the Service Bus topic and its subscribers in spokes, internal. Within Azure: Private Endpoint, per-subscription managed-identity RBAC, TLS. Outside Azure: none.</w:t>
      </w:r>
    </w:p>
    <w:p w14:paraId="31FB2259"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Common pitfall. </w:t>
      </w:r>
      <w:r w:rsidRPr="000D75C5">
        <w:rPr>
          <w:rFonts w:ascii="Aptos" w:hAnsi="Aptos"/>
          <w:sz w:val="18"/>
          <w:szCs w:val="18"/>
        </w:rPr>
        <w:t>Hardwiring point-to-point instead of publishing, a publisher that knows its subscribers, using Event Grid where a durable, ordered, competing-consumer delivery is required</w:t>
      </w:r>
      <w:ins w:id="130" w:author="Joycell Sundararaj - Chaucer" w:date="2026-09-07T23:49:00Z" w16du:dateUtc="2026-09-07T22:49:00Z">
        <w:r w:rsidRPr="000D75C5">
          <w:rPr>
            <w:rFonts w:ascii="Aptos" w:hAnsi="Aptos"/>
            <w:sz w:val="18"/>
            <w:szCs w:val="18"/>
          </w:rPr>
          <w:t>.</w:t>
        </w:r>
      </w:ins>
    </w:p>
    <w:p w14:paraId="0A6187C7"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In practice. </w:t>
      </w:r>
      <w:r w:rsidRPr="000D75C5">
        <w:rPr>
          <w:rFonts w:ascii="Aptos" w:hAnsi="Aptos"/>
          <w:sz w:val="18"/>
          <w:szCs w:val="18"/>
        </w:rPr>
        <w:t>“PolicyBound” is consumed independently by finance, document generation and the analytics offload.</w:t>
      </w:r>
    </w:p>
    <w:p w14:paraId="5AA28FCB" w14:textId="77777777" w:rsidR="00C56193" w:rsidRDefault="00C56193" w:rsidP="00C56193">
      <w:pPr>
        <w:spacing w:after="150"/>
      </w:pPr>
    </w:p>
    <w:p w14:paraId="297348EC" w14:textId="77777777" w:rsidR="00C56193" w:rsidRPr="005F0377" w:rsidRDefault="00C56193" w:rsidP="00C56193">
      <w:pPr>
        <w:pStyle w:val="Heading3"/>
        <w:rPr>
          <w:rFonts w:ascii="Calibri heading" w:eastAsiaTheme="majorEastAsia" w:hAnsi="Calibri heading" w:cstheme="majorBidi"/>
          <w:color w:val="2E5496"/>
          <w:lang w:val="en-US" w:eastAsia="en-US"/>
        </w:rPr>
      </w:pPr>
      <w:bookmarkStart w:id="131" w:name="_Toc239852311"/>
      <w:r w:rsidRPr="005F0377">
        <w:rPr>
          <w:rFonts w:ascii="Calibri heading" w:eastAsiaTheme="majorEastAsia" w:hAnsi="Calibri heading" w:cstheme="majorBidi"/>
          <w:color w:val="2E5496"/>
          <w:lang w:val="en-US" w:eastAsia="en-US"/>
        </w:rPr>
        <w:t>7.5.2  Discrete event notification  (SFINT12)</w:t>
      </w:r>
      <w:bookmarkEnd w:id="131"/>
    </w:p>
    <w:p w14:paraId="46C147F9" w14:textId="77777777" w:rsidR="00C56193" w:rsidRPr="000D75C5" w:rsidRDefault="00C56193" w:rsidP="00C56193">
      <w:pPr>
        <w:spacing w:before="10" w:after="90"/>
        <w:rPr>
          <w:rFonts w:ascii="Aptos" w:hAnsi="Aptos"/>
          <w:sz w:val="18"/>
          <w:szCs w:val="18"/>
        </w:rPr>
      </w:pPr>
      <w:r w:rsidRPr="000D75C5">
        <w:rPr>
          <w:rFonts w:ascii="Aptos" w:hAnsi="Aptos"/>
          <w:i/>
          <w:iCs/>
          <w:color w:val="5A6470"/>
          <w:sz w:val="18"/>
          <w:szCs w:val="18"/>
        </w:rPr>
        <w:t>A thin "it happened" signal for near-real-time reactions.</w:t>
      </w:r>
    </w:p>
    <w:p w14:paraId="7FF2E4CF" w14:textId="77777777" w:rsidR="00C56193" w:rsidRDefault="00C56193" w:rsidP="00C56193">
      <w:pPr>
        <w:spacing w:before="90" w:after="130"/>
        <w:jc w:val="center"/>
      </w:pPr>
      <w:r>
        <w:rPr>
          <w:noProof/>
        </w:rPr>
        <w:drawing>
          <wp:inline distT="0" distB="0" distL="0" distR="0" wp14:anchorId="177F6175" wp14:editId="0CCA74CA">
            <wp:extent cx="5191125" cy="1657350"/>
            <wp:effectExtent l="19050" t="19050" r="19050" b="19050"/>
            <wp:docPr id="1449267360" name="Picture 1449267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191125" cy="1657350"/>
                    </a:xfrm>
                    <a:prstGeom prst="rect">
                      <a:avLst/>
                    </a:prstGeom>
                    <a:noFill/>
                    <a:ln w="9525">
                      <a:solidFill>
                        <a:srgbClr val="AEB8C6"/>
                      </a:solidFill>
                    </a:ln>
                  </pic:spPr>
                </pic:pic>
              </a:graphicData>
            </a:graphic>
          </wp:inline>
        </w:drawing>
      </w:r>
    </w:p>
    <w:p w14:paraId="2440D2BC"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Problem. </w:t>
      </w:r>
      <w:r w:rsidRPr="000D75C5">
        <w:rPr>
          <w:rFonts w:ascii="Aptos" w:hAnsi="Aptos"/>
          <w:sz w:val="18"/>
          <w:szCs w:val="18"/>
        </w:rPr>
        <w:t>Something occurred, a file landed, a record changed, and one or two handlers should react quickly. A durable business-messaging topic is heavier than the job needs.</w:t>
      </w:r>
    </w:p>
    <w:p w14:paraId="65E141BF"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Solution. </w:t>
      </w:r>
      <w:r w:rsidRPr="000D75C5">
        <w:rPr>
          <w:rFonts w:ascii="Aptos" w:hAnsi="Aptos"/>
          <w:sz w:val="18"/>
          <w:szCs w:val="18"/>
        </w:rPr>
        <w:t>Emit a thin event to Event Grid, handlers (Functions, Logic Apps, webhooks) subscribe and react. The event is a pointer, not a state carrier, a handler fetches authoritative state if it needs it.</w:t>
      </w:r>
    </w:p>
    <w:p w14:paraId="0DA43938" w14:textId="77777777" w:rsidR="00C56193" w:rsidRDefault="00C56193" w:rsidP="00C56193">
      <w:pPr>
        <w:spacing w:after="120"/>
        <w:jc w:val="center"/>
      </w:pPr>
      <w:r>
        <w:rPr>
          <w:i/>
          <w:iCs/>
          <w:color w:val="5A6470"/>
          <w:sz w:val="17"/>
          <w:szCs w:val="17"/>
        </w:rPr>
        <w:t>Azure components</w:t>
      </w:r>
    </w:p>
    <w:p w14:paraId="7033E458" w14:textId="77777777" w:rsidR="00C56193" w:rsidRDefault="00C56193" w:rsidP="00C56193">
      <w:pPr>
        <w:spacing w:before="90" w:after="130"/>
        <w:jc w:val="center"/>
      </w:pPr>
      <w:r>
        <w:rPr>
          <w:noProof/>
        </w:rPr>
        <w:drawing>
          <wp:inline distT="0" distB="0" distL="0" distR="0" wp14:anchorId="4DEF0E19" wp14:editId="66FCAF12">
            <wp:extent cx="4457700" cy="1123950"/>
            <wp:effectExtent l="19050" t="19050" r="19050" b="19050"/>
            <wp:docPr id="1247499909" name="Picture 1247499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4457700" cy="1123950"/>
                    </a:xfrm>
                    <a:prstGeom prst="rect">
                      <a:avLst/>
                    </a:prstGeom>
                    <a:noFill/>
                    <a:ln w="9525">
                      <a:solidFill>
                        <a:srgbClr val="AEB8C6"/>
                      </a:solidFill>
                    </a:ln>
                  </pic:spPr>
                </pic:pic>
              </a:graphicData>
            </a:graphic>
          </wp:inline>
        </w:drawing>
      </w:r>
    </w:p>
    <w:p w14:paraId="11CBFD5B"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Use it when. </w:t>
      </w:r>
      <w:r w:rsidRPr="000D75C5">
        <w:rPr>
          <w:rFonts w:ascii="Aptos" w:hAnsi="Aptos"/>
          <w:sz w:val="18"/>
          <w:szCs w:val="18"/>
        </w:rPr>
        <w:t>Lightweight, low-latency reactive fan-out to Azure-native handlers is needed</w:t>
      </w:r>
      <w:del w:id="132" w:author="Joycell Sundararaj - Chaucer" w:date="2026-09-07T23:50:00Z" w16du:dateUtc="2026-09-07T22:50:00Z">
        <w:r w:rsidRPr="000D75C5" w:rsidDel="00B97FB2">
          <w:rPr>
            <w:rFonts w:ascii="Aptos" w:hAnsi="Aptos"/>
            <w:sz w:val="18"/>
            <w:szCs w:val="18"/>
          </w:rPr>
          <w:delText>.</w:delText>
        </w:r>
      </w:del>
    </w:p>
    <w:p w14:paraId="59C3496C"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Avoid it when. </w:t>
      </w:r>
      <w:r w:rsidRPr="000D75C5">
        <w:rPr>
          <w:rFonts w:ascii="Aptos" w:hAnsi="Aptos"/>
          <w:sz w:val="18"/>
          <w:szCs w:val="18"/>
        </w:rPr>
        <w:t>Consumers need durable ordered delivery or competing consumers (Service Bus topics), or the volume is a stream (Event Hubs).</w:t>
      </w:r>
    </w:p>
    <w:p w14:paraId="33E4AB5F"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Risks and considerations. </w:t>
      </w:r>
      <w:r w:rsidRPr="000D75C5">
        <w:rPr>
          <w:rFonts w:ascii="Aptos" w:hAnsi="Aptos"/>
          <w:sz w:val="18"/>
          <w:szCs w:val="18"/>
        </w:rPr>
        <w:t>Delivery is at-least-once and unordered, so handlers must be idempotent and order-independent, and a dead-letter destination must be configured so undeliverable events are not simply lost. Avoid using events as a source of truth, as this can increase coupling and lead to data divergence over time</w:t>
      </w:r>
    </w:p>
    <w:p w14:paraId="668F2E01"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Security boundary. </w:t>
      </w:r>
      <w:r w:rsidRPr="000D75C5">
        <w:rPr>
          <w:rFonts w:ascii="Aptos" w:hAnsi="Aptos"/>
          <w:sz w:val="18"/>
          <w:szCs w:val="18"/>
        </w:rPr>
        <w:t>Event Grid and its handlers in spokes, reached privately. Within Azure: managed-identity delivery, Private Endpoint where supported, handler-side validation, TLS. Outside Azure: none, a handler that must be internet-reachable is the inbound-webhook pattern, not this one.</w:t>
      </w:r>
    </w:p>
    <w:p w14:paraId="1DE4DC0B"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Common pitfall. </w:t>
      </w:r>
      <w:r w:rsidRPr="000D75C5">
        <w:rPr>
          <w:rFonts w:ascii="Aptos" w:hAnsi="Aptos"/>
          <w:sz w:val="18"/>
          <w:szCs w:val="18"/>
        </w:rPr>
        <w:t>Big events that carry full state consumers come to trust, using Event Grid for streaming or durable business messaging.</w:t>
      </w:r>
    </w:p>
    <w:p w14:paraId="6FDA5940"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In practice. </w:t>
      </w:r>
      <w:r w:rsidRPr="000D75C5">
        <w:rPr>
          <w:rFonts w:ascii="Aptos" w:hAnsi="Aptos"/>
          <w:sz w:val="18"/>
          <w:szCs w:val="18"/>
        </w:rPr>
        <w:t>A blob-created event triggers a document-ingestion workflow.</w:t>
      </w:r>
    </w:p>
    <w:p w14:paraId="269EE27D" w14:textId="77777777" w:rsidR="00C56193" w:rsidRDefault="00C56193" w:rsidP="00C56193">
      <w:pPr>
        <w:spacing w:after="150"/>
      </w:pPr>
    </w:p>
    <w:p w14:paraId="3863A12A" w14:textId="77777777" w:rsidR="00C56193" w:rsidRPr="005F0377" w:rsidRDefault="00C56193" w:rsidP="00C56193">
      <w:pPr>
        <w:pStyle w:val="Heading3"/>
        <w:rPr>
          <w:rFonts w:ascii="Calibri heading" w:eastAsiaTheme="majorEastAsia" w:hAnsi="Calibri heading" w:cstheme="majorBidi"/>
          <w:color w:val="2E5496"/>
          <w:lang w:val="en-US" w:eastAsia="en-US"/>
        </w:rPr>
      </w:pPr>
      <w:bookmarkStart w:id="133" w:name="_Toc239852312"/>
      <w:r w:rsidRPr="005F0377">
        <w:rPr>
          <w:rFonts w:ascii="Calibri heading" w:eastAsiaTheme="majorEastAsia" w:hAnsi="Calibri heading" w:cstheme="majorBidi"/>
          <w:color w:val="2E5496"/>
          <w:lang w:val="en-US" w:eastAsia="en-US"/>
        </w:rPr>
        <w:t xml:space="preserve">7.5.3  </w:t>
      </w:r>
      <w:commentRangeStart w:id="134"/>
      <w:commentRangeStart w:id="135"/>
      <w:r w:rsidRPr="005F0377">
        <w:rPr>
          <w:rFonts w:ascii="Calibri heading" w:eastAsiaTheme="majorEastAsia" w:hAnsi="Calibri heading" w:cstheme="majorBidi"/>
          <w:color w:val="2E5496"/>
          <w:lang w:val="en-US" w:eastAsia="en-US"/>
        </w:rPr>
        <w:t>Inbound webhook ingestion  (SFINT13)</w:t>
      </w:r>
      <w:bookmarkEnd w:id="133"/>
      <w:commentRangeEnd w:id="134"/>
      <w:r w:rsidRPr="005F0377">
        <w:rPr>
          <w:rStyle w:val="CommentReference"/>
          <w:rFonts w:ascii="Calibri heading" w:eastAsiaTheme="majorEastAsia" w:hAnsi="Calibri heading" w:cstheme="majorBidi"/>
          <w:color w:val="2E5496"/>
          <w:sz w:val="22"/>
          <w:szCs w:val="22"/>
          <w:lang w:val="en-US" w:eastAsia="en-US"/>
        </w:rPr>
        <w:commentReference w:id="134"/>
      </w:r>
      <w:commentRangeEnd w:id="135"/>
      <w:r w:rsidR="00E95995" w:rsidRPr="005F0377">
        <w:rPr>
          <w:rStyle w:val="CommentReference"/>
          <w:rFonts w:ascii="Calibri heading" w:eastAsiaTheme="majorEastAsia" w:hAnsi="Calibri heading" w:cstheme="majorBidi"/>
          <w:color w:val="2E5496"/>
          <w:sz w:val="22"/>
          <w:szCs w:val="22"/>
          <w:lang w:val="en-US" w:eastAsia="en-US"/>
        </w:rPr>
        <w:commentReference w:id="135"/>
      </w:r>
    </w:p>
    <w:p w14:paraId="612A943C" w14:textId="77777777" w:rsidR="00C56193" w:rsidRPr="000D75C5" w:rsidRDefault="00C56193" w:rsidP="00C56193">
      <w:pPr>
        <w:spacing w:before="10" w:after="90"/>
        <w:rPr>
          <w:rFonts w:ascii="Aptos" w:hAnsi="Aptos"/>
          <w:sz w:val="18"/>
          <w:szCs w:val="18"/>
        </w:rPr>
      </w:pPr>
      <w:r w:rsidRPr="000D75C5">
        <w:rPr>
          <w:rFonts w:ascii="Aptos" w:hAnsi="Aptos"/>
          <w:i/>
          <w:iCs/>
          <w:color w:val="5A6470"/>
          <w:sz w:val="18"/>
          <w:szCs w:val="18"/>
        </w:rPr>
        <w:t>Take partner callbacks safely through the network edge service, then process them asynchronously.</w:t>
      </w:r>
    </w:p>
    <w:p w14:paraId="3985A2AE" w14:textId="77777777" w:rsidR="00C56193" w:rsidRDefault="00C56193" w:rsidP="00C56193">
      <w:pPr>
        <w:spacing w:before="90" w:after="130"/>
        <w:jc w:val="center"/>
      </w:pPr>
      <w:r w:rsidRPr="00D921C3">
        <w:rPr>
          <w:noProof/>
        </w:rPr>
        <w:lastRenderedPageBreak/>
        <w:drawing>
          <wp:inline distT="0" distB="0" distL="0" distR="0" wp14:anchorId="06D52527" wp14:editId="39FEF3F4">
            <wp:extent cx="5732585" cy="1336040"/>
            <wp:effectExtent l="0" t="0" r="1905" b="0"/>
            <wp:docPr id="1707269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69486" name=""/>
                    <pic:cNvPicPr/>
                  </pic:nvPicPr>
                  <pic:blipFill>
                    <a:blip r:embed="rId59"/>
                    <a:stretch>
                      <a:fillRect/>
                    </a:stretch>
                  </pic:blipFill>
                  <pic:spPr>
                    <a:xfrm>
                      <a:off x="0" y="0"/>
                      <a:ext cx="5755144" cy="1341298"/>
                    </a:xfrm>
                    <a:prstGeom prst="rect">
                      <a:avLst/>
                    </a:prstGeom>
                  </pic:spPr>
                </pic:pic>
              </a:graphicData>
            </a:graphic>
          </wp:inline>
        </w:drawing>
      </w:r>
    </w:p>
    <w:p w14:paraId="56BEC1BB"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Problem. </w:t>
      </w:r>
      <w:r w:rsidRPr="000D75C5">
        <w:rPr>
          <w:rFonts w:ascii="Aptos" w:hAnsi="Aptos"/>
          <w:sz w:val="18"/>
          <w:szCs w:val="18"/>
        </w:rPr>
        <w:t>A partner or SaaS pushes events to Chaucer over HTTPS. Exposing an internal trigger to the internet is exactly the risk the security standards forbid.</w:t>
      </w:r>
    </w:p>
    <w:p w14:paraId="6F1AF893"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Solution. </w:t>
      </w:r>
      <w:r w:rsidRPr="000D75C5">
        <w:rPr>
          <w:rFonts w:ascii="Aptos" w:hAnsi="Aptos"/>
          <w:sz w:val="18"/>
          <w:szCs w:val="18"/>
        </w:rPr>
        <w:t>This is the sanctioned public-ingress exception. Traffic enters through an appropriate network edge service, terminates at APIM as the single ingress point, is authenticated (mTLS, OAuth, or a signed-payload check) and validated, then dropped onto Service Bus or Event Grid for asynchronous processing. No Function or Logic App HTTP trigger is ever exposed directly.</w:t>
      </w:r>
    </w:p>
    <w:p w14:paraId="78BF10D7" w14:textId="77777777" w:rsidR="00C56193" w:rsidRDefault="00C56193" w:rsidP="00C56193">
      <w:pPr>
        <w:spacing w:after="120"/>
        <w:jc w:val="center"/>
      </w:pPr>
      <w:r>
        <w:rPr>
          <w:i/>
          <w:iCs/>
          <w:color w:val="5A6470"/>
          <w:sz w:val="17"/>
          <w:szCs w:val="17"/>
        </w:rPr>
        <w:t>Azure components</w:t>
      </w:r>
    </w:p>
    <w:p w14:paraId="54F6089B" w14:textId="77777777" w:rsidR="00C56193" w:rsidRDefault="00C56193" w:rsidP="00C56193">
      <w:pPr>
        <w:spacing w:before="90" w:after="130"/>
        <w:jc w:val="center"/>
      </w:pPr>
      <w:r>
        <w:rPr>
          <w:noProof/>
        </w:rPr>
        <w:drawing>
          <wp:inline distT="0" distB="0" distL="0" distR="0" wp14:anchorId="04E1A69E" wp14:editId="5FC1C01B">
            <wp:extent cx="4953000" cy="762000"/>
            <wp:effectExtent l="19050" t="19050" r="19050" b="19050"/>
            <wp:docPr id="1483263388" name="Picture 1483263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4953000" cy="762000"/>
                    </a:xfrm>
                    <a:prstGeom prst="rect">
                      <a:avLst/>
                    </a:prstGeom>
                    <a:noFill/>
                    <a:ln w="9525">
                      <a:solidFill>
                        <a:srgbClr val="AEB8C6"/>
                      </a:solidFill>
                    </a:ln>
                  </pic:spPr>
                </pic:pic>
              </a:graphicData>
            </a:graphic>
          </wp:inline>
        </w:drawing>
      </w:r>
    </w:p>
    <w:p w14:paraId="7DB50FED"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Use it when. </w:t>
      </w:r>
      <w:r w:rsidRPr="000D75C5">
        <w:rPr>
          <w:rFonts w:ascii="Aptos" w:hAnsi="Aptos"/>
          <w:sz w:val="18"/>
          <w:szCs w:val="18"/>
        </w:rPr>
        <w:t>An external party must push events to us and private networking is not possible.</w:t>
      </w:r>
    </w:p>
    <w:p w14:paraId="2630ED56"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Avoid it when. </w:t>
      </w:r>
      <w:r w:rsidRPr="000D75C5">
        <w:rPr>
          <w:rFonts w:ascii="Aptos" w:hAnsi="Aptos"/>
          <w:sz w:val="18"/>
          <w:szCs w:val="18"/>
        </w:rPr>
        <w:t>The integration can use private networking, prefer that every time.</w:t>
      </w:r>
    </w:p>
    <w:p w14:paraId="3E0DC7FF"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Risks and considerations. </w:t>
      </w:r>
      <w:r w:rsidRPr="000D75C5">
        <w:rPr>
          <w:rFonts w:ascii="Aptos" w:hAnsi="Aptos"/>
          <w:sz w:val="18"/>
          <w:szCs w:val="18"/>
        </w:rPr>
        <w:t>As this is internet facing so assume replay and forgery: validate signatures, enforce rate limits, and deduplicate, because providers retry. Acknowledge fast and process asynchronously so a slow backend cannot be used to hold connections open. Record the exception with an owner and an expiry.</w:t>
      </w:r>
    </w:p>
    <w:p w14:paraId="31BE4D9D"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Security boundary. </w:t>
      </w:r>
      <w:r w:rsidRPr="000D75C5">
        <w:rPr>
          <w:rFonts w:ascii="Aptos" w:hAnsi="Aptos"/>
          <w:sz w:val="18"/>
          <w:szCs w:val="18"/>
        </w:rPr>
        <w:t>this is the one pattern that crosses the internet boundary, and it does so only in the online subscription. An appropriate network edge service terminates the public endpoint, APIM  is the single ingress, and processing happens back in the private spokes. Within Azure: past the edge everything is private, Service Bus/Event Grid and Functions over Private Endpoints with managed identity and TLS. Outside Azure: mTLS, OAuth or signed-payload validation, IP allow-listing and rate-limiting at the edge, no Function or Logic App trigger is ever exposed, the exposure is a registered, time-boxed exception.</w:t>
      </w:r>
    </w:p>
    <w:p w14:paraId="6CB460EA"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Common pitfall. </w:t>
      </w:r>
      <w:r w:rsidRPr="000D75C5">
        <w:rPr>
          <w:rFonts w:ascii="Aptos" w:hAnsi="Aptos"/>
          <w:sz w:val="18"/>
          <w:szCs w:val="18"/>
        </w:rPr>
        <w:t>Exposing a Logic App or Function HTTP trigger straight to the internet, bypassing APIM and the WAF; processing synchronously in the handler.</w:t>
      </w:r>
    </w:p>
    <w:p w14:paraId="5EF6EBE3"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In practice. </w:t>
      </w:r>
      <w:r w:rsidRPr="000D75C5">
        <w:rPr>
          <w:rFonts w:ascii="Aptos" w:hAnsi="Aptos"/>
          <w:sz w:val="18"/>
          <w:szCs w:val="18"/>
        </w:rPr>
        <w:t>A payment provider posts settlement webhooks; APIM validates the signature and drops the event on Service Bus.</w:t>
      </w:r>
    </w:p>
    <w:p w14:paraId="41C45F79" w14:textId="77777777" w:rsidR="00C56193" w:rsidRDefault="00C56193" w:rsidP="00C56193">
      <w:pPr>
        <w:spacing w:after="150"/>
      </w:pPr>
    </w:p>
    <w:p w14:paraId="258F700A" w14:textId="77777777" w:rsidR="00C56193" w:rsidRPr="005F0377" w:rsidRDefault="00C56193" w:rsidP="00C56193">
      <w:pPr>
        <w:pStyle w:val="Heading3"/>
        <w:rPr>
          <w:rFonts w:ascii="Calibri heading" w:eastAsiaTheme="majorEastAsia" w:hAnsi="Calibri heading" w:cstheme="majorBidi"/>
          <w:color w:val="2E5496"/>
          <w:lang w:val="en-US" w:eastAsia="en-US"/>
        </w:rPr>
      </w:pPr>
      <w:bookmarkStart w:id="136" w:name="_Toc239852313"/>
      <w:r w:rsidRPr="005F0377">
        <w:rPr>
          <w:rFonts w:ascii="Calibri heading" w:eastAsiaTheme="majorEastAsia" w:hAnsi="Calibri heading" w:cstheme="majorBidi"/>
          <w:color w:val="2E5496"/>
          <w:lang w:val="en-US" w:eastAsia="en-US"/>
        </w:rPr>
        <w:t>7.5.4  Outbound webhook / notification  (SFINT14)</w:t>
      </w:r>
      <w:bookmarkEnd w:id="136"/>
    </w:p>
    <w:p w14:paraId="0AC9E343" w14:textId="77777777" w:rsidR="00C56193" w:rsidRPr="000D75C5" w:rsidRDefault="00C56193" w:rsidP="00C56193">
      <w:pPr>
        <w:spacing w:before="10" w:after="90"/>
        <w:rPr>
          <w:rFonts w:ascii="Aptos" w:hAnsi="Aptos"/>
          <w:sz w:val="18"/>
          <w:szCs w:val="18"/>
        </w:rPr>
      </w:pPr>
      <w:r w:rsidRPr="000D75C5">
        <w:rPr>
          <w:rFonts w:ascii="Aptos" w:hAnsi="Aptos"/>
          <w:i/>
          <w:iCs/>
          <w:color w:val="5A6470"/>
          <w:sz w:val="18"/>
          <w:szCs w:val="18"/>
        </w:rPr>
        <w:t>Push events out to subscribers instead of making them poll.</w:t>
      </w:r>
    </w:p>
    <w:p w14:paraId="7E203A95" w14:textId="77777777" w:rsidR="00C56193" w:rsidRDefault="00C56193" w:rsidP="00C56193">
      <w:pPr>
        <w:spacing w:before="90" w:after="130"/>
        <w:jc w:val="center"/>
      </w:pPr>
      <w:r>
        <w:rPr>
          <w:noProof/>
        </w:rPr>
        <w:drawing>
          <wp:inline distT="0" distB="0" distL="0" distR="0" wp14:anchorId="26F3BB4E" wp14:editId="6F655D99">
            <wp:extent cx="5191125" cy="981075"/>
            <wp:effectExtent l="19050" t="19050" r="19050" b="19050"/>
            <wp:docPr id="970871689" name="Picture 970871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191125" cy="981075"/>
                    </a:xfrm>
                    <a:prstGeom prst="rect">
                      <a:avLst/>
                    </a:prstGeom>
                    <a:noFill/>
                    <a:ln w="9525">
                      <a:solidFill>
                        <a:srgbClr val="AEB8C6"/>
                      </a:solidFill>
                    </a:ln>
                  </pic:spPr>
                </pic:pic>
              </a:graphicData>
            </a:graphic>
          </wp:inline>
        </w:drawing>
      </w:r>
    </w:p>
    <w:p w14:paraId="35745DA4"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Problem. </w:t>
      </w:r>
      <w:r w:rsidRPr="000D75C5">
        <w:rPr>
          <w:rFonts w:ascii="Aptos" w:hAnsi="Aptos"/>
          <w:sz w:val="18"/>
          <w:szCs w:val="18"/>
        </w:rPr>
        <w:t>An external or internal party wants to be told when something changes, rather than polling us for it.</w:t>
      </w:r>
    </w:p>
    <w:p w14:paraId="4C392BA1"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Solution. </w:t>
      </w:r>
      <w:r w:rsidRPr="000D75C5">
        <w:rPr>
          <w:rFonts w:ascii="Aptos" w:hAnsi="Aptos"/>
          <w:sz w:val="18"/>
          <w:szCs w:val="18"/>
        </w:rPr>
        <w:t>On the event, dispatch via Event Grid subscriptions or a Logic App connector, webhook, email or Teams. Subscribers are configured, not coded into the publisher.</w:t>
      </w:r>
    </w:p>
    <w:p w14:paraId="484B8B2A" w14:textId="77777777" w:rsidR="00C56193" w:rsidRDefault="00C56193" w:rsidP="00C56193">
      <w:pPr>
        <w:spacing w:after="120"/>
        <w:jc w:val="center"/>
      </w:pPr>
      <w:r>
        <w:rPr>
          <w:i/>
          <w:iCs/>
          <w:color w:val="5A6470"/>
          <w:sz w:val="17"/>
          <w:szCs w:val="17"/>
        </w:rPr>
        <w:lastRenderedPageBreak/>
        <w:t>Azure components</w:t>
      </w:r>
    </w:p>
    <w:p w14:paraId="1526B5A2" w14:textId="77777777" w:rsidR="00C56193" w:rsidRDefault="00C56193" w:rsidP="00C56193">
      <w:pPr>
        <w:spacing w:before="90" w:after="130"/>
        <w:jc w:val="center"/>
      </w:pPr>
      <w:r>
        <w:rPr>
          <w:noProof/>
        </w:rPr>
        <w:drawing>
          <wp:inline distT="0" distB="0" distL="0" distR="0" wp14:anchorId="1EC4B49D" wp14:editId="7B51B297">
            <wp:extent cx="4457700" cy="1123950"/>
            <wp:effectExtent l="19050" t="19050" r="19050" b="19050"/>
            <wp:docPr id="1109862153" name="Picture 1109862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4457700" cy="1123950"/>
                    </a:xfrm>
                    <a:prstGeom prst="rect">
                      <a:avLst/>
                    </a:prstGeom>
                    <a:noFill/>
                    <a:ln w="9525">
                      <a:solidFill>
                        <a:srgbClr val="AEB8C6"/>
                      </a:solidFill>
                    </a:ln>
                  </pic:spPr>
                </pic:pic>
              </a:graphicData>
            </a:graphic>
          </wp:inline>
        </w:drawing>
      </w:r>
    </w:p>
    <w:p w14:paraId="0912C67F"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Use it when. </w:t>
      </w:r>
      <w:r w:rsidRPr="000D75C5">
        <w:rPr>
          <w:rFonts w:ascii="Aptos" w:hAnsi="Aptos"/>
          <w:sz w:val="18"/>
          <w:szCs w:val="18"/>
        </w:rPr>
        <w:t>Subscribers expect to be pushed to on an event.</w:t>
      </w:r>
    </w:p>
    <w:p w14:paraId="3055A3EB"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Avoid it when. </w:t>
      </w:r>
      <w:r w:rsidRPr="000D75C5">
        <w:rPr>
          <w:rFonts w:ascii="Aptos" w:hAnsi="Aptos"/>
          <w:sz w:val="18"/>
          <w:szCs w:val="18"/>
        </w:rPr>
        <w:t>Subscribers should really pull current state through an API.</w:t>
      </w:r>
    </w:p>
    <w:p w14:paraId="607E4789"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Risks and considerations. </w:t>
      </w:r>
      <w:r w:rsidRPr="000D75C5">
        <w:rPr>
          <w:rFonts w:ascii="Aptos" w:hAnsi="Aptos"/>
          <w:sz w:val="18"/>
          <w:szCs w:val="18"/>
        </w:rPr>
        <w:t>A subscriber endpoint being down creates retries and back-pressure, so retry with backoff and dead-letter the undeliverable. Hold partner secrets in Key Vault, sign payloads where supported, and put a circuit breaker around flaky endpoints.</w:t>
      </w:r>
    </w:p>
    <w:p w14:paraId="678B3273"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Security boundary. </w:t>
      </w:r>
      <w:r w:rsidRPr="000D75C5">
        <w:rPr>
          <w:rFonts w:ascii="Aptos" w:hAnsi="Aptos"/>
          <w:sz w:val="18"/>
          <w:szCs w:val="18"/>
        </w:rPr>
        <w:t>Event Grid or the Logic App in spokes, the egress to an external subscriber leaves through the controlled path, not default internet routing (routing intent enforced). Within Azure: managed identity, partner secrets held in Key Vault and referenced, TLS. Outside Azure: TLS to the subscriber, payload signing where supported, partner endpoints allow-listed, and secrets rotated/revoked through Key Vault.</w:t>
      </w:r>
    </w:p>
    <w:p w14:paraId="621B6441"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Common pitfall. </w:t>
      </w:r>
      <w:r w:rsidRPr="000D75C5">
        <w:rPr>
          <w:rFonts w:ascii="Aptos" w:hAnsi="Aptos"/>
          <w:sz w:val="18"/>
          <w:szCs w:val="18"/>
        </w:rPr>
        <w:t>Polling to simulate push; bespoke per-subscriber dispatch code instead of subscriptions.</w:t>
      </w:r>
    </w:p>
    <w:p w14:paraId="4FE202D4"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In practice. </w:t>
      </w:r>
      <w:r w:rsidRPr="000D75C5">
        <w:rPr>
          <w:rFonts w:ascii="Aptos" w:hAnsi="Aptos"/>
          <w:sz w:val="18"/>
          <w:szCs w:val="18"/>
        </w:rPr>
        <w:t>The broker's system is notified automatically when a claim status changes.</w:t>
      </w:r>
    </w:p>
    <w:p w14:paraId="2C936A77" w14:textId="77777777" w:rsidR="00C56193" w:rsidRDefault="00C56193" w:rsidP="00C56193">
      <w:pPr>
        <w:spacing w:after="150"/>
      </w:pPr>
    </w:p>
    <w:p w14:paraId="2E681CD7" w14:textId="77777777" w:rsidR="00C56193" w:rsidRPr="005F0377" w:rsidRDefault="00C56193" w:rsidP="00C56193">
      <w:pPr>
        <w:pStyle w:val="Heading3"/>
        <w:rPr>
          <w:rFonts w:ascii="Calibri heading" w:eastAsiaTheme="majorEastAsia" w:hAnsi="Calibri heading" w:cstheme="majorBidi"/>
          <w:color w:val="2E5496"/>
          <w:lang w:val="en-US" w:eastAsia="en-US"/>
        </w:rPr>
      </w:pPr>
      <w:bookmarkStart w:id="137" w:name="_Toc239852314"/>
      <w:r w:rsidRPr="005F0377">
        <w:rPr>
          <w:rFonts w:ascii="Calibri heading" w:eastAsiaTheme="majorEastAsia" w:hAnsi="Calibri heading" w:cstheme="majorBidi"/>
          <w:color w:val="2E5496"/>
          <w:lang w:val="en-US" w:eastAsia="en-US"/>
        </w:rPr>
        <w:t>7.5.5  Stream / telemetry ingestion  (SFINT15)</w:t>
      </w:r>
      <w:bookmarkEnd w:id="137"/>
    </w:p>
    <w:p w14:paraId="6B273420" w14:textId="77777777" w:rsidR="00C56193" w:rsidRPr="000D75C5" w:rsidRDefault="00C56193" w:rsidP="00C56193">
      <w:pPr>
        <w:spacing w:before="10" w:after="90"/>
        <w:rPr>
          <w:rFonts w:ascii="Aptos" w:hAnsi="Aptos"/>
          <w:sz w:val="18"/>
          <w:szCs w:val="18"/>
        </w:rPr>
      </w:pPr>
      <w:r w:rsidRPr="000D75C5">
        <w:rPr>
          <w:rFonts w:ascii="Aptos" w:hAnsi="Aptos"/>
          <w:i/>
          <w:iCs/>
          <w:color w:val="5A6470"/>
          <w:sz w:val="18"/>
          <w:szCs w:val="18"/>
        </w:rPr>
        <w:t>Ingest high-volume continuous data and hand it to processors or the data platform.</w:t>
      </w:r>
    </w:p>
    <w:p w14:paraId="5A07AF87" w14:textId="77777777" w:rsidR="00C56193" w:rsidRDefault="00C56193" w:rsidP="00C56193">
      <w:pPr>
        <w:spacing w:before="90" w:after="130"/>
        <w:jc w:val="center"/>
      </w:pPr>
      <w:r>
        <w:rPr>
          <w:noProof/>
        </w:rPr>
        <w:drawing>
          <wp:inline distT="0" distB="0" distL="0" distR="0" wp14:anchorId="083D369B" wp14:editId="2F649394">
            <wp:extent cx="5191125" cy="723900"/>
            <wp:effectExtent l="19050" t="19050" r="19050" b="19050"/>
            <wp:docPr id="1838931171" name="Picture 1838931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191125" cy="723900"/>
                    </a:xfrm>
                    <a:prstGeom prst="rect">
                      <a:avLst/>
                    </a:prstGeom>
                    <a:noFill/>
                    <a:ln w="9525">
                      <a:solidFill>
                        <a:srgbClr val="AEB8C6"/>
                      </a:solidFill>
                    </a:ln>
                  </pic:spPr>
                </pic:pic>
              </a:graphicData>
            </a:graphic>
          </wp:inline>
        </w:drawing>
      </w:r>
    </w:p>
    <w:p w14:paraId="73E5AA47"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Problem. </w:t>
      </w:r>
      <w:r w:rsidRPr="000D75C5">
        <w:rPr>
          <w:rFonts w:ascii="Aptos" w:hAnsi="Aptos"/>
          <w:sz w:val="18"/>
          <w:szCs w:val="18"/>
        </w:rPr>
        <w:t>A high-frequency feed produces far more events than a business-messaging queue is designed for, and it needs partitioned, ordered processing.</w:t>
      </w:r>
    </w:p>
    <w:p w14:paraId="4CC256A2"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Solution. </w:t>
      </w:r>
      <w:r w:rsidRPr="000D75C5">
        <w:rPr>
          <w:rFonts w:ascii="Aptos" w:hAnsi="Aptos"/>
          <w:sz w:val="18"/>
          <w:szCs w:val="18"/>
        </w:rPr>
        <w:t>Ingest into Event Hubs, partitioned for throughput; process with Functions; and typically capture or offload to Snowflake for analytics. Event Hubs is designed for high-volume event ingestion and streaming; Service Bus is not.</w:t>
      </w:r>
    </w:p>
    <w:p w14:paraId="568273F8" w14:textId="77777777" w:rsidR="00C56193" w:rsidRDefault="00C56193" w:rsidP="00C56193">
      <w:pPr>
        <w:spacing w:after="120"/>
        <w:jc w:val="center"/>
      </w:pPr>
      <w:r>
        <w:rPr>
          <w:i/>
          <w:iCs/>
          <w:color w:val="5A6470"/>
          <w:sz w:val="17"/>
          <w:szCs w:val="17"/>
        </w:rPr>
        <w:t>Azure components</w:t>
      </w:r>
    </w:p>
    <w:p w14:paraId="65A7D93E" w14:textId="77777777" w:rsidR="00C56193" w:rsidRDefault="00C56193" w:rsidP="00C56193">
      <w:pPr>
        <w:spacing w:before="90" w:after="130"/>
        <w:jc w:val="center"/>
      </w:pPr>
      <w:r>
        <w:rPr>
          <w:noProof/>
        </w:rPr>
        <w:drawing>
          <wp:inline distT="0" distB="0" distL="0" distR="0" wp14:anchorId="407E623E" wp14:editId="4B8BB752">
            <wp:extent cx="4953000" cy="952500"/>
            <wp:effectExtent l="19050" t="19050" r="19050" b="19050"/>
            <wp:docPr id="1348082808" name="Picture 1348082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73460BCB"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Use it when. </w:t>
      </w:r>
      <w:r w:rsidRPr="000D75C5">
        <w:rPr>
          <w:rFonts w:ascii="Aptos" w:hAnsi="Aptos"/>
          <w:sz w:val="18"/>
          <w:szCs w:val="18"/>
        </w:rPr>
        <w:t>Sustained high event rates need partitioned stream processing.</w:t>
      </w:r>
    </w:p>
    <w:p w14:paraId="613F56A4"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Avoid it when. </w:t>
      </w:r>
      <w:r w:rsidRPr="000D75C5">
        <w:rPr>
          <w:rFonts w:ascii="Aptos" w:hAnsi="Aptos"/>
          <w:sz w:val="18"/>
          <w:szCs w:val="18"/>
        </w:rPr>
        <w:t>These are transactional business commands needing per-message dead-lettering and sessions (Service Bus), or low-volume discrete notifications (Event Grid).</w:t>
      </w:r>
    </w:p>
    <w:p w14:paraId="55EBC0FF"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Risks and considerations. </w:t>
      </w:r>
      <w:r w:rsidRPr="000D75C5">
        <w:rPr>
          <w:rFonts w:ascii="Aptos" w:hAnsi="Aptos"/>
          <w:sz w:val="18"/>
          <w:szCs w:val="18"/>
        </w:rPr>
        <w:t>Partition count is a capacity decision that can’t be changed afterwards, so plan it against throughput and consumer parallelism. Manage checkpoints, monitor consumer lag, and remember ordering holds only within a partition. Premium or Dedicated capacity is a real cost line.</w:t>
      </w:r>
    </w:p>
    <w:p w14:paraId="5057D44C"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lastRenderedPageBreak/>
        <w:t xml:space="preserve">Security boundary. </w:t>
      </w:r>
      <w:r w:rsidRPr="000D75C5">
        <w:rPr>
          <w:rFonts w:ascii="Aptos" w:hAnsi="Aptos"/>
          <w:sz w:val="18"/>
          <w:szCs w:val="18"/>
        </w:rPr>
        <w:t>Event Hubs and its processors in spokes, capture to a firewalled storage account. Within Azure: Private Endpoint, managed identity, TLS, with capture storage under RBAC. Outside Azure: an external feed enters through the edge; internal streams cross no boundary.</w:t>
      </w:r>
    </w:p>
    <w:p w14:paraId="54784365"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Common pitfall. </w:t>
      </w:r>
      <w:r w:rsidRPr="000D75C5">
        <w:rPr>
          <w:rFonts w:ascii="Aptos" w:hAnsi="Aptos"/>
          <w:sz w:val="18"/>
          <w:szCs w:val="18"/>
        </w:rPr>
        <w:t>Service Bus for high volumes, Event Hubs for transactional commands; synchronous consumers on a stream.</w:t>
      </w:r>
    </w:p>
    <w:p w14:paraId="24BE6717"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In practice. </w:t>
      </w:r>
      <w:r w:rsidRPr="000D75C5">
        <w:rPr>
          <w:rFonts w:ascii="Aptos" w:hAnsi="Aptos"/>
          <w:sz w:val="18"/>
          <w:szCs w:val="18"/>
        </w:rPr>
        <w:t>A high-frequency exposure feed is ingested, processed near-real-time and offloaded to Snowflake.</w:t>
      </w:r>
    </w:p>
    <w:p w14:paraId="37859853" w14:textId="77777777" w:rsidR="00C56193" w:rsidRDefault="00C56193" w:rsidP="00C56193">
      <w:pPr>
        <w:spacing w:after="150"/>
      </w:pPr>
    </w:p>
    <w:p w14:paraId="1B31801F" w14:textId="77777777" w:rsidR="00C56193" w:rsidRPr="00C97173" w:rsidRDefault="00C56193" w:rsidP="00C56193">
      <w:pPr>
        <w:pStyle w:val="Heading2"/>
        <w:rPr>
          <w:rFonts w:ascii="Calibri heading" w:hAnsi="Calibri heading"/>
          <w:b/>
          <w:bCs/>
          <w:color w:val="2E5496"/>
          <w:sz w:val="28"/>
          <w:lang w:val="en-US" w:eastAsia="en-US"/>
        </w:rPr>
      </w:pPr>
      <w:bookmarkStart w:id="138" w:name="_Toc239852315"/>
      <w:r w:rsidRPr="00C97173">
        <w:rPr>
          <w:rFonts w:ascii="Calibri heading" w:hAnsi="Calibri heading"/>
          <w:b/>
          <w:bCs/>
          <w:color w:val="2E5496"/>
          <w:sz w:val="28"/>
          <w:lang w:val="en-US" w:eastAsia="en-US"/>
        </w:rPr>
        <w:t>7.6 Orchestration Patterns</w:t>
      </w:r>
      <w:bookmarkEnd w:id="138"/>
    </w:p>
    <w:p w14:paraId="550CE22D" w14:textId="77777777" w:rsidR="00C56193" w:rsidRPr="005F0377" w:rsidRDefault="00C56193" w:rsidP="00C56193">
      <w:pPr>
        <w:pStyle w:val="Heading3"/>
        <w:rPr>
          <w:rFonts w:ascii="Calibri heading" w:eastAsiaTheme="majorEastAsia" w:hAnsi="Calibri heading" w:cstheme="majorBidi"/>
          <w:color w:val="2E5496"/>
          <w:lang w:val="en-US" w:eastAsia="en-US"/>
        </w:rPr>
      </w:pPr>
      <w:bookmarkStart w:id="139" w:name="_Toc239852316"/>
      <w:r w:rsidRPr="005F0377">
        <w:rPr>
          <w:rFonts w:ascii="Calibri heading" w:eastAsiaTheme="majorEastAsia" w:hAnsi="Calibri heading" w:cstheme="majorBidi"/>
          <w:color w:val="2E5496"/>
          <w:lang w:val="en-US" w:eastAsia="en-US"/>
        </w:rPr>
        <w:t>7.6.1  Stateful process orchestration  (SFINT16)</w:t>
      </w:r>
      <w:bookmarkEnd w:id="139"/>
    </w:p>
    <w:p w14:paraId="6A4DCC09" w14:textId="77777777" w:rsidR="00C56193" w:rsidRPr="000D75C5" w:rsidRDefault="00C56193" w:rsidP="00C56193">
      <w:pPr>
        <w:spacing w:before="10" w:after="90"/>
        <w:rPr>
          <w:rFonts w:ascii="Aptos" w:hAnsi="Aptos"/>
          <w:sz w:val="18"/>
          <w:szCs w:val="18"/>
        </w:rPr>
      </w:pPr>
      <w:r w:rsidRPr="000D75C5">
        <w:rPr>
          <w:rFonts w:ascii="Aptos" w:hAnsi="Aptos"/>
          <w:i/>
          <w:iCs/>
          <w:color w:val="5A6470"/>
          <w:sz w:val="18"/>
          <w:szCs w:val="18"/>
        </w:rPr>
        <w:t>Coordinate a multi-step, multi-system business process with state, retries and visibility.</w:t>
      </w:r>
    </w:p>
    <w:p w14:paraId="4599607E" w14:textId="77777777" w:rsidR="00C56193" w:rsidRDefault="00C56193" w:rsidP="00C56193">
      <w:pPr>
        <w:spacing w:before="90" w:after="130"/>
        <w:jc w:val="center"/>
      </w:pPr>
      <w:r>
        <w:rPr>
          <w:noProof/>
        </w:rPr>
        <w:drawing>
          <wp:inline distT="0" distB="0" distL="0" distR="0" wp14:anchorId="4A04939D" wp14:editId="2C9FCB2C">
            <wp:extent cx="5191125" cy="2333625"/>
            <wp:effectExtent l="19050" t="19050" r="19050" b="19050"/>
            <wp:docPr id="1394172956" name="Picture 1394172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191125" cy="2333625"/>
                    </a:xfrm>
                    <a:prstGeom prst="rect">
                      <a:avLst/>
                    </a:prstGeom>
                    <a:noFill/>
                    <a:ln w="9525">
                      <a:solidFill>
                        <a:srgbClr val="AEB8C6"/>
                      </a:solidFill>
                    </a:ln>
                  </pic:spPr>
                </pic:pic>
              </a:graphicData>
            </a:graphic>
          </wp:inline>
        </w:drawing>
      </w:r>
    </w:p>
    <w:p w14:paraId="281798D8"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Problem. </w:t>
      </w:r>
      <w:r w:rsidRPr="000D75C5">
        <w:rPr>
          <w:rFonts w:ascii="Aptos" w:hAnsi="Aptos"/>
          <w:sz w:val="18"/>
          <w:szCs w:val="18"/>
        </w:rPr>
        <w:t>New-business onboarding spans validation, pricing, document generation, notification and system updates. No single system owns the process and stitching it together point-to-point makes it invisible and brittle.</w:t>
      </w:r>
    </w:p>
    <w:p w14:paraId="2C4F4C7E"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Solution. </w:t>
      </w:r>
      <w:r w:rsidRPr="000D75C5">
        <w:rPr>
          <w:rFonts w:ascii="Aptos" w:hAnsi="Aptos"/>
          <w:sz w:val="18"/>
          <w:szCs w:val="18"/>
        </w:rPr>
        <w:t>A Logic App (Standard) owns the process: it sequences the steps, calls capabilities through APIM, delegates computation to Functions, and hands asynchronous work to Service Bus. It keeps run state and history, so the process is observable and recoverable, and, per the rule above, it holds control flow only.</w:t>
      </w:r>
    </w:p>
    <w:p w14:paraId="79365630" w14:textId="77777777" w:rsidR="00C56193" w:rsidRDefault="00C56193" w:rsidP="00C56193">
      <w:pPr>
        <w:spacing w:after="120"/>
        <w:jc w:val="center"/>
      </w:pPr>
      <w:r>
        <w:rPr>
          <w:i/>
          <w:iCs/>
          <w:color w:val="5A6470"/>
          <w:sz w:val="17"/>
          <w:szCs w:val="17"/>
        </w:rPr>
        <w:t>Azure components</w:t>
      </w:r>
    </w:p>
    <w:p w14:paraId="3495562A" w14:textId="77777777" w:rsidR="00C56193" w:rsidRDefault="00C56193" w:rsidP="00C56193">
      <w:pPr>
        <w:spacing w:before="90" w:after="130"/>
        <w:jc w:val="center"/>
      </w:pPr>
      <w:r>
        <w:rPr>
          <w:noProof/>
        </w:rPr>
        <w:drawing>
          <wp:inline distT="0" distB="0" distL="0" distR="0" wp14:anchorId="0942285C" wp14:editId="4A130EF0">
            <wp:extent cx="4953000" cy="762000"/>
            <wp:effectExtent l="19050" t="19050" r="19050" b="19050"/>
            <wp:docPr id="2027016694" name="Picture 2027016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4953000" cy="762000"/>
                    </a:xfrm>
                    <a:prstGeom prst="rect">
                      <a:avLst/>
                    </a:prstGeom>
                    <a:noFill/>
                    <a:ln w="9525">
                      <a:solidFill>
                        <a:srgbClr val="AEB8C6"/>
                      </a:solidFill>
                    </a:ln>
                  </pic:spPr>
                </pic:pic>
              </a:graphicData>
            </a:graphic>
          </wp:inline>
        </w:drawing>
      </w:r>
    </w:p>
    <w:p w14:paraId="6017644B"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Use it when. </w:t>
      </w:r>
      <w:r w:rsidRPr="000D75C5">
        <w:rPr>
          <w:rFonts w:ascii="Aptos" w:hAnsi="Aptos"/>
          <w:sz w:val="18"/>
          <w:szCs w:val="18"/>
        </w:rPr>
        <w:t>A business process crosses several systems and steps and needs state, retries and auditability over minutes, hours or days.</w:t>
      </w:r>
    </w:p>
    <w:p w14:paraId="7C6F85AE"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Avoid it when. </w:t>
      </w:r>
      <w:r w:rsidRPr="000D75C5">
        <w:rPr>
          <w:rFonts w:ascii="Aptos" w:hAnsi="Aptos"/>
          <w:sz w:val="18"/>
          <w:szCs w:val="18"/>
        </w:rPr>
        <w:t>A single synchronous call suffices, or it is really just message buffering.</w:t>
      </w:r>
    </w:p>
    <w:p w14:paraId="5D686EC0"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Risks and considerations. </w:t>
      </w:r>
      <w:r w:rsidRPr="000D75C5">
        <w:rPr>
          <w:rFonts w:ascii="Aptos" w:hAnsi="Aptos"/>
          <w:sz w:val="18"/>
          <w:szCs w:val="18"/>
        </w:rPr>
        <w:t>Without discipline the workflow accumulates business logic and becomes a monolith, keep logic in Functions and the workflow readable. Standard run history is region-bound and in-flight runs do not migrate, design steps to be idempotent and restartable. Connectors have throttling limits, long-running state has a cost, and maintain a versioning strategy for changing a workflow while runs are in flight.</w:t>
      </w:r>
    </w:p>
    <w:p w14:paraId="0A6DB669"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Security boundary. </w:t>
      </w:r>
      <w:r w:rsidRPr="000D75C5">
        <w:rPr>
          <w:rFonts w:ascii="Aptos" w:hAnsi="Aptos"/>
          <w:sz w:val="18"/>
          <w:szCs w:val="18"/>
        </w:rPr>
        <w:t>the Logic App (Standard) is VNet-integrated in a workload spoke and calls APIM (shared), Functions and Service Bus (spokes), all internal. Within Azure: every connector authenticates with a managed identity (no keys), Key Vault references for any unavoidable secret, Private Endpoints, TLS. Outside Azure: none directly, external calls leave through APIM and the edge, not from the workflow.</w:t>
      </w:r>
    </w:p>
    <w:p w14:paraId="2DFB9AE2"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lastRenderedPageBreak/>
        <w:t xml:space="preserve">Common pitfall. </w:t>
      </w:r>
      <w:r w:rsidRPr="000D75C5">
        <w:rPr>
          <w:rFonts w:ascii="Aptos" w:hAnsi="Aptos"/>
          <w:sz w:val="18"/>
          <w:szCs w:val="18"/>
        </w:rPr>
        <w:t>Business, compute or transformation logic inside the workflow; orchestration spread across many uncoordinated workflows; microservices-style choreography with no owning process.</w:t>
      </w:r>
    </w:p>
    <w:p w14:paraId="2871A78B"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In practice. </w:t>
      </w:r>
      <w:r w:rsidRPr="000D75C5">
        <w:rPr>
          <w:rFonts w:ascii="Aptos" w:hAnsi="Aptos"/>
          <w:sz w:val="18"/>
          <w:szCs w:val="18"/>
        </w:rPr>
        <w:t>New-business onboarding is coordinated end-to-end by one Logic App calling Functions and systems in turn.</w:t>
      </w:r>
    </w:p>
    <w:p w14:paraId="2B35585D" w14:textId="77777777" w:rsidR="00C56193" w:rsidRDefault="00C56193" w:rsidP="00C56193">
      <w:pPr>
        <w:spacing w:after="150"/>
      </w:pPr>
    </w:p>
    <w:p w14:paraId="388BAB99" w14:textId="77777777" w:rsidR="00C56193" w:rsidRPr="005F0377" w:rsidRDefault="00C56193" w:rsidP="00C56193">
      <w:pPr>
        <w:pStyle w:val="Heading3"/>
        <w:rPr>
          <w:rFonts w:ascii="Calibri heading" w:eastAsiaTheme="majorEastAsia" w:hAnsi="Calibri heading" w:cstheme="majorBidi"/>
          <w:color w:val="2E5496"/>
          <w:lang w:val="en-US" w:eastAsia="en-US"/>
        </w:rPr>
      </w:pPr>
      <w:bookmarkStart w:id="140" w:name="_Toc239852317"/>
      <w:r w:rsidRPr="005F0377">
        <w:rPr>
          <w:rFonts w:ascii="Calibri heading" w:eastAsiaTheme="majorEastAsia" w:hAnsi="Calibri heading" w:cstheme="majorBidi"/>
          <w:color w:val="2E5496"/>
          <w:lang w:val="en-US" w:eastAsia="en-US"/>
        </w:rPr>
        <w:t>7.6.2  Process with compensation  (SFINT17)</w:t>
      </w:r>
      <w:bookmarkEnd w:id="140"/>
    </w:p>
    <w:p w14:paraId="6142CED1" w14:textId="77777777" w:rsidR="00C56193" w:rsidRPr="000D75C5" w:rsidRDefault="00C56193" w:rsidP="00C56193">
      <w:pPr>
        <w:spacing w:before="10" w:after="90"/>
        <w:rPr>
          <w:rFonts w:ascii="Aptos" w:hAnsi="Aptos"/>
          <w:sz w:val="18"/>
          <w:szCs w:val="18"/>
        </w:rPr>
      </w:pPr>
      <w:r w:rsidRPr="000D75C5">
        <w:rPr>
          <w:rFonts w:ascii="Aptos" w:hAnsi="Aptos"/>
          <w:i/>
          <w:iCs/>
          <w:color w:val="5A6470"/>
          <w:sz w:val="18"/>
          <w:szCs w:val="18"/>
        </w:rPr>
        <w:t>When a later step fails, undo the earlier ones, orchestrated centrally, not choreographed.</w:t>
      </w:r>
    </w:p>
    <w:p w14:paraId="5B0517A4" w14:textId="77777777" w:rsidR="00C56193" w:rsidRDefault="00C56193" w:rsidP="00C56193">
      <w:pPr>
        <w:spacing w:before="90" w:after="130"/>
        <w:jc w:val="center"/>
      </w:pPr>
      <w:r>
        <w:rPr>
          <w:noProof/>
        </w:rPr>
        <w:drawing>
          <wp:inline distT="0" distB="0" distL="0" distR="0" wp14:anchorId="5830EBE5" wp14:editId="67D6A0CE">
            <wp:extent cx="5191125" cy="981075"/>
            <wp:effectExtent l="19050" t="19050" r="19050" b="19050"/>
            <wp:docPr id="990831408" name="Picture 990831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191125" cy="981075"/>
                    </a:xfrm>
                    <a:prstGeom prst="rect">
                      <a:avLst/>
                    </a:prstGeom>
                    <a:noFill/>
                    <a:ln w="9525">
                      <a:solidFill>
                        <a:srgbClr val="AEB8C6"/>
                      </a:solidFill>
                    </a:ln>
                  </pic:spPr>
                </pic:pic>
              </a:graphicData>
            </a:graphic>
          </wp:inline>
        </w:drawing>
      </w:r>
    </w:p>
    <w:p w14:paraId="6D68E81C"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Problem. </w:t>
      </w:r>
      <w:r w:rsidRPr="000D75C5">
        <w:rPr>
          <w:rFonts w:ascii="Aptos" w:hAnsi="Aptos"/>
          <w:sz w:val="18"/>
          <w:szCs w:val="18"/>
        </w:rPr>
        <w:t>A policy is bound in one system and then the finance posting fails. There is no distributed transaction across these systems, but the bind must not be left dangling.</w:t>
      </w:r>
    </w:p>
    <w:p w14:paraId="6C9D6BD6"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Solution. </w:t>
      </w:r>
      <w:r w:rsidRPr="000D75C5">
        <w:rPr>
          <w:rFonts w:ascii="Aptos" w:hAnsi="Aptos"/>
          <w:sz w:val="18"/>
          <w:szCs w:val="18"/>
        </w:rPr>
        <w:t>The orchestrator drives compensating actions on failure, here, voiding the bind. Because Chaucer's model is SOA, the process is centrally owned and its compensation logic lives with it, not scattered across services reacting to each other.</w:t>
      </w:r>
    </w:p>
    <w:p w14:paraId="6E3EDFB5" w14:textId="77777777" w:rsidR="00C56193" w:rsidRDefault="00C56193" w:rsidP="00C56193">
      <w:pPr>
        <w:spacing w:after="120"/>
        <w:jc w:val="center"/>
      </w:pPr>
      <w:r>
        <w:rPr>
          <w:i/>
          <w:iCs/>
          <w:color w:val="5A6470"/>
          <w:sz w:val="17"/>
          <w:szCs w:val="17"/>
        </w:rPr>
        <w:t>Azure components</w:t>
      </w:r>
    </w:p>
    <w:p w14:paraId="7D192367" w14:textId="77777777" w:rsidR="00C56193" w:rsidRDefault="00C56193" w:rsidP="00C56193">
      <w:pPr>
        <w:spacing w:before="90" w:after="130"/>
        <w:jc w:val="center"/>
      </w:pPr>
      <w:r>
        <w:rPr>
          <w:noProof/>
        </w:rPr>
        <w:drawing>
          <wp:inline distT="0" distB="0" distL="0" distR="0" wp14:anchorId="2FE3FF44" wp14:editId="58C493EA">
            <wp:extent cx="4953000" cy="952500"/>
            <wp:effectExtent l="19050" t="19050" r="19050" b="19050"/>
            <wp:docPr id="1217501758" name="Picture 1217501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487021F9"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Use it when. </w:t>
      </w:r>
      <w:r w:rsidRPr="000D75C5">
        <w:rPr>
          <w:rFonts w:ascii="Aptos" w:hAnsi="Aptos"/>
          <w:sz w:val="18"/>
          <w:szCs w:val="18"/>
        </w:rPr>
        <w:t>Cross-system consistency is needed without distributed transactions, and a single process can own the compensation.</w:t>
      </w:r>
    </w:p>
    <w:p w14:paraId="10D43B88"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Avoid it when. </w:t>
      </w:r>
      <w:r w:rsidRPr="000D75C5">
        <w:rPr>
          <w:rFonts w:ascii="Aptos" w:hAnsi="Aptos"/>
          <w:sz w:val="18"/>
          <w:szCs w:val="18"/>
        </w:rPr>
        <w:t>An ACID transaction within one system suffices, or a microservices-style distributed style is proposed (out of scope here).</w:t>
      </w:r>
    </w:p>
    <w:p w14:paraId="38FC7D5D"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Risks and considerations. </w:t>
      </w:r>
      <w:r w:rsidRPr="000D75C5">
        <w:rPr>
          <w:rFonts w:ascii="Aptos" w:hAnsi="Aptos"/>
          <w:sz w:val="18"/>
          <w:szCs w:val="18"/>
        </w:rPr>
        <w:t>Compensation is best-effort, not atomic, a compensation can itself fail, so make compensations idempotent and retryable, and use the run history as the log. Monitor ordering and the possibility of duplicate compensation.</w:t>
      </w:r>
    </w:p>
    <w:p w14:paraId="49623206"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Security boundary. </w:t>
      </w:r>
      <w:r w:rsidRPr="000D75C5">
        <w:rPr>
          <w:rFonts w:ascii="Aptos" w:hAnsi="Aptos"/>
          <w:sz w:val="18"/>
          <w:szCs w:val="18"/>
        </w:rPr>
        <w:t>Logic App, Service Bus and Functions in spokes, internal. Within Azure: managed identity, Private Endpoints, TLS, with each step and each compensation audited in run history. Outside Azure: none, cross-system calls are to internal systems over private connectivity.</w:t>
      </w:r>
    </w:p>
    <w:p w14:paraId="5725F6D5"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Common pitfall. </w:t>
      </w:r>
      <w:r w:rsidRPr="000D75C5">
        <w:rPr>
          <w:rFonts w:ascii="Aptos" w:hAnsi="Aptos"/>
          <w:sz w:val="18"/>
          <w:szCs w:val="18"/>
        </w:rPr>
        <w:t>Choreographed process with no central owner; relying on two-phase or distributed transactions.</w:t>
      </w:r>
    </w:p>
    <w:p w14:paraId="667B1D5F"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In practice. </w:t>
      </w:r>
      <w:r w:rsidRPr="000D75C5">
        <w:rPr>
          <w:rFonts w:ascii="Aptos" w:hAnsi="Aptos"/>
          <w:sz w:val="18"/>
          <w:szCs w:val="18"/>
        </w:rPr>
        <w:t>If the bind succeeds but the finance posting fails, the orchestration compensates by voiding the bind.</w:t>
      </w:r>
    </w:p>
    <w:p w14:paraId="1C22B71B" w14:textId="77777777" w:rsidR="00C56193" w:rsidRDefault="00C56193" w:rsidP="00C56193">
      <w:pPr>
        <w:spacing w:after="150"/>
      </w:pPr>
    </w:p>
    <w:p w14:paraId="7AD7485E" w14:textId="77777777" w:rsidR="00C56193" w:rsidRPr="005F0377" w:rsidRDefault="00C56193" w:rsidP="00C56193">
      <w:pPr>
        <w:pStyle w:val="Heading3"/>
        <w:rPr>
          <w:rFonts w:ascii="Calibri heading" w:eastAsiaTheme="majorEastAsia" w:hAnsi="Calibri heading" w:cstheme="majorBidi"/>
          <w:color w:val="2E5496"/>
          <w:lang w:val="en-US" w:eastAsia="en-US"/>
        </w:rPr>
      </w:pPr>
      <w:bookmarkStart w:id="141" w:name="_Toc239852318"/>
      <w:r w:rsidRPr="005F0377">
        <w:rPr>
          <w:rFonts w:ascii="Calibri heading" w:eastAsiaTheme="majorEastAsia" w:hAnsi="Calibri heading" w:cstheme="majorBidi"/>
          <w:color w:val="2E5496"/>
          <w:lang w:val="en-US" w:eastAsia="en-US"/>
        </w:rPr>
        <w:t>7.6.3  Human-in-the-loop / approval  (SFINT18)</w:t>
      </w:r>
      <w:bookmarkEnd w:id="141"/>
    </w:p>
    <w:p w14:paraId="30003BE1" w14:textId="77777777" w:rsidR="00C56193" w:rsidRPr="000D75C5" w:rsidRDefault="00C56193" w:rsidP="00C56193">
      <w:pPr>
        <w:spacing w:before="10" w:after="90"/>
        <w:rPr>
          <w:rFonts w:ascii="Aptos" w:hAnsi="Aptos"/>
          <w:sz w:val="18"/>
          <w:szCs w:val="18"/>
        </w:rPr>
      </w:pPr>
      <w:r w:rsidRPr="000D75C5">
        <w:rPr>
          <w:rFonts w:ascii="Aptos" w:hAnsi="Aptos"/>
          <w:i/>
          <w:iCs/>
          <w:color w:val="5A6470"/>
          <w:sz w:val="18"/>
          <w:szCs w:val="18"/>
        </w:rPr>
        <w:t>Insert a human decision into an automated process, with audit and escalation.</w:t>
      </w:r>
    </w:p>
    <w:p w14:paraId="1405F8CA" w14:textId="77777777" w:rsidR="00C56193" w:rsidRDefault="00C56193" w:rsidP="00C56193">
      <w:pPr>
        <w:spacing w:before="90" w:after="130"/>
        <w:jc w:val="center"/>
      </w:pPr>
      <w:r>
        <w:rPr>
          <w:noProof/>
        </w:rPr>
        <w:lastRenderedPageBreak/>
        <w:drawing>
          <wp:inline distT="0" distB="0" distL="0" distR="0" wp14:anchorId="086B6B67" wp14:editId="1C03F768">
            <wp:extent cx="5191125" cy="981075"/>
            <wp:effectExtent l="19050" t="19050" r="19050" b="19050"/>
            <wp:docPr id="1751743439" name="Picture 1751743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191125" cy="981075"/>
                    </a:xfrm>
                    <a:prstGeom prst="rect">
                      <a:avLst/>
                    </a:prstGeom>
                    <a:noFill/>
                    <a:ln w="9525">
                      <a:solidFill>
                        <a:srgbClr val="AEB8C6"/>
                      </a:solidFill>
                    </a:ln>
                  </pic:spPr>
                </pic:pic>
              </a:graphicData>
            </a:graphic>
          </wp:inline>
        </w:drawing>
      </w:r>
    </w:p>
    <w:p w14:paraId="44260CE3"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Problem. </w:t>
      </w:r>
      <w:r w:rsidRPr="000D75C5">
        <w:rPr>
          <w:rFonts w:ascii="Aptos" w:hAnsi="Aptos"/>
          <w:sz w:val="18"/>
          <w:szCs w:val="18"/>
        </w:rPr>
        <w:t>A referral needs underwriter sign-off before the process continues, and the decision must be captured.</w:t>
      </w:r>
    </w:p>
    <w:p w14:paraId="02C94074"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Solution. </w:t>
      </w:r>
      <w:r w:rsidRPr="000D75C5">
        <w:rPr>
          <w:rFonts w:ascii="Aptos" w:hAnsi="Aptos"/>
          <w:sz w:val="18"/>
          <w:szCs w:val="18"/>
        </w:rPr>
        <w:t>The Logic App pauses for an approval over Teams or email, captures the decision with the approver's identity, and resumes. Timeouts and escalation keep the process from stalling.</w:t>
      </w:r>
    </w:p>
    <w:p w14:paraId="7DBA4966" w14:textId="77777777" w:rsidR="00C56193" w:rsidRPr="000D75C5" w:rsidRDefault="00C56193" w:rsidP="00C56193">
      <w:pPr>
        <w:spacing w:after="120"/>
        <w:jc w:val="center"/>
        <w:rPr>
          <w:rFonts w:ascii="Aptos" w:hAnsi="Aptos"/>
          <w:sz w:val="18"/>
          <w:szCs w:val="18"/>
        </w:rPr>
      </w:pPr>
      <w:r w:rsidRPr="000D75C5">
        <w:rPr>
          <w:rFonts w:ascii="Aptos" w:hAnsi="Aptos"/>
          <w:i/>
          <w:iCs/>
          <w:color w:val="5A6470"/>
          <w:sz w:val="18"/>
          <w:szCs w:val="18"/>
        </w:rPr>
        <w:t>Azure components</w:t>
      </w:r>
    </w:p>
    <w:p w14:paraId="6E9ED526" w14:textId="77777777" w:rsidR="00C56193" w:rsidRDefault="00C56193" w:rsidP="00C56193">
      <w:pPr>
        <w:spacing w:before="90" w:after="130"/>
        <w:jc w:val="center"/>
      </w:pPr>
      <w:r>
        <w:rPr>
          <w:noProof/>
        </w:rPr>
        <w:drawing>
          <wp:inline distT="0" distB="0" distL="0" distR="0" wp14:anchorId="5F3711F8" wp14:editId="5EB931FB">
            <wp:extent cx="4457700" cy="1123950"/>
            <wp:effectExtent l="19050" t="19050" r="19050" b="19050"/>
            <wp:docPr id="390692049" name="Picture 390692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4457700" cy="1123950"/>
                    </a:xfrm>
                    <a:prstGeom prst="rect">
                      <a:avLst/>
                    </a:prstGeom>
                    <a:noFill/>
                    <a:ln w="9525">
                      <a:solidFill>
                        <a:srgbClr val="AEB8C6"/>
                      </a:solidFill>
                    </a:ln>
                  </pic:spPr>
                </pic:pic>
              </a:graphicData>
            </a:graphic>
          </wp:inline>
        </w:drawing>
      </w:r>
    </w:p>
    <w:p w14:paraId="5E6416C0"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Use it when. </w:t>
      </w:r>
      <w:r w:rsidRPr="000D75C5">
        <w:rPr>
          <w:rFonts w:ascii="Aptos" w:hAnsi="Aptos"/>
          <w:sz w:val="18"/>
          <w:szCs w:val="18"/>
        </w:rPr>
        <w:t>A process needs human sign-off and an audit trail.</w:t>
      </w:r>
    </w:p>
    <w:p w14:paraId="40C9BF02"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Avoid it when. </w:t>
      </w:r>
      <w:r w:rsidRPr="000D75C5">
        <w:rPr>
          <w:rFonts w:ascii="Aptos" w:hAnsi="Aptos"/>
          <w:sz w:val="18"/>
          <w:szCs w:val="18"/>
        </w:rPr>
        <w:t>The decision can be made by rules, keep it straight-through.</w:t>
      </w:r>
    </w:p>
    <w:p w14:paraId="16B181DA"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Risks and considerations. </w:t>
      </w:r>
      <w:r w:rsidRPr="000D75C5">
        <w:rPr>
          <w:rFonts w:ascii="Aptos" w:hAnsi="Aptos"/>
          <w:sz w:val="18"/>
          <w:szCs w:val="18"/>
        </w:rPr>
        <w:t>Un-answered approvals stall processes, so always set timeouts, reminders and an escalation path. Authenticate approvers through Entra and record the decision for audit.</w:t>
      </w:r>
    </w:p>
    <w:p w14:paraId="32CF3EAB"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Security boundary. </w:t>
      </w:r>
      <w:r w:rsidRPr="000D75C5">
        <w:rPr>
          <w:rFonts w:ascii="Aptos" w:hAnsi="Aptos"/>
          <w:sz w:val="18"/>
          <w:szCs w:val="18"/>
        </w:rPr>
        <w:t>the Logic App in a spoke; approvals run over Teams or Outlook, which are Entra-authenticated Microsoft 365 services, not arbitrary internet endpoints. Within Azure: managed identity, TLS, and an audit of the decision and the approver's identity. Outside Azure: approver interaction is over Entra-authenticated Microsoft 365 there is no bespoke internet exposure.</w:t>
      </w:r>
    </w:p>
    <w:p w14:paraId="53A401FB"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Common pitfall. </w:t>
      </w:r>
      <w:r w:rsidRPr="000D75C5">
        <w:rPr>
          <w:rFonts w:ascii="Aptos" w:hAnsi="Aptos"/>
          <w:sz w:val="18"/>
          <w:szCs w:val="18"/>
        </w:rPr>
        <w:t>Approvals handled over untracked email outside the platform, no timeout or escalation.</w:t>
      </w:r>
    </w:p>
    <w:p w14:paraId="55ECEE8C"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In practice. </w:t>
      </w:r>
      <w:r w:rsidRPr="000D75C5">
        <w:rPr>
          <w:rFonts w:ascii="Aptos" w:hAnsi="Aptos"/>
          <w:sz w:val="18"/>
          <w:szCs w:val="18"/>
        </w:rPr>
        <w:t>A referral waits for underwriter sign-off before the workflow proceeds to bind.</w:t>
      </w:r>
    </w:p>
    <w:p w14:paraId="7D884E11" w14:textId="77777777" w:rsidR="00C56193" w:rsidRDefault="00C56193" w:rsidP="00C56193">
      <w:pPr>
        <w:spacing w:after="150"/>
      </w:pPr>
    </w:p>
    <w:p w14:paraId="7127E0E0" w14:textId="77777777" w:rsidR="00C56193" w:rsidRPr="00C97173" w:rsidRDefault="00C56193" w:rsidP="00C56193">
      <w:pPr>
        <w:pStyle w:val="Heading2"/>
        <w:rPr>
          <w:rFonts w:ascii="Calibri heading" w:hAnsi="Calibri heading"/>
          <w:b/>
          <w:bCs/>
          <w:color w:val="2E5496"/>
          <w:sz w:val="28"/>
          <w:lang w:val="en-US" w:eastAsia="en-US"/>
        </w:rPr>
      </w:pPr>
      <w:bookmarkStart w:id="142" w:name="_Toc239852319"/>
      <w:r w:rsidRPr="00C97173">
        <w:rPr>
          <w:rFonts w:ascii="Calibri heading" w:hAnsi="Calibri heading"/>
          <w:b/>
          <w:bCs/>
          <w:color w:val="2E5496"/>
          <w:sz w:val="28"/>
          <w:lang w:val="en-US" w:eastAsia="en-US"/>
        </w:rPr>
        <w:t>7.7 File Patterns</w:t>
      </w:r>
      <w:bookmarkEnd w:id="142"/>
    </w:p>
    <w:p w14:paraId="21EAF793" w14:textId="77777777" w:rsidR="00C56193" w:rsidRPr="005F0377" w:rsidRDefault="00C56193" w:rsidP="00C56193">
      <w:pPr>
        <w:pStyle w:val="Heading3"/>
        <w:rPr>
          <w:rFonts w:ascii="Calibri heading" w:eastAsiaTheme="majorEastAsia" w:hAnsi="Calibri heading" w:cstheme="majorBidi"/>
          <w:color w:val="2E5496"/>
          <w:lang w:val="en-US" w:eastAsia="en-US"/>
        </w:rPr>
      </w:pPr>
      <w:bookmarkStart w:id="143" w:name="_Toc239852320"/>
      <w:r w:rsidRPr="005F0377">
        <w:rPr>
          <w:rFonts w:ascii="Calibri heading" w:eastAsiaTheme="majorEastAsia" w:hAnsi="Calibri heading" w:cstheme="majorBidi"/>
          <w:color w:val="2E5496"/>
          <w:lang w:val="en-US" w:eastAsia="en-US"/>
        </w:rPr>
        <w:t>7.7.</w:t>
      </w:r>
      <w:commentRangeStart w:id="144"/>
      <w:commentRangeStart w:id="145"/>
      <w:r w:rsidRPr="005F0377">
        <w:rPr>
          <w:rFonts w:ascii="Calibri heading" w:eastAsiaTheme="majorEastAsia" w:hAnsi="Calibri heading" w:cstheme="majorBidi"/>
          <w:color w:val="2E5496"/>
          <w:lang w:val="en-US" w:eastAsia="en-US"/>
        </w:rPr>
        <w:t>1  Event-driven file ingestion  (SFINT19)</w:t>
      </w:r>
      <w:bookmarkEnd w:id="143"/>
      <w:commentRangeEnd w:id="144"/>
      <w:r w:rsidRPr="005F0377">
        <w:rPr>
          <w:rStyle w:val="CommentReference"/>
          <w:rFonts w:ascii="Calibri heading" w:eastAsiaTheme="majorEastAsia" w:hAnsi="Calibri heading" w:cstheme="majorBidi"/>
          <w:color w:val="2E5496"/>
          <w:sz w:val="22"/>
          <w:szCs w:val="22"/>
          <w:lang w:val="en-US" w:eastAsia="en-US"/>
        </w:rPr>
        <w:commentReference w:id="144"/>
      </w:r>
      <w:commentRangeEnd w:id="145"/>
      <w:r w:rsidR="00E95995" w:rsidRPr="005F0377">
        <w:rPr>
          <w:rStyle w:val="CommentReference"/>
          <w:rFonts w:ascii="Calibri heading" w:eastAsiaTheme="majorEastAsia" w:hAnsi="Calibri heading" w:cstheme="majorBidi"/>
          <w:color w:val="2E5496"/>
          <w:sz w:val="22"/>
          <w:szCs w:val="22"/>
          <w:lang w:val="en-US" w:eastAsia="en-US"/>
        </w:rPr>
        <w:commentReference w:id="145"/>
      </w:r>
    </w:p>
    <w:p w14:paraId="4E28822A" w14:textId="77777777" w:rsidR="00C56193" w:rsidRPr="000D75C5" w:rsidRDefault="00C56193" w:rsidP="00C56193">
      <w:pPr>
        <w:spacing w:before="10" w:after="90"/>
        <w:rPr>
          <w:rFonts w:ascii="Aptos" w:hAnsi="Aptos"/>
          <w:sz w:val="18"/>
          <w:szCs w:val="18"/>
        </w:rPr>
      </w:pPr>
      <w:r w:rsidRPr="000D75C5">
        <w:rPr>
          <w:rFonts w:ascii="Aptos" w:hAnsi="Aptos"/>
          <w:i/>
          <w:iCs/>
          <w:color w:val="5A6470"/>
          <w:sz w:val="18"/>
          <w:szCs w:val="18"/>
        </w:rPr>
        <w:t>A partner or system drops a file; pick it up on arrival, validate and parse it, and turn its contents into messages the platform can process.</w:t>
      </w:r>
    </w:p>
    <w:p w14:paraId="03167534" w14:textId="77777777" w:rsidR="00C56193" w:rsidRDefault="00C56193" w:rsidP="00C56193">
      <w:pPr>
        <w:spacing w:before="90" w:after="130"/>
        <w:jc w:val="center"/>
      </w:pPr>
      <w:r w:rsidRPr="002B2448">
        <w:rPr>
          <w:noProof/>
        </w:rPr>
        <w:drawing>
          <wp:inline distT="0" distB="0" distL="0" distR="0" wp14:anchorId="01BF50B1" wp14:editId="238735FF">
            <wp:extent cx="5900216" cy="1048044"/>
            <wp:effectExtent l="19050" t="19050" r="24765" b="19050"/>
            <wp:docPr id="40154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49454" name=""/>
                    <pic:cNvPicPr/>
                  </pic:nvPicPr>
                  <pic:blipFill>
                    <a:blip r:embed="rId71"/>
                    <a:stretch>
                      <a:fillRect/>
                    </a:stretch>
                  </pic:blipFill>
                  <pic:spPr>
                    <a:xfrm>
                      <a:off x="0" y="0"/>
                      <a:ext cx="5926914" cy="1052786"/>
                    </a:xfrm>
                    <a:prstGeom prst="rect">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solidFill>
                        <a:schemeClr val="accent1"/>
                      </a:solidFill>
                    </a:ln>
                  </pic:spPr>
                </pic:pic>
              </a:graphicData>
            </a:graphic>
          </wp:inline>
        </w:drawing>
      </w:r>
    </w:p>
    <w:p w14:paraId="0F9B0D9B"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Problem. </w:t>
      </w:r>
      <w:r w:rsidRPr="000D75C5">
        <w:rPr>
          <w:rFonts w:ascii="Aptos" w:hAnsi="Aptos"/>
          <w:sz w:val="18"/>
          <w:szCs w:val="18"/>
        </w:rPr>
        <w:t>Two systems must exchange data but one can only produce files, a broker's daily SFTP drop, a legacy nightly extract. The tactical habit is to poll a folder on a timer and process the whole file in one lump, which trades latency for load, hammers storage, and leaves the file layout as a brittle point-to-point contract.</w:t>
      </w:r>
    </w:p>
    <w:p w14:paraId="4A65B240"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Solution. </w:t>
      </w:r>
      <w:r w:rsidRPr="000D75C5">
        <w:rPr>
          <w:rFonts w:ascii="Aptos" w:hAnsi="Aptos"/>
          <w:sz w:val="18"/>
          <w:szCs w:val="18"/>
        </w:rPr>
        <w:t xml:space="preserve">Land the file in Blob (an SFTP endpoint can be backed by Blob) using Logic App or Azure Function and react to its arrival with an Event Grid blob-created event, event-driven, not polled. A Logic App orchestrates the handling: a Function validates and parses the file, and each record is emitted onto Service Bus so downstream </w:t>
      </w:r>
      <w:r w:rsidRPr="000D75C5">
        <w:rPr>
          <w:rFonts w:ascii="Aptos" w:hAnsi="Aptos"/>
          <w:sz w:val="18"/>
          <w:szCs w:val="18"/>
        </w:rPr>
        <w:lastRenderedPageBreak/>
        <w:t>processing uses the platform's ordinary messaging patterns. The file becomes a transport; the records become the integration.</w:t>
      </w:r>
    </w:p>
    <w:p w14:paraId="3A7421E8" w14:textId="77777777" w:rsidR="00C56193" w:rsidRDefault="00C56193" w:rsidP="00C56193">
      <w:pPr>
        <w:spacing w:after="120"/>
        <w:jc w:val="center"/>
      </w:pPr>
      <w:r>
        <w:rPr>
          <w:i/>
          <w:iCs/>
          <w:color w:val="5A6470"/>
          <w:sz w:val="17"/>
          <w:szCs w:val="17"/>
        </w:rPr>
        <w:t>Azure components</w:t>
      </w:r>
    </w:p>
    <w:p w14:paraId="1445A743" w14:textId="77777777" w:rsidR="00C56193" w:rsidRDefault="00C56193" w:rsidP="00C56193">
      <w:pPr>
        <w:spacing w:before="90" w:after="130"/>
        <w:jc w:val="center"/>
      </w:pPr>
      <w:r>
        <w:rPr>
          <w:noProof/>
        </w:rPr>
        <w:drawing>
          <wp:inline distT="0" distB="0" distL="0" distR="0" wp14:anchorId="152F4B1D" wp14:editId="526148FD">
            <wp:extent cx="4953000" cy="762000"/>
            <wp:effectExtent l="19050" t="19050" r="19050" b="19050"/>
            <wp:docPr id="1670929825" name="Picture 1670929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4953000" cy="762000"/>
                    </a:xfrm>
                    <a:prstGeom prst="rect">
                      <a:avLst/>
                    </a:prstGeom>
                    <a:noFill/>
                    <a:ln w="9525">
                      <a:solidFill>
                        <a:srgbClr val="AEB8C6"/>
                      </a:solidFill>
                    </a:ln>
                  </pic:spPr>
                </pic:pic>
              </a:graphicData>
            </a:graphic>
          </wp:inline>
        </w:drawing>
      </w:r>
    </w:p>
    <w:p w14:paraId="4F2E70FB"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Use it when. </w:t>
      </w:r>
      <w:r w:rsidRPr="000D75C5">
        <w:rPr>
          <w:rFonts w:ascii="Aptos" w:hAnsi="Aptos"/>
          <w:sz w:val="18"/>
          <w:szCs w:val="18"/>
        </w:rPr>
        <w:t>A source can only deliver operational data as files (partner SFTP, legacy extract, scheduled drop) and the contents are records to process.</w:t>
      </w:r>
    </w:p>
    <w:p w14:paraId="43B13D80"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Avoid it when. </w:t>
      </w:r>
      <w:r w:rsidRPr="000D75C5">
        <w:rPr>
          <w:rFonts w:ascii="Aptos" w:hAnsi="Aptos"/>
          <w:sz w:val="18"/>
          <w:szCs w:val="18"/>
        </w:rPr>
        <w:t xml:space="preserve">The systems can expose an API or emit events directly, prefer that or the file is a large bulk/analytical dataset, which is a data-platform concern </w:t>
      </w:r>
    </w:p>
    <w:p w14:paraId="01913C0F" w14:textId="77777777" w:rsidR="00C56193" w:rsidRPr="000D75C5" w:rsidRDefault="00C56193" w:rsidP="00C56193">
      <w:pPr>
        <w:spacing w:before="40" w:after="110" w:line="278" w:lineRule="auto"/>
        <w:ind w:left="360"/>
        <w:rPr>
          <w:ins w:id="146" w:author="Puneet Kumar" w:date="2026-09-05T23:14:00Z" w16du:dateUtc="2026-09-05T22:14:00Z"/>
          <w:rFonts w:ascii="Aptos" w:hAnsi="Aptos"/>
          <w:sz w:val="18"/>
          <w:szCs w:val="18"/>
        </w:rPr>
      </w:pPr>
      <w:r w:rsidRPr="000D75C5">
        <w:rPr>
          <w:rFonts w:ascii="Aptos" w:hAnsi="Aptos"/>
          <w:b/>
          <w:bCs/>
          <w:color w:val="1F3864"/>
          <w:sz w:val="18"/>
          <w:szCs w:val="18"/>
        </w:rPr>
        <w:t>Risks and considerations.</w:t>
      </w:r>
      <w:r w:rsidRPr="000D75C5">
        <w:rPr>
          <w:rFonts w:ascii="Aptos" w:hAnsi="Aptos"/>
          <w:b/>
          <w:color w:val="1F3864"/>
          <w:sz w:val="18"/>
          <w:szCs w:val="18"/>
        </w:rPr>
        <w:t xml:space="preserve"> </w:t>
      </w:r>
      <w:r w:rsidRPr="000D75C5">
        <w:rPr>
          <w:rFonts w:ascii="Aptos" w:hAnsi="Aptos"/>
          <w:sz w:val="18"/>
          <w:szCs w:val="18"/>
        </w:rPr>
        <w:t>Handle partial files with a completion marker or a write-then-rename so you never read a half-written file. Validate up front and move bad files to an error/quarantine container rather than half-processing them, the file equivalent of a dead-letter queue. Make ingestion idempotent and dedupe on filename plus content hash, because partners resend. Large files follow claim-check semantics (SFINT8) and pass the reference. Secure the transport: SFTP over a Private Endpoint with no anonymous access, a managed identity to Blob, encryption in transit and at rest, and PII handling for the contents.</w:t>
      </w:r>
    </w:p>
    <w:p w14:paraId="3BB9B5C9"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File validation and safety. </w:t>
      </w:r>
      <w:r w:rsidRPr="000D75C5">
        <w:rPr>
          <w:rFonts w:ascii="Aptos" w:hAnsi="Aptos"/>
          <w:sz w:val="18"/>
          <w:szCs w:val="18"/>
        </w:rPr>
        <w:t>A received file is validated and scanned at the boundary before anything downstream sees it. Completeness is proven by recomputing an agreed checksum or manifest, and provenance by a signed checksum or an authenticated channel such as mutual TLS or SFTP with key authentication, since a bare hash proves only that a file matches itself. The payload is then schema-validated, its control totals reconciled, and duplicates rejected by manifest identity. Separately, every file is scanned for malware and active content, quarantined on failure and never passed on unscanned, because a malicious file can carry a valid hash. The scanning capability is an organisation control the framework inherits, as set out in Section 12. The pattern owns only the guarantee that both happen at the boundary before the file is translated or processed.</w:t>
      </w:r>
    </w:p>
    <w:p w14:paraId="5E7FAB8C"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Security boundary. </w:t>
      </w:r>
      <w:r w:rsidRPr="000D75C5">
        <w:rPr>
          <w:rFonts w:ascii="Aptos" w:hAnsi="Aptos"/>
          <w:sz w:val="18"/>
          <w:szCs w:val="18"/>
        </w:rPr>
        <w:t>the Blob landing (firewalled, public access disabled), Event Grid, the Logic App/Function and Service Bus all sit in spokes; a partner SFTP is the external boundary. Within Azure: Blob over a Private Endpoint with managed-identity RBAC (no account keys, no public SAS), Event Grid and the Function private, TLS. Outside Azure: the SFTP endpoint is fronted through the edge or reached over private connectivity, requires SFTP-over-SSH with key or certificate auth and no anonymous access, is IP allow-listed, and files are encrypted in transit and at rest, a registered exception where it is internet-facing.</w:t>
      </w:r>
    </w:p>
    <w:p w14:paraId="62E502C2"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Common pitfall. </w:t>
      </w:r>
      <w:r w:rsidRPr="000D75C5">
        <w:rPr>
          <w:rFonts w:ascii="Aptos" w:hAnsi="Aptos"/>
          <w:sz w:val="18"/>
          <w:szCs w:val="18"/>
        </w:rPr>
        <w:t>Processing the whole file as one monolithic blob with no per-record error handling, treating the file layout as a permanent contract instead of decomposing to messages.</w:t>
      </w:r>
    </w:p>
    <w:p w14:paraId="06A7B1B5" w14:textId="7634B038"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In practice. </w:t>
      </w:r>
      <w:r w:rsidRPr="000D75C5">
        <w:rPr>
          <w:rFonts w:ascii="Aptos" w:hAnsi="Aptos"/>
          <w:sz w:val="18"/>
          <w:szCs w:val="18"/>
        </w:rPr>
        <w:t>A broker SFTPs a daily submissions file</w:t>
      </w:r>
      <w:r w:rsidR="000D75C5">
        <w:rPr>
          <w:rFonts w:ascii="Aptos" w:hAnsi="Aptos"/>
          <w:sz w:val="18"/>
          <w:szCs w:val="18"/>
        </w:rPr>
        <w:t>,</w:t>
      </w:r>
      <w:r w:rsidRPr="000D75C5">
        <w:rPr>
          <w:rFonts w:ascii="Aptos" w:hAnsi="Aptos"/>
          <w:sz w:val="18"/>
          <w:szCs w:val="18"/>
        </w:rPr>
        <w:t>arrival triggers a Logic App that validates and parses it, emitting each submission as a Service Bus message into the policy admin flow.</w:t>
      </w:r>
    </w:p>
    <w:p w14:paraId="6A592F70" w14:textId="77777777" w:rsidR="00C56193" w:rsidRDefault="00C56193" w:rsidP="00C56193">
      <w:pPr>
        <w:spacing w:after="150"/>
      </w:pPr>
    </w:p>
    <w:p w14:paraId="7A7DCED9" w14:textId="77777777" w:rsidR="00C56193" w:rsidRPr="005F0377" w:rsidRDefault="00C56193" w:rsidP="00C56193">
      <w:pPr>
        <w:pStyle w:val="Heading3"/>
        <w:rPr>
          <w:rFonts w:ascii="Calibri heading" w:eastAsiaTheme="majorEastAsia" w:hAnsi="Calibri heading" w:cstheme="majorBidi"/>
          <w:color w:val="2E5496"/>
          <w:lang w:val="en-US" w:eastAsia="en-US"/>
        </w:rPr>
      </w:pPr>
      <w:bookmarkStart w:id="147" w:name="_Toc239852321"/>
      <w:r w:rsidRPr="005F0377">
        <w:rPr>
          <w:rFonts w:ascii="Calibri heading" w:eastAsiaTheme="majorEastAsia" w:hAnsi="Calibri heading" w:cstheme="majorBidi"/>
          <w:color w:val="2E5496"/>
          <w:lang w:val="en-US" w:eastAsia="en-US"/>
        </w:rPr>
        <w:t>7.7.2  File generation and delivery  (SFINT20)</w:t>
      </w:r>
      <w:bookmarkEnd w:id="147"/>
    </w:p>
    <w:p w14:paraId="47756201" w14:textId="77777777" w:rsidR="00C56193" w:rsidRPr="000D75C5" w:rsidRDefault="00C56193" w:rsidP="00C56193">
      <w:pPr>
        <w:spacing w:before="10" w:after="90"/>
        <w:rPr>
          <w:rFonts w:ascii="Aptos" w:hAnsi="Aptos"/>
          <w:sz w:val="18"/>
          <w:szCs w:val="18"/>
        </w:rPr>
      </w:pPr>
      <w:r w:rsidRPr="000D75C5">
        <w:rPr>
          <w:rFonts w:ascii="Aptos" w:hAnsi="Aptos"/>
          <w:i/>
          <w:iCs/>
          <w:color w:val="5A6470"/>
          <w:sz w:val="18"/>
          <w:szCs w:val="18"/>
        </w:rPr>
        <w:t>The platform produces a file from records or events and delivers it to a partner or system that can only consume files.</w:t>
      </w:r>
    </w:p>
    <w:p w14:paraId="7D3D8DE9" w14:textId="77777777" w:rsidR="00C56193" w:rsidRDefault="00C56193" w:rsidP="00C56193">
      <w:pPr>
        <w:spacing w:before="90" w:after="130"/>
        <w:jc w:val="center"/>
      </w:pPr>
      <w:r>
        <w:rPr>
          <w:noProof/>
        </w:rPr>
        <w:drawing>
          <wp:inline distT="0" distB="0" distL="0" distR="0" wp14:anchorId="7939E740" wp14:editId="3D697E2F">
            <wp:extent cx="5191125" cy="581025"/>
            <wp:effectExtent l="19050" t="19050" r="19050" b="19050"/>
            <wp:docPr id="992467691" name="Picture 992467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5191125" cy="581025"/>
                    </a:xfrm>
                    <a:prstGeom prst="rect">
                      <a:avLst/>
                    </a:prstGeom>
                    <a:noFill/>
                    <a:ln w="9525">
                      <a:solidFill>
                        <a:srgbClr val="AEB8C6"/>
                      </a:solidFill>
                    </a:ln>
                  </pic:spPr>
                </pic:pic>
              </a:graphicData>
            </a:graphic>
          </wp:inline>
        </w:drawing>
      </w:r>
    </w:p>
    <w:p w14:paraId="3D7A23C6"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Problem. </w:t>
      </w:r>
      <w:r w:rsidRPr="000D75C5">
        <w:rPr>
          <w:rFonts w:ascii="Aptos" w:hAnsi="Aptos"/>
          <w:sz w:val="18"/>
          <w:szCs w:val="18"/>
        </w:rPr>
        <w:t>A downstream party, a partner, a legacy system, a regulator, needs data as a file, on a schedule or on an event, but we hold it as records and events.</w:t>
      </w:r>
    </w:p>
    <w:p w14:paraId="11BB2DC9"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Solution. </w:t>
      </w:r>
      <w:r w:rsidRPr="000D75C5">
        <w:rPr>
          <w:rFonts w:ascii="Aptos" w:hAnsi="Aptos"/>
          <w:sz w:val="18"/>
          <w:szCs w:val="18"/>
        </w:rPr>
        <w:t xml:space="preserve">A Logic App collects the data (from events, a query, or accumulated messages), a Function renders it into the required file format, and the file is written to Blob and delivered, pushed to the partner's SFTP or staged </w:t>
      </w:r>
      <w:r w:rsidRPr="000D75C5">
        <w:rPr>
          <w:rFonts w:ascii="Aptos" w:hAnsi="Aptos"/>
          <w:sz w:val="18"/>
          <w:szCs w:val="18"/>
        </w:rPr>
        <w:lastRenderedPageBreak/>
        <w:t>for collection, with a completion event so downstream teams know it went. Delivery status is tracked and retried.</w:t>
      </w:r>
    </w:p>
    <w:p w14:paraId="54D83D1A" w14:textId="77777777" w:rsidR="00C56193" w:rsidRDefault="00C56193" w:rsidP="00C56193">
      <w:pPr>
        <w:spacing w:after="120"/>
        <w:jc w:val="center"/>
      </w:pPr>
      <w:r>
        <w:rPr>
          <w:i/>
          <w:iCs/>
          <w:color w:val="5A6470"/>
          <w:sz w:val="17"/>
          <w:szCs w:val="17"/>
        </w:rPr>
        <w:t>Azure components</w:t>
      </w:r>
    </w:p>
    <w:p w14:paraId="06ACFA6C" w14:textId="77777777" w:rsidR="00C56193" w:rsidRDefault="00C56193" w:rsidP="00C56193">
      <w:pPr>
        <w:spacing w:before="90" w:after="130"/>
        <w:jc w:val="center"/>
      </w:pPr>
      <w:r>
        <w:rPr>
          <w:noProof/>
        </w:rPr>
        <w:drawing>
          <wp:inline distT="0" distB="0" distL="0" distR="0" wp14:anchorId="131A9556" wp14:editId="7DDFC9EC">
            <wp:extent cx="4953000" cy="762000"/>
            <wp:effectExtent l="19050" t="19050" r="19050" b="19050"/>
            <wp:docPr id="157162255" name="Picture 157162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4953000" cy="762000"/>
                    </a:xfrm>
                    <a:prstGeom prst="rect">
                      <a:avLst/>
                    </a:prstGeom>
                    <a:noFill/>
                    <a:ln w="9525">
                      <a:solidFill>
                        <a:srgbClr val="AEB8C6"/>
                      </a:solidFill>
                    </a:ln>
                  </pic:spPr>
                </pic:pic>
              </a:graphicData>
            </a:graphic>
          </wp:inline>
        </w:drawing>
      </w:r>
    </w:p>
    <w:p w14:paraId="350FAAE5"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Use it when. </w:t>
      </w:r>
      <w:r w:rsidRPr="000D75C5">
        <w:rPr>
          <w:rFonts w:ascii="Aptos" w:hAnsi="Aptos"/>
          <w:sz w:val="18"/>
          <w:szCs w:val="18"/>
        </w:rPr>
        <w:t>A consumer can only ingest files, or a scheduled or regulatory extract is required.</w:t>
      </w:r>
    </w:p>
    <w:p w14:paraId="351BECBB"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Avoid it when. </w:t>
      </w:r>
      <w:r w:rsidRPr="000D75C5">
        <w:rPr>
          <w:rFonts w:ascii="Aptos" w:hAnsi="Aptos"/>
          <w:sz w:val="18"/>
          <w:szCs w:val="18"/>
        </w:rPr>
        <w:t>The consumer could call an API or subscribe to events, offer that instead.</w:t>
      </w:r>
    </w:p>
    <w:p w14:paraId="0B559E19"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Risks and considerations. </w:t>
      </w:r>
      <w:r w:rsidRPr="000D75C5">
        <w:rPr>
          <w:rFonts w:ascii="Aptos" w:hAnsi="Aptos"/>
          <w:sz w:val="18"/>
          <w:szCs w:val="18"/>
        </w:rPr>
        <w:t>Delivery guarantees to third parties are weak, so retry with backoff, track delivery status and alert on failure; use idempotent naming so a retry does not duplicate. Hold partner SFTP credentials in Key Vault, and sign or encrypt sensitive files (where required). Write-then-rename so a partner never collects a half-written file and manage retention so generated files do not accumulate cost.</w:t>
      </w:r>
    </w:p>
    <w:p w14:paraId="6E9EE897"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Security boundary. </w:t>
      </w:r>
      <w:del w:id="148" w:author="Puneet Kumar - Chaucer" w:date="2026-09-08T21:23:00Z" w16du:dateUtc="2026-09-08T20:23:00Z">
        <w:r w:rsidRPr="000D75C5" w:rsidDel="00310E34">
          <w:rPr>
            <w:rFonts w:ascii="Aptos" w:hAnsi="Aptos"/>
            <w:sz w:val="18"/>
            <w:szCs w:val="18"/>
          </w:rPr>
          <w:delText xml:space="preserve">: </w:delText>
        </w:r>
      </w:del>
      <w:r w:rsidRPr="000D75C5">
        <w:rPr>
          <w:rFonts w:ascii="Aptos" w:hAnsi="Aptos"/>
          <w:sz w:val="18"/>
          <w:szCs w:val="18"/>
        </w:rPr>
        <w:t>the Logic App, Function and Blob/SFTP staging sit in spokes; delivery to the partner is the external boundary. Within Azure: managed identity to Blob (no keys), partner SFTP credentials held in Key Vault and referenced, TLS. Outside Azure: SFTP-over-SSH with key auth to an allow-listed partner host, sensitive files signed or encrypted, and egress over the controlled path rather than default routing.</w:t>
      </w:r>
    </w:p>
    <w:p w14:paraId="614DDBF2"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Common pitfall. </w:t>
      </w:r>
      <w:r w:rsidRPr="000D75C5">
        <w:rPr>
          <w:rFonts w:ascii="Aptos" w:hAnsi="Aptos"/>
          <w:sz w:val="18"/>
          <w:szCs w:val="18"/>
        </w:rPr>
        <w:t>Hand-rolled scheduled scripts running outside the platform with credentials in config with no delivery confirmation or retry.</w:t>
      </w:r>
    </w:p>
    <w:p w14:paraId="02FBACC2"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In practice. </w:t>
      </w:r>
      <w:r w:rsidRPr="000D75C5">
        <w:rPr>
          <w:rFonts w:ascii="Aptos" w:hAnsi="Aptos"/>
          <w:sz w:val="18"/>
          <w:szCs w:val="18"/>
        </w:rPr>
        <w:t>A nightly settlement extract is generated and pushed to the partner's SFTP, with a completion event notifying the finance team.</w:t>
      </w:r>
    </w:p>
    <w:p w14:paraId="0C1F39CA" w14:textId="77777777" w:rsidR="00C56193" w:rsidRDefault="00C56193" w:rsidP="00C56193">
      <w:pPr>
        <w:spacing w:after="150"/>
      </w:pPr>
    </w:p>
    <w:p w14:paraId="24F8AD6A" w14:textId="37FA7F51" w:rsidR="00C56193" w:rsidRPr="00C97173" w:rsidRDefault="00C56193" w:rsidP="00C56193">
      <w:pPr>
        <w:pStyle w:val="Heading2"/>
        <w:rPr>
          <w:rFonts w:ascii="Calibri heading" w:hAnsi="Calibri heading"/>
          <w:b/>
          <w:bCs/>
          <w:color w:val="2E5496"/>
          <w:sz w:val="28"/>
          <w:lang w:val="en-US" w:eastAsia="en-US"/>
        </w:rPr>
      </w:pPr>
      <w:bookmarkStart w:id="149" w:name="_Toc239852322"/>
      <w:r w:rsidRPr="00C97173">
        <w:rPr>
          <w:rFonts w:ascii="Calibri heading" w:hAnsi="Calibri heading"/>
          <w:b/>
          <w:bCs/>
          <w:color w:val="2E5496"/>
          <w:sz w:val="28"/>
          <w:lang w:val="en-US" w:eastAsia="en-US"/>
        </w:rPr>
        <w:t>7</w:t>
      </w:r>
      <w:commentRangeStart w:id="150"/>
      <w:r w:rsidRPr="00C97173">
        <w:rPr>
          <w:rFonts w:ascii="Calibri heading" w:hAnsi="Calibri heading"/>
          <w:b/>
          <w:bCs/>
          <w:color w:val="2E5496"/>
          <w:sz w:val="28"/>
          <w:lang w:val="en-US" w:eastAsia="en-US"/>
        </w:rPr>
        <w:t>.</w:t>
      </w:r>
      <w:r w:rsidR="00C97173">
        <w:rPr>
          <w:rFonts w:ascii="Calibri heading" w:hAnsi="Calibri heading"/>
          <w:b/>
          <w:bCs/>
          <w:color w:val="2E5496"/>
          <w:sz w:val="28"/>
          <w:lang w:val="en-US" w:eastAsia="en-US"/>
        </w:rPr>
        <w:t xml:space="preserve">8 </w:t>
      </w:r>
      <w:r w:rsidR="00C97173" w:rsidRPr="00C97173">
        <w:rPr>
          <w:rFonts w:ascii="Calibri heading" w:hAnsi="Calibri heading"/>
          <w:b/>
          <w:bCs/>
          <w:color w:val="2E5496"/>
          <w:sz w:val="28"/>
          <w:lang w:val="en-US" w:eastAsia="en-US"/>
        </w:rPr>
        <w:t>Transformation and Routing Patterns</w:t>
      </w:r>
      <w:bookmarkEnd w:id="149"/>
      <w:r w:rsidR="00C97173" w:rsidRPr="00C97173">
        <w:rPr>
          <w:rFonts w:ascii="Calibri heading" w:hAnsi="Calibri heading"/>
          <w:b/>
          <w:bCs/>
          <w:color w:val="2E5496"/>
          <w:sz w:val="28"/>
          <w:lang w:val="en-US" w:eastAsia="en-US"/>
        </w:rPr>
        <w:t xml:space="preserve"> </w:t>
      </w:r>
      <w:commentRangeEnd w:id="150"/>
      <w:r w:rsidRPr="00C97173">
        <w:rPr>
          <w:rStyle w:val="CommentReference"/>
          <w:rFonts w:ascii="Calibri heading" w:hAnsi="Calibri heading"/>
          <w:b/>
          <w:bCs/>
          <w:color w:val="2E5496"/>
          <w:sz w:val="28"/>
          <w:szCs w:val="26"/>
          <w:lang w:val="en-US" w:eastAsia="en-US"/>
        </w:rPr>
        <w:commentReference w:id="150"/>
      </w:r>
    </w:p>
    <w:p w14:paraId="100F2AFA" w14:textId="22EDCE75" w:rsidR="00C56193" w:rsidRPr="005F0377" w:rsidRDefault="00C56193" w:rsidP="00C56193">
      <w:pPr>
        <w:pStyle w:val="Heading3"/>
        <w:rPr>
          <w:rFonts w:ascii="Calibri heading" w:eastAsiaTheme="majorEastAsia" w:hAnsi="Calibri heading" w:cstheme="majorBidi"/>
          <w:color w:val="2E5496"/>
          <w:lang w:val="en-US" w:eastAsia="en-US"/>
        </w:rPr>
      </w:pPr>
      <w:bookmarkStart w:id="151" w:name="_Toc239852323"/>
      <w:r w:rsidRPr="005F0377">
        <w:rPr>
          <w:rFonts w:ascii="Calibri heading" w:eastAsiaTheme="majorEastAsia" w:hAnsi="Calibri heading" w:cstheme="majorBidi"/>
          <w:color w:val="2E5496"/>
          <w:lang w:val="en-US" w:eastAsia="en-US"/>
        </w:rPr>
        <w:t>7.</w:t>
      </w:r>
      <w:r w:rsidR="000D1E23" w:rsidRPr="005F0377">
        <w:rPr>
          <w:rFonts w:ascii="Calibri heading" w:eastAsiaTheme="majorEastAsia" w:hAnsi="Calibri heading" w:cstheme="majorBidi"/>
          <w:color w:val="2E5496"/>
          <w:lang w:val="en-US" w:eastAsia="en-US"/>
        </w:rPr>
        <w:t>8</w:t>
      </w:r>
      <w:r w:rsidRPr="005F0377">
        <w:rPr>
          <w:rFonts w:ascii="Calibri heading" w:eastAsiaTheme="majorEastAsia" w:hAnsi="Calibri heading" w:cstheme="majorBidi"/>
          <w:color w:val="2E5496"/>
          <w:lang w:val="en-US" w:eastAsia="en-US"/>
        </w:rPr>
        <w:t>.1  Canonical data model and message translator  (SFINT21)</w:t>
      </w:r>
      <w:bookmarkEnd w:id="151"/>
    </w:p>
    <w:p w14:paraId="30F0785C" w14:textId="77777777" w:rsidR="00C56193" w:rsidRPr="000D75C5" w:rsidRDefault="00C56193" w:rsidP="00C56193">
      <w:pPr>
        <w:spacing w:before="10" w:after="90"/>
        <w:rPr>
          <w:rFonts w:ascii="Aptos" w:hAnsi="Aptos"/>
          <w:sz w:val="18"/>
          <w:szCs w:val="18"/>
        </w:rPr>
      </w:pPr>
      <w:r w:rsidRPr="000D75C5">
        <w:rPr>
          <w:rFonts w:ascii="Aptos" w:hAnsi="Aptos"/>
          <w:i/>
          <w:iCs/>
          <w:color w:val="5A6470"/>
          <w:sz w:val="18"/>
          <w:szCs w:val="18"/>
        </w:rPr>
        <w:t>Map every external format to one internal canonical model, so internal systems never bind to a partner's format.</w:t>
      </w:r>
    </w:p>
    <w:p w14:paraId="14463C76" w14:textId="77777777" w:rsidR="00C56193" w:rsidRDefault="00C56193" w:rsidP="00C56193">
      <w:pPr>
        <w:spacing w:before="90" w:after="130"/>
        <w:jc w:val="center"/>
      </w:pPr>
      <w:r>
        <w:rPr>
          <w:noProof/>
        </w:rPr>
        <w:drawing>
          <wp:inline distT="0" distB="0" distL="0" distR="0" wp14:anchorId="0D526018" wp14:editId="2C3D27DA">
            <wp:extent cx="5191125" cy="1847850"/>
            <wp:effectExtent l="19050" t="19050" r="19050" b="19050"/>
            <wp:docPr id="2079667281" name="Picture 2079667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5191125" cy="1847850"/>
                    </a:xfrm>
                    <a:prstGeom prst="rect">
                      <a:avLst/>
                    </a:prstGeom>
                    <a:noFill/>
                    <a:ln w="9525">
                      <a:solidFill>
                        <a:srgbClr val="AEB8C6"/>
                      </a:solidFill>
                    </a:ln>
                  </pic:spPr>
                </pic:pic>
              </a:graphicData>
            </a:graphic>
          </wp:inline>
        </w:drawing>
      </w:r>
    </w:p>
    <w:p w14:paraId="658A48F1"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Problem. </w:t>
      </w:r>
      <w:r w:rsidRPr="000D75C5">
        <w:rPr>
          <w:rFonts w:ascii="Aptos" w:hAnsi="Aptos"/>
          <w:sz w:val="18"/>
          <w:szCs w:val="18"/>
        </w:rPr>
        <w:t>Insurance means integrating with many parties, brokers, cover holders, delegated claims administrators, reinsurers, the bureau, each with its own format and its own version of the truth: EDI, ACORD XML, bordereaux spreadsheets, the Core Data Record. If each internal system integrates directly with each external format, every new partner multiplies the interfaces, and every format change ripples across the estate.</w:t>
      </w:r>
    </w:p>
    <w:p w14:paraId="051D29BC"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Solution. </w:t>
      </w:r>
      <w:r w:rsidRPr="000D75C5">
        <w:rPr>
          <w:rFonts w:ascii="Aptos" w:hAnsi="Aptos"/>
          <w:sz w:val="18"/>
          <w:szCs w:val="18"/>
        </w:rPr>
        <w:t>Define one internal canonical model per business concept, risk, premium, claim, and translate at the edge. A Function maps each inbound external format into the canonical model, and the reverse on the way out. Internal systems and the downstream patterns only ever see the canonical form, so adding a partner means writing one translator rather than touching every consumer. Use the same canonical model contract when publishing to the data platform if possible), so that a single format serves both operational and analytical consumers.</w:t>
      </w:r>
    </w:p>
    <w:p w14:paraId="4AD6BF27" w14:textId="77777777" w:rsidR="00C56193" w:rsidRDefault="00C56193" w:rsidP="00C56193">
      <w:pPr>
        <w:spacing w:after="120"/>
        <w:jc w:val="center"/>
      </w:pPr>
      <w:r>
        <w:rPr>
          <w:i/>
          <w:iCs/>
          <w:color w:val="5A6470"/>
          <w:sz w:val="17"/>
          <w:szCs w:val="17"/>
        </w:rPr>
        <w:lastRenderedPageBreak/>
        <w:t>Azure components</w:t>
      </w:r>
    </w:p>
    <w:p w14:paraId="2B701B4D" w14:textId="77777777" w:rsidR="00C56193" w:rsidRDefault="00C56193" w:rsidP="00C56193">
      <w:pPr>
        <w:spacing w:before="90" w:after="130"/>
        <w:jc w:val="center"/>
      </w:pPr>
      <w:r>
        <w:rPr>
          <w:noProof/>
        </w:rPr>
        <w:drawing>
          <wp:inline distT="0" distB="0" distL="0" distR="0" wp14:anchorId="412E9356" wp14:editId="32D72C79">
            <wp:extent cx="4953000" cy="952500"/>
            <wp:effectExtent l="19050" t="19050" r="19050" b="19050"/>
            <wp:docPr id="1572489648" name="Picture 1572489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06D4348A"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Use it when. </w:t>
      </w:r>
      <w:r w:rsidRPr="000D75C5">
        <w:rPr>
          <w:rFonts w:ascii="Aptos" w:hAnsi="Aptos"/>
          <w:sz w:val="18"/>
          <w:szCs w:val="18"/>
        </w:rPr>
        <w:t>Integration is needed with several external parties or standards for the same business concept</w:t>
      </w:r>
    </w:p>
    <w:p w14:paraId="15F04443"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Avoid it when. </w:t>
      </w:r>
      <w:r w:rsidRPr="000D75C5">
        <w:rPr>
          <w:rFonts w:ascii="Aptos" w:hAnsi="Aptos"/>
          <w:sz w:val="18"/>
          <w:szCs w:val="18"/>
        </w:rPr>
        <w:t>There really is a single, stable format on both sides, a straight protocol mediation (SFINT3) is enough.</w:t>
      </w:r>
    </w:p>
    <w:p w14:paraId="3D7785AC"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Risks and considerations. </w:t>
      </w:r>
      <w:r w:rsidRPr="000D75C5">
        <w:rPr>
          <w:rFonts w:ascii="Aptos" w:hAnsi="Aptos"/>
          <w:sz w:val="18"/>
          <w:szCs w:val="18"/>
        </w:rPr>
        <w:t>The canonical model is a shared asset and a governance responsibility, it needs an owner, versioning and a change process. Keep mappings declarative and tested and treat a field that has no canonical home as a design conversation, not a silent drop. This pattern acts as both a message translator and an anti-corruption layer. Internal models should remain independent of partner- or bureau-specific schemas to avoid unnecessary coupling and future change impacts</w:t>
      </w:r>
    </w:p>
    <w:p w14:paraId="2D4FEE54"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Security boundary. </w:t>
      </w:r>
      <w:r w:rsidRPr="000D75C5">
        <w:rPr>
          <w:rFonts w:ascii="Aptos" w:hAnsi="Aptos"/>
          <w:sz w:val="18"/>
          <w:szCs w:val="18"/>
        </w:rPr>
        <w:t>the translator Function runs in a workload spoke, sitting at the seam between external formats and the internal canonical model. Within Azure: internal distribution over Private Endpoints with managed identity and TLS. Outside Azure: inbound external formats arrive via the relevant boundary pattern, the edge for internet partners, private connectivity for peered ones, and the translator itself is never internet-exposed.</w:t>
      </w:r>
    </w:p>
    <w:p w14:paraId="6E76D3FF"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Common pitfall. </w:t>
      </w:r>
      <w:r w:rsidRPr="000D75C5">
        <w:rPr>
          <w:rFonts w:ascii="Aptos" w:hAnsi="Aptos"/>
          <w:sz w:val="18"/>
          <w:szCs w:val="18"/>
        </w:rPr>
        <w:t>Point-to-point mapping between every internal system and every partner format; letting one broker's or the bureau's schema become the default internal model.</w:t>
      </w:r>
    </w:p>
    <w:p w14:paraId="5FAFC26A"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In practice. </w:t>
      </w:r>
      <w:r w:rsidRPr="000D75C5">
        <w:rPr>
          <w:rFonts w:ascii="Aptos" w:hAnsi="Aptos"/>
          <w:sz w:val="18"/>
          <w:szCs w:val="18"/>
        </w:rPr>
        <w:t>Broker EDI, cover holder bordereaux and bureau messages are each translated into Chaucer's canonical risk, premium and claim model; the policy and claims systems consume only the canonical form.</w:t>
      </w:r>
    </w:p>
    <w:p w14:paraId="74C2422F" w14:textId="77777777" w:rsidR="00C56193" w:rsidRDefault="00C56193" w:rsidP="00C56193">
      <w:pPr>
        <w:spacing w:after="150"/>
      </w:pPr>
    </w:p>
    <w:p w14:paraId="5B71F192" w14:textId="27261D86" w:rsidR="00C56193" w:rsidRPr="005F0377" w:rsidRDefault="00C56193" w:rsidP="00C56193">
      <w:pPr>
        <w:pStyle w:val="Heading3"/>
        <w:rPr>
          <w:rFonts w:ascii="Calibri heading" w:eastAsiaTheme="majorEastAsia" w:hAnsi="Calibri heading" w:cstheme="majorBidi"/>
          <w:color w:val="2E5496"/>
          <w:lang w:val="en-US" w:eastAsia="en-US"/>
        </w:rPr>
      </w:pPr>
      <w:bookmarkStart w:id="152" w:name="_Toc239852324"/>
      <w:r w:rsidRPr="005F0377">
        <w:rPr>
          <w:rFonts w:ascii="Calibri heading" w:eastAsiaTheme="majorEastAsia" w:hAnsi="Calibri heading" w:cstheme="majorBidi"/>
          <w:color w:val="2E5496"/>
          <w:lang w:val="en-US" w:eastAsia="en-US"/>
        </w:rPr>
        <w:t>7.</w:t>
      </w:r>
      <w:r w:rsidR="000D1E23" w:rsidRPr="005F0377">
        <w:rPr>
          <w:rFonts w:ascii="Calibri heading" w:eastAsiaTheme="majorEastAsia" w:hAnsi="Calibri heading" w:cstheme="majorBidi"/>
          <w:color w:val="2E5496"/>
          <w:lang w:val="en-US" w:eastAsia="en-US"/>
        </w:rPr>
        <w:t>8</w:t>
      </w:r>
      <w:r w:rsidRPr="005F0377">
        <w:rPr>
          <w:rFonts w:ascii="Calibri heading" w:eastAsiaTheme="majorEastAsia" w:hAnsi="Calibri heading" w:cstheme="majorBidi"/>
          <w:color w:val="2E5496"/>
          <w:lang w:val="en-US" w:eastAsia="en-US"/>
        </w:rPr>
        <w:t>.2  Content-based routing  (SFINT22)</w:t>
      </w:r>
      <w:bookmarkEnd w:id="152"/>
    </w:p>
    <w:p w14:paraId="3D4D487A" w14:textId="77777777" w:rsidR="00C56193" w:rsidRPr="000D75C5" w:rsidRDefault="00C56193" w:rsidP="00C56193">
      <w:pPr>
        <w:spacing w:before="10" w:after="90"/>
        <w:rPr>
          <w:rFonts w:ascii="Aptos" w:hAnsi="Aptos"/>
          <w:sz w:val="18"/>
          <w:szCs w:val="18"/>
        </w:rPr>
      </w:pPr>
      <w:r w:rsidRPr="000D75C5">
        <w:rPr>
          <w:rFonts w:ascii="Aptos" w:hAnsi="Aptos"/>
          <w:i/>
          <w:iCs/>
          <w:color w:val="5A6470"/>
          <w:sz w:val="18"/>
          <w:szCs w:val="18"/>
        </w:rPr>
        <w:t>Route a message or event to the right destination based on what is in it.</w:t>
      </w:r>
    </w:p>
    <w:p w14:paraId="58E25360" w14:textId="77777777" w:rsidR="00C56193" w:rsidRDefault="00C56193" w:rsidP="00C56193">
      <w:pPr>
        <w:spacing w:before="90" w:after="130"/>
        <w:jc w:val="center"/>
      </w:pPr>
      <w:r>
        <w:rPr>
          <w:noProof/>
        </w:rPr>
        <w:drawing>
          <wp:inline distT="0" distB="0" distL="0" distR="0" wp14:anchorId="03D1FCD2" wp14:editId="29DCB61E">
            <wp:extent cx="5191125" cy="2333625"/>
            <wp:effectExtent l="19050" t="19050" r="19050" b="19050"/>
            <wp:docPr id="1079599981" name="Picture 1079599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5191125" cy="2333625"/>
                    </a:xfrm>
                    <a:prstGeom prst="rect">
                      <a:avLst/>
                    </a:prstGeom>
                    <a:noFill/>
                    <a:ln w="9525">
                      <a:solidFill>
                        <a:srgbClr val="AEB8C6"/>
                      </a:solidFill>
                    </a:ln>
                  </pic:spPr>
                </pic:pic>
              </a:graphicData>
            </a:graphic>
          </wp:inline>
        </w:drawing>
      </w:r>
    </w:p>
    <w:p w14:paraId="7DA568A8"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Problem. </w:t>
      </w:r>
      <w:r w:rsidRPr="000D75C5">
        <w:rPr>
          <w:rFonts w:ascii="Aptos" w:hAnsi="Aptos"/>
          <w:sz w:val="18"/>
          <w:szCs w:val="18"/>
        </w:rPr>
        <w:t>Submissions, bordereaux and claims arrive on a common channel but need to go to different places, by line of business, territory, cover holder or claim type.</w:t>
      </w:r>
    </w:p>
    <w:p w14:paraId="4DACEC9E"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Solution. </w:t>
      </w:r>
      <w:r w:rsidRPr="000D75C5">
        <w:rPr>
          <w:rFonts w:ascii="Aptos" w:hAnsi="Aptos"/>
          <w:sz w:val="18"/>
          <w:szCs w:val="18"/>
        </w:rPr>
        <w:t>Route on content using Service Bus subscription filters or Event Grid routing, or a Function for richer rules, so each message reaches the right handler without the producer knowing the routing map.</w:t>
      </w:r>
    </w:p>
    <w:p w14:paraId="7DFE3F56" w14:textId="77777777" w:rsidR="00C56193" w:rsidRDefault="00C56193" w:rsidP="00C56193">
      <w:pPr>
        <w:spacing w:after="120"/>
        <w:jc w:val="center"/>
      </w:pPr>
      <w:r>
        <w:rPr>
          <w:i/>
          <w:iCs/>
          <w:color w:val="5A6470"/>
          <w:sz w:val="17"/>
          <w:szCs w:val="17"/>
        </w:rPr>
        <w:t>Azure components</w:t>
      </w:r>
    </w:p>
    <w:p w14:paraId="1DD0D38F" w14:textId="77777777" w:rsidR="00C56193" w:rsidRDefault="00C56193" w:rsidP="00C56193">
      <w:pPr>
        <w:spacing w:before="90" w:after="130"/>
        <w:jc w:val="center"/>
      </w:pPr>
      <w:r>
        <w:rPr>
          <w:noProof/>
        </w:rPr>
        <w:lastRenderedPageBreak/>
        <w:drawing>
          <wp:inline distT="0" distB="0" distL="0" distR="0" wp14:anchorId="13436EB9" wp14:editId="1CFB702C">
            <wp:extent cx="4457700" cy="1123950"/>
            <wp:effectExtent l="19050" t="19050" r="19050" b="19050"/>
            <wp:docPr id="137194463" name="Picture 137194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4457700" cy="1123950"/>
                    </a:xfrm>
                    <a:prstGeom prst="rect">
                      <a:avLst/>
                    </a:prstGeom>
                    <a:noFill/>
                    <a:ln w="9525">
                      <a:solidFill>
                        <a:srgbClr val="AEB8C6"/>
                      </a:solidFill>
                    </a:ln>
                  </pic:spPr>
                </pic:pic>
              </a:graphicData>
            </a:graphic>
          </wp:inline>
        </w:drawing>
      </w:r>
    </w:p>
    <w:p w14:paraId="6F50DE9A"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Use it when. </w:t>
      </w:r>
      <w:r w:rsidRPr="000D75C5">
        <w:rPr>
          <w:rFonts w:ascii="Aptos" w:hAnsi="Aptos"/>
          <w:sz w:val="18"/>
          <w:szCs w:val="18"/>
        </w:rPr>
        <w:t>Items on a shared channel need to diverge to different handlers according to their content.</w:t>
      </w:r>
    </w:p>
    <w:p w14:paraId="0C78A8FE"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Avoid it when. </w:t>
      </w:r>
      <w:r w:rsidRPr="000D75C5">
        <w:rPr>
          <w:rFonts w:ascii="Aptos" w:hAnsi="Aptos"/>
          <w:sz w:val="18"/>
          <w:szCs w:val="18"/>
        </w:rPr>
        <w:t>There is only one destination, or the routing depends on external lookups better handled by a short orchestration.</w:t>
      </w:r>
    </w:p>
    <w:p w14:paraId="0BF7D33F"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Risks and considerations. </w:t>
      </w:r>
      <w:r w:rsidRPr="000D75C5">
        <w:rPr>
          <w:rFonts w:ascii="Aptos" w:hAnsi="Aptos"/>
          <w:sz w:val="18"/>
          <w:szCs w:val="18"/>
        </w:rPr>
        <w:t>Routing rules are logic and they drift, so keep them declarative and versioned, and always provide a default or dead-letter route, anything that matches no rule must be caught, not silently lost.</w:t>
      </w:r>
    </w:p>
    <w:p w14:paraId="3D6FC97D"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Security boundary. </w:t>
      </w:r>
      <w:r w:rsidRPr="000D75C5">
        <w:rPr>
          <w:rFonts w:ascii="Aptos" w:hAnsi="Aptos"/>
          <w:sz w:val="18"/>
          <w:szCs w:val="18"/>
        </w:rPr>
        <w:t>the Service Bus/Event Grid routing rules, or a routing Function, in spokes, internal. Within Azure: Private Endpoint, managed identity, TLS, with a default/dead-letter route captured. Outside Azure: none.</w:t>
      </w:r>
    </w:p>
    <w:p w14:paraId="0491A3B2" w14:textId="77777777" w:rsidR="00C56193" w:rsidRPr="000D75C5" w:rsidRDefault="00C56193" w:rsidP="00C56193">
      <w:pPr>
        <w:spacing w:before="40" w:after="110" w:line="278" w:lineRule="auto"/>
        <w:ind w:left="360"/>
        <w:rPr>
          <w:rFonts w:ascii="Aptos" w:hAnsi="Aptos"/>
          <w:sz w:val="18"/>
          <w:szCs w:val="18"/>
        </w:rPr>
      </w:pPr>
      <w:r w:rsidRPr="000D75C5">
        <w:rPr>
          <w:rFonts w:ascii="Aptos" w:hAnsi="Aptos"/>
          <w:b/>
          <w:bCs/>
          <w:color w:val="1F3864"/>
          <w:sz w:val="18"/>
          <w:szCs w:val="18"/>
        </w:rPr>
        <w:t xml:space="preserve">Common pitfall. </w:t>
      </w:r>
      <w:r w:rsidRPr="000D75C5">
        <w:rPr>
          <w:rFonts w:ascii="Aptos" w:hAnsi="Aptos"/>
          <w:sz w:val="18"/>
          <w:szCs w:val="18"/>
        </w:rPr>
        <w:t>A monolithic if/else router hard-coded in one place; no default route for unmatched content.</w:t>
      </w:r>
    </w:p>
    <w:p w14:paraId="62418AA0" w14:textId="77777777" w:rsidR="00C56193" w:rsidRPr="000D75C5" w:rsidDel="00C80DCC" w:rsidRDefault="00C56193" w:rsidP="00C56193">
      <w:pPr>
        <w:spacing w:before="40" w:after="110" w:line="278" w:lineRule="auto"/>
        <w:ind w:left="360"/>
        <w:rPr>
          <w:del w:id="153" w:author="Puneet Kumar - Chaucer" w:date="2026-09-08T16:40:00Z" w16du:dateUtc="2026-09-08T15:40:00Z"/>
          <w:rFonts w:ascii="Aptos" w:hAnsi="Aptos"/>
          <w:sz w:val="18"/>
          <w:szCs w:val="18"/>
        </w:rPr>
      </w:pPr>
      <w:r w:rsidRPr="000D75C5">
        <w:rPr>
          <w:rFonts w:ascii="Aptos" w:hAnsi="Aptos"/>
          <w:b/>
          <w:bCs/>
          <w:color w:val="1F3864"/>
          <w:sz w:val="18"/>
          <w:szCs w:val="18"/>
        </w:rPr>
        <w:t xml:space="preserve">In practice. </w:t>
      </w:r>
      <w:r w:rsidRPr="000D75C5">
        <w:rPr>
          <w:rFonts w:ascii="Aptos" w:hAnsi="Aptos"/>
          <w:sz w:val="18"/>
          <w:szCs w:val="18"/>
        </w:rPr>
        <w:t>Inbound submissions are routed to the appropriate underwriting queues by line of business.</w:t>
      </w:r>
    </w:p>
    <w:p w14:paraId="0770075A" w14:textId="3EFA0E5A" w:rsidR="00C56193" w:rsidRPr="000D1E23" w:rsidRDefault="00C56193" w:rsidP="00C56193">
      <w:pPr>
        <w:pStyle w:val="Heading2"/>
        <w:rPr>
          <w:rFonts w:ascii="Calibri heading" w:hAnsi="Calibri heading"/>
          <w:b/>
          <w:bCs/>
          <w:color w:val="2E5496"/>
          <w:sz w:val="28"/>
          <w:lang w:val="en-US" w:eastAsia="en-US"/>
        </w:rPr>
      </w:pPr>
      <w:bookmarkStart w:id="154" w:name="_Toc239852325"/>
      <w:r w:rsidRPr="000D1E23">
        <w:rPr>
          <w:rFonts w:ascii="Calibri heading" w:hAnsi="Calibri heading"/>
          <w:b/>
          <w:bCs/>
          <w:color w:val="2E5496"/>
          <w:sz w:val="28"/>
          <w:lang w:val="en-US" w:eastAsia="en-US"/>
        </w:rPr>
        <w:t>7.</w:t>
      </w:r>
      <w:r w:rsidR="000D1E23">
        <w:rPr>
          <w:rFonts w:ascii="Calibri heading" w:hAnsi="Calibri heading"/>
          <w:b/>
          <w:bCs/>
          <w:color w:val="2E5496"/>
          <w:sz w:val="28"/>
          <w:lang w:val="en-US" w:eastAsia="en-US"/>
        </w:rPr>
        <w:t>9</w:t>
      </w:r>
      <w:r w:rsidRPr="000D1E23">
        <w:rPr>
          <w:rFonts w:ascii="Calibri heading" w:hAnsi="Calibri heading"/>
          <w:b/>
          <w:bCs/>
          <w:color w:val="2E5496"/>
          <w:sz w:val="28"/>
          <w:lang w:val="en-US" w:eastAsia="en-US"/>
        </w:rPr>
        <w:t xml:space="preserve"> Anti Patterns</w:t>
      </w:r>
      <w:bookmarkEnd w:id="154"/>
    </w:p>
    <w:p w14:paraId="6FD6B865" w14:textId="77777777" w:rsidR="00C56193" w:rsidRPr="000D75C5" w:rsidRDefault="00C56193" w:rsidP="00C56193">
      <w:pPr>
        <w:spacing w:after="120" w:line="278" w:lineRule="auto"/>
        <w:rPr>
          <w:rFonts w:ascii="Aptos" w:hAnsi="Aptos"/>
          <w:sz w:val="18"/>
          <w:szCs w:val="18"/>
        </w:rPr>
      </w:pPr>
      <w:r w:rsidRPr="000D75C5">
        <w:rPr>
          <w:rFonts w:ascii="Aptos" w:hAnsi="Aptos"/>
          <w:sz w:val="18"/>
          <w:szCs w:val="18"/>
        </w:rPr>
        <w:t>The following are treated as anti-patterns. Where one cannot be avoided it is handled through the exception process.</w:t>
      </w:r>
    </w:p>
    <w:p w14:paraId="1B6CFD72" w14:textId="77777777" w:rsidR="00C56193" w:rsidRPr="000D75C5" w:rsidRDefault="00C56193" w:rsidP="00C56193">
      <w:pPr>
        <w:spacing w:after="120" w:line="278" w:lineRule="auto"/>
        <w:rPr>
          <w:rFonts w:ascii="Aptos" w:hAnsi="Aptos"/>
          <w:sz w:val="18"/>
          <w:szCs w:val="18"/>
          <w:lang w:val="en-GB"/>
        </w:rPr>
      </w:pPr>
      <w:r w:rsidRPr="000D75C5">
        <w:rPr>
          <w:rFonts w:ascii="Aptos" w:hAnsi="Aptos"/>
          <w:sz w:val="18"/>
          <w:szCs w:val="18"/>
          <w:lang w:val="en-GB"/>
        </w:rPr>
        <w:t>Each pattern within the Integration Pattern Catalogue includes a "Common pitfall" heading, providing guidance on practices that may lead to increased coupling, operational complexity or deviation from the principles defined in this System Integration framework</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4680"/>
        <w:gridCol w:w="4680"/>
      </w:tblGrid>
      <w:tr w:rsidR="00C56193" w14:paraId="68791ADB" w14:textId="77777777" w:rsidTr="00EB7C45">
        <w:trPr>
          <w:tblHeader/>
        </w:trPr>
        <w:tc>
          <w:tcPr>
            <w:tcW w:w="4680" w:type="dxa"/>
            <w:shd w:val="clear" w:color="auto" w:fill="24446E"/>
            <w:tcMar>
              <w:top w:w="70" w:type="dxa"/>
              <w:left w:w="110" w:type="dxa"/>
              <w:bottom w:w="70" w:type="dxa"/>
              <w:right w:w="110" w:type="dxa"/>
            </w:tcMar>
          </w:tcPr>
          <w:p w14:paraId="3F43B08B" w14:textId="77777777" w:rsidR="00C56193" w:rsidRPr="000D75C5" w:rsidRDefault="00C56193" w:rsidP="00EB7C45">
            <w:pPr>
              <w:rPr>
                <w:rFonts w:ascii="Aptos" w:hAnsi="Aptos"/>
                <w:sz w:val="17"/>
                <w:szCs w:val="17"/>
              </w:rPr>
            </w:pPr>
            <w:r w:rsidRPr="000D75C5">
              <w:rPr>
                <w:rFonts w:ascii="Aptos" w:hAnsi="Aptos"/>
                <w:b/>
                <w:bCs/>
                <w:color w:val="FFFFFF"/>
                <w:sz w:val="17"/>
                <w:szCs w:val="17"/>
              </w:rPr>
              <w:t>Anti-pattern</w:t>
            </w:r>
          </w:p>
        </w:tc>
        <w:tc>
          <w:tcPr>
            <w:tcW w:w="4680" w:type="dxa"/>
            <w:shd w:val="clear" w:color="auto" w:fill="24446E"/>
            <w:tcMar>
              <w:top w:w="70" w:type="dxa"/>
              <w:left w:w="110" w:type="dxa"/>
              <w:bottom w:w="70" w:type="dxa"/>
              <w:right w:w="110" w:type="dxa"/>
            </w:tcMar>
          </w:tcPr>
          <w:p w14:paraId="22D88BD4" w14:textId="77777777" w:rsidR="00C56193" w:rsidRPr="000D75C5" w:rsidRDefault="00C56193" w:rsidP="00EB7C45">
            <w:pPr>
              <w:rPr>
                <w:rFonts w:ascii="Aptos" w:hAnsi="Aptos"/>
                <w:sz w:val="17"/>
                <w:szCs w:val="17"/>
              </w:rPr>
            </w:pPr>
            <w:r w:rsidRPr="000D75C5">
              <w:rPr>
                <w:rFonts w:ascii="Aptos" w:hAnsi="Aptos"/>
                <w:b/>
                <w:bCs/>
                <w:color w:val="FFFFFF"/>
                <w:sz w:val="17"/>
                <w:szCs w:val="17"/>
              </w:rPr>
              <w:t>Preferred approach</w:t>
            </w:r>
          </w:p>
        </w:tc>
      </w:tr>
      <w:tr w:rsidR="00C56193" w14:paraId="5B7260C4" w14:textId="77777777" w:rsidTr="00EB7C45">
        <w:tc>
          <w:tcPr>
            <w:tcW w:w="4680" w:type="dxa"/>
            <w:shd w:val="clear" w:color="auto" w:fill="FFFFFF"/>
            <w:tcMar>
              <w:top w:w="70" w:type="dxa"/>
              <w:left w:w="110" w:type="dxa"/>
              <w:bottom w:w="70" w:type="dxa"/>
              <w:right w:w="110" w:type="dxa"/>
            </w:tcMar>
            <w:vAlign w:val="center"/>
          </w:tcPr>
          <w:p w14:paraId="09083168" w14:textId="77777777" w:rsidR="00C56193" w:rsidRPr="000D75C5" w:rsidRDefault="00C56193" w:rsidP="00EB7C45">
            <w:pPr>
              <w:spacing w:after="10" w:line="258" w:lineRule="auto"/>
              <w:rPr>
                <w:rFonts w:ascii="Aptos" w:hAnsi="Aptos"/>
                <w:sz w:val="17"/>
                <w:szCs w:val="17"/>
              </w:rPr>
            </w:pPr>
            <w:r w:rsidRPr="000D75C5">
              <w:rPr>
                <w:rFonts w:ascii="Aptos" w:hAnsi="Aptos"/>
                <w:sz w:val="17"/>
                <w:szCs w:val="17"/>
              </w:rPr>
              <w:t>Direct point-to-point connection between two systems</w:t>
            </w:r>
          </w:p>
        </w:tc>
        <w:tc>
          <w:tcPr>
            <w:tcW w:w="4680" w:type="dxa"/>
            <w:shd w:val="clear" w:color="auto" w:fill="FFFFFF"/>
            <w:tcMar>
              <w:top w:w="70" w:type="dxa"/>
              <w:left w:w="110" w:type="dxa"/>
              <w:bottom w:w="70" w:type="dxa"/>
              <w:right w:w="110" w:type="dxa"/>
            </w:tcMar>
            <w:vAlign w:val="center"/>
          </w:tcPr>
          <w:p w14:paraId="1A5C2133" w14:textId="77777777" w:rsidR="00C56193" w:rsidRPr="000D75C5" w:rsidRDefault="00C56193" w:rsidP="00EB7C45">
            <w:pPr>
              <w:spacing w:after="10" w:line="258" w:lineRule="auto"/>
              <w:rPr>
                <w:rFonts w:ascii="Aptos" w:hAnsi="Aptos"/>
                <w:sz w:val="17"/>
                <w:szCs w:val="17"/>
              </w:rPr>
            </w:pPr>
            <w:r w:rsidRPr="000D75C5">
              <w:rPr>
                <w:rFonts w:ascii="Aptos" w:hAnsi="Aptos"/>
                <w:sz w:val="17"/>
                <w:szCs w:val="17"/>
              </w:rPr>
              <w:t>Mediate through the platform using an approved pattern</w:t>
            </w:r>
          </w:p>
        </w:tc>
      </w:tr>
      <w:tr w:rsidR="00C56193" w14:paraId="1371DC75" w14:textId="77777777" w:rsidTr="00EB7C45">
        <w:tc>
          <w:tcPr>
            <w:tcW w:w="4680" w:type="dxa"/>
            <w:shd w:val="clear" w:color="auto" w:fill="F4F6FA"/>
            <w:tcMar>
              <w:top w:w="70" w:type="dxa"/>
              <w:left w:w="110" w:type="dxa"/>
              <w:bottom w:w="70" w:type="dxa"/>
              <w:right w:w="110" w:type="dxa"/>
            </w:tcMar>
            <w:vAlign w:val="center"/>
          </w:tcPr>
          <w:p w14:paraId="4DF724BB" w14:textId="77777777" w:rsidR="00C56193" w:rsidRPr="000D75C5" w:rsidRDefault="00C56193" w:rsidP="00EB7C45">
            <w:pPr>
              <w:spacing w:after="10" w:line="258" w:lineRule="auto"/>
              <w:rPr>
                <w:rFonts w:ascii="Aptos" w:hAnsi="Aptos"/>
                <w:sz w:val="17"/>
                <w:szCs w:val="17"/>
              </w:rPr>
            </w:pPr>
            <w:r w:rsidRPr="000D75C5">
              <w:rPr>
                <w:rFonts w:ascii="Aptos" w:hAnsi="Aptos"/>
                <w:sz w:val="17"/>
                <w:szCs w:val="17"/>
              </w:rPr>
              <w:t>Public exposure justified by a firewall alone</w:t>
            </w:r>
          </w:p>
        </w:tc>
        <w:tc>
          <w:tcPr>
            <w:tcW w:w="4680" w:type="dxa"/>
            <w:shd w:val="clear" w:color="auto" w:fill="F4F6FA"/>
            <w:tcMar>
              <w:top w:w="70" w:type="dxa"/>
              <w:left w:w="110" w:type="dxa"/>
              <w:bottom w:w="70" w:type="dxa"/>
              <w:right w:w="110" w:type="dxa"/>
            </w:tcMar>
            <w:vAlign w:val="center"/>
          </w:tcPr>
          <w:p w14:paraId="1D48F87F" w14:textId="77777777" w:rsidR="00C56193" w:rsidRPr="000D75C5" w:rsidRDefault="00C56193" w:rsidP="00EB7C45">
            <w:pPr>
              <w:spacing w:after="10" w:line="258" w:lineRule="auto"/>
              <w:rPr>
                <w:rFonts w:ascii="Aptos" w:hAnsi="Aptos"/>
                <w:sz w:val="17"/>
                <w:szCs w:val="17"/>
              </w:rPr>
            </w:pPr>
            <w:r w:rsidRPr="000D75C5">
              <w:rPr>
                <w:rFonts w:ascii="Aptos" w:hAnsi="Aptos"/>
                <w:sz w:val="17"/>
                <w:szCs w:val="17"/>
              </w:rPr>
              <w:t>Treat public exposure as an exception with approval and risk acceptance</w:t>
            </w:r>
          </w:p>
        </w:tc>
      </w:tr>
      <w:tr w:rsidR="00C56193" w14:paraId="704CFD97" w14:textId="77777777" w:rsidTr="00EB7C45">
        <w:tc>
          <w:tcPr>
            <w:tcW w:w="4680" w:type="dxa"/>
            <w:shd w:val="clear" w:color="auto" w:fill="FFFFFF"/>
            <w:tcMar>
              <w:top w:w="70" w:type="dxa"/>
              <w:left w:w="110" w:type="dxa"/>
              <w:bottom w:w="70" w:type="dxa"/>
              <w:right w:w="110" w:type="dxa"/>
            </w:tcMar>
            <w:vAlign w:val="center"/>
          </w:tcPr>
          <w:p w14:paraId="12233073" w14:textId="77777777" w:rsidR="00C56193" w:rsidRPr="000D75C5" w:rsidRDefault="00C56193" w:rsidP="00EB7C45">
            <w:pPr>
              <w:spacing w:after="10" w:line="258" w:lineRule="auto"/>
              <w:rPr>
                <w:rFonts w:ascii="Aptos" w:hAnsi="Aptos"/>
                <w:sz w:val="17"/>
                <w:szCs w:val="17"/>
              </w:rPr>
            </w:pPr>
            <w:r w:rsidRPr="000D75C5">
              <w:rPr>
                <w:rFonts w:ascii="Aptos" w:hAnsi="Aptos"/>
                <w:sz w:val="17"/>
                <w:szCs w:val="17"/>
              </w:rPr>
              <w:t>Timer-polling a source to simulate real-time</w:t>
            </w:r>
          </w:p>
        </w:tc>
        <w:tc>
          <w:tcPr>
            <w:tcW w:w="4680" w:type="dxa"/>
            <w:shd w:val="clear" w:color="auto" w:fill="FFFFFF"/>
            <w:tcMar>
              <w:top w:w="70" w:type="dxa"/>
              <w:left w:w="110" w:type="dxa"/>
              <w:bottom w:w="70" w:type="dxa"/>
              <w:right w:w="110" w:type="dxa"/>
            </w:tcMar>
            <w:vAlign w:val="center"/>
          </w:tcPr>
          <w:p w14:paraId="6B066B3D" w14:textId="77777777" w:rsidR="00C56193" w:rsidRPr="000D75C5" w:rsidRDefault="00C56193" w:rsidP="00EB7C45">
            <w:pPr>
              <w:spacing w:after="10" w:line="258" w:lineRule="auto"/>
              <w:rPr>
                <w:rFonts w:ascii="Aptos" w:hAnsi="Aptos"/>
                <w:sz w:val="17"/>
                <w:szCs w:val="17"/>
              </w:rPr>
            </w:pPr>
            <w:r w:rsidRPr="000D75C5">
              <w:rPr>
                <w:rFonts w:ascii="Aptos" w:hAnsi="Aptos"/>
                <w:sz w:val="17"/>
                <w:szCs w:val="17"/>
              </w:rPr>
              <w:t>React to an event, or use a scheduled trigger only where no event exists</w:t>
            </w:r>
          </w:p>
        </w:tc>
      </w:tr>
      <w:tr w:rsidR="00C56193" w14:paraId="32918875" w14:textId="77777777" w:rsidTr="00EB7C45">
        <w:tc>
          <w:tcPr>
            <w:tcW w:w="4680" w:type="dxa"/>
            <w:shd w:val="clear" w:color="auto" w:fill="F4F6FA"/>
            <w:tcMar>
              <w:top w:w="70" w:type="dxa"/>
              <w:left w:w="110" w:type="dxa"/>
              <w:bottom w:w="70" w:type="dxa"/>
              <w:right w:w="110" w:type="dxa"/>
            </w:tcMar>
            <w:vAlign w:val="center"/>
          </w:tcPr>
          <w:p w14:paraId="54A98290" w14:textId="77777777" w:rsidR="00C56193" w:rsidRPr="000D75C5" w:rsidRDefault="00C56193" w:rsidP="00EB7C45">
            <w:pPr>
              <w:spacing w:after="10" w:line="258" w:lineRule="auto"/>
              <w:rPr>
                <w:rFonts w:ascii="Aptos" w:hAnsi="Aptos"/>
                <w:sz w:val="17"/>
                <w:szCs w:val="17"/>
              </w:rPr>
            </w:pPr>
            <w:r w:rsidRPr="000D75C5">
              <w:rPr>
                <w:rFonts w:ascii="Aptos" w:hAnsi="Aptos"/>
                <w:sz w:val="17"/>
                <w:szCs w:val="17"/>
              </w:rPr>
              <w:t>Long-lived SAS tokens for access</w:t>
            </w:r>
          </w:p>
        </w:tc>
        <w:tc>
          <w:tcPr>
            <w:tcW w:w="4680" w:type="dxa"/>
            <w:shd w:val="clear" w:color="auto" w:fill="F4F6FA"/>
            <w:tcMar>
              <w:top w:w="70" w:type="dxa"/>
              <w:left w:w="110" w:type="dxa"/>
              <w:bottom w:w="70" w:type="dxa"/>
              <w:right w:w="110" w:type="dxa"/>
            </w:tcMar>
            <w:vAlign w:val="center"/>
          </w:tcPr>
          <w:p w14:paraId="0602C022" w14:textId="77777777" w:rsidR="00C56193" w:rsidRPr="000D75C5" w:rsidRDefault="00C56193" w:rsidP="00EB7C45">
            <w:pPr>
              <w:spacing w:after="10" w:line="258" w:lineRule="auto"/>
              <w:rPr>
                <w:rFonts w:ascii="Aptos" w:hAnsi="Aptos"/>
                <w:sz w:val="17"/>
                <w:szCs w:val="17"/>
              </w:rPr>
            </w:pPr>
            <w:r w:rsidRPr="000D75C5">
              <w:rPr>
                <w:rFonts w:ascii="Aptos" w:hAnsi="Aptos"/>
                <w:sz w:val="17"/>
                <w:szCs w:val="17"/>
              </w:rPr>
              <w:t>Managed identity and OAuth 2.0, with the risk register where unavoidable</w:t>
            </w:r>
          </w:p>
        </w:tc>
      </w:tr>
      <w:tr w:rsidR="00C56193" w14:paraId="23947D9E" w14:textId="77777777" w:rsidTr="00EB7C45">
        <w:tc>
          <w:tcPr>
            <w:tcW w:w="4680" w:type="dxa"/>
            <w:shd w:val="clear" w:color="auto" w:fill="FFFFFF"/>
            <w:tcMar>
              <w:top w:w="70" w:type="dxa"/>
              <w:left w:w="110" w:type="dxa"/>
              <w:bottom w:w="70" w:type="dxa"/>
              <w:right w:w="110" w:type="dxa"/>
            </w:tcMar>
            <w:vAlign w:val="center"/>
          </w:tcPr>
          <w:p w14:paraId="142CBB83" w14:textId="77777777" w:rsidR="00C56193" w:rsidRPr="000D75C5" w:rsidRDefault="00C56193" w:rsidP="00EB7C45">
            <w:pPr>
              <w:spacing w:after="10" w:line="258" w:lineRule="auto"/>
              <w:rPr>
                <w:rFonts w:ascii="Aptos" w:hAnsi="Aptos"/>
                <w:sz w:val="17"/>
                <w:szCs w:val="17"/>
              </w:rPr>
            </w:pPr>
            <w:r w:rsidRPr="000D75C5">
              <w:rPr>
                <w:rFonts w:ascii="Aptos" w:hAnsi="Aptos"/>
                <w:sz w:val="17"/>
                <w:szCs w:val="17"/>
              </w:rPr>
              <w:t>Large binary payloads on the message bus</w:t>
            </w:r>
          </w:p>
        </w:tc>
        <w:tc>
          <w:tcPr>
            <w:tcW w:w="4680" w:type="dxa"/>
            <w:shd w:val="clear" w:color="auto" w:fill="FFFFFF"/>
            <w:tcMar>
              <w:top w:w="70" w:type="dxa"/>
              <w:left w:w="110" w:type="dxa"/>
              <w:bottom w:w="70" w:type="dxa"/>
              <w:right w:w="110" w:type="dxa"/>
            </w:tcMar>
            <w:vAlign w:val="center"/>
          </w:tcPr>
          <w:p w14:paraId="13223D40" w14:textId="77777777" w:rsidR="00C56193" w:rsidRPr="000D75C5" w:rsidRDefault="00C56193" w:rsidP="00EB7C45">
            <w:pPr>
              <w:spacing w:after="10" w:line="258" w:lineRule="auto"/>
              <w:rPr>
                <w:rFonts w:ascii="Aptos" w:hAnsi="Aptos"/>
                <w:sz w:val="17"/>
                <w:szCs w:val="17"/>
              </w:rPr>
            </w:pPr>
            <w:r w:rsidRPr="000D75C5">
              <w:rPr>
                <w:rFonts w:ascii="Aptos" w:hAnsi="Aptos"/>
                <w:sz w:val="17"/>
                <w:szCs w:val="17"/>
              </w:rPr>
              <w:t>Claim-check, with the payload in storage and a reference on the bus</w:t>
            </w:r>
          </w:p>
        </w:tc>
      </w:tr>
      <w:tr w:rsidR="00C56193" w14:paraId="502428FF" w14:textId="77777777" w:rsidTr="00EB7C45">
        <w:tc>
          <w:tcPr>
            <w:tcW w:w="4680" w:type="dxa"/>
            <w:shd w:val="clear" w:color="auto" w:fill="F4F6FA"/>
            <w:tcMar>
              <w:top w:w="70" w:type="dxa"/>
              <w:left w:w="110" w:type="dxa"/>
              <w:bottom w:w="70" w:type="dxa"/>
              <w:right w:w="110" w:type="dxa"/>
            </w:tcMar>
            <w:vAlign w:val="center"/>
          </w:tcPr>
          <w:p w14:paraId="12A3E72D" w14:textId="77777777" w:rsidR="00C56193" w:rsidRPr="000D75C5" w:rsidRDefault="00C56193" w:rsidP="00EB7C45">
            <w:pPr>
              <w:spacing w:after="10" w:line="258" w:lineRule="auto"/>
              <w:rPr>
                <w:rFonts w:ascii="Aptos" w:hAnsi="Aptos"/>
                <w:sz w:val="17"/>
                <w:szCs w:val="17"/>
              </w:rPr>
            </w:pPr>
            <w:r w:rsidRPr="000D75C5">
              <w:rPr>
                <w:rFonts w:ascii="Aptos" w:hAnsi="Aptos"/>
                <w:sz w:val="17"/>
                <w:szCs w:val="17"/>
              </w:rPr>
              <w:t>Business logic embedded in gateway policy</w:t>
            </w:r>
          </w:p>
        </w:tc>
        <w:tc>
          <w:tcPr>
            <w:tcW w:w="4680" w:type="dxa"/>
            <w:shd w:val="clear" w:color="auto" w:fill="F4F6FA"/>
            <w:tcMar>
              <w:top w:w="70" w:type="dxa"/>
              <w:left w:w="110" w:type="dxa"/>
              <w:bottom w:w="70" w:type="dxa"/>
              <w:right w:w="110" w:type="dxa"/>
            </w:tcMar>
            <w:vAlign w:val="center"/>
          </w:tcPr>
          <w:p w14:paraId="34E8557B" w14:textId="77777777" w:rsidR="00C56193" w:rsidRPr="000D75C5" w:rsidRDefault="00C56193" w:rsidP="00EB7C45">
            <w:pPr>
              <w:spacing w:after="10" w:line="258" w:lineRule="auto"/>
              <w:rPr>
                <w:rFonts w:ascii="Aptos" w:hAnsi="Aptos"/>
                <w:sz w:val="17"/>
                <w:szCs w:val="17"/>
              </w:rPr>
            </w:pPr>
            <w:r w:rsidRPr="000D75C5">
              <w:rPr>
                <w:rFonts w:ascii="Aptos" w:hAnsi="Aptos"/>
                <w:sz w:val="17"/>
                <w:szCs w:val="17"/>
              </w:rPr>
              <w:t>Keep logic in Functions, and keep the gateway to mediation</w:t>
            </w:r>
          </w:p>
        </w:tc>
      </w:tr>
      <w:tr w:rsidR="00C56193" w14:paraId="11AE89CD" w14:textId="77777777" w:rsidTr="00EB7C45">
        <w:tc>
          <w:tcPr>
            <w:tcW w:w="4680" w:type="dxa"/>
            <w:shd w:val="clear" w:color="auto" w:fill="FFFFFF"/>
            <w:tcMar>
              <w:top w:w="70" w:type="dxa"/>
              <w:left w:w="110" w:type="dxa"/>
              <w:bottom w:w="70" w:type="dxa"/>
              <w:right w:w="110" w:type="dxa"/>
            </w:tcMar>
            <w:vAlign w:val="center"/>
          </w:tcPr>
          <w:p w14:paraId="1645AC42" w14:textId="77777777" w:rsidR="00C56193" w:rsidRPr="000D75C5" w:rsidRDefault="00C56193" w:rsidP="00EB7C45">
            <w:pPr>
              <w:spacing w:after="10" w:line="258" w:lineRule="auto"/>
              <w:rPr>
                <w:rFonts w:ascii="Aptos" w:hAnsi="Aptos"/>
                <w:sz w:val="17"/>
                <w:szCs w:val="17"/>
              </w:rPr>
            </w:pPr>
            <w:r w:rsidRPr="000D75C5">
              <w:rPr>
                <w:rFonts w:ascii="Aptos" w:hAnsi="Aptos"/>
                <w:sz w:val="17"/>
                <w:szCs w:val="17"/>
              </w:rPr>
              <w:t>Distributed transactions across services</w:t>
            </w:r>
          </w:p>
        </w:tc>
        <w:tc>
          <w:tcPr>
            <w:tcW w:w="4680" w:type="dxa"/>
            <w:shd w:val="clear" w:color="auto" w:fill="FFFFFF"/>
            <w:tcMar>
              <w:top w:w="70" w:type="dxa"/>
              <w:left w:w="110" w:type="dxa"/>
              <w:bottom w:w="70" w:type="dxa"/>
              <w:right w:w="110" w:type="dxa"/>
            </w:tcMar>
            <w:vAlign w:val="center"/>
          </w:tcPr>
          <w:p w14:paraId="09EE2FDB" w14:textId="77777777" w:rsidR="00C56193" w:rsidRPr="000D75C5" w:rsidRDefault="00C56193" w:rsidP="00EB7C45">
            <w:pPr>
              <w:spacing w:after="10" w:line="258" w:lineRule="auto"/>
              <w:rPr>
                <w:rFonts w:ascii="Aptos" w:hAnsi="Aptos"/>
                <w:sz w:val="17"/>
                <w:szCs w:val="17"/>
              </w:rPr>
            </w:pPr>
            <w:r w:rsidRPr="000D75C5">
              <w:rPr>
                <w:rFonts w:ascii="Aptos" w:hAnsi="Aptos"/>
                <w:sz w:val="17"/>
                <w:szCs w:val="17"/>
              </w:rPr>
              <w:t>Orchestrated compensation owned by the process</w:t>
            </w:r>
          </w:p>
        </w:tc>
      </w:tr>
      <w:tr w:rsidR="00C56193" w14:paraId="5E24B553" w14:textId="77777777" w:rsidTr="00EB7C45">
        <w:tc>
          <w:tcPr>
            <w:tcW w:w="4680" w:type="dxa"/>
            <w:shd w:val="clear" w:color="auto" w:fill="F4F6FA"/>
            <w:tcMar>
              <w:top w:w="70" w:type="dxa"/>
              <w:left w:w="110" w:type="dxa"/>
              <w:bottom w:w="70" w:type="dxa"/>
              <w:right w:w="110" w:type="dxa"/>
            </w:tcMar>
            <w:vAlign w:val="center"/>
          </w:tcPr>
          <w:p w14:paraId="6FE93B83" w14:textId="77777777" w:rsidR="00C56193" w:rsidRPr="000D75C5" w:rsidRDefault="00C56193" w:rsidP="00EB7C45">
            <w:pPr>
              <w:spacing w:after="10" w:line="258" w:lineRule="auto"/>
              <w:rPr>
                <w:rFonts w:ascii="Aptos" w:hAnsi="Aptos"/>
                <w:sz w:val="17"/>
                <w:szCs w:val="17"/>
              </w:rPr>
            </w:pPr>
            <w:r w:rsidRPr="000D75C5">
              <w:rPr>
                <w:rFonts w:ascii="Aptos" w:hAnsi="Aptos"/>
                <w:sz w:val="17"/>
                <w:szCs w:val="17"/>
              </w:rPr>
              <w:t>Secrets in configuration or code</w:t>
            </w:r>
          </w:p>
        </w:tc>
        <w:tc>
          <w:tcPr>
            <w:tcW w:w="4680" w:type="dxa"/>
            <w:shd w:val="clear" w:color="auto" w:fill="F4F6FA"/>
            <w:tcMar>
              <w:top w:w="70" w:type="dxa"/>
              <w:left w:w="110" w:type="dxa"/>
              <w:bottom w:w="70" w:type="dxa"/>
              <w:right w:w="110" w:type="dxa"/>
            </w:tcMar>
            <w:vAlign w:val="center"/>
          </w:tcPr>
          <w:p w14:paraId="619CF9B6" w14:textId="77777777" w:rsidR="00C56193" w:rsidRPr="000D75C5" w:rsidRDefault="00C56193" w:rsidP="00EB7C45">
            <w:pPr>
              <w:spacing w:after="10" w:line="258" w:lineRule="auto"/>
              <w:rPr>
                <w:rFonts w:ascii="Aptos" w:hAnsi="Aptos"/>
                <w:sz w:val="17"/>
                <w:szCs w:val="17"/>
              </w:rPr>
            </w:pPr>
            <w:r w:rsidRPr="000D75C5">
              <w:rPr>
                <w:rFonts w:ascii="Aptos" w:hAnsi="Aptos"/>
                <w:sz w:val="17"/>
                <w:szCs w:val="17"/>
              </w:rPr>
              <w:t>Key Vault references and privileged access management</w:t>
            </w:r>
          </w:p>
        </w:tc>
      </w:tr>
    </w:tbl>
    <w:p w14:paraId="414D14CF" w14:textId="77777777" w:rsidR="00C56193" w:rsidRDefault="00C56193" w:rsidP="00C56193">
      <w:pPr>
        <w:spacing w:after="150"/>
      </w:pPr>
    </w:p>
    <w:p w14:paraId="45241301" w14:textId="77777777" w:rsidR="00C56193" w:rsidRPr="00C97173" w:rsidRDefault="00C56193" w:rsidP="00C56193">
      <w:pPr>
        <w:pStyle w:val="Heading1"/>
        <w:rPr>
          <w:sz w:val="36"/>
          <w:szCs w:val="36"/>
        </w:rPr>
      </w:pPr>
      <w:bookmarkStart w:id="155" w:name="_Toc239852326"/>
      <w:r w:rsidRPr="00C97173">
        <w:rPr>
          <w:sz w:val="36"/>
          <w:szCs w:val="36"/>
        </w:rPr>
        <w:t xml:space="preserve">8. </w:t>
      </w:r>
      <w:commentRangeStart w:id="156"/>
      <w:r w:rsidRPr="00C97173">
        <w:rPr>
          <w:sz w:val="36"/>
          <w:szCs w:val="36"/>
        </w:rPr>
        <w:t>Insurance Integration Scenarios</w:t>
      </w:r>
      <w:bookmarkEnd w:id="155"/>
      <w:commentRangeEnd w:id="156"/>
      <w:r w:rsidRPr="00C97173">
        <w:rPr>
          <w:rStyle w:val="CommentReference"/>
          <w:sz w:val="36"/>
          <w:szCs w:val="36"/>
        </w:rPr>
        <w:commentReference w:id="156"/>
      </w:r>
    </w:p>
    <w:p w14:paraId="13F9E3FC" w14:textId="77777777" w:rsidR="00C56193" w:rsidRPr="000D75C5" w:rsidRDefault="00C56193" w:rsidP="00C56193">
      <w:pPr>
        <w:spacing w:after="120" w:line="278" w:lineRule="auto"/>
        <w:rPr>
          <w:rFonts w:ascii="Aptos" w:hAnsi="Aptos"/>
          <w:sz w:val="18"/>
          <w:szCs w:val="18"/>
        </w:rPr>
      </w:pPr>
      <w:r w:rsidRPr="000D75C5">
        <w:rPr>
          <w:rFonts w:ascii="Aptos" w:hAnsi="Aptos"/>
          <w:sz w:val="18"/>
          <w:szCs w:val="18"/>
        </w:rPr>
        <w:t>The table shows how the catalogue resolves characteristic Chaucer integrations. Each scenario names the patterns it composes, the primary Azure components and the purpose it serves. Pattern references point to the catalogue in Section 8.</w:t>
      </w:r>
    </w:p>
    <w:tbl>
      <w:tblPr>
        <w:tblW w:w="10343"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1450"/>
        <w:gridCol w:w="3081"/>
        <w:gridCol w:w="2268"/>
        <w:gridCol w:w="3544"/>
      </w:tblGrid>
      <w:tr w:rsidR="00C56193" w14:paraId="6E38DDF3" w14:textId="77777777" w:rsidTr="00EB7C45">
        <w:trPr>
          <w:tblHeader/>
        </w:trPr>
        <w:tc>
          <w:tcPr>
            <w:tcW w:w="1450" w:type="dxa"/>
            <w:shd w:val="clear" w:color="auto" w:fill="24446E"/>
            <w:tcMar>
              <w:top w:w="70" w:type="dxa"/>
              <w:left w:w="110" w:type="dxa"/>
              <w:bottom w:w="70" w:type="dxa"/>
              <w:right w:w="110" w:type="dxa"/>
            </w:tcMar>
            <w:vAlign w:val="center"/>
          </w:tcPr>
          <w:p w14:paraId="74ABED1F" w14:textId="77777777" w:rsidR="00C56193" w:rsidRPr="000D75C5" w:rsidRDefault="00C56193" w:rsidP="00EB7C45">
            <w:pPr>
              <w:rPr>
                <w:rFonts w:ascii="Aptos" w:hAnsi="Aptos"/>
              </w:rPr>
            </w:pPr>
            <w:r w:rsidRPr="000D75C5">
              <w:rPr>
                <w:rFonts w:ascii="Aptos" w:hAnsi="Aptos"/>
                <w:b/>
                <w:bCs/>
                <w:color w:val="FFFFFF"/>
                <w:sz w:val="17"/>
                <w:szCs w:val="17"/>
              </w:rPr>
              <w:lastRenderedPageBreak/>
              <w:t>Scenario</w:t>
            </w:r>
          </w:p>
        </w:tc>
        <w:tc>
          <w:tcPr>
            <w:tcW w:w="3081" w:type="dxa"/>
            <w:shd w:val="clear" w:color="auto" w:fill="24446E"/>
            <w:tcMar>
              <w:top w:w="70" w:type="dxa"/>
              <w:left w:w="110" w:type="dxa"/>
              <w:bottom w:w="70" w:type="dxa"/>
              <w:right w:w="110" w:type="dxa"/>
            </w:tcMar>
            <w:vAlign w:val="center"/>
          </w:tcPr>
          <w:p w14:paraId="02B4AF68" w14:textId="77777777" w:rsidR="00C56193" w:rsidRPr="000D75C5" w:rsidRDefault="00C56193" w:rsidP="00EB7C45">
            <w:pPr>
              <w:rPr>
                <w:rFonts w:ascii="Aptos" w:hAnsi="Aptos"/>
              </w:rPr>
            </w:pPr>
            <w:r w:rsidRPr="000D75C5">
              <w:rPr>
                <w:rFonts w:ascii="Aptos" w:hAnsi="Aptos"/>
                <w:b/>
                <w:bCs/>
                <w:color w:val="FFFFFF"/>
                <w:sz w:val="17"/>
                <w:szCs w:val="17"/>
              </w:rPr>
              <w:t>Patterns</w:t>
            </w:r>
          </w:p>
        </w:tc>
        <w:tc>
          <w:tcPr>
            <w:tcW w:w="2268" w:type="dxa"/>
            <w:shd w:val="clear" w:color="auto" w:fill="24446E"/>
            <w:tcMar>
              <w:top w:w="70" w:type="dxa"/>
              <w:left w:w="110" w:type="dxa"/>
              <w:bottom w:w="70" w:type="dxa"/>
              <w:right w:w="110" w:type="dxa"/>
            </w:tcMar>
            <w:vAlign w:val="center"/>
          </w:tcPr>
          <w:p w14:paraId="68B9E70B" w14:textId="77777777" w:rsidR="00C56193" w:rsidRPr="000D75C5" w:rsidRDefault="00C56193" w:rsidP="00EB7C45">
            <w:pPr>
              <w:rPr>
                <w:rFonts w:ascii="Aptos" w:hAnsi="Aptos"/>
              </w:rPr>
            </w:pPr>
            <w:r w:rsidRPr="000D75C5">
              <w:rPr>
                <w:rFonts w:ascii="Aptos" w:hAnsi="Aptos"/>
                <w:b/>
                <w:bCs/>
                <w:color w:val="FFFFFF"/>
                <w:sz w:val="17"/>
                <w:szCs w:val="17"/>
              </w:rPr>
              <w:t>Primary components</w:t>
            </w:r>
          </w:p>
        </w:tc>
        <w:tc>
          <w:tcPr>
            <w:tcW w:w="3544" w:type="dxa"/>
            <w:shd w:val="clear" w:color="auto" w:fill="24446E"/>
            <w:tcMar>
              <w:top w:w="70" w:type="dxa"/>
              <w:left w:w="110" w:type="dxa"/>
              <w:bottom w:w="70" w:type="dxa"/>
              <w:right w:w="110" w:type="dxa"/>
            </w:tcMar>
            <w:vAlign w:val="center"/>
          </w:tcPr>
          <w:p w14:paraId="3EE18F07" w14:textId="77777777" w:rsidR="00C56193" w:rsidRPr="000D75C5" w:rsidRDefault="00C56193" w:rsidP="00EB7C45">
            <w:pPr>
              <w:rPr>
                <w:rFonts w:ascii="Aptos" w:hAnsi="Aptos"/>
              </w:rPr>
            </w:pPr>
            <w:r w:rsidRPr="000D75C5">
              <w:rPr>
                <w:rFonts w:ascii="Aptos" w:hAnsi="Aptos"/>
                <w:b/>
                <w:bCs/>
                <w:color w:val="FFFFFF"/>
                <w:sz w:val="17"/>
                <w:szCs w:val="17"/>
              </w:rPr>
              <w:t>Purpose</w:t>
            </w:r>
          </w:p>
        </w:tc>
      </w:tr>
      <w:tr w:rsidR="00C56193" w14:paraId="0DE76E4E" w14:textId="77777777" w:rsidTr="00EB7C45">
        <w:tc>
          <w:tcPr>
            <w:tcW w:w="1450" w:type="dxa"/>
            <w:shd w:val="clear" w:color="auto" w:fill="FFFFFF"/>
            <w:tcMar>
              <w:top w:w="70" w:type="dxa"/>
              <w:left w:w="110" w:type="dxa"/>
              <w:bottom w:w="70" w:type="dxa"/>
              <w:right w:w="110" w:type="dxa"/>
            </w:tcMar>
            <w:vAlign w:val="center"/>
          </w:tcPr>
          <w:p w14:paraId="16A7AE63" w14:textId="77777777" w:rsidR="00C56193" w:rsidRPr="000D75C5" w:rsidRDefault="00C56193" w:rsidP="00EB7C45">
            <w:pPr>
              <w:spacing w:after="10" w:line="254" w:lineRule="auto"/>
              <w:rPr>
                <w:rFonts w:ascii="Aptos" w:hAnsi="Aptos"/>
              </w:rPr>
            </w:pPr>
            <w:r w:rsidRPr="000D75C5">
              <w:rPr>
                <w:rFonts w:ascii="Aptos" w:hAnsi="Aptos"/>
                <w:b/>
                <w:bCs/>
                <w:color w:val="1F3864"/>
                <w:sz w:val="17"/>
                <w:szCs w:val="17"/>
              </w:rPr>
              <w:t>Delegated Authority</w:t>
            </w:r>
          </w:p>
        </w:tc>
        <w:tc>
          <w:tcPr>
            <w:tcW w:w="3081" w:type="dxa"/>
            <w:shd w:val="clear" w:color="auto" w:fill="FFFFFF"/>
            <w:tcMar>
              <w:top w:w="70" w:type="dxa"/>
              <w:left w:w="110" w:type="dxa"/>
              <w:bottom w:w="70" w:type="dxa"/>
              <w:right w:w="110" w:type="dxa"/>
            </w:tcMar>
            <w:vAlign w:val="center"/>
          </w:tcPr>
          <w:p w14:paraId="39D9D03A" w14:textId="77777777" w:rsidR="00C56193" w:rsidRPr="000D75C5" w:rsidRDefault="00C56193" w:rsidP="00EB7C45">
            <w:pPr>
              <w:spacing w:after="10" w:line="254" w:lineRule="auto"/>
              <w:rPr>
                <w:rFonts w:ascii="Aptos" w:hAnsi="Aptos"/>
              </w:rPr>
            </w:pPr>
            <w:r w:rsidRPr="000D75C5">
              <w:rPr>
                <w:rFonts w:ascii="Aptos" w:hAnsi="Aptos"/>
                <w:sz w:val="17"/>
                <w:szCs w:val="17"/>
              </w:rPr>
              <w:t>File ingestion (SFINT19), canonical model (SFINT24), content routing (SFINT25), push to platform (SFINT21)</w:t>
            </w:r>
          </w:p>
        </w:tc>
        <w:tc>
          <w:tcPr>
            <w:tcW w:w="2268" w:type="dxa"/>
            <w:shd w:val="clear" w:color="auto" w:fill="FFFFFF"/>
            <w:tcMar>
              <w:top w:w="70" w:type="dxa"/>
              <w:left w:w="110" w:type="dxa"/>
              <w:bottom w:w="70" w:type="dxa"/>
              <w:right w:w="110" w:type="dxa"/>
            </w:tcMar>
            <w:vAlign w:val="center"/>
          </w:tcPr>
          <w:p w14:paraId="741606C0" w14:textId="77777777" w:rsidR="00C56193" w:rsidRPr="000D75C5" w:rsidRDefault="00C56193" w:rsidP="00EB7C45">
            <w:pPr>
              <w:spacing w:after="10" w:line="254" w:lineRule="auto"/>
              <w:rPr>
                <w:rFonts w:ascii="Aptos" w:hAnsi="Aptos"/>
              </w:rPr>
            </w:pPr>
            <w:r w:rsidRPr="000D75C5">
              <w:rPr>
                <w:rFonts w:ascii="Aptos" w:hAnsi="Aptos"/>
                <w:sz w:val="17"/>
                <w:szCs w:val="17"/>
              </w:rPr>
              <w:t>Logic Apps, Functions, Blob, Service Bus, Snowflake</w:t>
            </w:r>
          </w:p>
        </w:tc>
        <w:tc>
          <w:tcPr>
            <w:tcW w:w="3544" w:type="dxa"/>
            <w:shd w:val="clear" w:color="auto" w:fill="FFFFFF"/>
            <w:tcMar>
              <w:top w:w="70" w:type="dxa"/>
              <w:left w:w="110" w:type="dxa"/>
              <w:bottom w:w="70" w:type="dxa"/>
              <w:right w:w="110" w:type="dxa"/>
            </w:tcMar>
            <w:vAlign w:val="center"/>
          </w:tcPr>
          <w:p w14:paraId="0C0DF11C" w14:textId="77777777" w:rsidR="00C56193" w:rsidRPr="000D75C5" w:rsidRDefault="00C56193" w:rsidP="00EB7C45">
            <w:pPr>
              <w:spacing w:after="10" w:line="254" w:lineRule="auto"/>
              <w:rPr>
                <w:rFonts w:ascii="Aptos" w:hAnsi="Aptos"/>
              </w:rPr>
            </w:pPr>
            <w:r w:rsidRPr="000D75C5">
              <w:rPr>
                <w:rFonts w:ascii="Aptos" w:hAnsi="Aptos"/>
                <w:sz w:val="17"/>
                <w:szCs w:val="17"/>
              </w:rPr>
              <w:t>Validate cover holder reporting, capture at source where possible, and retire manual bordereau re-keying.</w:t>
            </w:r>
          </w:p>
        </w:tc>
      </w:tr>
      <w:tr w:rsidR="00C56193" w14:paraId="63F1305A" w14:textId="77777777" w:rsidTr="00EB7C45">
        <w:tc>
          <w:tcPr>
            <w:tcW w:w="1450" w:type="dxa"/>
            <w:shd w:val="clear" w:color="auto" w:fill="F4F6FA"/>
            <w:tcMar>
              <w:top w:w="70" w:type="dxa"/>
              <w:left w:w="110" w:type="dxa"/>
              <w:bottom w:w="70" w:type="dxa"/>
              <w:right w:w="110" w:type="dxa"/>
            </w:tcMar>
            <w:vAlign w:val="center"/>
          </w:tcPr>
          <w:p w14:paraId="027F637B" w14:textId="77777777" w:rsidR="00C56193" w:rsidRPr="000D75C5" w:rsidRDefault="00C56193" w:rsidP="00EB7C45">
            <w:pPr>
              <w:spacing w:after="10" w:line="254" w:lineRule="auto"/>
              <w:rPr>
                <w:rFonts w:ascii="Aptos" w:hAnsi="Aptos"/>
              </w:rPr>
            </w:pPr>
            <w:r w:rsidRPr="000D75C5">
              <w:rPr>
                <w:rFonts w:ascii="Aptos" w:hAnsi="Aptos"/>
                <w:b/>
                <w:bCs/>
                <w:color w:val="1F3864"/>
                <w:sz w:val="17"/>
                <w:szCs w:val="17"/>
              </w:rPr>
              <w:t>London Market</w:t>
            </w:r>
          </w:p>
        </w:tc>
        <w:tc>
          <w:tcPr>
            <w:tcW w:w="3081" w:type="dxa"/>
            <w:shd w:val="clear" w:color="auto" w:fill="F4F6FA"/>
            <w:tcMar>
              <w:top w:w="70" w:type="dxa"/>
              <w:left w:w="110" w:type="dxa"/>
              <w:bottom w:w="70" w:type="dxa"/>
              <w:right w:w="110" w:type="dxa"/>
            </w:tcMar>
            <w:vAlign w:val="center"/>
          </w:tcPr>
          <w:p w14:paraId="6C18218D" w14:textId="77777777" w:rsidR="00C56193" w:rsidRPr="000D75C5" w:rsidRDefault="00C56193" w:rsidP="00EB7C45">
            <w:pPr>
              <w:spacing w:after="10" w:line="254" w:lineRule="auto"/>
              <w:rPr>
                <w:rFonts w:ascii="Aptos" w:hAnsi="Aptos"/>
              </w:rPr>
            </w:pPr>
            <w:r w:rsidRPr="000D75C5">
              <w:rPr>
                <w:rFonts w:ascii="Aptos" w:hAnsi="Aptos"/>
                <w:sz w:val="17"/>
                <w:szCs w:val="17"/>
              </w:rPr>
              <w:t>Canonical model (SFINT24), messaging (SFINT9), orchestration (SFINT16), push to platform (SFINT21)</w:t>
            </w:r>
          </w:p>
        </w:tc>
        <w:tc>
          <w:tcPr>
            <w:tcW w:w="2268" w:type="dxa"/>
            <w:shd w:val="clear" w:color="auto" w:fill="F4F6FA"/>
            <w:tcMar>
              <w:top w:w="70" w:type="dxa"/>
              <w:left w:w="110" w:type="dxa"/>
              <w:bottom w:w="70" w:type="dxa"/>
              <w:right w:w="110" w:type="dxa"/>
            </w:tcMar>
            <w:vAlign w:val="center"/>
          </w:tcPr>
          <w:p w14:paraId="74CBFD15" w14:textId="77777777" w:rsidR="00C56193" w:rsidRPr="000D75C5" w:rsidRDefault="00C56193" w:rsidP="00EB7C45">
            <w:pPr>
              <w:spacing w:after="10" w:line="254" w:lineRule="auto"/>
              <w:rPr>
                <w:rFonts w:ascii="Aptos" w:hAnsi="Aptos"/>
              </w:rPr>
            </w:pPr>
            <w:r w:rsidRPr="000D75C5">
              <w:rPr>
                <w:rFonts w:ascii="Aptos" w:hAnsi="Aptos"/>
                <w:sz w:val="17"/>
                <w:szCs w:val="17"/>
              </w:rPr>
              <w:t>API Management, Logic Apps, Service Bus, Functions</w:t>
            </w:r>
          </w:p>
        </w:tc>
        <w:tc>
          <w:tcPr>
            <w:tcW w:w="3544" w:type="dxa"/>
            <w:shd w:val="clear" w:color="auto" w:fill="F4F6FA"/>
            <w:tcMar>
              <w:top w:w="70" w:type="dxa"/>
              <w:left w:w="110" w:type="dxa"/>
              <w:bottom w:w="70" w:type="dxa"/>
              <w:right w:w="110" w:type="dxa"/>
            </w:tcMar>
            <w:vAlign w:val="center"/>
          </w:tcPr>
          <w:p w14:paraId="50B8FDE6" w14:textId="77777777" w:rsidR="00C56193" w:rsidRPr="000D75C5" w:rsidRDefault="00C56193" w:rsidP="00EB7C45">
            <w:pPr>
              <w:spacing w:after="10" w:line="254" w:lineRule="auto"/>
              <w:rPr>
                <w:rFonts w:ascii="Aptos" w:hAnsi="Aptos"/>
              </w:rPr>
            </w:pPr>
            <w:r w:rsidRPr="000D75C5">
              <w:rPr>
                <w:rFonts w:ascii="Aptos" w:hAnsi="Aptos"/>
                <w:sz w:val="17"/>
                <w:szCs w:val="17"/>
              </w:rPr>
              <w:t>Align processing to the core data record and design for incremental modernisation.</w:t>
            </w:r>
          </w:p>
        </w:tc>
      </w:tr>
      <w:tr w:rsidR="00C56193" w14:paraId="7AB02B0B" w14:textId="77777777" w:rsidTr="00EB7C45">
        <w:tc>
          <w:tcPr>
            <w:tcW w:w="1450" w:type="dxa"/>
            <w:shd w:val="clear" w:color="auto" w:fill="FFFFFF"/>
            <w:tcMar>
              <w:top w:w="70" w:type="dxa"/>
              <w:left w:w="110" w:type="dxa"/>
              <w:bottom w:w="70" w:type="dxa"/>
              <w:right w:w="110" w:type="dxa"/>
            </w:tcMar>
            <w:vAlign w:val="center"/>
          </w:tcPr>
          <w:p w14:paraId="36D8D7B2" w14:textId="77777777" w:rsidR="00C56193" w:rsidRPr="000D75C5" w:rsidRDefault="00C56193" w:rsidP="00EB7C45">
            <w:pPr>
              <w:spacing w:after="10" w:line="254" w:lineRule="auto"/>
              <w:rPr>
                <w:rFonts w:ascii="Aptos" w:hAnsi="Aptos"/>
              </w:rPr>
            </w:pPr>
            <w:r w:rsidRPr="000D75C5">
              <w:rPr>
                <w:rFonts w:ascii="Aptos" w:hAnsi="Aptos"/>
                <w:b/>
                <w:bCs/>
                <w:color w:val="1F3864"/>
                <w:sz w:val="17"/>
                <w:szCs w:val="17"/>
              </w:rPr>
              <w:t>Submissions</w:t>
            </w:r>
          </w:p>
        </w:tc>
        <w:tc>
          <w:tcPr>
            <w:tcW w:w="3081" w:type="dxa"/>
            <w:shd w:val="clear" w:color="auto" w:fill="FFFFFF"/>
            <w:tcMar>
              <w:top w:w="70" w:type="dxa"/>
              <w:left w:w="110" w:type="dxa"/>
              <w:bottom w:w="70" w:type="dxa"/>
              <w:right w:w="110" w:type="dxa"/>
            </w:tcMar>
            <w:vAlign w:val="center"/>
          </w:tcPr>
          <w:p w14:paraId="37D789D4" w14:textId="77777777" w:rsidR="00C56193" w:rsidRPr="000D75C5" w:rsidRDefault="00C56193" w:rsidP="00EB7C45">
            <w:pPr>
              <w:spacing w:after="10" w:line="254" w:lineRule="auto"/>
              <w:rPr>
                <w:rFonts w:ascii="Aptos" w:hAnsi="Aptos"/>
              </w:rPr>
            </w:pPr>
            <w:r w:rsidRPr="000D75C5">
              <w:rPr>
                <w:rFonts w:ascii="Aptos" w:hAnsi="Aptos"/>
                <w:sz w:val="17"/>
                <w:szCs w:val="17"/>
              </w:rPr>
              <w:t>Inbound webhook or API (SFINT1, SFINT13), file ingestion (SFINT19), content routing (SFINT25), composition (SFINT2)</w:t>
            </w:r>
          </w:p>
        </w:tc>
        <w:tc>
          <w:tcPr>
            <w:tcW w:w="2268" w:type="dxa"/>
            <w:shd w:val="clear" w:color="auto" w:fill="FFFFFF"/>
            <w:tcMar>
              <w:top w:w="70" w:type="dxa"/>
              <w:left w:w="110" w:type="dxa"/>
              <w:bottom w:w="70" w:type="dxa"/>
              <w:right w:w="110" w:type="dxa"/>
            </w:tcMar>
            <w:vAlign w:val="center"/>
          </w:tcPr>
          <w:p w14:paraId="62CF4C66" w14:textId="77777777" w:rsidR="00C56193" w:rsidRPr="000D75C5" w:rsidRDefault="00C56193" w:rsidP="00EB7C45">
            <w:pPr>
              <w:spacing w:after="10" w:line="254" w:lineRule="auto"/>
              <w:rPr>
                <w:rFonts w:ascii="Aptos" w:hAnsi="Aptos"/>
              </w:rPr>
            </w:pPr>
            <w:r w:rsidRPr="000D75C5">
              <w:rPr>
                <w:rFonts w:ascii="Aptos" w:hAnsi="Aptos"/>
                <w:sz w:val="17"/>
                <w:szCs w:val="17"/>
              </w:rPr>
              <w:t>API Management, Front Door and WAF, Logic Apps, Functions</w:t>
            </w:r>
          </w:p>
        </w:tc>
        <w:tc>
          <w:tcPr>
            <w:tcW w:w="3544" w:type="dxa"/>
            <w:shd w:val="clear" w:color="auto" w:fill="FFFFFF"/>
            <w:tcMar>
              <w:top w:w="70" w:type="dxa"/>
              <w:left w:w="110" w:type="dxa"/>
              <w:bottom w:w="70" w:type="dxa"/>
              <w:right w:w="110" w:type="dxa"/>
            </w:tcMar>
            <w:vAlign w:val="center"/>
          </w:tcPr>
          <w:p w14:paraId="45B2E2B6" w14:textId="77777777" w:rsidR="00C56193" w:rsidRPr="000D75C5" w:rsidRDefault="00C56193" w:rsidP="00EB7C45">
            <w:pPr>
              <w:spacing w:after="10" w:line="254" w:lineRule="auto"/>
              <w:rPr>
                <w:rFonts w:ascii="Aptos" w:hAnsi="Aptos"/>
              </w:rPr>
            </w:pPr>
            <w:r w:rsidRPr="000D75C5">
              <w:rPr>
                <w:rFonts w:ascii="Aptos" w:hAnsi="Aptos"/>
                <w:sz w:val="17"/>
                <w:szCs w:val="17"/>
              </w:rPr>
              <w:t>Accept submissions by API, file or portal, triage and route to the right underwriting team and system.</w:t>
            </w:r>
          </w:p>
        </w:tc>
      </w:tr>
      <w:tr w:rsidR="00C56193" w14:paraId="3265D6A5" w14:textId="77777777" w:rsidTr="00EB7C45">
        <w:tc>
          <w:tcPr>
            <w:tcW w:w="1450" w:type="dxa"/>
            <w:shd w:val="clear" w:color="auto" w:fill="F4F6FA"/>
            <w:tcMar>
              <w:top w:w="70" w:type="dxa"/>
              <w:left w:w="110" w:type="dxa"/>
              <w:bottom w:w="70" w:type="dxa"/>
              <w:right w:w="110" w:type="dxa"/>
            </w:tcMar>
            <w:vAlign w:val="center"/>
          </w:tcPr>
          <w:p w14:paraId="53703769" w14:textId="77777777" w:rsidR="00C56193" w:rsidRPr="000D75C5" w:rsidRDefault="00C56193" w:rsidP="00EB7C45">
            <w:pPr>
              <w:spacing w:after="10" w:line="254" w:lineRule="auto"/>
              <w:rPr>
                <w:rFonts w:ascii="Aptos" w:hAnsi="Aptos"/>
              </w:rPr>
            </w:pPr>
            <w:r w:rsidRPr="000D75C5">
              <w:rPr>
                <w:rFonts w:ascii="Aptos" w:hAnsi="Aptos"/>
                <w:b/>
                <w:bCs/>
                <w:color w:val="1F3864"/>
                <w:sz w:val="17"/>
                <w:szCs w:val="17"/>
              </w:rPr>
              <w:t>Claims</w:t>
            </w:r>
          </w:p>
        </w:tc>
        <w:tc>
          <w:tcPr>
            <w:tcW w:w="3081" w:type="dxa"/>
            <w:shd w:val="clear" w:color="auto" w:fill="F4F6FA"/>
            <w:tcMar>
              <w:top w:w="70" w:type="dxa"/>
              <w:left w:w="110" w:type="dxa"/>
              <w:bottom w:w="70" w:type="dxa"/>
              <w:right w:w="110" w:type="dxa"/>
            </w:tcMar>
            <w:vAlign w:val="center"/>
          </w:tcPr>
          <w:p w14:paraId="130A9F13" w14:textId="77777777" w:rsidR="00C56193" w:rsidRPr="000D75C5" w:rsidRDefault="00C56193" w:rsidP="00EB7C45">
            <w:pPr>
              <w:spacing w:after="10" w:line="254" w:lineRule="auto"/>
              <w:rPr>
                <w:rFonts w:ascii="Aptos" w:hAnsi="Aptos"/>
              </w:rPr>
            </w:pPr>
            <w:r w:rsidRPr="000D75C5">
              <w:rPr>
                <w:rFonts w:ascii="Aptos" w:hAnsi="Aptos"/>
                <w:sz w:val="17"/>
                <w:szCs w:val="17"/>
              </w:rPr>
              <w:t>Inbound webhook or API (SFINT13), orchestration with compensation (SFINT16 and SFINT17), outbound webhook (SFINT14), push to platform (SFINT21)</w:t>
            </w:r>
          </w:p>
        </w:tc>
        <w:tc>
          <w:tcPr>
            <w:tcW w:w="2268" w:type="dxa"/>
            <w:shd w:val="clear" w:color="auto" w:fill="F4F6FA"/>
            <w:tcMar>
              <w:top w:w="70" w:type="dxa"/>
              <w:left w:w="110" w:type="dxa"/>
              <w:bottom w:w="70" w:type="dxa"/>
              <w:right w:w="110" w:type="dxa"/>
            </w:tcMar>
            <w:vAlign w:val="center"/>
          </w:tcPr>
          <w:p w14:paraId="19854CE8" w14:textId="77777777" w:rsidR="00C56193" w:rsidRPr="000D75C5" w:rsidRDefault="00C56193" w:rsidP="00EB7C45">
            <w:pPr>
              <w:spacing w:after="10" w:line="254" w:lineRule="auto"/>
              <w:rPr>
                <w:rFonts w:ascii="Aptos" w:hAnsi="Aptos"/>
              </w:rPr>
            </w:pPr>
            <w:r w:rsidRPr="000D75C5">
              <w:rPr>
                <w:rFonts w:ascii="Aptos" w:hAnsi="Aptos"/>
                <w:sz w:val="17"/>
                <w:szCs w:val="17"/>
              </w:rPr>
              <w:t>API Management, Logic Apps, Service Bus, Functions</w:t>
            </w:r>
          </w:p>
        </w:tc>
        <w:tc>
          <w:tcPr>
            <w:tcW w:w="3544" w:type="dxa"/>
            <w:shd w:val="clear" w:color="auto" w:fill="F4F6FA"/>
            <w:tcMar>
              <w:top w:w="70" w:type="dxa"/>
              <w:left w:w="110" w:type="dxa"/>
              <w:bottom w:w="70" w:type="dxa"/>
              <w:right w:w="110" w:type="dxa"/>
            </w:tcMar>
            <w:vAlign w:val="center"/>
          </w:tcPr>
          <w:p w14:paraId="29E4322E" w14:textId="77777777" w:rsidR="00C56193" w:rsidRPr="000D75C5" w:rsidRDefault="00C56193" w:rsidP="00EB7C45">
            <w:pPr>
              <w:spacing w:after="10" w:line="254" w:lineRule="auto"/>
              <w:rPr>
                <w:rFonts w:ascii="Aptos" w:hAnsi="Aptos"/>
              </w:rPr>
            </w:pPr>
            <w:r w:rsidRPr="000D75C5">
              <w:rPr>
                <w:rFonts w:ascii="Aptos" w:hAnsi="Aptos"/>
                <w:sz w:val="17"/>
                <w:szCs w:val="17"/>
              </w:rPr>
              <w:t>First notification of loss from portals and third-party administrators, orchestrated across systems, with status notifications outbound.</w:t>
            </w:r>
          </w:p>
        </w:tc>
      </w:tr>
      <w:tr w:rsidR="00C56193" w14:paraId="21DC34C6" w14:textId="77777777" w:rsidTr="00EB7C45">
        <w:tc>
          <w:tcPr>
            <w:tcW w:w="1450" w:type="dxa"/>
            <w:shd w:val="clear" w:color="auto" w:fill="FFFFFF"/>
            <w:tcMar>
              <w:top w:w="70" w:type="dxa"/>
              <w:left w:w="110" w:type="dxa"/>
              <w:bottom w:w="70" w:type="dxa"/>
              <w:right w:w="110" w:type="dxa"/>
            </w:tcMar>
            <w:vAlign w:val="center"/>
          </w:tcPr>
          <w:p w14:paraId="07E839CF" w14:textId="77777777" w:rsidR="00C56193" w:rsidRPr="000D75C5" w:rsidRDefault="00C56193" w:rsidP="00EB7C45">
            <w:pPr>
              <w:spacing w:after="10" w:line="254" w:lineRule="auto"/>
              <w:rPr>
                <w:rFonts w:ascii="Aptos" w:hAnsi="Aptos"/>
              </w:rPr>
            </w:pPr>
            <w:r w:rsidRPr="000D75C5">
              <w:rPr>
                <w:rFonts w:ascii="Aptos" w:hAnsi="Aptos"/>
                <w:b/>
                <w:bCs/>
                <w:color w:val="1F3864"/>
                <w:sz w:val="17"/>
                <w:szCs w:val="17"/>
              </w:rPr>
              <w:t>Reinsurance</w:t>
            </w:r>
          </w:p>
        </w:tc>
        <w:tc>
          <w:tcPr>
            <w:tcW w:w="3081" w:type="dxa"/>
            <w:shd w:val="clear" w:color="auto" w:fill="FFFFFF"/>
            <w:tcMar>
              <w:top w:w="70" w:type="dxa"/>
              <w:left w:w="110" w:type="dxa"/>
              <w:bottom w:w="70" w:type="dxa"/>
              <w:right w:w="110" w:type="dxa"/>
            </w:tcMar>
            <w:vAlign w:val="center"/>
          </w:tcPr>
          <w:p w14:paraId="72FE60B6" w14:textId="77777777" w:rsidR="00C56193" w:rsidRPr="000D75C5" w:rsidRDefault="00C56193" w:rsidP="00EB7C45">
            <w:pPr>
              <w:spacing w:after="10" w:line="254" w:lineRule="auto"/>
              <w:rPr>
                <w:rFonts w:ascii="Aptos" w:hAnsi="Aptos"/>
              </w:rPr>
            </w:pPr>
            <w:r w:rsidRPr="000D75C5">
              <w:rPr>
                <w:rFonts w:ascii="Aptos" w:hAnsi="Aptos"/>
                <w:sz w:val="17"/>
                <w:szCs w:val="17"/>
              </w:rPr>
              <w:t>Canonical model (SFINT24), file and messaging (SFINT19, SFINT9), orchestration (SFINT16)</w:t>
            </w:r>
          </w:p>
        </w:tc>
        <w:tc>
          <w:tcPr>
            <w:tcW w:w="2268" w:type="dxa"/>
            <w:shd w:val="clear" w:color="auto" w:fill="FFFFFF"/>
            <w:tcMar>
              <w:top w:w="70" w:type="dxa"/>
              <w:left w:w="110" w:type="dxa"/>
              <w:bottom w:w="70" w:type="dxa"/>
              <w:right w:w="110" w:type="dxa"/>
            </w:tcMar>
            <w:vAlign w:val="center"/>
          </w:tcPr>
          <w:p w14:paraId="23D10DE5" w14:textId="77777777" w:rsidR="00C56193" w:rsidRPr="000D75C5" w:rsidRDefault="00C56193" w:rsidP="00EB7C45">
            <w:pPr>
              <w:spacing w:after="10" w:line="254" w:lineRule="auto"/>
              <w:rPr>
                <w:rFonts w:ascii="Aptos" w:hAnsi="Aptos"/>
              </w:rPr>
            </w:pPr>
            <w:r w:rsidRPr="000D75C5">
              <w:rPr>
                <w:rFonts w:ascii="Aptos" w:hAnsi="Aptos"/>
                <w:sz w:val="17"/>
                <w:szCs w:val="17"/>
              </w:rPr>
              <w:t>Logic Apps, Functions, Service Bus, Snowflake</w:t>
            </w:r>
          </w:p>
        </w:tc>
        <w:tc>
          <w:tcPr>
            <w:tcW w:w="3544" w:type="dxa"/>
            <w:shd w:val="clear" w:color="auto" w:fill="FFFFFF"/>
            <w:tcMar>
              <w:top w:w="70" w:type="dxa"/>
              <w:left w:w="110" w:type="dxa"/>
              <w:bottom w:w="70" w:type="dxa"/>
              <w:right w:w="110" w:type="dxa"/>
            </w:tcMar>
            <w:vAlign w:val="center"/>
          </w:tcPr>
          <w:p w14:paraId="260ED3B3" w14:textId="77777777" w:rsidR="00C56193" w:rsidRPr="000D75C5" w:rsidRDefault="00C56193" w:rsidP="00EB7C45">
            <w:pPr>
              <w:spacing w:after="10" w:line="254" w:lineRule="auto"/>
              <w:rPr>
                <w:rFonts w:ascii="Aptos" w:hAnsi="Aptos"/>
              </w:rPr>
            </w:pPr>
            <w:r w:rsidRPr="000D75C5">
              <w:rPr>
                <w:rFonts w:ascii="Aptos" w:hAnsi="Aptos"/>
                <w:sz w:val="17"/>
                <w:szCs w:val="17"/>
              </w:rPr>
              <w:t>Cede risk, premium and claims to treaty and facultative systems and reinsurers and manage recoveries.</w:t>
            </w:r>
          </w:p>
        </w:tc>
      </w:tr>
      <w:tr w:rsidR="00C56193" w14:paraId="050A2B5C" w14:textId="77777777" w:rsidTr="00EB7C45">
        <w:tc>
          <w:tcPr>
            <w:tcW w:w="1450" w:type="dxa"/>
            <w:shd w:val="clear" w:color="auto" w:fill="F4F6FA"/>
            <w:tcMar>
              <w:top w:w="70" w:type="dxa"/>
              <w:left w:w="110" w:type="dxa"/>
              <w:bottom w:w="70" w:type="dxa"/>
              <w:right w:w="110" w:type="dxa"/>
            </w:tcMar>
            <w:vAlign w:val="center"/>
          </w:tcPr>
          <w:p w14:paraId="17E152FE" w14:textId="77777777" w:rsidR="00C56193" w:rsidRPr="000D75C5" w:rsidRDefault="00C56193" w:rsidP="00EB7C45">
            <w:pPr>
              <w:spacing w:after="10" w:line="254" w:lineRule="auto"/>
              <w:rPr>
                <w:rFonts w:ascii="Aptos" w:hAnsi="Aptos"/>
              </w:rPr>
            </w:pPr>
            <w:r w:rsidRPr="000D75C5">
              <w:rPr>
                <w:rFonts w:ascii="Aptos" w:hAnsi="Aptos"/>
                <w:b/>
                <w:bCs/>
                <w:color w:val="1F3864"/>
                <w:sz w:val="17"/>
                <w:szCs w:val="17"/>
              </w:rPr>
              <w:t>Regulatory Reporting</w:t>
            </w:r>
          </w:p>
        </w:tc>
        <w:tc>
          <w:tcPr>
            <w:tcW w:w="3081" w:type="dxa"/>
            <w:shd w:val="clear" w:color="auto" w:fill="F4F6FA"/>
            <w:tcMar>
              <w:top w:w="70" w:type="dxa"/>
              <w:left w:w="110" w:type="dxa"/>
              <w:bottom w:w="70" w:type="dxa"/>
              <w:right w:w="110" w:type="dxa"/>
            </w:tcMar>
            <w:vAlign w:val="center"/>
          </w:tcPr>
          <w:p w14:paraId="3A39A38E" w14:textId="77777777" w:rsidR="00C56193" w:rsidRPr="000D75C5" w:rsidRDefault="00C56193" w:rsidP="00EB7C45">
            <w:pPr>
              <w:spacing w:after="10" w:line="254" w:lineRule="auto"/>
              <w:rPr>
                <w:rFonts w:ascii="Aptos" w:hAnsi="Aptos"/>
              </w:rPr>
            </w:pPr>
            <w:r w:rsidRPr="000D75C5">
              <w:rPr>
                <w:rFonts w:ascii="Aptos" w:hAnsi="Aptos"/>
                <w:sz w:val="17"/>
                <w:szCs w:val="17"/>
              </w:rPr>
              <w:t>Event offload (SFINT21), consume and serve (SFINT22), orchestration (SFINT16), file delivery (SFINT20)</w:t>
            </w:r>
          </w:p>
        </w:tc>
        <w:tc>
          <w:tcPr>
            <w:tcW w:w="2268" w:type="dxa"/>
            <w:shd w:val="clear" w:color="auto" w:fill="F4F6FA"/>
            <w:tcMar>
              <w:top w:w="70" w:type="dxa"/>
              <w:left w:w="110" w:type="dxa"/>
              <w:bottom w:w="70" w:type="dxa"/>
              <w:right w:w="110" w:type="dxa"/>
            </w:tcMar>
            <w:vAlign w:val="center"/>
          </w:tcPr>
          <w:p w14:paraId="50444ACA" w14:textId="77777777" w:rsidR="00C56193" w:rsidRPr="000D75C5" w:rsidRDefault="00C56193" w:rsidP="00EB7C45">
            <w:pPr>
              <w:spacing w:after="10" w:line="254" w:lineRule="auto"/>
              <w:rPr>
                <w:rFonts w:ascii="Aptos" w:hAnsi="Aptos"/>
              </w:rPr>
            </w:pPr>
            <w:r w:rsidRPr="000D75C5">
              <w:rPr>
                <w:rFonts w:ascii="Aptos" w:hAnsi="Aptos"/>
                <w:sz w:val="17"/>
                <w:szCs w:val="17"/>
              </w:rPr>
              <w:t>Snowflake, Logic Apps, Functions, API Management</w:t>
            </w:r>
          </w:p>
        </w:tc>
        <w:tc>
          <w:tcPr>
            <w:tcW w:w="3544" w:type="dxa"/>
            <w:shd w:val="clear" w:color="auto" w:fill="F4F6FA"/>
            <w:tcMar>
              <w:top w:w="70" w:type="dxa"/>
              <w:left w:w="110" w:type="dxa"/>
              <w:bottom w:w="70" w:type="dxa"/>
              <w:right w:w="110" w:type="dxa"/>
            </w:tcMar>
            <w:vAlign w:val="center"/>
          </w:tcPr>
          <w:p w14:paraId="66F5F6CE" w14:textId="77777777" w:rsidR="00C56193" w:rsidRPr="000D75C5" w:rsidRDefault="00C56193" w:rsidP="00EB7C45">
            <w:pPr>
              <w:spacing w:after="10" w:line="254" w:lineRule="auto"/>
              <w:rPr>
                <w:rFonts w:ascii="Aptos" w:hAnsi="Aptos"/>
              </w:rPr>
            </w:pPr>
            <w:r w:rsidRPr="000D75C5">
              <w:rPr>
                <w:rFonts w:ascii="Aptos" w:hAnsi="Aptos"/>
                <w:sz w:val="17"/>
                <w:szCs w:val="17"/>
              </w:rPr>
              <w:t>Assemble regulatory and tax reporting on the data platform and submit through orchestrated feeds or files.</w:t>
            </w:r>
          </w:p>
        </w:tc>
      </w:tr>
    </w:tbl>
    <w:p w14:paraId="722E18D3" w14:textId="77777777" w:rsidR="00C56193" w:rsidRPr="00C97173" w:rsidRDefault="00C56193" w:rsidP="00C56193">
      <w:pPr>
        <w:pStyle w:val="Heading1"/>
        <w:rPr>
          <w:sz w:val="36"/>
          <w:szCs w:val="36"/>
        </w:rPr>
      </w:pPr>
      <w:bookmarkStart w:id="157" w:name="_10._Data_Platform"/>
      <w:bookmarkStart w:id="158" w:name="_Toc239421380"/>
      <w:bookmarkStart w:id="159" w:name="_Toc239852327"/>
      <w:bookmarkEnd w:id="157"/>
      <w:r w:rsidRPr="00C97173">
        <w:rPr>
          <w:sz w:val="36"/>
          <w:szCs w:val="36"/>
        </w:rPr>
        <w:t>9. Data Platform Position and Guardrails</w:t>
      </w:r>
      <w:bookmarkEnd w:id="158"/>
      <w:bookmarkEnd w:id="159"/>
    </w:p>
    <w:p w14:paraId="6D7B3D87" w14:textId="77777777" w:rsidR="00C56193" w:rsidRPr="000D1E23" w:rsidRDefault="00C56193" w:rsidP="00C56193">
      <w:pPr>
        <w:pStyle w:val="Heading2"/>
        <w:rPr>
          <w:rFonts w:ascii="Calibri heading" w:hAnsi="Calibri heading"/>
          <w:b/>
          <w:bCs/>
          <w:color w:val="2E5496"/>
          <w:sz w:val="28"/>
          <w:lang w:val="en-US" w:eastAsia="en-US"/>
        </w:rPr>
      </w:pPr>
      <w:bookmarkStart w:id="160" w:name="_Toc239421381"/>
      <w:bookmarkStart w:id="161" w:name="_Toc239852328"/>
      <w:r w:rsidRPr="000D1E23">
        <w:rPr>
          <w:rFonts w:ascii="Calibri heading" w:hAnsi="Calibri heading"/>
          <w:b/>
          <w:bCs/>
          <w:color w:val="2E5496"/>
          <w:sz w:val="28"/>
          <w:lang w:val="en-US" w:eastAsia="en-US"/>
        </w:rPr>
        <w:t>9.1 Core Position</w:t>
      </w:r>
      <w:bookmarkEnd w:id="160"/>
      <w:bookmarkEnd w:id="161"/>
    </w:p>
    <w:p w14:paraId="2BF44D05" w14:textId="77777777" w:rsidR="00C56193" w:rsidRDefault="00C56193" w:rsidP="00C56193">
      <w:pPr>
        <w:spacing w:after="120" w:line="278" w:lineRule="auto"/>
      </w:pPr>
      <w:r w:rsidRPr="000D75C5">
        <w:rPr>
          <w:rFonts w:ascii="Aptos" w:hAnsi="Aptos"/>
          <w:sz w:val="18"/>
          <w:szCs w:val="18"/>
        </w:rPr>
        <w:t xml:space="preserve">The data platform is owned by the data team and is not a general integration endpoint. The </w:t>
      </w:r>
      <w:r w:rsidRPr="000D75C5">
        <w:rPr>
          <w:rFonts w:ascii="Aptos" w:hAnsi="Aptos"/>
          <w:sz w:val="18"/>
          <w:szCs w:val="18"/>
          <w:lang w:val="en-GB"/>
        </w:rPr>
        <w:t>System Integration framework</w:t>
      </w:r>
      <w:r w:rsidRPr="000D75C5" w:rsidDel="00A22181">
        <w:rPr>
          <w:rFonts w:ascii="Aptos" w:hAnsi="Aptos"/>
          <w:sz w:val="18"/>
          <w:szCs w:val="18"/>
        </w:rPr>
        <w:t xml:space="preserve"> </w:t>
      </w:r>
      <w:r w:rsidRPr="000D75C5">
        <w:rPr>
          <w:rFonts w:ascii="Aptos" w:hAnsi="Aptos"/>
          <w:sz w:val="18"/>
          <w:szCs w:val="18"/>
        </w:rPr>
        <w:t>interact with data platform at two governed hand-offs only, a push into the Data platform and a curated data to be consume from it. Bulk movement and transformation remain inside the data platform. This boundary keeps operational integration and analytical data cleanly separated and governed</w:t>
      </w:r>
      <w:r>
        <w:t>.</w:t>
      </w:r>
    </w:p>
    <w:p w14:paraId="563B7EB9" w14:textId="77777777" w:rsidR="00C56193" w:rsidRPr="000D1E23" w:rsidRDefault="00C56193" w:rsidP="00C56193">
      <w:pPr>
        <w:pStyle w:val="Heading2"/>
        <w:rPr>
          <w:rFonts w:ascii="Calibri heading" w:hAnsi="Calibri heading"/>
          <w:b/>
          <w:bCs/>
          <w:color w:val="2E5496"/>
          <w:sz w:val="28"/>
          <w:lang w:val="en-US" w:eastAsia="en-US"/>
        </w:rPr>
      </w:pPr>
      <w:bookmarkStart w:id="162" w:name="_Toc239421382"/>
      <w:bookmarkStart w:id="163" w:name="_Toc239852329"/>
      <w:r w:rsidRPr="000D1E23">
        <w:rPr>
          <w:rFonts w:ascii="Calibri heading" w:hAnsi="Calibri heading"/>
          <w:b/>
          <w:bCs/>
          <w:color w:val="2E5496"/>
          <w:sz w:val="28"/>
          <w:lang w:val="en-US" w:eastAsia="en-US"/>
        </w:rPr>
        <w:t>9.2 Appropriate Uses</w:t>
      </w:r>
      <w:bookmarkEnd w:id="162"/>
      <w:bookmarkEnd w:id="163"/>
    </w:p>
    <w:p w14:paraId="43796B1B" w14:textId="77777777" w:rsidR="00C56193" w:rsidRPr="000D75C5" w:rsidRDefault="00C56193" w:rsidP="00C56193">
      <w:pPr>
        <w:spacing w:after="46" w:line="270" w:lineRule="auto"/>
        <w:rPr>
          <w:rFonts w:ascii="Aptos" w:hAnsi="Aptos"/>
          <w:sz w:val="18"/>
          <w:szCs w:val="18"/>
        </w:rPr>
      </w:pPr>
      <w:r w:rsidRPr="000D75C5">
        <w:rPr>
          <w:rFonts w:ascii="Aptos" w:hAnsi="Aptos"/>
          <w:sz w:val="18"/>
          <w:szCs w:val="18"/>
        </w:rPr>
        <w:t>Landing operational data into the platform for analytics and reporting.</w:t>
      </w:r>
    </w:p>
    <w:p w14:paraId="240EB3DE" w14:textId="77777777" w:rsidR="00C56193" w:rsidRPr="000D75C5" w:rsidRDefault="00C56193" w:rsidP="00C56193">
      <w:pPr>
        <w:spacing w:after="46" w:line="270" w:lineRule="auto"/>
        <w:rPr>
          <w:rFonts w:ascii="Aptos" w:hAnsi="Aptos"/>
          <w:sz w:val="18"/>
          <w:szCs w:val="18"/>
        </w:rPr>
      </w:pPr>
      <w:r w:rsidRPr="000D75C5">
        <w:rPr>
          <w:rFonts w:ascii="Aptos" w:hAnsi="Aptos"/>
          <w:sz w:val="18"/>
          <w:szCs w:val="18"/>
        </w:rPr>
        <w:t>Serving a curated, read-only dataset back to an operational consumer through the platform's serving layer.</w:t>
      </w:r>
    </w:p>
    <w:p w14:paraId="631702F2" w14:textId="77777777" w:rsidR="00C56193" w:rsidRPr="000D75C5" w:rsidRDefault="00C56193" w:rsidP="00C56193">
      <w:pPr>
        <w:spacing w:after="46" w:line="270" w:lineRule="auto"/>
        <w:rPr>
          <w:rFonts w:ascii="Aptos" w:hAnsi="Aptos"/>
          <w:sz w:val="18"/>
          <w:szCs w:val="18"/>
        </w:rPr>
      </w:pPr>
      <w:r w:rsidRPr="000D75C5">
        <w:rPr>
          <w:rFonts w:ascii="Aptos" w:hAnsi="Aptos"/>
          <w:sz w:val="18"/>
          <w:szCs w:val="18"/>
        </w:rPr>
        <w:t>Streaming high-volume telemetry into the platform for downstream processing.</w:t>
      </w:r>
    </w:p>
    <w:p w14:paraId="04D8D9B5" w14:textId="77777777" w:rsidR="00C56193" w:rsidRPr="000D1E23" w:rsidRDefault="00C56193" w:rsidP="00C56193">
      <w:pPr>
        <w:pStyle w:val="Heading2"/>
        <w:rPr>
          <w:rFonts w:ascii="Calibri heading" w:hAnsi="Calibri heading"/>
          <w:b/>
          <w:bCs/>
          <w:color w:val="2E5496"/>
          <w:sz w:val="28"/>
          <w:lang w:val="en-US" w:eastAsia="en-US"/>
        </w:rPr>
      </w:pPr>
      <w:bookmarkStart w:id="164" w:name="_Toc239421383"/>
      <w:bookmarkStart w:id="165" w:name="_Toc239852330"/>
      <w:r w:rsidRPr="000D1E23">
        <w:rPr>
          <w:rFonts w:ascii="Calibri heading" w:hAnsi="Calibri heading"/>
          <w:b/>
          <w:bCs/>
          <w:color w:val="2E5496"/>
          <w:sz w:val="28"/>
          <w:lang w:val="en-US" w:eastAsia="en-US"/>
        </w:rPr>
        <w:t>9.3 Inappropriate Uses</w:t>
      </w:r>
      <w:bookmarkEnd w:id="164"/>
      <w:bookmarkEnd w:id="165"/>
    </w:p>
    <w:p w14:paraId="0E24956D" w14:textId="77777777" w:rsidR="00C56193" w:rsidRPr="000D75C5" w:rsidRDefault="00C56193" w:rsidP="00C56193">
      <w:pPr>
        <w:spacing w:after="46" w:line="270" w:lineRule="auto"/>
        <w:rPr>
          <w:rFonts w:ascii="Aptos" w:hAnsi="Aptos"/>
          <w:sz w:val="18"/>
          <w:szCs w:val="18"/>
        </w:rPr>
      </w:pPr>
      <w:r w:rsidRPr="000D75C5">
        <w:rPr>
          <w:rFonts w:ascii="Aptos" w:hAnsi="Aptos"/>
          <w:sz w:val="18"/>
          <w:szCs w:val="18"/>
        </w:rPr>
        <w:t>Treating Snowflake as an operational source of truth for live transactions.</w:t>
      </w:r>
    </w:p>
    <w:p w14:paraId="2C853191" w14:textId="77777777" w:rsidR="00C56193" w:rsidRPr="000D75C5" w:rsidRDefault="00C56193" w:rsidP="00C56193">
      <w:pPr>
        <w:spacing w:after="46" w:line="270" w:lineRule="auto"/>
        <w:rPr>
          <w:rFonts w:ascii="Aptos" w:hAnsi="Aptos"/>
          <w:sz w:val="18"/>
          <w:szCs w:val="18"/>
        </w:rPr>
      </w:pPr>
      <w:r w:rsidRPr="000D75C5">
        <w:rPr>
          <w:rFonts w:ascii="Aptos" w:hAnsi="Aptos"/>
          <w:sz w:val="18"/>
          <w:szCs w:val="18"/>
        </w:rPr>
        <w:t>Reaching into the platform's internals from an integration flow, or into operational systems from the platform.</w:t>
      </w:r>
    </w:p>
    <w:p w14:paraId="0CCB5FA5" w14:textId="77777777" w:rsidR="00C56193" w:rsidRPr="000D75C5" w:rsidRDefault="00C56193" w:rsidP="00C56193">
      <w:pPr>
        <w:spacing w:after="46" w:line="270" w:lineRule="auto"/>
        <w:rPr>
          <w:rFonts w:ascii="Aptos" w:hAnsi="Aptos"/>
          <w:sz w:val="18"/>
          <w:szCs w:val="18"/>
        </w:rPr>
      </w:pPr>
      <w:r w:rsidRPr="000D75C5">
        <w:rPr>
          <w:rFonts w:ascii="Aptos" w:hAnsi="Aptos"/>
          <w:sz w:val="18"/>
          <w:szCs w:val="18"/>
        </w:rPr>
        <w:t>Using the platform as a message bus or a general-purpose integration hub.</w:t>
      </w:r>
    </w:p>
    <w:p w14:paraId="7120F9DB" w14:textId="77777777" w:rsidR="00C56193" w:rsidRPr="000D1E23" w:rsidRDefault="00C56193" w:rsidP="00C56193">
      <w:pPr>
        <w:pStyle w:val="Heading2"/>
        <w:rPr>
          <w:rFonts w:ascii="Calibri heading" w:hAnsi="Calibri heading"/>
          <w:b/>
          <w:bCs/>
          <w:color w:val="2E5496"/>
          <w:sz w:val="28"/>
          <w:lang w:val="en-US" w:eastAsia="en-US"/>
        </w:rPr>
      </w:pPr>
      <w:bookmarkStart w:id="166" w:name="_Toc239421384"/>
      <w:bookmarkStart w:id="167" w:name="_Toc239852331"/>
      <w:r w:rsidRPr="000D1E23">
        <w:rPr>
          <w:rFonts w:ascii="Calibri heading" w:hAnsi="Calibri heading"/>
          <w:b/>
          <w:bCs/>
          <w:color w:val="2E5496"/>
          <w:sz w:val="28"/>
          <w:lang w:val="en-US" w:eastAsia="en-US"/>
        </w:rPr>
        <w:t>9.4 Exchange Patterns</w:t>
      </w:r>
      <w:bookmarkEnd w:id="166"/>
      <w:bookmarkEnd w:id="167"/>
    </w:p>
    <w:p w14:paraId="191E3A40" w14:textId="77777777" w:rsidR="00C56193" w:rsidRPr="000D75C5" w:rsidRDefault="00C56193" w:rsidP="00C56193">
      <w:pPr>
        <w:spacing w:after="120" w:line="278" w:lineRule="auto"/>
        <w:rPr>
          <w:rFonts w:ascii="Aptos" w:hAnsi="Aptos"/>
          <w:sz w:val="18"/>
          <w:szCs w:val="18"/>
        </w:rPr>
      </w:pPr>
      <w:r w:rsidRPr="000D75C5">
        <w:rPr>
          <w:rFonts w:ascii="Aptos" w:hAnsi="Aptos"/>
          <w:sz w:val="18"/>
          <w:szCs w:val="18"/>
        </w:rPr>
        <w:t xml:space="preserve">Three import routes and two export routes are approved. Each marks the </w:t>
      </w:r>
      <w:r w:rsidRPr="000D75C5">
        <w:rPr>
          <w:rFonts w:ascii="Aptos" w:hAnsi="Aptos"/>
          <w:sz w:val="18"/>
          <w:szCs w:val="18"/>
          <w:lang w:val="en-GB"/>
        </w:rPr>
        <w:t>System Integration framework</w:t>
      </w:r>
      <w:r w:rsidRPr="000D75C5" w:rsidDel="00A22181">
        <w:rPr>
          <w:rFonts w:ascii="Aptos" w:hAnsi="Aptos"/>
          <w:sz w:val="18"/>
          <w:szCs w:val="18"/>
        </w:rPr>
        <w:t xml:space="preserve"> </w:t>
      </w:r>
      <w:r w:rsidRPr="000D75C5">
        <w:rPr>
          <w:rFonts w:ascii="Aptos" w:hAnsi="Aptos"/>
          <w:sz w:val="18"/>
          <w:szCs w:val="18"/>
        </w:rPr>
        <w:t>side, the platform side and the hand-off boundary, with private connectivity, managed identity and TLS on every hop.</w:t>
      </w:r>
    </w:p>
    <w:p w14:paraId="37AD6E1C" w14:textId="77777777" w:rsidR="00C56193" w:rsidRPr="000D1E23" w:rsidRDefault="00C56193" w:rsidP="000D1E23">
      <w:pPr>
        <w:pStyle w:val="Heading2"/>
        <w:rPr>
          <w:ins w:id="168" w:author="Puneet Kumar - Chaucer" w:date="2026-09-08T21:41:00Z" w16du:dateUtc="2026-09-08T20:41:00Z"/>
          <w:rFonts w:ascii="Calibri heading" w:hAnsi="Calibri heading"/>
          <w:b/>
          <w:bCs/>
          <w:color w:val="2E5496"/>
          <w:sz w:val="28"/>
          <w:lang w:val="en-US" w:eastAsia="en-US"/>
        </w:rPr>
      </w:pPr>
      <w:bookmarkStart w:id="169" w:name="_Toc239852332"/>
      <w:r w:rsidRPr="000D1E23">
        <w:rPr>
          <w:rFonts w:ascii="Calibri heading" w:hAnsi="Calibri heading"/>
          <w:b/>
          <w:bCs/>
          <w:color w:val="2E5496"/>
          <w:sz w:val="28"/>
          <w:lang w:val="en-US" w:eastAsia="en-US"/>
        </w:rPr>
        <w:t>Import Patterns</w:t>
      </w:r>
      <w:bookmarkEnd w:id="169"/>
    </w:p>
    <w:p w14:paraId="1365FF3E" w14:textId="77777777" w:rsidR="00C56193" w:rsidRPr="005F0377" w:rsidRDefault="00C56193" w:rsidP="00C56193">
      <w:pPr>
        <w:pStyle w:val="Heading3"/>
        <w:rPr>
          <w:rFonts w:ascii="Calibri heading" w:eastAsiaTheme="majorEastAsia" w:hAnsi="Calibri heading" w:cstheme="majorBidi"/>
          <w:color w:val="2E5496"/>
          <w:lang w:val="en-US" w:eastAsia="en-US"/>
        </w:rPr>
      </w:pPr>
      <w:bookmarkStart w:id="170" w:name="_Toc239852333"/>
      <w:r w:rsidRPr="005F0377">
        <w:rPr>
          <w:rFonts w:ascii="Calibri heading" w:eastAsiaTheme="majorEastAsia" w:hAnsi="Calibri heading" w:cstheme="majorBidi"/>
          <w:color w:val="2E5496"/>
          <w:lang w:val="en-US" w:eastAsia="en-US"/>
        </w:rPr>
        <w:t>9.4.1  Push to the data platform  (SFDEINT1)</w:t>
      </w:r>
      <w:bookmarkEnd w:id="170"/>
    </w:p>
    <w:p w14:paraId="4AFDA38C" w14:textId="77777777" w:rsidR="00C56193" w:rsidRPr="000D75C5" w:rsidRDefault="00C56193" w:rsidP="00C56193">
      <w:pPr>
        <w:spacing w:before="10" w:after="90"/>
        <w:rPr>
          <w:ins w:id="171" w:author="Puneet Kumar - Chaucer" w:date="2026-09-08T23:04:00Z" w16du:dateUtc="2026-09-08T22:04:00Z"/>
          <w:rFonts w:ascii="Aptos" w:hAnsi="Aptos"/>
          <w:sz w:val="18"/>
          <w:szCs w:val="18"/>
        </w:rPr>
      </w:pPr>
      <w:r w:rsidRPr="000D75C5">
        <w:rPr>
          <w:rFonts w:ascii="Aptos" w:hAnsi="Aptos"/>
          <w:i/>
          <w:iCs/>
          <w:color w:val="5A6470"/>
          <w:sz w:val="18"/>
          <w:szCs w:val="18"/>
        </w:rPr>
        <w:t>Push operational data and events into the platform's landing zone, without coupling operations to the warehouse.</w:t>
      </w:r>
    </w:p>
    <w:p w14:paraId="7F780A45" w14:textId="77777777" w:rsidR="00C56193" w:rsidRDefault="00C56193" w:rsidP="00C56193">
      <w:pPr>
        <w:spacing w:before="90" w:after="130"/>
        <w:jc w:val="center"/>
      </w:pPr>
      <w:r>
        <w:rPr>
          <w:noProof/>
        </w:rPr>
        <w:lastRenderedPageBreak/>
        <w:drawing>
          <wp:inline distT="0" distB="0" distL="0" distR="0" wp14:anchorId="750B0DF7" wp14:editId="4423AF98">
            <wp:extent cx="5810250" cy="1200150"/>
            <wp:effectExtent l="19050" t="19050" r="19050" b="19050"/>
            <wp:docPr id="1763545807" name="Picture 1763545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5810250" cy="1200150"/>
                    </a:xfrm>
                    <a:prstGeom prst="rect">
                      <a:avLst/>
                    </a:prstGeom>
                    <a:ln>
                      <a:solidFill>
                        <a:schemeClr val="accent1"/>
                      </a:solidFill>
                    </a:ln>
                  </pic:spPr>
                </pic:pic>
              </a:graphicData>
            </a:graphic>
          </wp:inline>
        </w:drawing>
      </w:r>
    </w:p>
    <w:p w14:paraId="3B2F0628" w14:textId="77777777" w:rsidR="00C56193" w:rsidRPr="000D75C5" w:rsidRDefault="00C56193" w:rsidP="00C56193">
      <w:pPr>
        <w:spacing w:after="120"/>
        <w:rPr>
          <w:rFonts w:ascii="Aptos" w:hAnsi="Aptos"/>
          <w:sz w:val="18"/>
          <w:szCs w:val="18"/>
        </w:rPr>
      </w:pPr>
      <w:r w:rsidRPr="000D75C5">
        <w:rPr>
          <w:rFonts w:ascii="Aptos" w:hAnsi="Aptos"/>
          <w:b/>
          <w:bCs/>
          <w:color w:val="1F3864"/>
          <w:sz w:val="18"/>
          <w:szCs w:val="18"/>
        </w:rPr>
        <w:t xml:space="preserve">Problem. </w:t>
      </w:r>
      <w:r w:rsidRPr="000D75C5">
        <w:rPr>
          <w:rFonts w:ascii="Aptos" w:hAnsi="Aptos"/>
          <w:sz w:val="18"/>
          <w:szCs w:val="18"/>
        </w:rPr>
        <w:t>Event data flowing through Azure event services (Event Hub, Service Bus, Event Grid) must reach Snowflake continuously with low latency. Hand-built ingestion services drift and fail; event brokers are fire-and-forget unless something reliable is on the other end.</w:t>
      </w:r>
    </w:p>
    <w:p w14:paraId="160C0792" w14:textId="77777777" w:rsidR="00C56193" w:rsidRPr="000D75C5" w:rsidRDefault="00C56193" w:rsidP="00C56193">
      <w:pPr>
        <w:spacing w:after="120"/>
        <w:rPr>
          <w:rFonts w:ascii="Aptos" w:hAnsi="Aptos"/>
          <w:sz w:val="18"/>
          <w:szCs w:val="18"/>
        </w:rPr>
      </w:pPr>
      <w:r w:rsidRPr="000D75C5">
        <w:rPr>
          <w:rFonts w:ascii="Aptos" w:hAnsi="Aptos"/>
          <w:b/>
          <w:bCs/>
          <w:color w:val="1F3864"/>
          <w:sz w:val="18"/>
          <w:szCs w:val="18"/>
        </w:rPr>
        <w:t xml:space="preserve">Solution. </w:t>
      </w:r>
      <w:r w:rsidRPr="000D75C5">
        <w:rPr>
          <w:rFonts w:ascii="Aptos" w:hAnsi="Aptos"/>
          <w:sz w:val="18"/>
          <w:szCs w:val="18"/>
        </w:rPr>
        <w:t>An Azure Function is triggered by the event source and uses the Snowpipe Streaming API (client SDK) to write rows directly into Snowflake table channels. Row-set, low-latency, file-less ingestion. The Function owns batching, delivery semantics and channel lifecycle.</w:t>
      </w:r>
    </w:p>
    <w:p w14:paraId="668B3A1D" w14:textId="77777777" w:rsidR="00C56193" w:rsidRDefault="00C56193" w:rsidP="00C56193">
      <w:pPr>
        <w:spacing w:before="40" w:after="110" w:line="278" w:lineRule="auto"/>
      </w:pPr>
    </w:p>
    <w:p w14:paraId="06414EB8" w14:textId="77777777" w:rsidR="00C56193" w:rsidRDefault="00C56193" w:rsidP="00C56193">
      <w:pPr>
        <w:spacing w:after="120"/>
        <w:jc w:val="center"/>
      </w:pPr>
      <w:r>
        <w:rPr>
          <w:i/>
          <w:iCs/>
          <w:color w:val="5A6470"/>
          <w:sz w:val="17"/>
          <w:szCs w:val="17"/>
        </w:rPr>
        <w:t>Azure components</w:t>
      </w:r>
    </w:p>
    <w:p w14:paraId="127596B4" w14:textId="77777777" w:rsidR="00C56193" w:rsidRDefault="00C56193" w:rsidP="00C56193">
      <w:pPr>
        <w:spacing w:before="90" w:after="130"/>
        <w:jc w:val="center"/>
      </w:pPr>
      <w:r>
        <w:rPr>
          <w:noProof/>
        </w:rPr>
        <w:drawing>
          <wp:inline distT="0" distB="0" distL="0" distR="0" wp14:anchorId="28144598" wp14:editId="2CBE96DC">
            <wp:extent cx="4953000" cy="952500"/>
            <wp:effectExtent l="19050" t="19050" r="19050" b="19050"/>
            <wp:docPr id="38561727" name="Picture 38561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44233129" w14:textId="77777777" w:rsidR="00C56193" w:rsidRPr="000D75C5" w:rsidRDefault="00C56193" w:rsidP="00C56193">
      <w:pPr>
        <w:spacing w:after="120"/>
        <w:rPr>
          <w:rFonts w:ascii="Aptos" w:hAnsi="Aptos"/>
          <w:sz w:val="18"/>
          <w:szCs w:val="18"/>
        </w:rPr>
      </w:pPr>
      <w:r w:rsidRPr="000D75C5">
        <w:rPr>
          <w:rFonts w:ascii="Aptos" w:hAnsi="Aptos"/>
          <w:b/>
          <w:bCs/>
          <w:color w:val="1F3864"/>
          <w:sz w:val="18"/>
          <w:szCs w:val="18"/>
        </w:rPr>
        <w:t xml:space="preserve">Use it when. </w:t>
      </w:r>
      <w:r w:rsidRPr="000D75C5">
        <w:rPr>
          <w:rFonts w:ascii="Aptos" w:hAnsi="Aptos"/>
          <w:sz w:val="18"/>
          <w:szCs w:val="18"/>
        </w:rPr>
        <w:t>The source already flows through Azure event services; you want ingestion logic in first-party code you control and can test; sub-minute latency matters; there is no existing Kafka platform and you do not want to introduce one.</w:t>
      </w:r>
    </w:p>
    <w:p w14:paraId="1521CD76" w14:textId="77777777" w:rsidR="00C56193" w:rsidRPr="000D75C5" w:rsidRDefault="00C56193" w:rsidP="00C56193">
      <w:pPr>
        <w:spacing w:after="120"/>
        <w:rPr>
          <w:rFonts w:ascii="Aptos" w:hAnsi="Aptos"/>
          <w:sz w:val="18"/>
          <w:szCs w:val="18"/>
        </w:rPr>
      </w:pPr>
      <w:r w:rsidRPr="000D75C5">
        <w:rPr>
          <w:rFonts w:ascii="Aptos" w:hAnsi="Aptos"/>
          <w:b/>
          <w:bCs/>
          <w:color w:val="1F3864"/>
          <w:sz w:val="18"/>
          <w:szCs w:val="18"/>
        </w:rPr>
        <w:t>Avoid it when. I</w:t>
      </w:r>
      <w:r w:rsidRPr="000D75C5">
        <w:rPr>
          <w:rFonts w:ascii="Aptos" w:hAnsi="Aptos"/>
          <w:sz w:val="18"/>
          <w:szCs w:val="18"/>
        </w:rPr>
        <w:t>ngestion is genuinely config-not-code and a managed connector would suffice; data arrives as files (use micro-batch); throughput is so high that a managed connector's built-in scaling outweighs hand-managing Function concurrency.</w:t>
      </w:r>
    </w:p>
    <w:p w14:paraId="4CD3D9FE" w14:textId="77777777" w:rsidR="00C56193" w:rsidRPr="000D75C5" w:rsidRDefault="00C56193" w:rsidP="00C56193">
      <w:pPr>
        <w:spacing w:after="120"/>
        <w:rPr>
          <w:rFonts w:ascii="Aptos" w:hAnsi="Aptos"/>
          <w:sz w:val="18"/>
          <w:szCs w:val="18"/>
        </w:rPr>
      </w:pPr>
      <w:r w:rsidRPr="000D75C5">
        <w:rPr>
          <w:rFonts w:ascii="Aptos" w:hAnsi="Aptos"/>
          <w:b/>
          <w:bCs/>
          <w:color w:val="1F3864"/>
          <w:sz w:val="18"/>
          <w:szCs w:val="18"/>
        </w:rPr>
        <w:t xml:space="preserve">Risks and considerations. </w:t>
      </w:r>
      <w:r w:rsidRPr="000D75C5">
        <w:rPr>
          <w:rFonts w:ascii="Aptos" w:hAnsi="Aptos"/>
          <w:sz w:val="18"/>
          <w:szCs w:val="18"/>
        </w:rPr>
        <w:t>The Function is now operational code on the ingest path. Its scaling, cold starts, retries and offset/checkpoint behaviour are yours to own. Channel and SDK lifecycle—open, reopen, per-channel ordering - needs deliberate design. Duplicate and late-event handling is your responsibility, as is SDK version currency.</w:t>
      </w:r>
    </w:p>
    <w:p w14:paraId="765ED2F7" w14:textId="77777777" w:rsidR="00C56193" w:rsidRPr="000D75C5" w:rsidRDefault="00C56193" w:rsidP="00C56193">
      <w:pPr>
        <w:spacing w:before="40" w:after="110" w:line="278" w:lineRule="auto"/>
        <w:ind w:left="360"/>
        <w:rPr>
          <w:rFonts w:ascii="Aptos" w:hAnsi="Aptos"/>
          <w:sz w:val="18"/>
          <w:szCs w:val="18"/>
        </w:rPr>
      </w:pPr>
    </w:p>
    <w:p w14:paraId="2ED04AF0" w14:textId="77777777" w:rsidR="00C56193" w:rsidRPr="000D75C5" w:rsidRDefault="00C56193" w:rsidP="00C56193">
      <w:pPr>
        <w:spacing w:after="120"/>
        <w:rPr>
          <w:rFonts w:ascii="Aptos" w:hAnsi="Aptos"/>
          <w:sz w:val="18"/>
          <w:szCs w:val="18"/>
        </w:rPr>
      </w:pPr>
      <w:r w:rsidRPr="000D75C5">
        <w:rPr>
          <w:rFonts w:ascii="Aptos" w:hAnsi="Aptos"/>
          <w:b/>
          <w:bCs/>
          <w:color w:val="1F3864"/>
          <w:sz w:val="18"/>
          <w:szCs w:val="18"/>
        </w:rPr>
        <w:t xml:space="preserve">Security boundary. </w:t>
      </w:r>
      <w:r w:rsidRPr="000D75C5">
        <w:rPr>
          <w:rFonts w:ascii="Aptos" w:hAnsi="Aptos"/>
          <w:sz w:val="18"/>
          <w:szCs w:val="18"/>
        </w:rPr>
        <w:t>The trust boundary is the event source and the Function's managed identity, not Snowflake. Event source reached over private endpoint, the Function authenticates to Snowflake via key-pair / OAuth held in a secrets vault, never account passwords. Managed identity for the event-source binding. Data-in-transit posture inherits from the Cloud Engineering Standards.</w:t>
      </w:r>
    </w:p>
    <w:p w14:paraId="07D7A0BF" w14:textId="77777777" w:rsidR="00C56193" w:rsidRPr="000D75C5" w:rsidRDefault="00C56193" w:rsidP="00C56193">
      <w:pPr>
        <w:spacing w:after="120"/>
        <w:rPr>
          <w:rFonts w:ascii="Aptos" w:hAnsi="Aptos"/>
          <w:sz w:val="18"/>
          <w:szCs w:val="18"/>
        </w:rPr>
      </w:pPr>
      <w:r w:rsidRPr="000D75C5">
        <w:rPr>
          <w:rFonts w:ascii="Aptos" w:hAnsi="Aptos"/>
          <w:b/>
          <w:bCs/>
          <w:color w:val="1F3864"/>
          <w:sz w:val="18"/>
          <w:szCs w:val="18"/>
        </w:rPr>
        <w:t xml:space="preserve">Common pitfall. </w:t>
      </w:r>
      <w:r w:rsidRPr="000D75C5">
        <w:rPr>
          <w:rFonts w:ascii="Aptos" w:hAnsi="Aptos"/>
          <w:sz w:val="18"/>
          <w:szCs w:val="18"/>
        </w:rPr>
        <w:t>Writing one row per invocation with no batching, multiplying API calls and cost. Treating the Function as stateless when channel/offset continuity matters, causing gaps or duplicates on restart.</w:t>
      </w:r>
    </w:p>
    <w:p w14:paraId="763E84C4" w14:textId="77777777" w:rsidR="00C56193" w:rsidRPr="000D75C5" w:rsidRDefault="00C56193" w:rsidP="00C56193">
      <w:pPr>
        <w:spacing w:after="120"/>
        <w:rPr>
          <w:rFonts w:ascii="Aptos" w:hAnsi="Aptos"/>
          <w:sz w:val="18"/>
          <w:szCs w:val="18"/>
        </w:rPr>
      </w:pPr>
      <w:r w:rsidRPr="000D75C5">
        <w:rPr>
          <w:rFonts w:ascii="Aptos" w:hAnsi="Aptos"/>
          <w:b/>
          <w:bCs/>
          <w:color w:val="1F3864"/>
          <w:sz w:val="18"/>
          <w:szCs w:val="18"/>
        </w:rPr>
        <w:t xml:space="preserve">In practice. </w:t>
      </w:r>
      <w:r w:rsidRPr="000D75C5">
        <w:rPr>
          <w:rFonts w:ascii="Aptos" w:hAnsi="Aptos"/>
          <w:sz w:val="18"/>
          <w:szCs w:val="18"/>
        </w:rPr>
        <w:t>Connected-property or fleet telemetry lands on Event Hub; an Azure Function enriches each reading (for example attaching a peril zone) and streams rows via the Snowpipe Streaming API into a raw schema for near-real-time exposure aggregation. Underwriting dashboards read the conformed product, never the live stream.</w:t>
      </w:r>
    </w:p>
    <w:p w14:paraId="57785B0C" w14:textId="77777777" w:rsidR="00C56193" w:rsidRPr="005F0377" w:rsidRDefault="00C56193" w:rsidP="00C56193">
      <w:pPr>
        <w:pStyle w:val="Heading3"/>
        <w:rPr>
          <w:rFonts w:ascii="Calibri heading" w:eastAsiaTheme="majorEastAsia" w:hAnsi="Calibri heading" w:cstheme="majorBidi"/>
          <w:color w:val="2E5496"/>
          <w:lang w:val="en-US" w:eastAsia="en-US"/>
        </w:rPr>
      </w:pPr>
      <w:bookmarkStart w:id="172" w:name="_Toc239852334"/>
      <w:r w:rsidRPr="005F0377">
        <w:rPr>
          <w:rFonts w:ascii="Calibri heading" w:eastAsiaTheme="majorEastAsia" w:hAnsi="Calibri heading" w:cstheme="majorBidi"/>
          <w:color w:val="2E5496"/>
          <w:lang w:val="en-US" w:eastAsia="en-US"/>
        </w:rPr>
        <w:t>9.4.2  Push to the data platform   (SFDEINT2)</w:t>
      </w:r>
      <w:bookmarkEnd w:id="172"/>
    </w:p>
    <w:p w14:paraId="3F49C156" w14:textId="77777777" w:rsidR="00C56193" w:rsidRDefault="00C56193" w:rsidP="0061480E">
      <w:r>
        <w:rPr>
          <w:noProof/>
        </w:rPr>
        <w:drawing>
          <wp:inline distT="0" distB="0" distL="0" distR="0" wp14:anchorId="26AE4A11" wp14:editId="075C4758">
            <wp:extent cx="5810250" cy="1200150"/>
            <wp:effectExtent l="19050" t="19050" r="19050" b="19050"/>
            <wp:docPr id="1818153112" name="Picture 1818153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5810250" cy="1200150"/>
                    </a:xfrm>
                    <a:prstGeom prst="rect">
                      <a:avLst/>
                    </a:prstGeom>
                    <a:ln>
                      <a:solidFill>
                        <a:schemeClr val="accent1"/>
                      </a:solidFill>
                    </a:ln>
                  </pic:spPr>
                </pic:pic>
              </a:graphicData>
            </a:graphic>
          </wp:inline>
        </w:drawing>
      </w:r>
    </w:p>
    <w:p w14:paraId="0B8AE240" w14:textId="77777777" w:rsidR="00C56193" w:rsidRPr="000D75C5" w:rsidRDefault="00C56193" w:rsidP="00C56193">
      <w:pPr>
        <w:pStyle w:val="Heading3"/>
        <w:spacing w:before="140" w:after="80"/>
        <w:rPr>
          <w:rFonts w:ascii="Aptos" w:hAnsi="Aptos"/>
          <w:sz w:val="18"/>
          <w:szCs w:val="18"/>
        </w:rPr>
      </w:pPr>
      <w:bookmarkStart w:id="173" w:name="_Toc239852335"/>
      <w:r w:rsidRPr="000D75C5">
        <w:rPr>
          <w:rFonts w:ascii="Aptos" w:hAnsi="Aptos"/>
          <w:sz w:val="18"/>
          <w:szCs w:val="18"/>
        </w:rPr>
        <w:t>Problem</w:t>
      </w:r>
      <w:bookmarkEnd w:id="173"/>
    </w:p>
    <w:p w14:paraId="6A167B34" w14:textId="77777777" w:rsidR="00C56193" w:rsidRPr="000D75C5" w:rsidRDefault="00C56193" w:rsidP="00C56193">
      <w:pPr>
        <w:spacing w:after="120"/>
        <w:rPr>
          <w:rFonts w:ascii="Aptos" w:hAnsi="Aptos"/>
          <w:sz w:val="18"/>
          <w:szCs w:val="18"/>
        </w:rPr>
      </w:pPr>
      <w:r w:rsidRPr="000D75C5">
        <w:rPr>
          <w:rFonts w:ascii="Aptos" w:hAnsi="Aptos"/>
          <w:sz w:val="18"/>
          <w:szCs w:val="18"/>
        </w:rPr>
        <w:lastRenderedPageBreak/>
        <w:t>A Kafka estate already carries event data, and it should reach Snowflake continuously without bespoke ingestion code for each topic. Managing ten topics with ten hand-built loaders scales poorly.</w:t>
      </w:r>
    </w:p>
    <w:p w14:paraId="7B815E71" w14:textId="77777777" w:rsidR="00C56193" w:rsidRPr="000D75C5" w:rsidRDefault="00C56193" w:rsidP="00C56193">
      <w:pPr>
        <w:pStyle w:val="Heading3"/>
        <w:spacing w:before="140" w:after="80"/>
        <w:rPr>
          <w:rFonts w:ascii="Aptos" w:hAnsi="Aptos"/>
          <w:sz w:val="18"/>
          <w:szCs w:val="18"/>
        </w:rPr>
      </w:pPr>
      <w:bookmarkStart w:id="174" w:name="_Toc239852336"/>
      <w:r w:rsidRPr="000D75C5">
        <w:rPr>
          <w:rFonts w:ascii="Aptos" w:hAnsi="Aptos"/>
          <w:sz w:val="18"/>
          <w:szCs w:val="18"/>
        </w:rPr>
        <w:t>Solution</w:t>
      </w:r>
      <w:bookmarkEnd w:id="174"/>
    </w:p>
    <w:p w14:paraId="2D110C1D" w14:textId="77777777" w:rsidR="00C56193" w:rsidRPr="000D75C5" w:rsidRDefault="00C56193" w:rsidP="00C56193">
      <w:pPr>
        <w:spacing w:after="120"/>
        <w:rPr>
          <w:rFonts w:ascii="Aptos" w:hAnsi="Aptos"/>
          <w:sz w:val="18"/>
          <w:szCs w:val="18"/>
        </w:rPr>
      </w:pPr>
      <w:r w:rsidRPr="000D75C5">
        <w:rPr>
          <w:rFonts w:ascii="Aptos" w:hAnsi="Aptos"/>
          <w:sz w:val="18"/>
          <w:szCs w:val="18"/>
        </w:rPr>
        <w:t>Producers write to Kafka topics, the Snowflake Kafka Connector runs in Kafka Connect as a sink and lands topic records into Snowflake using Snowpipe Streaming under the hood. Config-driven, declarative, no custom load code per topic.</w:t>
      </w:r>
    </w:p>
    <w:p w14:paraId="020A8024" w14:textId="77777777" w:rsidR="00C56193" w:rsidRPr="000D75C5" w:rsidRDefault="00C56193" w:rsidP="00C56193">
      <w:pPr>
        <w:pStyle w:val="Heading3"/>
        <w:spacing w:before="140" w:after="80"/>
        <w:rPr>
          <w:rFonts w:ascii="Aptos" w:hAnsi="Aptos"/>
          <w:sz w:val="18"/>
          <w:szCs w:val="18"/>
        </w:rPr>
      </w:pPr>
      <w:bookmarkStart w:id="175" w:name="_Toc239852337"/>
      <w:r w:rsidRPr="000D75C5">
        <w:rPr>
          <w:rFonts w:ascii="Aptos" w:hAnsi="Aptos"/>
          <w:sz w:val="18"/>
          <w:szCs w:val="18"/>
        </w:rPr>
        <w:t>Use it when</w:t>
      </w:r>
      <w:bookmarkEnd w:id="175"/>
    </w:p>
    <w:p w14:paraId="67E2A31E" w14:textId="77777777" w:rsidR="00C56193" w:rsidRPr="000D75C5" w:rsidRDefault="00C56193" w:rsidP="00C56193">
      <w:pPr>
        <w:spacing w:after="120"/>
        <w:rPr>
          <w:rFonts w:ascii="Aptos" w:hAnsi="Aptos"/>
          <w:sz w:val="18"/>
          <w:szCs w:val="18"/>
        </w:rPr>
      </w:pPr>
      <w:r w:rsidRPr="000D75C5">
        <w:rPr>
          <w:rFonts w:ascii="Aptos" w:hAnsi="Aptos"/>
          <w:sz w:val="18"/>
          <w:szCs w:val="18"/>
        </w:rPr>
        <w:t>Kafka (or Kafka on Event Hubs) is already the backbone. you want ingestion managed by configuration rather than code, multiple topics need consistent, repeatable landing into Snowflake; you want the connector's built-in batching, retry and offset management.</w:t>
      </w:r>
    </w:p>
    <w:p w14:paraId="7C989F06" w14:textId="77777777" w:rsidR="00C56193" w:rsidRPr="000D75C5" w:rsidRDefault="00C56193" w:rsidP="00C56193">
      <w:pPr>
        <w:pStyle w:val="Heading3"/>
        <w:spacing w:before="140" w:after="80"/>
        <w:rPr>
          <w:rFonts w:ascii="Aptos" w:hAnsi="Aptos"/>
          <w:sz w:val="18"/>
          <w:szCs w:val="18"/>
        </w:rPr>
      </w:pPr>
      <w:bookmarkStart w:id="176" w:name="_Toc239852338"/>
      <w:r w:rsidRPr="000D75C5">
        <w:rPr>
          <w:rFonts w:ascii="Aptos" w:hAnsi="Aptos"/>
          <w:sz w:val="18"/>
          <w:szCs w:val="18"/>
        </w:rPr>
        <w:t>Avoid it when</w:t>
      </w:r>
      <w:bookmarkEnd w:id="176"/>
    </w:p>
    <w:p w14:paraId="061993F5" w14:textId="77777777" w:rsidR="00C56193" w:rsidRPr="000D75C5" w:rsidRDefault="00C56193" w:rsidP="00C56193">
      <w:pPr>
        <w:spacing w:after="120"/>
        <w:rPr>
          <w:rFonts w:ascii="Aptos" w:hAnsi="Aptos"/>
          <w:sz w:val="18"/>
          <w:szCs w:val="18"/>
        </w:rPr>
      </w:pPr>
      <w:r w:rsidRPr="000D75C5">
        <w:rPr>
          <w:rFonts w:ascii="Aptos" w:hAnsi="Aptos"/>
          <w:sz w:val="18"/>
          <w:szCs w:val="18"/>
        </w:rPr>
        <w:t>There is no Kafka estate and standing one up purely to ingest is disproportionate (use pattern 1 instead), ingestion genuinely needs bespoke per-record logic that belongs in code; data naturally arrives as files.</w:t>
      </w:r>
    </w:p>
    <w:p w14:paraId="1E4DCB57" w14:textId="77777777" w:rsidR="00C56193" w:rsidRPr="000D75C5" w:rsidRDefault="00C56193" w:rsidP="00C56193">
      <w:pPr>
        <w:pStyle w:val="Heading3"/>
        <w:spacing w:before="140" w:after="80"/>
        <w:rPr>
          <w:rFonts w:ascii="Aptos" w:hAnsi="Aptos"/>
          <w:sz w:val="18"/>
          <w:szCs w:val="18"/>
        </w:rPr>
      </w:pPr>
      <w:bookmarkStart w:id="177" w:name="_Toc239852339"/>
      <w:r w:rsidRPr="000D75C5">
        <w:rPr>
          <w:rFonts w:ascii="Aptos" w:hAnsi="Aptos"/>
          <w:sz w:val="18"/>
          <w:szCs w:val="18"/>
        </w:rPr>
        <w:t>Risk &amp; consideration</w:t>
      </w:r>
      <w:bookmarkEnd w:id="177"/>
    </w:p>
    <w:p w14:paraId="297E77F6" w14:textId="77777777" w:rsidR="00C56193" w:rsidRPr="000D75C5" w:rsidRDefault="00C56193" w:rsidP="00C56193">
      <w:pPr>
        <w:spacing w:after="120"/>
        <w:rPr>
          <w:rFonts w:ascii="Aptos" w:hAnsi="Aptos"/>
          <w:sz w:val="18"/>
          <w:szCs w:val="18"/>
        </w:rPr>
      </w:pPr>
      <w:r w:rsidRPr="000D75C5">
        <w:rPr>
          <w:rFonts w:ascii="Aptos" w:hAnsi="Aptos"/>
          <w:sz w:val="18"/>
          <w:szCs w:val="18"/>
        </w:rPr>
        <w:t>Kafka Connect is itself a platform to run and govern. Connector workers, scaling and dead-letter topics need ownership. The connector version and its Snowflake-side mechanism (Snowpipe vs Snowpipe Streaming mode) is a decision to validate against current capability. Schema evolution and topic-to-table mapping need design.</w:t>
      </w:r>
    </w:p>
    <w:p w14:paraId="73CCEA69" w14:textId="77777777" w:rsidR="00C56193" w:rsidRPr="000D75C5" w:rsidRDefault="00C56193" w:rsidP="00C56193">
      <w:pPr>
        <w:pStyle w:val="Heading3"/>
        <w:spacing w:before="140" w:after="80"/>
        <w:rPr>
          <w:rFonts w:ascii="Aptos" w:hAnsi="Aptos"/>
          <w:sz w:val="18"/>
          <w:szCs w:val="18"/>
        </w:rPr>
      </w:pPr>
      <w:bookmarkStart w:id="178" w:name="_Toc239852340"/>
      <w:r w:rsidRPr="000D75C5">
        <w:rPr>
          <w:rFonts w:ascii="Aptos" w:hAnsi="Aptos"/>
          <w:sz w:val="18"/>
          <w:szCs w:val="18"/>
        </w:rPr>
        <w:t>Security boundary</w:t>
      </w:r>
      <w:bookmarkEnd w:id="178"/>
    </w:p>
    <w:p w14:paraId="1749BA61" w14:textId="77777777" w:rsidR="00C56193" w:rsidRPr="000D75C5" w:rsidRDefault="00C56193" w:rsidP="00C56193">
      <w:pPr>
        <w:spacing w:after="120"/>
        <w:rPr>
          <w:rFonts w:ascii="Aptos" w:hAnsi="Aptos"/>
          <w:sz w:val="18"/>
          <w:szCs w:val="18"/>
        </w:rPr>
      </w:pPr>
      <w:r w:rsidRPr="000D75C5">
        <w:rPr>
          <w:rFonts w:ascii="Aptos" w:hAnsi="Aptos"/>
          <w:sz w:val="18"/>
          <w:szCs w:val="18"/>
        </w:rPr>
        <w:t>The trust boundary is the Kafka cluster and the Connect worker identity, not Snowflake. Cluster and Connect reached over private connectivity; the connector authenticates to Snowflake via key-pair / OAuth from a secrets store; topic ACLs scope producers and the connector. Data-in-transit posture inherits from the Cloud Engineering Standards.</w:t>
      </w:r>
    </w:p>
    <w:p w14:paraId="027FD503" w14:textId="77777777" w:rsidR="00C56193" w:rsidRPr="000D75C5" w:rsidRDefault="00C56193" w:rsidP="00C56193">
      <w:pPr>
        <w:pStyle w:val="Heading3"/>
        <w:spacing w:before="140" w:after="80"/>
        <w:rPr>
          <w:rFonts w:ascii="Aptos" w:hAnsi="Aptos"/>
          <w:sz w:val="18"/>
          <w:szCs w:val="18"/>
        </w:rPr>
      </w:pPr>
      <w:bookmarkStart w:id="179" w:name="_Toc239852341"/>
      <w:r w:rsidRPr="000D75C5">
        <w:rPr>
          <w:rFonts w:ascii="Aptos" w:hAnsi="Aptos"/>
          <w:sz w:val="18"/>
          <w:szCs w:val="18"/>
        </w:rPr>
        <w:t>Common pitfall</w:t>
      </w:r>
      <w:bookmarkEnd w:id="179"/>
    </w:p>
    <w:p w14:paraId="7D1B8949" w14:textId="77777777" w:rsidR="00C56193" w:rsidRPr="000D75C5" w:rsidRDefault="00C56193" w:rsidP="00C56193">
      <w:pPr>
        <w:spacing w:after="120"/>
        <w:rPr>
          <w:rFonts w:ascii="Aptos" w:hAnsi="Aptos"/>
          <w:sz w:val="18"/>
          <w:szCs w:val="18"/>
        </w:rPr>
      </w:pPr>
      <w:r w:rsidRPr="000D75C5">
        <w:rPr>
          <w:rFonts w:ascii="Aptos" w:hAnsi="Aptos"/>
          <w:sz w:val="18"/>
          <w:szCs w:val="18"/>
        </w:rPr>
        <w:t>Treating Kafka Connect as zero-ops because it is config-driven. An unmonitored connector silently lagging or dead-lettering is a common failure. Unmanaged schema drift between producers and the connector breaking the sink is another.</w:t>
      </w:r>
    </w:p>
    <w:p w14:paraId="246EB461" w14:textId="77777777" w:rsidR="00C56193" w:rsidRPr="000D75C5" w:rsidRDefault="00C56193" w:rsidP="00C56193">
      <w:pPr>
        <w:pStyle w:val="Heading3"/>
        <w:spacing w:before="140" w:after="80"/>
        <w:rPr>
          <w:rFonts w:ascii="Aptos" w:hAnsi="Aptos"/>
          <w:sz w:val="18"/>
          <w:szCs w:val="18"/>
        </w:rPr>
      </w:pPr>
      <w:bookmarkStart w:id="180" w:name="_Toc239852342"/>
      <w:r w:rsidRPr="000D75C5">
        <w:rPr>
          <w:rFonts w:ascii="Aptos" w:hAnsi="Aptos"/>
          <w:sz w:val="18"/>
          <w:szCs w:val="18"/>
        </w:rPr>
        <w:t>In practice</w:t>
      </w:r>
      <w:bookmarkEnd w:id="180"/>
    </w:p>
    <w:p w14:paraId="460AA536" w14:textId="77777777" w:rsidR="00C56193" w:rsidRDefault="00C56193" w:rsidP="00C56193">
      <w:pPr>
        <w:spacing w:after="120"/>
      </w:pPr>
      <w:r w:rsidRPr="000D75C5">
        <w:rPr>
          <w:rFonts w:ascii="Aptos" w:hAnsi="Aptos"/>
          <w:sz w:val="18"/>
          <w:szCs w:val="18"/>
        </w:rPr>
        <w:t>Policy and claims domain events already published to Kafka topics are sinked by the Snowflake connector into raw schemas for conforming and cross-domain analytics, with no per-topic loader code. New topics are onboarded by configuration.</w:t>
      </w:r>
    </w:p>
    <w:p w14:paraId="2170D665" w14:textId="77777777" w:rsidR="00C56193" w:rsidRDefault="00C56193" w:rsidP="00C56193">
      <w:pPr>
        <w:spacing w:before="160" w:after="160"/>
        <w:jc w:val="center"/>
      </w:pPr>
    </w:p>
    <w:p w14:paraId="00DDA900" w14:textId="77777777" w:rsidR="00C56193" w:rsidRPr="005F0377" w:rsidRDefault="00C56193" w:rsidP="00C56193">
      <w:pPr>
        <w:pStyle w:val="Heading3"/>
        <w:rPr>
          <w:rFonts w:ascii="Calibri heading" w:eastAsiaTheme="majorEastAsia" w:hAnsi="Calibri heading" w:cstheme="majorBidi"/>
          <w:color w:val="2E5496"/>
          <w:lang w:val="en-US" w:eastAsia="en-US"/>
        </w:rPr>
      </w:pPr>
      <w:bookmarkStart w:id="181" w:name="_Toc239852343"/>
      <w:r w:rsidRPr="005F0377">
        <w:rPr>
          <w:rFonts w:ascii="Calibri heading" w:eastAsiaTheme="majorEastAsia" w:hAnsi="Calibri heading" w:cstheme="majorBidi"/>
          <w:color w:val="2E5496"/>
          <w:lang w:val="en-US" w:eastAsia="en-US"/>
        </w:rPr>
        <w:t>9.4.3  Micro-batch file ingestion: Snowpipe auto-ingest (SFDEINT3)</w:t>
      </w:r>
      <w:bookmarkEnd w:id="181"/>
    </w:p>
    <w:p w14:paraId="52A92357" w14:textId="77777777" w:rsidR="00C56193" w:rsidRDefault="00C56193" w:rsidP="00521CF5">
      <w:r>
        <w:rPr>
          <w:noProof/>
        </w:rPr>
        <w:drawing>
          <wp:inline distT="0" distB="0" distL="0" distR="0" wp14:anchorId="7A29B449" wp14:editId="2CF65300">
            <wp:extent cx="5810250" cy="1200150"/>
            <wp:effectExtent l="19050" t="19050" r="19050" b="19050"/>
            <wp:docPr id="1827492141" name="Picture 1827492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5810250" cy="1200150"/>
                    </a:xfrm>
                    <a:prstGeom prst="rect">
                      <a:avLst/>
                    </a:prstGeom>
                    <a:ln>
                      <a:solidFill>
                        <a:schemeClr val="accent1"/>
                      </a:solidFill>
                    </a:ln>
                  </pic:spPr>
                </pic:pic>
              </a:graphicData>
            </a:graphic>
          </wp:inline>
        </w:drawing>
      </w:r>
    </w:p>
    <w:p w14:paraId="3DBD9F3E" w14:textId="77777777" w:rsidR="00C56193" w:rsidRPr="000D75C5" w:rsidRDefault="00C56193" w:rsidP="00C56193">
      <w:pPr>
        <w:pStyle w:val="Heading3"/>
        <w:spacing w:before="140" w:after="80"/>
        <w:rPr>
          <w:rFonts w:ascii="Aptos" w:hAnsi="Aptos"/>
          <w:sz w:val="18"/>
          <w:szCs w:val="18"/>
        </w:rPr>
      </w:pPr>
      <w:bookmarkStart w:id="182" w:name="_Toc239852344"/>
      <w:r w:rsidRPr="000D75C5">
        <w:rPr>
          <w:rFonts w:ascii="Aptos" w:hAnsi="Aptos"/>
          <w:sz w:val="18"/>
          <w:szCs w:val="18"/>
        </w:rPr>
        <w:t>Problem</w:t>
      </w:r>
      <w:bookmarkEnd w:id="182"/>
    </w:p>
    <w:p w14:paraId="2E92DC46" w14:textId="77777777" w:rsidR="00C56193" w:rsidRPr="000D75C5" w:rsidRDefault="00C56193" w:rsidP="00C56193">
      <w:pPr>
        <w:spacing w:after="120"/>
        <w:rPr>
          <w:rFonts w:ascii="Aptos" w:hAnsi="Aptos"/>
          <w:sz w:val="18"/>
          <w:szCs w:val="18"/>
        </w:rPr>
      </w:pPr>
      <w:r w:rsidRPr="000D75C5">
        <w:rPr>
          <w:rFonts w:ascii="Aptos" w:hAnsi="Aptos"/>
          <w:sz w:val="18"/>
          <w:szCs w:val="18"/>
        </w:rPr>
        <w:t>Source systems and third parties deliver data as files on their own schedule. Polling for new files wastes compute; hand-built loaders drift and fail silently. We need near-real-time, event-triggered loading without an operational service owning the load path.</w:t>
      </w:r>
    </w:p>
    <w:p w14:paraId="53193F99" w14:textId="77777777" w:rsidR="00C56193" w:rsidRPr="000D75C5" w:rsidRDefault="00C56193" w:rsidP="00C56193">
      <w:pPr>
        <w:pStyle w:val="Heading3"/>
        <w:spacing w:before="140" w:after="80"/>
        <w:rPr>
          <w:rFonts w:ascii="Aptos" w:hAnsi="Aptos"/>
          <w:sz w:val="18"/>
          <w:szCs w:val="18"/>
        </w:rPr>
      </w:pPr>
      <w:bookmarkStart w:id="183" w:name="_Toc239852345"/>
      <w:r w:rsidRPr="000D75C5">
        <w:rPr>
          <w:rFonts w:ascii="Aptos" w:hAnsi="Aptos"/>
          <w:sz w:val="18"/>
          <w:szCs w:val="18"/>
        </w:rPr>
        <w:t>Solution</w:t>
      </w:r>
      <w:bookmarkEnd w:id="183"/>
    </w:p>
    <w:p w14:paraId="0AA9A614" w14:textId="77777777" w:rsidR="00C56193" w:rsidRPr="000D75C5" w:rsidRDefault="00C56193" w:rsidP="00C56193">
      <w:pPr>
        <w:spacing w:after="120"/>
        <w:rPr>
          <w:rFonts w:ascii="Aptos" w:hAnsi="Aptos"/>
          <w:sz w:val="18"/>
          <w:szCs w:val="18"/>
        </w:rPr>
      </w:pPr>
      <w:r w:rsidRPr="000D75C5">
        <w:rPr>
          <w:rFonts w:ascii="Aptos" w:hAnsi="Aptos"/>
          <w:sz w:val="18"/>
          <w:szCs w:val="18"/>
        </w:rPr>
        <w:t>A file lands in an ADLS Gen2 landing zone. Blob creation raises an Event Grid notification that triggers Snowpipe auto-ingest, which runs COPY INTO the target raw schema. Loading is serverless and notification-driven; no compute to run or scale.</w:t>
      </w:r>
    </w:p>
    <w:p w14:paraId="29550A69" w14:textId="77777777" w:rsidR="00C56193" w:rsidRPr="000D75C5" w:rsidRDefault="00C56193" w:rsidP="00C56193">
      <w:pPr>
        <w:pStyle w:val="Heading3"/>
        <w:spacing w:before="140" w:after="80"/>
        <w:rPr>
          <w:rFonts w:ascii="Aptos" w:hAnsi="Aptos"/>
          <w:sz w:val="18"/>
          <w:szCs w:val="18"/>
        </w:rPr>
      </w:pPr>
      <w:bookmarkStart w:id="184" w:name="_Toc239852346"/>
      <w:r w:rsidRPr="000D75C5">
        <w:rPr>
          <w:rFonts w:ascii="Aptos" w:hAnsi="Aptos"/>
          <w:sz w:val="18"/>
          <w:szCs w:val="18"/>
        </w:rPr>
        <w:t>Use it when</w:t>
      </w:r>
      <w:bookmarkEnd w:id="184"/>
    </w:p>
    <w:p w14:paraId="3E7D1A03" w14:textId="77777777" w:rsidR="00C56193" w:rsidRPr="000D75C5" w:rsidRDefault="00C56193" w:rsidP="00C56193">
      <w:pPr>
        <w:spacing w:after="120"/>
        <w:rPr>
          <w:rFonts w:ascii="Aptos" w:hAnsi="Aptos"/>
          <w:sz w:val="18"/>
          <w:szCs w:val="18"/>
        </w:rPr>
      </w:pPr>
      <w:r w:rsidRPr="000D75C5">
        <w:rPr>
          <w:rFonts w:ascii="Aptos" w:hAnsi="Aptos"/>
          <w:sz w:val="18"/>
          <w:szCs w:val="18"/>
        </w:rPr>
        <w:lastRenderedPageBreak/>
        <w:t>Data arrives as discrete files (CSV, Parquet, JSON), near-real-time (seconds-to-minutes) is sufficient; volume is continuous or unpredictable rather than one large periodic dump; the producer can write to a landing zone.</w:t>
      </w:r>
    </w:p>
    <w:p w14:paraId="605BC3F3" w14:textId="77777777" w:rsidR="00C56193" w:rsidRPr="000D75C5" w:rsidRDefault="00C56193" w:rsidP="00C56193">
      <w:pPr>
        <w:pStyle w:val="Heading3"/>
        <w:spacing w:before="140" w:after="80"/>
        <w:rPr>
          <w:rFonts w:ascii="Aptos" w:hAnsi="Aptos"/>
          <w:sz w:val="18"/>
          <w:szCs w:val="18"/>
        </w:rPr>
      </w:pPr>
      <w:bookmarkStart w:id="185" w:name="_Toc239852347"/>
      <w:r w:rsidRPr="000D75C5">
        <w:rPr>
          <w:rFonts w:ascii="Aptos" w:hAnsi="Aptos"/>
          <w:sz w:val="18"/>
          <w:szCs w:val="18"/>
        </w:rPr>
        <w:t>Avoid it when</w:t>
      </w:r>
      <w:bookmarkEnd w:id="185"/>
    </w:p>
    <w:p w14:paraId="3B791978" w14:textId="77777777" w:rsidR="00C56193" w:rsidRPr="000D75C5" w:rsidRDefault="00C56193" w:rsidP="00C56193">
      <w:pPr>
        <w:spacing w:after="120"/>
        <w:rPr>
          <w:rFonts w:ascii="Aptos" w:hAnsi="Aptos"/>
          <w:sz w:val="18"/>
          <w:szCs w:val="18"/>
        </w:rPr>
      </w:pPr>
      <w:r w:rsidRPr="000D75C5">
        <w:rPr>
          <w:rFonts w:ascii="Aptos" w:hAnsi="Aptos"/>
          <w:sz w:val="18"/>
          <w:szCs w:val="18"/>
        </w:rPr>
        <w:t>You need sub-second streaming (stream instead); the load is a single massive periodic file where scheduled bulk COPY is cheaper and simpler; the file needs heavy pre-load validation belonging in an orchestrated pipeline; ordering or transactional grouping across files matters.</w:t>
      </w:r>
    </w:p>
    <w:p w14:paraId="2FD2E26B" w14:textId="77777777" w:rsidR="00C56193" w:rsidRPr="000D75C5" w:rsidRDefault="00C56193" w:rsidP="00C56193">
      <w:pPr>
        <w:pStyle w:val="Heading3"/>
        <w:spacing w:before="140" w:after="80"/>
        <w:rPr>
          <w:rFonts w:ascii="Aptos" w:hAnsi="Aptos"/>
          <w:sz w:val="18"/>
          <w:szCs w:val="18"/>
        </w:rPr>
      </w:pPr>
      <w:bookmarkStart w:id="186" w:name="_Toc239852348"/>
      <w:r w:rsidRPr="000D75C5">
        <w:rPr>
          <w:rFonts w:ascii="Aptos" w:hAnsi="Aptos"/>
          <w:sz w:val="18"/>
          <w:szCs w:val="18"/>
        </w:rPr>
        <w:t>Risk &amp; consideration</w:t>
      </w:r>
      <w:bookmarkEnd w:id="186"/>
    </w:p>
    <w:p w14:paraId="4844E3D5" w14:textId="77777777" w:rsidR="00C56193" w:rsidRPr="000D75C5" w:rsidRDefault="00C56193" w:rsidP="00C56193">
      <w:pPr>
        <w:spacing w:after="120"/>
        <w:rPr>
          <w:rFonts w:ascii="Aptos" w:hAnsi="Aptos"/>
          <w:sz w:val="18"/>
          <w:szCs w:val="18"/>
        </w:rPr>
      </w:pPr>
      <w:r w:rsidRPr="000D75C5">
        <w:rPr>
          <w:rFonts w:ascii="Aptos" w:hAnsi="Aptos"/>
          <w:sz w:val="18"/>
          <w:szCs w:val="18"/>
        </w:rPr>
        <w:t>Snowpipe carries per-file overhead, so many tiny files cost disproportionately. Landing-zone retention, replay and idempotency need explicit design. Notification loss (rare) means a file can silently fail unless reconciliation exists. Schema drift in inbound files breaks COPY unless handled deliberately.</w:t>
      </w:r>
    </w:p>
    <w:p w14:paraId="15E54EBA" w14:textId="77777777" w:rsidR="00C56193" w:rsidRPr="000D75C5" w:rsidRDefault="00C56193" w:rsidP="00C56193">
      <w:pPr>
        <w:pStyle w:val="Heading3"/>
        <w:spacing w:before="140" w:after="80"/>
        <w:rPr>
          <w:rFonts w:ascii="Aptos" w:hAnsi="Aptos"/>
          <w:sz w:val="18"/>
          <w:szCs w:val="18"/>
        </w:rPr>
      </w:pPr>
      <w:bookmarkStart w:id="187" w:name="_Toc239852349"/>
      <w:r w:rsidRPr="000D75C5">
        <w:rPr>
          <w:rFonts w:ascii="Aptos" w:hAnsi="Aptos"/>
          <w:sz w:val="18"/>
          <w:szCs w:val="18"/>
        </w:rPr>
        <w:t>Security boundary</w:t>
      </w:r>
      <w:bookmarkEnd w:id="187"/>
    </w:p>
    <w:p w14:paraId="190A0213" w14:textId="77777777" w:rsidR="00C56193" w:rsidRPr="000D75C5" w:rsidRDefault="00C56193" w:rsidP="00C56193">
      <w:pPr>
        <w:spacing w:after="120"/>
        <w:rPr>
          <w:rFonts w:ascii="Aptos" w:hAnsi="Aptos"/>
          <w:sz w:val="18"/>
          <w:szCs w:val="18"/>
        </w:rPr>
      </w:pPr>
      <w:r w:rsidRPr="000D75C5">
        <w:rPr>
          <w:rFonts w:ascii="Aptos" w:hAnsi="Aptos"/>
          <w:sz w:val="18"/>
          <w:szCs w:val="18"/>
        </w:rPr>
        <w:t>The trust boundary is the landing zone, not Snowflake. Storage is reached over private endpoint with public access disabled; Snowflake authenticates via storage integration / managed identity, never account keys; storage firewall and RBAC scope write access to the producer and read access to Snowflake only. Data-in-transit posture inherits from the Cloud Engineering Standards.</w:t>
      </w:r>
    </w:p>
    <w:p w14:paraId="2FFE57D6" w14:textId="77777777" w:rsidR="00C56193" w:rsidRPr="000D75C5" w:rsidRDefault="00C56193" w:rsidP="00C56193">
      <w:pPr>
        <w:pStyle w:val="Heading3"/>
        <w:spacing w:before="140" w:after="80"/>
        <w:rPr>
          <w:rFonts w:ascii="Aptos" w:hAnsi="Aptos"/>
          <w:sz w:val="18"/>
          <w:szCs w:val="18"/>
        </w:rPr>
      </w:pPr>
      <w:bookmarkStart w:id="188" w:name="_Toc239852350"/>
      <w:r w:rsidRPr="000D75C5">
        <w:rPr>
          <w:rFonts w:ascii="Aptos" w:hAnsi="Aptos"/>
          <w:sz w:val="18"/>
          <w:szCs w:val="18"/>
        </w:rPr>
        <w:t>Common pitfall</w:t>
      </w:r>
      <w:bookmarkEnd w:id="188"/>
    </w:p>
    <w:p w14:paraId="4B7C8AC7" w14:textId="77777777" w:rsidR="00C56193" w:rsidRPr="000D75C5" w:rsidRDefault="00C56193" w:rsidP="00C56193">
      <w:pPr>
        <w:spacing w:after="120"/>
        <w:rPr>
          <w:rFonts w:ascii="Aptos" w:hAnsi="Aptos"/>
          <w:sz w:val="18"/>
          <w:szCs w:val="18"/>
        </w:rPr>
      </w:pPr>
      <w:r w:rsidRPr="000D75C5">
        <w:rPr>
          <w:rFonts w:ascii="Aptos" w:hAnsi="Aptos"/>
          <w:sz w:val="18"/>
          <w:szCs w:val="18"/>
        </w:rPr>
        <w:t>Treating the landing zone as durable or queryable storage. It is a transient ingress buffer; wherever possible, lifecycle-expire loaded files and reconcile landed-vs-loaded counts. Unbatched fan-out of tiny files quietly inflates Snowpipe cost.</w:t>
      </w:r>
    </w:p>
    <w:p w14:paraId="03E4CC90" w14:textId="77777777" w:rsidR="00C56193" w:rsidRPr="000D75C5" w:rsidRDefault="00C56193" w:rsidP="00C56193">
      <w:pPr>
        <w:pStyle w:val="Heading3"/>
        <w:spacing w:before="140" w:after="80"/>
        <w:rPr>
          <w:rFonts w:ascii="Aptos" w:hAnsi="Aptos"/>
          <w:sz w:val="18"/>
          <w:szCs w:val="18"/>
        </w:rPr>
      </w:pPr>
      <w:bookmarkStart w:id="189" w:name="_Toc239852351"/>
      <w:r w:rsidRPr="000D75C5">
        <w:rPr>
          <w:rFonts w:ascii="Aptos" w:hAnsi="Aptos"/>
          <w:sz w:val="18"/>
          <w:szCs w:val="18"/>
        </w:rPr>
        <w:t>In practice</w:t>
      </w:r>
      <w:bookmarkEnd w:id="189"/>
    </w:p>
    <w:p w14:paraId="7B8862BC" w14:textId="77777777" w:rsidR="00C56193" w:rsidRDefault="00C56193" w:rsidP="00C56193">
      <w:pPr>
        <w:spacing w:after="120"/>
      </w:pPr>
      <w:r w:rsidRPr="000D75C5">
        <w:rPr>
          <w:rFonts w:ascii="Aptos" w:hAnsi="Aptos"/>
          <w:sz w:val="18"/>
          <w:szCs w:val="18"/>
        </w:rPr>
        <w:t>Delegated-authority bordereaux from a coverholder arrive as monthly spreadsheet/CSV files. Each lands in that coverholder's landing-zone path; Event Grid triggers Snowpipe to load it into a raw bordereaux schema for downstream conforming and exposure aggregation. Underwriting reporting consumes the conformed data, never the raw landing zone.</w:t>
      </w:r>
    </w:p>
    <w:p w14:paraId="3A40CFDE" w14:textId="77777777" w:rsidR="00C56193" w:rsidRDefault="00C56193" w:rsidP="00C56193">
      <w:pPr>
        <w:spacing w:before="160" w:after="160"/>
        <w:jc w:val="center"/>
      </w:pPr>
    </w:p>
    <w:p w14:paraId="63733E01" w14:textId="77777777" w:rsidR="00C56193" w:rsidRPr="005F0377" w:rsidRDefault="00C56193" w:rsidP="00C56193">
      <w:pPr>
        <w:pStyle w:val="Heading3"/>
        <w:rPr>
          <w:rFonts w:ascii="Calibri heading" w:eastAsiaTheme="majorEastAsia" w:hAnsi="Calibri heading" w:cstheme="majorBidi"/>
          <w:color w:val="2E5496"/>
          <w:lang w:val="en-US" w:eastAsia="en-US"/>
        </w:rPr>
      </w:pPr>
      <w:bookmarkStart w:id="190" w:name="_Toc239852352"/>
      <w:r w:rsidRPr="005F0377">
        <w:rPr>
          <w:rFonts w:ascii="Calibri heading" w:eastAsiaTheme="majorEastAsia" w:hAnsi="Calibri heading" w:cstheme="majorBidi"/>
          <w:color w:val="2E5496"/>
          <w:lang w:val="en-US" w:eastAsia="en-US"/>
        </w:rPr>
        <w:t>9.4.4  · Scheduled batch: watermark and CDC (SFDEINT4)</w:t>
      </w:r>
      <w:bookmarkEnd w:id="190"/>
    </w:p>
    <w:p w14:paraId="571E9BB5" w14:textId="77777777" w:rsidR="00C56193" w:rsidRDefault="00C56193" w:rsidP="00D72DB7">
      <w:r>
        <w:rPr>
          <w:noProof/>
        </w:rPr>
        <w:drawing>
          <wp:inline distT="0" distB="0" distL="0" distR="0" wp14:anchorId="00DAF1DC" wp14:editId="6A7D23A4">
            <wp:extent cx="5810250" cy="1200150"/>
            <wp:effectExtent l="19050" t="19050" r="19050" b="19050"/>
            <wp:docPr id="1526219177" name="Picture 1526219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5810250" cy="1200150"/>
                    </a:xfrm>
                    <a:prstGeom prst="rect">
                      <a:avLst/>
                    </a:prstGeom>
                    <a:ln>
                      <a:solidFill>
                        <a:schemeClr val="accent1"/>
                      </a:solidFill>
                    </a:ln>
                  </pic:spPr>
                </pic:pic>
              </a:graphicData>
            </a:graphic>
          </wp:inline>
        </w:drawing>
      </w:r>
    </w:p>
    <w:p w14:paraId="4C484572" w14:textId="77777777" w:rsidR="00C56193" w:rsidRPr="000D75C5" w:rsidRDefault="00C56193" w:rsidP="00C56193">
      <w:pPr>
        <w:pStyle w:val="Heading3"/>
        <w:spacing w:before="140" w:after="80"/>
        <w:rPr>
          <w:rFonts w:ascii="Aptos" w:hAnsi="Aptos"/>
          <w:sz w:val="18"/>
          <w:szCs w:val="18"/>
        </w:rPr>
      </w:pPr>
      <w:bookmarkStart w:id="191" w:name="_Toc239852353"/>
      <w:r w:rsidRPr="000D75C5">
        <w:rPr>
          <w:rFonts w:ascii="Aptos" w:hAnsi="Aptos"/>
          <w:sz w:val="18"/>
          <w:szCs w:val="18"/>
        </w:rPr>
        <w:t>Problem</w:t>
      </w:r>
      <w:bookmarkEnd w:id="191"/>
    </w:p>
    <w:p w14:paraId="0B9D0653" w14:textId="77777777" w:rsidR="00C56193" w:rsidRPr="000D75C5" w:rsidRDefault="00C56193" w:rsidP="00C56193">
      <w:pPr>
        <w:spacing w:after="120"/>
        <w:rPr>
          <w:rFonts w:ascii="Aptos" w:hAnsi="Aptos"/>
          <w:sz w:val="18"/>
          <w:szCs w:val="18"/>
        </w:rPr>
      </w:pPr>
      <w:r w:rsidRPr="000D75C5">
        <w:rPr>
          <w:rFonts w:ascii="Aptos" w:hAnsi="Aptos"/>
          <w:sz w:val="18"/>
          <w:szCs w:val="18"/>
        </w:rPr>
        <w:t>Bulk or periodic movement of data from a system of record into the platform, where near-real-time is not needed and full reloads waste time and resources.</w:t>
      </w:r>
    </w:p>
    <w:p w14:paraId="220864D0" w14:textId="77777777" w:rsidR="00C56193" w:rsidRPr="000D75C5" w:rsidRDefault="00C56193" w:rsidP="00C56193">
      <w:pPr>
        <w:pStyle w:val="Heading3"/>
        <w:spacing w:before="140" w:after="80"/>
        <w:rPr>
          <w:rFonts w:ascii="Aptos" w:hAnsi="Aptos"/>
          <w:sz w:val="18"/>
          <w:szCs w:val="18"/>
        </w:rPr>
      </w:pPr>
      <w:bookmarkStart w:id="192" w:name="_Toc239852354"/>
      <w:r w:rsidRPr="000D75C5">
        <w:rPr>
          <w:rFonts w:ascii="Aptos" w:hAnsi="Aptos"/>
          <w:sz w:val="18"/>
          <w:szCs w:val="18"/>
        </w:rPr>
        <w:t>Solution</w:t>
      </w:r>
      <w:bookmarkEnd w:id="192"/>
    </w:p>
    <w:p w14:paraId="37103E0E" w14:textId="77777777" w:rsidR="00C56193" w:rsidRPr="000D75C5" w:rsidRDefault="00C56193" w:rsidP="00C56193">
      <w:pPr>
        <w:spacing w:after="120"/>
        <w:rPr>
          <w:rFonts w:ascii="Aptos" w:hAnsi="Aptos"/>
          <w:sz w:val="18"/>
          <w:szCs w:val="18"/>
        </w:rPr>
      </w:pPr>
      <w:r w:rsidRPr="000D75C5">
        <w:rPr>
          <w:rFonts w:ascii="Aptos" w:hAnsi="Aptos"/>
          <w:sz w:val="18"/>
          <w:szCs w:val="18"/>
        </w:rPr>
        <w:t>A scheduled Function or Logic App extracts changed rows by watermark or CDC, stages them to ADLS Gen2, and Snowflake bulk-loads via COPY. Periodic, incremental, cost-efficient.</w:t>
      </w:r>
    </w:p>
    <w:p w14:paraId="0529654C" w14:textId="77777777" w:rsidR="00C56193" w:rsidRPr="000D75C5" w:rsidRDefault="00C56193" w:rsidP="00C56193">
      <w:pPr>
        <w:pStyle w:val="Heading3"/>
        <w:spacing w:before="140" w:after="80"/>
        <w:rPr>
          <w:rFonts w:ascii="Aptos" w:hAnsi="Aptos"/>
          <w:sz w:val="18"/>
          <w:szCs w:val="18"/>
        </w:rPr>
      </w:pPr>
      <w:bookmarkStart w:id="193" w:name="_Toc239852355"/>
      <w:r w:rsidRPr="000D75C5">
        <w:rPr>
          <w:rFonts w:ascii="Aptos" w:hAnsi="Aptos"/>
          <w:sz w:val="18"/>
          <w:szCs w:val="18"/>
        </w:rPr>
        <w:t>Use it when</w:t>
      </w:r>
      <w:bookmarkEnd w:id="193"/>
    </w:p>
    <w:p w14:paraId="201FCFA8" w14:textId="77777777" w:rsidR="00C56193" w:rsidRPr="000D75C5" w:rsidRDefault="00C56193" w:rsidP="00C56193">
      <w:pPr>
        <w:spacing w:after="120"/>
        <w:rPr>
          <w:rFonts w:ascii="Aptos" w:hAnsi="Aptos"/>
          <w:sz w:val="18"/>
          <w:szCs w:val="18"/>
        </w:rPr>
      </w:pPr>
      <w:r w:rsidRPr="000D75C5">
        <w:rPr>
          <w:rFonts w:ascii="Aptos" w:hAnsi="Aptos"/>
          <w:sz w:val="18"/>
          <w:szCs w:val="18"/>
        </w:rPr>
        <w:t>Movement is periodic (hourly, daily), the source supports a reliable watermark or CDC feed,near-real-time is unnecessary, large volumes are better moved in batches than per-event.</w:t>
      </w:r>
    </w:p>
    <w:p w14:paraId="7F6E1899" w14:textId="77777777" w:rsidR="00C56193" w:rsidRPr="000D75C5" w:rsidRDefault="00C56193" w:rsidP="00C56193">
      <w:pPr>
        <w:pStyle w:val="Heading3"/>
        <w:spacing w:before="140" w:after="80"/>
        <w:rPr>
          <w:rFonts w:ascii="Aptos" w:hAnsi="Aptos"/>
          <w:sz w:val="18"/>
          <w:szCs w:val="18"/>
        </w:rPr>
      </w:pPr>
      <w:bookmarkStart w:id="194" w:name="_Toc239852356"/>
      <w:r w:rsidRPr="000D75C5">
        <w:rPr>
          <w:rFonts w:ascii="Aptos" w:hAnsi="Aptos"/>
          <w:sz w:val="18"/>
          <w:szCs w:val="18"/>
        </w:rPr>
        <w:t>Avoid it when</w:t>
      </w:r>
      <w:bookmarkEnd w:id="194"/>
    </w:p>
    <w:p w14:paraId="3DB2AB1B" w14:textId="77777777" w:rsidR="00C56193" w:rsidRPr="000D75C5" w:rsidRDefault="00C56193" w:rsidP="00C56193">
      <w:pPr>
        <w:spacing w:after="120"/>
        <w:rPr>
          <w:rFonts w:ascii="Aptos" w:hAnsi="Aptos"/>
          <w:sz w:val="18"/>
          <w:szCs w:val="18"/>
        </w:rPr>
      </w:pPr>
      <w:r w:rsidRPr="000D75C5">
        <w:rPr>
          <w:rFonts w:ascii="Aptos" w:hAnsi="Aptos"/>
          <w:sz w:val="18"/>
          <w:szCs w:val="18"/>
        </w:rPr>
        <w:t>Sub-minute latency is required (stream instead); the source has no dependable change marker, forcing brittle full scans; the extraction is really transformation that belongs pushed down into Snowflake.</w:t>
      </w:r>
    </w:p>
    <w:p w14:paraId="0A5AF8AA" w14:textId="77777777" w:rsidR="00C56193" w:rsidRPr="000D75C5" w:rsidRDefault="00C56193" w:rsidP="00C56193">
      <w:pPr>
        <w:pStyle w:val="Heading3"/>
        <w:spacing w:before="140" w:after="80"/>
        <w:rPr>
          <w:rFonts w:ascii="Aptos" w:hAnsi="Aptos"/>
          <w:sz w:val="18"/>
          <w:szCs w:val="18"/>
        </w:rPr>
      </w:pPr>
      <w:bookmarkStart w:id="195" w:name="_Toc239852357"/>
      <w:r w:rsidRPr="000D75C5">
        <w:rPr>
          <w:rFonts w:ascii="Aptos" w:hAnsi="Aptos"/>
          <w:sz w:val="18"/>
          <w:szCs w:val="18"/>
        </w:rPr>
        <w:t>Risk &amp; consideration</w:t>
      </w:r>
      <w:bookmarkEnd w:id="195"/>
    </w:p>
    <w:p w14:paraId="5F023AAB" w14:textId="77777777" w:rsidR="00C56193" w:rsidRPr="000D75C5" w:rsidRDefault="00C56193" w:rsidP="00C56193">
      <w:pPr>
        <w:spacing w:after="120"/>
        <w:rPr>
          <w:rFonts w:ascii="Aptos" w:hAnsi="Aptos"/>
          <w:sz w:val="18"/>
          <w:szCs w:val="18"/>
        </w:rPr>
      </w:pPr>
      <w:r w:rsidRPr="000D75C5">
        <w:rPr>
          <w:rFonts w:ascii="Aptos" w:hAnsi="Aptos"/>
          <w:sz w:val="18"/>
          <w:szCs w:val="18"/>
        </w:rPr>
        <w:t>Watermark/CDC state must be persisted and idempotent so failed runs resume without gaps or duplicates. Clock skew and soft-deletes need handling. Schedule contention and source load windows must be respected. Schema drift breaks loads.</w:t>
      </w:r>
    </w:p>
    <w:p w14:paraId="739192B3" w14:textId="77777777" w:rsidR="00C56193" w:rsidRPr="000D75C5" w:rsidRDefault="00C56193" w:rsidP="00C56193">
      <w:pPr>
        <w:pStyle w:val="Heading3"/>
        <w:spacing w:before="140" w:after="80"/>
        <w:rPr>
          <w:rFonts w:ascii="Aptos" w:hAnsi="Aptos"/>
          <w:sz w:val="18"/>
          <w:szCs w:val="18"/>
        </w:rPr>
      </w:pPr>
      <w:bookmarkStart w:id="196" w:name="_Toc239852358"/>
      <w:r w:rsidRPr="000D75C5">
        <w:rPr>
          <w:rFonts w:ascii="Aptos" w:hAnsi="Aptos"/>
          <w:sz w:val="18"/>
          <w:szCs w:val="18"/>
        </w:rPr>
        <w:lastRenderedPageBreak/>
        <w:t>Security boundary</w:t>
      </w:r>
      <w:bookmarkEnd w:id="196"/>
    </w:p>
    <w:p w14:paraId="32B5E267" w14:textId="77777777" w:rsidR="00C56193" w:rsidRPr="000D75C5" w:rsidRDefault="00C56193" w:rsidP="00C56193">
      <w:pPr>
        <w:spacing w:after="120"/>
        <w:rPr>
          <w:rFonts w:ascii="Aptos" w:hAnsi="Aptos"/>
          <w:sz w:val="18"/>
          <w:szCs w:val="18"/>
        </w:rPr>
      </w:pPr>
      <w:r w:rsidRPr="000D75C5">
        <w:rPr>
          <w:rFonts w:ascii="Aptos" w:hAnsi="Aptos"/>
          <w:sz w:val="18"/>
          <w:szCs w:val="18"/>
        </w:rPr>
        <w:t>Two trust boundaries—the source connection and the stage. Managed identity to both, no embedded credentials; stage reached over private endpoint with least-privilege RBAC. Data-in-transit posture inherits from the Cloud Engineering Standards. Snowflake is the load target only.</w:t>
      </w:r>
    </w:p>
    <w:p w14:paraId="06BB4930" w14:textId="77777777" w:rsidR="00C56193" w:rsidRPr="000D75C5" w:rsidRDefault="00C56193" w:rsidP="00C56193">
      <w:pPr>
        <w:pStyle w:val="Heading3"/>
        <w:spacing w:before="140" w:after="80"/>
        <w:rPr>
          <w:rFonts w:ascii="Aptos" w:hAnsi="Aptos"/>
          <w:sz w:val="18"/>
          <w:szCs w:val="18"/>
        </w:rPr>
      </w:pPr>
      <w:bookmarkStart w:id="197" w:name="_Toc239852359"/>
      <w:r w:rsidRPr="000D75C5">
        <w:rPr>
          <w:rFonts w:ascii="Aptos" w:hAnsi="Aptos"/>
          <w:sz w:val="18"/>
          <w:szCs w:val="18"/>
        </w:rPr>
        <w:t>Common pitfall</w:t>
      </w:r>
      <w:bookmarkEnd w:id="197"/>
    </w:p>
    <w:p w14:paraId="59F359A7" w14:textId="77777777" w:rsidR="00C56193" w:rsidRPr="000D75C5" w:rsidRDefault="00C56193" w:rsidP="00C56193">
      <w:pPr>
        <w:spacing w:after="120"/>
        <w:rPr>
          <w:rFonts w:ascii="Aptos" w:hAnsi="Aptos"/>
          <w:sz w:val="18"/>
          <w:szCs w:val="18"/>
        </w:rPr>
      </w:pPr>
      <w:r w:rsidRPr="000D75C5">
        <w:rPr>
          <w:rFonts w:ascii="Aptos" w:hAnsi="Aptos"/>
          <w:sz w:val="18"/>
          <w:szCs w:val="18"/>
        </w:rPr>
        <w:t>A watermark that is not transactional with the read, causing silent gaps under concurrency. Full reloads quietly replacing incremental logic when CDC breaks, inflating cost and load time.</w:t>
      </w:r>
    </w:p>
    <w:p w14:paraId="67C343BE" w14:textId="77777777" w:rsidR="00C56193" w:rsidRPr="000D75C5" w:rsidRDefault="00C56193" w:rsidP="00C56193">
      <w:pPr>
        <w:pStyle w:val="Heading3"/>
        <w:spacing w:before="140" w:after="80"/>
        <w:rPr>
          <w:rFonts w:ascii="Aptos" w:hAnsi="Aptos"/>
          <w:sz w:val="18"/>
          <w:szCs w:val="18"/>
        </w:rPr>
      </w:pPr>
      <w:bookmarkStart w:id="198" w:name="_Toc239852360"/>
      <w:r w:rsidRPr="000D75C5">
        <w:rPr>
          <w:rFonts w:ascii="Aptos" w:hAnsi="Aptos"/>
          <w:sz w:val="18"/>
          <w:szCs w:val="18"/>
        </w:rPr>
        <w:t>In practice</w:t>
      </w:r>
      <w:bookmarkEnd w:id="198"/>
    </w:p>
    <w:p w14:paraId="490AB554" w14:textId="77777777" w:rsidR="00C56193" w:rsidRPr="000D75C5" w:rsidRDefault="00C56193" w:rsidP="00C56193">
      <w:pPr>
        <w:spacing w:after="120"/>
        <w:rPr>
          <w:rFonts w:ascii="Aptos" w:hAnsi="Aptos"/>
          <w:sz w:val="18"/>
          <w:szCs w:val="18"/>
        </w:rPr>
      </w:pPr>
      <w:r w:rsidRPr="000D75C5">
        <w:rPr>
          <w:rFonts w:ascii="Aptos" w:hAnsi="Aptos"/>
          <w:sz w:val="18"/>
          <w:szCs w:val="18"/>
        </w:rPr>
        <w:t>Nightly incremental extract of policy and premium movements from a policy-administration system, staged and loaded for finance and actuarial reporting. The operational system is never queried live by reporting.</w:t>
      </w:r>
    </w:p>
    <w:p w14:paraId="3ADB212C" w14:textId="77777777" w:rsidR="00C56193" w:rsidRDefault="00C56193" w:rsidP="00C56193">
      <w:pPr>
        <w:pStyle w:val="Heading3"/>
      </w:pPr>
    </w:p>
    <w:p w14:paraId="03945DAB" w14:textId="77777777" w:rsidR="00C56193" w:rsidRPr="005F0377" w:rsidRDefault="00C56193" w:rsidP="00C56193">
      <w:pPr>
        <w:pStyle w:val="Heading3"/>
        <w:rPr>
          <w:rFonts w:ascii="Calibri heading" w:eastAsiaTheme="majorEastAsia" w:hAnsi="Calibri heading" w:cstheme="majorBidi"/>
          <w:color w:val="2E5496"/>
          <w:lang w:val="en-US" w:eastAsia="en-US"/>
        </w:rPr>
      </w:pPr>
      <w:bookmarkStart w:id="199" w:name="_Toc239852361"/>
      <w:r w:rsidRPr="005F0377">
        <w:rPr>
          <w:rFonts w:ascii="Calibri heading" w:eastAsiaTheme="majorEastAsia" w:hAnsi="Calibri heading" w:cstheme="majorBidi"/>
          <w:color w:val="2E5496"/>
          <w:lang w:val="en-US" w:eastAsia="en-US"/>
        </w:rPr>
        <w:t>9.4.5  Staged import, platform-driven ingestion (SFDEINT5)</w:t>
      </w:r>
      <w:bookmarkEnd w:id="199"/>
    </w:p>
    <w:p w14:paraId="6DDA23F0" w14:textId="77777777" w:rsidR="00C56193" w:rsidRDefault="00C56193" w:rsidP="008A680E">
      <w:r>
        <w:rPr>
          <w:noProof/>
        </w:rPr>
        <w:drawing>
          <wp:inline distT="0" distB="0" distL="0" distR="0" wp14:anchorId="5DCD368D" wp14:editId="24B29AB6">
            <wp:extent cx="5810250" cy="1200150"/>
            <wp:effectExtent l="19050" t="19050" r="19050" b="19050"/>
            <wp:docPr id="1846179379" name="Picture 1846179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5810250" cy="1200150"/>
                    </a:xfrm>
                    <a:prstGeom prst="rect">
                      <a:avLst/>
                    </a:prstGeom>
                    <a:ln>
                      <a:solidFill>
                        <a:schemeClr val="accent1"/>
                      </a:solidFill>
                    </a:ln>
                  </pic:spPr>
                </pic:pic>
              </a:graphicData>
            </a:graphic>
          </wp:inline>
        </w:drawing>
      </w:r>
    </w:p>
    <w:p w14:paraId="64A19E94" w14:textId="77777777" w:rsidR="00C56193" w:rsidRPr="000D75C5" w:rsidRDefault="00C56193" w:rsidP="00C56193">
      <w:pPr>
        <w:pStyle w:val="Heading3"/>
        <w:spacing w:before="140" w:after="80"/>
        <w:rPr>
          <w:rFonts w:ascii="Aptos" w:hAnsi="Aptos"/>
          <w:sz w:val="18"/>
          <w:szCs w:val="18"/>
        </w:rPr>
      </w:pPr>
      <w:bookmarkStart w:id="200" w:name="_Toc239852362"/>
      <w:r w:rsidRPr="000D75C5">
        <w:rPr>
          <w:rFonts w:ascii="Aptos" w:hAnsi="Aptos"/>
          <w:sz w:val="18"/>
          <w:szCs w:val="18"/>
        </w:rPr>
        <w:t>Problem</w:t>
      </w:r>
      <w:bookmarkEnd w:id="200"/>
    </w:p>
    <w:p w14:paraId="274D7F4A" w14:textId="77777777" w:rsidR="00C56193" w:rsidRPr="000D75C5" w:rsidRDefault="00C56193" w:rsidP="00C56193">
      <w:pPr>
        <w:spacing w:after="120"/>
        <w:rPr>
          <w:rFonts w:ascii="Aptos" w:hAnsi="Aptos"/>
          <w:sz w:val="18"/>
          <w:szCs w:val="18"/>
        </w:rPr>
      </w:pPr>
      <w:r w:rsidRPr="000D75C5">
        <w:rPr>
          <w:rFonts w:ascii="Aptos" w:hAnsi="Aptos"/>
          <w:sz w:val="18"/>
          <w:szCs w:val="18"/>
        </w:rPr>
        <w:t>Multiple related sources must be brought together with dependencies, retries and observability, and transformation should happen where compute is cheapest and closest to the data.</w:t>
      </w:r>
    </w:p>
    <w:p w14:paraId="63190675" w14:textId="77777777" w:rsidR="00C56193" w:rsidRPr="000D75C5" w:rsidRDefault="00C56193" w:rsidP="00C56193">
      <w:pPr>
        <w:pStyle w:val="Heading3"/>
        <w:spacing w:before="140" w:after="80"/>
        <w:rPr>
          <w:rFonts w:ascii="Aptos" w:hAnsi="Aptos"/>
          <w:sz w:val="18"/>
          <w:szCs w:val="18"/>
        </w:rPr>
      </w:pPr>
      <w:bookmarkStart w:id="201" w:name="_Toc239852363"/>
      <w:r w:rsidRPr="000D75C5">
        <w:rPr>
          <w:rFonts w:ascii="Aptos" w:hAnsi="Aptos"/>
          <w:sz w:val="18"/>
          <w:szCs w:val="18"/>
        </w:rPr>
        <w:t>Solution</w:t>
      </w:r>
      <w:bookmarkEnd w:id="201"/>
    </w:p>
    <w:p w14:paraId="5219A8C5" w14:textId="77777777" w:rsidR="00C56193" w:rsidRPr="000D75C5" w:rsidRDefault="00C56193" w:rsidP="00C56193">
      <w:pPr>
        <w:spacing w:after="120"/>
        <w:rPr>
          <w:rFonts w:ascii="Aptos" w:hAnsi="Aptos"/>
          <w:sz w:val="18"/>
          <w:szCs w:val="18"/>
        </w:rPr>
      </w:pPr>
      <w:r w:rsidRPr="000D75C5">
        <w:rPr>
          <w:rFonts w:ascii="Aptos" w:hAnsi="Aptos"/>
          <w:sz w:val="18"/>
          <w:szCs w:val="18"/>
        </w:rPr>
        <w:t>An orchestration layer coordinates extract → stage → load across sources, then triggers transformation pushed down into Snowflake (ELT, not ETL). The orchestrator owns sequencing and recovery; Snowflake owns the transform.</w:t>
      </w:r>
    </w:p>
    <w:p w14:paraId="3D6C677B" w14:textId="77777777" w:rsidR="00C56193" w:rsidRPr="000D75C5" w:rsidRDefault="00C56193" w:rsidP="00C56193">
      <w:pPr>
        <w:pStyle w:val="Heading3"/>
        <w:spacing w:before="140" w:after="80"/>
        <w:rPr>
          <w:rFonts w:ascii="Aptos" w:hAnsi="Aptos"/>
          <w:sz w:val="18"/>
          <w:szCs w:val="18"/>
        </w:rPr>
      </w:pPr>
      <w:bookmarkStart w:id="202" w:name="_Toc239852364"/>
      <w:r w:rsidRPr="000D75C5">
        <w:rPr>
          <w:rFonts w:ascii="Aptos" w:hAnsi="Aptos"/>
          <w:sz w:val="18"/>
          <w:szCs w:val="18"/>
        </w:rPr>
        <w:t>Use it when</w:t>
      </w:r>
      <w:bookmarkEnd w:id="202"/>
    </w:p>
    <w:p w14:paraId="02CAB254" w14:textId="77777777" w:rsidR="00C56193" w:rsidRPr="000D75C5" w:rsidRDefault="00C56193" w:rsidP="00C56193">
      <w:pPr>
        <w:spacing w:after="120"/>
        <w:rPr>
          <w:rFonts w:ascii="Aptos" w:hAnsi="Aptos"/>
          <w:sz w:val="18"/>
          <w:szCs w:val="18"/>
        </w:rPr>
      </w:pPr>
      <w:r w:rsidRPr="000D75C5">
        <w:rPr>
          <w:rFonts w:ascii="Aptos" w:hAnsi="Aptos"/>
          <w:sz w:val="18"/>
          <w:szCs w:val="18"/>
        </w:rPr>
        <w:t>Coordinated multi-source loads with inter-dependencies; you want lineage, retries and alerting over the pipeline; transformation is set-based and belongs in the warehouse.</w:t>
      </w:r>
    </w:p>
    <w:p w14:paraId="3527EF6C" w14:textId="77777777" w:rsidR="00C56193" w:rsidRPr="000D75C5" w:rsidRDefault="00C56193" w:rsidP="00C56193">
      <w:pPr>
        <w:pStyle w:val="Heading3"/>
        <w:spacing w:before="140" w:after="80"/>
        <w:rPr>
          <w:rFonts w:ascii="Aptos" w:hAnsi="Aptos"/>
          <w:sz w:val="18"/>
          <w:szCs w:val="18"/>
        </w:rPr>
      </w:pPr>
      <w:bookmarkStart w:id="203" w:name="_Toc239852365"/>
      <w:r w:rsidRPr="000D75C5">
        <w:rPr>
          <w:rFonts w:ascii="Aptos" w:hAnsi="Aptos"/>
          <w:sz w:val="18"/>
          <w:szCs w:val="18"/>
        </w:rPr>
        <w:t>Avoid it when</w:t>
      </w:r>
      <w:bookmarkEnd w:id="203"/>
    </w:p>
    <w:p w14:paraId="5818D0D6" w14:textId="77777777" w:rsidR="00C56193" w:rsidRPr="000D75C5" w:rsidRDefault="00C56193" w:rsidP="00C56193">
      <w:pPr>
        <w:spacing w:after="120"/>
        <w:rPr>
          <w:rFonts w:ascii="Aptos" w:hAnsi="Aptos"/>
          <w:sz w:val="18"/>
          <w:szCs w:val="18"/>
        </w:rPr>
      </w:pPr>
      <w:r w:rsidRPr="000D75C5">
        <w:rPr>
          <w:rFonts w:ascii="Aptos" w:hAnsi="Aptos"/>
          <w:sz w:val="18"/>
          <w:szCs w:val="18"/>
        </w:rPr>
        <w:t>A single simple feed (a plain batch or Snowpipe load is lighter); transformation must happen before landing for compliance or redaction; latency needs are real-time.</w:t>
      </w:r>
    </w:p>
    <w:p w14:paraId="4B1080FA" w14:textId="77777777" w:rsidR="00C56193" w:rsidRPr="000D75C5" w:rsidRDefault="00C56193" w:rsidP="00C56193">
      <w:pPr>
        <w:pStyle w:val="Heading3"/>
        <w:spacing w:before="140" w:after="80"/>
        <w:rPr>
          <w:rFonts w:ascii="Aptos" w:hAnsi="Aptos"/>
          <w:sz w:val="18"/>
          <w:szCs w:val="18"/>
        </w:rPr>
      </w:pPr>
      <w:bookmarkStart w:id="204" w:name="_Toc239852366"/>
      <w:r w:rsidRPr="000D75C5">
        <w:rPr>
          <w:rFonts w:ascii="Aptos" w:hAnsi="Aptos"/>
          <w:sz w:val="18"/>
          <w:szCs w:val="18"/>
        </w:rPr>
        <w:t>Risk &amp; consideration</w:t>
      </w:r>
      <w:bookmarkEnd w:id="204"/>
    </w:p>
    <w:p w14:paraId="5330CB7D" w14:textId="77777777" w:rsidR="00C56193" w:rsidRPr="000D75C5" w:rsidRDefault="00C56193" w:rsidP="00C56193">
      <w:pPr>
        <w:spacing w:after="120"/>
        <w:rPr>
          <w:rFonts w:ascii="Aptos" w:hAnsi="Aptos"/>
          <w:sz w:val="18"/>
          <w:szCs w:val="18"/>
        </w:rPr>
      </w:pPr>
      <w:r w:rsidRPr="000D75C5">
        <w:rPr>
          <w:rFonts w:ascii="Aptos" w:hAnsi="Aptos"/>
          <w:sz w:val="18"/>
          <w:szCs w:val="18"/>
        </w:rPr>
        <w:t>The orchestrator becomes a critical dependency—its availability, secrets and permissions need the same rigour as any operational service. Partial failures and re-run semantics must be idempotent. Pushdown transforms consume Snowflake compute and need cost governance.</w:t>
      </w:r>
    </w:p>
    <w:p w14:paraId="11FB5DFE" w14:textId="77777777" w:rsidR="00C56193" w:rsidRPr="000D75C5" w:rsidRDefault="00C56193" w:rsidP="00C56193">
      <w:pPr>
        <w:pStyle w:val="Heading3"/>
        <w:spacing w:before="140" w:after="80"/>
        <w:rPr>
          <w:rFonts w:ascii="Aptos" w:hAnsi="Aptos"/>
          <w:sz w:val="18"/>
          <w:szCs w:val="18"/>
        </w:rPr>
      </w:pPr>
      <w:bookmarkStart w:id="205" w:name="_Toc239852367"/>
      <w:r w:rsidRPr="000D75C5">
        <w:rPr>
          <w:rFonts w:ascii="Aptos" w:hAnsi="Aptos"/>
          <w:sz w:val="18"/>
          <w:szCs w:val="18"/>
        </w:rPr>
        <w:t>Security boundary</w:t>
      </w:r>
      <w:bookmarkEnd w:id="205"/>
    </w:p>
    <w:p w14:paraId="73519C1B" w14:textId="77777777" w:rsidR="00C56193" w:rsidRPr="000D75C5" w:rsidRDefault="00C56193" w:rsidP="00C56193">
      <w:pPr>
        <w:spacing w:after="120"/>
        <w:rPr>
          <w:rFonts w:ascii="Aptos" w:hAnsi="Aptos"/>
          <w:sz w:val="18"/>
          <w:szCs w:val="18"/>
        </w:rPr>
      </w:pPr>
      <w:r w:rsidRPr="000D75C5">
        <w:rPr>
          <w:rFonts w:ascii="Aptos" w:hAnsi="Aptos"/>
          <w:sz w:val="18"/>
          <w:szCs w:val="18"/>
        </w:rPr>
        <w:t>The orchestrator holds credentials to many systems—managed identity and a secrets vault are mandatory, with least-privilege per connection. Staging over private endpoint. Transformation runs inside Snowflake, keeping data off intermediate compute in transit.</w:t>
      </w:r>
    </w:p>
    <w:p w14:paraId="1CDEB8EA" w14:textId="77777777" w:rsidR="00C56193" w:rsidRPr="000D75C5" w:rsidRDefault="00C56193" w:rsidP="00C56193">
      <w:pPr>
        <w:pStyle w:val="Heading3"/>
        <w:spacing w:before="140" w:after="80"/>
        <w:rPr>
          <w:rFonts w:ascii="Aptos" w:hAnsi="Aptos"/>
          <w:sz w:val="18"/>
          <w:szCs w:val="18"/>
        </w:rPr>
      </w:pPr>
      <w:bookmarkStart w:id="206" w:name="_Toc239852368"/>
      <w:r w:rsidRPr="000D75C5">
        <w:rPr>
          <w:rFonts w:ascii="Aptos" w:hAnsi="Aptos"/>
          <w:sz w:val="18"/>
          <w:szCs w:val="18"/>
        </w:rPr>
        <w:t>Common pitfall</w:t>
      </w:r>
      <w:bookmarkEnd w:id="206"/>
    </w:p>
    <w:p w14:paraId="27689B49" w14:textId="77777777" w:rsidR="00C56193" w:rsidRPr="000D75C5" w:rsidRDefault="00C56193" w:rsidP="00C56193">
      <w:pPr>
        <w:spacing w:after="120"/>
        <w:rPr>
          <w:rFonts w:ascii="Aptos" w:hAnsi="Aptos"/>
          <w:sz w:val="18"/>
          <w:szCs w:val="18"/>
        </w:rPr>
      </w:pPr>
      <w:r w:rsidRPr="000D75C5">
        <w:rPr>
          <w:rFonts w:ascii="Aptos" w:hAnsi="Aptos"/>
          <w:sz w:val="18"/>
          <w:szCs w:val="18"/>
        </w:rPr>
        <w:t>Letting the orchestrator become a transformation engine (row-by-row processing in transit) instead of pushing set-based work into Snowflake. Unbounded retries that mask a persistent upstream failure.</w:t>
      </w:r>
    </w:p>
    <w:p w14:paraId="731A14C9" w14:textId="77777777" w:rsidR="00C56193" w:rsidRPr="000D75C5" w:rsidRDefault="00C56193" w:rsidP="00C56193">
      <w:pPr>
        <w:pStyle w:val="Heading3"/>
        <w:spacing w:before="140" w:after="80"/>
        <w:rPr>
          <w:rFonts w:ascii="Aptos" w:hAnsi="Aptos"/>
          <w:sz w:val="18"/>
          <w:szCs w:val="18"/>
        </w:rPr>
      </w:pPr>
      <w:bookmarkStart w:id="207" w:name="_Toc239852369"/>
      <w:r w:rsidRPr="000D75C5">
        <w:rPr>
          <w:rFonts w:ascii="Aptos" w:hAnsi="Aptos"/>
          <w:sz w:val="18"/>
          <w:szCs w:val="18"/>
        </w:rPr>
        <w:t>In practice</w:t>
      </w:r>
      <w:bookmarkEnd w:id="207"/>
    </w:p>
    <w:p w14:paraId="4A9C57FB" w14:textId="77777777" w:rsidR="00C56193" w:rsidRPr="000D75C5" w:rsidRDefault="00C56193" w:rsidP="00C56193">
      <w:pPr>
        <w:spacing w:after="120"/>
        <w:rPr>
          <w:rFonts w:ascii="Aptos" w:hAnsi="Aptos"/>
          <w:sz w:val="18"/>
          <w:szCs w:val="18"/>
        </w:rPr>
      </w:pPr>
      <w:r w:rsidRPr="000D75C5">
        <w:rPr>
          <w:rFonts w:ascii="Aptos" w:hAnsi="Aptos"/>
          <w:sz w:val="18"/>
          <w:szCs w:val="18"/>
        </w:rPr>
        <w:t>Building a conformed claims dataset that joins claims, policy and reinsurance-treaty feeds. The orchestrator sequences the loads and kicks off in-warehouse conforming for exposure and recoveries reporting.</w:t>
      </w:r>
    </w:p>
    <w:p w14:paraId="6AE826DA" w14:textId="77777777" w:rsidR="00C56193" w:rsidRPr="000D1E23" w:rsidRDefault="00C56193" w:rsidP="000D1E23">
      <w:pPr>
        <w:pStyle w:val="Heading2"/>
        <w:rPr>
          <w:rFonts w:ascii="Calibri heading" w:hAnsi="Calibri heading"/>
          <w:b/>
          <w:bCs/>
          <w:color w:val="2E5496"/>
          <w:sz w:val="28"/>
          <w:lang w:val="en-US" w:eastAsia="en-US"/>
        </w:rPr>
      </w:pPr>
      <w:bookmarkStart w:id="208" w:name="_Toc239852370"/>
      <w:r w:rsidRPr="000D1E23">
        <w:rPr>
          <w:rFonts w:ascii="Calibri heading" w:hAnsi="Calibri heading"/>
          <w:b/>
          <w:bCs/>
          <w:color w:val="2E5496"/>
          <w:sz w:val="28"/>
          <w:lang w:val="en-US" w:eastAsia="en-US"/>
        </w:rPr>
        <w:lastRenderedPageBreak/>
        <w:t>Export Patterns</w:t>
      </w:r>
      <w:bookmarkEnd w:id="208"/>
    </w:p>
    <w:p w14:paraId="67275DE6" w14:textId="77777777" w:rsidR="00C56193" w:rsidRPr="005F0377" w:rsidRDefault="00C56193" w:rsidP="00C56193">
      <w:pPr>
        <w:pStyle w:val="Heading3"/>
        <w:rPr>
          <w:rFonts w:ascii="Calibri heading" w:eastAsiaTheme="majorEastAsia" w:hAnsi="Calibri heading" w:cstheme="majorBidi"/>
          <w:color w:val="2E5496"/>
          <w:lang w:val="en-US" w:eastAsia="en-US"/>
        </w:rPr>
      </w:pPr>
      <w:bookmarkStart w:id="209" w:name="_Toc239852371"/>
      <w:r w:rsidRPr="005F0377">
        <w:rPr>
          <w:rFonts w:ascii="Calibri heading" w:eastAsiaTheme="majorEastAsia" w:hAnsi="Calibri heading" w:cstheme="majorBidi"/>
          <w:color w:val="2E5496"/>
          <w:lang w:val="en-US" w:eastAsia="en-US"/>
        </w:rPr>
        <w:t>9.4.6 Governed API write (SFDEINT5)</w:t>
      </w:r>
      <w:bookmarkEnd w:id="209"/>
    </w:p>
    <w:p w14:paraId="6C4A1F30" w14:textId="77777777" w:rsidR="00C56193" w:rsidRPr="000D75C5" w:rsidRDefault="00C56193" w:rsidP="00C56193">
      <w:pPr>
        <w:spacing w:before="10" w:after="90"/>
        <w:rPr>
          <w:rFonts w:ascii="Aptos" w:hAnsi="Aptos"/>
          <w:sz w:val="18"/>
          <w:szCs w:val="18"/>
        </w:rPr>
      </w:pPr>
      <w:r w:rsidRPr="000D75C5">
        <w:rPr>
          <w:rFonts w:ascii="Aptos" w:hAnsi="Aptos"/>
          <w:sz w:val="18"/>
          <w:szCs w:val="18"/>
        </w:rPr>
        <w:t>A small, well-defined set of records is written into the platform through a governed API on the shared gateway, rather than opening a bulk data path for a handful of values.</w:t>
      </w:r>
    </w:p>
    <w:p w14:paraId="729B5E15" w14:textId="77777777" w:rsidR="00C56193" w:rsidRDefault="00C56193" w:rsidP="00C56193">
      <w:pPr>
        <w:spacing w:before="40" w:after="120"/>
        <w:jc w:val="center"/>
      </w:pPr>
      <w:r>
        <w:rPr>
          <w:noProof/>
        </w:rPr>
        <w:drawing>
          <wp:inline distT="0" distB="0" distL="0" distR="0" wp14:anchorId="72E609A3" wp14:editId="7E0CA407">
            <wp:extent cx="5191125" cy="987442"/>
            <wp:effectExtent l="19050" t="19050" r="9525" b="22225"/>
            <wp:docPr id="425860982" name="Reference diagram impor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 name="Reference diagram import3"/>
                    <pic:cNvPicPr>
                      <a:picLocks noChangeAspect="1" noChangeArrowheads="1"/>
                    </pic:cNvPicPr>
                  </pic:nvPicPr>
                  <pic:blipFill>
                    <a:blip r:embed="rId85"/>
                    <a:srcRect/>
                    <a:stretch>
                      <a:fillRect/>
                    </a:stretch>
                  </pic:blipFill>
                  <pic:spPr bwMode="auto">
                    <a:xfrm>
                      <a:off x="0" y="0"/>
                      <a:ext cx="5191125" cy="987442"/>
                    </a:xfrm>
                    <a:prstGeom prst="rect">
                      <a:avLst/>
                    </a:prstGeom>
                    <a:solidFill>
                      <a:srgbClr val="222831"/>
                    </a:solidFill>
                    <a:ln w="9525">
                      <a:solidFill>
                        <a:srgbClr val="AEB8C6"/>
                      </a:solidFill>
                    </a:ln>
                  </pic:spPr>
                </pic:pic>
              </a:graphicData>
            </a:graphic>
          </wp:inline>
        </w:drawing>
      </w:r>
    </w:p>
    <w:p w14:paraId="4D755054" w14:textId="77777777" w:rsidR="00C56193" w:rsidRPr="000D75C5" w:rsidRDefault="00C56193" w:rsidP="00C56193">
      <w:pPr>
        <w:spacing w:before="40" w:after="110" w:line="278" w:lineRule="auto"/>
        <w:rPr>
          <w:rFonts w:ascii="Aptos" w:hAnsi="Aptos"/>
          <w:sz w:val="18"/>
          <w:szCs w:val="18"/>
        </w:rPr>
      </w:pPr>
      <w:r w:rsidRPr="000D75C5">
        <w:rPr>
          <w:rFonts w:ascii="Aptos" w:hAnsi="Aptos"/>
          <w:b/>
          <w:sz w:val="18"/>
          <w:szCs w:val="18"/>
        </w:rPr>
        <w:t xml:space="preserve">Problem. </w:t>
      </w:r>
      <w:r w:rsidRPr="000D75C5">
        <w:rPr>
          <w:rFonts w:ascii="Aptos" w:hAnsi="Aptos"/>
          <w:sz w:val="18"/>
          <w:szCs w:val="18"/>
        </w:rPr>
        <w:t>An application needs to place a small volume of records into the analytical platform, such as a manual adjustment or a reference override, where standing up a file or streaming pipeline would be disproportionate.</w:t>
      </w:r>
    </w:p>
    <w:p w14:paraId="2897745E" w14:textId="77777777" w:rsidR="00C56193" w:rsidRPr="000D75C5" w:rsidRDefault="00C56193" w:rsidP="00C56193">
      <w:pPr>
        <w:spacing w:before="40" w:after="110" w:line="278" w:lineRule="auto"/>
        <w:rPr>
          <w:rFonts w:ascii="Aptos" w:hAnsi="Aptos"/>
          <w:sz w:val="18"/>
          <w:szCs w:val="18"/>
        </w:rPr>
      </w:pPr>
      <w:r w:rsidRPr="000D75C5">
        <w:rPr>
          <w:rFonts w:ascii="Aptos" w:hAnsi="Aptos"/>
          <w:b/>
          <w:sz w:val="18"/>
          <w:szCs w:val="18"/>
        </w:rPr>
        <w:t xml:space="preserve">Solution. </w:t>
      </w:r>
      <w:r w:rsidRPr="000D75C5">
        <w:rPr>
          <w:rFonts w:ascii="Aptos" w:hAnsi="Aptos"/>
          <w:sz w:val="18"/>
          <w:szCs w:val="18"/>
        </w:rPr>
        <w:t>A narrow write operation is exposed through API Management, which applies identity, validation and throttling, and lands the record on the platform through a controlled path. The API is the boundary, and the caller never touches the platform directly.</w:t>
      </w:r>
    </w:p>
    <w:p w14:paraId="5558096C" w14:textId="77777777" w:rsidR="00C56193" w:rsidRPr="000D75C5" w:rsidRDefault="00C56193" w:rsidP="00C56193">
      <w:pPr>
        <w:spacing w:before="40" w:after="110" w:line="278" w:lineRule="auto"/>
        <w:rPr>
          <w:rFonts w:ascii="Aptos" w:hAnsi="Aptos"/>
          <w:sz w:val="18"/>
          <w:szCs w:val="18"/>
        </w:rPr>
      </w:pPr>
      <w:r w:rsidRPr="000D75C5">
        <w:rPr>
          <w:rFonts w:ascii="Aptos" w:hAnsi="Aptos"/>
          <w:b/>
          <w:sz w:val="18"/>
          <w:szCs w:val="18"/>
        </w:rPr>
        <w:t xml:space="preserve">Use it when. </w:t>
      </w:r>
      <w:r w:rsidRPr="000D75C5">
        <w:rPr>
          <w:rFonts w:ascii="Aptos" w:hAnsi="Aptos"/>
          <w:sz w:val="18"/>
          <w:szCs w:val="18"/>
        </w:rPr>
        <w:t>The write is small, well defined and low in volume, and needs to be synchronous or near synchronous.</w:t>
      </w:r>
    </w:p>
    <w:p w14:paraId="2D6E54D2" w14:textId="77777777" w:rsidR="00C56193" w:rsidRPr="000D75C5" w:rsidRDefault="00C56193" w:rsidP="00C56193">
      <w:pPr>
        <w:spacing w:before="40" w:after="110" w:line="278" w:lineRule="auto"/>
        <w:rPr>
          <w:rFonts w:ascii="Aptos" w:hAnsi="Aptos"/>
          <w:sz w:val="18"/>
          <w:szCs w:val="18"/>
        </w:rPr>
      </w:pPr>
      <w:r w:rsidRPr="000D75C5">
        <w:rPr>
          <w:rFonts w:ascii="Aptos" w:hAnsi="Aptos"/>
          <w:b/>
          <w:sz w:val="18"/>
          <w:szCs w:val="18"/>
        </w:rPr>
        <w:t xml:space="preserve">Avoid it when. </w:t>
      </w:r>
      <w:r w:rsidRPr="000D75C5">
        <w:rPr>
          <w:rFonts w:ascii="Aptos" w:hAnsi="Aptos"/>
          <w:sz w:val="18"/>
          <w:szCs w:val="18"/>
        </w:rPr>
        <w:t>The volume is high or the shape is variable, where a staged batch import is the right tool. An API is not a bulk loader.</w:t>
      </w:r>
    </w:p>
    <w:p w14:paraId="7CB8B4EE" w14:textId="77777777" w:rsidR="00C56193" w:rsidRPr="000D75C5" w:rsidRDefault="00C56193" w:rsidP="00C56193">
      <w:pPr>
        <w:spacing w:before="40" w:after="110" w:line="278" w:lineRule="auto"/>
        <w:rPr>
          <w:rFonts w:ascii="Aptos" w:hAnsi="Aptos"/>
          <w:sz w:val="18"/>
          <w:szCs w:val="18"/>
        </w:rPr>
      </w:pPr>
      <w:r w:rsidRPr="000D75C5">
        <w:rPr>
          <w:rFonts w:ascii="Aptos" w:hAnsi="Aptos"/>
          <w:b/>
          <w:sz w:val="18"/>
          <w:szCs w:val="18"/>
        </w:rPr>
        <w:t xml:space="preserve">In practice. </w:t>
      </w:r>
      <w:r w:rsidRPr="000D75C5">
        <w:rPr>
          <w:rFonts w:ascii="Aptos" w:hAnsi="Aptos"/>
          <w:sz w:val="18"/>
          <w:szCs w:val="18"/>
        </w:rPr>
        <w:t>An operations tool posts a corrected reference value through an APIM operation, which validates it and writes it to the platform, with the call logged end to end.</w:t>
      </w:r>
    </w:p>
    <w:p w14:paraId="55021AF3" w14:textId="77777777" w:rsidR="00C56193" w:rsidRPr="005F0377" w:rsidRDefault="00C56193" w:rsidP="00C56193">
      <w:pPr>
        <w:pStyle w:val="Heading3"/>
        <w:rPr>
          <w:rFonts w:ascii="Calibri heading" w:eastAsiaTheme="majorEastAsia" w:hAnsi="Calibri heading" w:cstheme="majorBidi"/>
          <w:color w:val="2E5496"/>
          <w:lang w:val="en-US" w:eastAsia="en-US"/>
        </w:rPr>
      </w:pPr>
      <w:bookmarkStart w:id="210" w:name="_Toc239852372"/>
      <w:r w:rsidRPr="005F0377">
        <w:rPr>
          <w:rFonts w:ascii="Calibri heading" w:eastAsiaTheme="majorEastAsia" w:hAnsi="Calibri heading" w:cstheme="majorBidi"/>
          <w:color w:val="2E5496"/>
          <w:lang w:val="en-US" w:eastAsia="en-US"/>
        </w:rPr>
        <w:t>9.4.7  Consume data platform and serve to a consumer  (SFDEINT7)</w:t>
      </w:r>
      <w:bookmarkEnd w:id="210"/>
    </w:p>
    <w:p w14:paraId="4CD0CC4B" w14:textId="77777777" w:rsidR="00C56193" w:rsidRPr="000D75C5" w:rsidRDefault="00C56193" w:rsidP="00C56193">
      <w:pPr>
        <w:spacing w:before="10" w:after="90"/>
        <w:rPr>
          <w:rFonts w:ascii="Aptos" w:hAnsi="Aptos"/>
          <w:sz w:val="18"/>
          <w:szCs w:val="18"/>
        </w:rPr>
      </w:pPr>
      <w:r w:rsidRPr="000D75C5">
        <w:rPr>
          <w:rFonts w:ascii="Aptos" w:hAnsi="Aptos"/>
          <w:i/>
          <w:iCs/>
          <w:color w:val="5A6470"/>
          <w:sz w:val="18"/>
          <w:szCs w:val="18"/>
        </w:rPr>
        <w:t>Pull curated data from the platform and serve it to a consumer through the gateway, analytical, not a system of record.</w:t>
      </w:r>
    </w:p>
    <w:p w14:paraId="013A484B" w14:textId="77777777" w:rsidR="00C56193" w:rsidRDefault="00C56193" w:rsidP="00C56193">
      <w:pPr>
        <w:spacing w:before="90" w:after="130"/>
        <w:jc w:val="center"/>
      </w:pPr>
      <w:r>
        <w:rPr>
          <w:noProof/>
        </w:rPr>
        <w:drawing>
          <wp:inline distT="0" distB="0" distL="0" distR="0" wp14:anchorId="45FD9D73" wp14:editId="2D8E16D3">
            <wp:extent cx="5191125" cy="723900"/>
            <wp:effectExtent l="19050" t="19050" r="19050" b="19050"/>
            <wp:docPr id="359906185" name="Picture 359906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5191125" cy="723900"/>
                    </a:xfrm>
                    <a:prstGeom prst="rect">
                      <a:avLst/>
                    </a:prstGeom>
                    <a:noFill/>
                    <a:ln w="9525">
                      <a:solidFill>
                        <a:srgbClr val="AEB8C6"/>
                      </a:solidFill>
                    </a:ln>
                  </pic:spPr>
                </pic:pic>
              </a:graphicData>
            </a:graphic>
          </wp:inline>
        </w:drawing>
      </w:r>
    </w:p>
    <w:p w14:paraId="33F42011" w14:textId="77777777" w:rsidR="00C56193" w:rsidRPr="000D75C5" w:rsidRDefault="00C56193" w:rsidP="00C56193">
      <w:pPr>
        <w:spacing w:before="40" w:after="110" w:line="278" w:lineRule="auto"/>
        <w:rPr>
          <w:rFonts w:ascii="Aptos" w:hAnsi="Aptos"/>
          <w:sz w:val="18"/>
          <w:szCs w:val="18"/>
        </w:rPr>
      </w:pPr>
      <w:r w:rsidRPr="000D75C5">
        <w:rPr>
          <w:rFonts w:ascii="Aptos" w:hAnsi="Aptos"/>
          <w:b/>
          <w:bCs/>
          <w:color w:val="1F3864"/>
          <w:sz w:val="18"/>
          <w:szCs w:val="18"/>
        </w:rPr>
        <w:t xml:space="preserve">Problem. </w:t>
      </w:r>
      <w:r w:rsidRPr="000D75C5">
        <w:rPr>
          <w:rFonts w:ascii="Aptos" w:hAnsi="Aptos"/>
          <w:sz w:val="18"/>
          <w:szCs w:val="18"/>
        </w:rPr>
        <w:t>An internal app or partner wants curated, aggregated data that lives in Snowflake, but it should not be running warehouse queries in a latency-sensitive path or treating analytics as the source of truth.</w:t>
      </w:r>
    </w:p>
    <w:p w14:paraId="377EF635" w14:textId="77777777" w:rsidR="00C56193" w:rsidRPr="000D75C5" w:rsidRDefault="00C56193" w:rsidP="00C56193">
      <w:pPr>
        <w:spacing w:before="40" w:after="110" w:line="278" w:lineRule="auto"/>
        <w:rPr>
          <w:rFonts w:ascii="Aptos" w:hAnsi="Aptos"/>
          <w:sz w:val="18"/>
          <w:szCs w:val="18"/>
        </w:rPr>
      </w:pPr>
      <w:r w:rsidRPr="000D75C5">
        <w:rPr>
          <w:rFonts w:ascii="Aptos" w:hAnsi="Aptos"/>
          <w:b/>
          <w:bCs/>
          <w:color w:val="1F3864"/>
          <w:sz w:val="18"/>
          <w:szCs w:val="18"/>
        </w:rPr>
        <w:t xml:space="preserve">Solution. </w:t>
      </w:r>
      <w:r w:rsidRPr="000D75C5">
        <w:rPr>
          <w:rFonts w:ascii="Aptos" w:hAnsi="Aptos"/>
          <w:sz w:val="18"/>
          <w:szCs w:val="18"/>
        </w:rPr>
        <w:t>Expose the curated data through an APIM product backed by a thin serving Function or cache over Snowflake via Private Link. The platform owns the curation the SIF owns only the exposure, the API contract, authentication, caching and SLA. The contract is explicitly analytical and eventually-consistent.</w:t>
      </w:r>
    </w:p>
    <w:p w14:paraId="1CB81FEB" w14:textId="77777777" w:rsidR="00C56193" w:rsidRDefault="00C56193" w:rsidP="00C56193">
      <w:pPr>
        <w:spacing w:after="120"/>
        <w:jc w:val="center"/>
      </w:pPr>
      <w:r>
        <w:rPr>
          <w:i/>
          <w:iCs/>
          <w:color w:val="5A6470"/>
          <w:sz w:val="17"/>
          <w:szCs w:val="17"/>
        </w:rPr>
        <w:t>Azure components</w:t>
      </w:r>
    </w:p>
    <w:p w14:paraId="5EAD2F45" w14:textId="77777777" w:rsidR="00C56193" w:rsidRDefault="00C56193" w:rsidP="00C56193">
      <w:pPr>
        <w:spacing w:before="90" w:after="130"/>
        <w:jc w:val="center"/>
      </w:pPr>
      <w:r>
        <w:rPr>
          <w:noProof/>
        </w:rPr>
        <w:drawing>
          <wp:inline distT="0" distB="0" distL="0" distR="0" wp14:anchorId="3F0E7285" wp14:editId="284C384D">
            <wp:extent cx="4953000" cy="952500"/>
            <wp:effectExtent l="19050" t="19050" r="19050" b="19050"/>
            <wp:docPr id="244790683" name="Picture 244790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34FB4D0C" w14:textId="77777777" w:rsidR="00C56193" w:rsidRPr="000D75C5" w:rsidRDefault="00C56193" w:rsidP="00C56193">
      <w:pPr>
        <w:spacing w:before="40" w:after="110" w:line="278" w:lineRule="auto"/>
        <w:rPr>
          <w:rFonts w:ascii="Aptos" w:hAnsi="Aptos"/>
          <w:sz w:val="18"/>
          <w:szCs w:val="18"/>
        </w:rPr>
      </w:pPr>
      <w:r w:rsidRPr="000D75C5">
        <w:rPr>
          <w:rFonts w:ascii="Aptos" w:hAnsi="Aptos"/>
          <w:b/>
          <w:bCs/>
          <w:color w:val="1F3864"/>
          <w:sz w:val="18"/>
          <w:szCs w:val="18"/>
        </w:rPr>
        <w:t xml:space="preserve">Use it when. </w:t>
      </w:r>
      <w:r w:rsidRPr="000D75C5">
        <w:rPr>
          <w:rFonts w:ascii="Aptos" w:hAnsi="Aptos"/>
          <w:sz w:val="18"/>
          <w:szCs w:val="18"/>
        </w:rPr>
        <w:t>consumers need governed, curated data products and can tolerate analytical latency.</w:t>
      </w:r>
    </w:p>
    <w:p w14:paraId="27C79D2D" w14:textId="77777777" w:rsidR="00C56193" w:rsidRPr="000D75C5" w:rsidRDefault="00C56193" w:rsidP="00C56193">
      <w:pPr>
        <w:spacing w:before="40" w:after="110" w:line="278" w:lineRule="auto"/>
        <w:rPr>
          <w:rFonts w:ascii="Aptos" w:hAnsi="Aptos"/>
          <w:sz w:val="18"/>
          <w:szCs w:val="18"/>
        </w:rPr>
      </w:pPr>
      <w:r w:rsidRPr="000D75C5">
        <w:rPr>
          <w:rFonts w:ascii="Aptos" w:hAnsi="Aptos"/>
          <w:b/>
          <w:bCs/>
          <w:color w:val="1F3864"/>
          <w:sz w:val="18"/>
          <w:szCs w:val="18"/>
        </w:rPr>
        <w:t xml:space="preserve">Avoid it when. </w:t>
      </w:r>
      <w:r w:rsidRPr="000D75C5">
        <w:rPr>
          <w:rFonts w:ascii="Aptos" w:hAnsi="Aptos"/>
          <w:sz w:val="18"/>
          <w:szCs w:val="18"/>
        </w:rPr>
        <w:t>The read is latency-sensitive or transactional, go to the operational system through a request/response API.</w:t>
      </w:r>
    </w:p>
    <w:p w14:paraId="2FE59CB1" w14:textId="77777777" w:rsidR="00C56193" w:rsidRPr="000D75C5" w:rsidRDefault="00C56193" w:rsidP="00C56193">
      <w:pPr>
        <w:spacing w:before="40" w:after="110" w:line="278" w:lineRule="auto"/>
        <w:rPr>
          <w:rFonts w:ascii="Aptos" w:hAnsi="Aptos"/>
          <w:sz w:val="18"/>
          <w:szCs w:val="18"/>
        </w:rPr>
      </w:pPr>
      <w:r w:rsidRPr="000D75C5">
        <w:rPr>
          <w:rFonts w:ascii="Aptos" w:hAnsi="Aptos"/>
          <w:b/>
          <w:bCs/>
          <w:color w:val="1F3864"/>
          <w:sz w:val="18"/>
          <w:szCs w:val="18"/>
        </w:rPr>
        <w:t xml:space="preserve">Risks and considerations. </w:t>
      </w:r>
      <w:r w:rsidRPr="000D75C5">
        <w:rPr>
          <w:rFonts w:ascii="Aptos" w:hAnsi="Aptos"/>
          <w:sz w:val="18"/>
          <w:szCs w:val="18"/>
        </w:rPr>
        <w:t>Warehouse latency and cost under API load are real, so cache aggressively and set a clear SLA. Make consumers understand this is a curated, eventually-consistent product, not the operational source of truth.</w:t>
      </w:r>
    </w:p>
    <w:p w14:paraId="16B907DF" w14:textId="77777777" w:rsidR="00C56193" w:rsidRPr="000D75C5" w:rsidRDefault="00C56193" w:rsidP="00C56193">
      <w:pPr>
        <w:spacing w:before="40" w:after="110" w:line="278" w:lineRule="auto"/>
        <w:rPr>
          <w:rFonts w:ascii="Aptos" w:hAnsi="Aptos"/>
          <w:sz w:val="18"/>
          <w:szCs w:val="18"/>
        </w:rPr>
      </w:pPr>
      <w:r w:rsidRPr="000D75C5">
        <w:rPr>
          <w:rFonts w:ascii="Aptos" w:hAnsi="Aptos"/>
          <w:b/>
          <w:bCs/>
          <w:color w:val="1F3864"/>
          <w:sz w:val="18"/>
          <w:szCs w:val="18"/>
        </w:rPr>
        <w:lastRenderedPageBreak/>
        <w:t xml:space="preserve">Security boundary. </w:t>
      </w:r>
      <w:r w:rsidRPr="000D75C5">
        <w:rPr>
          <w:rFonts w:ascii="Aptos" w:hAnsi="Aptos"/>
          <w:sz w:val="18"/>
          <w:szCs w:val="18"/>
        </w:rPr>
        <w:t>APIM (shared) and the serving Function (spoke); Snowflake read over Private Link. Within Azure: Private Endpoint, managed identity, TLS, the consumer is authenticated at APIM (Entra), data access is least-privilege, and caching limits how much is exposed. Outside Azure: only where the consumer is external, through the edge (Front Door + WAF + APIM, OAuth).</w:t>
      </w:r>
    </w:p>
    <w:p w14:paraId="536FBA1F" w14:textId="77777777" w:rsidR="00C56193" w:rsidRPr="000D75C5" w:rsidRDefault="00C56193" w:rsidP="00C56193">
      <w:pPr>
        <w:spacing w:before="40" w:after="110" w:line="278" w:lineRule="auto"/>
        <w:rPr>
          <w:rFonts w:ascii="Aptos" w:hAnsi="Aptos"/>
          <w:sz w:val="18"/>
          <w:szCs w:val="18"/>
        </w:rPr>
      </w:pPr>
      <w:r w:rsidRPr="000D75C5">
        <w:rPr>
          <w:rFonts w:ascii="Aptos" w:hAnsi="Aptos"/>
          <w:b/>
          <w:bCs/>
          <w:color w:val="1F3864"/>
          <w:sz w:val="18"/>
          <w:szCs w:val="18"/>
        </w:rPr>
        <w:t>Common pitfall</w:t>
      </w:r>
      <w:r w:rsidRPr="000D75C5" w:rsidDel="00386A61">
        <w:rPr>
          <w:rFonts w:ascii="Aptos" w:hAnsi="Aptos"/>
          <w:b/>
          <w:bCs/>
          <w:color w:val="1F3864"/>
          <w:sz w:val="18"/>
          <w:szCs w:val="18"/>
        </w:rPr>
        <w:t>.</w:t>
      </w:r>
      <w:r w:rsidRPr="000D75C5">
        <w:rPr>
          <w:rFonts w:ascii="Aptos" w:hAnsi="Aptos"/>
          <w:b/>
          <w:bCs/>
          <w:color w:val="1F3864"/>
          <w:sz w:val="18"/>
          <w:szCs w:val="18"/>
        </w:rPr>
        <w:t xml:space="preserve"> </w:t>
      </w:r>
      <w:r w:rsidRPr="000D75C5">
        <w:rPr>
          <w:rFonts w:ascii="Aptos" w:hAnsi="Aptos"/>
          <w:sz w:val="18"/>
          <w:szCs w:val="18"/>
        </w:rPr>
        <w:t>Synchronous warehouse queries in a hot transactional path, bypassing APIM to hit Snowflake directly.</w:t>
      </w:r>
    </w:p>
    <w:p w14:paraId="00441560" w14:textId="77777777" w:rsidR="00C56193" w:rsidRDefault="00C56193" w:rsidP="00C56193">
      <w:pPr>
        <w:spacing w:before="40" w:after="110" w:line="278" w:lineRule="auto"/>
      </w:pPr>
      <w:r w:rsidRPr="000D75C5">
        <w:rPr>
          <w:rFonts w:ascii="Aptos" w:hAnsi="Aptos"/>
          <w:b/>
          <w:bCs/>
          <w:color w:val="1F3864"/>
          <w:sz w:val="18"/>
          <w:szCs w:val="18"/>
        </w:rPr>
        <w:t xml:space="preserve">In practice. </w:t>
      </w:r>
      <w:r w:rsidRPr="000D75C5">
        <w:rPr>
          <w:rFonts w:ascii="Aptos" w:hAnsi="Aptos"/>
          <w:sz w:val="18"/>
          <w:szCs w:val="18"/>
        </w:rPr>
        <w:t>Aggregated exposure metrics are exposed as a governed product API to an internal application.</w:t>
      </w:r>
    </w:p>
    <w:p w14:paraId="4EF4BCBF" w14:textId="77777777" w:rsidR="00C56193" w:rsidRDefault="00C56193" w:rsidP="00C56193">
      <w:pPr>
        <w:spacing w:after="150"/>
      </w:pPr>
    </w:p>
    <w:p w14:paraId="1DF9C00F" w14:textId="77777777" w:rsidR="00C56193" w:rsidRPr="005F0377" w:rsidRDefault="00C56193" w:rsidP="00C56193">
      <w:pPr>
        <w:pStyle w:val="Heading3"/>
        <w:rPr>
          <w:rFonts w:ascii="Calibri heading" w:eastAsiaTheme="majorEastAsia" w:hAnsi="Calibri heading" w:cstheme="majorBidi"/>
          <w:color w:val="2E5496"/>
          <w:lang w:val="en-US" w:eastAsia="en-US"/>
        </w:rPr>
      </w:pPr>
      <w:bookmarkStart w:id="211" w:name="_Toc239852373"/>
      <w:r w:rsidRPr="005F0377">
        <w:rPr>
          <w:rFonts w:ascii="Calibri heading" w:eastAsiaTheme="majorEastAsia" w:hAnsi="Calibri heading" w:cstheme="majorBidi"/>
          <w:color w:val="2E5496"/>
          <w:lang w:val="en-US" w:eastAsia="en-US"/>
        </w:rPr>
        <w:t>9.4.8  Orchestrated file export to ADLS for downstream consumption (SFDEINT8)</w:t>
      </w:r>
      <w:bookmarkEnd w:id="211"/>
    </w:p>
    <w:p w14:paraId="1149CB0E" w14:textId="77777777" w:rsidR="00C56193" w:rsidRDefault="00C56193" w:rsidP="00F431F2">
      <w:r>
        <w:rPr>
          <w:noProof/>
        </w:rPr>
        <w:drawing>
          <wp:inline distT="0" distB="0" distL="0" distR="0" wp14:anchorId="0F18AF9A" wp14:editId="41156151">
            <wp:extent cx="5810250" cy="1200150"/>
            <wp:effectExtent l="19050" t="19050" r="19050" b="19050"/>
            <wp:docPr id="679269780" name="Picture 679269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5810250" cy="1200150"/>
                    </a:xfrm>
                    <a:prstGeom prst="rect">
                      <a:avLst/>
                    </a:prstGeom>
                    <a:ln>
                      <a:solidFill>
                        <a:schemeClr val="accent1"/>
                      </a:solidFill>
                    </a:ln>
                  </pic:spPr>
                </pic:pic>
              </a:graphicData>
            </a:graphic>
          </wp:inline>
        </w:drawing>
      </w:r>
    </w:p>
    <w:p w14:paraId="56FF9620" w14:textId="77777777" w:rsidR="00C56193" w:rsidRPr="000D75C5" w:rsidRDefault="00C56193" w:rsidP="00C56193">
      <w:pPr>
        <w:pStyle w:val="Heading3"/>
        <w:spacing w:before="140" w:after="80"/>
        <w:rPr>
          <w:rFonts w:ascii="Aptos" w:hAnsi="Aptos"/>
          <w:sz w:val="18"/>
          <w:szCs w:val="18"/>
        </w:rPr>
      </w:pPr>
      <w:bookmarkStart w:id="212" w:name="_Toc239852374"/>
      <w:r w:rsidRPr="000D75C5">
        <w:rPr>
          <w:rFonts w:ascii="Aptos" w:hAnsi="Aptos"/>
          <w:sz w:val="18"/>
          <w:szCs w:val="18"/>
        </w:rPr>
        <w:t>Problem</w:t>
      </w:r>
      <w:bookmarkEnd w:id="212"/>
    </w:p>
    <w:p w14:paraId="262F32C0" w14:textId="77777777" w:rsidR="00C56193" w:rsidRPr="000D75C5" w:rsidRDefault="00C56193" w:rsidP="00C56193">
      <w:pPr>
        <w:spacing w:after="120"/>
        <w:rPr>
          <w:rFonts w:ascii="Aptos" w:hAnsi="Aptos"/>
          <w:sz w:val="18"/>
          <w:szCs w:val="18"/>
        </w:rPr>
      </w:pPr>
      <w:r w:rsidRPr="000D75C5">
        <w:rPr>
          <w:rFonts w:ascii="Aptos" w:hAnsi="Aptos"/>
          <w:sz w:val="18"/>
          <w:szCs w:val="18"/>
        </w:rPr>
        <w:t>Downstream systems (analytical, operational, integration, third-party) need periodic curated datasets from Snowflake in file form and should be triggered automatically when new exports arrive, without querying Snowflake directly or polling.</w:t>
      </w:r>
    </w:p>
    <w:p w14:paraId="7BBAC384" w14:textId="77777777" w:rsidR="00C56193" w:rsidRPr="000D75C5" w:rsidRDefault="00C56193" w:rsidP="00C56193">
      <w:pPr>
        <w:pStyle w:val="Heading3"/>
        <w:spacing w:before="140" w:after="80"/>
        <w:rPr>
          <w:rFonts w:ascii="Aptos" w:hAnsi="Aptos"/>
          <w:sz w:val="18"/>
          <w:szCs w:val="18"/>
        </w:rPr>
      </w:pPr>
      <w:bookmarkStart w:id="213" w:name="_Toc239852375"/>
      <w:r w:rsidRPr="000D75C5">
        <w:rPr>
          <w:rFonts w:ascii="Aptos" w:hAnsi="Aptos"/>
          <w:sz w:val="18"/>
          <w:szCs w:val="18"/>
        </w:rPr>
        <w:t>Solution</w:t>
      </w:r>
      <w:bookmarkEnd w:id="213"/>
    </w:p>
    <w:p w14:paraId="46EBA201" w14:textId="77777777" w:rsidR="00C56193" w:rsidRPr="000D75C5" w:rsidRDefault="00C56193" w:rsidP="00C56193">
      <w:pPr>
        <w:spacing w:after="120"/>
        <w:rPr>
          <w:rFonts w:ascii="Aptos" w:hAnsi="Aptos"/>
          <w:sz w:val="18"/>
          <w:szCs w:val="18"/>
        </w:rPr>
      </w:pPr>
      <w:r w:rsidRPr="000D75C5">
        <w:rPr>
          <w:rFonts w:ascii="Aptos" w:hAnsi="Aptos"/>
          <w:sz w:val="18"/>
          <w:szCs w:val="18"/>
        </w:rPr>
        <w:t>A Snowflake scheduled task exports a curated data product as a file (Parquet, CSV, Delta format) to ADLS. Event Grid, Logic Apps, or scheduled orchestration detects the file arrival and triggers the downstream system to consume it, or the downstream system polls on schedule.</w:t>
      </w:r>
    </w:p>
    <w:p w14:paraId="58B2CE5D" w14:textId="77777777" w:rsidR="00C56193" w:rsidRPr="000D75C5" w:rsidRDefault="00C56193" w:rsidP="00C56193">
      <w:pPr>
        <w:pStyle w:val="Heading3"/>
        <w:spacing w:before="140" w:after="80"/>
        <w:rPr>
          <w:rFonts w:ascii="Aptos" w:hAnsi="Aptos"/>
          <w:sz w:val="18"/>
          <w:szCs w:val="18"/>
        </w:rPr>
      </w:pPr>
      <w:bookmarkStart w:id="214" w:name="_Toc239852376"/>
      <w:r w:rsidRPr="000D75C5">
        <w:rPr>
          <w:rFonts w:ascii="Aptos" w:hAnsi="Aptos"/>
          <w:sz w:val="18"/>
          <w:szCs w:val="18"/>
        </w:rPr>
        <w:t>Use it when</w:t>
      </w:r>
      <w:bookmarkEnd w:id="214"/>
    </w:p>
    <w:p w14:paraId="5EA3A2FF" w14:textId="77777777" w:rsidR="00C56193" w:rsidRPr="000D75C5" w:rsidRDefault="00C56193" w:rsidP="00C56193">
      <w:pPr>
        <w:spacing w:after="120"/>
        <w:rPr>
          <w:rFonts w:ascii="Aptos" w:hAnsi="Aptos"/>
          <w:sz w:val="18"/>
          <w:szCs w:val="18"/>
        </w:rPr>
      </w:pPr>
      <w:r w:rsidRPr="000D75C5">
        <w:rPr>
          <w:rFonts w:ascii="Aptos" w:hAnsi="Aptos"/>
          <w:sz w:val="18"/>
          <w:szCs w:val="18"/>
        </w:rPr>
        <w:t>Downstream systems consume data in file/batch form, you want Snowflake off the hot path, export scheduling can be coordinated with downstream processing windows; the data is a complete dataset or meaningful slice, orchestration is already in place to handle the file consumption.</w:t>
      </w:r>
    </w:p>
    <w:p w14:paraId="46B0E8FA" w14:textId="77777777" w:rsidR="00C56193" w:rsidRPr="000D75C5" w:rsidRDefault="00C56193" w:rsidP="00C56193">
      <w:pPr>
        <w:pStyle w:val="Heading3"/>
        <w:spacing w:before="140" w:after="80"/>
        <w:rPr>
          <w:rFonts w:ascii="Aptos" w:hAnsi="Aptos"/>
          <w:sz w:val="18"/>
          <w:szCs w:val="18"/>
        </w:rPr>
      </w:pPr>
      <w:bookmarkStart w:id="215" w:name="_Toc239852377"/>
      <w:r w:rsidRPr="000D75C5">
        <w:rPr>
          <w:rFonts w:ascii="Aptos" w:hAnsi="Aptos"/>
          <w:sz w:val="18"/>
          <w:szCs w:val="18"/>
        </w:rPr>
        <w:t>Avoid it when</w:t>
      </w:r>
      <w:bookmarkEnd w:id="215"/>
    </w:p>
    <w:p w14:paraId="0BE69E95" w14:textId="77777777" w:rsidR="00C56193" w:rsidRPr="000D75C5" w:rsidRDefault="00C56193" w:rsidP="00C56193">
      <w:pPr>
        <w:spacing w:after="120"/>
        <w:rPr>
          <w:rFonts w:ascii="Aptos" w:hAnsi="Aptos"/>
          <w:sz w:val="18"/>
          <w:szCs w:val="18"/>
        </w:rPr>
      </w:pPr>
      <w:r w:rsidRPr="000D75C5">
        <w:rPr>
          <w:rFonts w:ascii="Aptos" w:hAnsi="Aptos"/>
          <w:sz w:val="18"/>
          <w:szCs w:val="18"/>
        </w:rPr>
        <w:t>The downstream system needs real-time or near-real-time data (use push-out pattern); the downstream system can query APIM-served data efficiently (use System API), data volumes are so large that file transfer is uneconomical compared to direct query.</w:t>
      </w:r>
    </w:p>
    <w:p w14:paraId="295E72DA" w14:textId="77777777" w:rsidR="00C56193" w:rsidRPr="000D75C5" w:rsidRDefault="00C56193" w:rsidP="00C56193">
      <w:pPr>
        <w:pStyle w:val="Heading3"/>
        <w:spacing w:before="140" w:after="80"/>
        <w:rPr>
          <w:rFonts w:ascii="Aptos" w:hAnsi="Aptos"/>
          <w:sz w:val="18"/>
          <w:szCs w:val="18"/>
        </w:rPr>
      </w:pPr>
      <w:bookmarkStart w:id="216" w:name="_Toc239852378"/>
      <w:r w:rsidRPr="000D75C5">
        <w:rPr>
          <w:rFonts w:ascii="Aptos" w:hAnsi="Aptos"/>
          <w:sz w:val="18"/>
          <w:szCs w:val="18"/>
        </w:rPr>
        <w:t>Risk &amp; consideration</w:t>
      </w:r>
      <w:bookmarkEnd w:id="216"/>
    </w:p>
    <w:p w14:paraId="2768DBEE" w14:textId="77777777" w:rsidR="00C56193" w:rsidRPr="000D75C5" w:rsidRDefault="00C56193" w:rsidP="00C56193">
      <w:pPr>
        <w:spacing w:after="120"/>
        <w:rPr>
          <w:rFonts w:ascii="Aptos" w:hAnsi="Aptos"/>
          <w:sz w:val="18"/>
          <w:szCs w:val="18"/>
        </w:rPr>
      </w:pPr>
      <w:r w:rsidRPr="000D75C5">
        <w:rPr>
          <w:rFonts w:ascii="Aptos" w:hAnsi="Aptos"/>
          <w:sz w:val="18"/>
          <w:szCs w:val="18"/>
        </w:rPr>
        <w:t>File export costs (compute in Snowflake for extraction, ADLS storage, network transfer). Coordination between Snowflake export schedule and downstream processing schedule—lag or missed exports cause stale data or processing delays. File schema versioning-downstream systems must handle format changes gracefully.</w:t>
      </w:r>
    </w:p>
    <w:p w14:paraId="7CC9FEEB" w14:textId="77777777" w:rsidR="00C56193" w:rsidRPr="000D75C5" w:rsidRDefault="00C56193" w:rsidP="00C56193">
      <w:pPr>
        <w:pStyle w:val="Heading3"/>
        <w:spacing w:before="140" w:after="80"/>
        <w:rPr>
          <w:rFonts w:ascii="Aptos" w:hAnsi="Aptos"/>
          <w:sz w:val="18"/>
          <w:szCs w:val="18"/>
        </w:rPr>
      </w:pPr>
      <w:bookmarkStart w:id="217" w:name="_Toc239852379"/>
      <w:r w:rsidRPr="000D75C5">
        <w:rPr>
          <w:rFonts w:ascii="Aptos" w:hAnsi="Aptos"/>
          <w:sz w:val="18"/>
          <w:szCs w:val="18"/>
        </w:rPr>
        <w:t>Security boundary</w:t>
      </w:r>
      <w:bookmarkEnd w:id="217"/>
    </w:p>
    <w:p w14:paraId="6C4565D2" w14:textId="77777777" w:rsidR="00C56193" w:rsidRPr="000D75C5" w:rsidRDefault="00C56193" w:rsidP="00C56193">
      <w:pPr>
        <w:spacing w:after="120"/>
        <w:rPr>
          <w:rFonts w:ascii="Aptos" w:hAnsi="Aptos"/>
          <w:sz w:val="18"/>
          <w:szCs w:val="18"/>
        </w:rPr>
      </w:pPr>
      <w:r w:rsidRPr="000D75C5">
        <w:rPr>
          <w:rFonts w:ascii="Aptos" w:hAnsi="Aptos"/>
          <w:sz w:val="18"/>
          <w:szCs w:val="18"/>
        </w:rPr>
        <w:t>The file is the exchange point. ADLS storage reached over private endpoint, exported file scoped by Snowflake managed identity. Downstream consumer identity has read-only access to the export path, never to Snowflake directly. Data-in-transit posture inherits from Cloud Engineering Standards.</w:t>
      </w:r>
    </w:p>
    <w:p w14:paraId="3D600B39" w14:textId="77777777" w:rsidR="00C56193" w:rsidRPr="000D75C5" w:rsidRDefault="00C56193" w:rsidP="00C56193">
      <w:pPr>
        <w:pStyle w:val="Heading3"/>
        <w:spacing w:before="140" w:after="80"/>
        <w:rPr>
          <w:rFonts w:ascii="Aptos" w:hAnsi="Aptos"/>
          <w:sz w:val="18"/>
          <w:szCs w:val="18"/>
        </w:rPr>
      </w:pPr>
      <w:bookmarkStart w:id="218" w:name="_Toc239852380"/>
      <w:r w:rsidRPr="000D75C5">
        <w:rPr>
          <w:rFonts w:ascii="Aptos" w:hAnsi="Aptos"/>
          <w:sz w:val="18"/>
          <w:szCs w:val="18"/>
        </w:rPr>
        <w:t>Common pitfall</w:t>
      </w:r>
      <w:bookmarkEnd w:id="218"/>
    </w:p>
    <w:p w14:paraId="289B4CC5" w14:textId="77777777" w:rsidR="00C56193" w:rsidRPr="000D75C5" w:rsidRDefault="00C56193" w:rsidP="00C56193">
      <w:pPr>
        <w:spacing w:after="120"/>
        <w:rPr>
          <w:rFonts w:ascii="Aptos" w:hAnsi="Aptos"/>
          <w:sz w:val="18"/>
          <w:szCs w:val="18"/>
        </w:rPr>
      </w:pPr>
      <w:r w:rsidRPr="000D75C5">
        <w:rPr>
          <w:rFonts w:ascii="Aptos" w:hAnsi="Aptos"/>
          <w:sz w:val="18"/>
          <w:szCs w:val="18"/>
        </w:rPr>
        <w:t>Exporting full tables when slices would suffice, inflating transfer and storage cost. No reconciliation of export schedule vs. downstream consumption, so data sits in ADLS waiting or processing runs stale. Schema drift breaking downstream parsing.</w:t>
      </w:r>
    </w:p>
    <w:p w14:paraId="68DCEAD8" w14:textId="77777777" w:rsidR="00C56193" w:rsidRPr="000D75C5" w:rsidRDefault="00C56193" w:rsidP="00C56193">
      <w:pPr>
        <w:pStyle w:val="Heading3"/>
        <w:spacing w:before="140" w:after="80"/>
        <w:rPr>
          <w:rFonts w:ascii="Aptos" w:hAnsi="Aptos"/>
          <w:sz w:val="18"/>
          <w:szCs w:val="18"/>
        </w:rPr>
      </w:pPr>
      <w:bookmarkStart w:id="219" w:name="_Toc239852381"/>
      <w:r w:rsidRPr="000D75C5">
        <w:rPr>
          <w:rFonts w:ascii="Aptos" w:hAnsi="Aptos"/>
          <w:sz w:val="18"/>
          <w:szCs w:val="18"/>
        </w:rPr>
        <w:t>In practice</w:t>
      </w:r>
      <w:bookmarkEnd w:id="219"/>
    </w:p>
    <w:p w14:paraId="7E2A5308" w14:textId="77777777" w:rsidR="00C56193" w:rsidRPr="000D75C5" w:rsidRDefault="00C56193" w:rsidP="00C56193">
      <w:pPr>
        <w:spacing w:after="120"/>
        <w:rPr>
          <w:rFonts w:ascii="Aptos" w:hAnsi="Aptos"/>
          <w:sz w:val="18"/>
          <w:szCs w:val="18"/>
        </w:rPr>
      </w:pPr>
      <w:r w:rsidRPr="000D75C5">
        <w:rPr>
          <w:rFonts w:ascii="Aptos" w:hAnsi="Aptos"/>
          <w:sz w:val="18"/>
          <w:szCs w:val="18"/>
        </w:rPr>
        <w:t>Curated features for a claims prediction model are exported nightly as Parquet from Snowflake to ADLS, an Azure ML scheduled training pipeline picks up the file and retrains the model. Or: policy and claims data are exported daily for a third-party integration system that consumes it via a Logic App orchestration. Or: aggregated loss triangles are exported weekly as CSV for a Synapse analytics workspace to compute reserve adequacy metrics.</w:t>
      </w:r>
    </w:p>
    <w:p w14:paraId="38C04FB2" w14:textId="77777777" w:rsidR="00C56193" w:rsidRDefault="00C56193" w:rsidP="00C56193">
      <w:pPr>
        <w:pStyle w:val="Heading3"/>
      </w:pPr>
    </w:p>
    <w:p w14:paraId="44BE27D2" w14:textId="77777777" w:rsidR="00C56193" w:rsidRPr="005F0377" w:rsidRDefault="00C56193" w:rsidP="00C56193">
      <w:pPr>
        <w:pStyle w:val="Heading3"/>
        <w:rPr>
          <w:rFonts w:ascii="Calibri heading" w:eastAsiaTheme="majorEastAsia" w:hAnsi="Calibri heading" w:cstheme="majorBidi"/>
          <w:color w:val="2E5496"/>
          <w:lang w:val="en-US" w:eastAsia="en-US"/>
        </w:rPr>
      </w:pPr>
      <w:bookmarkStart w:id="220" w:name="_Toc239852382"/>
      <w:r w:rsidRPr="005F0377">
        <w:rPr>
          <w:rFonts w:ascii="Calibri heading" w:eastAsiaTheme="majorEastAsia" w:hAnsi="Calibri heading" w:cstheme="majorBidi"/>
          <w:color w:val="2E5496"/>
          <w:lang w:val="en-US" w:eastAsia="en-US"/>
        </w:rPr>
        <w:t>9.4.9  Export from the data platform (SFDEINT9)</w:t>
      </w:r>
      <w:bookmarkEnd w:id="220"/>
    </w:p>
    <w:p w14:paraId="4E0A7A0E" w14:textId="77777777" w:rsidR="00C56193" w:rsidRPr="000D75C5" w:rsidRDefault="00C56193" w:rsidP="00C56193">
      <w:pPr>
        <w:spacing w:before="10" w:after="90"/>
        <w:rPr>
          <w:rFonts w:ascii="Aptos" w:hAnsi="Aptos"/>
          <w:sz w:val="18"/>
          <w:szCs w:val="18"/>
        </w:rPr>
      </w:pPr>
      <w:r w:rsidRPr="000D75C5">
        <w:rPr>
          <w:rFonts w:ascii="Aptos" w:hAnsi="Aptos"/>
          <w:sz w:val="18"/>
          <w:szCs w:val="18"/>
        </w:rPr>
        <w:t>Analytical results are unloaded in bulk to a framework-owned serving store on the boundary, from where framework services read them, so consumers never query the platform directly.</w:t>
      </w:r>
    </w:p>
    <w:p w14:paraId="02F951F7" w14:textId="77777777" w:rsidR="00C56193" w:rsidRDefault="00C56193" w:rsidP="00C56193">
      <w:pPr>
        <w:spacing w:before="40" w:after="120"/>
        <w:jc w:val="center"/>
      </w:pPr>
      <w:r>
        <w:rPr>
          <w:noProof/>
        </w:rPr>
        <w:drawing>
          <wp:inline distT="0" distB="0" distL="0" distR="0" wp14:anchorId="6C432701" wp14:editId="673C559C">
            <wp:extent cx="5191125" cy="1128505"/>
            <wp:effectExtent l="19050" t="19050" r="9525" b="14605"/>
            <wp:docPr id="1830746197" name="Reference diagram expo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4" name="Reference diagram export1"/>
                    <pic:cNvPicPr>
                      <a:picLocks noChangeAspect="1" noChangeArrowheads="1"/>
                    </pic:cNvPicPr>
                  </pic:nvPicPr>
                  <pic:blipFill>
                    <a:blip r:embed="rId89"/>
                    <a:srcRect/>
                    <a:stretch>
                      <a:fillRect/>
                    </a:stretch>
                  </pic:blipFill>
                  <pic:spPr bwMode="auto">
                    <a:xfrm>
                      <a:off x="0" y="0"/>
                      <a:ext cx="5191125" cy="1128505"/>
                    </a:xfrm>
                    <a:prstGeom prst="rect">
                      <a:avLst/>
                    </a:prstGeom>
                    <a:solidFill>
                      <a:srgbClr val="222831"/>
                    </a:solidFill>
                    <a:ln w="9525">
                      <a:solidFill>
                        <a:srgbClr val="AEB8C6"/>
                      </a:solidFill>
                    </a:ln>
                  </pic:spPr>
                </pic:pic>
              </a:graphicData>
            </a:graphic>
          </wp:inline>
        </w:drawing>
      </w:r>
    </w:p>
    <w:p w14:paraId="31CA3345" w14:textId="77777777" w:rsidR="00C56193" w:rsidRPr="000D75C5" w:rsidRDefault="00C56193" w:rsidP="00C56193">
      <w:pPr>
        <w:spacing w:before="40" w:after="110" w:line="278" w:lineRule="auto"/>
        <w:rPr>
          <w:rFonts w:ascii="Aptos" w:hAnsi="Aptos"/>
          <w:sz w:val="18"/>
          <w:szCs w:val="18"/>
        </w:rPr>
      </w:pPr>
      <w:r w:rsidRPr="000D75C5">
        <w:rPr>
          <w:rFonts w:ascii="Aptos" w:hAnsi="Aptos"/>
          <w:b/>
          <w:sz w:val="18"/>
          <w:szCs w:val="18"/>
        </w:rPr>
        <w:t xml:space="preserve">Problem. </w:t>
      </w:r>
      <w:r w:rsidRPr="000D75C5">
        <w:rPr>
          <w:rFonts w:ascii="Aptos" w:hAnsi="Aptos"/>
          <w:sz w:val="18"/>
          <w:szCs w:val="18"/>
        </w:rPr>
        <w:t>Downstream framework services need sizeable analytical outputs, such as scored datasets or aggregated results, without querying the analytical platform live and without coupling to its internals.</w:t>
      </w:r>
    </w:p>
    <w:p w14:paraId="351D9CEF" w14:textId="77777777" w:rsidR="00C56193" w:rsidRPr="000D75C5" w:rsidRDefault="00C56193" w:rsidP="00C56193">
      <w:pPr>
        <w:spacing w:before="40" w:after="110" w:line="278" w:lineRule="auto"/>
        <w:rPr>
          <w:rFonts w:ascii="Aptos" w:hAnsi="Aptos"/>
          <w:sz w:val="18"/>
          <w:szCs w:val="18"/>
        </w:rPr>
      </w:pPr>
      <w:r w:rsidRPr="000D75C5">
        <w:rPr>
          <w:rFonts w:ascii="Aptos" w:hAnsi="Aptos"/>
          <w:b/>
          <w:sz w:val="18"/>
          <w:szCs w:val="18"/>
        </w:rPr>
        <w:t xml:space="preserve">Solution. </w:t>
      </w:r>
      <w:r w:rsidRPr="000D75C5">
        <w:rPr>
          <w:rFonts w:ascii="Aptos" w:hAnsi="Aptos"/>
          <w:sz w:val="18"/>
          <w:szCs w:val="18"/>
        </w:rPr>
        <w:t>The platform writes results in bulk to an agreed serving store on the framework side, normally ADLS or Blob, over private connectivity. Framework services read from that store. The store is the contract, and the platform stays off the live request path.</w:t>
      </w:r>
    </w:p>
    <w:p w14:paraId="4C1A5683" w14:textId="77777777" w:rsidR="00C56193" w:rsidRPr="000D75C5" w:rsidRDefault="00C56193" w:rsidP="00C56193">
      <w:pPr>
        <w:spacing w:before="40" w:after="110" w:line="278" w:lineRule="auto"/>
        <w:rPr>
          <w:rFonts w:ascii="Aptos" w:hAnsi="Aptos"/>
          <w:sz w:val="18"/>
          <w:szCs w:val="18"/>
        </w:rPr>
      </w:pPr>
      <w:r w:rsidRPr="000D75C5">
        <w:rPr>
          <w:rFonts w:ascii="Aptos" w:hAnsi="Aptos"/>
          <w:b/>
          <w:sz w:val="18"/>
          <w:szCs w:val="18"/>
        </w:rPr>
        <w:t xml:space="preserve">Use it when. </w:t>
      </w:r>
      <w:r w:rsidRPr="000D75C5">
        <w:rPr>
          <w:rFonts w:ascii="Aptos" w:hAnsi="Aptos"/>
          <w:sz w:val="18"/>
          <w:szCs w:val="18"/>
        </w:rPr>
        <w:t>The consumer needs whole datasets or large result sets, on a schedule or after a platform job completes, and can read from a serving store rather than call live.</w:t>
      </w:r>
    </w:p>
    <w:p w14:paraId="2975C9B1" w14:textId="77777777" w:rsidR="00C56193" w:rsidRPr="000D75C5" w:rsidRDefault="00C56193" w:rsidP="00C56193">
      <w:pPr>
        <w:spacing w:before="40" w:after="110" w:line="278" w:lineRule="auto"/>
        <w:rPr>
          <w:rFonts w:ascii="Aptos" w:hAnsi="Aptos"/>
          <w:sz w:val="18"/>
          <w:szCs w:val="18"/>
        </w:rPr>
      </w:pPr>
      <w:r w:rsidRPr="000D75C5">
        <w:rPr>
          <w:rFonts w:ascii="Aptos" w:hAnsi="Aptos"/>
          <w:b/>
          <w:sz w:val="18"/>
          <w:szCs w:val="18"/>
        </w:rPr>
        <w:t xml:space="preserve">Avoid it when. </w:t>
      </w:r>
      <w:r w:rsidRPr="000D75C5">
        <w:rPr>
          <w:rFonts w:ascii="Aptos" w:hAnsi="Aptos"/>
          <w:sz w:val="18"/>
          <w:szCs w:val="18"/>
        </w:rPr>
        <w:t>The consumer needs a small, specific, on-demand answer, where a curated read through API Management fits better. Avoid exposing the platform itself as the serving layer.</w:t>
      </w:r>
    </w:p>
    <w:p w14:paraId="26C74692" w14:textId="77777777" w:rsidR="00C56193" w:rsidRPr="000D75C5" w:rsidRDefault="00C56193" w:rsidP="00C56193">
      <w:pPr>
        <w:spacing w:after="120" w:line="278" w:lineRule="auto"/>
        <w:rPr>
          <w:rFonts w:ascii="Aptos" w:hAnsi="Aptos"/>
          <w:sz w:val="18"/>
          <w:szCs w:val="18"/>
        </w:rPr>
      </w:pPr>
      <w:r w:rsidRPr="000D75C5">
        <w:rPr>
          <w:rFonts w:ascii="Aptos" w:hAnsi="Aptos"/>
          <w:b/>
          <w:sz w:val="18"/>
          <w:szCs w:val="18"/>
        </w:rPr>
        <w:t xml:space="preserve">In practice. </w:t>
      </w:r>
      <w:r w:rsidRPr="000D75C5">
        <w:rPr>
          <w:rFonts w:ascii="Aptos" w:hAnsi="Aptos"/>
          <w:sz w:val="18"/>
          <w:szCs w:val="18"/>
        </w:rPr>
        <w:t>A nightly risk-scoring job unloads its output to a framework-owned ADLS container, and the pricing service reads the scored dataset from there the next morning.</w:t>
      </w:r>
      <w:r w:rsidRPr="000D75C5">
        <w:rPr>
          <w:rFonts w:ascii="Aptos" w:hAnsi="Aptos"/>
          <w:sz w:val="18"/>
          <w:szCs w:val="18"/>
        </w:rPr>
        <w:br/>
      </w:r>
    </w:p>
    <w:p w14:paraId="45EB1C84" w14:textId="77777777" w:rsidR="00C56193" w:rsidRPr="005F0377" w:rsidRDefault="00C56193" w:rsidP="00C56193">
      <w:pPr>
        <w:pStyle w:val="Heading3"/>
        <w:rPr>
          <w:rFonts w:ascii="Calibri heading" w:eastAsiaTheme="majorEastAsia" w:hAnsi="Calibri heading" w:cstheme="majorBidi"/>
          <w:color w:val="2E5496"/>
          <w:lang w:val="en-US" w:eastAsia="en-US"/>
        </w:rPr>
      </w:pPr>
      <w:bookmarkStart w:id="221" w:name="_Toc239852383"/>
      <w:r w:rsidRPr="005F0377">
        <w:rPr>
          <w:rFonts w:ascii="Calibri heading" w:eastAsiaTheme="majorEastAsia" w:hAnsi="Calibri heading" w:cstheme="majorBidi"/>
          <w:color w:val="2E5496"/>
          <w:lang w:val="en-US" w:eastAsia="en-US"/>
        </w:rPr>
        <w:t>9.4.10  Curated reads through API Management  (SFDEINT10)</w:t>
      </w:r>
      <w:bookmarkEnd w:id="221"/>
    </w:p>
    <w:p w14:paraId="67B1C6BF" w14:textId="77777777" w:rsidR="00C56193" w:rsidRPr="000D75C5" w:rsidRDefault="00C56193" w:rsidP="00C56193">
      <w:pPr>
        <w:spacing w:before="10" w:after="90"/>
        <w:rPr>
          <w:rFonts w:ascii="Aptos" w:hAnsi="Aptos"/>
          <w:sz w:val="18"/>
          <w:szCs w:val="18"/>
        </w:rPr>
      </w:pPr>
      <w:r w:rsidRPr="000D75C5">
        <w:rPr>
          <w:rFonts w:ascii="Aptos" w:hAnsi="Aptos"/>
          <w:sz w:val="18"/>
          <w:szCs w:val="18"/>
        </w:rPr>
        <w:t>Small, curated analytical results are served on demand through a governed API on the shared gateway, so callers get a specific answer without reaching into the platform.</w:t>
      </w:r>
    </w:p>
    <w:p w14:paraId="2A228294" w14:textId="77777777" w:rsidR="00C56193" w:rsidRDefault="00C56193" w:rsidP="00C56193">
      <w:pPr>
        <w:spacing w:before="40" w:after="120"/>
        <w:jc w:val="center"/>
      </w:pPr>
      <w:r>
        <w:rPr>
          <w:noProof/>
        </w:rPr>
        <w:drawing>
          <wp:inline distT="0" distB="0" distL="0" distR="0" wp14:anchorId="10AD3271" wp14:editId="5F74DAB0">
            <wp:extent cx="5191125" cy="987442"/>
            <wp:effectExtent l="19050" t="19050" r="9525" b="22225"/>
            <wp:docPr id="14183599" name="Reference diagram expor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5" name="Reference diagram export2"/>
                    <pic:cNvPicPr>
                      <a:picLocks noChangeAspect="1" noChangeArrowheads="1"/>
                    </pic:cNvPicPr>
                  </pic:nvPicPr>
                  <pic:blipFill>
                    <a:blip r:embed="rId90"/>
                    <a:srcRect/>
                    <a:stretch>
                      <a:fillRect/>
                    </a:stretch>
                  </pic:blipFill>
                  <pic:spPr bwMode="auto">
                    <a:xfrm>
                      <a:off x="0" y="0"/>
                      <a:ext cx="5191125" cy="987442"/>
                    </a:xfrm>
                    <a:prstGeom prst="rect">
                      <a:avLst/>
                    </a:prstGeom>
                    <a:solidFill>
                      <a:srgbClr val="222831"/>
                    </a:solidFill>
                    <a:ln w="9525">
                      <a:solidFill>
                        <a:srgbClr val="AEB8C6"/>
                      </a:solidFill>
                    </a:ln>
                  </pic:spPr>
                </pic:pic>
              </a:graphicData>
            </a:graphic>
          </wp:inline>
        </w:drawing>
      </w:r>
    </w:p>
    <w:p w14:paraId="08F81E8B" w14:textId="77777777" w:rsidR="00C56193" w:rsidRPr="000D75C5" w:rsidRDefault="00C56193" w:rsidP="00C56193">
      <w:pPr>
        <w:spacing w:before="40" w:after="110" w:line="278" w:lineRule="auto"/>
        <w:rPr>
          <w:rFonts w:ascii="Aptos" w:hAnsi="Aptos"/>
          <w:sz w:val="18"/>
          <w:szCs w:val="18"/>
        </w:rPr>
      </w:pPr>
      <w:r w:rsidRPr="000D75C5">
        <w:rPr>
          <w:rFonts w:ascii="Aptos" w:hAnsi="Aptos"/>
          <w:b/>
          <w:sz w:val="18"/>
          <w:szCs w:val="18"/>
        </w:rPr>
        <w:t xml:space="preserve">Problem. </w:t>
      </w:r>
      <w:r w:rsidRPr="000D75C5">
        <w:rPr>
          <w:rFonts w:ascii="Aptos" w:hAnsi="Aptos"/>
          <w:sz w:val="18"/>
          <w:szCs w:val="18"/>
        </w:rPr>
        <w:t>A consumer needs a specific analytical value or small result on demand, such as an aggregate or a lookup, and should not be given a live connection into the analytical platform.</w:t>
      </w:r>
    </w:p>
    <w:p w14:paraId="31B86582" w14:textId="77777777" w:rsidR="00C56193" w:rsidRPr="000D75C5" w:rsidRDefault="00C56193" w:rsidP="00C56193">
      <w:pPr>
        <w:spacing w:before="40" w:after="110" w:line="278" w:lineRule="auto"/>
        <w:rPr>
          <w:rFonts w:ascii="Aptos" w:hAnsi="Aptos"/>
          <w:sz w:val="18"/>
          <w:szCs w:val="18"/>
        </w:rPr>
      </w:pPr>
      <w:r w:rsidRPr="000D75C5">
        <w:rPr>
          <w:rFonts w:ascii="Aptos" w:hAnsi="Aptos"/>
          <w:b/>
          <w:sz w:val="18"/>
          <w:szCs w:val="18"/>
        </w:rPr>
        <w:t xml:space="preserve">Solution. </w:t>
      </w:r>
      <w:r w:rsidRPr="000D75C5">
        <w:rPr>
          <w:rFonts w:ascii="Aptos" w:hAnsi="Aptos"/>
          <w:sz w:val="18"/>
          <w:szCs w:val="18"/>
        </w:rPr>
        <w:t>A curated read operation is published through API Management, backed by a controlled query against the platform or a serving store. APIM applies identity, caching and throttling, and returns a shaped response. The platform stays behind the boundary.</w:t>
      </w:r>
    </w:p>
    <w:p w14:paraId="0A1AE9BF" w14:textId="77777777" w:rsidR="00C56193" w:rsidRPr="000D75C5" w:rsidRDefault="00C56193" w:rsidP="00C56193">
      <w:pPr>
        <w:spacing w:before="40" w:after="110" w:line="278" w:lineRule="auto"/>
        <w:rPr>
          <w:rFonts w:ascii="Aptos" w:hAnsi="Aptos"/>
          <w:sz w:val="18"/>
          <w:szCs w:val="18"/>
        </w:rPr>
      </w:pPr>
      <w:r w:rsidRPr="000D75C5">
        <w:rPr>
          <w:rFonts w:ascii="Aptos" w:hAnsi="Aptos"/>
          <w:b/>
          <w:sz w:val="18"/>
          <w:szCs w:val="18"/>
        </w:rPr>
        <w:t xml:space="preserve">Use it when. </w:t>
      </w:r>
      <w:r w:rsidRPr="000D75C5">
        <w:rPr>
          <w:rFonts w:ascii="Aptos" w:hAnsi="Aptos"/>
          <w:sz w:val="18"/>
          <w:szCs w:val="18"/>
        </w:rPr>
        <w:t>The result is small and well defined, needs to be on demand and synchronous, and benefits from caching and rate control.</w:t>
      </w:r>
    </w:p>
    <w:p w14:paraId="4585FCBC" w14:textId="77777777" w:rsidR="00C56193" w:rsidRPr="000D75C5" w:rsidRDefault="00C56193" w:rsidP="00C56193">
      <w:pPr>
        <w:spacing w:before="40" w:after="110" w:line="278" w:lineRule="auto"/>
        <w:rPr>
          <w:rFonts w:ascii="Aptos" w:hAnsi="Aptos"/>
          <w:sz w:val="18"/>
          <w:szCs w:val="18"/>
        </w:rPr>
      </w:pPr>
      <w:r w:rsidRPr="000D75C5">
        <w:rPr>
          <w:rFonts w:ascii="Aptos" w:hAnsi="Aptos"/>
          <w:b/>
          <w:sz w:val="18"/>
          <w:szCs w:val="18"/>
        </w:rPr>
        <w:t xml:space="preserve">Avoid it when. </w:t>
      </w:r>
      <w:r w:rsidRPr="000D75C5">
        <w:rPr>
          <w:rFonts w:ascii="Aptos" w:hAnsi="Aptos"/>
          <w:sz w:val="18"/>
          <w:szCs w:val="18"/>
        </w:rPr>
        <w:t>The consumer needs large or whole datasets, where a bulk unload is the right route. An API is not a bulk extract path.</w:t>
      </w:r>
    </w:p>
    <w:p w14:paraId="403D828D" w14:textId="77777777" w:rsidR="00C56193" w:rsidRPr="000D75C5" w:rsidRDefault="00C56193" w:rsidP="00C56193">
      <w:pPr>
        <w:spacing w:after="120" w:line="278" w:lineRule="auto"/>
        <w:rPr>
          <w:rFonts w:ascii="Aptos" w:hAnsi="Aptos"/>
          <w:sz w:val="18"/>
          <w:szCs w:val="18"/>
        </w:rPr>
      </w:pPr>
      <w:r w:rsidRPr="000D75C5">
        <w:rPr>
          <w:rFonts w:ascii="Aptos" w:hAnsi="Aptos"/>
          <w:b/>
          <w:sz w:val="18"/>
          <w:szCs w:val="18"/>
        </w:rPr>
        <w:t xml:space="preserve">In practice. </w:t>
      </w:r>
      <w:r w:rsidRPr="000D75C5">
        <w:rPr>
          <w:rFonts w:ascii="Aptos" w:hAnsi="Aptos"/>
          <w:sz w:val="18"/>
          <w:szCs w:val="18"/>
        </w:rPr>
        <w:t>A portal requests an aggregated exposure figure through an APIM operation, which reads a curated result and returns it in milliseconds, cached for repeat calls.</w:t>
      </w:r>
    </w:p>
    <w:p w14:paraId="0E1457A9" w14:textId="77777777" w:rsidR="003C506A" w:rsidRDefault="003C506A" w:rsidP="00C56193">
      <w:pPr>
        <w:pStyle w:val="Heading1"/>
        <w:rPr>
          <w:sz w:val="36"/>
          <w:szCs w:val="36"/>
        </w:rPr>
      </w:pPr>
      <w:bookmarkStart w:id="222" w:name="_Toc239507151"/>
      <w:bookmarkStart w:id="223" w:name="_Toc239852384"/>
    </w:p>
    <w:p w14:paraId="12C6354A" w14:textId="08465AC1" w:rsidR="00C56193" w:rsidRPr="00C97173" w:rsidRDefault="00C56193" w:rsidP="00C56193">
      <w:pPr>
        <w:pStyle w:val="Heading1"/>
        <w:rPr>
          <w:sz w:val="36"/>
          <w:szCs w:val="36"/>
        </w:rPr>
      </w:pPr>
      <w:r w:rsidRPr="00C97173">
        <w:rPr>
          <w:sz w:val="36"/>
          <w:szCs w:val="36"/>
        </w:rPr>
        <w:lastRenderedPageBreak/>
        <w:t>10. Security and Operational Excellence</w:t>
      </w:r>
      <w:bookmarkEnd w:id="222"/>
      <w:bookmarkEnd w:id="223"/>
    </w:p>
    <w:p w14:paraId="58F71818" w14:textId="77777777" w:rsidR="00C56193" w:rsidRPr="000D75C5" w:rsidRDefault="00C56193" w:rsidP="00C56193">
      <w:pPr>
        <w:spacing w:after="120" w:line="278" w:lineRule="auto"/>
        <w:rPr>
          <w:rFonts w:ascii="Aptos" w:hAnsi="Aptos"/>
          <w:sz w:val="18"/>
          <w:szCs w:val="18"/>
        </w:rPr>
      </w:pPr>
      <w:r w:rsidRPr="000D75C5">
        <w:rPr>
          <w:rFonts w:ascii="Aptos" w:hAnsi="Aptos"/>
          <w:sz w:val="18"/>
          <w:szCs w:val="18"/>
        </w:rPr>
        <w:t>This section sets out the security and operational baseline every integration inherits by default. It states the outcomes the framework requires, while the mandatory rules and their enforcement sit in Sections 12 and 13.</w:t>
      </w:r>
    </w:p>
    <w:p w14:paraId="1A64441C" w14:textId="77777777" w:rsidR="00C56193" w:rsidRPr="000D75C5" w:rsidRDefault="00C56193" w:rsidP="00C56193">
      <w:pPr>
        <w:spacing w:after="120" w:line="278" w:lineRule="auto"/>
        <w:rPr>
          <w:rFonts w:ascii="Aptos" w:hAnsi="Aptos"/>
          <w:sz w:val="18"/>
          <w:szCs w:val="18"/>
        </w:rPr>
      </w:pPr>
      <w:r w:rsidRPr="000D75C5">
        <w:rPr>
          <w:rFonts w:ascii="Aptos" w:hAnsi="Aptos"/>
          <w:sz w:val="18"/>
          <w:szCs w:val="18"/>
        </w:rPr>
        <w:t>The standards behind this posture are not defined here. They are owned by Chaucer's Cloud Engineering Standards document, listed as an input in Section 1, and the framework inherits from it rather than setting rules of its own. The estate-wide requirements, for example the zero-trust model, the logging the security operations centre needs for incident response and forensics, protection for anything exposed to the internet, network firewalling and isolation, Defender for Cloud and vulnerability management, landing zones and infrastructure-as-code through the DevSecOps toolchain, and the redundancy and resilience posture, all sit there. This section does not restate or vary them. It sets out only how an integration applies them, and every integration follows the Cloud Engineering Standards for the detail.</w:t>
      </w:r>
    </w:p>
    <w:p w14:paraId="1395B586" w14:textId="77777777" w:rsidR="00C56193" w:rsidRPr="000D1E23" w:rsidRDefault="00C56193" w:rsidP="00C56193">
      <w:pPr>
        <w:pStyle w:val="Heading2"/>
        <w:rPr>
          <w:rFonts w:ascii="Calibri heading" w:hAnsi="Calibri heading"/>
          <w:b/>
          <w:bCs/>
          <w:color w:val="2E5496"/>
          <w:sz w:val="28"/>
          <w:lang w:val="en-US" w:eastAsia="en-US"/>
        </w:rPr>
      </w:pPr>
      <w:bookmarkStart w:id="224" w:name="_Toc239696688"/>
      <w:bookmarkStart w:id="225" w:name="_Toc239852385"/>
      <w:r w:rsidRPr="000D1E23">
        <w:rPr>
          <w:rFonts w:ascii="Calibri heading" w:hAnsi="Calibri heading"/>
          <w:b/>
          <w:bCs/>
          <w:color w:val="2E5496"/>
          <w:sz w:val="28"/>
          <w:lang w:val="en-US" w:eastAsia="en-US"/>
        </w:rPr>
        <w:t>10.1 Security Principles</w:t>
      </w:r>
      <w:bookmarkEnd w:id="224"/>
      <w:bookmarkEnd w:id="225"/>
    </w:p>
    <w:p w14:paraId="716196DD" w14:textId="77777777" w:rsidR="00C56193" w:rsidRPr="000D75C5" w:rsidRDefault="00C56193" w:rsidP="00C56193">
      <w:pPr>
        <w:spacing w:after="120" w:line="278" w:lineRule="auto"/>
        <w:rPr>
          <w:rFonts w:ascii="Aptos" w:hAnsi="Aptos"/>
          <w:sz w:val="18"/>
          <w:szCs w:val="18"/>
        </w:rPr>
      </w:pPr>
      <w:r w:rsidRPr="000D75C5">
        <w:rPr>
          <w:rFonts w:ascii="Aptos" w:hAnsi="Aptos"/>
          <w:sz w:val="18"/>
          <w:szCs w:val="18"/>
        </w:rPr>
        <w:t xml:space="preserve">Security is at the core of the </w:t>
      </w:r>
      <w:r w:rsidRPr="000D75C5">
        <w:rPr>
          <w:rFonts w:ascii="Aptos" w:hAnsi="Aptos"/>
          <w:sz w:val="18"/>
          <w:szCs w:val="18"/>
          <w:lang w:val="en-GB"/>
        </w:rPr>
        <w:t>System Integration framework</w:t>
      </w:r>
      <w:r w:rsidRPr="000D75C5">
        <w:rPr>
          <w:rFonts w:ascii="Aptos" w:hAnsi="Aptos"/>
          <w:sz w:val="18"/>
          <w:szCs w:val="18"/>
        </w:rPr>
        <w:t xml:space="preserve">, and the </w:t>
      </w:r>
      <w:r w:rsidRPr="000D75C5">
        <w:rPr>
          <w:rFonts w:ascii="Aptos" w:hAnsi="Aptos"/>
          <w:sz w:val="18"/>
          <w:szCs w:val="18"/>
          <w:lang w:val="en-GB"/>
        </w:rPr>
        <w:t>System Integration framework</w:t>
      </w:r>
      <w:r w:rsidRPr="000D75C5" w:rsidDel="00A22181">
        <w:rPr>
          <w:rFonts w:ascii="Aptos" w:hAnsi="Aptos"/>
          <w:sz w:val="18"/>
          <w:szCs w:val="18"/>
        </w:rPr>
        <w:t xml:space="preserve"> </w:t>
      </w:r>
      <w:r w:rsidRPr="000D75C5">
        <w:rPr>
          <w:rFonts w:ascii="Aptos" w:hAnsi="Aptos"/>
          <w:sz w:val="18"/>
          <w:szCs w:val="18"/>
        </w:rPr>
        <w:t>does not invent principles of its own. It follows the enterprise and cloud security principles Chaucer already holds, inherits them in full, and applies them to integration without reinventing anything. The table summarises how those inherited principles shape every integration across identity, connectivity, network, secrets and public exposure.</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9"/>
        <w:gridCol w:w="7834"/>
      </w:tblGrid>
      <w:tr w:rsidR="00C56193" w14:paraId="07C45E5D" w14:textId="77777777" w:rsidTr="00EB7C45">
        <w:trPr>
          <w:tblHeader/>
        </w:trPr>
        <w:tc>
          <w:tcPr>
            <w:tcW w:w="2509" w:type="dxa"/>
            <w:shd w:val="clear" w:color="auto" w:fill="1F3864"/>
            <w:tcMar>
              <w:top w:w="100" w:type="dxa"/>
              <w:left w:w="120" w:type="dxa"/>
              <w:bottom w:w="100" w:type="dxa"/>
              <w:right w:w="120" w:type="dxa"/>
            </w:tcMar>
          </w:tcPr>
          <w:p w14:paraId="47E59D89" w14:textId="77777777" w:rsidR="00C56193" w:rsidRPr="000D75C5" w:rsidRDefault="00C56193" w:rsidP="00EB7C45">
            <w:pPr>
              <w:rPr>
                <w:rFonts w:ascii="Aptos" w:hAnsi="Aptos"/>
                <w:sz w:val="17"/>
                <w:szCs w:val="17"/>
              </w:rPr>
            </w:pPr>
            <w:r w:rsidRPr="000D75C5">
              <w:rPr>
                <w:rFonts w:ascii="Aptos" w:hAnsi="Aptos"/>
                <w:b/>
                <w:bCs/>
                <w:color w:val="FFFFFF"/>
                <w:sz w:val="17"/>
                <w:szCs w:val="17"/>
              </w:rPr>
              <w:t>Security area</w:t>
            </w:r>
          </w:p>
        </w:tc>
        <w:tc>
          <w:tcPr>
            <w:tcW w:w="7834" w:type="dxa"/>
            <w:shd w:val="clear" w:color="auto" w:fill="1F3864"/>
            <w:tcMar>
              <w:top w:w="100" w:type="dxa"/>
              <w:left w:w="120" w:type="dxa"/>
              <w:bottom w:w="100" w:type="dxa"/>
              <w:right w:w="120" w:type="dxa"/>
            </w:tcMar>
          </w:tcPr>
          <w:p w14:paraId="4ED97759" w14:textId="77777777" w:rsidR="00C56193" w:rsidRPr="000D75C5" w:rsidRDefault="00C56193" w:rsidP="00EB7C45">
            <w:pPr>
              <w:rPr>
                <w:rFonts w:ascii="Aptos" w:hAnsi="Aptos"/>
                <w:sz w:val="17"/>
                <w:szCs w:val="17"/>
              </w:rPr>
            </w:pPr>
            <w:r w:rsidRPr="000D75C5">
              <w:rPr>
                <w:rFonts w:ascii="Aptos" w:hAnsi="Aptos"/>
                <w:b/>
                <w:bCs/>
                <w:color w:val="FFFFFF"/>
                <w:sz w:val="17"/>
                <w:szCs w:val="17"/>
              </w:rPr>
              <w:t xml:space="preserve">What the </w:t>
            </w:r>
            <w:r w:rsidRPr="000D75C5">
              <w:rPr>
                <w:rFonts w:ascii="Aptos" w:hAnsi="Aptos"/>
                <w:b/>
                <w:bCs/>
                <w:color w:val="FFFFFF"/>
                <w:sz w:val="17"/>
                <w:szCs w:val="17"/>
                <w:rPrChange w:id="226" w:author="Puneet Kumar - Chaucer" w:date="2026-09-08T21:27:00Z" w16du:dateUtc="2026-09-08T20:27:00Z">
                  <w:rPr>
                    <w:lang w:val="en-GB"/>
                  </w:rPr>
                </w:rPrChange>
              </w:rPr>
              <w:t>System Integration framework</w:t>
            </w:r>
            <w:r w:rsidRPr="000D75C5" w:rsidDel="00A22181">
              <w:rPr>
                <w:rFonts w:ascii="Aptos" w:hAnsi="Aptos"/>
                <w:b/>
                <w:bCs/>
                <w:color w:val="FFFFFF"/>
                <w:sz w:val="17"/>
                <w:szCs w:val="17"/>
              </w:rPr>
              <w:t xml:space="preserve"> </w:t>
            </w:r>
            <w:r w:rsidRPr="000D75C5">
              <w:rPr>
                <w:rFonts w:ascii="Aptos" w:hAnsi="Aptos"/>
                <w:b/>
                <w:bCs/>
                <w:color w:val="FFFFFF"/>
                <w:sz w:val="17"/>
                <w:szCs w:val="17"/>
              </w:rPr>
              <w:t>requires</w:t>
            </w:r>
          </w:p>
        </w:tc>
      </w:tr>
      <w:tr w:rsidR="00C56193" w14:paraId="7480CBBC" w14:textId="77777777" w:rsidTr="00EB7C45">
        <w:tc>
          <w:tcPr>
            <w:tcW w:w="2509" w:type="dxa"/>
            <w:tcMar>
              <w:top w:w="100" w:type="dxa"/>
              <w:left w:w="120" w:type="dxa"/>
              <w:bottom w:w="100" w:type="dxa"/>
              <w:right w:w="120" w:type="dxa"/>
            </w:tcMar>
          </w:tcPr>
          <w:p w14:paraId="1364BEC6" w14:textId="77777777" w:rsidR="00C56193" w:rsidRPr="000D75C5" w:rsidRDefault="00C56193" w:rsidP="00EB7C45">
            <w:pPr>
              <w:rPr>
                <w:rFonts w:ascii="Aptos" w:hAnsi="Aptos"/>
                <w:b/>
                <w:bCs/>
                <w:sz w:val="17"/>
                <w:szCs w:val="17"/>
              </w:rPr>
            </w:pPr>
            <w:r w:rsidRPr="000D75C5">
              <w:rPr>
                <w:rFonts w:ascii="Aptos" w:hAnsi="Aptos"/>
                <w:b/>
                <w:bCs/>
                <w:sz w:val="17"/>
                <w:szCs w:val="17"/>
              </w:rPr>
              <w:t>Guiding principles</w:t>
            </w:r>
          </w:p>
          <w:p w14:paraId="1AF7731F" w14:textId="77777777" w:rsidR="00C56193" w:rsidRPr="000D75C5" w:rsidRDefault="00C56193" w:rsidP="00EB7C45">
            <w:pPr>
              <w:rPr>
                <w:rFonts w:ascii="Aptos" w:hAnsi="Aptos"/>
                <w:b/>
                <w:bCs/>
                <w:sz w:val="17"/>
                <w:szCs w:val="17"/>
              </w:rPr>
            </w:pPr>
            <w:r w:rsidRPr="000D75C5">
              <w:rPr>
                <w:rFonts w:ascii="Aptos" w:hAnsi="Aptos"/>
                <w:i/>
                <w:iCs/>
                <w:sz w:val="17"/>
                <w:szCs w:val="17"/>
              </w:rPr>
              <w:t xml:space="preserve">Source : </w:t>
            </w:r>
            <w:hyperlink r:id="rId91" w:history="1">
              <w:r w:rsidRPr="000D75C5">
                <w:rPr>
                  <w:rStyle w:val="Hyperlink"/>
                  <w:rFonts w:ascii="Aptos" w:hAnsi="Aptos"/>
                  <w:i/>
                  <w:iCs/>
                  <w:sz w:val="17"/>
                  <w:szCs w:val="17"/>
                </w:rPr>
                <w:t>Security Principles</w:t>
              </w:r>
            </w:hyperlink>
          </w:p>
          <w:p w14:paraId="220820CA" w14:textId="77777777" w:rsidR="00C56193" w:rsidRPr="000D75C5" w:rsidRDefault="00C56193" w:rsidP="00EB7C45">
            <w:pPr>
              <w:rPr>
                <w:rFonts w:ascii="Aptos" w:hAnsi="Aptos"/>
                <w:sz w:val="17"/>
                <w:szCs w:val="17"/>
              </w:rPr>
            </w:pPr>
          </w:p>
        </w:tc>
        <w:tc>
          <w:tcPr>
            <w:tcW w:w="7834" w:type="dxa"/>
            <w:tcMar>
              <w:top w:w="100" w:type="dxa"/>
              <w:left w:w="120" w:type="dxa"/>
              <w:bottom w:w="100" w:type="dxa"/>
              <w:right w:w="120" w:type="dxa"/>
            </w:tcMar>
          </w:tcPr>
          <w:p w14:paraId="2CDEA586" w14:textId="77777777" w:rsidR="00C56193" w:rsidRPr="000D75C5" w:rsidRDefault="00C56193" w:rsidP="00EB7C45">
            <w:pPr>
              <w:rPr>
                <w:rFonts w:ascii="Aptos" w:hAnsi="Aptos"/>
                <w:sz w:val="17"/>
                <w:szCs w:val="17"/>
              </w:rPr>
            </w:pPr>
            <w:r w:rsidRPr="000D75C5">
              <w:rPr>
                <w:rFonts w:ascii="Aptos" w:hAnsi="Aptos"/>
                <w:sz w:val="17"/>
                <w:szCs w:val="17"/>
              </w:rPr>
              <w:t xml:space="preserve">Private by default and least privilege, with zero trust across identity, network and data. The </w:t>
            </w:r>
            <w:r w:rsidRPr="000D75C5">
              <w:rPr>
                <w:rFonts w:ascii="Aptos" w:hAnsi="Aptos"/>
                <w:sz w:val="17"/>
                <w:szCs w:val="17"/>
                <w:lang w:val="en-GB"/>
              </w:rPr>
              <w:t>System Integration framework</w:t>
            </w:r>
            <w:r w:rsidRPr="000D75C5" w:rsidDel="00A22181">
              <w:rPr>
                <w:rFonts w:ascii="Aptos" w:hAnsi="Aptos"/>
                <w:sz w:val="17"/>
                <w:szCs w:val="17"/>
              </w:rPr>
              <w:t xml:space="preserve"> </w:t>
            </w:r>
            <w:r w:rsidRPr="000D75C5">
              <w:rPr>
                <w:rFonts w:ascii="Aptos" w:hAnsi="Aptos"/>
                <w:sz w:val="17"/>
                <w:szCs w:val="17"/>
              </w:rPr>
              <w:t>states the security outcome and the protection technology is chosen to meet it. Every design is secure by design and evidenced at the Technical Design Authority.</w:t>
            </w:r>
          </w:p>
        </w:tc>
      </w:tr>
      <w:tr w:rsidR="00C56193" w14:paraId="6B5A303D" w14:textId="77777777" w:rsidTr="00EB7C45">
        <w:tc>
          <w:tcPr>
            <w:tcW w:w="2509" w:type="dxa"/>
            <w:tcMar>
              <w:top w:w="100" w:type="dxa"/>
              <w:left w:w="120" w:type="dxa"/>
              <w:bottom w:w="100" w:type="dxa"/>
              <w:right w:w="120" w:type="dxa"/>
            </w:tcMar>
          </w:tcPr>
          <w:p w14:paraId="0C14E522" w14:textId="77777777" w:rsidR="00C56193" w:rsidRPr="000D75C5" w:rsidRDefault="00C56193" w:rsidP="00EB7C45">
            <w:pPr>
              <w:rPr>
                <w:rFonts w:ascii="Aptos" w:hAnsi="Aptos"/>
                <w:b/>
                <w:bCs/>
                <w:sz w:val="17"/>
                <w:szCs w:val="17"/>
              </w:rPr>
            </w:pPr>
            <w:r w:rsidRPr="000D75C5">
              <w:rPr>
                <w:rFonts w:ascii="Aptos" w:hAnsi="Aptos"/>
                <w:b/>
                <w:bCs/>
                <w:sz w:val="17"/>
                <w:szCs w:val="17"/>
              </w:rPr>
              <w:t>Connectivity</w:t>
            </w:r>
          </w:p>
          <w:p w14:paraId="18A70A51" w14:textId="77777777" w:rsidR="00C56193" w:rsidRPr="000D75C5" w:rsidRDefault="00C56193" w:rsidP="00EB7C45">
            <w:pPr>
              <w:rPr>
                <w:rFonts w:ascii="Aptos" w:hAnsi="Aptos"/>
                <w:i/>
                <w:iCs/>
                <w:sz w:val="17"/>
                <w:szCs w:val="17"/>
              </w:rPr>
            </w:pPr>
            <w:r w:rsidRPr="000D75C5">
              <w:rPr>
                <w:rFonts w:ascii="Aptos" w:hAnsi="Aptos"/>
                <w:i/>
                <w:iCs/>
                <w:sz w:val="17"/>
                <w:szCs w:val="17"/>
              </w:rPr>
              <w:t xml:space="preserve">Source : </w:t>
            </w:r>
            <w:hyperlink r:id="rId92" w:history="1">
              <w:r w:rsidRPr="000D75C5">
                <w:rPr>
                  <w:rStyle w:val="Hyperlink"/>
                  <w:rFonts w:ascii="Aptos" w:hAnsi="Aptos"/>
                  <w:i/>
                  <w:iCs/>
                  <w:sz w:val="17"/>
                  <w:szCs w:val="17"/>
                </w:rPr>
                <w:t>PC05</w:t>
              </w:r>
            </w:hyperlink>
          </w:p>
          <w:p w14:paraId="5B438B68" w14:textId="77777777" w:rsidR="00C56193" w:rsidRPr="000D75C5" w:rsidRDefault="00C56193" w:rsidP="00EB7C45">
            <w:pPr>
              <w:rPr>
                <w:rFonts w:ascii="Aptos" w:hAnsi="Aptos"/>
                <w:sz w:val="17"/>
                <w:szCs w:val="17"/>
              </w:rPr>
            </w:pPr>
            <w:r w:rsidRPr="000D75C5">
              <w:rPr>
                <w:rFonts w:ascii="Aptos" w:hAnsi="Aptos"/>
                <w:sz w:val="17"/>
                <w:szCs w:val="17"/>
              </w:rPr>
              <w:t xml:space="preserve">Source : </w:t>
            </w:r>
            <w:hyperlink r:id="rId93" w:history="1">
              <w:r w:rsidRPr="000D75C5">
                <w:rPr>
                  <w:rStyle w:val="Hyperlink"/>
                  <w:rFonts w:ascii="Aptos" w:hAnsi="Aptos"/>
                  <w:sz w:val="17"/>
                  <w:szCs w:val="17"/>
                </w:rPr>
                <w:t>Privatization</w:t>
              </w:r>
            </w:hyperlink>
          </w:p>
        </w:tc>
        <w:tc>
          <w:tcPr>
            <w:tcW w:w="7834" w:type="dxa"/>
            <w:tcMar>
              <w:top w:w="100" w:type="dxa"/>
              <w:left w:w="120" w:type="dxa"/>
              <w:bottom w:w="100" w:type="dxa"/>
              <w:right w:w="120" w:type="dxa"/>
            </w:tcMar>
          </w:tcPr>
          <w:p w14:paraId="494807A5" w14:textId="77777777" w:rsidR="00C56193" w:rsidRPr="000D75C5" w:rsidRDefault="00C56193" w:rsidP="00EB7C45">
            <w:pPr>
              <w:rPr>
                <w:rFonts w:ascii="Aptos" w:hAnsi="Aptos"/>
                <w:sz w:val="17"/>
                <w:szCs w:val="17"/>
              </w:rPr>
            </w:pPr>
            <w:r w:rsidRPr="000D75C5">
              <w:rPr>
                <w:rFonts w:ascii="Aptos" w:hAnsi="Aptos"/>
                <w:sz w:val="17"/>
                <w:szCs w:val="17"/>
              </w:rPr>
              <w:t>Integrations run on the private network over Private Endpoints, and the internet boundary is crossed only at a controlled edge.</w:t>
            </w:r>
          </w:p>
        </w:tc>
      </w:tr>
      <w:tr w:rsidR="00C56193" w14:paraId="7AF736B7" w14:textId="77777777" w:rsidTr="00EB7C45">
        <w:tc>
          <w:tcPr>
            <w:tcW w:w="2509" w:type="dxa"/>
            <w:tcMar>
              <w:top w:w="100" w:type="dxa"/>
              <w:left w:w="120" w:type="dxa"/>
              <w:bottom w:w="100" w:type="dxa"/>
              <w:right w:w="120" w:type="dxa"/>
            </w:tcMar>
          </w:tcPr>
          <w:p w14:paraId="7DF97231" w14:textId="77777777" w:rsidR="00C56193" w:rsidRPr="000D75C5" w:rsidRDefault="00C56193" w:rsidP="00EB7C45">
            <w:pPr>
              <w:rPr>
                <w:rFonts w:ascii="Aptos" w:hAnsi="Aptos"/>
                <w:b/>
                <w:bCs/>
                <w:sz w:val="17"/>
                <w:szCs w:val="17"/>
              </w:rPr>
            </w:pPr>
            <w:r w:rsidRPr="000D75C5">
              <w:rPr>
                <w:rFonts w:ascii="Aptos" w:hAnsi="Aptos"/>
                <w:b/>
                <w:bCs/>
                <w:sz w:val="17"/>
                <w:szCs w:val="17"/>
              </w:rPr>
              <w:t>Identity</w:t>
            </w:r>
          </w:p>
          <w:p w14:paraId="659EC081" w14:textId="77777777" w:rsidR="00C56193" w:rsidRPr="000D75C5" w:rsidRDefault="00C56193" w:rsidP="00EB7C45">
            <w:pPr>
              <w:rPr>
                <w:rFonts w:ascii="Aptos" w:hAnsi="Aptos"/>
                <w:sz w:val="17"/>
                <w:szCs w:val="17"/>
              </w:rPr>
            </w:pPr>
            <w:r w:rsidRPr="000D75C5">
              <w:rPr>
                <w:rFonts w:ascii="Aptos" w:hAnsi="Aptos"/>
                <w:i/>
                <w:iCs/>
                <w:sz w:val="17"/>
                <w:szCs w:val="17"/>
              </w:rPr>
              <w:t xml:space="preserve">Source : </w:t>
            </w:r>
            <w:hyperlink r:id="rId94" w:history="1">
              <w:r w:rsidRPr="000D75C5">
                <w:rPr>
                  <w:rStyle w:val="Hyperlink"/>
                  <w:rFonts w:ascii="Aptos" w:hAnsi="Aptos"/>
                  <w:i/>
                  <w:iCs/>
                  <w:sz w:val="17"/>
                  <w:szCs w:val="17"/>
                </w:rPr>
                <w:t>SECP14</w:t>
              </w:r>
            </w:hyperlink>
          </w:p>
        </w:tc>
        <w:tc>
          <w:tcPr>
            <w:tcW w:w="7834" w:type="dxa"/>
            <w:tcMar>
              <w:top w:w="100" w:type="dxa"/>
              <w:left w:w="120" w:type="dxa"/>
              <w:bottom w:w="100" w:type="dxa"/>
              <w:right w:w="120" w:type="dxa"/>
            </w:tcMar>
          </w:tcPr>
          <w:p w14:paraId="164BF4B3" w14:textId="77777777" w:rsidR="00C56193" w:rsidRPr="000D75C5" w:rsidRDefault="00C56193" w:rsidP="00EB7C45">
            <w:pPr>
              <w:rPr>
                <w:rFonts w:ascii="Aptos" w:hAnsi="Aptos"/>
                <w:sz w:val="17"/>
                <w:szCs w:val="17"/>
              </w:rPr>
            </w:pPr>
            <w:r w:rsidRPr="000D75C5">
              <w:rPr>
                <w:rFonts w:ascii="Aptos" w:hAnsi="Aptos"/>
                <w:sz w:val="17"/>
                <w:szCs w:val="17"/>
              </w:rPr>
              <w:t>Managed identity for service-to-service calls, so no credential is stored, and OAuth 2.0 tokens where a token is needed. External parties authenticate through Entra application registrations with short-lived tokens.</w:t>
            </w:r>
          </w:p>
        </w:tc>
      </w:tr>
      <w:tr w:rsidR="00C56193" w14:paraId="458A53EC" w14:textId="77777777" w:rsidTr="00EB7C45">
        <w:tc>
          <w:tcPr>
            <w:tcW w:w="2509" w:type="dxa"/>
            <w:tcMar>
              <w:top w:w="100" w:type="dxa"/>
              <w:left w:w="120" w:type="dxa"/>
              <w:bottom w:w="100" w:type="dxa"/>
              <w:right w:w="120" w:type="dxa"/>
            </w:tcMar>
          </w:tcPr>
          <w:p w14:paraId="78FAF374" w14:textId="77777777" w:rsidR="00C56193" w:rsidRPr="000D75C5" w:rsidRDefault="00C56193" w:rsidP="00EB7C45">
            <w:pPr>
              <w:rPr>
                <w:rFonts w:ascii="Aptos" w:hAnsi="Aptos"/>
                <w:b/>
                <w:bCs/>
                <w:sz w:val="17"/>
                <w:szCs w:val="17"/>
              </w:rPr>
            </w:pPr>
            <w:r w:rsidRPr="000D75C5">
              <w:rPr>
                <w:rFonts w:ascii="Aptos" w:hAnsi="Aptos"/>
                <w:b/>
                <w:bCs/>
                <w:sz w:val="17"/>
                <w:szCs w:val="17"/>
              </w:rPr>
              <w:t>Secrets and certificates</w:t>
            </w:r>
          </w:p>
          <w:p w14:paraId="4E5A9569" w14:textId="77777777" w:rsidR="00C56193" w:rsidRPr="000D75C5" w:rsidRDefault="00C56193" w:rsidP="00EB7C45">
            <w:pPr>
              <w:rPr>
                <w:rFonts w:ascii="Aptos" w:hAnsi="Aptos"/>
                <w:sz w:val="17"/>
                <w:szCs w:val="17"/>
              </w:rPr>
            </w:pPr>
            <w:r w:rsidRPr="000D75C5">
              <w:rPr>
                <w:rFonts w:ascii="Aptos" w:hAnsi="Aptos"/>
                <w:i/>
                <w:iCs/>
                <w:sz w:val="17"/>
                <w:szCs w:val="17"/>
              </w:rPr>
              <w:t xml:space="preserve">Source : </w:t>
            </w:r>
            <w:hyperlink r:id="rId95" w:history="1">
              <w:r w:rsidRPr="000D75C5">
                <w:rPr>
                  <w:rStyle w:val="Hyperlink"/>
                  <w:rFonts w:ascii="Aptos" w:hAnsi="Aptos"/>
                  <w:i/>
                  <w:iCs/>
                  <w:sz w:val="17"/>
                  <w:szCs w:val="17"/>
                </w:rPr>
                <w:t>PC05</w:t>
              </w:r>
            </w:hyperlink>
          </w:p>
        </w:tc>
        <w:tc>
          <w:tcPr>
            <w:tcW w:w="7834" w:type="dxa"/>
            <w:tcMar>
              <w:top w:w="100" w:type="dxa"/>
              <w:left w:w="120" w:type="dxa"/>
              <w:bottom w:w="100" w:type="dxa"/>
              <w:right w:w="120" w:type="dxa"/>
            </w:tcMar>
          </w:tcPr>
          <w:p w14:paraId="0422C91F" w14:textId="77777777" w:rsidR="00C56193" w:rsidRPr="000D75C5" w:rsidRDefault="00C56193" w:rsidP="00EB7C45">
            <w:pPr>
              <w:rPr>
                <w:rFonts w:ascii="Aptos" w:hAnsi="Aptos"/>
                <w:sz w:val="17"/>
                <w:szCs w:val="17"/>
              </w:rPr>
            </w:pPr>
            <w:r w:rsidRPr="000D75C5">
              <w:rPr>
                <w:rFonts w:ascii="Aptos" w:hAnsi="Aptos"/>
                <w:sz w:val="17"/>
                <w:szCs w:val="17"/>
              </w:rPr>
              <w:t>Held in a managed store such as Key Vault and referenced at run time, never copied into configuration or code. Rotation and policy are handled through privileged access management. Long-lived shared access signatures are discouraged and recorded on the risk register where unavoidable.</w:t>
            </w:r>
          </w:p>
        </w:tc>
      </w:tr>
      <w:tr w:rsidR="00C56193" w14:paraId="7BD3ABA8" w14:textId="77777777" w:rsidTr="00EB7C45">
        <w:tc>
          <w:tcPr>
            <w:tcW w:w="2509" w:type="dxa"/>
            <w:tcMar>
              <w:top w:w="100" w:type="dxa"/>
              <w:left w:w="120" w:type="dxa"/>
              <w:bottom w:w="100" w:type="dxa"/>
              <w:right w:w="120" w:type="dxa"/>
            </w:tcMar>
          </w:tcPr>
          <w:p w14:paraId="66C25E46" w14:textId="77777777" w:rsidR="00C56193" w:rsidRPr="000D75C5" w:rsidRDefault="00C56193" w:rsidP="00EB7C45">
            <w:pPr>
              <w:rPr>
                <w:rFonts w:ascii="Aptos" w:hAnsi="Aptos"/>
                <w:b/>
                <w:bCs/>
                <w:sz w:val="17"/>
                <w:szCs w:val="17"/>
              </w:rPr>
            </w:pPr>
            <w:r w:rsidRPr="000D75C5">
              <w:rPr>
                <w:rFonts w:ascii="Aptos" w:hAnsi="Aptos"/>
                <w:b/>
                <w:bCs/>
                <w:sz w:val="17"/>
                <w:szCs w:val="17"/>
              </w:rPr>
              <w:t>Network isolation</w:t>
            </w:r>
          </w:p>
          <w:p w14:paraId="49A77F97" w14:textId="77777777" w:rsidR="00C56193" w:rsidRPr="000D75C5" w:rsidRDefault="00C56193" w:rsidP="00EB7C45">
            <w:pPr>
              <w:rPr>
                <w:rFonts w:ascii="Aptos" w:hAnsi="Aptos"/>
                <w:sz w:val="17"/>
                <w:szCs w:val="17"/>
              </w:rPr>
            </w:pPr>
            <w:r w:rsidRPr="000D75C5">
              <w:rPr>
                <w:rFonts w:ascii="Aptos" w:hAnsi="Aptos"/>
                <w:i/>
                <w:iCs/>
                <w:sz w:val="17"/>
                <w:szCs w:val="17"/>
              </w:rPr>
              <w:t xml:space="preserve">Source : </w:t>
            </w:r>
            <w:hyperlink r:id="rId96" w:history="1">
              <w:r w:rsidRPr="000D75C5">
                <w:rPr>
                  <w:rStyle w:val="Hyperlink"/>
                  <w:rFonts w:ascii="Aptos" w:hAnsi="Aptos"/>
                  <w:i/>
                  <w:iCs/>
                  <w:sz w:val="17"/>
                  <w:szCs w:val="17"/>
                </w:rPr>
                <w:t>PC05</w:t>
              </w:r>
            </w:hyperlink>
          </w:p>
        </w:tc>
        <w:tc>
          <w:tcPr>
            <w:tcW w:w="7834" w:type="dxa"/>
            <w:tcMar>
              <w:top w:w="100" w:type="dxa"/>
              <w:left w:w="120" w:type="dxa"/>
              <w:bottom w:w="100" w:type="dxa"/>
              <w:right w:w="120" w:type="dxa"/>
            </w:tcMar>
          </w:tcPr>
          <w:p w14:paraId="39D6ADBB" w14:textId="77777777" w:rsidR="00C56193" w:rsidRPr="000D75C5" w:rsidRDefault="00C56193" w:rsidP="00EB7C45">
            <w:pPr>
              <w:rPr>
                <w:rFonts w:ascii="Aptos" w:hAnsi="Aptos"/>
                <w:sz w:val="17"/>
                <w:szCs w:val="17"/>
              </w:rPr>
            </w:pPr>
            <w:r w:rsidRPr="000D75C5">
              <w:rPr>
                <w:rFonts w:ascii="Aptos" w:hAnsi="Aptos"/>
                <w:sz w:val="17"/>
                <w:szCs w:val="17"/>
              </w:rPr>
              <w:t>Traffic is segmented east to west with network security groups and private connectivity, in line with the zero-trust direction, so a component is reachable only by the services that genuinely need it.</w:t>
            </w:r>
          </w:p>
        </w:tc>
      </w:tr>
      <w:tr w:rsidR="00C56193" w14:paraId="599919AA" w14:textId="77777777" w:rsidTr="00EB7C45">
        <w:tc>
          <w:tcPr>
            <w:tcW w:w="2509" w:type="dxa"/>
            <w:tcMar>
              <w:top w:w="100" w:type="dxa"/>
              <w:left w:w="120" w:type="dxa"/>
              <w:bottom w:w="100" w:type="dxa"/>
              <w:right w:w="120" w:type="dxa"/>
            </w:tcMar>
          </w:tcPr>
          <w:p w14:paraId="026D4C3D" w14:textId="77777777" w:rsidR="00C56193" w:rsidRPr="000D75C5" w:rsidRDefault="00C56193" w:rsidP="00EB7C45">
            <w:pPr>
              <w:rPr>
                <w:rFonts w:ascii="Aptos" w:hAnsi="Aptos"/>
                <w:b/>
                <w:bCs/>
                <w:sz w:val="17"/>
                <w:szCs w:val="17"/>
              </w:rPr>
            </w:pPr>
            <w:r w:rsidRPr="000D75C5">
              <w:rPr>
                <w:rFonts w:ascii="Aptos" w:hAnsi="Aptos"/>
                <w:b/>
                <w:bCs/>
                <w:sz w:val="17"/>
                <w:szCs w:val="17"/>
              </w:rPr>
              <w:t>Access control</w:t>
            </w:r>
          </w:p>
          <w:p w14:paraId="36126B8B" w14:textId="77777777" w:rsidR="00C56193" w:rsidRPr="000D75C5" w:rsidRDefault="00C56193" w:rsidP="00EB7C45">
            <w:pPr>
              <w:rPr>
                <w:rFonts w:ascii="Aptos" w:hAnsi="Aptos"/>
                <w:i/>
                <w:sz w:val="17"/>
                <w:szCs w:val="17"/>
              </w:rPr>
            </w:pPr>
            <w:r w:rsidRPr="000D75C5">
              <w:rPr>
                <w:rFonts w:ascii="Aptos" w:hAnsi="Aptos"/>
                <w:i/>
                <w:sz w:val="17"/>
                <w:szCs w:val="17"/>
              </w:rPr>
              <w:t xml:space="preserve">Source : </w:t>
            </w:r>
            <w:r w:rsidRPr="000D75C5">
              <w:rPr>
                <w:rFonts w:ascii="Aptos" w:hAnsi="Aptos"/>
                <w:i/>
                <w:sz w:val="17"/>
                <w:szCs w:val="17"/>
              </w:rPr>
              <w:fldChar w:fldCharType="begin"/>
            </w:r>
            <w:r w:rsidRPr="000D75C5">
              <w:rPr>
                <w:rFonts w:ascii="Aptos" w:hAnsi="Aptos"/>
                <w:i/>
                <w:sz w:val="17"/>
                <w:szCs w:val="17"/>
              </w:rPr>
              <w:instrText>HYPERLINK "https://chausl.sharepoint.com/:w:/r/sites/CTG-Architecture/_layouts/15/Doc.aspx?sourcedoc=%7B5EEC2748-8029-4572-8392-85AD89C5FE8B%7D&amp;file=ChArch-EAPrinciples.docx&amp;action=default&amp;mobileredirect=true"</w:instrText>
            </w:r>
            <w:r w:rsidRPr="000D75C5">
              <w:rPr>
                <w:rFonts w:ascii="Aptos" w:hAnsi="Aptos"/>
                <w:i/>
                <w:sz w:val="17"/>
                <w:szCs w:val="17"/>
              </w:rPr>
            </w:r>
            <w:r w:rsidRPr="000D75C5">
              <w:rPr>
                <w:rFonts w:ascii="Aptos" w:hAnsi="Aptos"/>
                <w:i/>
                <w:sz w:val="17"/>
                <w:szCs w:val="17"/>
              </w:rPr>
              <w:fldChar w:fldCharType="separate"/>
            </w:r>
            <w:r w:rsidRPr="000D75C5">
              <w:rPr>
                <w:rStyle w:val="Hyperlink"/>
                <w:rFonts w:ascii="Aptos" w:hAnsi="Aptos"/>
                <w:i/>
                <w:iCs/>
                <w:sz w:val="17"/>
                <w:szCs w:val="17"/>
                <w:rPrChange w:id="227" w:author="Puneet Kumar - Chaucer" w:date="2026-09-07T18:08:00Z" w16du:dateUtc="2026-09-07T17:08:00Z">
                  <w:rPr/>
                </w:rPrChange>
              </w:rPr>
              <w:t>SECP4</w:t>
            </w:r>
            <w:r w:rsidRPr="000D75C5">
              <w:rPr>
                <w:rFonts w:ascii="Aptos" w:hAnsi="Aptos"/>
                <w:i/>
                <w:sz w:val="17"/>
                <w:szCs w:val="17"/>
              </w:rPr>
              <w:fldChar w:fldCharType="end"/>
            </w:r>
          </w:p>
        </w:tc>
        <w:tc>
          <w:tcPr>
            <w:tcW w:w="7834" w:type="dxa"/>
            <w:tcMar>
              <w:top w:w="100" w:type="dxa"/>
              <w:left w:w="120" w:type="dxa"/>
              <w:bottom w:w="100" w:type="dxa"/>
              <w:right w:w="120" w:type="dxa"/>
            </w:tcMar>
          </w:tcPr>
          <w:p w14:paraId="7BB493DA" w14:textId="77777777" w:rsidR="00C56193" w:rsidRPr="000D75C5" w:rsidRDefault="00C56193" w:rsidP="00EB7C45">
            <w:pPr>
              <w:rPr>
                <w:rFonts w:ascii="Aptos" w:hAnsi="Aptos"/>
                <w:sz w:val="17"/>
                <w:szCs w:val="17"/>
              </w:rPr>
            </w:pPr>
            <w:r w:rsidRPr="000D75C5">
              <w:rPr>
                <w:rFonts w:ascii="Aptos" w:hAnsi="Aptos"/>
                <w:sz w:val="17"/>
                <w:szCs w:val="17"/>
              </w:rPr>
              <w:t>Least-privilege role-based access, with higher-risk permissions peer-reviewed and enforced through privileged identity management. An approved permission set is reused as a recognised pattern rather than reassessed from scratch.</w:t>
            </w:r>
          </w:p>
        </w:tc>
      </w:tr>
      <w:tr w:rsidR="00C56193" w14:paraId="44938344" w14:textId="77777777" w:rsidTr="00EB7C45">
        <w:tc>
          <w:tcPr>
            <w:tcW w:w="2509" w:type="dxa"/>
            <w:tcMar>
              <w:top w:w="100" w:type="dxa"/>
              <w:left w:w="120" w:type="dxa"/>
              <w:bottom w:w="100" w:type="dxa"/>
              <w:right w:w="120" w:type="dxa"/>
            </w:tcMar>
          </w:tcPr>
          <w:p w14:paraId="617A782E" w14:textId="77777777" w:rsidR="00C56193" w:rsidRPr="000D75C5" w:rsidRDefault="00C56193" w:rsidP="00EB7C45">
            <w:pPr>
              <w:rPr>
                <w:rFonts w:ascii="Aptos" w:hAnsi="Aptos"/>
                <w:b/>
                <w:bCs/>
                <w:sz w:val="17"/>
                <w:szCs w:val="17"/>
              </w:rPr>
            </w:pPr>
            <w:r w:rsidRPr="000D75C5">
              <w:rPr>
                <w:rFonts w:ascii="Aptos" w:hAnsi="Aptos"/>
                <w:b/>
                <w:bCs/>
                <w:sz w:val="17"/>
                <w:szCs w:val="17"/>
              </w:rPr>
              <w:t>Public exposure and edge</w:t>
            </w:r>
          </w:p>
          <w:p w14:paraId="32616C5B" w14:textId="77777777" w:rsidR="00C56193" w:rsidRPr="000D75C5" w:rsidRDefault="00C56193" w:rsidP="00EB7C45">
            <w:pPr>
              <w:rPr>
                <w:rFonts w:ascii="Aptos" w:hAnsi="Aptos"/>
                <w:i/>
                <w:iCs/>
                <w:sz w:val="17"/>
                <w:szCs w:val="17"/>
              </w:rPr>
            </w:pPr>
            <w:r w:rsidRPr="000D75C5">
              <w:rPr>
                <w:rFonts w:ascii="Aptos" w:hAnsi="Aptos"/>
                <w:i/>
                <w:iCs/>
                <w:sz w:val="17"/>
                <w:szCs w:val="17"/>
              </w:rPr>
              <w:t xml:space="preserve">Source : </w:t>
            </w:r>
            <w:hyperlink r:id="rId97" w:history="1">
              <w:r w:rsidRPr="000D75C5">
                <w:rPr>
                  <w:rStyle w:val="Hyperlink"/>
                  <w:rFonts w:ascii="Aptos" w:hAnsi="Aptos"/>
                  <w:i/>
                  <w:iCs/>
                  <w:sz w:val="17"/>
                  <w:szCs w:val="17"/>
                </w:rPr>
                <w:t>PC05</w:t>
              </w:r>
            </w:hyperlink>
          </w:p>
          <w:p w14:paraId="5E86AB42" w14:textId="77777777" w:rsidR="00C56193" w:rsidRPr="000D75C5" w:rsidRDefault="00C56193" w:rsidP="00EB7C45">
            <w:pPr>
              <w:rPr>
                <w:rFonts w:ascii="Aptos" w:hAnsi="Aptos"/>
                <w:b/>
                <w:bCs/>
                <w:sz w:val="17"/>
                <w:szCs w:val="17"/>
              </w:rPr>
            </w:pPr>
          </w:p>
          <w:p w14:paraId="6F64F8C3" w14:textId="77777777" w:rsidR="00C56193" w:rsidRPr="000D75C5" w:rsidRDefault="00C56193" w:rsidP="00EB7C45">
            <w:pPr>
              <w:rPr>
                <w:rFonts w:ascii="Aptos" w:hAnsi="Aptos"/>
                <w:sz w:val="17"/>
                <w:szCs w:val="17"/>
              </w:rPr>
            </w:pPr>
            <w:r w:rsidRPr="000D75C5">
              <w:rPr>
                <w:rFonts w:ascii="Aptos" w:hAnsi="Aptos"/>
                <w:sz w:val="17"/>
                <w:szCs w:val="17"/>
              </w:rPr>
              <w:t xml:space="preserve">Source : </w:t>
            </w:r>
            <w:hyperlink r:id="rId98" w:history="1">
              <w:r w:rsidRPr="000D75C5">
                <w:rPr>
                  <w:rStyle w:val="Hyperlink"/>
                  <w:rFonts w:ascii="Aptos" w:hAnsi="Aptos"/>
                  <w:sz w:val="17"/>
                  <w:szCs w:val="17"/>
                </w:rPr>
                <w:t>Privatization</w:t>
              </w:r>
            </w:hyperlink>
          </w:p>
        </w:tc>
        <w:tc>
          <w:tcPr>
            <w:tcW w:w="7834" w:type="dxa"/>
            <w:tcMar>
              <w:top w:w="100" w:type="dxa"/>
              <w:left w:w="120" w:type="dxa"/>
              <w:bottom w:w="100" w:type="dxa"/>
              <w:right w:w="120" w:type="dxa"/>
            </w:tcMar>
          </w:tcPr>
          <w:p w14:paraId="0FA83F5D" w14:textId="77777777" w:rsidR="00C56193" w:rsidRPr="000D75C5" w:rsidRDefault="00C56193" w:rsidP="00EB7C45">
            <w:pPr>
              <w:rPr>
                <w:rFonts w:ascii="Aptos" w:hAnsi="Aptos"/>
                <w:sz w:val="17"/>
                <w:szCs w:val="17"/>
              </w:rPr>
            </w:pPr>
            <w:r w:rsidRPr="000D75C5">
              <w:rPr>
                <w:rFonts w:ascii="Aptos" w:hAnsi="Aptos"/>
                <w:sz w:val="17"/>
                <w:szCs w:val="17"/>
              </w:rPr>
              <w:t>Public exposure is an exception, not a default. Private Endpoints and Private Link are preferred, and a firewall in front does not make a public endpoint acceptable. Any exposure needs a business need, security approval and escalation to the risk register, and the edge technology is chosen for the required outcome.</w:t>
            </w:r>
          </w:p>
        </w:tc>
      </w:tr>
    </w:tbl>
    <w:p w14:paraId="6A1F8F2F" w14:textId="77777777" w:rsidR="00C56193" w:rsidRDefault="00C56193" w:rsidP="00C56193">
      <w:pPr>
        <w:tabs>
          <w:tab w:val="left" w:pos="2662"/>
        </w:tabs>
        <w:spacing w:after="46" w:line="270" w:lineRule="auto"/>
      </w:pPr>
    </w:p>
    <w:p w14:paraId="57C4E2DA" w14:textId="77777777" w:rsidR="00C56193" w:rsidRPr="000D1E23" w:rsidRDefault="00C56193" w:rsidP="00C56193">
      <w:pPr>
        <w:pStyle w:val="Heading2"/>
        <w:rPr>
          <w:rFonts w:ascii="Calibri heading" w:hAnsi="Calibri heading"/>
          <w:b/>
          <w:bCs/>
          <w:color w:val="2E5496"/>
          <w:sz w:val="28"/>
          <w:lang w:val="en-US" w:eastAsia="en-US"/>
        </w:rPr>
      </w:pPr>
      <w:bookmarkStart w:id="228" w:name="_Toc239507155"/>
      <w:bookmarkStart w:id="229" w:name="_Toc239852386"/>
      <w:r w:rsidRPr="000D1E23">
        <w:rPr>
          <w:rFonts w:ascii="Calibri heading" w:hAnsi="Calibri heading"/>
          <w:b/>
          <w:bCs/>
          <w:color w:val="2E5496"/>
          <w:sz w:val="28"/>
          <w:lang w:val="en-US" w:eastAsia="en-US"/>
        </w:rPr>
        <w:t xml:space="preserve">10.2 </w:t>
      </w:r>
      <w:commentRangeStart w:id="230"/>
      <w:commentRangeStart w:id="231"/>
      <w:r w:rsidRPr="000D1E23">
        <w:rPr>
          <w:rFonts w:ascii="Calibri heading" w:hAnsi="Calibri heading"/>
          <w:b/>
          <w:bCs/>
          <w:color w:val="2E5496"/>
          <w:sz w:val="28"/>
          <w:lang w:val="en-US" w:eastAsia="en-US"/>
        </w:rPr>
        <w:t>Data Protection and Classification</w:t>
      </w:r>
      <w:bookmarkEnd w:id="228"/>
      <w:bookmarkEnd w:id="229"/>
      <w:commentRangeEnd w:id="230"/>
      <w:r w:rsidRPr="000D1E23">
        <w:rPr>
          <w:rStyle w:val="CommentReference"/>
          <w:rFonts w:ascii="Calibri heading" w:hAnsi="Calibri heading"/>
          <w:b/>
          <w:bCs/>
          <w:color w:val="2E5496"/>
          <w:sz w:val="28"/>
          <w:szCs w:val="26"/>
          <w:lang w:val="en-US" w:eastAsia="en-US"/>
        </w:rPr>
        <w:commentReference w:id="230"/>
      </w:r>
      <w:commentRangeEnd w:id="231"/>
      <w:r w:rsidR="00E95995" w:rsidRPr="000D1E23">
        <w:rPr>
          <w:rStyle w:val="CommentReference"/>
          <w:rFonts w:ascii="Calibri heading" w:hAnsi="Calibri heading"/>
          <w:b/>
          <w:bCs/>
          <w:color w:val="2E5496"/>
          <w:sz w:val="28"/>
          <w:szCs w:val="26"/>
          <w:lang w:val="en-US" w:eastAsia="en-US"/>
        </w:rPr>
        <w:commentReference w:id="231"/>
      </w:r>
    </w:p>
    <w:p w14:paraId="373FAACD" w14:textId="77777777" w:rsidR="00C56193" w:rsidRPr="000D75C5" w:rsidRDefault="00C56193" w:rsidP="00C56193">
      <w:pPr>
        <w:rPr>
          <w:rFonts w:ascii="Aptos" w:hAnsi="Aptos"/>
          <w:sz w:val="18"/>
          <w:szCs w:val="18"/>
        </w:rPr>
      </w:pPr>
      <w:r w:rsidRPr="000D75C5">
        <w:rPr>
          <w:rFonts w:ascii="Aptos" w:hAnsi="Aptos"/>
          <w:sz w:val="18"/>
          <w:szCs w:val="18"/>
        </w:rPr>
        <w:t xml:space="preserve">Data protection carries particular weight here, because specialty insurance handles a great deal of personal data, including the special-category health and criminal-conviction data that attract the strictest handling under UK GDPR. The </w:t>
      </w:r>
      <w:r w:rsidRPr="000D75C5">
        <w:rPr>
          <w:rFonts w:ascii="Aptos" w:hAnsi="Aptos"/>
          <w:sz w:val="18"/>
          <w:szCs w:val="18"/>
          <w:lang w:val="en-GB"/>
        </w:rPr>
        <w:t>System Integration framework</w:t>
      </w:r>
      <w:r w:rsidRPr="000D75C5" w:rsidDel="00A22181">
        <w:rPr>
          <w:rFonts w:ascii="Aptos" w:hAnsi="Aptos"/>
          <w:sz w:val="18"/>
          <w:szCs w:val="18"/>
        </w:rPr>
        <w:t xml:space="preserve"> </w:t>
      </w:r>
      <w:r w:rsidRPr="000D75C5">
        <w:rPr>
          <w:rFonts w:ascii="Aptos" w:hAnsi="Aptos"/>
          <w:sz w:val="18"/>
          <w:szCs w:val="18"/>
        </w:rPr>
        <w:t xml:space="preserve">does not classify data itself. Chaucer's Data Classification Policy is the authoritative source and sets six tiers in order of sensitivity, and the </w:t>
      </w:r>
      <w:r w:rsidRPr="000D75C5">
        <w:rPr>
          <w:rFonts w:ascii="Aptos" w:hAnsi="Aptos"/>
          <w:sz w:val="18"/>
          <w:szCs w:val="18"/>
          <w:lang w:val="en-GB"/>
        </w:rPr>
        <w:t>System Integration framework</w:t>
      </w:r>
      <w:r w:rsidRPr="000D75C5" w:rsidDel="00A22181">
        <w:rPr>
          <w:rFonts w:ascii="Aptos" w:hAnsi="Aptos"/>
          <w:sz w:val="18"/>
          <w:szCs w:val="18"/>
        </w:rPr>
        <w:t xml:space="preserve"> </w:t>
      </w:r>
      <w:r w:rsidRPr="000D75C5">
        <w:rPr>
          <w:rFonts w:ascii="Aptos" w:hAnsi="Aptos"/>
          <w:sz w:val="18"/>
          <w:szCs w:val="18"/>
        </w:rPr>
        <w:t>applies the handling each tier requires as data crosses a boundary. Where a payload could meet more than one tier, the higher classification applies.</w:t>
      </w:r>
    </w:p>
    <w:p w14:paraId="208839A4" w14:textId="77777777" w:rsidR="00C56193" w:rsidRPr="000D75C5" w:rsidRDefault="00C56193" w:rsidP="00C56193">
      <w:pPr>
        <w:rPr>
          <w:ins w:id="232" w:author="Puneet Kumar - Chaucer" w:date="2026-09-08T21:17:00Z" w16du:dateUtc="2026-09-08T20:17:00Z"/>
          <w:rFonts w:ascii="Aptos" w:hAnsi="Aptos"/>
          <w:sz w:val="18"/>
          <w:szCs w:val="18"/>
        </w:rPr>
      </w:pPr>
      <w:r w:rsidRPr="000D75C5">
        <w:rPr>
          <w:rFonts w:ascii="Aptos" w:hAnsi="Aptos"/>
          <w:sz w:val="18"/>
          <w:szCs w:val="18"/>
        </w:rPr>
        <w:t>The baseline is the same for every integration. Data is encrypted in transit on every hop and at rest in every store, carried in the minimum the integration needs rather than as whole data models, reached only over private connectivity, and protected by keys held in a managed store and never placed in configuration. Sensitive payloads are additionally signed or encrypted so their protection outlives the transport.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4"/>
        <w:gridCol w:w="1263"/>
        <w:gridCol w:w="5693"/>
      </w:tblGrid>
      <w:tr w:rsidR="00C56193" w14:paraId="03E1D4A7" w14:textId="77777777" w:rsidTr="00EB7C45">
        <w:trPr>
          <w:tblHeader/>
          <w:ins w:id="233" w:author="Puneet Kumar - Chaucer" w:date="2026-09-08T21:17:00Z"/>
        </w:trPr>
        <w:tc>
          <w:tcPr>
            <w:tcW w:w="2500" w:type="dxa"/>
            <w:shd w:val="clear" w:color="auto" w:fill="1F3864"/>
            <w:tcMar>
              <w:top w:w="100" w:type="dxa"/>
              <w:left w:w="120" w:type="dxa"/>
              <w:bottom w:w="100" w:type="dxa"/>
              <w:right w:w="120" w:type="dxa"/>
            </w:tcMar>
          </w:tcPr>
          <w:p w14:paraId="251800C7" w14:textId="77777777" w:rsidR="00C56193" w:rsidRPr="000D75C5" w:rsidRDefault="00C56193" w:rsidP="00EB7C45">
            <w:pPr>
              <w:rPr>
                <w:ins w:id="234" w:author="Puneet Kumar - Chaucer" w:date="2026-09-08T21:17:00Z" w16du:dateUtc="2026-09-08T20:17:00Z"/>
                <w:rFonts w:ascii="Aptos" w:hAnsi="Aptos"/>
                <w:sz w:val="17"/>
                <w:szCs w:val="17"/>
              </w:rPr>
            </w:pPr>
            <w:ins w:id="235" w:author="Puneet Kumar - Chaucer" w:date="2026-09-08T21:17:00Z" w16du:dateUtc="2026-09-08T20:17:00Z">
              <w:r w:rsidRPr="000D75C5">
                <w:rPr>
                  <w:rFonts w:ascii="Aptos" w:hAnsi="Aptos"/>
                  <w:b/>
                  <w:bCs/>
                  <w:color w:val="FFFFFF"/>
                  <w:sz w:val="17"/>
                  <w:szCs w:val="17"/>
                </w:rPr>
                <w:lastRenderedPageBreak/>
                <w:t>Classification</w:t>
              </w:r>
            </w:ins>
          </w:p>
        </w:tc>
        <w:tc>
          <w:tcPr>
            <w:tcW w:w="1300" w:type="dxa"/>
            <w:shd w:val="clear" w:color="auto" w:fill="1F3864"/>
            <w:tcMar>
              <w:top w:w="100" w:type="dxa"/>
              <w:left w:w="120" w:type="dxa"/>
              <w:bottom w:w="100" w:type="dxa"/>
              <w:right w:w="120" w:type="dxa"/>
            </w:tcMar>
          </w:tcPr>
          <w:p w14:paraId="24E28E9D" w14:textId="77777777" w:rsidR="00C56193" w:rsidRPr="000D75C5" w:rsidRDefault="00C56193" w:rsidP="00EB7C45">
            <w:pPr>
              <w:rPr>
                <w:ins w:id="236" w:author="Puneet Kumar - Chaucer" w:date="2026-09-08T21:17:00Z" w16du:dateUtc="2026-09-08T20:17:00Z"/>
                <w:rFonts w:ascii="Aptos" w:hAnsi="Aptos"/>
                <w:sz w:val="17"/>
                <w:szCs w:val="17"/>
              </w:rPr>
            </w:pPr>
            <w:ins w:id="237" w:author="Puneet Kumar - Chaucer" w:date="2026-09-08T21:17:00Z" w16du:dateUtc="2026-09-08T20:17:00Z">
              <w:r w:rsidRPr="000D75C5">
                <w:rPr>
                  <w:rFonts w:ascii="Aptos" w:hAnsi="Aptos"/>
                  <w:b/>
                  <w:bCs/>
                  <w:color w:val="FFFFFF"/>
                  <w:sz w:val="17"/>
                  <w:szCs w:val="17"/>
                </w:rPr>
                <w:t>Risk</w:t>
              </w:r>
            </w:ins>
          </w:p>
        </w:tc>
        <w:tc>
          <w:tcPr>
            <w:tcW w:w="6070" w:type="dxa"/>
            <w:shd w:val="clear" w:color="auto" w:fill="1F3864"/>
            <w:tcMar>
              <w:top w:w="100" w:type="dxa"/>
              <w:left w:w="120" w:type="dxa"/>
              <w:bottom w:w="100" w:type="dxa"/>
              <w:right w:w="120" w:type="dxa"/>
            </w:tcMar>
          </w:tcPr>
          <w:p w14:paraId="2285D8FB" w14:textId="77777777" w:rsidR="00C56193" w:rsidRPr="000D75C5" w:rsidRDefault="00C56193" w:rsidP="00EB7C45">
            <w:pPr>
              <w:rPr>
                <w:ins w:id="238" w:author="Puneet Kumar - Chaucer" w:date="2026-09-08T21:17:00Z" w16du:dateUtc="2026-09-08T20:17:00Z"/>
                <w:rFonts w:ascii="Aptos" w:hAnsi="Aptos"/>
                <w:sz w:val="17"/>
                <w:szCs w:val="17"/>
              </w:rPr>
            </w:pPr>
            <w:ins w:id="239" w:author="Puneet Kumar - Chaucer" w:date="2026-09-08T21:17:00Z" w16du:dateUtc="2026-09-08T20:17:00Z">
              <w:r w:rsidRPr="000D75C5">
                <w:rPr>
                  <w:rFonts w:ascii="Aptos" w:hAnsi="Aptos"/>
                  <w:b/>
                  <w:bCs/>
                  <w:color w:val="FFFFFF"/>
                  <w:sz w:val="17"/>
                  <w:szCs w:val="17"/>
                </w:rPr>
                <w:t xml:space="preserve">How the </w:t>
              </w:r>
            </w:ins>
            <w:ins w:id="240" w:author="Puneet Kumar - Chaucer" w:date="2026-09-08T21:28:00Z" w16du:dateUtc="2026-09-08T20:28:00Z">
              <w:r w:rsidRPr="000D75C5">
                <w:rPr>
                  <w:rFonts w:ascii="Aptos" w:hAnsi="Aptos"/>
                  <w:sz w:val="17"/>
                  <w:szCs w:val="17"/>
                  <w:lang w:val="en-GB"/>
                </w:rPr>
                <w:t>System Integration framework</w:t>
              </w:r>
              <w:r w:rsidRPr="000D75C5">
                <w:rPr>
                  <w:rFonts w:ascii="Aptos" w:hAnsi="Aptos"/>
                  <w:b/>
                  <w:bCs/>
                  <w:color w:val="FFFFFF"/>
                  <w:sz w:val="17"/>
                  <w:szCs w:val="17"/>
                </w:rPr>
                <w:t xml:space="preserve"> </w:t>
              </w:r>
            </w:ins>
            <w:ins w:id="241" w:author="Puneet Kumar - Chaucer" w:date="2026-09-08T21:17:00Z" w16du:dateUtc="2026-09-08T20:17:00Z">
              <w:r w:rsidRPr="000D75C5">
                <w:rPr>
                  <w:rFonts w:ascii="Aptos" w:hAnsi="Aptos"/>
                  <w:b/>
                  <w:bCs/>
                  <w:color w:val="FFFFFF"/>
                  <w:sz w:val="17"/>
                  <w:szCs w:val="17"/>
                </w:rPr>
                <w:t>handles it across a boundary</w:t>
              </w:r>
            </w:ins>
          </w:p>
        </w:tc>
      </w:tr>
      <w:tr w:rsidR="00C56193" w14:paraId="098BBAB7" w14:textId="77777777" w:rsidTr="00EB7C45">
        <w:trPr>
          <w:ins w:id="242" w:author="Puneet Kumar - Chaucer" w:date="2026-09-08T21:17:00Z"/>
        </w:trPr>
        <w:tc>
          <w:tcPr>
            <w:tcW w:w="2500" w:type="dxa"/>
            <w:tcMar>
              <w:top w:w="100" w:type="dxa"/>
              <w:left w:w="120" w:type="dxa"/>
              <w:bottom w:w="100" w:type="dxa"/>
              <w:right w:w="120" w:type="dxa"/>
            </w:tcMar>
          </w:tcPr>
          <w:p w14:paraId="09A7B861" w14:textId="77777777" w:rsidR="00C56193" w:rsidRPr="000D75C5" w:rsidRDefault="00C56193" w:rsidP="00EB7C45">
            <w:pPr>
              <w:rPr>
                <w:ins w:id="243" w:author="Puneet Kumar - Chaucer" w:date="2026-09-08T21:17:00Z" w16du:dateUtc="2026-09-08T20:17:00Z"/>
                <w:rFonts w:ascii="Aptos" w:hAnsi="Aptos"/>
                <w:sz w:val="17"/>
                <w:szCs w:val="17"/>
              </w:rPr>
            </w:pPr>
            <w:ins w:id="244" w:author="Puneet Kumar - Chaucer" w:date="2026-09-08T21:17:00Z" w16du:dateUtc="2026-09-08T20:17:00Z">
              <w:r w:rsidRPr="000D75C5">
                <w:rPr>
                  <w:rFonts w:ascii="Aptos" w:hAnsi="Aptos"/>
                  <w:b/>
                  <w:bCs/>
                  <w:sz w:val="17"/>
                  <w:szCs w:val="17"/>
                </w:rPr>
                <w:t>Sensitive Personal Data (special categories)</w:t>
              </w:r>
            </w:ins>
          </w:p>
        </w:tc>
        <w:tc>
          <w:tcPr>
            <w:tcW w:w="1300" w:type="dxa"/>
            <w:tcMar>
              <w:top w:w="100" w:type="dxa"/>
              <w:left w:w="120" w:type="dxa"/>
              <w:bottom w:w="100" w:type="dxa"/>
              <w:right w:w="120" w:type="dxa"/>
            </w:tcMar>
          </w:tcPr>
          <w:p w14:paraId="02590D13" w14:textId="77777777" w:rsidR="00C56193" w:rsidRPr="000D75C5" w:rsidRDefault="00C56193" w:rsidP="00EB7C45">
            <w:pPr>
              <w:rPr>
                <w:ins w:id="245" w:author="Puneet Kumar - Chaucer" w:date="2026-09-08T21:17:00Z" w16du:dateUtc="2026-09-08T20:17:00Z"/>
                <w:rFonts w:ascii="Aptos" w:hAnsi="Aptos"/>
                <w:sz w:val="17"/>
                <w:szCs w:val="17"/>
              </w:rPr>
            </w:pPr>
            <w:ins w:id="246" w:author="Puneet Kumar - Chaucer" w:date="2026-09-08T21:17:00Z" w16du:dateUtc="2026-09-08T20:17:00Z">
              <w:r w:rsidRPr="000D75C5">
                <w:rPr>
                  <w:rFonts w:ascii="Aptos" w:hAnsi="Aptos"/>
                  <w:sz w:val="17"/>
                  <w:szCs w:val="17"/>
                </w:rPr>
                <w:t>Very High</w:t>
              </w:r>
            </w:ins>
          </w:p>
        </w:tc>
        <w:tc>
          <w:tcPr>
            <w:tcW w:w="6070" w:type="dxa"/>
            <w:tcMar>
              <w:top w:w="100" w:type="dxa"/>
              <w:left w:w="120" w:type="dxa"/>
              <w:bottom w:w="100" w:type="dxa"/>
              <w:right w:w="120" w:type="dxa"/>
            </w:tcMar>
          </w:tcPr>
          <w:p w14:paraId="2D574F58" w14:textId="77777777" w:rsidR="00C56193" w:rsidRPr="000D75C5" w:rsidRDefault="00C56193" w:rsidP="00EB7C45">
            <w:pPr>
              <w:rPr>
                <w:ins w:id="247" w:author="Puneet Kumar - Chaucer" w:date="2026-09-08T21:17:00Z" w16du:dateUtc="2026-09-08T20:17:00Z"/>
                <w:rFonts w:ascii="Aptos" w:hAnsi="Aptos"/>
                <w:sz w:val="17"/>
                <w:szCs w:val="17"/>
              </w:rPr>
            </w:pPr>
            <w:ins w:id="248" w:author="Puneet Kumar - Chaucer" w:date="2026-09-08T21:17:00Z" w16du:dateUtc="2026-09-08T20:17:00Z">
              <w:r w:rsidRPr="000D75C5">
                <w:rPr>
                  <w:rFonts w:ascii="Aptos" w:hAnsi="Aptos"/>
                  <w:sz w:val="17"/>
                  <w:szCs w:val="17"/>
                </w:rPr>
                <w:t>Minimised and pseudonymised or tokenised before it crosses a boundary. Processing is pre-approved by the Lead Data Protection Officer. Encrypted in transit and at rest, reached only over private connectivity, access logged, and never on a public path or in observability.</w:t>
              </w:r>
            </w:ins>
          </w:p>
        </w:tc>
      </w:tr>
      <w:tr w:rsidR="00C56193" w14:paraId="48AD5C9C" w14:textId="77777777" w:rsidTr="00EB7C45">
        <w:trPr>
          <w:ins w:id="249" w:author="Puneet Kumar - Chaucer" w:date="2026-09-08T21:17:00Z"/>
        </w:trPr>
        <w:tc>
          <w:tcPr>
            <w:tcW w:w="2500" w:type="dxa"/>
            <w:tcMar>
              <w:top w:w="100" w:type="dxa"/>
              <w:left w:w="120" w:type="dxa"/>
              <w:bottom w:w="100" w:type="dxa"/>
              <w:right w:w="120" w:type="dxa"/>
            </w:tcMar>
          </w:tcPr>
          <w:p w14:paraId="5086BD7F" w14:textId="77777777" w:rsidR="00C56193" w:rsidRPr="000D75C5" w:rsidRDefault="00C56193" w:rsidP="00EB7C45">
            <w:pPr>
              <w:rPr>
                <w:ins w:id="250" w:author="Puneet Kumar - Chaucer" w:date="2026-09-08T21:17:00Z" w16du:dateUtc="2026-09-08T20:17:00Z"/>
                <w:rFonts w:ascii="Aptos" w:hAnsi="Aptos"/>
                <w:sz w:val="17"/>
                <w:szCs w:val="17"/>
              </w:rPr>
            </w:pPr>
            <w:ins w:id="251" w:author="Puneet Kumar - Chaucer" w:date="2026-09-08T21:17:00Z" w16du:dateUtc="2026-09-08T20:17:00Z">
              <w:r w:rsidRPr="000D75C5">
                <w:rPr>
                  <w:rFonts w:ascii="Aptos" w:hAnsi="Aptos"/>
                  <w:b/>
                  <w:bCs/>
                  <w:sz w:val="17"/>
                  <w:szCs w:val="17"/>
                </w:rPr>
                <w:t>Personal Data</w:t>
              </w:r>
            </w:ins>
          </w:p>
        </w:tc>
        <w:tc>
          <w:tcPr>
            <w:tcW w:w="1300" w:type="dxa"/>
            <w:tcMar>
              <w:top w:w="100" w:type="dxa"/>
              <w:left w:w="120" w:type="dxa"/>
              <w:bottom w:w="100" w:type="dxa"/>
              <w:right w:w="120" w:type="dxa"/>
            </w:tcMar>
          </w:tcPr>
          <w:p w14:paraId="5C2081C2" w14:textId="77777777" w:rsidR="00C56193" w:rsidRPr="000D75C5" w:rsidRDefault="00C56193" w:rsidP="00EB7C45">
            <w:pPr>
              <w:rPr>
                <w:ins w:id="252" w:author="Puneet Kumar - Chaucer" w:date="2026-09-08T21:17:00Z" w16du:dateUtc="2026-09-08T20:17:00Z"/>
                <w:rFonts w:ascii="Aptos" w:hAnsi="Aptos"/>
                <w:sz w:val="17"/>
                <w:szCs w:val="17"/>
              </w:rPr>
            </w:pPr>
            <w:ins w:id="253" w:author="Puneet Kumar - Chaucer" w:date="2026-09-08T21:17:00Z" w16du:dateUtc="2026-09-08T20:17:00Z">
              <w:r w:rsidRPr="000D75C5">
                <w:rPr>
                  <w:rFonts w:ascii="Aptos" w:hAnsi="Aptos"/>
                  <w:sz w:val="17"/>
                  <w:szCs w:val="17"/>
                </w:rPr>
                <w:t>High</w:t>
              </w:r>
            </w:ins>
          </w:p>
        </w:tc>
        <w:tc>
          <w:tcPr>
            <w:tcW w:w="6070" w:type="dxa"/>
            <w:tcMar>
              <w:top w:w="100" w:type="dxa"/>
              <w:left w:w="120" w:type="dxa"/>
              <w:bottom w:w="100" w:type="dxa"/>
              <w:right w:w="120" w:type="dxa"/>
            </w:tcMar>
          </w:tcPr>
          <w:p w14:paraId="661EDA66" w14:textId="77777777" w:rsidR="00C56193" w:rsidRPr="000D75C5" w:rsidRDefault="00C56193" w:rsidP="00EB7C45">
            <w:pPr>
              <w:rPr>
                <w:ins w:id="254" w:author="Puneet Kumar - Chaucer" w:date="2026-09-08T21:17:00Z" w16du:dateUtc="2026-09-08T20:17:00Z"/>
                <w:rFonts w:ascii="Aptos" w:hAnsi="Aptos"/>
                <w:sz w:val="17"/>
                <w:szCs w:val="17"/>
              </w:rPr>
            </w:pPr>
            <w:ins w:id="255" w:author="Puneet Kumar - Chaucer" w:date="2026-09-08T21:17:00Z" w16du:dateUtc="2026-09-08T20:17:00Z">
              <w:r w:rsidRPr="000D75C5">
                <w:rPr>
                  <w:rFonts w:ascii="Aptos" w:hAnsi="Aptos"/>
                  <w:sz w:val="17"/>
                  <w:szCs w:val="17"/>
                </w:rPr>
                <w:t>Minimised to what the integration needs, encrypted in transit and at rest, reached over private connectivity with least-privilege access, pseudonymised or tokenised before analytics, and kept out of logs and traces.</w:t>
              </w:r>
            </w:ins>
          </w:p>
        </w:tc>
      </w:tr>
      <w:tr w:rsidR="00C56193" w14:paraId="64D567A9" w14:textId="77777777" w:rsidTr="00EB7C45">
        <w:trPr>
          <w:ins w:id="256" w:author="Puneet Kumar - Chaucer" w:date="2026-09-08T21:17:00Z"/>
        </w:trPr>
        <w:tc>
          <w:tcPr>
            <w:tcW w:w="2500" w:type="dxa"/>
            <w:tcMar>
              <w:top w:w="100" w:type="dxa"/>
              <w:left w:w="120" w:type="dxa"/>
              <w:bottom w:w="100" w:type="dxa"/>
              <w:right w:w="120" w:type="dxa"/>
            </w:tcMar>
          </w:tcPr>
          <w:p w14:paraId="3DC6B98B" w14:textId="77777777" w:rsidR="00C56193" w:rsidRPr="000D75C5" w:rsidRDefault="00C56193" w:rsidP="00EB7C45">
            <w:pPr>
              <w:rPr>
                <w:ins w:id="257" w:author="Puneet Kumar - Chaucer" w:date="2026-09-08T21:17:00Z" w16du:dateUtc="2026-09-08T20:17:00Z"/>
                <w:rFonts w:ascii="Aptos" w:hAnsi="Aptos"/>
                <w:sz w:val="17"/>
                <w:szCs w:val="17"/>
              </w:rPr>
            </w:pPr>
            <w:ins w:id="258" w:author="Puneet Kumar - Chaucer" w:date="2026-09-08T21:17:00Z" w16du:dateUtc="2026-09-08T20:17:00Z">
              <w:r w:rsidRPr="000D75C5">
                <w:rPr>
                  <w:rFonts w:ascii="Aptos" w:hAnsi="Aptos"/>
                  <w:b/>
                  <w:bCs/>
                  <w:sz w:val="17"/>
                  <w:szCs w:val="17"/>
                </w:rPr>
                <w:t>Restricted Commercial</w:t>
              </w:r>
            </w:ins>
          </w:p>
        </w:tc>
        <w:tc>
          <w:tcPr>
            <w:tcW w:w="1300" w:type="dxa"/>
            <w:tcMar>
              <w:top w:w="100" w:type="dxa"/>
              <w:left w:w="120" w:type="dxa"/>
              <w:bottom w:w="100" w:type="dxa"/>
              <w:right w:w="120" w:type="dxa"/>
            </w:tcMar>
          </w:tcPr>
          <w:p w14:paraId="0BC8E06B" w14:textId="77777777" w:rsidR="00C56193" w:rsidRPr="000D75C5" w:rsidRDefault="00C56193" w:rsidP="00EB7C45">
            <w:pPr>
              <w:rPr>
                <w:ins w:id="259" w:author="Puneet Kumar - Chaucer" w:date="2026-09-08T21:17:00Z" w16du:dateUtc="2026-09-08T20:17:00Z"/>
                <w:rFonts w:ascii="Aptos" w:hAnsi="Aptos"/>
                <w:sz w:val="17"/>
                <w:szCs w:val="17"/>
              </w:rPr>
            </w:pPr>
            <w:ins w:id="260" w:author="Puneet Kumar - Chaucer" w:date="2026-09-08T21:17:00Z" w16du:dateUtc="2026-09-08T20:17:00Z">
              <w:r w:rsidRPr="000D75C5">
                <w:rPr>
                  <w:rFonts w:ascii="Aptos" w:hAnsi="Aptos"/>
                  <w:sz w:val="17"/>
                  <w:szCs w:val="17"/>
                </w:rPr>
                <w:t>Medium High</w:t>
              </w:r>
            </w:ins>
          </w:p>
        </w:tc>
        <w:tc>
          <w:tcPr>
            <w:tcW w:w="6070" w:type="dxa"/>
            <w:tcMar>
              <w:top w:w="100" w:type="dxa"/>
              <w:left w:w="120" w:type="dxa"/>
              <w:bottom w:w="100" w:type="dxa"/>
              <w:right w:w="120" w:type="dxa"/>
            </w:tcMar>
          </w:tcPr>
          <w:p w14:paraId="345610F5" w14:textId="77777777" w:rsidR="00C56193" w:rsidRPr="000D75C5" w:rsidRDefault="00C56193" w:rsidP="00EB7C45">
            <w:pPr>
              <w:rPr>
                <w:ins w:id="261" w:author="Puneet Kumar - Chaucer" w:date="2026-09-08T21:17:00Z" w16du:dateUtc="2026-09-08T20:17:00Z"/>
                <w:rFonts w:ascii="Aptos" w:hAnsi="Aptos"/>
                <w:sz w:val="17"/>
                <w:szCs w:val="17"/>
              </w:rPr>
            </w:pPr>
            <w:ins w:id="262" w:author="Puneet Kumar - Chaucer" w:date="2026-09-08T21:17:00Z" w16du:dateUtc="2026-09-08T20:17:00Z">
              <w:r w:rsidRPr="000D75C5">
                <w:rPr>
                  <w:rFonts w:ascii="Aptos" w:hAnsi="Aptos"/>
                  <w:sz w:val="17"/>
                  <w:szCs w:val="17"/>
                </w:rPr>
                <w:t>Encrypted in transit and at rest, reached over private connectivity with access restricted and audited, and not exposed externally except as an approved exception.</w:t>
              </w:r>
            </w:ins>
          </w:p>
        </w:tc>
      </w:tr>
      <w:tr w:rsidR="00C56193" w14:paraId="6EABD59E" w14:textId="77777777" w:rsidTr="00EB7C45">
        <w:trPr>
          <w:ins w:id="263" w:author="Puneet Kumar - Chaucer" w:date="2026-09-08T21:17:00Z"/>
        </w:trPr>
        <w:tc>
          <w:tcPr>
            <w:tcW w:w="2500" w:type="dxa"/>
            <w:tcMar>
              <w:top w:w="100" w:type="dxa"/>
              <w:left w:w="120" w:type="dxa"/>
              <w:bottom w:w="100" w:type="dxa"/>
              <w:right w:w="120" w:type="dxa"/>
            </w:tcMar>
          </w:tcPr>
          <w:p w14:paraId="69F6A45F" w14:textId="77777777" w:rsidR="00C56193" w:rsidRPr="000D75C5" w:rsidRDefault="00C56193" w:rsidP="00EB7C45">
            <w:pPr>
              <w:rPr>
                <w:ins w:id="264" w:author="Puneet Kumar - Chaucer" w:date="2026-09-08T21:17:00Z" w16du:dateUtc="2026-09-08T20:17:00Z"/>
                <w:rFonts w:ascii="Aptos" w:hAnsi="Aptos"/>
                <w:sz w:val="17"/>
                <w:szCs w:val="17"/>
              </w:rPr>
            </w:pPr>
            <w:ins w:id="265" w:author="Puneet Kumar - Chaucer" w:date="2026-09-08T21:17:00Z" w16du:dateUtc="2026-09-08T20:17:00Z">
              <w:r w:rsidRPr="000D75C5">
                <w:rPr>
                  <w:rFonts w:ascii="Aptos" w:hAnsi="Aptos"/>
                  <w:b/>
                  <w:bCs/>
                  <w:sz w:val="17"/>
                  <w:szCs w:val="17"/>
                </w:rPr>
                <w:t>Commercial</w:t>
              </w:r>
            </w:ins>
          </w:p>
        </w:tc>
        <w:tc>
          <w:tcPr>
            <w:tcW w:w="1300" w:type="dxa"/>
            <w:tcMar>
              <w:top w:w="100" w:type="dxa"/>
              <w:left w:w="120" w:type="dxa"/>
              <w:bottom w:w="100" w:type="dxa"/>
              <w:right w:w="120" w:type="dxa"/>
            </w:tcMar>
          </w:tcPr>
          <w:p w14:paraId="360CB285" w14:textId="77777777" w:rsidR="00C56193" w:rsidRPr="000D75C5" w:rsidRDefault="00C56193" w:rsidP="00EB7C45">
            <w:pPr>
              <w:rPr>
                <w:ins w:id="266" w:author="Puneet Kumar - Chaucer" w:date="2026-09-08T21:17:00Z" w16du:dateUtc="2026-09-08T20:17:00Z"/>
                <w:rFonts w:ascii="Aptos" w:hAnsi="Aptos"/>
                <w:sz w:val="17"/>
                <w:szCs w:val="17"/>
              </w:rPr>
            </w:pPr>
            <w:ins w:id="267" w:author="Puneet Kumar - Chaucer" w:date="2026-09-08T21:17:00Z" w16du:dateUtc="2026-09-08T20:17:00Z">
              <w:r w:rsidRPr="000D75C5">
                <w:rPr>
                  <w:rFonts w:ascii="Aptos" w:hAnsi="Aptos"/>
                  <w:sz w:val="17"/>
                  <w:szCs w:val="17"/>
                </w:rPr>
                <w:t>Medium</w:t>
              </w:r>
            </w:ins>
          </w:p>
        </w:tc>
        <w:tc>
          <w:tcPr>
            <w:tcW w:w="6070" w:type="dxa"/>
            <w:tcMar>
              <w:top w:w="100" w:type="dxa"/>
              <w:left w:w="120" w:type="dxa"/>
              <w:bottom w:w="100" w:type="dxa"/>
              <w:right w:w="120" w:type="dxa"/>
            </w:tcMar>
          </w:tcPr>
          <w:p w14:paraId="20296246" w14:textId="77777777" w:rsidR="00C56193" w:rsidRPr="000D75C5" w:rsidRDefault="00C56193" w:rsidP="00EB7C45">
            <w:pPr>
              <w:rPr>
                <w:ins w:id="268" w:author="Puneet Kumar - Chaucer" w:date="2026-09-08T21:17:00Z" w16du:dateUtc="2026-09-08T20:17:00Z"/>
                <w:rFonts w:ascii="Aptos" w:hAnsi="Aptos"/>
                <w:sz w:val="17"/>
                <w:szCs w:val="17"/>
              </w:rPr>
            </w:pPr>
            <w:ins w:id="269" w:author="Puneet Kumar - Chaucer" w:date="2026-09-08T21:17:00Z" w16du:dateUtc="2026-09-08T20:17:00Z">
              <w:r w:rsidRPr="000D75C5">
                <w:rPr>
                  <w:rFonts w:ascii="Aptos" w:hAnsi="Aptos"/>
                  <w:sz w:val="17"/>
                  <w:szCs w:val="17"/>
                </w:rPr>
                <w:t>Encrypted in transit and at rest on the private network, with standard least-privilege access.</w:t>
              </w:r>
            </w:ins>
          </w:p>
        </w:tc>
      </w:tr>
      <w:tr w:rsidR="00C56193" w14:paraId="4C5705C3" w14:textId="77777777" w:rsidTr="00EB7C45">
        <w:trPr>
          <w:ins w:id="270" w:author="Puneet Kumar - Chaucer" w:date="2026-09-08T21:17:00Z"/>
        </w:trPr>
        <w:tc>
          <w:tcPr>
            <w:tcW w:w="2500" w:type="dxa"/>
            <w:tcMar>
              <w:top w:w="100" w:type="dxa"/>
              <w:left w:w="120" w:type="dxa"/>
              <w:bottom w:w="100" w:type="dxa"/>
              <w:right w:w="120" w:type="dxa"/>
            </w:tcMar>
          </w:tcPr>
          <w:p w14:paraId="512F0575" w14:textId="77777777" w:rsidR="00C56193" w:rsidRPr="000D75C5" w:rsidRDefault="00C56193" w:rsidP="00EB7C45">
            <w:pPr>
              <w:rPr>
                <w:ins w:id="271" w:author="Puneet Kumar - Chaucer" w:date="2026-09-08T21:17:00Z" w16du:dateUtc="2026-09-08T20:17:00Z"/>
                <w:rFonts w:ascii="Aptos" w:hAnsi="Aptos"/>
                <w:sz w:val="17"/>
                <w:szCs w:val="17"/>
              </w:rPr>
            </w:pPr>
            <w:ins w:id="272" w:author="Puneet Kumar - Chaucer" w:date="2026-09-08T21:17:00Z" w16du:dateUtc="2026-09-08T20:17:00Z">
              <w:r w:rsidRPr="000D75C5">
                <w:rPr>
                  <w:rFonts w:ascii="Aptos" w:hAnsi="Aptos"/>
                  <w:b/>
                  <w:bCs/>
                  <w:sz w:val="17"/>
                  <w:szCs w:val="17"/>
                </w:rPr>
                <w:t>Internal</w:t>
              </w:r>
            </w:ins>
          </w:p>
        </w:tc>
        <w:tc>
          <w:tcPr>
            <w:tcW w:w="1300" w:type="dxa"/>
            <w:tcMar>
              <w:top w:w="100" w:type="dxa"/>
              <w:left w:w="120" w:type="dxa"/>
              <w:bottom w:w="100" w:type="dxa"/>
              <w:right w:w="120" w:type="dxa"/>
            </w:tcMar>
          </w:tcPr>
          <w:p w14:paraId="13F14B79" w14:textId="77777777" w:rsidR="00C56193" w:rsidRPr="000D75C5" w:rsidRDefault="00C56193" w:rsidP="00EB7C45">
            <w:pPr>
              <w:rPr>
                <w:ins w:id="273" w:author="Puneet Kumar - Chaucer" w:date="2026-09-08T21:17:00Z" w16du:dateUtc="2026-09-08T20:17:00Z"/>
                <w:rFonts w:ascii="Aptos" w:hAnsi="Aptos"/>
                <w:sz w:val="17"/>
                <w:szCs w:val="17"/>
              </w:rPr>
            </w:pPr>
            <w:ins w:id="274" w:author="Puneet Kumar - Chaucer" w:date="2026-09-08T21:17:00Z" w16du:dateUtc="2026-09-08T20:17:00Z">
              <w:r w:rsidRPr="000D75C5">
                <w:rPr>
                  <w:rFonts w:ascii="Aptos" w:hAnsi="Aptos"/>
                  <w:sz w:val="17"/>
                  <w:szCs w:val="17"/>
                </w:rPr>
                <w:t>Low</w:t>
              </w:r>
            </w:ins>
          </w:p>
        </w:tc>
        <w:tc>
          <w:tcPr>
            <w:tcW w:w="6070" w:type="dxa"/>
            <w:tcMar>
              <w:top w:w="100" w:type="dxa"/>
              <w:left w:w="120" w:type="dxa"/>
              <w:bottom w:w="100" w:type="dxa"/>
              <w:right w:w="120" w:type="dxa"/>
            </w:tcMar>
          </w:tcPr>
          <w:p w14:paraId="2AE91F00" w14:textId="77777777" w:rsidR="00C56193" w:rsidRPr="000D75C5" w:rsidRDefault="00C56193" w:rsidP="00EB7C45">
            <w:pPr>
              <w:rPr>
                <w:ins w:id="275" w:author="Puneet Kumar - Chaucer" w:date="2026-09-08T21:17:00Z" w16du:dateUtc="2026-09-08T20:17:00Z"/>
                <w:rFonts w:ascii="Aptos" w:hAnsi="Aptos"/>
                <w:sz w:val="17"/>
                <w:szCs w:val="17"/>
              </w:rPr>
            </w:pPr>
            <w:ins w:id="276" w:author="Puneet Kumar - Chaucer" w:date="2026-09-08T21:17:00Z" w16du:dateUtc="2026-09-08T20:17:00Z">
              <w:r w:rsidRPr="000D75C5">
                <w:rPr>
                  <w:rFonts w:ascii="Aptos" w:hAnsi="Aptos"/>
                  <w:sz w:val="17"/>
                  <w:szCs w:val="17"/>
                </w:rPr>
                <w:t>The default classification. Encrypted in transit and at rest, kept on the private network and not exposed externally.</w:t>
              </w:r>
            </w:ins>
          </w:p>
        </w:tc>
      </w:tr>
      <w:tr w:rsidR="00C56193" w14:paraId="34EA3D93" w14:textId="77777777" w:rsidTr="00EB7C45">
        <w:trPr>
          <w:ins w:id="277" w:author="Puneet Kumar - Chaucer" w:date="2026-09-08T21:17:00Z"/>
        </w:trPr>
        <w:tc>
          <w:tcPr>
            <w:tcW w:w="2500" w:type="dxa"/>
            <w:tcMar>
              <w:top w:w="100" w:type="dxa"/>
              <w:left w:w="120" w:type="dxa"/>
              <w:bottom w:w="100" w:type="dxa"/>
              <w:right w:w="120" w:type="dxa"/>
            </w:tcMar>
          </w:tcPr>
          <w:p w14:paraId="4184DD9C" w14:textId="77777777" w:rsidR="00C56193" w:rsidRPr="000D75C5" w:rsidRDefault="00C56193" w:rsidP="00EB7C45">
            <w:pPr>
              <w:rPr>
                <w:ins w:id="278" w:author="Puneet Kumar - Chaucer" w:date="2026-09-08T21:17:00Z" w16du:dateUtc="2026-09-08T20:17:00Z"/>
                <w:rFonts w:ascii="Aptos" w:hAnsi="Aptos"/>
                <w:sz w:val="17"/>
                <w:szCs w:val="17"/>
              </w:rPr>
            </w:pPr>
            <w:ins w:id="279" w:author="Puneet Kumar - Chaucer" w:date="2026-09-08T21:17:00Z" w16du:dateUtc="2026-09-08T20:17:00Z">
              <w:r w:rsidRPr="000D75C5">
                <w:rPr>
                  <w:rFonts w:ascii="Aptos" w:hAnsi="Aptos"/>
                  <w:b/>
                  <w:bCs/>
                  <w:sz w:val="17"/>
                  <w:szCs w:val="17"/>
                </w:rPr>
                <w:t>Public</w:t>
              </w:r>
            </w:ins>
          </w:p>
        </w:tc>
        <w:tc>
          <w:tcPr>
            <w:tcW w:w="1300" w:type="dxa"/>
            <w:tcMar>
              <w:top w:w="100" w:type="dxa"/>
              <w:left w:w="120" w:type="dxa"/>
              <w:bottom w:w="100" w:type="dxa"/>
              <w:right w:w="120" w:type="dxa"/>
            </w:tcMar>
          </w:tcPr>
          <w:p w14:paraId="2136865C" w14:textId="77777777" w:rsidR="00C56193" w:rsidRPr="000D75C5" w:rsidRDefault="00C56193" w:rsidP="00EB7C45">
            <w:pPr>
              <w:rPr>
                <w:ins w:id="280" w:author="Puneet Kumar - Chaucer" w:date="2026-09-08T21:17:00Z" w16du:dateUtc="2026-09-08T20:17:00Z"/>
                <w:rFonts w:ascii="Aptos" w:hAnsi="Aptos"/>
                <w:sz w:val="17"/>
                <w:szCs w:val="17"/>
              </w:rPr>
            </w:pPr>
            <w:ins w:id="281" w:author="Puneet Kumar - Chaucer" w:date="2026-09-08T21:17:00Z" w16du:dateUtc="2026-09-08T20:17:00Z">
              <w:r w:rsidRPr="000D75C5">
                <w:rPr>
                  <w:rFonts w:ascii="Aptos" w:hAnsi="Aptos"/>
                  <w:sz w:val="17"/>
                  <w:szCs w:val="17"/>
                </w:rPr>
                <w:t>None</w:t>
              </w:r>
            </w:ins>
          </w:p>
        </w:tc>
        <w:tc>
          <w:tcPr>
            <w:tcW w:w="6070" w:type="dxa"/>
            <w:tcMar>
              <w:top w:w="100" w:type="dxa"/>
              <w:left w:w="120" w:type="dxa"/>
              <w:bottom w:w="100" w:type="dxa"/>
              <w:right w:w="120" w:type="dxa"/>
            </w:tcMar>
          </w:tcPr>
          <w:p w14:paraId="43CD4559" w14:textId="77777777" w:rsidR="00C56193" w:rsidRPr="000D75C5" w:rsidRDefault="00C56193" w:rsidP="00EB7C45">
            <w:pPr>
              <w:rPr>
                <w:ins w:id="282" w:author="Puneet Kumar - Chaucer" w:date="2026-09-08T21:17:00Z" w16du:dateUtc="2026-09-08T20:17:00Z"/>
                <w:rFonts w:ascii="Aptos" w:hAnsi="Aptos"/>
                <w:sz w:val="17"/>
                <w:szCs w:val="17"/>
              </w:rPr>
            </w:pPr>
            <w:ins w:id="283" w:author="Puneet Kumar - Chaucer" w:date="2026-09-08T21:17:00Z" w16du:dateUtc="2026-09-08T20:17:00Z">
              <w:r w:rsidRPr="000D75C5">
                <w:rPr>
                  <w:rFonts w:ascii="Aptos" w:hAnsi="Aptos"/>
                  <w:sz w:val="17"/>
                  <w:szCs w:val="17"/>
                </w:rPr>
                <w:t>May be served externally through the governed edge as an exception, still over TLS and through the gateway.</w:t>
              </w:r>
            </w:ins>
          </w:p>
        </w:tc>
      </w:tr>
    </w:tbl>
    <w:p w14:paraId="7C7EAD90" w14:textId="77777777" w:rsidR="00C56193" w:rsidRDefault="00C56193" w:rsidP="00C56193"/>
    <w:p w14:paraId="22D55ADC" w14:textId="77777777" w:rsidR="00C56193" w:rsidRPr="000D75C5" w:rsidRDefault="00C56193" w:rsidP="00C56193">
      <w:pPr>
        <w:rPr>
          <w:rFonts w:ascii="Aptos" w:hAnsi="Aptos"/>
          <w:sz w:val="18"/>
          <w:szCs w:val="18"/>
        </w:rPr>
      </w:pPr>
      <w:r w:rsidRPr="000D75C5">
        <w:rPr>
          <w:rFonts w:ascii="Aptos" w:hAnsi="Aptos"/>
          <w:sz w:val="18"/>
          <w:szCs w:val="18"/>
        </w:rPr>
        <w:t>Data protection concentrates at the boundary, where data changes hands. Rather than repeat the detail per pattern, each pattern states its own handling in its security boundary in Section 8. The common rule across all of them is to classify and minimise a payload before it crosses, pseudonymise or tokenise personal data before it reaches the analytical platform, and keep personal data out of URLs.</w:t>
      </w:r>
    </w:p>
    <w:p w14:paraId="6E0B72F9" w14:textId="77777777" w:rsidR="00C56193" w:rsidRPr="000D1E23" w:rsidRDefault="00C56193" w:rsidP="00C56193">
      <w:pPr>
        <w:pStyle w:val="Heading2"/>
        <w:rPr>
          <w:rFonts w:ascii="Calibri heading" w:hAnsi="Calibri heading"/>
          <w:b/>
          <w:bCs/>
          <w:color w:val="2E5496"/>
          <w:sz w:val="28"/>
          <w:lang w:val="en-US" w:eastAsia="en-US"/>
        </w:rPr>
      </w:pPr>
      <w:bookmarkStart w:id="284" w:name="_Toc239507157"/>
      <w:bookmarkStart w:id="285" w:name="_Toc239852387"/>
      <w:r w:rsidRPr="000D1E23">
        <w:rPr>
          <w:rFonts w:ascii="Calibri heading" w:hAnsi="Calibri heading"/>
          <w:b/>
          <w:bCs/>
          <w:color w:val="2E5496"/>
          <w:sz w:val="28"/>
          <w:lang w:val="en-US" w:eastAsia="en-US"/>
        </w:rPr>
        <w:t>10.3 Observability and Monitoring</w:t>
      </w:r>
      <w:bookmarkEnd w:id="284"/>
      <w:bookmarkEnd w:id="285"/>
    </w:p>
    <w:p w14:paraId="4846BE7B" w14:textId="77777777" w:rsidR="00C56193" w:rsidRPr="000D75C5" w:rsidRDefault="00C56193" w:rsidP="00C56193">
      <w:pPr>
        <w:spacing w:after="120" w:line="278" w:lineRule="auto"/>
        <w:rPr>
          <w:rFonts w:ascii="Aptos" w:hAnsi="Aptos"/>
          <w:sz w:val="18"/>
          <w:szCs w:val="18"/>
        </w:rPr>
      </w:pPr>
      <w:r w:rsidRPr="000D75C5">
        <w:rPr>
          <w:rFonts w:ascii="Aptos" w:hAnsi="Aptos"/>
          <w:sz w:val="18"/>
          <w:szCs w:val="18"/>
        </w:rPr>
        <w:t>Operational monitoring uses Application Insights and Log Analytics, with dashboards and alerts for delivery and issue resolution. Security monitoring is a separate concern that must be satisfied in addition. Relevant security events are forwarded to CrowdStrike, and any newly introduced gateway or security service is assessed for security-event capture before use. LogicMonitor is treated as operational monitoring, distinct from security monitoring.</w:t>
      </w:r>
    </w:p>
    <w:p w14:paraId="5D06509F" w14:textId="77777777" w:rsidR="00C56193" w:rsidRPr="000D75C5" w:rsidRDefault="00C56193" w:rsidP="00C56193">
      <w:pPr>
        <w:spacing w:after="120" w:line="278" w:lineRule="auto"/>
        <w:rPr>
          <w:rFonts w:ascii="Aptos" w:hAnsi="Aptos"/>
          <w:sz w:val="18"/>
          <w:szCs w:val="18"/>
        </w:rPr>
      </w:pPr>
      <w:r w:rsidRPr="000D75C5">
        <w:rPr>
          <w:rFonts w:ascii="Aptos" w:hAnsi="Aptos"/>
          <w:sz w:val="18"/>
          <w:szCs w:val="18"/>
        </w:rPr>
        <w:t>Security monitoring is satisfied separately from operational monitoring. Relevant security events, for example Key Vault activity, deployment and administrative actions, are forwarded to CrowdStrike, the Group Security tooling, and any new gateway or edge component is assessed for security-event capture before it goes live.</w:t>
      </w:r>
    </w:p>
    <w:p w14:paraId="564FB8BB" w14:textId="77777777" w:rsidR="00C56193" w:rsidRPr="000D75C5" w:rsidRDefault="00C56193" w:rsidP="00C56193">
      <w:pPr>
        <w:spacing w:after="120" w:line="278" w:lineRule="auto"/>
        <w:rPr>
          <w:rFonts w:ascii="Aptos" w:hAnsi="Aptos"/>
          <w:sz w:val="18"/>
          <w:szCs w:val="18"/>
        </w:rPr>
      </w:pPr>
      <w:r w:rsidRPr="000D75C5">
        <w:rPr>
          <w:rFonts w:ascii="Aptos" w:hAnsi="Aptos"/>
          <w:sz w:val="18"/>
          <w:szCs w:val="18"/>
        </w:rPr>
        <w:t xml:space="preserve">An established pattern already streams Azure, Key Vault, storage and security logs to CrowdStrike through Event Hubs, and the </w:t>
      </w:r>
      <w:r w:rsidRPr="000D75C5">
        <w:rPr>
          <w:rFonts w:ascii="Aptos" w:hAnsi="Aptos"/>
          <w:sz w:val="18"/>
          <w:szCs w:val="18"/>
          <w:lang w:val="en-GB"/>
        </w:rPr>
        <w:t>System Integration framework</w:t>
      </w:r>
      <w:r w:rsidRPr="000D75C5" w:rsidDel="00A22181">
        <w:rPr>
          <w:rFonts w:ascii="Aptos" w:hAnsi="Aptos"/>
          <w:sz w:val="18"/>
          <w:szCs w:val="18"/>
        </w:rPr>
        <w:t xml:space="preserve"> </w:t>
      </w:r>
      <w:r w:rsidRPr="000D75C5">
        <w:rPr>
          <w:rFonts w:ascii="Aptos" w:hAnsi="Aptos"/>
          <w:sz w:val="18"/>
          <w:szCs w:val="18"/>
        </w:rPr>
        <w:t>reuses that path rather than inventing a new one. Performance monitoring is kept distinct from security monitoring, with ownership confirmed with the relevant service owners.</w:t>
      </w:r>
    </w:p>
    <w:p w14:paraId="4B6EB706" w14:textId="77777777" w:rsidR="00C56193" w:rsidRPr="005F0377" w:rsidRDefault="00C56193" w:rsidP="00C56193">
      <w:pPr>
        <w:pStyle w:val="Heading3"/>
        <w:rPr>
          <w:rFonts w:ascii="Calibri heading" w:eastAsiaTheme="majorEastAsia" w:hAnsi="Calibri heading" w:cstheme="majorBidi"/>
          <w:color w:val="2E5496"/>
          <w:lang w:val="en-US" w:eastAsia="en-US"/>
        </w:rPr>
      </w:pPr>
      <w:bookmarkStart w:id="286" w:name="_Toc239507158"/>
      <w:bookmarkStart w:id="287" w:name="_Toc239852388"/>
      <w:r w:rsidRPr="005F0377">
        <w:rPr>
          <w:rFonts w:ascii="Calibri heading" w:eastAsiaTheme="majorEastAsia" w:hAnsi="Calibri heading" w:cstheme="majorBidi"/>
          <w:color w:val="2E5496"/>
          <w:lang w:val="en-US" w:eastAsia="en-US"/>
        </w:rPr>
        <w:t>10.3.1 Azure Resource Observability Matrix</w:t>
      </w:r>
      <w:bookmarkEnd w:id="286"/>
      <w:bookmarkEnd w:id="287"/>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2100"/>
        <w:gridCol w:w="2700"/>
        <w:gridCol w:w="2760"/>
        <w:gridCol w:w="1800"/>
      </w:tblGrid>
      <w:tr w:rsidR="00C56193" w14:paraId="4AB02C15" w14:textId="77777777" w:rsidTr="00EB7C45">
        <w:trPr>
          <w:tblHeader/>
        </w:trPr>
        <w:tc>
          <w:tcPr>
            <w:tcW w:w="2100" w:type="dxa"/>
            <w:shd w:val="clear" w:color="auto" w:fill="24446E"/>
            <w:tcMar>
              <w:top w:w="70" w:type="dxa"/>
              <w:left w:w="110" w:type="dxa"/>
              <w:bottom w:w="70" w:type="dxa"/>
              <w:right w:w="110" w:type="dxa"/>
            </w:tcMar>
          </w:tcPr>
          <w:p w14:paraId="717039E4" w14:textId="77777777" w:rsidR="00C56193" w:rsidRPr="000D75C5" w:rsidRDefault="00C56193" w:rsidP="00EB7C45">
            <w:pPr>
              <w:rPr>
                <w:rFonts w:ascii="Aptos" w:hAnsi="Aptos"/>
                <w:sz w:val="17"/>
                <w:szCs w:val="17"/>
              </w:rPr>
            </w:pPr>
            <w:r w:rsidRPr="000D75C5">
              <w:rPr>
                <w:rFonts w:ascii="Aptos" w:hAnsi="Aptos"/>
                <w:b/>
                <w:bCs/>
                <w:color w:val="FFFFFF"/>
                <w:sz w:val="17"/>
                <w:szCs w:val="17"/>
              </w:rPr>
              <w:t>Resource</w:t>
            </w:r>
          </w:p>
        </w:tc>
        <w:tc>
          <w:tcPr>
            <w:tcW w:w="2700" w:type="dxa"/>
            <w:shd w:val="clear" w:color="auto" w:fill="24446E"/>
            <w:tcMar>
              <w:top w:w="70" w:type="dxa"/>
              <w:left w:w="110" w:type="dxa"/>
              <w:bottom w:w="70" w:type="dxa"/>
              <w:right w:w="110" w:type="dxa"/>
            </w:tcMar>
          </w:tcPr>
          <w:p w14:paraId="7969E26D" w14:textId="77777777" w:rsidR="00C56193" w:rsidRPr="000D75C5" w:rsidRDefault="00C56193" w:rsidP="00EB7C45">
            <w:pPr>
              <w:rPr>
                <w:rFonts w:ascii="Aptos" w:hAnsi="Aptos"/>
                <w:sz w:val="17"/>
                <w:szCs w:val="17"/>
              </w:rPr>
            </w:pPr>
            <w:r w:rsidRPr="000D75C5">
              <w:rPr>
                <w:rFonts w:ascii="Aptos" w:hAnsi="Aptos"/>
                <w:b/>
                <w:bCs/>
                <w:color w:val="FFFFFF"/>
                <w:sz w:val="17"/>
                <w:szCs w:val="17"/>
              </w:rPr>
              <w:t>Operational signal</w:t>
            </w:r>
          </w:p>
        </w:tc>
        <w:tc>
          <w:tcPr>
            <w:tcW w:w="2760" w:type="dxa"/>
            <w:shd w:val="clear" w:color="auto" w:fill="24446E"/>
            <w:tcMar>
              <w:top w:w="70" w:type="dxa"/>
              <w:left w:w="110" w:type="dxa"/>
              <w:bottom w:w="70" w:type="dxa"/>
              <w:right w:w="110" w:type="dxa"/>
            </w:tcMar>
          </w:tcPr>
          <w:p w14:paraId="6E206083" w14:textId="77777777" w:rsidR="00C56193" w:rsidRPr="000D75C5" w:rsidRDefault="00C56193" w:rsidP="00EB7C45">
            <w:pPr>
              <w:rPr>
                <w:rFonts w:ascii="Aptos" w:hAnsi="Aptos"/>
                <w:sz w:val="17"/>
                <w:szCs w:val="17"/>
              </w:rPr>
            </w:pPr>
            <w:r w:rsidRPr="000D75C5">
              <w:rPr>
                <w:rFonts w:ascii="Aptos" w:hAnsi="Aptos"/>
                <w:b/>
                <w:bCs/>
                <w:color w:val="FFFFFF"/>
                <w:sz w:val="17"/>
                <w:szCs w:val="17"/>
              </w:rPr>
              <w:t>Security signal</w:t>
            </w:r>
          </w:p>
        </w:tc>
        <w:tc>
          <w:tcPr>
            <w:tcW w:w="1800" w:type="dxa"/>
            <w:shd w:val="clear" w:color="auto" w:fill="24446E"/>
            <w:tcMar>
              <w:top w:w="70" w:type="dxa"/>
              <w:left w:w="110" w:type="dxa"/>
              <w:bottom w:w="70" w:type="dxa"/>
              <w:right w:w="110" w:type="dxa"/>
            </w:tcMar>
          </w:tcPr>
          <w:p w14:paraId="6B237799" w14:textId="77777777" w:rsidR="00C56193" w:rsidRPr="000D75C5" w:rsidRDefault="00C56193" w:rsidP="00EB7C45">
            <w:pPr>
              <w:rPr>
                <w:rFonts w:ascii="Aptos" w:hAnsi="Aptos"/>
                <w:sz w:val="17"/>
                <w:szCs w:val="17"/>
              </w:rPr>
            </w:pPr>
            <w:r w:rsidRPr="000D75C5">
              <w:rPr>
                <w:rFonts w:ascii="Aptos" w:hAnsi="Aptos"/>
                <w:b/>
                <w:bCs/>
                <w:color w:val="FFFFFF"/>
                <w:sz w:val="17"/>
                <w:szCs w:val="17"/>
              </w:rPr>
              <w:t>Destination</w:t>
            </w:r>
          </w:p>
        </w:tc>
      </w:tr>
      <w:tr w:rsidR="00C56193" w14:paraId="1A37AA57" w14:textId="77777777" w:rsidTr="00EB7C45">
        <w:tc>
          <w:tcPr>
            <w:tcW w:w="2100" w:type="dxa"/>
            <w:shd w:val="clear" w:color="auto" w:fill="FFFFFF"/>
            <w:tcMar>
              <w:top w:w="70" w:type="dxa"/>
              <w:left w:w="110" w:type="dxa"/>
              <w:bottom w:w="70" w:type="dxa"/>
              <w:right w:w="110" w:type="dxa"/>
            </w:tcMar>
            <w:vAlign w:val="center"/>
          </w:tcPr>
          <w:p w14:paraId="6397F313" w14:textId="77777777" w:rsidR="00C56193" w:rsidRPr="000D75C5" w:rsidRDefault="00C56193" w:rsidP="00EB7C45">
            <w:pPr>
              <w:spacing w:after="10" w:line="258" w:lineRule="auto"/>
              <w:rPr>
                <w:rFonts w:ascii="Aptos" w:hAnsi="Aptos"/>
                <w:sz w:val="17"/>
                <w:szCs w:val="17"/>
              </w:rPr>
            </w:pPr>
            <w:r w:rsidRPr="000D75C5">
              <w:rPr>
                <w:rFonts w:ascii="Aptos" w:hAnsi="Aptos"/>
                <w:sz w:val="17"/>
                <w:szCs w:val="17"/>
              </w:rPr>
              <w:t>API Management</w:t>
            </w:r>
          </w:p>
        </w:tc>
        <w:tc>
          <w:tcPr>
            <w:tcW w:w="2700" w:type="dxa"/>
            <w:shd w:val="clear" w:color="auto" w:fill="FFFFFF"/>
            <w:tcMar>
              <w:top w:w="70" w:type="dxa"/>
              <w:left w:w="110" w:type="dxa"/>
              <w:bottom w:w="70" w:type="dxa"/>
              <w:right w:w="110" w:type="dxa"/>
            </w:tcMar>
            <w:vAlign w:val="center"/>
          </w:tcPr>
          <w:p w14:paraId="57550AC0" w14:textId="77777777" w:rsidR="00C56193" w:rsidRPr="000D75C5" w:rsidRDefault="00C56193" w:rsidP="00EB7C45">
            <w:pPr>
              <w:spacing w:after="10" w:line="258" w:lineRule="auto"/>
              <w:rPr>
                <w:rFonts w:ascii="Aptos" w:hAnsi="Aptos"/>
                <w:sz w:val="17"/>
                <w:szCs w:val="17"/>
              </w:rPr>
            </w:pPr>
            <w:r w:rsidRPr="000D75C5">
              <w:rPr>
                <w:rFonts w:ascii="Aptos" w:hAnsi="Aptos"/>
                <w:sz w:val="17"/>
                <w:szCs w:val="17"/>
              </w:rPr>
              <w:t>Latency, throughput, failures</w:t>
            </w:r>
          </w:p>
        </w:tc>
        <w:tc>
          <w:tcPr>
            <w:tcW w:w="2760" w:type="dxa"/>
            <w:shd w:val="clear" w:color="auto" w:fill="FFFFFF"/>
            <w:tcMar>
              <w:top w:w="70" w:type="dxa"/>
              <w:left w:w="110" w:type="dxa"/>
              <w:bottom w:w="70" w:type="dxa"/>
              <w:right w:w="110" w:type="dxa"/>
            </w:tcMar>
            <w:vAlign w:val="center"/>
          </w:tcPr>
          <w:p w14:paraId="748A4256" w14:textId="77777777" w:rsidR="00C56193" w:rsidRPr="000D75C5" w:rsidRDefault="00C56193" w:rsidP="00EB7C45">
            <w:pPr>
              <w:spacing w:after="10" w:line="258" w:lineRule="auto"/>
              <w:rPr>
                <w:rFonts w:ascii="Aptos" w:hAnsi="Aptos"/>
                <w:sz w:val="17"/>
                <w:szCs w:val="17"/>
              </w:rPr>
            </w:pPr>
            <w:r w:rsidRPr="000D75C5">
              <w:rPr>
                <w:rFonts w:ascii="Aptos" w:hAnsi="Aptos"/>
                <w:sz w:val="17"/>
                <w:szCs w:val="17"/>
              </w:rPr>
              <w:t>Authentication failures, policy violations</w:t>
            </w:r>
          </w:p>
        </w:tc>
        <w:tc>
          <w:tcPr>
            <w:tcW w:w="1800" w:type="dxa"/>
            <w:shd w:val="clear" w:color="auto" w:fill="FFFFFF"/>
            <w:tcMar>
              <w:top w:w="70" w:type="dxa"/>
              <w:left w:w="110" w:type="dxa"/>
              <w:bottom w:w="70" w:type="dxa"/>
              <w:right w:w="110" w:type="dxa"/>
            </w:tcMar>
            <w:vAlign w:val="center"/>
          </w:tcPr>
          <w:p w14:paraId="771FCE3B" w14:textId="77777777" w:rsidR="00C56193" w:rsidRPr="000D75C5" w:rsidRDefault="00C56193" w:rsidP="00EB7C45">
            <w:pPr>
              <w:spacing w:after="10" w:line="258" w:lineRule="auto"/>
              <w:rPr>
                <w:rFonts w:ascii="Aptos" w:hAnsi="Aptos"/>
                <w:sz w:val="17"/>
                <w:szCs w:val="17"/>
              </w:rPr>
            </w:pPr>
            <w:r w:rsidRPr="000D75C5">
              <w:rPr>
                <w:rFonts w:ascii="Aptos" w:hAnsi="Aptos"/>
                <w:sz w:val="17"/>
                <w:szCs w:val="17"/>
              </w:rPr>
              <w:t>Log Analytics, CrowdStrike</w:t>
            </w:r>
          </w:p>
        </w:tc>
      </w:tr>
      <w:tr w:rsidR="00C56193" w14:paraId="0342C066" w14:textId="77777777" w:rsidTr="00EB7C45">
        <w:tc>
          <w:tcPr>
            <w:tcW w:w="2100" w:type="dxa"/>
            <w:shd w:val="clear" w:color="auto" w:fill="F4F6FA"/>
            <w:tcMar>
              <w:top w:w="70" w:type="dxa"/>
              <w:left w:w="110" w:type="dxa"/>
              <w:bottom w:w="70" w:type="dxa"/>
              <w:right w:w="110" w:type="dxa"/>
            </w:tcMar>
            <w:vAlign w:val="center"/>
          </w:tcPr>
          <w:p w14:paraId="648E9DA6" w14:textId="77777777" w:rsidR="00C56193" w:rsidRPr="000D75C5" w:rsidRDefault="00C56193" w:rsidP="00EB7C45">
            <w:pPr>
              <w:spacing w:after="10" w:line="258" w:lineRule="auto"/>
              <w:rPr>
                <w:rFonts w:ascii="Aptos" w:hAnsi="Aptos"/>
                <w:sz w:val="17"/>
                <w:szCs w:val="17"/>
              </w:rPr>
            </w:pPr>
            <w:r w:rsidRPr="000D75C5">
              <w:rPr>
                <w:rFonts w:ascii="Aptos" w:hAnsi="Aptos"/>
                <w:sz w:val="17"/>
                <w:szCs w:val="17"/>
              </w:rPr>
              <w:t>Logic Apps</w:t>
            </w:r>
          </w:p>
        </w:tc>
        <w:tc>
          <w:tcPr>
            <w:tcW w:w="2700" w:type="dxa"/>
            <w:shd w:val="clear" w:color="auto" w:fill="F4F6FA"/>
            <w:tcMar>
              <w:top w:w="70" w:type="dxa"/>
              <w:left w:w="110" w:type="dxa"/>
              <w:bottom w:w="70" w:type="dxa"/>
              <w:right w:w="110" w:type="dxa"/>
            </w:tcMar>
            <w:vAlign w:val="center"/>
          </w:tcPr>
          <w:p w14:paraId="4E42E589" w14:textId="77777777" w:rsidR="00C56193" w:rsidRPr="000D75C5" w:rsidRDefault="00C56193" w:rsidP="00EB7C45">
            <w:pPr>
              <w:spacing w:after="10" w:line="258" w:lineRule="auto"/>
              <w:rPr>
                <w:rFonts w:ascii="Aptos" w:hAnsi="Aptos"/>
                <w:sz w:val="17"/>
                <w:szCs w:val="17"/>
              </w:rPr>
            </w:pPr>
            <w:r w:rsidRPr="000D75C5">
              <w:rPr>
                <w:rFonts w:ascii="Aptos" w:hAnsi="Aptos"/>
                <w:sz w:val="17"/>
                <w:szCs w:val="17"/>
              </w:rPr>
              <w:t>Run success and failure, duration</w:t>
            </w:r>
          </w:p>
        </w:tc>
        <w:tc>
          <w:tcPr>
            <w:tcW w:w="2760" w:type="dxa"/>
            <w:shd w:val="clear" w:color="auto" w:fill="F4F6FA"/>
            <w:tcMar>
              <w:top w:w="70" w:type="dxa"/>
              <w:left w:w="110" w:type="dxa"/>
              <w:bottom w:w="70" w:type="dxa"/>
              <w:right w:w="110" w:type="dxa"/>
            </w:tcMar>
            <w:vAlign w:val="center"/>
          </w:tcPr>
          <w:p w14:paraId="776C98C0" w14:textId="77777777" w:rsidR="00C56193" w:rsidRPr="000D75C5" w:rsidRDefault="00C56193" w:rsidP="00EB7C45">
            <w:pPr>
              <w:spacing w:after="10" w:line="258" w:lineRule="auto"/>
              <w:rPr>
                <w:rFonts w:ascii="Aptos" w:hAnsi="Aptos"/>
                <w:sz w:val="17"/>
                <w:szCs w:val="17"/>
              </w:rPr>
            </w:pPr>
            <w:r w:rsidRPr="000D75C5">
              <w:rPr>
                <w:rFonts w:ascii="Aptos" w:hAnsi="Aptos"/>
                <w:sz w:val="17"/>
                <w:szCs w:val="17"/>
              </w:rPr>
              <w:t>Connection and identity events</w:t>
            </w:r>
          </w:p>
        </w:tc>
        <w:tc>
          <w:tcPr>
            <w:tcW w:w="1800" w:type="dxa"/>
            <w:shd w:val="clear" w:color="auto" w:fill="F4F6FA"/>
            <w:tcMar>
              <w:top w:w="70" w:type="dxa"/>
              <w:left w:w="110" w:type="dxa"/>
              <w:bottom w:w="70" w:type="dxa"/>
              <w:right w:w="110" w:type="dxa"/>
            </w:tcMar>
            <w:vAlign w:val="center"/>
          </w:tcPr>
          <w:p w14:paraId="1C2CF1BE" w14:textId="77777777" w:rsidR="00C56193" w:rsidRPr="000D75C5" w:rsidRDefault="00C56193" w:rsidP="00EB7C45">
            <w:pPr>
              <w:spacing w:after="10" w:line="258" w:lineRule="auto"/>
              <w:rPr>
                <w:rFonts w:ascii="Aptos" w:hAnsi="Aptos"/>
                <w:sz w:val="17"/>
                <w:szCs w:val="17"/>
              </w:rPr>
            </w:pPr>
            <w:r w:rsidRPr="000D75C5">
              <w:rPr>
                <w:rFonts w:ascii="Aptos" w:hAnsi="Aptos"/>
                <w:sz w:val="17"/>
                <w:szCs w:val="17"/>
              </w:rPr>
              <w:t>Log Analytics, CrowdStrike</w:t>
            </w:r>
          </w:p>
        </w:tc>
      </w:tr>
      <w:tr w:rsidR="00C56193" w14:paraId="3A8CB855" w14:textId="77777777" w:rsidTr="00EB7C45">
        <w:tc>
          <w:tcPr>
            <w:tcW w:w="2100" w:type="dxa"/>
            <w:shd w:val="clear" w:color="auto" w:fill="FFFFFF"/>
            <w:tcMar>
              <w:top w:w="70" w:type="dxa"/>
              <w:left w:w="110" w:type="dxa"/>
              <w:bottom w:w="70" w:type="dxa"/>
              <w:right w:w="110" w:type="dxa"/>
            </w:tcMar>
            <w:vAlign w:val="center"/>
          </w:tcPr>
          <w:p w14:paraId="32DBA946" w14:textId="77777777" w:rsidR="00C56193" w:rsidRPr="000D75C5" w:rsidRDefault="00C56193" w:rsidP="00EB7C45">
            <w:pPr>
              <w:spacing w:after="10" w:line="258" w:lineRule="auto"/>
              <w:rPr>
                <w:rFonts w:ascii="Aptos" w:hAnsi="Aptos"/>
                <w:sz w:val="17"/>
                <w:szCs w:val="17"/>
              </w:rPr>
            </w:pPr>
            <w:r w:rsidRPr="000D75C5">
              <w:rPr>
                <w:rFonts w:ascii="Aptos" w:hAnsi="Aptos"/>
                <w:sz w:val="17"/>
                <w:szCs w:val="17"/>
              </w:rPr>
              <w:t>Service Bus</w:t>
            </w:r>
          </w:p>
        </w:tc>
        <w:tc>
          <w:tcPr>
            <w:tcW w:w="2700" w:type="dxa"/>
            <w:shd w:val="clear" w:color="auto" w:fill="FFFFFF"/>
            <w:tcMar>
              <w:top w:w="70" w:type="dxa"/>
              <w:left w:w="110" w:type="dxa"/>
              <w:bottom w:w="70" w:type="dxa"/>
              <w:right w:w="110" w:type="dxa"/>
            </w:tcMar>
            <w:vAlign w:val="center"/>
          </w:tcPr>
          <w:p w14:paraId="2FF9C052" w14:textId="77777777" w:rsidR="00C56193" w:rsidRPr="000D75C5" w:rsidRDefault="00C56193" w:rsidP="00EB7C45">
            <w:pPr>
              <w:spacing w:after="10" w:line="258" w:lineRule="auto"/>
              <w:rPr>
                <w:rFonts w:ascii="Aptos" w:hAnsi="Aptos"/>
                <w:sz w:val="17"/>
                <w:szCs w:val="17"/>
              </w:rPr>
            </w:pPr>
            <w:r w:rsidRPr="000D75C5">
              <w:rPr>
                <w:rFonts w:ascii="Aptos" w:hAnsi="Aptos"/>
                <w:sz w:val="17"/>
                <w:szCs w:val="17"/>
              </w:rPr>
              <w:t>Queue depth, dead-letters</w:t>
            </w:r>
          </w:p>
        </w:tc>
        <w:tc>
          <w:tcPr>
            <w:tcW w:w="2760" w:type="dxa"/>
            <w:shd w:val="clear" w:color="auto" w:fill="FFFFFF"/>
            <w:tcMar>
              <w:top w:w="70" w:type="dxa"/>
              <w:left w:w="110" w:type="dxa"/>
              <w:bottom w:w="70" w:type="dxa"/>
              <w:right w:w="110" w:type="dxa"/>
            </w:tcMar>
            <w:vAlign w:val="center"/>
          </w:tcPr>
          <w:p w14:paraId="1B53C4C3" w14:textId="77777777" w:rsidR="00C56193" w:rsidRPr="000D75C5" w:rsidRDefault="00C56193" w:rsidP="00EB7C45">
            <w:pPr>
              <w:spacing w:after="10" w:line="258" w:lineRule="auto"/>
              <w:rPr>
                <w:rFonts w:ascii="Aptos" w:hAnsi="Aptos"/>
                <w:sz w:val="17"/>
                <w:szCs w:val="17"/>
              </w:rPr>
            </w:pPr>
            <w:r w:rsidRPr="000D75C5">
              <w:rPr>
                <w:rFonts w:ascii="Aptos" w:hAnsi="Aptos"/>
                <w:sz w:val="17"/>
                <w:szCs w:val="17"/>
              </w:rPr>
              <w:t>Access and authorisation events</w:t>
            </w:r>
          </w:p>
        </w:tc>
        <w:tc>
          <w:tcPr>
            <w:tcW w:w="1800" w:type="dxa"/>
            <w:shd w:val="clear" w:color="auto" w:fill="FFFFFF"/>
            <w:tcMar>
              <w:top w:w="70" w:type="dxa"/>
              <w:left w:w="110" w:type="dxa"/>
              <w:bottom w:w="70" w:type="dxa"/>
              <w:right w:w="110" w:type="dxa"/>
            </w:tcMar>
            <w:vAlign w:val="center"/>
          </w:tcPr>
          <w:p w14:paraId="77B01E70" w14:textId="77777777" w:rsidR="00C56193" w:rsidRPr="000D75C5" w:rsidRDefault="00C56193" w:rsidP="00EB7C45">
            <w:pPr>
              <w:spacing w:after="10" w:line="258" w:lineRule="auto"/>
              <w:rPr>
                <w:rFonts w:ascii="Aptos" w:hAnsi="Aptos"/>
                <w:sz w:val="17"/>
                <w:szCs w:val="17"/>
              </w:rPr>
            </w:pPr>
            <w:r w:rsidRPr="000D75C5">
              <w:rPr>
                <w:rFonts w:ascii="Aptos" w:hAnsi="Aptos"/>
                <w:sz w:val="17"/>
                <w:szCs w:val="17"/>
              </w:rPr>
              <w:t>Log Analytics</w:t>
            </w:r>
          </w:p>
        </w:tc>
      </w:tr>
      <w:tr w:rsidR="00C56193" w14:paraId="4DF713AA" w14:textId="77777777" w:rsidTr="00EB7C45">
        <w:tc>
          <w:tcPr>
            <w:tcW w:w="2100" w:type="dxa"/>
            <w:shd w:val="clear" w:color="auto" w:fill="F4F6FA"/>
            <w:tcMar>
              <w:top w:w="70" w:type="dxa"/>
              <w:left w:w="110" w:type="dxa"/>
              <w:bottom w:w="70" w:type="dxa"/>
              <w:right w:w="110" w:type="dxa"/>
            </w:tcMar>
            <w:vAlign w:val="center"/>
          </w:tcPr>
          <w:p w14:paraId="43886248" w14:textId="77777777" w:rsidR="00C56193" w:rsidRPr="000D75C5" w:rsidRDefault="00C56193" w:rsidP="00EB7C45">
            <w:pPr>
              <w:spacing w:after="10" w:line="258" w:lineRule="auto"/>
              <w:rPr>
                <w:rFonts w:ascii="Aptos" w:hAnsi="Aptos"/>
                <w:sz w:val="17"/>
                <w:szCs w:val="17"/>
              </w:rPr>
            </w:pPr>
            <w:r w:rsidRPr="000D75C5">
              <w:rPr>
                <w:rFonts w:ascii="Aptos" w:hAnsi="Aptos"/>
                <w:sz w:val="17"/>
                <w:szCs w:val="17"/>
              </w:rPr>
              <w:t>Functions</w:t>
            </w:r>
          </w:p>
        </w:tc>
        <w:tc>
          <w:tcPr>
            <w:tcW w:w="2700" w:type="dxa"/>
            <w:shd w:val="clear" w:color="auto" w:fill="F4F6FA"/>
            <w:tcMar>
              <w:top w:w="70" w:type="dxa"/>
              <w:left w:w="110" w:type="dxa"/>
              <w:bottom w:w="70" w:type="dxa"/>
              <w:right w:w="110" w:type="dxa"/>
            </w:tcMar>
            <w:vAlign w:val="center"/>
          </w:tcPr>
          <w:p w14:paraId="622F2FFB" w14:textId="77777777" w:rsidR="00C56193" w:rsidRPr="000D75C5" w:rsidRDefault="00C56193" w:rsidP="00EB7C45">
            <w:pPr>
              <w:spacing w:after="10" w:line="258" w:lineRule="auto"/>
              <w:rPr>
                <w:rFonts w:ascii="Aptos" w:hAnsi="Aptos"/>
                <w:sz w:val="17"/>
                <w:szCs w:val="17"/>
              </w:rPr>
            </w:pPr>
            <w:r w:rsidRPr="000D75C5">
              <w:rPr>
                <w:rFonts w:ascii="Aptos" w:hAnsi="Aptos"/>
                <w:sz w:val="17"/>
                <w:szCs w:val="17"/>
              </w:rPr>
              <w:t>Executions, errors, duration</w:t>
            </w:r>
          </w:p>
        </w:tc>
        <w:tc>
          <w:tcPr>
            <w:tcW w:w="2760" w:type="dxa"/>
            <w:shd w:val="clear" w:color="auto" w:fill="F4F6FA"/>
            <w:tcMar>
              <w:top w:w="70" w:type="dxa"/>
              <w:left w:w="110" w:type="dxa"/>
              <w:bottom w:w="70" w:type="dxa"/>
              <w:right w:w="110" w:type="dxa"/>
            </w:tcMar>
            <w:vAlign w:val="center"/>
          </w:tcPr>
          <w:p w14:paraId="4750A97E" w14:textId="77777777" w:rsidR="00C56193" w:rsidRPr="000D75C5" w:rsidRDefault="00C56193" w:rsidP="00EB7C45">
            <w:pPr>
              <w:spacing w:after="10" w:line="258" w:lineRule="auto"/>
              <w:rPr>
                <w:rFonts w:ascii="Aptos" w:hAnsi="Aptos"/>
                <w:sz w:val="17"/>
                <w:szCs w:val="17"/>
              </w:rPr>
            </w:pPr>
            <w:r w:rsidRPr="000D75C5">
              <w:rPr>
                <w:rFonts w:ascii="Aptos" w:hAnsi="Aptos"/>
                <w:sz w:val="17"/>
                <w:szCs w:val="17"/>
              </w:rPr>
              <w:t>Managed identity and Key Vault access</w:t>
            </w:r>
          </w:p>
        </w:tc>
        <w:tc>
          <w:tcPr>
            <w:tcW w:w="1800" w:type="dxa"/>
            <w:shd w:val="clear" w:color="auto" w:fill="F4F6FA"/>
            <w:tcMar>
              <w:top w:w="70" w:type="dxa"/>
              <w:left w:w="110" w:type="dxa"/>
              <w:bottom w:w="70" w:type="dxa"/>
              <w:right w:w="110" w:type="dxa"/>
            </w:tcMar>
            <w:vAlign w:val="center"/>
          </w:tcPr>
          <w:p w14:paraId="7C832388" w14:textId="77777777" w:rsidR="00C56193" w:rsidRPr="000D75C5" w:rsidRDefault="00C56193" w:rsidP="00EB7C45">
            <w:pPr>
              <w:spacing w:after="10" w:line="258" w:lineRule="auto"/>
              <w:rPr>
                <w:rFonts w:ascii="Aptos" w:hAnsi="Aptos"/>
                <w:sz w:val="17"/>
                <w:szCs w:val="17"/>
              </w:rPr>
            </w:pPr>
            <w:r w:rsidRPr="000D75C5">
              <w:rPr>
                <w:rFonts w:ascii="Aptos" w:hAnsi="Aptos"/>
                <w:sz w:val="17"/>
                <w:szCs w:val="17"/>
              </w:rPr>
              <w:t>Log Analytics, CrowdStrike</w:t>
            </w:r>
          </w:p>
        </w:tc>
      </w:tr>
      <w:tr w:rsidR="00C56193" w14:paraId="337EC4D8" w14:textId="77777777" w:rsidTr="00EB7C45">
        <w:tc>
          <w:tcPr>
            <w:tcW w:w="2100" w:type="dxa"/>
            <w:shd w:val="clear" w:color="auto" w:fill="FFFFFF"/>
            <w:tcMar>
              <w:top w:w="70" w:type="dxa"/>
              <w:left w:w="110" w:type="dxa"/>
              <w:bottom w:w="70" w:type="dxa"/>
              <w:right w:w="110" w:type="dxa"/>
            </w:tcMar>
            <w:vAlign w:val="center"/>
          </w:tcPr>
          <w:p w14:paraId="1ABA32F5" w14:textId="77777777" w:rsidR="00C56193" w:rsidRPr="000D75C5" w:rsidRDefault="00C56193" w:rsidP="00EB7C45">
            <w:pPr>
              <w:spacing w:after="10" w:line="258" w:lineRule="auto"/>
              <w:rPr>
                <w:rFonts w:ascii="Aptos" w:hAnsi="Aptos"/>
                <w:sz w:val="17"/>
                <w:szCs w:val="17"/>
              </w:rPr>
            </w:pPr>
            <w:r w:rsidRPr="000D75C5">
              <w:rPr>
                <w:rFonts w:ascii="Aptos" w:hAnsi="Aptos"/>
                <w:sz w:val="17"/>
                <w:szCs w:val="17"/>
              </w:rPr>
              <w:t>Key Vault</w:t>
            </w:r>
          </w:p>
        </w:tc>
        <w:tc>
          <w:tcPr>
            <w:tcW w:w="2700" w:type="dxa"/>
            <w:shd w:val="clear" w:color="auto" w:fill="FFFFFF"/>
            <w:tcMar>
              <w:top w:w="70" w:type="dxa"/>
              <w:left w:w="110" w:type="dxa"/>
              <w:bottom w:w="70" w:type="dxa"/>
              <w:right w:w="110" w:type="dxa"/>
            </w:tcMar>
            <w:vAlign w:val="center"/>
          </w:tcPr>
          <w:p w14:paraId="74419E71" w14:textId="77777777" w:rsidR="00C56193" w:rsidRPr="000D75C5" w:rsidRDefault="00C56193" w:rsidP="00EB7C45">
            <w:pPr>
              <w:spacing w:after="10" w:line="258" w:lineRule="auto"/>
              <w:rPr>
                <w:rFonts w:ascii="Aptos" w:hAnsi="Aptos"/>
                <w:sz w:val="17"/>
                <w:szCs w:val="17"/>
              </w:rPr>
            </w:pPr>
            <w:r w:rsidRPr="000D75C5">
              <w:rPr>
                <w:rFonts w:ascii="Aptos" w:hAnsi="Aptos"/>
                <w:sz w:val="17"/>
                <w:szCs w:val="17"/>
              </w:rPr>
              <w:t>Availability</w:t>
            </w:r>
          </w:p>
        </w:tc>
        <w:tc>
          <w:tcPr>
            <w:tcW w:w="2760" w:type="dxa"/>
            <w:shd w:val="clear" w:color="auto" w:fill="FFFFFF"/>
            <w:tcMar>
              <w:top w:w="70" w:type="dxa"/>
              <w:left w:w="110" w:type="dxa"/>
              <w:bottom w:w="70" w:type="dxa"/>
              <w:right w:w="110" w:type="dxa"/>
            </w:tcMar>
            <w:vAlign w:val="center"/>
          </w:tcPr>
          <w:p w14:paraId="14685328" w14:textId="77777777" w:rsidR="00C56193" w:rsidRPr="000D75C5" w:rsidRDefault="00C56193" w:rsidP="00EB7C45">
            <w:pPr>
              <w:spacing w:after="10" w:line="258" w:lineRule="auto"/>
              <w:rPr>
                <w:rFonts w:ascii="Aptos" w:hAnsi="Aptos"/>
                <w:sz w:val="17"/>
                <w:szCs w:val="17"/>
              </w:rPr>
            </w:pPr>
            <w:r w:rsidRPr="000D75C5">
              <w:rPr>
                <w:rFonts w:ascii="Aptos" w:hAnsi="Aptos"/>
                <w:sz w:val="17"/>
                <w:szCs w:val="17"/>
              </w:rPr>
              <w:t>Secret and certificate access</w:t>
            </w:r>
          </w:p>
        </w:tc>
        <w:tc>
          <w:tcPr>
            <w:tcW w:w="1800" w:type="dxa"/>
            <w:shd w:val="clear" w:color="auto" w:fill="FFFFFF"/>
            <w:tcMar>
              <w:top w:w="70" w:type="dxa"/>
              <w:left w:w="110" w:type="dxa"/>
              <w:bottom w:w="70" w:type="dxa"/>
              <w:right w:w="110" w:type="dxa"/>
            </w:tcMar>
            <w:vAlign w:val="center"/>
          </w:tcPr>
          <w:p w14:paraId="014AF3FC" w14:textId="77777777" w:rsidR="00C56193" w:rsidRPr="000D75C5" w:rsidRDefault="00C56193" w:rsidP="00EB7C45">
            <w:pPr>
              <w:spacing w:after="10" w:line="258" w:lineRule="auto"/>
              <w:rPr>
                <w:rFonts w:ascii="Aptos" w:hAnsi="Aptos"/>
                <w:sz w:val="17"/>
                <w:szCs w:val="17"/>
              </w:rPr>
            </w:pPr>
            <w:r w:rsidRPr="000D75C5">
              <w:rPr>
                <w:rFonts w:ascii="Aptos" w:hAnsi="Aptos"/>
                <w:sz w:val="17"/>
                <w:szCs w:val="17"/>
              </w:rPr>
              <w:t>Log Analytics, CrowdStrike</w:t>
            </w:r>
          </w:p>
        </w:tc>
      </w:tr>
      <w:tr w:rsidR="00C56193" w14:paraId="41F2780D" w14:textId="77777777" w:rsidTr="00EB7C45">
        <w:tc>
          <w:tcPr>
            <w:tcW w:w="2100" w:type="dxa"/>
            <w:shd w:val="clear" w:color="auto" w:fill="F4F6FA"/>
            <w:tcMar>
              <w:top w:w="70" w:type="dxa"/>
              <w:left w:w="110" w:type="dxa"/>
              <w:bottom w:w="70" w:type="dxa"/>
              <w:right w:w="110" w:type="dxa"/>
            </w:tcMar>
            <w:vAlign w:val="center"/>
          </w:tcPr>
          <w:p w14:paraId="21525216" w14:textId="77777777" w:rsidR="00C56193" w:rsidRPr="000D75C5" w:rsidRDefault="00C56193" w:rsidP="00EB7C45">
            <w:pPr>
              <w:spacing w:after="10" w:line="258" w:lineRule="auto"/>
              <w:rPr>
                <w:rFonts w:ascii="Aptos" w:hAnsi="Aptos"/>
                <w:sz w:val="17"/>
                <w:szCs w:val="17"/>
              </w:rPr>
            </w:pPr>
            <w:r w:rsidRPr="000D75C5">
              <w:rPr>
                <w:rFonts w:ascii="Aptos" w:hAnsi="Aptos"/>
                <w:sz w:val="17"/>
                <w:szCs w:val="17"/>
              </w:rPr>
              <w:t>Event Hubs</w:t>
            </w:r>
          </w:p>
        </w:tc>
        <w:tc>
          <w:tcPr>
            <w:tcW w:w="2700" w:type="dxa"/>
            <w:shd w:val="clear" w:color="auto" w:fill="F4F6FA"/>
            <w:tcMar>
              <w:top w:w="70" w:type="dxa"/>
              <w:left w:w="110" w:type="dxa"/>
              <w:bottom w:w="70" w:type="dxa"/>
              <w:right w:w="110" w:type="dxa"/>
            </w:tcMar>
            <w:vAlign w:val="center"/>
          </w:tcPr>
          <w:p w14:paraId="6E23DD22" w14:textId="77777777" w:rsidR="00C56193" w:rsidRPr="000D75C5" w:rsidRDefault="00C56193" w:rsidP="00EB7C45">
            <w:pPr>
              <w:spacing w:after="10" w:line="258" w:lineRule="auto"/>
              <w:rPr>
                <w:rFonts w:ascii="Aptos" w:hAnsi="Aptos"/>
                <w:sz w:val="17"/>
                <w:szCs w:val="17"/>
              </w:rPr>
            </w:pPr>
            <w:r w:rsidRPr="000D75C5">
              <w:rPr>
                <w:rFonts w:ascii="Aptos" w:hAnsi="Aptos"/>
                <w:sz w:val="17"/>
                <w:szCs w:val="17"/>
              </w:rPr>
              <w:t>Throughput, lag</w:t>
            </w:r>
          </w:p>
        </w:tc>
        <w:tc>
          <w:tcPr>
            <w:tcW w:w="2760" w:type="dxa"/>
            <w:shd w:val="clear" w:color="auto" w:fill="F4F6FA"/>
            <w:tcMar>
              <w:top w:w="70" w:type="dxa"/>
              <w:left w:w="110" w:type="dxa"/>
              <w:bottom w:w="70" w:type="dxa"/>
              <w:right w:w="110" w:type="dxa"/>
            </w:tcMar>
            <w:vAlign w:val="center"/>
          </w:tcPr>
          <w:p w14:paraId="70E76051" w14:textId="77777777" w:rsidR="00C56193" w:rsidRPr="000D75C5" w:rsidRDefault="00C56193" w:rsidP="00EB7C45">
            <w:pPr>
              <w:spacing w:after="10" w:line="258" w:lineRule="auto"/>
              <w:rPr>
                <w:rFonts w:ascii="Aptos" w:hAnsi="Aptos"/>
                <w:sz w:val="17"/>
                <w:szCs w:val="17"/>
              </w:rPr>
            </w:pPr>
            <w:r w:rsidRPr="000D75C5">
              <w:rPr>
                <w:rFonts w:ascii="Aptos" w:hAnsi="Aptos"/>
                <w:sz w:val="17"/>
                <w:szCs w:val="17"/>
              </w:rPr>
              <w:t>Namespace access</w:t>
            </w:r>
          </w:p>
        </w:tc>
        <w:tc>
          <w:tcPr>
            <w:tcW w:w="1800" w:type="dxa"/>
            <w:shd w:val="clear" w:color="auto" w:fill="F4F6FA"/>
            <w:tcMar>
              <w:top w:w="70" w:type="dxa"/>
              <w:left w:w="110" w:type="dxa"/>
              <w:bottom w:w="70" w:type="dxa"/>
              <w:right w:w="110" w:type="dxa"/>
            </w:tcMar>
            <w:vAlign w:val="center"/>
          </w:tcPr>
          <w:p w14:paraId="7766E880" w14:textId="77777777" w:rsidR="00C56193" w:rsidRPr="000D75C5" w:rsidRDefault="00C56193" w:rsidP="00EB7C45">
            <w:pPr>
              <w:spacing w:after="10" w:line="258" w:lineRule="auto"/>
              <w:rPr>
                <w:rFonts w:ascii="Aptos" w:hAnsi="Aptos"/>
                <w:sz w:val="17"/>
                <w:szCs w:val="17"/>
              </w:rPr>
            </w:pPr>
            <w:r w:rsidRPr="000D75C5">
              <w:rPr>
                <w:rFonts w:ascii="Aptos" w:hAnsi="Aptos"/>
                <w:sz w:val="17"/>
                <w:szCs w:val="17"/>
              </w:rPr>
              <w:t>Log Analytics, CrowdStrike</w:t>
            </w:r>
          </w:p>
        </w:tc>
      </w:tr>
    </w:tbl>
    <w:p w14:paraId="7418F61A" w14:textId="77777777" w:rsidR="00C56193" w:rsidRPr="000D1E23" w:rsidRDefault="00C56193" w:rsidP="00C56193">
      <w:pPr>
        <w:pStyle w:val="Heading2"/>
        <w:rPr>
          <w:rFonts w:ascii="Calibri heading" w:hAnsi="Calibri heading"/>
          <w:b/>
          <w:bCs/>
          <w:color w:val="2E5496"/>
          <w:sz w:val="28"/>
          <w:lang w:val="en-US" w:eastAsia="en-US"/>
        </w:rPr>
      </w:pPr>
      <w:bookmarkStart w:id="288" w:name="_Toc239507159"/>
      <w:bookmarkStart w:id="289" w:name="_Toc239852389"/>
      <w:r w:rsidRPr="000D1E23">
        <w:rPr>
          <w:rFonts w:ascii="Calibri heading" w:hAnsi="Calibri heading"/>
          <w:b/>
          <w:bCs/>
          <w:color w:val="2E5496"/>
          <w:sz w:val="28"/>
          <w:lang w:val="en-US" w:eastAsia="en-US"/>
        </w:rPr>
        <w:lastRenderedPageBreak/>
        <w:t>10.4 Operational Excellence</w:t>
      </w:r>
      <w:bookmarkEnd w:id="288"/>
      <w:bookmarkEnd w:id="289"/>
    </w:p>
    <w:p w14:paraId="7CA63AA7" w14:textId="77777777" w:rsidR="00C56193" w:rsidRPr="00BB00BA" w:rsidRDefault="00C56193" w:rsidP="00C56193">
      <w:pPr>
        <w:spacing w:after="120" w:line="278" w:lineRule="auto"/>
        <w:rPr>
          <w:rFonts w:ascii="Aptos" w:hAnsi="Aptos"/>
          <w:sz w:val="18"/>
          <w:szCs w:val="18"/>
        </w:rPr>
      </w:pPr>
      <w:r w:rsidRPr="00BB00BA">
        <w:rPr>
          <w:rFonts w:ascii="Aptos" w:hAnsi="Aptos"/>
          <w:sz w:val="18"/>
          <w:szCs w:val="18"/>
        </w:rPr>
        <w:t>The discipline that keeps an integration secure also keeps it operable.</w:t>
      </w:r>
    </w:p>
    <w:p w14:paraId="10251893" w14:textId="77777777" w:rsidR="00C56193" w:rsidRPr="00BB00BA" w:rsidRDefault="00C56193" w:rsidP="00C56193">
      <w:pPr>
        <w:spacing w:after="46" w:line="270" w:lineRule="auto"/>
        <w:ind w:left="360"/>
        <w:rPr>
          <w:rFonts w:ascii="Aptos" w:hAnsi="Aptos"/>
          <w:sz w:val="18"/>
          <w:szCs w:val="18"/>
        </w:rPr>
      </w:pPr>
      <w:r w:rsidRPr="00BB00BA">
        <w:rPr>
          <w:rFonts w:ascii="Aptos" w:hAnsi="Aptos"/>
          <w:b/>
          <w:bCs/>
          <w:sz w:val="18"/>
          <w:szCs w:val="18"/>
        </w:rPr>
        <w:t xml:space="preserve">Deployed as code. </w:t>
      </w:r>
      <w:r w:rsidRPr="00BB00BA">
        <w:rPr>
          <w:rFonts w:ascii="Aptos" w:hAnsi="Aptos"/>
          <w:sz w:val="18"/>
          <w:szCs w:val="18"/>
        </w:rPr>
        <w:t>Integrations are provisioned through infrastructure-as-code and delivered through DevSecOps pipelines, so an environment is reproducible and reviewable, and nothing is configured by hand.</w:t>
      </w:r>
    </w:p>
    <w:p w14:paraId="7A2C7546" w14:textId="77777777" w:rsidR="00C56193" w:rsidRPr="00BB00BA" w:rsidRDefault="00C56193" w:rsidP="00C56193">
      <w:pPr>
        <w:spacing w:after="46" w:line="270" w:lineRule="auto"/>
        <w:ind w:left="360"/>
        <w:rPr>
          <w:rFonts w:ascii="Aptos" w:hAnsi="Aptos"/>
          <w:sz w:val="18"/>
          <w:szCs w:val="18"/>
        </w:rPr>
      </w:pPr>
      <w:r w:rsidRPr="00BB00BA">
        <w:rPr>
          <w:rFonts w:ascii="Aptos" w:hAnsi="Aptos"/>
          <w:b/>
          <w:bCs/>
          <w:sz w:val="18"/>
          <w:szCs w:val="18"/>
        </w:rPr>
        <w:t xml:space="preserve">Resilience matched to criticality. </w:t>
      </w:r>
      <w:r w:rsidRPr="00BB00BA">
        <w:rPr>
          <w:rFonts w:ascii="Aptos" w:hAnsi="Aptos"/>
          <w:sz w:val="18"/>
          <w:szCs w:val="18"/>
        </w:rPr>
        <w:t>The redundancy and recovery posture of an integration follows its criticality tier, set with business continuity and risk and evidenced at design time</w:t>
      </w:r>
    </w:p>
    <w:p w14:paraId="169BEF46" w14:textId="77777777" w:rsidR="00C56193" w:rsidRPr="00BB00BA" w:rsidRDefault="00C56193" w:rsidP="00C56193">
      <w:pPr>
        <w:spacing w:after="46" w:line="270" w:lineRule="auto"/>
        <w:ind w:left="360"/>
        <w:rPr>
          <w:rFonts w:ascii="Aptos" w:hAnsi="Aptos"/>
          <w:sz w:val="18"/>
          <w:szCs w:val="18"/>
        </w:rPr>
      </w:pPr>
      <w:r w:rsidRPr="00BB00BA">
        <w:rPr>
          <w:rFonts w:ascii="Aptos" w:hAnsi="Aptos"/>
          <w:b/>
          <w:bCs/>
          <w:sz w:val="18"/>
          <w:szCs w:val="18"/>
        </w:rPr>
        <w:t xml:space="preserve">Owned and kept live. </w:t>
      </w:r>
      <w:r w:rsidRPr="00BB00BA">
        <w:rPr>
          <w:rFonts w:ascii="Aptos" w:hAnsi="Aptos"/>
          <w:sz w:val="18"/>
          <w:szCs w:val="18"/>
        </w:rPr>
        <w:t xml:space="preserve">Each integration has monitoring, alerting and a defined support model with named ownership, and the </w:t>
      </w:r>
      <w:r w:rsidRPr="00BB00BA">
        <w:rPr>
          <w:rFonts w:ascii="Aptos" w:hAnsi="Aptos"/>
          <w:sz w:val="18"/>
          <w:szCs w:val="18"/>
          <w:lang w:val="en-GB"/>
        </w:rPr>
        <w:t>System Integration framework</w:t>
      </w:r>
      <w:r w:rsidRPr="00BB00BA" w:rsidDel="00A22181">
        <w:rPr>
          <w:rFonts w:ascii="Aptos" w:hAnsi="Aptos"/>
          <w:sz w:val="18"/>
          <w:szCs w:val="18"/>
        </w:rPr>
        <w:t xml:space="preserve"> </w:t>
      </w:r>
      <w:r w:rsidRPr="00BB00BA">
        <w:rPr>
          <w:rFonts w:ascii="Aptos" w:hAnsi="Aptos"/>
          <w:sz w:val="18"/>
          <w:szCs w:val="18"/>
        </w:rPr>
        <w:t>itself is maintained as a live artefact, reviewed continuously rather than only before a Technical Design Authority submission.</w:t>
      </w:r>
    </w:p>
    <w:p w14:paraId="7737192F" w14:textId="77777777" w:rsidR="00C56193" w:rsidRPr="000D1E23" w:rsidRDefault="00C56193" w:rsidP="00C56193">
      <w:pPr>
        <w:pStyle w:val="Heading2"/>
        <w:rPr>
          <w:rFonts w:ascii="Calibri heading" w:hAnsi="Calibri heading"/>
          <w:b/>
          <w:bCs/>
          <w:color w:val="2E5496"/>
          <w:sz w:val="28"/>
          <w:lang w:val="en-US" w:eastAsia="en-US"/>
        </w:rPr>
      </w:pPr>
      <w:bookmarkStart w:id="290" w:name="_Toc239507160"/>
      <w:bookmarkStart w:id="291" w:name="_Toc239852390"/>
      <w:r w:rsidRPr="000D1E23">
        <w:rPr>
          <w:rFonts w:ascii="Calibri heading" w:hAnsi="Calibri heading"/>
          <w:b/>
          <w:bCs/>
          <w:color w:val="2E5496"/>
          <w:sz w:val="28"/>
          <w:lang w:val="en-US" w:eastAsia="en-US"/>
        </w:rPr>
        <w:t>10.5 Delivery Pipeline</w:t>
      </w:r>
      <w:bookmarkEnd w:id="290"/>
      <w:bookmarkEnd w:id="291"/>
    </w:p>
    <w:p w14:paraId="17CE083A" w14:textId="77777777" w:rsidR="00C56193" w:rsidRPr="00BB00BA" w:rsidRDefault="00C56193" w:rsidP="00C56193">
      <w:pPr>
        <w:spacing w:after="120" w:line="278" w:lineRule="auto"/>
        <w:rPr>
          <w:rFonts w:ascii="Aptos" w:hAnsi="Aptos"/>
          <w:sz w:val="18"/>
          <w:szCs w:val="18"/>
        </w:rPr>
      </w:pPr>
      <w:commentRangeStart w:id="292"/>
      <w:commentRangeStart w:id="293"/>
      <w:commentRangeEnd w:id="292"/>
      <w:r w:rsidRPr="00BB00BA">
        <w:rPr>
          <w:rStyle w:val="CommentReference"/>
          <w:rFonts w:ascii="Aptos" w:hAnsi="Aptos"/>
          <w:sz w:val="18"/>
          <w:szCs w:val="18"/>
        </w:rPr>
        <w:commentReference w:id="292"/>
      </w:r>
      <w:commentRangeEnd w:id="293"/>
      <w:r w:rsidR="00E95995" w:rsidRPr="00BB00BA">
        <w:rPr>
          <w:rStyle w:val="CommentReference"/>
          <w:rFonts w:ascii="Aptos" w:hAnsi="Aptos"/>
          <w:sz w:val="18"/>
          <w:szCs w:val="18"/>
        </w:rPr>
        <w:commentReference w:id="293"/>
      </w:r>
      <w:r w:rsidRPr="00BB00BA">
        <w:rPr>
          <w:rFonts w:ascii="Aptos" w:hAnsi="Aptos"/>
          <w:sz w:val="18"/>
          <w:szCs w:val="18"/>
        </w:rPr>
        <w:t>Every integration is delivered through a single pipeline, and the pipeline is where quality, security and controlled promotion are enforced. This applies the automation and DevSecOps direction inherited from the Cloud Engineering Standards to integration delivery and sets out the agreed practice every integration follows so that nothing reaches an environment by hand.</w:t>
      </w:r>
    </w:p>
    <w:p w14:paraId="561E5F21" w14:textId="77777777" w:rsidR="00C56193" w:rsidRPr="00BB00BA" w:rsidRDefault="00C56193" w:rsidP="00C56193">
      <w:pPr>
        <w:spacing w:after="120" w:line="278" w:lineRule="auto"/>
        <w:rPr>
          <w:rFonts w:ascii="Aptos" w:hAnsi="Aptos"/>
          <w:sz w:val="18"/>
          <w:szCs w:val="18"/>
        </w:rPr>
      </w:pPr>
      <w:r w:rsidRPr="00BB00BA">
        <w:rPr>
          <w:rFonts w:ascii="Aptos" w:hAnsi="Aptos"/>
          <w:sz w:val="18"/>
          <w:szCs w:val="18"/>
        </w:rPr>
        <w:t xml:space="preserve">Source : </w:t>
      </w:r>
      <w:hyperlink r:id="rId99" w:history="1">
        <w:r w:rsidRPr="00BB00BA">
          <w:rPr>
            <w:rStyle w:val="Hyperlink"/>
            <w:rFonts w:ascii="Aptos" w:hAnsi="Aptos"/>
            <w:sz w:val="18"/>
            <w:szCs w:val="18"/>
          </w:rPr>
          <w:t>DevOpsPrinciples</w:t>
        </w:r>
      </w:hyperlink>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3"/>
        <w:gridCol w:w="6847"/>
      </w:tblGrid>
      <w:tr w:rsidR="00C56193" w14:paraId="09E3CCA0" w14:textId="77777777" w:rsidTr="00EB7C45">
        <w:trPr>
          <w:tblHeader/>
        </w:trPr>
        <w:tc>
          <w:tcPr>
            <w:tcW w:w="2513" w:type="dxa"/>
            <w:shd w:val="clear" w:color="auto" w:fill="1F3864"/>
            <w:tcMar>
              <w:top w:w="100" w:type="dxa"/>
              <w:left w:w="120" w:type="dxa"/>
              <w:bottom w:w="100" w:type="dxa"/>
              <w:right w:w="120" w:type="dxa"/>
            </w:tcMar>
          </w:tcPr>
          <w:p w14:paraId="66344875" w14:textId="77777777" w:rsidR="00C56193" w:rsidRPr="00BB00BA" w:rsidRDefault="00C56193" w:rsidP="00EB7C45">
            <w:pPr>
              <w:rPr>
                <w:rFonts w:ascii="Aptos" w:hAnsi="Aptos"/>
                <w:sz w:val="17"/>
                <w:szCs w:val="17"/>
              </w:rPr>
            </w:pPr>
            <w:r w:rsidRPr="00BB00BA">
              <w:rPr>
                <w:rFonts w:ascii="Aptos" w:hAnsi="Aptos"/>
                <w:b/>
                <w:bCs/>
                <w:color w:val="FFFFFF"/>
                <w:sz w:val="17"/>
                <w:szCs w:val="17"/>
              </w:rPr>
              <w:t>Practice</w:t>
            </w:r>
          </w:p>
        </w:tc>
        <w:tc>
          <w:tcPr>
            <w:tcW w:w="6847" w:type="dxa"/>
            <w:shd w:val="clear" w:color="auto" w:fill="1F3864"/>
            <w:tcMar>
              <w:top w:w="100" w:type="dxa"/>
              <w:left w:w="120" w:type="dxa"/>
              <w:bottom w:w="100" w:type="dxa"/>
              <w:right w:w="120" w:type="dxa"/>
            </w:tcMar>
          </w:tcPr>
          <w:p w14:paraId="7ECC97AD" w14:textId="77777777" w:rsidR="00C56193" w:rsidRPr="00BB00BA" w:rsidRDefault="00C56193" w:rsidP="00EB7C45">
            <w:pPr>
              <w:rPr>
                <w:rFonts w:ascii="Aptos" w:hAnsi="Aptos"/>
                <w:sz w:val="17"/>
                <w:szCs w:val="17"/>
              </w:rPr>
            </w:pPr>
            <w:r w:rsidRPr="00BB00BA">
              <w:rPr>
                <w:rFonts w:ascii="Aptos" w:hAnsi="Aptos"/>
                <w:b/>
                <w:bCs/>
                <w:color w:val="FFFFFF"/>
                <w:sz w:val="17"/>
                <w:szCs w:val="17"/>
              </w:rPr>
              <w:t>What the pipeline does</w:t>
            </w:r>
          </w:p>
        </w:tc>
      </w:tr>
      <w:tr w:rsidR="00C56193" w14:paraId="43D0683A" w14:textId="77777777" w:rsidTr="00EB7C45">
        <w:tc>
          <w:tcPr>
            <w:tcW w:w="2513" w:type="dxa"/>
            <w:tcMar>
              <w:top w:w="100" w:type="dxa"/>
              <w:left w:w="120" w:type="dxa"/>
              <w:bottom w:w="100" w:type="dxa"/>
              <w:right w:w="120" w:type="dxa"/>
            </w:tcMar>
          </w:tcPr>
          <w:p w14:paraId="032DC482" w14:textId="77777777" w:rsidR="00C56193" w:rsidRPr="00BB00BA" w:rsidRDefault="00C56193" w:rsidP="00EB7C45">
            <w:pPr>
              <w:rPr>
                <w:rFonts w:ascii="Aptos" w:hAnsi="Aptos"/>
                <w:sz w:val="17"/>
                <w:szCs w:val="17"/>
              </w:rPr>
            </w:pPr>
            <w:r w:rsidRPr="00BB00BA">
              <w:rPr>
                <w:rFonts w:ascii="Aptos" w:hAnsi="Aptos"/>
                <w:b/>
                <w:bCs/>
                <w:sz w:val="17"/>
                <w:szCs w:val="17"/>
              </w:rPr>
              <w:t>Pipeline foundation</w:t>
            </w:r>
          </w:p>
        </w:tc>
        <w:tc>
          <w:tcPr>
            <w:tcW w:w="6847" w:type="dxa"/>
            <w:tcMar>
              <w:top w:w="100" w:type="dxa"/>
              <w:left w:w="120" w:type="dxa"/>
              <w:bottom w:w="100" w:type="dxa"/>
              <w:right w:w="120" w:type="dxa"/>
            </w:tcMar>
          </w:tcPr>
          <w:p w14:paraId="0DD8736A" w14:textId="77777777" w:rsidR="00C56193" w:rsidRPr="00BB00BA" w:rsidRDefault="00C56193" w:rsidP="00EB7C45">
            <w:pPr>
              <w:rPr>
                <w:rFonts w:ascii="Aptos" w:hAnsi="Aptos"/>
                <w:sz w:val="17"/>
                <w:szCs w:val="17"/>
              </w:rPr>
            </w:pPr>
            <w:r w:rsidRPr="00BB00BA">
              <w:rPr>
                <w:rFonts w:ascii="Aptos" w:hAnsi="Aptos"/>
                <w:sz w:val="17"/>
                <w:szCs w:val="17"/>
              </w:rPr>
              <w:t>Source code and infrastructure-as-code live in the Chaucer repository under the DevSecOps project, and every change is built and deployed through the pipeline. The pipeline is the only route to an environment.</w:t>
            </w:r>
          </w:p>
        </w:tc>
      </w:tr>
      <w:tr w:rsidR="00C56193" w14:paraId="12BFE760" w14:textId="77777777" w:rsidTr="00EB7C45">
        <w:tc>
          <w:tcPr>
            <w:tcW w:w="2513" w:type="dxa"/>
            <w:tcMar>
              <w:top w:w="100" w:type="dxa"/>
              <w:left w:w="120" w:type="dxa"/>
              <w:bottom w:w="100" w:type="dxa"/>
              <w:right w:w="120" w:type="dxa"/>
            </w:tcMar>
          </w:tcPr>
          <w:p w14:paraId="2D3B44D3" w14:textId="77777777" w:rsidR="00C56193" w:rsidRPr="00BB00BA" w:rsidRDefault="00C56193" w:rsidP="00EB7C45">
            <w:pPr>
              <w:rPr>
                <w:rFonts w:ascii="Aptos" w:hAnsi="Aptos"/>
                <w:sz w:val="17"/>
                <w:szCs w:val="17"/>
              </w:rPr>
            </w:pPr>
            <w:r w:rsidRPr="00BB00BA">
              <w:rPr>
                <w:rFonts w:ascii="Aptos" w:hAnsi="Aptos"/>
                <w:b/>
                <w:bCs/>
                <w:sz w:val="17"/>
                <w:szCs w:val="17"/>
              </w:rPr>
              <w:t>Pull-request validation</w:t>
            </w:r>
          </w:p>
        </w:tc>
        <w:tc>
          <w:tcPr>
            <w:tcW w:w="6847" w:type="dxa"/>
            <w:tcMar>
              <w:top w:w="100" w:type="dxa"/>
              <w:left w:w="120" w:type="dxa"/>
              <w:bottom w:w="100" w:type="dxa"/>
              <w:right w:w="120" w:type="dxa"/>
            </w:tcMar>
          </w:tcPr>
          <w:p w14:paraId="55CC1EA1" w14:textId="77777777" w:rsidR="00C56193" w:rsidRPr="00BB00BA" w:rsidRDefault="00C56193" w:rsidP="00EB7C45">
            <w:pPr>
              <w:rPr>
                <w:rFonts w:ascii="Aptos" w:hAnsi="Aptos"/>
                <w:sz w:val="17"/>
                <w:szCs w:val="17"/>
              </w:rPr>
            </w:pPr>
            <w:r w:rsidRPr="00BB00BA">
              <w:rPr>
                <w:rFonts w:ascii="Aptos" w:hAnsi="Aptos"/>
                <w:sz w:val="17"/>
                <w:szCs w:val="17"/>
              </w:rPr>
              <w:t>Every change enters through a pull request. The pipeline builds it, lints it, runs its automated tests and its security scans, and the change cannot merge until those checks pass and a peer has approved the request.</w:t>
            </w:r>
          </w:p>
        </w:tc>
      </w:tr>
      <w:tr w:rsidR="00C56193" w14:paraId="266FB04D" w14:textId="77777777" w:rsidTr="00EB7C45">
        <w:tc>
          <w:tcPr>
            <w:tcW w:w="2513" w:type="dxa"/>
            <w:tcMar>
              <w:top w:w="100" w:type="dxa"/>
              <w:left w:w="120" w:type="dxa"/>
              <w:bottom w:w="100" w:type="dxa"/>
              <w:right w:w="120" w:type="dxa"/>
            </w:tcMar>
          </w:tcPr>
          <w:p w14:paraId="671BFC07" w14:textId="77777777" w:rsidR="00C56193" w:rsidRPr="00BB00BA" w:rsidRDefault="00C56193" w:rsidP="00EB7C45">
            <w:pPr>
              <w:rPr>
                <w:rFonts w:ascii="Aptos" w:hAnsi="Aptos"/>
                <w:sz w:val="17"/>
                <w:szCs w:val="17"/>
              </w:rPr>
            </w:pPr>
            <w:r w:rsidRPr="00BB00BA">
              <w:rPr>
                <w:rFonts w:ascii="Aptos" w:hAnsi="Aptos"/>
                <w:b/>
                <w:bCs/>
                <w:sz w:val="17"/>
                <w:szCs w:val="17"/>
              </w:rPr>
              <w:t>Immutable artefacts</w:t>
            </w:r>
          </w:p>
        </w:tc>
        <w:tc>
          <w:tcPr>
            <w:tcW w:w="6847" w:type="dxa"/>
            <w:tcMar>
              <w:top w:w="100" w:type="dxa"/>
              <w:left w:w="120" w:type="dxa"/>
              <w:bottom w:w="100" w:type="dxa"/>
              <w:right w:w="120" w:type="dxa"/>
            </w:tcMar>
          </w:tcPr>
          <w:p w14:paraId="37A0948D" w14:textId="77777777" w:rsidR="00C56193" w:rsidRPr="00BB00BA" w:rsidRDefault="00C56193" w:rsidP="00EB7C45">
            <w:pPr>
              <w:rPr>
                <w:rFonts w:ascii="Aptos" w:hAnsi="Aptos"/>
                <w:sz w:val="17"/>
                <w:szCs w:val="17"/>
              </w:rPr>
            </w:pPr>
            <w:r w:rsidRPr="00BB00BA">
              <w:rPr>
                <w:rFonts w:ascii="Aptos" w:hAnsi="Aptos"/>
                <w:sz w:val="17"/>
                <w:szCs w:val="17"/>
              </w:rPr>
              <w:t>A versioned artefact is built once and promoted unchanged through every environment. Nothing is rebuilt per environment, so what runs in production is exactly what was tested.</w:t>
            </w:r>
          </w:p>
        </w:tc>
      </w:tr>
      <w:tr w:rsidR="00C56193" w14:paraId="1416BEF8" w14:textId="77777777" w:rsidTr="00EB7C45">
        <w:tc>
          <w:tcPr>
            <w:tcW w:w="2513" w:type="dxa"/>
            <w:tcMar>
              <w:top w:w="100" w:type="dxa"/>
              <w:left w:w="120" w:type="dxa"/>
              <w:bottom w:w="100" w:type="dxa"/>
              <w:right w:w="120" w:type="dxa"/>
            </w:tcMar>
          </w:tcPr>
          <w:p w14:paraId="25CB53F7" w14:textId="77777777" w:rsidR="00C56193" w:rsidRPr="00BB00BA" w:rsidRDefault="00C56193" w:rsidP="00EB7C45">
            <w:pPr>
              <w:rPr>
                <w:rFonts w:ascii="Aptos" w:hAnsi="Aptos"/>
                <w:sz w:val="17"/>
                <w:szCs w:val="17"/>
              </w:rPr>
            </w:pPr>
            <w:r w:rsidRPr="00BB00BA">
              <w:rPr>
                <w:rFonts w:ascii="Aptos" w:hAnsi="Aptos"/>
                <w:b/>
                <w:bCs/>
                <w:sz w:val="17"/>
                <w:szCs w:val="17"/>
              </w:rPr>
              <w:t>Deploy to development first</w:t>
            </w:r>
          </w:p>
        </w:tc>
        <w:tc>
          <w:tcPr>
            <w:tcW w:w="6847" w:type="dxa"/>
            <w:tcMar>
              <w:top w:w="100" w:type="dxa"/>
              <w:left w:w="120" w:type="dxa"/>
              <w:bottom w:w="100" w:type="dxa"/>
              <w:right w:w="120" w:type="dxa"/>
            </w:tcMar>
          </w:tcPr>
          <w:p w14:paraId="0460E3FB" w14:textId="77777777" w:rsidR="00C56193" w:rsidRPr="00BB00BA" w:rsidRDefault="00C56193" w:rsidP="00EB7C45">
            <w:pPr>
              <w:rPr>
                <w:rFonts w:ascii="Aptos" w:hAnsi="Aptos"/>
                <w:sz w:val="17"/>
                <w:szCs w:val="17"/>
              </w:rPr>
            </w:pPr>
            <w:r w:rsidRPr="00BB00BA">
              <w:rPr>
                <w:rFonts w:ascii="Aptos" w:hAnsi="Aptos"/>
                <w:sz w:val="17"/>
                <w:szCs w:val="17"/>
              </w:rPr>
              <w:t>A merged change deploys automatically to development, where it runs against real dependencies. Development is where integration behaviour is proven before anything is promoted.</w:t>
            </w:r>
          </w:p>
        </w:tc>
      </w:tr>
      <w:tr w:rsidR="00C56193" w14:paraId="009A9752" w14:textId="77777777" w:rsidTr="00EB7C45">
        <w:tc>
          <w:tcPr>
            <w:tcW w:w="2513" w:type="dxa"/>
            <w:tcMar>
              <w:top w:w="100" w:type="dxa"/>
              <w:left w:w="120" w:type="dxa"/>
              <w:bottom w:w="100" w:type="dxa"/>
              <w:right w:w="120" w:type="dxa"/>
            </w:tcMar>
          </w:tcPr>
          <w:p w14:paraId="47A8FF11" w14:textId="77777777" w:rsidR="00C56193" w:rsidRPr="00BB00BA" w:rsidRDefault="00C56193" w:rsidP="00EB7C45">
            <w:pPr>
              <w:rPr>
                <w:rFonts w:ascii="Aptos" w:hAnsi="Aptos"/>
                <w:sz w:val="17"/>
                <w:szCs w:val="17"/>
              </w:rPr>
            </w:pPr>
            <w:r w:rsidRPr="00BB00BA">
              <w:rPr>
                <w:rFonts w:ascii="Aptos" w:hAnsi="Aptos"/>
                <w:b/>
                <w:bCs/>
                <w:sz w:val="17"/>
                <w:szCs w:val="17"/>
              </w:rPr>
              <w:t>Integration and automation testing</w:t>
            </w:r>
          </w:p>
        </w:tc>
        <w:tc>
          <w:tcPr>
            <w:tcW w:w="6847" w:type="dxa"/>
            <w:tcMar>
              <w:top w:w="100" w:type="dxa"/>
              <w:left w:w="120" w:type="dxa"/>
              <w:bottom w:w="100" w:type="dxa"/>
              <w:right w:w="120" w:type="dxa"/>
            </w:tcMar>
          </w:tcPr>
          <w:p w14:paraId="394E1A40" w14:textId="77777777" w:rsidR="00C56193" w:rsidRPr="00BB00BA" w:rsidRDefault="00C56193" w:rsidP="00EB7C45">
            <w:pPr>
              <w:rPr>
                <w:rFonts w:ascii="Aptos" w:hAnsi="Aptos"/>
                <w:sz w:val="17"/>
                <w:szCs w:val="17"/>
              </w:rPr>
            </w:pPr>
          </w:p>
          <w:p w14:paraId="0451D262" w14:textId="77777777" w:rsidR="00C56193" w:rsidRPr="00BB00BA" w:rsidRDefault="00C56193" w:rsidP="00EB7C45">
            <w:pPr>
              <w:rPr>
                <w:rFonts w:ascii="Aptos" w:hAnsi="Aptos"/>
                <w:sz w:val="17"/>
                <w:szCs w:val="17"/>
                <w:lang w:val="en-GB"/>
              </w:rPr>
            </w:pPr>
            <w:r w:rsidRPr="00BB00BA">
              <w:rPr>
                <w:rFonts w:ascii="Aptos" w:hAnsi="Aptos"/>
                <w:sz w:val="17"/>
                <w:szCs w:val="17"/>
                <w:lang w:val="en-GB"/>
              </w:rPr>
              <w:t>Automated unit, integration, and end-to-end testing should be implemented wherever feasible within the delivery pipeline, including relevant contract and schema validations. Changes should only progress once the applicable automated and manual quality checks have been successfully completed.</w:t>
            </w:r>
          </w:p>
          <w:p w14:paraId="5200B7DE" w14:textId="77777777" w:rsidR="00C56193" w:rsidRPr="00BB00BA" w:rsidRDefault="00C56193" w:rsidP="00EB7C45">
            <w:pPr>
              <w:rPr>
                <w:rFonts w:ascii="Aptos" w:hAnsi="Aptos"/>
                <w:sz w:val="17"/>
                <w:szCs w:val="17"/>
              </w:rPr>
            </w:pPr>
          </w:p>
        </w:tc>
      </w:tr>
      <w:tr w:rsidR="00C56193" w14:paraId="39EC4F43" w14:textId="77777777" w:rsidTr="00EB7C45">
        <w:tc>
          <w:tcPr>
            <w:tcW w:w="2513" w:type="dxa"/>
            <w:tcMar>
              <w:top w:w="100" w:type="dxa"/>
              <w:left w:w="120" w:type="dxa"/>
              <w:bottom w:w="100" w:type="dxa"/>
              <w:right w:w="120" w:type="dxa"/>
            </w:tcMar>
          </w:tcPr>
          <w:p w14:paraId="45ABC5D5" w14:textId="77777777" w:rsidR="00C56193" w:rsidRPr="00BB00BA" w:rsidRDefault="00C56193" w:rsidP="00EB7C45">
            <w:pPr>
              <w:rPr>
                <w:rFonts w:ascii="Aptos" w:hAnsi="Aptos"/>
                <w:sz w:val="17"/>
                <w:szCs w:val="17"/>
              </w:rPr>
            </w:pPr>
            <w:r w:rsidRPr="00BB00BA">
              <w:rPr>
                <w:rFonts w:ascii="Aptos" w:hAnsi="Aptos"/>
                <w:b/>
                <w:bCs/>
                <w:sz w:val="17"/>
                <w:szCs w:val="17"/>
              </w:rPr>
              <w:t>Environment validation checks</w:t>
            </w:r>
          </w:p>
        </w:tc>
        <w:tc>
          <w:tcPr>
            <w:tcW w:w="6847" w:type="dxa"/>
            <w:tcMar>
              <w:top w:w="100" w:type="dxa"/>
              <w:left w:w="120" w:type="dxa"/>
              <w:bottom w:w="100" w:type="dxa"/>
              <w:right w:w="120" w:type="dxa"/>
            </w:tcMar>
          </w:tcPr>
          <w:p w14:paraId="69D15A30" w14:textId="77777777" w:rsidR="00C56193" w:rsidRPr="00BB00BA" w:rsidRDefault="00C56193" w:rsidP="00EB7C45">
            <w:pPr>
              <w:rPr>
                <w:rFonts w:ascii="Aptos" w:hAnsi="Aptos"/>
                <w:sz w:val="17"/>
                <w:szCs w:val="17"/>
                <w:lang w:val="en-GB"/>
              </w:rPr>
            </w:pPr>
            <w:r w:rsidRPr="00BB00BA">
              <w:rPr>
                <w:rFonts w:ascii="Aptos" w:hAnsi="Aptos"/>
                <w:sz w:val="17"/>
                <w:szCs w:val="17"/>
                <w:lang w:val="en-GB"/>
              </w:rPr>
              <w:t>Configuration, connectivity, identity, secrets, and health checks should be automated before and after deployment wherever feasible. Where automation is not practical, appropriate validation controls are applied to ensure an environment is proven ready rather than assumed to be.</w:t>
            </w:r>
          </w:p>
          <w:p w14:paraId="1F7DD8A1" w14:textId="77777777" w:rsidR="00C56193" w:rsidRPr="00BB00BA" w:rsidRDefault="00C56193" w:rsidP="00EB7C45">
            <w:pPr>
              <w:rPr>
                <w:rFonts w:ascii="Aptos" w:hAnsi="Aptos"/>
                <w:sz w:val="17"/>
                <w:szCs w:val="17"/>
              </w:rPr>
            </w:pPr>
          </w:p>
        </w:tc>
      </w:tr>
      <w:tr w:rsidR="00C56193" w14:paraId="54D67858" w14:textId="77777777" w:rsidTr="00EB7C45">
        <w:tc>
          <w:tcPr>
            <w:tcW w:w="2513" w:type="dxa"/>
            <w:tcMar>
              <w:top w:w="100" w:type="dxa"/>
              <w:left w:w="120" w:type="dxa"/>
              <w:bottom w:w="100" w:type="dxa"/>
              <w:right w:w="120" w:type="dxa"/>
            </w:tcMar>
          </w:tcPr>
          <w:p w14:paraId="39A98EB6" w14:textId="77777777" w:rsidR="00C56193" w:rsidRPr="00BB00BA" w:rsidRDefault="00C56193" w:rsidP="00EB7C45">
            <w:pPr>
              <w:rPr>
                <w:rFonts w:ascii="Aptos" w:hAnsi="Aptos"/>
                <w:sz w:val="17"/>
                <w:szCs w:val="17"/>
              </w:rPr>
            </w:pPr>
            <w:r w:rsidRPr="00BB00BA">
              <w:rPr>
                <w:rFonts w:ascii="Aptos" w:hAnsi="Aptos"/>
                <w:b/>
                <w:bCs/>
                <w:sz w:val="17"/>
                <w:szCs w:val="17"/>
              </w:rPr>
              <w:t>Security testing</w:t>
            </w:r>
          </w:p>
        </w:tc>
        <w:tc>
          <w:tcPr>
            <w:tcW w:w="6847" w:type="dxa"/>
            <w:tcMar>
              <w:top w:w="100" w:type="dxa"/>
              <w:left w:w="120" w:type="dxa"/>
              <w:bottom w:w="100" w:type="dxa"/>
              <w:right w:w="120" w:type="dxa"/>
            </w:tcMar>
          </w:tcPr>
          <w:p w14:paraId="38D4BFFF" w14:textId="77777777" w:rsidR="00C56193" w:rsidRPr="00BB00BA" w:rsidRDefault="00C56193" w:rsidP="00EB7C45">
            <w:pPr>
              <w:rPr>
                <w:rFonts w:ascii="Aptos" w:hAnsi="Aptos"/>
                <w:sz w:val="17"/>
                <w:szCs w:val="17"/>
              </w:rPr>
            </w:pPr>
            <w:r w:rsidRPr="00BB00BA">
              <w:rPr>
                <w:rFonts w:ascii="Aptos" w:hAnsi="Aptos"/>
                <w:sz w:val="17"/>
                <w:szCs w:val="17"/>
              </w:rPr>
              <w:t>Static analysis through SonarQube checks code quality and known weaknesses, and artefact and dependency scanning through JFrog checks the build and its libraries. Findings gate promotion, in line with the security testing the Cloud Engineering Standards require.</w:t>
            </w:r>
          </w:p>
        </w:tc>
      </w:tr>
      <w:tr w:rsidR="00C56193" w14:paraId="44832A2A" w14:textId="77777777" w:rsidTr="00EB7C45">
        <w:tc>
          <w:tcPr>
            <w:tcW w:w="2513" w:type="dxa"/>
            <w:tcMar>
              <w:top w:w="100" w:type="dxa"/>
              <w:left w:w="120" w:type="dxa"/>
              <w:bottom w:w="100" w:type="dxa"/>
              <w:right w:w="120" w:type="dxa"/>
            </w:tcMar>
          </w:tcPr>
          <w:p w14:paraId="42D3B896" w14:textId="77777777" w:rsidR="00C56193" w:rsidRPr="00BB00BA" w:rsidRDefault="00C56193" w:rsidP="00EB7C45">
            <w:pPr>
              <w:rPr>
                <w:rFonts w:ascii="Aptos" w:hAnsi="Aptos"/>
                <w:sz w:val="17"/>
                <w:szCs w:val="17"/>
              </w:rPr>
            </w:pPr>
            <w:r w:rsidRPr="00BB00BA">
              <w:rPr>
                <w:rFonts w:ascii="Aptos" w:hAnsi="Aptos"/>
                <w:b/>
                <w:bCs/>
                <w:sz w:val="17"/>
                <w:szCs w:val="17"/>
              </w:rPr>
              <w:t>Controlled promotion</w:t>
            </w:r>
          </w:p>
        </w:tc>
        <w:tc>
          <w:tcPr>
            <w:tcW w:w="6847" w:type="dxa"/>
            <w:tcMar>
              <w:top w:w="100" w:type="dxa"/>
              <w:left w:w="120" w:type="dxa"/>
              <w:bottom w:w="100" w:type="dxa"/>
              <w:right w:w="120" w:type="dxa"/>
            </w:tcMar>
          </w:tcPr>
          <w:p w14:paraId="4F5D2C8E" w14:textId="77777777" w:rsidR="00C56193" w:rsidRPr="00BB00BA" w:rsidRDefault="00C56193" w:rsidP="00EB7C45">
            <w:pPr>
              <w:rPr>
                <w:rFonts w:ascii="Aptos" w:hAnsi="Aptos"/>
                <w:sz w:val="17"/>
                <w:szCs w:val="17"/>
              </w:rPr>
            </w:pPr>
            <w:r w:rsidRPr="00BB00BA">
              <w:rPr>
                <w:rFonts w:ascii="Aptos" w:hAnsi="Aptos"/>
                <w:sz w:val="17"/>
                <w:szCs w:val="17"/>
              </w:rPr>
              <w:t>Promotion from development to test and on to production is gated and approved. A higher environment accepts only an artefact whose checks have passed and whose sign-off is recorded, and production promotion follows change control.</w:t>
            </w:r>
          </w:p>
        </w:tc>
      </w:tr>
      <w:tr w:rsidR="00C56193" w14:paraId="293E3947" w14:textId="77777777" w:rsidTr="00EB7C45">
        <w:tc>
          <w:tcPr>
            <w:tcW w:w="2513" w:type="dxa"/>
            <w:tcMar>
              <w:top w:w="100" w:type="dxa"/>
              <w:left w:w="120" w:type="dxa"/>
              <w:bottom w:w="100" w:type="dxa"/>
              <w:right w:w="120" w:type="dxa"/>
            </w:tcMar>
          </w:tcPr>
          <w:p w14:paraId="76F55A48" w14:textId="77777777" w:rsidR="00C56193" w:rsidRPr="00BB00BA" w:rsidRDefault="00C56193" w:rsidP="00EB7C45">
            <w:pPr>
              <w:rPr>
                <w:rFonts w:ascii="Aptos" w:hAnsi="Aptos"/>
                <w:b/>
                <w:bCs/>
                <w:sz w:val="17"/>
                <w:szCs w:val="17"/>
              </w:rPr>
            </w:pPr>
            <w:r w:rsidRPr="00BB00BA">
              <w:rPr>
                <w:rFonts w:ascii="Aptos" w:hAnsi="Aptos"/>
                <w:b/>
                <w:bCs/>
                <w:sz w:val="17"/>
                <w:szCs w:val="17"/>
              </w:rPr>
              <w:t>DAST coverage</w:t>
            </w:r>
          </w:p>
        </w:tc>
        <w:tc>
          <w:tcPr>
            <w:tcW w:w="6847" w:type="dxa"/>
            <w:tcMar>
              <w:top w:w="100" w:type="dxa"/>
              <w:left w:w="120" w:type="dxa"/>
              <w:bottom w:w="100" w:type="dxa"/>
              <w:right w:w="120" w:type="dxa"/>
            </w:tcMar>
          </w:tcPr>
          <w:p w14:paraId="3D9571DE" w14:textId="77777777" w:rsidR="00C56193" w:rsidRPr="00BB00BA" w:rsidRDefault="00C56193" w:rsidP="00EB7C45">
            <w:pPr>
              <w:rPr>
                <w:rFonts w:ascii="Aptos" w:hAnsi="Aptos"/>
                <w:sz w:val="17"/>
                <w:szCs w:val="17"/>
              </w:rPr>
            </w:pPr>
            <w:r w:rsidRPr="00BB00BA">
              <w:rPr>
                <w:rFonts w:ascii="Aptos" w:hAnsi="Aptos"/>
                <w:sz w:val="17"/>
                <w:szCs w:val="17"/>
              </w:rPr>
              <w:t>Incorporate future DAST coverage for exposed APIs into the SIF recommendations and identify the appropriate pipeline stage as the approach is developed.</w:t>
            </w:r>
          </w:p>
        </w:tc>
      </w:tr>
    </w:tbl>
    <w:p w14:paraId="53281449" w14:textId="77777777" w:rsidR="00C56193" w:rsidRDefault="00C56193" w:rsidP="00C56193">
      <w:pPr>
        <w:spacing w:after="120" w:line="278" w:lineRule="auto"/>
        <w:rPr>
          <w:ins w:id="294" w:author="Puneet Kumar - Chaucer" w:date="2026-09-08T14:48:00Z" w16du:dateUtc="2026-09-08T13:48:00Z"/>
        </w:rPr>
      </w:pPr>
    </w:p>
    <w:p w14:paraId="6399CE98" w14:textId="77777777" w:rsidR="003C506A" w:rsidRDefault="003C506A" w:rsidP="00C56193">
      <w:pPr>
        <w:spacing w:after="120" w:line="278" w:lineRule="auto"/>
        <w:rPr>
          <w:b/>
          <w:bCs/>
          <w:color w:val="0D152A" w:themeColor="accent1" w:themeShade="80"/>
        </w:rPr>
      </w:pPr>
    </w:p>
    <w:p w14:paraId="493E625A" w14:textId="77777777" w:rsidR="00C56193" w:rsidRDefault="00C56193" w:rsidP="00C56193">
      <w:pPr>
        <w:spacing w:after="120" w:line="278" w:lineRule="auto"/>
        <w:rPr>
          <w:del w:id="295" w:author="Puneet Kumar - Chaucer" w:date="2026-09-08T14:47:00Z" w16du:dateUtc="2026-09-08T13:47:00Z"/>
        </w:rPr>
      </w:pPr>
      <w:ins w:id="296" w:author="Puneet Kumar - Chaucer" w:date="2026-09-08T14:07:00Z" w16du:dateUtc="2026-09-08T13:07:00Z">
        <w:r>
          <w:rPr>
            <w:noProof/>
          </w:rPr>
          <w:lastRenderedPageBreak/>
          <w:drawing>
            <wp:inline distT="0" distB="0" distL="0" distR="0" wp14:anchorId="20F67046" wp14:editId="293DFB35">
              <wp:extent cx="6273800" cy="3529330"/>
              <wp:effectExtent l="19050" t="19050" r="12700" b="13970"/>
              <wp:docPr id="63890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904384" name="Picture 638904384"/>
                      <pic:cNvPicPr/>
                    </pic:nvPicPr>
                    <pic:blipFill>
                      <a:blip r:embed="rId100">
                        <a:extLst>
                          <a:ext uri="{28A0092B-C50C-407E-A947-70E740481C1C}">
                            <a14:useLocalDpi xmlns:a14="http://schemas.microsoft.com/office/drawing/2010/main" val="0"/>
                          </a:ext>
                        </a:extLst>
                      </a:blip>
                      <a:stretch>
                        <a:fillRect/>
                      </a:stretch>
                    </pic:blipFill>
                    <pic:spPr>
                      <a:xfrm>
                        <a:off x="0" y="0"/>
                        <a:ext cx="6273800" cy="3529330"/>
                      </a:xfrm>
                      <a:prstGeom prst="rect">
                        <a:avLst/>
                      </a:prstGeom>
                      <a:solidFill>
                        <a:srgbClr val="1F3864"/>
                      </a:solidFill>
                      <a:ln>
                        <a:solidFill>
                          <a:srgbClr val="000000"/>
                        </a:solidFill>
                      </a:ln>
                    </pic:spPr>
                  </pic:pic>
                </a:graphicData>
              </a:graphic>
            </wp:inline>
          </w:drawing>
        </w:r>
      </w:ins>
    </w:p>
    <w:p w14:paraId="794FE6A4" w14:textId="77777777" w:rsidR="00C56193" w:rsidRPr="00C97173" w:rsidRDefault="00C56193" w:rsidP="00C56193">
      <w:pPr>
        <w:pStyle w:val="Heading1"/>
        <w:rPr>
          <w:sz w:val="36"/>
          <w:szCs w:val="36"/>
        </w:rPr>
      </w:pPr>
      <w:bookmarkStart w:id="297" w:name="_12_Guardrails"/>
      <w:bookmarkStart w:id="298" w:name="_Toc239852391"/>
      <w:bookmarkEnd w:id="297"/>
      <w:r w:rsidRPr="00C97173">
        <w:rPr>
          <w:sz w:val="36"/>
          <w:szCs w:val="36"/>
        </w:rPr>
        <w:t>11 Guardrails</w:t>
      </w:r>
      <w:bookmarkEnd w:id="298"/>
    </w:p>
    <w:p w14:paraId="09501A84" w14:textId="77777777" w:rsidR="00C56193" w:rsidRPr="000D1E23" w:rsidRDefault="00C56193" w:rsidP="00C56193">
      <w:pPr>
        <w:pStyle w:val="Heading2"/>
        <w:rPr>
          <w:rFonts w:ascii="Calibri heading" w:hAnsi="Calibri heading"/>
          <w:b/>
          <w:bCs/>
          <w:color w:val="2E5496"/>
          <w:sz w:val="28"/>
          <w:lang w:val="en-US" w:eastAsia="en-US"/>
        </w:rPr>
      </w:pPr>
      <w:bookmarkStart w:id="299" w:name="_Toc239852392"/>
      <w:r w:rsidRPr="000D1E23">
        <w:rPr>
          <w:rFonts w:ascii="Calibri heading" w:hAnsi="Calibri heading"/>
          <w:b/>
          <w:bCs/>
          <w:color w:val="2E5496"/>
          <w:sz w:val="28"/>
          <w:lang w:val="en-US" w:eastAsia="en-US"/>
        </w:rPr>
        <w:t>11.1 Mandatory Guardrails</w:t>
      </w:r>
      <w:bookmarkEnd w:id="299"/>
    </w:p>
    <w:p w14:paraId="6115F405" w14:textId="77777777" w:rsidR="00C56193" w:rsidRPr="00BB00BA" w:rsidRDefault="00C56193" w:rsidP="00C56193">
      <w:pPr>
        <w:spacing w:after="120" w:line="278" w:lineRule="auto"/>
        <w:rPr>
          <w:ins w:id="300" w:author="Puneet Kumar" w:date="2026-09-05T17:02:00Z" w16du:dateUtc="2026-09-05T16:02:00Z"/>
          <w:rFonts w:ascii="Aptos" w:hAnsi="Aptos"/>
          <w:sz w:val="18"/>
          <w:szCs w:val="18"/>
        </w:rPr>
      </w:pPr>
      <w:r w:rsidRPr="00BB00BA">
        <w:rPr>
          <w:rFonts w:ascii="Aptos" w:hAnsi="Aptos"/>
          <w:sz w:val="18"/>
          <w:szCs w:val="18"/>
        </w:rPr>
        <w:t>These are assessed on every integration, regardless of pattern. They are inherited from the security principles and engineering standards and are not open to per-project renegotiation.</w:t>
      </w:r>
      <w:ins w:id="301" w:author="Puneet Kumar" w:date="2026-09-05T17:02:00Z" w16du:dateUtc="2026-09-05T16:02:00Z">
        <w:r w:rsidRPr="00BB00BA">
          <w:rPr>
            <w:rFonts w:ascii="Aptos" w:hAnsi="Aptos"/>
            <w:sz w:val="18"/>
            <w:szCs w:val="18"/>
          </w:rPr>
          <w:t xml:space="preserve"> </w:t>
        </w:r>
      </w:ins>
    </w:p>
    <w:p w14:paraId="223F5B41" w14:textId="77777777" w:rsidR="00C56193" w:rsidDel="00E7754F" w:rsidRDefault="00C56193" w:rsidP="00C56193">
      <w:pPr>
        <w:spacing w:after="120" w:line="278" w:lineRule="auto"/>
        <w:rPr>
          <w:del w:id="302" w:author="Puneet Kumar - Chaucer" w:date="2026-09-08T14:11:00Z" w16du:dateUtc="2026-09-08T13:11:00Z"/>
        </w:rPr>
      </w:pPr>
      <w:ins w:id="303" w:author="Puneet Kumar - Chaucer" w:date="2026-09-08T14:40:00Z" w16du:dateUtc="2026-09-08T13:40:00Z">
        <w:r>
          <w:rPr>
            <w:noProof/>
          </w:rPr>
          <w:drawing>
            <wp:inline distT="0" distB="0" distL="0" distR="0" wp14:anchorId="49DAE88F" wp14:editId="6E189AA6">
              <wp:extent cx="6339547" cy="3279762"/>
              <wp:effectExtent l="19050" t="19050" r="23495" b="16510"/>
              <wp:docPr id="124681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1254" name="Picture 124681254"/>
                      <pic:cNvPicPr/>
                    </pic:nvPicPr>
                    <pic:blipFill>
                      <a:blip r:embed="rId101">
                        <a:extLst>
                          <a:ext uri="{28A0092B-C50C-407E-A947-70E740481C1C}">
                            <a14:useLocalDpi xmlns:a14="http://schemas.microsoft.com/office/drawing/2010/main" val="0"/>
                          </a:ext>
                        </a:extLst>
                      </a:blip>
                      <a:stretch>
                        <a:fillRect/>
                      </a:stretch>
                    </pic:blipFill>
                    <pic:spPr>
                      <a:xfrm>
                        <a:off x="0" y="0"/>
                        <a:ext cx="6387257" cy="3304445"/>
                      </a:xfrm>
                      <a:prstGeom prst="rect">
                        <a:avLst/>
                      </a:prstGeom>
                      <a:solidFill>
                        <a:schemeClr val="accent1"/>
                      </a:solidFill>
                      <a:ln>
                        <a:solidFill>
                          <a:schemeClr val="accent1"/>
                        </a:solidFill>
                      </a:ln>
                    </pic:spPr>
                  </pic:pic>
                </a:graphicData>
              </a:graphic>
            </wp:inline>
          </w:drawing>
        </w:r>
      </w:ins>
    </w:p>
    <w:p w14:paraId="739C949E" w14:textId="77777777" w:rsidR="00C56193" w:rsidRPr="00BB00BA" w:rsidRDefault="00C56193" w:rsidP="00C56193">
      <w:pPr>
        <w:spacing w:after="120" w:line="278" w:lineRule="auto"/>
        <w:rPr>
          <w:ins w:id="304" w:author="Puneet Kumar - Chaucer" w:date="2026-09-08T14:41:00Z" w16du:dateUtc="2026-09-08T13:41:00Z"/>
          <w:rFonts w:ascii="Aptos" w:hAnsi="Aptos"/>
          <w:sz w:val="18"/>
          <w:szCs w:val="18"/>
        </w:rPr>
      </w:pPr>
      <w:r w:rsidRPr="00BB00BA">
        <w:rPr>
          <w:rFonts w:ascii="Aptos" w:hAnsi="Aptos"/>
          <w:sz w:val="18"/>
          <w:szCs w:val="18"/>
        </w:rPr>
        <w:t xml:space="preserve">Source : </w:t>
      </w:r>
      <w:hyperlink r:id="rId102" w:history="1">
        <w:r w:rsidRPr="00BB00BA">
          <w:rPr>
            <w:rStyle w:val="Hyperlink"/>
            <w:rFonts w:ascii="Aptos" w:hAnsi="Aptos"/>
            <w:sz w:val="18"/>
            <w:szCs w:val="18"/>
            <w:lang w:val="en-GB"/>
          </w:rPr>
          <w:t>ChArch-EAPrinciples.docx</w:t>
        </w:r>
      </w:hyperlink>
      <w:r w:rsidRPr="00BB00BA">
        <w:rPr>
          <w:rFonts w:ascii="Aptos" w:hAnsi="Aptos"/>
          <w:sz w:val="18"/>
          <w:szCs w:val="18"/>
        </w:rPr>
        <w:t xml:space="preserve">, </w:t>
      </w:r>
      <w:hyperlink r:id="rId103" w:history="1">
        <w:r w:rsidRPr="00BB00BA">
          <w:rPr>
            <w:rStyle w:val="Hyperlink"/>
            <w:rFonts w:ascii="Aptos" w:hAnsi="Aptos"/>
            <w:sz w:val="18"/>
            <w:szCs w:val="18"/>
            <w:lang w:val="en-GB"/>
          </w:rPr>
          <w:t>Architecture Principles.docx</w:t>
        </w:r>
      </w:hyperlink>
      <w:r w:rsidRPr="00BB00BA">
        <w:rPr>
          <w:rFonts w:ascii="Aptos" w:hAnsi="Aptos"/>
          <w:sz w:val="18"/>
          <w:szCs w:val="18"/>
        </w:rPr>
        <w:t>,</w:t>
      </w:r>
      <w:r w:rsidRPr="00BB00BA">
        <w:rPr>
          <w:rFonts w:ascii="Aptos" w:eastAsia="Times New Roman" w:hAnsi="Aptos" w:cs="Times New Roman"/>
          <w:color w:val="auto"/>
          <w:sz w:val="18"/>
          <w:szCs w:val="18"/>
          <w:lang w:val="en-GB" w:eastAsia="en-GB"/>
        </w:rPr>
        <w:t xml:space="preserve"> </w:t>
      </w:r>
      <w:hyperlink r:id="rId104" w:history="1">
        <w:r w:rsidRPr="00BB00BA">
          <w:rPr>
            <w:rStyle w:val="Hyperlink"/>
            <w:rFonts w:ascii="Aptos" w:hAnsi="Aptos"/>
            <w:sz w:val="18"/>
            <w:szCs w:val="18"/>
            <w:lang w:val="en-GB"/>
          </w:rPr>
          <w:t>ChArch-EngineeringStandards-AIS.docx</w:t>
        </w:r>
      </w:hyperlink>
    </w:p>
    <w:p w14:paraId="58FE6097" w14:textId="77777777" w:rsidR="00C56193" w:rsidRPr="000D1E23" w:rsidRDefault="00C56193" w:rsidP="00C56193">
      <w:pPr>
        <w:pStyle w:val="Heading2"/>
        <w:rPr>
          <w:rFonts w:ascii="Calibri heading" w:hAnsi="Calibri heading"/>
          <w:b/>
          <w:bCs/>
          <w:color w:val="2E5496"/>
          <w:sz w:val="28"/>
          <w:lang w:val="en-US" w:eastAsia="en-US"/>
        </w:rPr>
      </w:pPr>
      <w:bookmarkStart w:id="305" w:name="_Toc239852393"/>
      <w:r w:rsidRPr="000D1E23">
        <w:rPr>
          <w:rFonts w:ascii="Calibri heading" w:hAnsi="Calibri heading"/>
          <w:b/>
          <w:bCs/>
          <w:color w:val="2E5496"/>
          <w:sz w:val="28"/>
          <w:lang w:val="en-US" w:eastAsia="en-US"/>
        </w:rPr>
        <w:lastRenderedPageBreak/>
        <w:t>11</w:t>
      </w:r>
      <w:commentRangeStart w:id="306"/>
      <w:r w:rsidRPr="000D1E23">
        <w:rPr>
          <w:rFonts w:ascii="Calibri heading" w:hAnsi="Calibri heading"/>
          <w:b/>
          <w:bCs/>
          <w:color w:val="2E5496"/>
          <w:sz w:val="28"/>
          <w:lang w:val="en-US" w:eastAsia="en-US"/>
        </w:rPr>
        <w:t>.2 When you need to deviate</w:t>
      </w:r>
      <w:bookmarkEnd w:id="305"/>
    </w:p>
    <w:p w14:paraId="31CC6FFA" w14:textId="77777777" w:rsidR="00C56193" w:rsidRPr="00BB00BA" w:rsidRDefault="00C56193" w:rsidP="00C56193">
      <w:pPr>
        <w:rPr>
          <w:ins w:id="307" w:author="Puneet Kumar - Chaucer" w:date="2026-09-08T14:16:00Z" w16du:dateUtc="2026-09-08T13:16:00Z"/>
          <w:rFonts w:ascii="Aptos" w:hAnsi="Aptos"/>
          <w:sz w:val="18"/>
          <w:szCs w:val="18"/>
          <w:lang w:val="en-GB"/>
        </w:rPr>
      </w:pPr>
      <w:r w:rsidRPr="00BB00BA">
        <w:rPr>
          <w:rFonts w:ascii="Aptos" w:hAnsi="Aptos"/>
          <w:sz w:val="18"/>
          <w:szCs w:val="18"/>
          <w:lang w:val="en-GB"/>
        </w:rPr>
        <w:t>The System Integration framework</w:t>
      </w:r>
      <w:r w:rsidRPr="00BB00BA" w:rsidDel="00A22181">
        <w:rPr>
          <w:rFonts w:ascii="Aptos" w:hAnsi="Aptos"/>
          <w:sz w:val="18"/>
          <w:szCs w:val="18"/>
          <w:lang w:val="en-GB"/>
        </w:rPr>
        <w:t xml:space="preserve"> </w:t>
      </w:r>
      <w:r w:rsidRPr="00BB00BA">
        <w:rPr>
          <w:rFonts w:ascii="Aptos" w:hAnsi="Aptos"/>
          <w:sz w:val="18"/>
          <w:szCs w:val="18"/>
          <w:lang w:val="en-GB"/>
        </w:rPr>
        <w:t>provides clear standards and recommended approaches, but it is flexible when there is a valid business or technical reason to do something different. If a team needs to use a different component, work outside a guardrail, or operate beyond the data platform boundary, the exception must be documented with a clear justification. The team should complete a security and risk assessment, identify any compensating controls, and submit the exception to the TDA for approval. Approved exceptions must be recorded in the exception register with a named owner, an expiry date, and a plan to return to the standard approach where possible</w:t>
      </w:r>
      <w:commentRangeEnd w:id="306"/>
      <w:r w:rsidRPr="00BB00BA">
        <w:rPr>
          <w:rStyle w:val="CommentReference"/>
          <w:rFonts w:ascii="Aptos" w:hAnsi="Aptos"/>
          <w:sz w:val="18"/>
          <w:szCs w:val="18"/>
          <w:lang w:val="en-GB"/>
        </w:rPr>
        <w:commentReference w:id="306"/>
      </w:r>
      <w:r w:rsidRPr="00BB00BA">
        <w:rPr>
          <w:rFonts w:ascii="Aptos" w:hAnsi="Aptos"/>
          <w:sz w:val="18"/>
          <w:szCs w:val="18"/>
          <w:lang w:val="en-GB"/>
        </w:rPr>
        <w:t>.</w:t>
      </w:r>
    </w:p>
    <w:p w14:paraId="0AF08B9C" w14:textId="77777777" w:rsidR="00C56193" w:rsidRPr="00482392" w:rsidRDefault="00C56193" w:rsidP="00C56193">
      <w:pPr>
        <w:rPr>
          <w:lang w:val="en-GB"/>
        </w:rPr>
      </w:pPr>
    </w:p>
    <w:p w14:paraId="4928A594" w14:textId="77777777" w:rsidR="00C56193" w:rsidRPr="000D1E23" w:rsidRDefault="00C56193" w:rsidP="00C56193">
      <w:pPr>
        <w:pStyle w:val="Heading2"/>
        <w:rPr>
          <w:rFonts w:ascii="Calibri heading" w:hAnsi="Calibri heading"/>
          <w:b/>
          <w:bCs/>
          <w:color w:val="2E5496"/>
          <w:sz w:val="28"/>
          <w:lang w:val="en-US" w:eastAsia="en-US"/>
        </w:rPr>
      </w:pPr>
      <w:bookmarkStart w:id="308" w:name="_Toc239852394"/>
      <w:r w:rsidRPr="000D1E23">
        <w:rPr>
          <w:rFonts w:ascii="Calibri heading" w:hAnsi="Calibri heading"/>
          <w:b/>
          <w:bCs/>
          <w:color w:val="2E5496"/>
          <w:sz w:val="28"/>
          <w:lang w:val="en-US" w:eastAsia="en-US"/>
        </w:rPr>
        <w:t>11.3 Per-pattern security conformance</w:t>
      </w:r>
      <w:bookmarkEnd w:id="308"/>
    </w:p>
    <w:p w14:paraId="37650AAA" w14:textId="77777777" w:rsidR="00C56193" w:rsidRPr="00BB00BA" w:rsidRDefault="00C56193" w:rsidP="00C56193">
      <w:pPr>
        <w:rPr>
          <w:rFonts w:ascii="Aptos" w:hAnsi="Aptos"/>
          <w:sz w:val="18"/>
          <w:szCs w:val="18"/>
        </w:rPr>
      </w:pPr>
      <w:r w:rsidRPr="00BB00BA">
        <w:rPr>
          <w:rFonts w:ascii="Aptos" w:hAnsi="Aptos"/>
          <w:sz w:val="18"/>
          <w:szCs w:val="18"/>
        </w:rPr>
        <w:t>Rather than repeat an identical verdict again and again, the patterns are grouped below by their security profile. The internal group shares one posture the boundary-crossing group is where TDA attention is warranted.</w:t>
      </w:r>
      <w:r w:rsidRPr="00BB00BA">
        <w:rPr>
          <w:rFonts w:ascii="Aptos" w:hAnsi="Aptos"/>
          <w:sz w:val="18"/>
          <w:szCs w:val="18"/>
        </w:rPr>
        <w:br/>
      </w:r>
    </w:p>
    <w:tbl>
      <w:tblPr>
        <w:tblStyle w:val="TableGrid"/>
        <w:tblW w:w="0" w:type="auto"/>
        <w:jc w:val="center"/>
        <w:tblLook w:val="04A0" w:firstRow="1" w:lastRow="0" w:firstColumn="1" w:lastColumn="0" w:noHBand="0" w:noVBand="1"/>
      </w:tblPr>
      <w:tblGrid>
        <w:gridCol w:w="3962"/>
        <w:gridCol w:w="1438"/>
        <w:gridCol w:w="3394"/>
        <w:gridCol w:w="222"/>
      </w:tblGrid>
      <w:tr w:rsidR="00C56193" w14:paraId="2014622C" w14:textId="77777777" w:rsidTr="00EB7C45">
        <w:trPr>
          <w:gridAfter w:val="1"/>
          <w:jc w:val="center"/>
        </w:trPr>
        <w:tc>
          <w:tcPr>
            <w:tcW w:w="5163" w:type="dxa"/>
            <w:shd w:val="clear" w:color="auto" w:fill="1A2B56"/>
            <w:vAlign w:val="center"/>
          </w:tcPr>
          <w:p w14:paraId="3A56E4D0" w14:textId="77777777" w:rsidR="00C56193" w:rsidRPr="00BB00BA" w:rsidRDefault="00C56193" w:rsidP="00EB7C45">
            <w:pPr>
              <w:spacing w:before="40" w:after="40"/>
              <w:rPr>
                <w:rFonts w:ascii="Aptos" w:hAnsi="Aptos"/>
                <w:sz w:val="17"/>
                <w:szCs w:val="17"/>
              </w:rPr>
            </w:pPr>
            <w:r w:rsidRPr="00BB00BA">
              <w:rPr>
                <w:rFonts w:ascii="Aptos" w:hAnsi="Aptos"/>
                <w:b/>
                <w:color w:val="FFFFFF"/>
                <w:sz w:val="17"/>
                <w:szCs w:val="17"/>
              </w:rPr>
              <w:t>Pattern group</w:t>
            </w:r>
          </w:p>
        </w:tc>
        <w:tc>
          <w:tcPr>
            <w:tcW w:w="1642" w:type="dxa"/>
            <w:shd w:val="clear" w:color="auto" w:fill="1A2B56"/>
            <w:vAlign w:val="center"/>
          </w:tcPr>
          <w:p w14:paraId="3294DD39" w14:textId="77777777" w:rsidR="00C56193" w:rsidRPr="00BB00BA" w:rsidRDefault="00C56193" w:rsidP="00EB7C45">
            <w:pPr>
              <w:spacing w:before="40" w:after="40"/>
              <w:rPr>
                <w:rFonts w:ascii="Aptos" w:hAnsi="Aptos"/>
                <w:sz w:val="17"/>
                <w:szCs w:val="17"/>
              </w:rPr>
            </w:pPr>
            <w:r w:rsidRPr="00BB00BA">
              <w:rPr>
                <w:rFonts w:ascii="Aptos" w:hAnsi="Aptos"/>
                <w:b/>
                <w:color w:val="FFFFFF"/>
                <w:sz w:val="17"/>
                <w:szCs w:val="17"/>
              </w:rPr>
              <w:t>Internet boundary</w:t>
            </w:r>
          </w:p>
        </w:tc>
        <w:tc>
          <w:tcPr>
            <w:tcW w:w="3827" w:type="dxa"/>
            <w:shd w:val="clear" w:color="auto" w:fill="1A2B56"/>
            <w:vAlign w:val="center"/>
          </w:tcPr>
          <w:p w14:paraId="13F7AF7F" w14:textId="77777777" w:rsidR="00C56193" w:rsidRPr="00BB00BA" w:rsidRDefault="00C56193" w:rsidP="00EB7C45">
            <w:pPr>
              <w:spacing w:before="40" w:after="40"/>
              <w:rPr>
                <w:rFonts w:ascii="Aptos" w:hAnsi="Aptos"/>
                <w:sz w:val="17"/>
                <w:szCs w:val="17"/>
              </w:rPr>
            </w:pPr>
            <w:r w:rsidRPr="00BB00BA">
              <w:rPr>
                <w:rFonts w:ascii="Aptos" w:hAnsi="Aptos"/>
                <w:b/>
                <w:color w:val="FFFFFF"/>
                <w:sz w:val="17"/>
                <w:szCs w:val="17"/>
              </w:rPr>
              <w:t>Controlling security posture</w:t>
            </w:r>
          </w:p>
        </w:tc>
      </w:tr>
      <w:tr w:rsidR="00C56193" w14:paraId="18A53B2F" w14:textId="77777777" w:rsidTr="00EB7C45">
        <w:trPr>
          <w:gridAfter w:val="1"/>
          <w:jc w:val="center"/>
        </w:trPr>
        <w:tc>
          <w:tcPr>
            <w:tcW w:w="5163" w:type="dxa"/>
            <w:vAlign w:val="center"/>
          </w:tcPr>
          <w:p w14:paraId="4906ECF4" w14:textId="77777777" w:rsidR="00C56193" w:rsidRPr="00BB00BA" w:rsidRDefault="00C56193" w:rsidP="00EB7C45">
            <w:pPr>
              <w:spacing w:before="40" w:after="40"/>
              <w:rPr>
                <w:rFonts w:ascii="Aptos" w:hAnsi="Aptos"/>
                <w:sz w:val="17"/>
                <w:szCs w:val="17"/>
              </w:rPr>
            </w:pPr>
            <w:r w:rsidRPr="00BB00BA">
              <w:rPr>
                <w:rFonts w:ascii="Aptos" w:hAnsi="Aptos"/>
                <w:sz w:val="17"/>
                <w:szCs w:val="17"/>
              </w:rPr>
              <w:t>Internal patterns: SFINT2 to SFINT4, SFINT5 to SFINT10, SFINT11 to SFINT12, SFINT15 (internal feeds), SFINT16 to SFINT18, SFINT21, SFINT23, SFINT24 to SFINT25</w:t>
            </w:r>
          </w:p>
        </w:tc>
        <w:tc>
          <w:tcPr>
            <w:tcW w:w="1642" w:type="dxa"/>
            <w:vAlign w:val="center"/>
          </w:tcPr>
          <w:p w14:paraId="29BD249C" w14:textId="77777777" w:rsidR="00C56193" w:rsidRPr="00BB00BA" w:rsidRDefault="00C56193" w:rsidP="00EB7C45">
            <w:pPr>
              <w:spacing w:before="40" w:after="40"/>
              <w:rPr>
                <w:rFonts w:ascii="Aptos" w:hAnsi="Aptos"/>
                <w:sz w:val="17"/>
                <w:szCs w:val="17"/>
              </w:rPr>
            </w:pPr>
            <w:r w:rsidRPr="00BB00BA">
              <w:rPr>
                <w:rFonts w:ascii="Aptos" w:hAnsi="Aptos"/>
                <w:sz w:val="17"/>
                <w:szCs w:val="17"/>
              </w:rPr>
              <w:t>Not crossed</w:t>
            </w:r>
          </w:p>
        </w:tc>
        <w:tc>
          <w:tcPr>
            <w:tcW w:w="3827" w:type="dxa"/>
            <w:vAlign w:val="center"/>
          </w:tcPr>
          <w:p w14:paraId="58323196" w14:textId="77777777" w:rsidR="00C56193" w:rsidRPr="00BB00BA" w:rsidRDefault="00C56193" w:rsidP="00EB7C45">
            <w:pPr>
              <w:spacing w:before="40" w:after="40"/>
              <w:rPr>
                <w:rFonts w:ascii="Aptos" w:hAnsi="Aptos"/>
                <w:sz w:val="17"/>
                <w:szCs w:val="17"/>
              </w:rPr>
            </w:pPr>
            <w:r w:rsidRPr="00BB00BA">
              <w:rPr>
                <w:rFonts w:ascii="Aptos" w:hAnsi="Aptos"/>
                <w:sz w:val="17"/>
                <w:szCs w:val="17"/>
              </w:rPr>
              <w:t>Components in shared subscription / private workload spokes, Private Endpoints, Entra managed identity, no keys, Key Vault references, TLS every hop, NSG-segmented, default-deny.</w:t>
            </w:r>
          </w:p>
        </w:tc>
      </w:tr>
      <w:tr w:rsidR="00C56193" w14:paraId="6B6FF665" w14:textId="77777777" w:rsidTr="00EB7C45">
        <w:trPr>
          <w:gridAfter w:val="1"/>
          <w:jc w:val="center"/>
        </w:trPr>
        <w:tc>
          <w:tcPr>
            <w:tcW w:w="5163" w:type="dxa"/>
            <w:vAlign w:val="center"/>
          </w:tcPr>
          <w:p w14:paraId="15DC3EF0" w14:textId="77777777" w:rsidR="00C56193" w:rsidRPr="00BB00BA" w:rsidRDefault="00C56193" w:rsidP="00EB7C45">
            <w:pPr>
              <w:spacing w:before="40" w:after="40"/>
              <w:rPr>
                <w:rFonts w:ascii="Aptos" w:hAnsi="Aptos"/>
                <w:sz w:val="17"/>
                <w:szCs w:val="17"/>
              </w:rPr>
            </w:pPr>
            <w:r w:rsidRPr="00BB00BA">
              <w:rPr>
                <w:rFonts w:ascii="Aptos" w:hAnsi="Aptos"/>
                <w:sz w:val="17"/>
                <w:szCs w:val="17"/>
              </w:rPr>
              <w:t>Managed API facade, SFINT1 (internal use)</w:t>
            </w:r>
          </w:p>
        </w:tc>
        <w:tc>
          <w:tcPr>
            <w:tcW w:w="1642" w:type="dxa"/>
            <w:vAlign w:val="center"/>
          </w:tcPr>
          <w:p w14:paraId="3D672DE4" w14:textId="77777777" w:rsidR="00C56193" w:rsidRPr="00BB00BA" w:rsidRDefault="00C56193" w:rsidP="00EB7C45">
            <w:pPr>
              <w:spacing w:before="40" w:after="40"/>
              <w:rPr>
                <w:rFonts w:ascii="Aptos" w:hAnsi="Aptos"/>
                <w:sz w:val="17"/>
                <w:szCs w:val="17"/>
              </w:rPr>
            </w:pPr>
            <w:r w:rsidRPr="00BB00BA">
              <w:rPr>
                <w:rFonts w:ascii="Aptos" w:hAnsi="Aptos"/>
                <w:sz w:val="17"/>
                <w:szCs w:val="17"/>
              </w:rPr>
              <w:t>Not crossed</w:t>
            </w:r>
          </w:p>
        </w:tc>
        <w:tc>
          <w:tcPr>
            <w:tcW w:w="3827" w:type="dxa"/>
            <w:vAlign w:val="center"/>
          </w:tcPr>
          <w:p w14:paraId="3A586037" w14:textId="77777777" w:rsidR="00C56193" w:rsidRPr="00BB00BA" w:rsidRDefault="00C56193" w:rsidP="00EB7C45">
            <w:pPr>
              <w:spacing w:before="40" w:after="40"/>
              <w:rPr>
                <w:rFonts w:ascii="Aptos" w:hAnsi="Aptos"/>
                <w:sz w:val="17"/>
                <w:szCs w:val="17"/>
              </w:rPr>
            </w:pPr>
            <w:r w:rsidRPr="00BB00BA">
              <w:rPr>
                <w:rFonts w:ascii="Aptos" w:hAnsi="Aptos"/>
                <w:sz w:val="17"/>
                <w:szCs w:val="17"/>
              </w:rPr>
              <w:t>APIM shared and non-public, Private Endpoint to backend, managed identity, TLS.</w:t>
            </w:r>
          </w:p>
        </w:tc>
      </w:tr>
      <w:tr w:rsidR="00C56193" w14:paraId="67098D05" w14:textId="77777777" w:rsidTr="00EB7C45">
        <w:trPr>
          <w:gridAfter w:val="1"/>
          <w:jc w:val="center"/>
        </w:trPr>
        <w:tc>
          <w:tcPr>
            <w:tcW w:w="5163" w:type="dxa"/>
            <w:vAlign w:val="center"/>
          </w:tcPr>
          <w:p w14:paraId="414C676B" w14:textId="77777777" w:rsidR="00C56193" w:rsidRPr="00BB00BA" w:rsidRDefault="00C56193" w:rsidP="00EB7C45">
            <w:pPr>
              <w:spacing w:before="40" w:after="40"/>
              <w:rPr>
                <w:rFonts w:ascii="Aptos" w:hAnsi="Aptos"/>
                <w:sz w:val="17"/>
                <w:szCs w:val="17"/>
              </w:rPr>
            </w:pPr>
            <w:r w:rsidRPr="00BB00BA">
              <w:rPr>
                <w:rFonts w:ascii="Aptos" w:hAnsi="Aptos"/>
                <w:sz w:val="17"/>
                <w:szCs w:val="17"/>
              </w:rPr>
              <w:t>Consume-and-serve, SFINT22 (internal consumer)</w:t>
            </w:r>
          </w:p>
        </w:tc>
        <w:tc>
          <w:tcPr>
            <w:tcW w:w="1642" w:type="dxa"/>
            <w:vAlign w:val="center"/>
          </w:tcPr>
          <w:p w14:paraId="2B284EE9" w14:textId="77777777" w:rsidR="00C56193" w:rsidRPr="00BB00BA" w:rsidRDefault="00C56193" w:rsidP="00EB7C45">
            <w:pPr>
              <w:spacing w:before="40" w:after="40"/>
              <w:rPr>
                <w:rFonts w:ascii="Aptos" w:hAnsi="Aptos"/>
                <w:sz w:val="17"/>
                <w:szCs w:val="17"/>
              </w:rPr>
            </w:pPr>
            <w:r w:rsidRPr="00BB00BA">
              <w:rPr>
                <w:rFonts w:ascii="Aptos" w:hAnsi="Aptos"/>
                <w:sz w:val="17"/>
                <w:szCs w:val="17"/>
              </w:rPr>
              <w:t>Not crossed</w:t>
            </w:r>
          </w:p>
        </w:tc>
        <w:tc>
          <w:tcPr>
            <w:tcW w:w="3827" w:type="dxa"/>
            <w:vAlign w:val="center"/>
          </w:tcPr>
          <w:p w14:paraId="44680EB8" w14:textId="77777777" w:rsidR="00C56193" w:rsidRPr="00BB00BA" w:rsidRDefault="00C56193" w:rsidP="00EB7C45">
            <w:pPr>
              <w:spacing w:before="40" w:after="40"/>
              <w:rPr>
                <w:rFonts w:ascii="Aptos" w:hAnsi="Aptos"/>
                <w:sz w:val="17"/>
                <w:szCs w:val="17"/>
              </w:rPr>
            </w:pPr>
            <w:r w:rsidRPr="00BB00BA">
              <w:rPr>
                <w:rFonts w:ascii="Aptos" w:hAnsi="Aptos"/>
                <w:sz w:val="17"/>
                <w:szCs w:val="17"/>
              </w:rPr>
              <w:t>APIM (Entra auth) over a serving layer, Snowflake via Private Link, least-privilege data access, caching.</w:t>
            </w:r>
          </w:p>
        </w:tc>
      </w:tr>
      <w:tr w:rsidR="00C56193" w14:paraId="747AF025" w14:textId="77777777" w:rsidTr="00EB7C45">
        <w:trPr>
          <w:gridAfter w:val="1"/>
          <w:jc w:val="center"/>
        </w:trPr>
        <w:tc>
          <w:tcPr>
            <w:tcW w:w="5163" w:type="dxa"/>
            <w:vAlign w:val="center"/>
          </w:tcPr>
          <w:p w14:paraId="7473F365" w14:textId="77777777" w:rsidR="00C56193" w:rsidRPr="00BB00BA" w:rsidRDefault="00C56193" w:rsidP="00EB7C45">
            <w:pPr>
              <w:spacing w:before="40" w:after="40"/>
              <w:rPr>
                <w:rFonts w:ascii="Aptos" w:hAnsi="Aptos"/>
                <w:sz w:val="17"/>
                <w:szCs w:val="17"/>
              </w:rPr>
            </w:pPr>
            <w:r w:rsidRPr="00BB00BA">
              <w:rPr>
                <w:rFonts w:ascii="Aptos" w:hAnsi="Aptos"/>
                <w:sz w:val="17"/>
                <w:szCs w:val="17"/>
              </w:rPr>
              <w:t>Inbound webhook, SFINT13</w:t>
            </w:r>
          </w:p>
        </w:tc>
        <w:tc>
          <w:tcPr>
            <w:tcW w:w="1642" w:type="dxa"/>
            <w:vAlign w:val="center"/>
          </w:tcPr>
          <w:p w14:paraId="1F4D7031" w14:textId="77777777" w:rsidR="00C56193" w:rsidRPr="00BB00BA" w:rsidRDefault="00C56193" w:rsidP="00EB7C45">
            <w:pPr>
              <w:spacing w:before="40" w:after="40"/>
              <w:rPr>
                <w:rFonts w:ascii="Aptos" w:hAnsi="Aptos"/>
                <w:sz w:val="17"/>
                <w:szCs w:val="17"/>
              </w:rPr>
            </w:pPr>
            <w:r w:rsidRPr="00BB00BA">
              <w:rPr>
                <w:rFonts w:ascii="Aptos" w:hAnsi="Aptos"/>
                <w:sz w:val="17"/>
                <w:szCs w:val="17"/>
              </w:rPr>
              <w:t>Crossed (ingress)</w:t>
            </w:r>
          </w:p>
        </w:tc>
        <w:tc>
          <w:tcPr>
            <w:tcW w:w="3827" w:type="dxa"/>
            <w:vAlign w:val="center"/>
          </w:tcPr>
          <w:p w14:paraId="78D5BD12" w14:textId="77777777" w:rsidR="00C56193" w:rsidRPr="00BB00BA" w:rsidRDefault="00C56193" w:rsidP="00EB7C45">
            <w:pPr>
              <w:spacing w:before="40" w:after="40"/>
              <w:rPr>
                <w:rFonts w:ascii="Aptos" w:hAnsi="Aptos"/>
                <w:sz w:val="17"/>
                <w:szCs w:val="17"/>
                <w:lang w:val="en-GB"/>
              </w:rPr>
            </w:pPr>
            <w:r w:rsidRPr="00BB00BA">
              <w:rPr>
                <w:rFonts w:ascii="Aptos" w:hAnsi="Aptos"/>
                <w:sz w:val="17"/>
                <w:szCs w:val="17"/>
                <w:lang w:val="en-GB"/>
              </w:rPr>
              <w:t>Internet-facing services are protected via a secured access layer with integrated threat protection. All APIs are exposed through a single managed entry point, enforcing strong authentication, mutual trust verification, digital request validation, and network access controls. Workloads execute asynchronously within isolated private environments, with no direct external invocation of backend services</w:t>
            </w:r>
          </w:p>
          <w:p w14:paraId="3AC3615D" w14:textId="77777777" w:rsidR="00C56193" w:rsidRPr="00BB00BA" w:rsidRDefault="00C56193" w:rsidP="00EB7C45">
            <w:pPr>
              <w:spacing w:before="40" w:after="40"/>
              <w:rPr>
                <w:rFonts w:ascii="Aptos" w:hAnsi="Aptos"/>
                <w:sz w:val="17"/>
                <w:szCs w:val="17"/>
              </w:rPr>
            </w:pPr>
          </w:p>
        </w:tc>
      </w:tr>
      <w:tr w:rsidR="00C56193" w14:paraId="5BA68F58" w14:textId="77777777" w:rsidTr="00EB7C45">
        <w:trPr>
          <w:jc w:val="center"/>
        </w:trPr>
        <w:tc>
          <w:tcPr>
            <w:tcW w:w="3858" w:type="dxa"/>
            <w:vAlign w:val="center"/>
          </w:tcPr>
          <w:p w14:paraId="2B5BA099" w14:textId="77777777" w:rsidR="00C56193" w:rsidRPr="00BB00BA" w:rsidRDefault="00C56193" w:rsidP="00EB7C45">
            <w:pPr>
              <w:spacing w:before="40" w:after="40"/>
              <w:rPr>
                <w:rFonts w:ascii="Aptos" w:hAnsi="Aptos"/>
                <w:sz w:val="17"/>
                <w:szCs w:val="17"/>
              </w:rPr>
            </w:pPr>
            <w:commentRangeStart w:id="309"/>
            <w:commentRangeStart w:id="310"/>
            <w:r w:rsidRPr="00BB00BA">
              <w:rPr>
                <w:rFonts w:ascii="Aptos" w:hAnsi="Aptos"/>
                <w:sz w:val="17"/>
                <w:szCs w:val="17"/>
              </w:rPr>
              <w:t>Public API / external consumer, SFINT1, SFINT7, SFINT22 when exposed externally</w:t>
            </w:r>
          </w:p>
        </w:tc>
        <w:tc>
          <w:tcPr>
            <w:tcW w:w="1396" w:type="dxa"/>
            <w:vAlign w:val="center"/>
          </w:tcPr>
          <w:p w14:paraId="752CC972" w14:textId="77777777" w:rsidR="00C56193" w:rsidRPr="00BB00BA" w:rsidRDefault="00C56193" w:rsidP="00EB7C45">
            <w:pPr>
              <w:spacing w:before="40" w:after="40"/>
              <w:rPr>
                <w:rFonts w:ascii="Aptos" w:hAnsi="Aptos"/>
                <w:sz w:val="17"/>
                <w:szCs w:val="17"/>
              </w:rPr>
            </w:pPr>
            <w:r w:rsidRPr="00BB00BA">
              <w:rPr>
                <w:rFonts w:ascii="Aptos" w:hAnsi="Aptos"/>
                <w:sz w:val="17"/>
                <w:szCs w:val="17"/>
              </w:rPr>
              <w:t>Crossed (ingress)</w:t>
            </w:r>
          </w:p>
        </w:tc>
        <w:tc>
          <w:tcPr>
            <w:tcW w:w="4239" w:type="dxa"/>
            <w:vAlign w:val="center"/>
          </w:tcPr>
          <w:p w14:paraId="52391FA3" w14:textId="77777777" w:rsidR="00C56193" w:rsidRPr="00BB00BA" w:rsidRDefault="00C56193" w:rsidP="00EB7C45">
            <w:pPr>
              <w:spacing w:before="40" w:after="40"/>
              <w:rPr>
                <w:rFonts w:ascii="Aptos" w:hAnsi="Aptos"/>
                <w:sz w:val="17"/>
                <w:szCs w:val="17"/>
              </w:rPr>
            </w:pPr>
            <w:r w:rsidRPr="00BB00BA">
              <w:rPr>
                <w:rFonts w:ascii="Aptos" w:hAnsi="Aptos"/>
                <w:sz w:val="17"/>
                <w:szCs w:val="17"/>
              </w:rPr>
              <w:t>Same edge as SFINT13: APIM never exposed directly.</w:t>
            </w:r>
          </w:p>
        </w:tc>
        <w:commentRangeEnd w:id="309"/>
        <w:tc>
          <w:tcPr>
            <w:tcW w:w="0" w:type="auto"/>
          </w:tcPr>
          <w:p w14:paraId="747F888D" w14:textId="77777777" w:rsidR="00C56193" w:rsidRDefault="00C56193" w:rsidP="00EB7C45">
            <w:r>
              <w:rPr>
                <w:rStyle w:val="CommentReference"/>
                <w:sz w:val="21"/>
                <w:szCs w:val="21"/>
              </w:rPr>
              <w:commentReference w:id="309"/>
            </w:r>
            <w:commentRangeEnd w:id="310"/>
            <w:r w:rsidR="00E95995">
              <w:rPr>
                <w:rStyle w:val="CommentReference"/>
                <w:sz w:val="21"/>
                <w:szCs w:val="21"/>
              </w:rPr>
              <w:commentReference w:id="310"/>
            </w:r>
          </w:p>
        </w:tc>
      </w:tr>
      <w:tr w:rsidR="00C56193" w14:paraId="22F07252" w14:textId="77777777" w:rsidTr="00EB7C45">
        <w:trPr>
          <w:gridAfter w:val="1"/>
          <w:jc w:val="center"/>
        </w:trPr>
        <w:tc>
          <w:tcPr>
            <w:tcW w:w="5163" w:type="dxa"/>
            <w:vAlign w:val="center"/>
          </w:tcPr>
          <w:p w14:paraId="1FD60234" w14:textId="77777777" w:rsidR="00C56193" w:rsidRPr="00BB00BA" w:rsidRDefault="00C56193" w:rsidP="00EB7C45">
            <w:pPr>
              <w:spacing w:before="40" w:after="40"/>
              <w:rPr>
                <w:rFonts w:ascii="Aptos" w:hAnsi="Aptos"/>
                <w:sz w:val="17"/>
                <w:szCs w:val="17"/>
              </w:rPr>
            </w:pPr>
            <w:r w:rsidRPr="00BB00BA">
              <w:rPr>
                <w:rFonts w:ascii="Aptos" w:hAnsi="Aptos"/>
                <w:sz w:val="17"/>
                <w:szCs w:val="17"/>
              </w:rPr>
              <w:t>Outbound webhook / notification, SFINT14</w:t>
            </w:r>
          </w:p>
        </w:tc>
        <w:tc>
          <w:tcPr>
            <w:tcW w:w="1642" w:type="dxa"/>
            <w:vAlign w:val="center"/>
          </w:tcPr>
          <w:p w14:paraId="701F598F" w14:textId="77777777" w:rsidR="00C56193" w:rsidRPr="00BB00BA" w:rsidRDefault="00C56193" w:rsidP="00EB7C45">
            <w:pPr>
              <w:spacing w:before="40" w:after="40"/>
              <w:rPr>
                <w:rFonts w:ascii="Aptos" w:hAnsi="Aptos"/>
                <w:sz w:val="17"/>
                <w:szCs w:val="17"/>
              </w:rPr>
            </w:pPr>
            <w:r w:rsidRPr="00BB00BA">
              <w:rPr>
                <w:rFonts w:ascii="Aptos" w:hAnsi="Aptos"/>
                <w:sz w:val="17"/>
                <w:szCs w:val="17"/>
              </w:rPr>
              <w:t>Crossed (egress)</w:t>
            </w:r>
          </w:p>
        </w:tc>
        <w:tc>
          <w:tcPr>
            <w:tcW w:w="3827" w:type="dxa"/>
            <w:vAlign w:val="center"/>
          </w:tcPr>
          <w:p w14:paraId="7DBBA687" w14:textId="77777777" w:rsidR="00C56193" w:rsidRPr="00BB00BA" w:rsidRDefault="00C56193" w:rsidP="00EB7C45">
            <w:pPr>
              <w:spacing w:before="40" w:after="40"/>
              <w:rPr>
                <w:rFonts w:ascii="Aptos" w:hAnsi="Aptos"/>
                <w:sz w:val="17"/>
                <w:szCs w:val="17"/>
              </w:rPr>
            </w:pPr>
            <w:r w:rsidRPr="00BB00BA">
              <w:rPr>
                <w:rFonts w:ascii="Aptos" w:hAnsi="Aptos"/>
                <w:sz w:val="17"/>
                <w:szCs w:val="17"/>
              </w:rPr>
              <w:t>Controlled egress path (routing intent), not default internet; TLS, signed payloads, partner allow-list, Key Vault-held secrets.</w:t>
            </w:r>
          </w:p>
        </w:tc>
      </w:tr>
      <w:tr w:rsidR="00C56193" w14:paraId="3457956C" w14:textId="77777777" w:rsidTr="00EB7C45">
        <w:trPr>
          <w:gridAfter w:val="1"/>
          <w:jc w:val="center"/>
        </w:trPr>
        <w:tc>
          <w:tcPr>
            <w:tcW w:w="5163" w:type="dxa"/>
            <w:vAlign w:val="center"/>
          </w:tcPr>
          <w:p w14:paraId="7D5E6F34" w14:textId="77777777" w:rsidR="00C56193" w:rsidRPr="00BB00BA" w:rsidRDefault="00C56193" w:rsidP="00EB7C45">
            <w:pPr>
              <w:spacing w:before="40" w:after="40"/>
              <w:rPr>
                <w:rFonts w:ascii="Aptos" w:hAnsi="Aptos"/>
                <w:sz w:val="17"/>
                <w:szCs w:val="17"/>
              </w:rPr>
            </w:pPr>
            <w:r w:rsidRPr="00BB00BA">
              <w:rPr>
                <w:rFonts w:ascii="Aptos" w:hAnsi="Aptos"/>
                <w:sz w:val="17"/>
                <w:szCs w:val="17"/>
              </w:rPr>
              <w:t>File-based with partner SFTP, SFINT19, SFINT20</w:t>
            </w:r>
          </w:p>
        </w:tc>
        <w:tc>
          <w:tcPr>
            <w:tcW w:w="1642" w:type="dxa"/>
            <w:vAlign w:val="center"/>
          </w:tcPr>
          <w:p w14:paraId="2ADD1FAB" w14:textId="77777777" w:rsidR="00C56193" w:rsidRPr="00BB00BA" w:rsidRDefault="00C56193" w:rsidP="00EB7C45">
            <w:pPr>
              <w:spacing w:before="40" w:after="40"/>
              <w:rPr>
                <w:rFonts w:ascii="Aptos" w:hAnsi="Aptos"/>
                <w:sz w:val="17"/>
                <w:szCs w:val="17"/>
              </w:rPr>
            </w:pPr>
            <w:r w:rsidRPr="00BB00BA">
              <w:rPr>
                <w:rFonts w:ascii="Aptos" w:hAnsi="Aptos"/>
                <w:sz w:val="17"/>
                <w:szCs w:val="17"/>
              </w:rPr>
              <w:t>Crossed</w:t>
            </w:r>
          </w:p>
        </w:tc>
        <w:tc>
          <w:tcPr>
            <w:tcW w:w="3827" w:type="dxa"/>
            <w:vAlign w:val="center"/>
          </w:tcPr>
          <w:p w14:paraId="0014ADAE" w14:textId="77777777" w:rsidR="00C56193" w:rsidRPr="00BB00BA" w:rsidRDefault="00C56193" w:rsidP="00EB7C45">
            <w:pPr>
              <w:spacing w:before="40" w:after="40"/>
              <w:rPr>
                <w:rFonts w:ascii="Aptos" w:hAnsi="Aptos"/>
                <w:sz w:val="17"/>
                <w:szCs w:val="17"/>
              </w:rPr>
            </w:pPr>
            <w:r w:rsidRPr="00BB00BA">
              <w:rPr>
                <w:rFonts w:ascii="Aptos" w:hAnsi="Aptos"/>
                <w:sz w:val="17"/>
                <w:szCs w:val="17"/>
              </w:rPr>
              <w:t>Edge or private connectivity, SFTP-over-SSH with key/cert auth, no anonymous access, IP allow-list, encryption in transit and at rest, Key Vault credentials.</w:t>
            </w:r>
          </w:p>
        </w:tc>
      </w:tr>
    </w:tbl>
    <w:p w14:paraId="1F0C2655" w14:textId="77777777" w:rsidR="00C56193" w:rsidRPr="00C97173" w:rsidRDefault="00C56193" w:rsidP="00C56193">
      <w:pPr>
        <w:pStyle w:val="Heading1"/>
        <w:rPr>
          <w:sz w:val="36"/>
          <w:szCs w:val="36"/>
        </w:rPr>
      </w:pPr>
      <w:bookmarkStart w:id="311" w:name="_13._Exception_Process"/>
      <w:bookmarkStart w:id="312" w:name="_Toc239852395"/>
      <w:bookmarkEnd w:id="311"/>
      <w:r w:rsidRPr="00C97173">
        <w:rPr>
          <w:sz w:val="36"/>
          <w:szCs w:val="36"/>
        </w:rPr>
        <w:t xml:space="preserve">12. </w:t>
      </w:r>
      <w:commentRangeStart w:id="313"/>
      <w:commentRangeStart w:id="314"/>
      <w:r w:rsidRPr="00C97173">
        <w:rPr>
          <w:sz w:val="36"/>
          <w:szCs w:val="36"/>
        </w:rPr>
        <w:t>Exception Process and TDA Governance</w:t>
      </w:r>
      <w:bookmarkEnd w:id="312"/>
      <w:commentRangeEnd w:id="313"/>
      <w:r w:rsidRPr="00C97173">
        <w:rPr>
          <w:rStyle w:val="CommentReference"/>
          <w:sz w:val="36"/>
          <w:szCs w:val="36"/>
        </w:rPr>
        <w:commentReference w:id="313"/>
      </w:r>
      <w:commentRangeEnd w:id="314"/>
      <w:r w:rsidR="00E95995" w:rsidRPr="00C97173">
        <w:rPr>
          <w:rStyle w:val="CommentReference"/>
          <w:sz w:val="36"/>
          <w:szCs w:val="36"/>
        </w:rPr>
        <w:commentReference w:id="314"/>
      </w:r>
    </w:p>
    <w:p w14:paraId="302740AE" w14:textId="77777777" w:rsidR="00C56193" w:rsidRPr="000D1E23" w:rsidRDefault="00C56193" w:rsidP="00C56193">
      <w:pPr>
        <w:pStyle w:val="Heading2"/>
        <w:rPr>
          <w:rFonts w:ascii="Calibri heading" w:hAnsi="Calibri heading"/>
          <w:b/>
          <w:bCs/>
          <w:color w:val="2E5496"/>
          <w:sz w:val="28"/>
          <w:lang w:val="en-US" w:eastAsia="en-US"/>
        </w:rPr>
      </w:pPr>
      <w:bookmarkStart w:id="315" w:name="_Toc239852396"/>
      <w:r w:rsidRPr="000D1E23">
        <w:rPr>
          <w:rFonts w:ascii="Calibri heading" w:hAnsi="Calibri heading"/>
          <w:b/>
          <w:bCs/>
          <w:color w:val="2E5496"/>
          <w:sz w:val="28"/>
          <w:lang w:val="en-US" w:eastAsia="en-US"/>
        </w:rPr>
        <w:t>12.1 Exceptions</w:t>
      </w:r>
      <w:bookmarkEnd w:id="315"/>
    </w:p>
    <w:p w14:paraId="6CE916B8" w14:textId="77777777" w:rsidR="00C56193" w:rsidRPr="00BB00BA" w:rsidRDefault="00C56193" w:rsidP="00C56193">
      <w:pPr>
        <w:spacing w:after="120" w:line="278" w:lineRule="auto"/>
        <w:rPr>
          <w:rFonts w:ascii="Aptos" w:hAnsi="Aptos"/>
          <w:sz w:val="18"/>
          <w:szCs w:val="18"/>
          <w:lang w:val="en-GB"/>
        </w:rPr>
      </w:pPr>
      <w:bookmarkStart w:id="316" w:name="_13.2_TDA_Gates"/>
      <w:bookmarkEnd w:id="316"/>
      <w:r w:rsidRPr="00BB00BA">
        <w:rPr>
          <w:rFonts w:ascii="Aptos" w:hAnsi="Aptos"/>
          <w:sz w:val="18"/>
          <w:szCs w:val="18"/>
          <w:lang w:val="en-GB"/>
        </w:rPr>
        <w:t>The System Integration framework</w:t>
      </w:r>
      <w:r w:rsidRPr="00BB00BA" w:rsidDel="00A22181">
        <w:rPr>
          <w:rFonts w:ascii="Aptos" w:hAnsi="Aptos"/>
          <w:sz w:val="18"/>
          <w:szCs w:val="18"/>
          <w:lang w:val="en-GB"/>
        </w:rPr>
        <w:t xml:space="preserve"> </w:t>
      </w:r>
      <w:r w:rsidRPr="00BB00BA">
        <w:rPr>
          <w:rFonts w:ascii="Aptos" w:hAnsi="Aptos"/>
          <w:sz w:val="18"/>
          <w:szCs w:val="18"/>
          <w:lang w:val="en-GB"/>
        </w:rPr>
        <w:t>is standards-driven but pragmatic. Where a justified need exists to deviate from an approved pattern, guardrail, or architectural boundary, the exception must be formally documented, risk-assessed, assigned an owner, and reviewed periodically. Appropriate compensating controls must be implemented, with a defined path and timeline to return to the standard approach where practical.</w:t>
      </w:r>
    </w:p>
    <w:p w14:paraId="451983EF" w14:textId="77777777" w:rsidR="00C56193" w:rsidRPr="000D1E23" w:rsidRDefault="00C56193" w:rsidP="00C56193">
      <w:pPr>
        <w:pStyle w:val="Heading2"/>
        <w:rPr>
          <w:rFonts w:ascii="Calibri heading" w:hAnsi="Calibri heading"/>
          <w:b/>
          <w:bCs/>
          <w:color w:val="2E5496"/>
          <w:sz w:val="28"/>
          <w:lang w:val="en-US" w:eastAsia="en-US"/>
        </w:rPr>
      </w:pPr>
      <w:bookmarkStart w:id="317" w:name="_Toc239852397"/>
      <w:r w:rsidRPr="000D1E23">
        <w:rPr>
          <w:rFonts w:ascii="Calibri heading" w:hAnsi="Calibri heading"/>
          <w:b/>
          <w:bCs/>
          <w:color w:val="2E5496"/>
          <w:sz w:val="28"/>
          <w:lang w:val="en-US" w:eastAsia="en-US"/>
        </w:rPr>
        <w:t>12.2 TDA Gates</w:t>
      </w:r>
      <w:bookmarkEnd w:id="317"/>
    </w:p>
    <w:p w14:paraId="7EE741A9" w14:textId="77777777" w:rsidR="00C56193" w:rsidRPr="00BB00BA" w:rsidRDefault="00C56193" w:rsidP="00C56193">
      <w:pPr>
        <w:spacing w:after="120" w:line="278" w:lineRule="auto"/>
        <w:rPr>
          <w:rFonts w:ascii="Aptos" w:hAnsi="Aptos"/>
          <w:sz w:val="18"/>
          <w:szCs w:val="18"/>
          <w:lang w:val="en-GB"/>
        </w:rPr>
      </w:pPr>
      <w:r w:rsidRPr="00BB00BA">
        <w:rPr>
          <w:rFonts w:ascii="Aptos" w:hAnsi="Aptos"/>
          <w:sz w:val="18"/>
          <w:szCs w:val="18"/>
          <w:lang w:val="en-GB"/>
        </w:rPr>
        <w:t>Governance is applied at defined points. At design, the chosen pattern and interaction style are confirmed against the decision tree and the boundary. At build, guardrail conformance is evidenced across identity, network, secrets, observability and resilience. Any exception is logged and approved before build proceeds.</w:t>
      </w:r>
    </w:p>
    <w:p w14:paraId="08CEE86F" w14:textId="77777777" w:rsidR="00C56193" w:rsidRPr="000D1E23" w:rsidRDefault="00C56193" w:rsidP="00C56193">
      <w:pPr>
        <w:pStyle w:val="Heading2"/>
        <w:rPr>
          <w:rFonts w:ascii="Calibri heading" w:hAnsi="Calibri heading"/>
          <w:b/>
          <w:bCs/>
          <w:color w:val="2E5496"/>
          <w:sz w:val="28"/>
          <w:lang w:val="en-US" w:eastAsia="en-US"/>
        </w:rPr>
      </w:pPr>
      <w:bookmarkStart w:id="318" w:name="_Toc239852398"/>
      <w:r w:rsidRPr="000D1E23">
        <w:rPr>
          <w:rFonts w:ascii="Calibri heading" w:hAnsi="Calibri heading"/>
          <w:b/>
          <w:bCs/>
          <w:color w:val="2E5496"/>
          <w:sz w:val="28"/>
          <w:lang w:val="en-US" w:eastAsia="en-US"/>
        </w:rPr>
        <w:lastRenderedPageBreak/>
        <w:t>12.3 Security Conformance</w:t>
      </w:r>
      <w:bookmarkEnd w:id="318"/>
    </w:p>
    <w:p w14:paraId="04B79D81" w14:textId="77777777" w:rsidR="00C56193" w:rsidRPr="00BB00BA" w:rsidRDefault="00C56193" w:rsidP="00C56193">
      <w:pPr>
        <w:spacing w:after="120" w:line="278" w:lineRule="auto"/>
        <w:rPr>
          <w:rFonts w:ascii="Aptos" w:hAnsi="Aptos"/>
          <w:sz w:val="18"/>
          <w:szCs w:val="18"/>
          <w:lang w:val="en-GB"/>
        </w:rPr>
      </w:pPr>
      <w:r w:rsidRPr="00BB00BA">
        <w:rPr>
          <w:rFonts w:ascii="Aptos" w:hAnsi="Aptos"/>
          <w:sz w:val="18"/>
          <w:szCs w:val="18"/>
          <w:lang w:val="en-GB"/>
        </w:rPr>
        <w:t>Standard private patterns proceed on the agreed security baseline</w:t>
      </w:r>
      <w:del w:id="319" w:author="Joycell Sundararaj - Chaucer" w:date="2026-09-08T15:43:00Z" w16du:dateUtc="2026-09-08T14:43:00Z">
        <w:r w:rsidRPr="00BB00BA">
          <w:rPr>
            <w:rFonts w:ascii="Aptos" w:hAnsi="Aptos"/>
            <w:sz w:val="18"/>
            <w:szCs w:val="18"/>
            <w:lang w:val="en-GB"/>
          </w:rPr>
          <w:delText xml:space="preserve"> </w:delText>
        </w:r>
      </w:del>
      <w:r w:rsidRPr="00BB00BA">
        <w:rPr>
          <w:rFonts w:ascii="Aptos" w:hAnsi="Aptos"/>
          <w:sz w:val="18"/>
          <w:szCs w:val="18"/>
          <w:lang w:val="en-GB"/>
        </w:rPr>
        <w:t>. A pattern that cannot meet the baseline triggers the exception process, which requires a security review prior to TDA Where the wider security posture is affected, the exception is escalated to the risk register and senior leadership</w:t>
      </w:r>
      <w:ins w:id="320" w:author="Joycell Sundararaj - Chaucer" w:date="2026-09-08T15:49:00Z" w16du:dateUtc="2026-09-08T14:49:00Z">
        <w:r w:rsidRPr="00BB00BA">
          <w:rPr>
            <w:rFonts w:ascii="Aptos" w:hAnsi="Aptos"/>
            <w:sz w:val="18"/>
            <w:szCs w:val="18"/>
            <w:lang w:val="en-GB"/>
          </w:rPr>
          <w:t xml:space="preserve"> </w:t>
        </w:r>
      </w:ins>
      <w:r w:rsidRPr="00BB00BA">
        <w:rPr>
          <w:rFonts w:ascii="Aptos" w:hAnsi="Aptos"/>
          <w:sz w:val="18"/>
          <w:szCs w:val="18"/>
          <w:lang w:val="en-GB"/>
        </w:rPr>
        <w:t xml:space="preserve">and managed via ERM framework.  </w:t>
      </w:r>
    </w:p>
    <w:p w14:paraId="132213AA" w14:textId="77777777" w:rsidR="00C56193" w:rsidRPr="000D1E23" w:rsidRDefault="00C56193" w:rsidP="00C56193">
      <w:pPr>
        <w:pStyle w:val="Heading2"/>
        <w:rPr>
          <w:rFonts w:ascii="Calibri heading" w:hAnsi="Calibri heading"/>
          <w:b/>
          <w:bCs/>
          <w:color w:val="2E5496"/>
          <w:sz w:val="28"/>
          <w:lang w:val="en-US" w:eastAsia="en-US"/>
        </w:rPr>
      </w:pPr>
      <w:bookmarkStart w:id="321" w:name="_Toc239852399"/>
      <w:r w:rsidRPr="000D1E23">
        <w:rPr>
          <w:rFonts w:ascii="Calibri heading" w:hAnsi="Calibri heading"/>
          <w:b/>
          <w:bCs/>
          <w:color w:val="2E5496"/>
          <w:sz w:val="28"/>
          <w:lang w:val="en-US" w:eastAsia="en-US"/>
        </w:rPr>
        <w:t xml:space="preserve">12.4 </w:t>
      </w:r>
      <w:commentRangeStart w:id="322"/>
      <w:r w:rsidRPr="000D1E23">
        <w:rPr>
          <w:rFonts w:ascii="Calibri heading" w:hAnsi="Calibri heading"/>
          <w:b/>
          <w:bCs/>
          <w:color w:val="2E5496"/>
          <w:sz w:val="28"/>
          <w:lang w:val="en-US" w:eastAsia="en-US"/>
        </w:rPr>
        <w:t xml:space="preserve">Exception </w:t>
      </w:r>
      <w:commentRangeStart w:id="323"/>
      <w:r w:rsidRPr="000D1E23">
        <w:rPr>
          <w:rFonts w:ascii="Calibri heading" w:hAnsi="Calibri heading"/>
          <w:b/>
          <w:bCs/>
          <w:color w:val="2E5496"/>
          <w:sz w:val="28"/>
          <w:lang w:val="en-US" w:eastAsia="en-US"/>
        </w:rPr>
        <w:t>Lifecycle</w:t>
      </w:r>
      <w:bookmarkEnd w:id="321"/>
      <w:commentRangeEnd w:id="322"/>
      <w:r w:rsidRPr="000D1E23">
        <w:rPr>
          <w:rStyle w:val="CommentReference"/>
          <w:rFonts w:ascii="Calibri heading" w:hAnsi="Calibri heading"/>
          <w:b/>
          <w:bCs/>
          <w:color w:val="2E5496"/>
          <w:sz w:val="28"/>
          <w:szCs w:val="26"/>
          <w:lang w:val="en-US" w:eastAsia="en-US"/>
        </w:rPr>
        <w:commentReference w:id="322"/>
      </w:r>
      <w:commentRangeEnd w:id="323"/>
      <w:r w:rsidRPr="000D1E23">
        <w:rPr>
          <w:rStyle w:val="CommentReference"/>
          <w:rFonts w:ascii="Calibri heading" w:hAnsi="Calibri heading"/>
          <w:b/>
          <w:bCs/>
          <w:color w:val="2E5496"/>
          <w:sz w:val="28"/>
          <w:szCs w:val="26"/>
          <w:lang w:val="en-US" w:eastAsia="en-US"/>
        </w:rPr>
        <w:commentReference w:id="323"/>
      </w:r>
    </w:p>
    <w:p w14:paraId="1D592445" w14:textId="77777777" w:rsidR="00C56193" w:rsidRPr="0061242F" w:rsidRDefault="00C56193" w:rsidP="00C56193">
      <w:pPr>
        <w:rPr>
          <w:color w:val="000000"/>
          <w14:textFill>
            <w14:gradFill>
              <w14:gsLst>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textFill>
        </w:rPr>
      </w:pPr>
      <w:r w:rsidRPr="00166C6A">
        <w:rPr>
          <w:noProof/>
        </w:rPr>
        <w:drawing>
          <wp:inline distT="0" distB="0" distL="0" distR="0" wp14:anchorId="40F1D74D" wp14:editId="18DD8EB3">
            <wp:extent cx="6273800" cy="2876550"/>
            <wp:effectExtent l="19050" t="19050" r="12700" b="19050"/>
            <wp:docPr id="233796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96704" name=""/>
                    <pic:cNvPicPr/>
                  </pic:nvPicPr>
                  <pic:blipFill>
                    <a:blip r:embed="rId105"/>
                    <a:stretch>
                      <a:fillRect/>
                    </a:stretch>
                  </pic:blipFill>
                  <pic:spPr>
                    <a:xfrm>
                      <a:off x="0" y="0"/>
                      <a:ext cx="6273800" cy="2876550"/>
                    </a:xfrm>
                    <a:prstGeom prst="rect">
                      <a:avLst/>
                    </a:prstGeom>
                    <a:solidFill>
                      <a:srgbClr val="222831"/>
                    </a:solidFill>
                    <a:ln>
                      <a:solidFill>
                        <a:srgbClr val="000000"/>
                      </a:solidFill>
                    </a:ln>
                  </pic:spPr>
                </pic:pic>
              </a:graphicData>
            </a:graphic>
          </wp:inline>
        </w:drawing>
      </w:r>
      <w:r>
        <w:t xml:space="preserve"> </w:t>
      </w:r>
      <w:r>
        <w:br w:type="page"/>
      </w:r>
    </w:p>
    <w:p w14:paraId="7FD137CA" w14:textId="11A26C77" w:rsidR="00C56193" w:rsidRPr="00C97173" w:rsidRDefault="00C97173" w:rsidP="00C56193">
      <w:pPr>
        <w:pStyle w:val="Heading1"/>
        <w:rPr>
          <w:sz w:val="36"/>
          <w:szCs w:val="36"/>
        </w:rPr>
      </w:pPr>
      <w:bookmarkStart w:id="324" w:name="_14._Anti-Patterns"/>
      <w:bookmarkStart w:id="325" w:name="_Toc239852400"/>
      <w:bookmarkEnd w:id="324"/>
      <w:r>
        <w:rPr>
          <w:sz w:val="36"/>
          <w:szCs w:val="36"/>
        </w:rPr>
        <w:lastRenderedPageBreak/>
        <w:t>13</w:t>
      </w:r>
      <w:r w:rsidR="00C56193" w:rsidRPr="00C97173">
        <w:rPr>
          <w:sz w:val="36"/>
          <w:szCs w:val="36"/>
        </w:rPr>
        <w:t>. Glossary</w:t>
      </w:r>
      <w:bookmarkEnd w:id="325"/>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2200"/>
        <w:gridCol w:w="7160"/>
      </w:tblGrid>
      <w:tr w:rsidR="00C56193" w14:paraId="3D28E085" w14:textId="77777777" w:rsidTr="00EB7C45">
        <w:trPr>
          <w:tblHeader/>
        </w:trPr>
        <w:tc>
          <w:tcPr>
            <w:tcW w:w="2200" w:type="dxa"/>
            <w:shd w:val="clear" w:color="auto" w:fill="24446E"/>
            <w:tcMar>
              <w:top w:w="70" w:type="dxa"/>
              <w:left w:w="110" w:type="dxa"/>
              <w:bottom w:w="70" w:type="dxa"/>
              <w:right w:w="110" w:type="dxa"/>
            </w:tcMar>
          </w:tcPr>
          <w:p w14:paraId="18564096" w14:textId="77777777" w:rsidR="00C56193" w:rsidRPr="00BB00BA" w:rsidRDefault="00C56193" w:rsidP="00EB7C45">
            <w:pPr>
              <w:rPr>
                <w:rFonts w:ascii="Aptos" w:hAnsi="Aptos"/>
                <w:sz w:val="17"/>
                <w:szCs w:val="17"/>
              </w:rPr>
            </w:pPr>
            <w:r w:rsidRPr="00BB00BA">
              <w:rPr>
                <w:rFonts w:ascii="Aptos" w:hAnsi="Aptos"/>
                <w:b/>
                <w:bCs/>
                <w:color w:val="FFFFFF"/>
                <w:sz w:val="17"/>
                <w:szCs w:val="17"/>
              </w:rPr>
              <w:t>Term</w:t>
            </w:r>
          </w:p>
        </w:tc>
        <w:tc>
          <w:tcPr>
            <w:tcW w:w="7160" w:type="dxa"/>
            <w:shd w:val="clear" w:color="auto" w:fill="24446E"/>
            <w:tcMar>
              <w:top w:w="70" w:type="dxa"/>
              <w:left w:w="110" w:type="dxa"/>
              <w:bottom w:w="70" w:type="dxa"/>
              <w:right w:w="110" w:type="dxa"/>
            </w:tcMar>
          </w:tcPr>
          <w:p w14:paraId="3FF88C3D" w14:textId="77777777" w:rsidR="00C56193" w:rsidRPr="00BB00BA" w:rsidRDefault="00C56193" w:rsidP="00EB7C45">
            <w:pPr>
              <w:rPr>
                <w:rFonts w:ascii="Aptos" w:hAnsi="Aptos"/>
                <w:sz w:val="17"/>
                <w:szCs w:val="17"/>
              </w:rPr>
            </w:pPr>
            <w:r w:rsidRPr="00BB00BA">
              <w:rPr>
                <w:rFonts w:ascii="Aptos" w:hAnsi="Aptos"/>
                <w:b/>
                <w:bCs/>
                <w:color w:val="FFFFFF"/>
                <w:sz w:val="17"/>
                <w:szCs w:val="17"/>
              </w:rPr>
              <w:t>Meaning</w:t>
            </w:r>
          </w:p>
        </w:tc>
      </w:tr>
      <w:tr w:rsidR="00C56193" w14:paraId="3F38BF3E" w14:textId="77777777" w:rsidTr="00EB7C45">
        <w:tc>
          <w:tcPr>
            <w:tcW w:w="2200" w:type="dxa"/>
            <w:shd w:val="clear" w:color="auto" w:fill="FFFFFF"/>
            <w:tcMar>
              <w:top w:w="70" w:type="dxa"/>
              <w:left w:w="110" w:type="dxa"/>
              <w:bottom w:w="70" w:type="dxa"/>
              <w:right w:w="110" w:type="dxa"/>
            </w:tcMar>
            <w:vAlign w:val="center"/>
          </w:tcPr>
          <w:p w14:paraId="643A186B" w14:textId="77777777" w:rsidR="00C56193" w:rsidRPr="00BB00BA" w:rsidRDefault="00C56193" w:rsidP="00EB7C45">
            <w:pPr>
              <w:spacing w:after="10" w:line="258" w:lineRule="auto"/>
              <w:rPr>
                <w:rFonts w:ascii="Aptos" w:hAnsi="Aptos"/>
                <w:sz w:val="17"/>
                <w:szCs w:val="17"/>
              </w:rPr>
            </w:pPr>
            <w:r w:rsidRPr="00BB00BA">
              <w:rPr>
                <w:rFonts w:ascii="Aptos" w:hAnsi="Aptos"/>
                <w:sz w:val="17"/>
                <w:szCs w:val="17"/>
              </w:rPr>
              <w:t>SIF</w:t>
            </w:r>
          </w:p>
        </w:tc>
        <w:tc>
          <w:tcPr>
            <w:tcW w:w="7160" w:type="dxa"/>
            <w:shd w:val="clear" w:color="auto" w:fill="FFFFFF"/>
            <w:tcMar>
              <w:top w:w="70" w:type="dxa"/>
              <w:left w:w="110" w:type="dxa"/>
              <w:bottom w:w="70" w:type="dxa"/>
              <w:right w:w="110" w:type="dxa"/>
            </w:tcMar>
            <w:vAlign w:val="center"/>
          </w:tcPr>
          <w:p w14:paraId="23C7B35D" w14:textId="77777777" w:rsidR="00C56193" w:rsidRPr="00BB00BA" w:rsidRDefault="00C56193" w:rsidP="00EB7C45">
            <w:pPr>
              <w:spacing w:after="10" w:line="258" w:lineRule="auto"/>
              <w:rPr>
                <w:rFonts w:ascii="Aptos" w:hAnsi="Aptos"/>
                <w:sz w:val="17"/>
                <w:szCs w:val="17"/>
              </w:rPr>
            </w:pPr>
            <w:r w:rsidRPr="00BB00BA">
              <w:rPr>
                <w:rFonts w:ascii="Aptos" w:hAnsi="Aptos"/>
                <w:sz w:val="17"/>
                <w:szCs w:val="17"/>
              </w:rPr>
              <w:t>Systems Integration Framework, this document.</w:t>
            </w:r>
          </w:p>
        </w:tc>
      </w:tr>
      <w:tr w:rsidR="00C56193" w14:paraId="6BFD9FC2" w14:textId="77777777" w:rsidTr="00EB7C45">
        <w:tc>
          <w:tcPr>
            <w:tcW w:w="2200" w:type="dxa"/>
            <w:shd w:val="clear" w:color="auto" w:fill="F4F6FA"/>
            <w:tcMar>
              <w:top w:w="70" w:type="dxa"/>
              <w:left w:w="110" w:type="dxa"/>
              <w:bottom w:w="70" w:type="dxa"/>
              <w:right w:w="110" w:type="dxa"/>
            </w:tcMar>
            <w:vAlign w:val="center"/>
          </w:tcPr>
          <w:p w14:paraId="7F0D79CC" w14:textId="77777777" w:rsidR="00C56193" w:rsidRPr="00BB00BA" w:rsidRDefault="00C56193" w:rsidP="00EB7C45">
            <w:pPr>
              <w:spacing w:after="10" w:line="258" w:lineRule="auto"/>
              <w:rPr>
                <w:rFonts w:ascii="Aptos" w:hAnsi="Aptos"/>
                <w:sz w:val="17"/>
                <w:szCs w:val="17"/>
              </w:rPr>
            </w:pPr>
            <w:r w:rsidRPr="00BB00BA">
              <w:rPr>
                <w:rFonts w:ascii="Aptos" w:hAnsi="Aptos"/>
                <w:sz w:val="17"/>
                <w:szCs w:val="17"/>
              </w:rPr>
              <w:t>AIS</w:t>
            </w:r>
          </w:p>
        </w:tc>
        <w:tc>
          <w:tcPr>
            <w:tcW w:w="7160" w:type="dxa"/>
            <w:shd w:val="clear" w:color="auto" w:fill="F4F6FA"/>
            <w:tcMar>
              <w:top w:w="70" w:type="dxa"/>
              <w:left w:w="110" w:type="dxa"/>
              <w:bottom w:w="70" w:type="dxa"/>
              <w:right w:w="110" w:type="dxa"/>
            </w:tcMar>
            <w:vAlign w:val="center"/>
          </w:tcPr>
          <w:p w14:paraId="430683DD" w14:textId="77777777" w:rsidR="00C56193" w:rsidRPr="00BB00BA" w:rsidRDefault="00C56193" w:rsidP="00EB7C45">
            <w:pPr>
              <w:spacing w:after="10" w:line="258" w:lineRule="auto"/>
              <w:rPr>
                <w:rFonts w:ascii="Aptos" w:hAnsi="Aptos"/>
                <w:sz w:val="17"/>
                <w:szCs w:val="17"/>
              </w:rPr>
            </w:pPr>
            <w:r w:rsidRPr="00BB00BA">
              <w:rPr>
                <w:rFonts w:ascii="Aptos" w:hAnsi="Aptos"/>
                <w:sz w:val="17"/>
                <w:szCs w:val="17"/>
              </w:rPr>
              <w:t>Azure Integration Services, comprising API Management, Logic Apps, Service Bus, Event Grid, Event Hubs and Functions.</w:t>
            </w:r>
          </w:p>
        </w:tc>
      </w:tr>
      <w:tr w:rsidR="00C56193" w14:paraId="5D7F9450" w14:textId="77777777" w:rsidTr="00EB7C45">
        <w:tc>
          <w:tcPr>
            <w:tcW w:w="2200" w:type="dxa"/>
            <w:shd w:val="clear" w:color="auto" w:fill="FFFFFF"/>
            <w:tcMar>
              <w:top w:w="70" w:type="dxa"/>
              <w:left w:w="110" w:type="dxa"/>
              <w:bottom w:w="70" w:type="dxa"/>
              <w:right w:w="110" w:type="dxa"/>
            </w:tcMar>
            <w:vAlign w:val="center"/>
          </w:tcPr>
          <w:p w14:paraId="7BE6B395" w14:textId="77777777" w:rsidR="00C56193" w:rsidRPr="00BB00BA" w:rsidRDefault="00C56193" w:rsidP="00EB7C45">
            <w:pPr>
              <w:spacing w:after="10" w:line="258" w:lineRule="auto"/>
              <w:rPr>
                <w:rFonts w:ascii="Aptos" w:hAnsi="Aptos"/>
                <w:sz w:val="17"/>
                <w:szCs w:val="17"/>
              </w:rPr>
            </w:pPr>
            <w:r w:rsidRPr="00BB00BA">
              <w:rPr>
                <w:rFonts w:ascii="Aptos" w:hAnsi="Aptos"/>
                <w:sz w:val="17"/>
                <w:szCs w:val="17"/>
              </w:rPr>
              <w:t>SOA</w:t>
            </w:r>
          </w:p>
        </w:tc>
        <w:tc>
          <w:tcPr>
            <w:tcW w:w="7160" w:type="dxa"/>
            <w:shd w:val="clear" w:color="auto" w:fill="FFFFFF"/>
            <w:tcMar>
              <w:top w:w="70" w:type="dxa"/>
              <w:left w:w="110" w:type="dxa"/>
              <w:bottom w:w="70" w:type="dxa"/>
              <w:right w:w="110" w:type="dxa"/>
            </w:tcMar>
            <w:vAlign w:val="center"/>
          </w:tcPr>
          <w:p w14:paraId="5C8460BA" w14:textId="77777777" w:rsidR="00C56193" w:rsidRPr="00BB00BA" w:rsidRDefault="00C56193" w:rsidP="00EB7C45">
            <w:pPr>
              <w:spacing w:after="10" w:line="258" w:lineRule="auto"/>
              <w:rPr>
                <w:rFonts w:ascii="Aptos" w:hAnsi="Aptos"/>
                <w:sz w:val="17"/>
                <w:szCs w:val="17"/>
              </w:rPr>
            </w:pPr>
            <w:r w:rsidRPr="00BB00BA">
              <w:rPr>
                <w:rFonts w:ascii="Aptos" w:hAnsi="Aptos"/>
                <w:sz w:val="17"/>
                <w:szCs w:val="17"/>
              </w:rPr>
              <w:t>Service-oriented architecture, coarse-grained services aligned to business capabilities.</w:t>
            </w:r>
          </w:p>
        </w:tc>
      </w:tr>
      <w:tr w:rsidR="00C56193" w14:paraId="56CAF4DD" w14:textId="77777777" w:rsidTr="00EB7C45">
        <w:tc>
          <w:tcPr>
            <w:tcW w:w="2200" w:type="dxa"/>
            <w:shd w:val="clear" w:color="auto" w:fill="F4F6FA"/>
            <w:tcMar>
              <w:top w:w="70" w:type="dxa"/>
              <w:left w:w="110" w:type="dxa"/>
              <w:bottom w:w="70" w:type="dxa"/>
              <w:right w:w="110" w:type="dxa"/>
            </w:tcMar>
            <w:vAlign w:val="center"/>
          </w:tcPr>
          <w:p w14:paraId="0269AB9D" w14:textId="77777777" w:rsidR="00C56193" w:rsidRPr="00BB00BA" w:rsidRDefault="00C56193" w:rsidP="00EB7C45">
            <w:pPr>
              <w:spacing w:after="10" w:line="258" w:lineRule="auto"/>
              <w:rPr>
                <w:rFonts w:ascii="Aptos" w:hAnsi="Aptos"/>
                <w:sz w:val="17"/>
                <w:szCs w:val="17"/>
              </w:rPr>
            </w:pPr>
            <w:r w:rsidRPr="00BB00BA">
              <w:rPr>
                <w:rFonts w:ascii="Aptos" w:hAnsi="Aptos"/>
                <w:sz w:val="17"/>
                <w:szCs w:val="17"/>
              </w:rPr>
              <w:t>APIM</w:t>
            </w:r>
          </w:p>
        </w:tc>
        <w:tc>
          <w:tcPr>
            <w:tcW w:w="7160" w:type="dxa"/>
            <w:shd w:val="clear" w:color="auto" w:fill="F4F6FA"/>
            <w:tcMar>
              <w:top w:w="70" w:type="dxa"/>
              <w:left w:w="110" w:type="dxa"/>
              <w:bottom w:w="70" w:type="dxa"/>
              <w:right w:w="110" w:type="dxa"/>
            </w:tcMar>
            <w:vAlign w:val="center"/>
          </w:tcPr>
          <w:p w14:paraId="2AE964C0" w14:textId="77777777" w:rsidR="00C56193" w:rsidRPr="00BB00BA" w:rsidRDefault="00C56193" w:rsidP="00EB7C45">
            <w:pPr>
              <w:spacing w:after="10" w:line="258" w:lineRule="auto"/>
              <w:rPr>
                <w:rFonts w:ascii="Aptos" w:hAnsi="Aptos"/>
                <w:sz w:val="17"/>
                <w:szCs w:val="17"/>
              </w:rPr>
            </w:pPr>
            <w:r w:rsidRPr="00BB00BA">
              <w:rPr>
                <w:rFonts w:ascii="Aptos" w:hAnsi="Aptos"/>
                <w:sz w:val="17"/>
                <w:szCs w:val="17"/>
              </w:rPr>
              <w:t>Azure API Management.</w:t>
            </w:r>
          </w:p>
        </w:tc>
      </w:tr>
      <w:tr w:rsidR="00C56193" w14:paraId="6669456E" w14:textId="77777777" w:rsidTr="00EB7C45">
        <w:tc>
          <w:tcPr>
            <w:tcW w:w="2200" w:type="dxa"/>
            <w:shd w:val="clear" w:color="auto" w:fill="FFFFFF"/>
            <w:tcMar>
              <w:top w:w="70" w:type="dxa"/>
              <w:left w:w="110" w:type="dxa"/>
              <w:bottom w:w="70" w:type="dxa"/>
              <w:right w:w="110" w:type="dxa"/>
            </w:tcMar>
            <w:vAlign w:val="center"/>
          </w:tcPr>
          <w:p w14:paraId="4320AE55" w14:textId="77777777" w:rsidR="00C56193" w:rsidRPr="00BB00BA" w:rsidRDefault="00C56193" w:rsidP="00EB7C45">
            <w:pPr>
              <w:spacing w:after="10" w:line="258" w:lineRule="auto"/>
              <w:rPr>
                <w:rFonts w:ascii="Aptos" w:hAnsi="Aptos"/>
                <w:sz w:val="17"/>
                <w:szCs w:val="17"/>
              </w:rPr>
            </w:pPr>
            <w:r w:rsidRPr="00BB00BA">
              <w:rPr>
                <w:rFonts w:ascii="Aptos" w:hAnsi="Aptos"/>
                <w:sz w:val="17"/>
                <w:szCs w:val="17"/>
              </w:rPr>
              <w:t>Managed identity</w:t>
            </w:r>
          </w:p>
        </w:tc>
        <w:tc>
          <w:tcPr>
            <w:tcW w:w="7160" w:type="dxa"/>
            <w:shd w:val="clear" w:color="auto" w:fill="FFFFFF"/>
            <w:tcMar>
              <w:top w:w="70" w:type="dxa"/>
              <w:left w:w="110" w:type="dxa"/>
              <w:bottom w:w="70" w:type="dxa"/>
              <w:right w:w="110" w:type="dxa"/>
            </w:tcMar>
            <w:vAlign w:val="center"/>
          </w:tcPr>
          <w:p w14:paraId="57CCC9DF" w14:textId="77777777" w:rsidR="00C56193" w:rsidRPr="00BB00BA" w:rsidRDefault="00C56193" w:rsidP="00EB7C45">
            <w:pPr>
              <w:spacing w:after="10" w:line="258" w:lineRule="auto"/>
              <w:rPr>
                <w:rFonts w:ascii="Aptos" w:hAnsi="Aptos"/>
                <w:sz w:val="17"/>
                <w:szCs w:val="17"/>
              </w:rPr>
            </w:pPr>
            <w:r w:rsidRPr="00BB00BA">
              <w:rPr>
                <w:rFonts w:ascii="Aptos" w:hAnsi="Aptos"/>
                <w:sz w:val="17"/>
                <w:szCs w:val="17"/>
              </w:rPr>
              <w:t>An Entra identity for an Azure resource that authenticates without stored secrets.</w:t>
            </w:r>
          </w:p>
        </w:tc>
      </w:tr>
      <w:tr w:rsidR="00C56193" w14:paraId="6C05810B" w14:textId="77777777" w:rsidTr="00EB7C45">
        <w:tc>
          <w:tcPr>
            <w:tcW w:w="2200" w:type="dxa"/>
            <w:shd w:val="clear" w:color="auto" w:fill="F4F6FA"/>
            <w:tcMar>
              <w:top w:w="70" w:type="dxa"/>
              <w:left w:w="110" w:type="dxa"/>
              <w:bottom w:w="70" w:type="dxa"/>
              <w:right w:w="110" w:type="dxa"/>
            </w:tcMar>
            <w:vAlign w:val="center"/>
          </w:tcPr>
          <w:p w14:paraId="6F99697F" w14:textId="77777777" w:rsidR="00C56193" w:rsidRPr="00BB00BA" w:rsidRDefault="00C56193" w:rsidP="00EB7C45">
            <w:pPr>
              <w:spacing w:after="10" w:line="258" w:lineRule="auto"/>
              <w:rPr>
                <w:rFonts w:ascii="Aptos" w:hAnsi="Aptos"/>
                <w:sz w:val="17"/>
                <w:szCs w:val="17"/>
              </w:rPr>
            </w:pPr>
            <w:r w:rsidRPr="00BB00BA">
              <w:rPr>
                <w:rFonts w:ascii="Aptos" w:hAnsi="Aptos"/>
                <w:sz w:val="17"/>
                <w:szCs w:val="17"/>
              </w:rPr>
              <w:t>PAM</w:t>
            </w:r>
          </w:p>
        </w:tc>
        <w:tc>
          <w:tcPr>
            <w:tcW w:w="7160" w:type="dxa"/>
            <w:shd w:val="clear" w:color="auto" w:fill="F4F6FA"/>
            <w:tcMar>
              <w:top w:w="70" w:type="dxa"/>
              <w:left w:w="110" w:type="dxa"/>
              <w:bottom w:w="70" w:type="dxa"/>
              <w:right w:w="110" w:type="dxa"/>
            </w:tcMar>
            <w:vAlign w:val="center"/>
          </w:tcPr>
          <w:p w14:paraId="6B71137D" w14:textId="77777777" w:rsidR="00C56193" w:rsidRPr="00BB00BA" w:rsidRDefault="00C56193" w:rsidP="00EB7C45">
            <w:pPr>
              <w:spacing w:after="10" w:line="258" w:lineRule="auto"/>
              <w:rPr>
                <w:rFonts w:ascii="Aptos" w:hAnsi="Aptos"/>
                <w:sz w:val="17"/>
                <w:szCs w:val="17"/>
              </w:rPr>
            </w:pPr>
            <w:r w:rsidRPr="00BB00BA">
              <w:rPr>
                <w:rFonts w:ascii="Aptos" w:hAnsi="Aptos"/>
                <w:sz w:val="17"/>
                <w:szCs w:val="17"/>
              </w:rPr>
              <w:t>Privileged access management, for example CyberArk.</w:t>
            </w:r>
          </w:p>
        </w:tc>
      </w:tr>
      <w:tr w:rsidR="00C56193" w14:paraId="6577FF96" w14:textId="77777777" w:rsidTr="00EB7C45">
        <w:tc>
          <w:tcPr>
            <w:tcW w:w="2200" w:type="dxa"/>
            <w:shd w:val="clear" w:color="auto" w:fill="FFFFFF"/>
            <w:tcMar>
              <w:top w:w="70" w:type="dxa"/>
              <w:left w:w="110" w:type="dxa"/>
              <w:bottom w:w="70" w:type="dxa"/>
              <w:right w:w="110" w:type="dxa"/>
            </w:tcMar>
            <w:vAlign w:val="center"/>
          </w:tcPr>
          <w:p w14:paraId="2A346CB9" w14:textId="77777777" w:rsidR="00C56193" w:rsidRPr="00BB00BA" w:rsidRDefault="00C56193" w:rsidP="00EB7C45">
            <w:pPr>
              <w:spacing w:after="10" w:line="258" w:lineRule="auto"/>
              <w:rPr>
                <w:rFonts w:ascii="Aptos" w:hAnsi="Aptos"/>
                <w:sz w:val="17"/>
                <w:szCs w:val="17"/>
              </w:rPr>
            </w:pPr>
            <w:r w:rsidRPr="00BB00BA">
              <w:rPr>
                <w:rFonts w:ascii="Aptos" w:hAnsi="Aptos"/>
                <w:sz w:val="17"/>
                <w:szCs w:val="17"/>
              </w:rPr>
              <w:t>Claim-check</w:t>
            </w:r>
          </w:p>
        </w:tc>
        <w:tc>
          <w:tcPr>
            <w:tcW w:w="7160" w:type="dxa"/>
            <w:shd w:val="clear" w:color="auto" w:fill="FFFFFF"/>
            <w:tcMar>
              <w:top w:w="70" w:type="dxa"/>
              <w:left w:w="110" w:type="dxa"/>
              <w:bottom w:w="70" w:type="dxa"/>
              <w:right w:w="110" w:type="dxa"/>
            </w:tcMar>
            <w:vAlign w:val="center"/>
          </w:tcPr>
          <w:p w14:paraId="383BB413" w14:textId="77777777" w:rsidR="00C56193" w:rsidRPr="00BB00BA" w:rsidRDefault="00C56193" w:rsidP="00EB7C45">
            <w:pPr>
              <w:spacing w:after="10" w:line="258" w:lineRule="auto"/>
              <w:rPr>
                <w:rFonts w:ascii="Aptos" w:hAnsi="Aptos"/>
                <w:sz w:val="17"/>
                <w:szCs w:val="17"/>
              </w:rPr>
            </w:pPr>
            <w:r w:rsidRPr="00BB00BA">
              <w:rPr>
                <w:rFonts w:ascii="Aptos" w:hAnsi="Aptos"/>
                <w:sz w:val="17"/>
                <w:szCs w:val="17"/>
              </w:rPr>
              <w:t>A pattern that keeps a large payload in storage and passes a reference on the message.</w:t>
            </w:r>
          </w:p>
        </w:tc>
      </w:tr>
      <w:tr w:rsidR="00C56193" w14:paraId="4EC74EA8" w14:textId="77777777" w:rsidTr="00EB7C45">
        <w:tc>
          <w:tcPr>
            <w:tcW w:w="2200" w:type="dxa"/>
            <w:shd w:val="clear" w:color="auto" w:fill="F4F6FA"/>
            <w:tcMar>
              <w:top w:w="70" w:type="dxa"/>
              <w:left w:w="110" w:type="dxa"/>
              <w:bottom w:w="70" w:type="dxa"/>
              <w:right w:w="110" w:type="dxa"/>
            </w:tcMar>
            <w:vAlign w:val="center"/>
          </w:tcPr>
          <w:p w14:paraId="479510A8" w14:textId="77777777" w:rsidR="00C56193" w:rsidRPr="00BB00BA" w:rsidRDefault="00C56193" w:rsidP="00EB7C45">
            <w:pPr>
              <w:spacing w:after="10" w:line="258" w:lineRule="auto"/>
              <w:rPr>
                <w:rFonts w:ascii="Aptos" w:hAnsi="Aptos"/>
                <w:sz w:val="17"/>
                <w:szCs w:val="17"/>
              </w:rPr>
            </w:pPr>
            <w:r w:rsidRPr="00BB00BA">
              <w:rPr>
                <w:rFonts w:ascii="Aptos" w:hAnsi="Aptos"/>
                <w:sz w:val="17"/>
                <w:szCs w:val="17"/>
              </w:rPr>
              <w:t>Idempotency</w:t>
            </w:r>
          </w:p>
        </w:tc>
        <w:tc>
          <w:tcPr>
            <w:tcW w:w="7160" w:type="dxa"/>
            <w:shd w:val="clear" w:color="auto" w:fill="F4F6FA"/>
            <w:tcMar>
              <w:top w:w="70" w:type="dxa"/>
              <w:left w:w="110" w:type="dxa"/>
              <w:bottom w:w="70" w:type="dxa"/>
              <w:right w:w="110" w:type="dxa"/>
            </w:tcMar>
            <w:vAlign w:val="center"/>
          </w:tcPr>
          <w:p w14:paraId="3CACDDD7" w14:textId="77777777" w:rsidR="00C56193" w:rsidRPr="00BB00BA" w:rsidRDefault="00C56193" w:rsidP="00EB7C45">
            <w:pPr>
              <w:spacing w:after="10" w:line="258" w:lineRule="auto"/>
              <w:rPr>
                <w:rFonts w:ascii="Aptos" w:hAnsi="Aptos"/>
                <w:sz w:val="17"/>
                <w:szCs w:val="17"/>
              </w:rPr>
            </w:pPr>
            <w:r w:rsidRPr="00BB00BA">
              <w:rPr>
                <w:rFonts w:ascii="Aptos" w:hAnsi="Aptos"/>
                <w:sz w:val="17"/>
                <w:szCs w:val="17"/>
              </w:rPr>
              <w:t>The property that applying the same message more than once has no additional effect.</w:t>
            </w:r>
          </w:p>
        </w:tc>
      </w:tr>
      <w:tr w:rsidR="00C56193" w14:paraId="4FB1B113" w14:textId="77777777" w:rsidTr="00EB7C45">
        <w:tc>
          <w:tcPr>
            <w:tcW w:w="2200" w:type="dxa"/>
            <w:shd w:val="clear" w:color="auto" w:fill="FFFFFF"/>
            <w:tcMar>
              <w:top w:w="70" w:type="dxa"/>
              <w:left w:w="110" w:type="dxa"/>
              <w:bottom w:w="70" w:type="dxa"/>
              <w:right w:w="110" w:type="dxa"/>
            </w:tcMar>
            <w:vAlign w:val="center"/>
          </w:tcPr>
          <w:p w14:paraId="4F215CCB" w14:textId="77777777" w:rsidR="00C56193" w:rsidRPr="00BB00BA" w:rsidRDefault="00C56193" w:rsidP="00EB7C45">
            <w:pPr>
              <w:spacing w:after="10" w:line="258" w:lineRule="auto"/>
              <w:rPr>
                <w:rFonts w:ascii="Aptos" w:hAnsi="Aptos"/>
                <w:sz w:val="17"/>
                <w:szCs w:val="17"/>
              </w:rPr>
            </w:pPr>
            <w:r w:rsidRPr="00BB00BA">
              <w:rPr>
                <w:rFonts w:ascii="Aptos" w:hAnsi="Aptos"/>
                <w:sz w:val="17"/>
                <w:szCs w:val="17"/>
              </w:rPr>
              <w:t>Bordereau</w:t>
            </w:r>
          </w:p>
        </w:tc>
        <w:tc>
          <w:tcPr>
            <w:tcW w:w="7160" w:type="dxa"/>
            <w:shd w:val="clear" w:color="auto" w:fill="FFFFFF"/>
            <w:tcMar>
              <w:top w:w="70" w:type="dxa"/>
              <w:left w:w="110" w:type="dxa"/>
              <w:bottom w:w="70" w:type="dxa"/>
              <w:right w:w="110" w:type="dxa"/>
            </w:tcMar>
            <w:vAlign w:val="center"/>
          </w:tcPr>
          <w:p w14:paraId="4DF1C8D0" w14:textId="77777777" w:rsidR="00C56193" w:rsidRPr="00BB00BA" w:rsidRDefault="00C56193" w:rsidP="00EB7C45">
            <w:pPr>
              <w:spacing w:after="10" w:line="258" w:lineRule="auto"/>
              <w:rPr>
                <w:rFonts w:ascii="Aptos" w:hAnsi="Aptos"/>
                <w:sz w:val="17"/>
                <w:szCs w:val="17"/>
              </w:rPr>
            </w:pPr>
            <w:r w:rsidRPr="00BB00BA">
              <w:rPr>
                <w:rFonts w:ascii="Aptos" w:hAnsi="Aptos"/>
                <w:sz w:val="17"/>
                <w:szCs w:val="17"/>
              </w:rPr>
              <w:t>A delegated-authority premium or claims report provided by a cover holder.</w:t>
            </w:r>
          </w:p>
        </w:tc>
      </w:tr>
      <w:tr w:rsidR="00C56193" w14:paraId="159E70B3" w14:textId="77777777" w:rsidTr="00EB7C45">
        <w:tc>
          <w:tcPr>
            <w:tcW w:w="2200" w:type="dxa"/>
            <w:shd w:val="clear" w:color="auto" w:fill="F4F6FA"/>
            <w:tcMar>
              <w:top w:w="70" w:type="dxa"/>
              <w:left w:w="110" w:type="dxa"/>
              <w:bottom w:w="70" w:type="dxa"/>
              <w:right w:w="110" w:type="dxa"/>
            </w:tcMar>
            <w:vAlign w:val="center"/>
          </w:tcPr>
          <w:p w14:paraId="6EE2F3C0" w14:textId="77777777" w:rsidR="00C56193" w:rsidRPr="00BB00BA" w:rsidRDefault="00C56193" w:rsidP="00EB7C45">
            <w:pPr>
              <w:spacing w:after="10" w:line="258" w:lineRule="auto"/>
              <w:rPr>
                <w:rFonts w:ascii="Aptos" w:hAnsi="Aptos"/>
                <w:sz w:val="17"/>
                <w:szCs w:val="17"/>
              </w:rPr>
            </w:pPr>
            <w:r w:rsidRPr="00BB00BA">
              <w:rPr>
                <w:rFonts w:ascii="Aptos" w:hAnsi="Aptos"/>
                <w:sz w:val="17"/>
                <w:szCs w:val="17"/>
              </w:rPr>
              <w:t>TDA</w:t>
            </w:r>
          </w:p>
        </w:tc>
        <w:tc>
          <w:tcPr>
            <w:tcW w:w="7160" w:type="dxa"/>
            <w:shd w:val="clear" w:color="auto" w:fill="F4F6FA"/>
            <w:tcMar>
              <w:top w:w="70" w:type="dxa"/>
              <w:left w:w="110" w:type="dxa"/>
              <w:bottom w:w="70" w:type="dxa"/>
              <w:right w:w="110" w:type="dxa"/>
            </w:tcMar>
            <w:vAlign w:val="center"/>
          </w:tcPr>
          <w:p w14:paraId="13AE0264" w14:textId="77777777" w:rsidR="00C56193" w:rsidRPr="00BB00BA" w:rsidRDefault="00C56193" w:rsidP="00EB7C45">
            <w:pPr>
              <w:spacing w:after="10" w:line="258" w:lineRule="auto"/>
              <w:rPr>
                <w:rFonts w:ascii="Aptos" w:hAnsi="Aptos"/>
                <w:sz w:val="17"/>
                <w:szCs w:val="17"/>
              </w:rPr>
            </w:pPr>
            <w:r w:rsidRPr="00BB00BA">
              <w:rPr>
                <w:rFonts w:ascii="Aptos" w:hAnsi="Aptos"/>
                <w:sz w:val="17"/>
                <w:szCs w:val="17"/>
              </w:rPr>
              <w:t>Technical Design Authority.</w:t>
            </w:r>
          </w:p>
        </w:tc>
      </w:tr>
      <w:tr w:rsidR="00C56193" w14:paraId="11250F5B" w14:textId="77777777" w:rsidTr="00EB7C45">
        <w:tc>
          <w:tcPr>
            <w:tcW w:w="2200" w:type="dxa"/>
            <w:shd w:val="clear" w:color="auto" w:fill="FFFFFF"/>
            <w:tcMar>
              <w:top w:w="70" w:type="dxa"/>
              <w:left w:w="110" w:type="dxa"/>
              <w:bottom w:w="70" w:type="dxa"/>
              <w:right w:w="110" w:type="dxa"/>
            </w:tcMar>
            <w:vAlign w:val="center"/>
          </w:tcPr>
          <w:p w14:paraId="7A56499B" w14:textId="77777777" w:rsidR="00C56193" w:rsidRPr="00BB00BA" w:rsidRDefault="00C56193" w:rsidP="00EB7C45">
            <w:pPr>
              <w:spacing w:after="10" w:line="258" w:lineRule="auto"/>
              <w:rPr>
                <w:rFonts w:ascii="Aptos" w:hAnsi="Aptos"/>
                <w:sz w:val="17"/>
                <w:szCs w:val="17"/>
              </w:rPr>
            </w:pPr>
            <w:r w:rsidRPr="00BB00BA">
              <w:rPr>
                <w:rFonts w:ascii="Aptos" w:hAnsi="Aptos"/>
                <w:sz w:val="17"/>
                <w:szCs w:val="17"/>
              </w:rPr>
              <w:t>MoM</w:t>
            </w:r>
          </w:p>
        </w:tc>
        <w:tc>
          <w:tcPr>
            <w:tcW w:w="7160" w:type="dxa"/>
            <w:shd w:val="clear" w:color="auto" w:fill="FFFFFF"/>
            <w:tcMar>
              <w:top w:w="70" w:type="dxa"/>
              <w:left w:w="110" w:type="dxa"/>
              <w:bottom w:w="70" w:type="dxa"/>
              <w:right w:w="110" w:type="dxa"/>
            </w:tcMar>
            <w:vAlign w:val="center"/>
          </w:tcPr>
          <w:p w14:paraId="5B52C38E" w14:textId="77777777" w:rsidR="00C56193" w:rsidRPr="00BB00BA" w:rsidRDefault="00C56193" w:rsidP="00EB7C45">
            <w:pPr>
              <w:spacing w:after="10" w:line="258" w:lineRule="auto"/>
              <w:rPr>
                <w:rFonts w:ascii="Aptos" w:hAnsi="Aptos"/>
                <w:sz w:val="17"/>
                <w:szCs w:val="17"/>
              </w:rPr>
            </w:pPr>
            <w:r w:rsidRPr="00BB00BA">
              <w:rPr>
                <w:rFonts w:ascii="Aptos" w:hAnsi="Aptos"/>
                <w:sz w:val="17"/>
                <w:szCs w:val="17"/>
              </w:rPr>
              <w:t>Minutes of meeting.</w:t>
            </w:r>
          </w:p>
        </w:tc>
      </w:tr>
    </w:tbl>
    <w:p w14:paraId="55CAD7B2" w14:textId="67F05EBF" w:rsidR="00C56193" w:rsidRPr="00C97173" w:rsidRDefault="00C97173" w:rsidP="00C56193">
      <w:pPr>
        <w:pStyle w:val="Heading1"/>
        <w:rPr>
          <w:sz w:val="36"/>
          <w:szCs w:val="36"/>
        </w:rPr>
        <w:pPrChange w:id="326" w:author="Joycell Sundararaj - Chaucer" w:date="2026-09-08T15:55:00Z" w16du:dateUtc="2026-09-08T14:55:00Z">
          <w:pPr/>
        </w:pPrChange>
      </w:pPr>
      <w:bookmarkStart w:id="327" w:name="_Toc239852401"/>
      <w:r>
        <w:rPr>
          <w:sz w:val="36"/>
          <w:szCs w:val="36"/>
        </w:rPr>
        <w:t>14</w:t>
      </w:r>
      <w:r w:rsidR="00C56193" w:rsidRPr="00C97173">
        <w:rPr>
          <w:sz w:val="36"/>
          <w:szCs w:val="36"/>
        </w:rPr>
        <w:t>. Cross-Reference and Traceability</w:t>
      </w:r>
      <w:bookmarkEnd w:id="327"/>
    </w:p>
    <w:p w14:paraId="61C1A5FF" w14:textId="0B177022" w:rsidR="00C56193" w:rsidRPr="000D1E23" w:rsidRDefault="00C97173" w:rsidP="00C56193">
      <w:pPr>
        <w:pStyle w:val="Heading2"/>
        <w:rPr>
          <w:rFonts w:ascii="Calibri heading" w:hAnsi="Calibri heading"/>
          <w:b/>
          <w:bCs/>
          <w:color w:val="2E5496"/>
          <w:sz w:val="28"/>
          <w:lang w:val="en-US" w:eastAsia="en-US"/>
        </w:rPr>
      </w:pPr>
      <w:bookmarkStart w:id="328" w:name="_Toc239852402"/>
      <w:r w:rsidRPr="000D1E23">
        <w:rPr>
          <w:rFonts w:ascii="Calibri heading" w:hAnsi="Calibri heading"/>
          <w:b/>
          <w:bCs/>
          <w:color w:val="2E5496"/>
          <w:sz w:val="28"/>
          <w:lang w:val="en-US" w:eastAsia="en-US"/>
        </w:rPr>
        <w:t>14</w:t>
      </w:r>
      <w:r w:rsidR="00C56193" w:rsidRPr="000D1E23">
        <w:rPr>
          <w:rFonts w:ascii="Calibri heading" w:hAnsi="Calibri heading"/>
          <w:b/>
          <w:bCs/>
          <w:color w:val="2E5496"/>
          <w:sz w:val="28"/>
          <w:lang w:val="en-US" w:eastAsia="en-US"/>
        </w:rPr>
        <w:t>.1 Pattern Grouping</w:t>
      </w:r>
      <w:bookmarkEnd w:id="328"/>
    </w:p>
    <w:p w14:paraId="5D0A1BC6" w14:textId="77777777" w:rsidR="00C56193" w:rsidRPr="00BB00BA" w:rsidRDefault="00C56193" w:rsidP="00C56193">
      <w:pPr>
        <w:spacing w:after="120" w:line="278" w:lineRule="auto"/>
        <w:rPr>
          <w:rFonts w:ascii="Aptos" w:hAnsi="Aptos"/>
          <w:sz w:val="18"/>
          <w:szCs w:val="18"/>
        </w:rPr>
      </w:pPr>
      <w:r w:rsidRPr="00BB00BA">
        <w:rPr>
          <w:rFonts w:ascii="Aptos" w:hAnsi="Aptos"/>
          <w:sz w:val="18"/>
          <w:szCs w:val="18"/>
        </w:rPr>
        <w:t>The catalogue groups patterns by interaction style. The table maps each group to its section and the primary Azure services.</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2689"/>
        <w:gridCol w:w="2409"/>
        <w:gridCol w:w="4262"/>
      </w:tblGrid>
      <w:tr w:rsidR="00C56193" w14:paraId="0EDEE3E5" w14:textId="77777777" w:rsidTr="00EB7C45">
        <w:trPr>
          <w:tblHeader/>
        </w:trPr>
        <w:tc>
          <w:tcPr>
            <w:tcW w:w="2689" w:type="dxa"/>
            <w:shd w:val="clear" w:color="auto" w:fill="24446E"/>
            <w:tcMar>
              <w:top w:w="70" w:type="dxa"/>
              <w:left w:w="110" w:type="dxa"/>
              <w:bottom w:w="70" w:type="dxa"/>
              <w:right w:w="110" w:type="dxa"/>
            </w:tcMar>
          </w:tcPr>
          <w:p w14:paraId="67D86999" w14:textId="77777777" w:rsidR="00C56193" w:rsidRPr="00BB00BA" w:rsidRDefault="00C56193" w:rsidP="00EB7C45">
            <w:pPr>
              <w:rPr>
                <w:rFonts w:ascii="Aptos" w:hAnsi="Aptos"/>
                <w:sz w:val="17"/>
                <w:szCs w:val="17"/>
              </w:rPr>
            </w:pPr>
            <w:r w:rsidRPr="00BB00BA">
              <w:rPr>
                <w:rFonts w:ascii="Aptos" w:hAnsi="Aptos"/>
                <w:b/>
                <w:bCs/>
                <w:color w:val="FFFFFF"/>
                <w:sz w:val="17"/>
                <w:szCs w:val="17"/>
              </w:rPr>
              <w:t>Group</w:t>
            </w:r>
          </w:p>
        </w:tc>
        <w:tc>
          <w:tcPr>
            <w:tcW w:w="2409" w:type="dxa"/>
            <w:shd w:val="clear" w:color="auto" w:fill="24446E"/>
            <w:tcMar>
              <w:top w:w="70" w:type="dxa"/>
              <w:left w:w="110" w:type="dxa"/>
              <w:bottom w:w="70" w:type="dxa"/>
              <w:right w:w="110" w:type="dxa"/>
            </w:tcMar>
          </w:tcPr>
          <w:p w14:paraId="7457F748" w14:textId="77777777" w:rsidR="00C56193" w:rsidRPr="00BB00BA" w:rsidRDefault="00C56193" w:rsidP="00EB7C45">
            <w:pPr>
              <w:rPr>
                <w:rFonts w:ascii="Aptos" w:hAnsi="Aptos"/>
                <w:sz w:val="17"/>
                <w:szCs w:val="17"/>
              </w:rPr>
            </w:pPr>
            <w:r w:rsidRPr="00BB00BA">
              <w:rPr>
                <w:rFonts w:ascii="Aptos" w:hAnsi="Aptos"/>
                <w:b/>
                <w:bCs/>
                <w:color w:val="FFFFFF"/>
                <w:sz w:val="17"/>
                <w:szCs w:val="17"/>
              </w:rPr>
              <w:t>Section</w:t>
            </w:r>
          </w:p>
        </w:tc>
        <w:tc>
          <w:tcPr>
            <w:tcW w:w="4262" w:type="dxa"/>
            <w:shd w:val="clear" w:color="auto" w:fill="24446E"/>
            <w:tcMar>
              <w:top w:w="70" w:type="dxa"/>
              <w:left w:w="110" w:type="dxa"/>
              <w:bottom w:w="70" w:type="dxa"/>
              <w:right w:w="110" w:type="dxa"/>
            </w:tcMar>
          </w:tcPr>
          <w:p w14:paraId="6DB68A27" w14:textId="77777777" w:rsidR="00C56193" w:rsidRPr="00BB00BA" w:rsidRDefault="00C56193" w:rsidP="00EB7C45">
            <w:pPr>
              <w:rPr>
                <w:rFonts w:ascii="Aptos" w:hAnsi="Aptos"/>
                <w:sz w:val="17"/>
                <w:szCs w:val="17"/>
              </w:rPr>
            </w:pPr>
            <w:r w:rsidRPr="00BB00BA">
              <w:rPr>
                <w:rFonts w:ascii="Aptos" w:hAnsi="Aptos"/>
                <w:b/>
                <w:bCs/>
                <w:color w:val="FFFFFF"/>
                <w:sz w:val="17"/>
                <w:szCs w:val="17"/>
              </w:rPr>
              <w:t>Primary services</w:t>
            </w:r>
          </w:p>
        </w:tc>
      </w:tr>
      <w:tr w:rsidR="00C56193" w14:paraId="1D4ADCC3" w14:textId="77777777" w:rsidTr="00EB7C45">
        <w:tc>
          <w:tcPr>
            <w:tcW w:w="2689" w:type="dxa"/>
            <w:shd w:val="clear" w:color="auto" w:fill="FFFFFF"/>
            <w:tcMar>
              <w:top w:w="70" w:type="dxa"/>
              <w:left w:w="110" w:type="dxa"/>
              <w:bottom w:w="70" w:type="dxa"/>
              <w:right w:w="110" w:type="dxa"/>
            </w:tcMar>
            <w:vAlign w:val="center"/>
          </w:tcPr>
          <w:p w14:paraId="17D9870F" w14:textId="77777777" w:rsidR="00C56193" w:rsidRPr="00BB00BA" w:rsidRDefault="00C56193" w:rsidP="00EB7C45">
            <w:pPr>
              <w:spacing w:after="10" w:line="258" w:lineRule="auto"/>
              <w:rPr>
                <w:rFonts w:ascii="Aptos" w:hAnsi="Aptos"/>
                <w:sz w:val="17"/>
                <w:szCs w:val="17"/>
              </w:rPr>
            </w:pPr>
            <w:r w:rsidRPr="00BB00BA">
              <w:rPr>
                <w:rFonts w:ascii="Aptos" w:hAnsi="Aptos"/>
                <w:sz w:val="17"/>
                <w:szCs w:val="17"/>
              </w:rPr>
              <w:t>API patterns</w:t>
            </w:r>
          </w:p>
        </w:tc>
        <w:tc>
          <w:tcPr>
            <w:tcW w:w="2409" w:type="dxa"/>
            <w:shd w:val="clear" w:color="auto" w:fill="FFFFFF"/>
            <w:tcMar>
              <w:top w:w="70" w:type="dxa"/>
              <w:left w:w="110" w:type="dxa"/>
              <w:bottom w:w="70" w:type="dxa"/>
              <w:right w:w="110" w:type="dxa"/>
            </w:tcMar>
            <w:vAlign w:val="center"/>
          </w:tcPr>
          <w:p w14:paraId="0F1F0D24" w14:textId="77777777" w:rsidR="00C56193" w:rsidRPr="00BB00BA" w:rsidRDefault="00C56193" w:rsidP="00EB7C45">
            <w:pPr>
              <w:spacing w:after="10" w:line="258" w:lineRule="auto"/>
              <w:rPr>
                <w:rFonts w:ascii="Aptos" w:hAnsi="Aptos"/>
                <w:sz w:val="17"/>
                <w:szCs w:val="17"/>
              </w:rPr>
            </w:pPr>
            <w:r w:rsidRPr="00BB00BA">
              <w:rPr>
                <w:rFonts w:ascii="Aptos" w:hAnsi="Aptos"/>
                <w:sz w:val="17"/>
                <w:szCs w:val="17"/>
              </w:rPr>
              <w:t>8.3 (SFINT1 to SFINT4)</w:t>
            </w:r>
          </w:p>
        </w:tc>
        <w:tc>
          <w:tcPr>
            <w:tcW w:w="4262" w:type="dxa"/>
            <w:shd w:val="clear" w:color="auto" w:fill="FFFFFF"/>
            <w:tcMar>
              <w:top w:w="70" w:type="dxa"/>
              <w:left w:w="110" w:type="dxa"/>
              <w:bottom w:w="70" w:type="dxa"/>
              <w:right w:w="110" w:type="dxa"/>
            </w:tcMar>
            <w:vAlign w:val="center"/>
          </w:tcPr>
          <w:p w14:paraId="3547C484" w14:textId="77777777" w:rsidR="00C56193" w:rsidRPr="00BB00BA" w:rsidRDefault="00C56193" w:rsidP="00EB7C45">
            <w:pPr>
              <w:spacing w:after="10" w:line="258" w:lineRule="auto"/>
              <w:rPr>
                <w:rFonts w:ascii="Aptos" w:hAnsi="Aptos"/>
                <w:sz w:val="17"/>
                <w:szCs w:val="17"/>
              </w:rPr>
            </w:pPr>
            <w:r w:rsidRPr="00BB00BA">
              <w:rPr>
                <w:rFonts w:ascii="Aptos" w:hAnsi="Aptos"/>
                <w:sz w:val="17"/>
                <w:szCs w:val="17"/>
              </w:rPr>
              <w:t>API Management, Functions</w:t>
            </w:r>
          </w:p>
        </w:tc>
      </w:tr>
      <w:tr w:rsidR="00C56193" w14:paraId="35BFC3BF" w14:textId="77777777" w:rsidTr="00EB7C45">
        <w:tc>
          <w:tcPr>
            <w:tcW w:w="2689" w:type="dxa"/>
            <w:shd w:val="clear" w:color="auto" w:fill="F4F6FA"/>
            <w:tcMar>
              <w:top w:w="70" w:type="dxa"/>
              <w:left w:w="110" w:type="dxa"/>
              <w:bottom w:w="70" w:type="dxa"/>
              <w:right w:w="110" w:type="dxa"/>
            </w:tcMar>
            <w:vAlign w:val="center"/>
          </w:tcPr>
          <w:p w14:paraId="5C03F264" w14:textId="77777777" w:rsidR="00C56193" w:rsidRPr="00BB00BA" w:rsidRDefault="00C56193" w:rsidP="00EB7C45">
            <w:pPr>
              <w:spacing w:after="10" w:line="258" w:lineRule="auto"/>
              <w:rPr>
                <w:rFonts w:ascii="Aptos" w:hAnsi="Aptos"/>
                <w:sz w:val="17"/>
                <w:szCs w:val="17"/>
              </w:rPr>
            </w:pPr>
            <w:r w:rsidRPr="00BB00BA">
              <w:rPr>
                <w:rFonts w:ascii="Aptos" w:hAnsi="Aptos"/>
                <w:sz w:val="17"/>
                <w:szCs w:val="17"/>
              </w:rPr>
              <w:t>Messaging patterns</w:t>
            </w:r>
          </w:p>
        </w:tc>
        <w:tc>
          <w:tcPr>
            <w:tcW w:w="2409" w:type="dxa"/>
            <w:shd w:val="clear" w:color="auto" w:fill="F4F6FA"/>
            <w:tcMar>
              <w:top w:w="70" w:type="dxa"/>
              <w:left w:w="110" w:type="dxa"/>
              <w:bottom w:w="70" w:type="dxa"/>
              <w:right w:w="110" w:type="dxa"/>
            </w:tcMar>
            <w:vAlign w:val="center"/>
          </w:tcPr>
          <w:p w14:paraId="1E76C018" w14:textId="77777777" w:rsidR="00C56193" w:rsidRPr="00BB00BA" w:rsidRDefault="00C56193" w:rsidP="00EB7C45">
            <w:pPr>
              <w:spacing w:after="10" w:line="258" w:lineRule="auto"/>
              <w:rPr>
                <w:rFonts w:ascii="Aptos" w:hAnsi="Aptos"/>
                <w:sz w:val="17"/>
                <w:szCs w:val="17"/>
              </w:rPr>
            </w:pPr>
            <w:r w:rsidRPr="00BB00BA">
              <w:rPr>
                <w:rFonts w:ascii="Aptos" w:hAnsi="Aptos"/>
                <w:sz w:val="17"/>
                <w:szCs w:val="17"/>
              </w:rPr>
              <w:t>8.4 (SFINT5 to SFINT10)</w:t>
            </w:r>
          </w:p>
        </w:tc>
        <w:tc>
          <w:tcPr>
            <w:tcW w:w="4262" w:type="dxa"/>
            <w:shd w:val="clear" w:color="auto" w:fill="F4F6FA"/>
            <w:tcMar>
              <w:top w:w="70" w:type="dxa"/>
              <w:left w:w="110" w:type="dxa"/>
              <w:bottom w:w="70" w:type="dxa"/>
              <w:right w:w="110" w:type="dxa"/>
            </w:tcMar>
            <w:vAlign w:val="center"/>
          </w:tcPr>
          <w:p w14:paraId="4CB4236C" w14:textId="77777777" w:rsidR="00C56193" w:rsidRPr="00BB00BA" w:rsidRDefault="00C56193" w:rsidP="00EB7C45">
            <w:pPr>
              <w:spacing w:after="10" w:line="258" w:lineRule="auto"/>
              <w:rPr>
                <w:rFonts w:ascii="Aptos" w:hAnsi="Aptos"/>
                <w:sz w:val="17"/>
                <w:szCs w:val="17"/>
              </w:rPr>
            </w:pPr>
            <w:r w:rsidRPr="00BB00BA">
              <w:rPr>
                <w:rFonts w:ascii="Aptos" w:hAnsi="Aptos"/>
                <w:sz w:val="17"/>
                <w:szCs w:val="17"/>
              </w:rPr>
              <w:t>Service Bus, Functions</w:t>
            </w:r>
          </w:p>
        </w:tc>
      </w:tr>
      <w:tr w:rsidR="00C56193" w14:paraId="40D0FC4A" w14:textId="77777777" w:rsidTr="00EB7C45">
        <w:tc>
          <w:tcPr>
            <w:tcW w:w="2689" w:type="dxa"/>
            <w:shd w:val="clear" w:color="auto" w:fill="FFFFFF"/>
            <w:tcMar>
              <w:top w:w="70" w:type="dxa"/>
              <w:left w:w="110" w:type="dxa"/>
              <w:bottom w:w="70" w:type="dxa"/>
              <w:right w:w="110" w:type="dxa"/>
            </w:tcMar>
            <w:vAlign w:val="center"/>
          </w:tcPr>
          <w:p w14:paraId="18C5443D" w14:textId="77777777" w:rsidR="00C56193" w:rsidRPr="00BB00BA" w:rsidRDefault="00C56193" w:rsidP="00EB7C45">
            <w:pPr>
              <w:spacing w:after="10" w:line="258" w:lineRule="auto"/>
              <w:rPr>
                <w:rFonts w:ascii="Aptos" w:hAnsi="Aptos"/>
                <w:sz w:val="17"/>
                <w:szCs w:val="17"/>
              </w:rPr>
            </w:pPr>
            <w:r w:rsidRPr="00BB00BA">
              <w:rPr>
                <w:rFonts w:ascii="Aptos" w:hAnsi="Aptos"/>
                <w:sz w:val="17"/>
                <w:szCs w:val="17"/>
              </w:rPr>
              <w:t>Event patterns</w:t>
            </w:r>
          </w:p>
        </w:tc>
        <w:tc>
          <w:tcPr>
            <w:tcW w:w="2409" w:type="dxa"/>
            <w:shd w:val="clear" w:color="auto" w:fill="FFFFFF"/>
            <w:tcMar>
              <w:top w:w="70" w:type="dxa"/>
              <w:left w:w="110" w:type="dxa"/>
              <w:bottom w:w="70" w:type="dxa"/>
              <w:right w:w="110" w:type="dxa"/>
            </w:tcMar>
            <w:vAlign w:val="center"/>
          </w:tcPr>
          <w:p w14:paraId="62D7A76F" w14:textId="77777777" w:rsidR="00C56193" w:rsidRPr="00BB00BA" w:rsidRDefault="00C56193" w:rsidP="00EB7C45">
            <w:pPr>
              <w:spacing w:after="10" w:line="258" w:lineRule="auto"/>
              <w:rPr>
                <w:rFonts w:ascii="Aptos" w:hAnsi="Aptos"/>
                <w:sz w:val="17"/>
                <w:szCs w:val="17"/>
              </w:rPr>
            </w:pPr>
            <w:r w:rsidRPr="00BB00BA">
              <w:rPr>
                <w:rFonts w:ascii="Aptos" w:hAnsi="Aptos"/>
                <w:sz w:val="17"/>
                <w:szCs w:val="17"/>
              </w:rPr>
              <w:t>8.5 (SFINT11 to SFINT15)</w:t>
            </w:r>
          </w:p>
        </w:tc>
        <w:tc>
          <w:tcPr>
            <w:tcW w:w="4262" w:type="dxa"/>
            <w:shd w:val="clear" w:color="auto" w:fill="FFFFFF"/>
            <w:tcMar>
              <w:top w:w="70" w:type="dxa"/>
              <w:left w:w="110" w:type="dxa"/>
              <w:bottom w:w="70" w:type="dxa"/>
              <w:right w:w="110" w:type="dxa"/>
            </w:tcMar>
            <w:vAlign w:val="center"/>
          </w:tcPr>
          <w:p w14:paraId="063F2DE9" w14:textId="77777777" w:rsidR="00C56193" w:rsidRPr="00BB00BA" w:rsidRDefault="00C56193" w:rsidP="00EB7C45">
            <w:pPr>
              <w:spacing w:after="10" w:line="258" w:lineRule="auto"/>
              <w:rPr>
                <w:rFonts w:ascii="Aptos" w:hAnsi="Aptos"/>
                <w:sz w:val="17"/>
                <w:szCs w:val="17"/>
              </w:rPr>
            </w:pPr>
            <w:r w:rsidRPr="00BB00BA">
              <w:rPr>
                <w:rFonts w:ascii="Aptos" w:hAnsi="Aptos"/>
                <w:sz w:val="17"/>
                <w:szCs w:val="17"/>
              </w:rPr>
              <w:t>Event Grid, Event Hubs, Service Bus</w:t>
            </w:r>
          </w:p>
        </w:tc>
      </w:tr>
      <w:tr w:rsidR="00C56193" w14:paraId="43159478" w14:textId="77777777" w:rsidTr="00EB7C45">
        <w:tc>
          <w:tcPr>
            <w:tcW w:w="2689" w:type="dxa"/>
            <w:shd w:val="clear" w:color="auto" w:fill="F4F6FA"/>
            <w:tcMar>
              <w:top w:w="70" w:type="dxa"/>
              <w:left w:w="110" w:type="dxa"/>
              <w:bottom w:w="70" w:type="dxa"/>
              <w:right w:w="110" w:type="dxa"/>
            </w:tcMar>
            <w:vAlign w:val="center"/>
          </w:tcPr>
          <w:p w14:paraId="2C6B8903" w14:textId="77777777" w:rsidR="00C56193" w:rsidRPr="00BB00BA" w:rsidRDefault="00C56193" w:rsidP="00EB7C45">
            <w:pPr>
              <w:spacing w:after="10" w:line="258" w:lineRule="auto"/>
              <w:rPr>
                <w:rFonts w:ascii="Aptos" w:hAnsi="Aptos"/>
                <w:sz w:val="17"/>
                <w:szCs w:val="17"/>
              </w:rPr>
            </w:pPr>
            <w:r w:rsidRPr="00BB00BA">
              <w:rPr>
                <w:rFonts w:ascii="Aptos" w:hAnsi="Aptos"/>
                <w:sz w:val="17"/>
                <w:szCs w:val="17"/>
              </w:rPr>
              <w:t>Orchestration patterns</w:t>
            </w:r>
          </w:p>
        </w:tc>
        <w:tc>
          <w:tcPr>
            <w:tcW w:w="2409" w:type="dxa"/>
            <w:shd w:val="clear" w:color="auto" w:fill="F4F6FA"/>
            <w:tcMar>
              <w:top w:w="70" w:type="dxa"/>
              <w:left w:w="110" w:type="dxa"/>
              <w:bottom w:w="70" w:type="dxa"/>
              <w:right w:w="110" w:type="dxa"/>
            </w:tcMar>
            <w:vAlign w:val="center"/>
          </w:tcPr>
          <w:p w14:paraId="347401AC" w14:textId="77777777" w:rsidR="00C56193" w:rsidRPr="00BB00BA" w:rsidRDefault="00C56193" w:rsidP="00EB7C45">
            <w:pPr>
              <w:spacing w:after="10" w:line="258" w:lineRule="auto"/>
              <w:rPr>
                <w:rFonts w:ascii="Aptos" w:hAnsi="Aptos"/>
                <w:sz w:val="17"/>
                <w:szCs w:val="17"/>
              </w:rPr>
            </w:pPr>
            <w:r w:rsidRPr="00BB00BA">
              <w:rPr>
                <w:rFonts w:ascii="Aptos" w:hAnsi="Aptos"/>
                <w:sz w:val="17"/>
                <w:szCs w:val="17"/>
              </w:rPr>
              <w:t>8.6 (SFINT16 to SFINT18)</w:t>
            </w:r>
          </w:p>
        </w:tc>
        <w:tc>
          <w:tcPr>
            <w:tcW w:w="4262" w:type="dxa"/>
            <w:shd w:val="clear" w:color="auto" w:fill="F4F6FA"/>
            <w:tcMar>
              <w:top w:w="70" w:type="dxa"/>
              <w:left w:w="110" w:type="dxa"/>
              <w:bottom w:w="70" w:type="dxa"/>
              <w:right w:w="110" w:type="dxa"/>
            </w:tcMar>
            <w:vAlign w:val="center"/>
          </w:tcPr>
          <w:p w14:paraId="6170E532" w14:textId="77777777" w:rsidR="00C56193" w:rsidRPr="00BB00BA" w:rsidRDefault="00C56193" w:rsidP="00EB7C45">
            <w:pPr>
              <w:spacing w:after="10" w:line="258" w:lineRule="auto"/>
              <w:rPr>
                <w:rFonts w:ascii="Aptos" w:hAnsi="Aptos"/>
                <w:sz w:val="17"/>
                <w:szCs w:val="17"/>
              </w:rPr>
            </w:pPr>
            <w:r w:rsidRPr="00BB00BA">
              <w:rPr>
                <w:rFonts w:ascii="Aptos" w:hAnsi="Aptos"/>
                <w:sz w:val="17"/>
                <w:szCs w:val="17"/>
              </w:rPr>
              <w:t>Logic Apps, Functions</w:t>
            </w:r>
          </w:p>
        </w:tc>
      </w:tr>
      <w:tr w:rsidR="00C56193" w14:paraId="3DC946F9" w14:textId="77777777" w:rsidTr="00EB7C45">
        <w:tc>
          <w:tcPr>
            <w:tcW w:w="2689" w:type="dxa"/>
            <w:shd w:val="clear" w:color="auto" w:fill="FFFFFF"/>
            <w:tcMar>
              <w:top w:w="70" w:type="dxa"/>
              <w:left w:w="110" w:type="dxa"/>
              <w:bottom w:w="70" w:type="dxa"/>
              <w:right w:w="110" w:type="dxa"/>
            </w:tcMar>
            <w:vAlign w:val="center"/>
          </w:tcPr>
          <w:p w14:paraId="2DED8940" w14:textId="77777777" w:rsidR="00C56193" w:rsidRPr="00BB00BA" w:rsidRDefault="00C56193" w:rsidP="00EB7C45">
            <w:pPr>
              <w:spacing w:after="10" w:line="258" w:lineRule="auto"/>
              <w:rPr>
                <w:rFonts w:ascii="Aptos" w:hAnsi="Aptos"/>
                <w:sz w:val="17"/>
                <w:szCs w:val="17"/>
              </w:rPr>
            </w:pPr>
            <w:r w:rsidRPr="00BB00BA">
              <w:rPr>
                <w:rFonts w:ascii="Aptos" w:hAnsi="Aptos"/>
                <w:sz w:val="17"/>
                <w:szCs w:val="17"/>
              </w:rPr>
              <w:t>File patterns</w:t>
            </w:r>
          </w:p>
        </w:tc>
        <w:tc>
          <w:tcPr>
            <w:tcW w:w="2409" w:type="dxa"/>
            <w:shd w:val="clear" w:color="auto" w:fill="FFFFFF"/>
            <w:tcMar>
              <w:top w:w="70" w:type="dxa"/>
              <w:left w:w="110" w:type="dxa"/>
              <w:bottom w:w="70" w:type="dxa"/>
              <w:right w:w="110" w:type="dxa"/>
            </w:tcMar>
            <w:vAlign w:val="center"/>
          </w:tcPr>
          <w:p w14:paraId="0CB724EF" w14:textId="77777777" w:rsidR="00C56193" w:rsidRPr="00BB00BA" w:rsidRDefault="00C56193" w:rsidP="00EB7C45">
            <w:pPr>
              <w:spacing w:after="10" w:line="258" w:lineRule="auto"/>
              <w:rPr>
                <w:rFonts w:ascii="Aptos" w:hAnsi="Aptos"/>
                <w:sz w:val="17"/>
                <w:szCs w:val="17"/>
              </w:rPr>
            </w:pPr>
            <w:r w:rsidRPr="00BB00BA">
              <w:rPr>
                <w:rFonts w:ascii="Aptos" w:hAnsi="Aptos"/>
                <w:sz w:val="17"/>
                <w:szCs w:val="17"/>
              </w:rPr>
              <w:t>8.7 (SFINT19 to SFINT20)</w:t>
            </w:r>
          </w:p>
        </w:tc>
        <w:tc>
          <w:tcPr>
            <w:tcW w:w="4262" w:type="dxa"/>
            <w:shd w:val="clear" w:color="auto" w:fill="FFFFFF"/>
            <w:tcMar>
              <w:top w:w="70" w:type="dxa"/>
              <w:left w:w="110" w:type="dxa"/>
              <w:bottom w:w="70" w:type="dxa"/>
              <w:right w:w="110" w:type="dxa"/>
            </w:tcMar>
            <w:vAlign w:val="center"/>
          </w:tcPr>
          <w:p w14:paraId="69109FA4" w14:textId="77777777" w:rsidR="00C56193" w:rsidRPr="00BB00BA" w:rsidRDefault="00C56193" w:rsidP="00EB7C45">
            <w:pPr>
              <w:spacing w:after="10" w:line="258" w:lineRule="auto"/>
              <w:rPr>
                <w:rFonts w:ascii="Aptos" w:hAnsi="Aptos"/>
                <w:sz w:val="17"/>
                <w:szCs w:val="17"/>
              </w:rPr>
            </w:pPr>
            <w:r w:rsidRPr="00BB00BA">
              <w:rPr>
                <w:rFonts w:ascii="Aptos" w:hAnsi="Aptos"/>
                <w:sz w:val="17"/>
                <w:szCs w:val="17"/>
              </w:rPr>
              <w:t>Blob, Event Grid, Logic Apps</w:t>
            </w:r>
          </w:p>
        </w:tc>
      </w:tr>
      <w:tr w:rsidR="00C56193" w14:paraId="1A12DCDD" w14:textId="77777777" w:rsidTr="00EB7C45">
        <w:tc>
          <w:tcPr>
            <w:tcW w:w="2689" w:type="dxa"/>
            <w:shd w:val="clear" w:color="auto" w:fill="F4F6FA"/>
            <w:tcMar>
              <w:top w:w="70" w:type="dxa"/>
              <w:left w:w="110" w:type="dxa"/>
              <w:bottom w:w="70" w:type="dxa"/>
              <w:right w:w="110" w:type="dxa"/>
            </w:tcMar>
            <w:vAlign w:val="center"/>
          </w:tcPr>
          <w:p w14:paraId="6DB4839D" w14:textId="77777777" w:rsidR="00C56193" w:rsidRPr="00BB00BA" w:rsidRDefault="00C56193" w:rsidP="00EB7C45">
            <w:pPr>
              <w:spacing w:after="10" w:line="258" w:lineRule="auto"/>
              <w:rPr>
                <w:rFonts w:ascii="Aptos" w:hAnsi="Aptos"/>
                <w:sz w:val="17"/>
                <w:szCs w:val="17"/>
              </w:rPr>
            </w:pPr>
            <w:r w:rsidRPr="00BB00BA">
              <w:rPr>
                <w:rFonts w:ascii="Aptos" w:hAnsi="Aptos"/>
                <w:sz w:val="17"/>
                <w:szCs w:val="17"/>
              </w:rPr>
              <w:t>Data platform patterns</w:t>
            </w:r>
          </w:p>
        </w:tc>
        <w:tc>
          <w:tcPr>
            <w:tcW w:w="2409" w:type="dxa"/>
            <w:shd w:val="clear" w:color="auto" w:fill="F4F6FA"/>
            <w:tcMar>
              <w:top w:w="70" w:type="dxa"/>
              <w:left w:w="110" w:type="dxa"/>
              <w:bottom w:w="70" w:type="dxa"/>
              <w:right w:w="110" w:type="dxa"/>
            </w:tcMar>
            <w:vAlign w:val="center"/>
          </w:tcPr>
          <w:p w14:paraId="412A10FA" w14:textId="77777777" w:rsidR="00C56193" w:rsidRPr="00BB00BA" w:rsidRDefault="00C56193" w:rsidP="00EB7C45">
            <w:pPr>
              <w:spacing w:after="10" w:line="258" w:lineRule="auto"/>
              <w:rPr>
                <w:rFonts w:ascii="Aptos" w:hAnsi="Aptos"/>
                <w:sz w:val="17"/>
                <w:szCs w:val="17"/>
              </w:rPr>
            </w:pPr>
            <w:r w:rsidRPr="00BB00BA">
              <w:rPr>
                <w:rFonts w:ascii="Aptos" w:hAnsi="Aptos"/>
                <w:sz w:val="17"/>
                <w:szCs w:val="17"/>
              </w:rPr>
              <w:t>8.8 (SFINT21 to SFINT23)</w:t>
            </w:r>
          </w:p>
        </w:tc>
        <w:tc>
          <w:tcPr>
            <w:tcW w:w="4262" w:type="dxa"/>
            <w:shd w:val="clear" w:color="auto" w:fill="F4F6FA"/>
            <w:tcMar>
              <w:top w:w="70" w:type="dxa"/>
              <w:left w:w="110" w:type="dxa"/>
              <w:bottom w:w="70" w:type="dxa"/>
              <w:right w:w="110" w:type="dxa"/>
            </w:tcMar>
            <w:vAlign w:val="center"/>
          </w:tcPr>
          <w:p w14:paraId="05DA12E0" w14:textId="77777777" w:rsidR="00C56193" w:rsidRPr="00BB00BA" w:rsidRDefault="00C56193" w:rsidP="00EB7C45">
            <w:pPr>
              <w:spacing w:after="10" w:line="258" w:lineRule="auto"/>
              <w:rPr>
                <w:rFonts w:ascii="Aptos" w:hAnsi="Aptos"/>
                <w:sz w:val="17"/>
                <w:szCs w:val="17"/>
              </w:rPr>
            </w:pPr>
            <w:r w:rsidRPr="00BB00BA">
              <w:rPr>
                <w:rFonts w:ascii="Aptos" w:hAnsi="Aptos"/>
                <w:sz w:val="17"/>
                <w:szCs w:val="17"/>
              </w:rPr>
              <w:t>Event Hubs, Functions, Snowflake</w:t>
            </w:r>
          </w:p>
        </w:tc>
      </w:tr>
      <w:tr w:rsidR="00C56193" w14:paraId="0AA636AE" w14:textId="77777777" w:rsidTr="00EB7C45">
        <w:tc>
          <w:tcPr>
            <w:tcW w:w="2689" w:type="dxa"/>
            <w:shd w:val="clear" w:color="auto" w:fill="FFFFFF"/>
            <w:tcMar>
              <w:top w:w="70" w:type="dxa"/>
              <w:left w:w="110" w:type="dxa"/>
              <w:bottom w:w="70" w:type="dxa"/>
              <w:right w:w="110" w:type="dxa"/>
            </w:tcMar>
            <w:vAlign w:val="center"/>
          </w:tcPr>
          <w:p w14:paraId="60AFDAAE" w14:textId="77777777" w:rsidR="00C56193" w:rsidRPr="00BB00BA" w:rsidRDefault="00C56193" w:rsidP="00EB7C45">
            <w:pPr>
              <w:spacing w:after="10" w:line="258" w:lineRule="auto"/>
              <w:rPr>
                <w:rFonts w:ascii="Aptos" w:hAnsi="Aptos"/>
                <w:sz w:val="17"/>
                <w:szCs w:val="17"/>
              </w:rPr>
            </w:pPr>
            <w:r w:rsidRPr="00BB00BA">
              <w:rPr>
                <w:rFonts w:ascii="Aptos" w:hAnsi="Aptos"/>
                <w:sz w:val="17"/>
                <w:szCs w:val="17"/>
              </w:rPr>
              <w:t>Transformation and routing</w:t>
            </w:r>
          </w:p>
        </w:tc>
        <w:tc>
          <w:tcPr>
            <w:tcW w:w="2409" w:type="dxa"/>
            <w:shd w:val="clear" w:color="auto" w:fill="FFFFFF"/>
            <w:tcMar>
              <w:top w:w="70" w:type="dxa"/>
              <w:left w:w="110" w:type="dxa"/>
              <w:bottom w:w="70" w:type="dxa"/>
              <w:right w:w="110" w:type="dxa"/>
            </w:tcMar>
            <w:vAlign w:val="center"/>
          </w:tcPr>
          <w:p w14:paraId="55654197" w14:textId="77777777" w:rsidR="00C56193" w:rsidRPr="00BB00BA" w:rsidRDefault="00C56193" w:rsidP="00EB7C45">
            <w:pPr>
              <w:spacing w:after="10" w:line="258" w:lineRule="auto"/>
              <w:rPr>
                <w:rFonts w:ascii="Aptos" w:hAnsi="Aptos"/>
                <w:sz w:val="17"/>
                <w:szCs w:val="17"/>
              </w:rPr>
            </w:pPr>
            <w:r w:rsidRPr="00BB00BA">
              <w:rPr>
                <w:rFonts w:ascii="Aptos" w:hAnsi="Aptos"/>
                <w:sz w:val="17"/>
                <w:szCs w:val="17"/>
              </w:rPr>
              <w:t>8.9 (SFINT24 to SFINT25)</w:t>
            </w:r>
          </w:p>
        </w:tc>
        <w:tc>
          <w:tcPr>
            <w:tcW w:w="4262" w:type="dxa"/>
            <w:shd w:val="clear" w:color="auto" w:fill="FFFFFF"/>
            <w:tcMar>
              <w:top w:w="70" w:type="dxa"/>
              <w:left w:w="110" w:type="dxa"/>
              <w:bottom w:w="70" w:type="dxa"/>
              <w:right w:w="110" w:type="dxa"/>
            </w:tcMar>
            <w:vAlign w:val="center"/>
          </w:tcPr>
          <w:p w14:paraId="28922BC7" w14:textId="77777777" w:rsidR="00C56193" w:rsidRPr="00BB00BA" w:rsidRDefault="00C56193" w:rsidP="00EB7C45">
            <w:pPr>
              <w:spacing w:after="10" w:line="258" w:lineRule="auto"/>
              <w:rPr>
                <w:rFonts w:ascii="Aptos" w:hAnsi="Aptos"/>
                <w:sz w:val="17"/>
                <w:szCs w:val="17"/>
              </w:rPr>
            </w:pPr>
            <w:r w:rsidRPr="00BB00BA">
              <w:rPr>
                <w:rFonts w:ascii="Aptos" w:hAnsi="Aptos"/>
                <w:sz w:val="17"/>
                <w:szCs w:val="17"/>
              </w:rPr>
              <w:t>Functions, Service Bus</w:t>
            </w:r>
          </w:p>
        </w:tc>
      </w:tr>
    </w:tbl>
    <w:p w14:paraId="258C6C55" w14:textId="77777777" w:rsidR="00C56193" w:rsidRDefault="00C56193" w:rsidP="00C56193">
      <w:r>
        <w:br w:type="page"/>
      </w:r>
    </w:p>
    <w:p w14:paraId="1724B86C" w14:textId="504414CC" w:rsidR="00C56193" w:rsidRPr="00C97173" w:rsidRDefault="00C97173" w:rsidP="00C56193">
      <w:pPr>
        <w:pStyle w:val="Heading1"/>
        <w:rPr>
          <w:sz w:val="36"/>
          <w:szCs w:val="36"/>
        </w:rPr>
      </w:pPr>
      <w:bookmarkStart w:id="329" w:name="_Toc239852403"/>
      <w:r>
        <w:rPr>
          <w:sz w:val="36"/>
          <w:szCs w:val="36"/>
        </w:rPr>
        <w:lastRenderedPageBreak/>
        <w:t>15</w:t>
      </w:r>
      <w:r w:rsidR="00C56193" w:rsidRPr="00C97173">
        <w:rPr>
          <w:sz w:val="36"/>
          <w:szCs w:val="36"/>
        </w:rPr>
        <w:t>. Future Enhancements and Open Items</w:t>
      </w:r>
      <w:bookmarkEnd w:id="329"/>
    </w:p>
    <w:p w14:paraId="76C3BBE8" w14:textId="77777777" w:rsidR="00C56193" w:rsidRPr="00BB00BA" w:rsidRDefault="00C56193" w:rsidP="00C56193">
      <w:pPr>
        <w:spacing w:after="120" w:line="278" w:lineRule="auto"/>
        <w:rPr>
          <w:rFonts w:ascii="Aptos" w:hAnsi="Aptos"/>
          <w:sz w:val="18"/>
          <w:szCs w:val="18"/>
        </w:rPr>
      </w:pPr>
      <w:r w:rsidRPr="00BB00BA">
        <w:rPr>
          <w:rFonts w:ascii="Aptos" w:hAnsi="Aptos"/>
          <w:sz w:val="18"/>
          <w:szCs w:val="18"/>
        </w:rPr>
        <w:t>To be completed.</w:t>
      </w:r>
    </w:p>
    <w:p w14:paraId="0642BD4F" w14:textId="77777777" w:rsidR="00FD6099" w:rsidRPr="00C56193" w:rsidRDefault="00FD6099" w:rsidP="00C56193"/>
    <w:sectPr w:rsidR="00FD6099" w:rsidRPr="00C56193" w:rsidSect="00C2163D">
      <w:headerReference w:type="first" r:id="rId106"/>
      <w:pgSz w:w="11906" w:h="16838" w:code="9"/>
      <w:pgMar w:top="1440" w:right="1440" w:bottom="1440" w:left="1440"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Joycell Sundararaj - Chaucer" w:date="2026-09-06T21:36:00Z" w:initials="JS">
    <w:p w14:paraId="06B827D2" w14:textId="77777777" w:rsidR="00C56193" w:rsidRDefault="00C56193" w:rsidP="00620141">
      <w:pPr>
        <w:pStyle w:val="CommentText"/>
      </w:pPr>
      <w:r>
        <w:rPr>
          <w:rStyle w:val="CommentReference"/>
        </w:rPr>
        <w:annotationRef/>
      </w:r>
      <w:r>
        <w:t>NFR point to be checked and discuss this structure.</w:t>
      </w:r>
    </w:p>
  </w:comment>
  <w:comment w:id="13" w:author="Joycell Sundararaj - Chaucer" w:date="2026-09-07T11:48:00Z" w:initials="JS">
    <w:p w14:paraId="61DC5F01" w14:textId="77777777" w:rsidR="00C56193" w:rsidRDefault="00C56193" w:rsidP="00DD23EA">
      <w:pPr>
        <w:pStyle w:val="CommentText"/>
      </w:pPr>
      <w:r>
        <w:rPr>
          <w:rStyle w:val="CommentReference"/>
        </w:rPr>
        <w:annotationRef/>
      </w:r>
      <w:r>
        <w:t>As discussed today NFRs to be removed and added to individual components in Engg standards</w:t>
      </w:r>
    </w:p>
  </w:comment>
  <w:comment w:id="11" w:author="Joycell Sundararaj - Chaucer" w:date="2026-09-07T11:55:00Z" w:initials="JS">
    <w:p w14:paraId="5E35A0A6" w14:textId="77777777" w:rsidR="00C56193" w:rsidRDefault="00C56193" w:rsidP="00DD0AD8">
      <w:pPr>
        <w:pStyle w:val="CommentText"/>
      </w:pPr>
      <w:r>
        <w:rPr>
          <w:rStyle w:val="CommentReference"/>
        </w:rPr>
        <w:annotationRef/>
      </w:r>
      <w:r>
        <w:t>Revisit this table after reviewing the whole document to capture the actual paths as agreed</w:t>
      </w:r>
    </w:p>
  </w:comment>
  <w:comment w:id="14" w:author="Joycell Sundararaj - Chaucer" w:date="2026-09-06T21:47:00Z" w:initials="JS">
    <w:p w14:paraId="4A60E0BD" w14:textId="77777777" w:rsidR="00C56193" w:rsidRDefault="00C56193" w:rsidP="009020A9">
      <w:pPr>
        <w:pStyle w:val="CommentText"/>
      </w:pPr>
      <w:r>
        <w:rPr>
          <w:rStyle w:val="CommentReference"/>
        </w:rPr>
        <w:annotationRef/>
      </w:r>
      <w:r>
        <w:t>Links inside this document need to be rechecked &amp; re-established as some sections have been moved and don’t point to original content.</w:t>
      </w:r>
    </w:p>
  </w:comment>
  <w:comment w:id="15" w:author="Joycell Sundararaj - Chaucer" w:date="2026-09-06T21:48:00Z" w:initials="JS">
    <w:p w14:paraId="019A83BD" w14:textId="77777777" w:rsidR="00C56193" w:rsidRDefault="00C56193" w:rsidP="009020A9">
      <w:pPr>
        <w:pStyle w:val="CommentText"/>
      </w:pPr>
      <w:r>
        <w:rPr>
          <w:rStyle w:val="CommentReference"/>
        </w:rPr>
        <w:annotationRef/>
      </w:r>
      <w:r>
        <w:t>Links need to be established to EA principles as noted by Nikhil</w:t>
      </w:r>
    </w:p>
  </w:comment>
  <w:comment w:id="16" w:author="Joycell Sundararaj - Chaucer" w:date="2026-09-07T12:02:00Z" w:initials="JS">
    <w:p w14:paraId="1FBC8B4E" w14:textId="77777777" w:rsidR="00C56193" w:rsidRDefault="00C56193" w:rsidP="00DE48CD">
      <w:pPr>
        <w:pStyle w:val="CommentText"/>
      </w:pPr>
      <w:r>
        <w:rPr>
          <w:rStyle w:val="CommentReference"/>
        </w:rPr>
        <w:annotationRef/>
      </w:r>
      <w:r>
        <w:t>This one also needs to be moved under Section 4 appropriately</w:t>
      </w:r>
    </w:p>
  </w:comment>
  <w:comment w:id="17" w:author="Puneet Kumar - Chaucer" w:date="2026-09-07T17:13:00Z" w:initials="PK">
    <w:p w14:paraId="1F38F82B" w14:textId="77777777" w:rsidR="00C56193" w:rsidRDefault="00C56193" w:rsidP="00CD6294">
      <w:pPr>
        <w:pStyle w:val="CommentText"/>
      </w:pPr>
      <w:r>
        <w:rPr>
          <w:rStyle w:val="CommentReference"/>
        </w:rPr>
        <w:annotationRef/>
      </w:r>
      <w:r>
        <w:rPr>
          <w:lang w:val="en-US"/>
        </w:rPr>
        <w:t>It is moved</w:t>
      </w:r>
    </w:p>
  </w:comment>
  <w:comment w:id="33" w:author="Nikhil Rokade - Chaucer" w:date="2026-09-04T14:26:00Z" w:initials="NR">
    <w:p w14:paraId="67955DE0" w14:textId="77777777" w:rsidR="00C56193" w:rsidRDefault="00C56193" w:rsidP="002B63AA">
      <w:pPr>
        <w:pStyle w:val="CommentText"/>
      </w:pPr>
      <w:r>
        <w:rPr>
          <w:rStyle w:val="CommentReference"/>
        </w:rPr>
        <w:annotationRef/>
      </w:r>
      <w:r>
        <w:t>This should link to Integration Principles in the Enterprise Principles document. Anything missing in there should be added to that document. We do not want to end up with principles for the same domain captured in separate documents.</w:t>
      </w:r>
    </w:p>
  </w:comment>
  <w:comment w:id="34" w:author="Joycell Sundararaj - Chaucer" w:date="2026-09-07T12:10:00Z" w:initials="JS">
    <w:p w14:paraId="683F512C" w14:textId="77777777" w:rsidR="00C56193" w:rsidRDefault="00C56193" w:rsidP="00D21103">
      <w:pPr>
        <w:pStyle w:val="CommentText"/>
      </w:pPr>
      <w:r>
        <w:rPr>
          <w:rStyle w:val="CommentReference"/>
        </w:rPr>
        <w:annotationRef/>
      </w:r>
      <w:r>
        <w:t>Capture in Joycell’s comment</w:t>
      </w:r>
    </w:p>
  </w:comment>
  <w:comment w:id="31" w:author="Joycell Sundararaj - Chaucer" w:date="2026-09-06T22:00:00Z" w:initials="JS">
    <w:p w14:paraId="6019F1A1" w14:textId="77777777" w:rsidR="00C56193" w:rsidRDefault="00C56193" w:rsidP="00F854F5">
      <w:pPr>
        <w:pStyle w:val="CommentText"/>
      </w:pPr>
      <w:r>
        <w:rPr>
          <w:rStyle w:val="CommentReference"/>
        </w:rPr>
        <w:annotationRef/>
      </w:r>
      <w:r>
        <w:t>This section feels similar to Section 6 - Core SIF Principles. Feel 4.5 is not needed as this point.</w:t>
      </w:r>
    </w:p>
  </w:comment>
  <w:comment w:id="32" w:author="Joycell Sundararaj - Chaucer" w:date="2026-09-07T12:08:00Z" w:initials="JS">
    <w:p w14:paraId="5E5795DD" w14:textId="77777777" w:rsidR="00C56193" w:rsidRDefault="00C56193" w:rsidP="00DD72FA">
      <w:pPr>
        <w:pStyle w:val="CommentText"/>
      </w:pPr>
      <w:r>
        <w:rPr>
          <w:rStyle w:val="CommentReference"/>
        </w:rPr>
        <w:annotationRef/>
      </w:r>
      <w:r>
        <w:t>As agreed 4.5 will remain and Section 6 will be merged/come here</w:t>
      </w:r>
    </w:p>
  </w:comment>
  <w:comment w:id="78" w:author="Joycell Sundararaj - Chaucer" w:date="2026-09-06T22:38:00Z" w:initials="JS">
    <w:p w14:paraId="611D1A19" w14:textId="77777777" w:rsidR="00C56193" w:rsidRDefault="00C56193" w:rsidP="00BA6E73">
      <w:pPr>
        <w:pStyle w:val="CommentText"/>
      </w:pPr>
      <w:r>
        <w:rPr>
          <w:rStyle w:val="CommentReference"/>
        </w:rPr>
        <w:annotationRef/>
      </w:r>
      <w:r>
        <w:t>Updated sub section numbers, they are starting with 7.2</w:t>
      </w:r>
    </w:p>
  </w:comment>
  <w:comment w:id="84" w:author="Joycell Sundararaj - Chaucer" w:date="2026-09-08T00:42:00Z" w:initials="JS">
    <w:p w14:paraId="347F109E" w14:textId="77777777" w:rsidR="00C56193" w:rsidRDefault="00C56193" w:rsidP="008C10F5">
      <w:pPr>
        <w:pStyle w:val="CommentText"/>
      </w:pPr>
      <w:r>
        <w:rPr>
          <w:rStyle w:val="CommentReference"/>
        </w:rPr>
        <w:annotationRef/>
      </w:r>
      <w:r>
        <w:t>My understanding is Section 8.8 and Section 10 need to be merged. So this will probably need to be revisited.</w:t>
      </w:r>
    </w:p>
  </w:comment>
  <w:comment w:id="92" w:author="Nikhil Rokade - Chaucer" w:date="2026-09-04T14:53:00Z" w:initials="NR">
    <w:p w14:paraId="09AD4795" w14:textId="77777777" w:rsidR="00C56193" w:rsidRDefault="00C56193" w:rsidP="00643A9F">
      <w:pPr>
        <w:pStyle w:val="CommentText"/>
      </w:pPr>
      <w:r>
        <w:rPr>
          <w:rStyle w:val="CommentReference"/>
        </w:rPr>
        <w:annotationRef/>
      </w:r>
      <w:r>
        <w:t>Need to think how the practitioner patterns can be linked up to the Enterprise integration patterns.</w:t>
      </w:r>
    </w:p>
  </w:comment>
  <w:comment w:id="99" w:author="Joycell Sundararaj - Chaucer" w:date="2026-09-07T23:00:00Z" w:initials="JS">
    <w:p w14:paraId="579FCBDC" w14:textId="77777777" w:rsidR="00C56193" w:rsidRDefault="00C56193" w:rsidP="00A44EAB">
      <w:pPr>
        <w:pStyle w:val="CommentText"/>
      </w:pPr>
      <w:r>
        <w:rPr>
          <w:rStyle w:val="CommentReference"/>
        </w:rPr>
        <w:annotationRef/>
      </w:r>
      <w:r>
        <w:t>Feel External API egress is not represented by an appropriate practitioner pattern</w:t>
      </w:r>
    </w:p>
  </w:comment>
  <w:comment w:id="100" w:author="Joycell Sundararaj - Chaucer" w:date="2026-09-07T22:58:00Z" w:initials="JS">
    <w:p w14:paraId="285CA19F" w14:textId="77777777" w:rsidR="00C56193" w:rsidRDefault="00C56193" w:rsidP="00A44EAB">
      <w:pPr>
        <w:pStyle w:val="CommentText"/>
      </w:pPr>
      <w:r>
        <w:rPr>
          <w:rStyle w:val="CommentReference"/>
        </w:rPr>
        <w:annotationRef/>
      </w:r>
      <w:r>
        <w:t>Does SFTIN3 apply here? Should SFTIN4 be expanded to include external APIs behind functions or just directly behind APIM</w:t>
      </w:r>
    </w:p>
  </w:comment>
  <w:comment w:id="110" w:author="Joycell Sundararaj - Chaucer" w:date="2026-09-04T15:20:00Z" w:initials="JS">
    <w:p w14:paraId="04B11D6B" w14:textId="77777777" w:rsidR="00C56193" w:rsidRDefault="00C56193" w:rsidP="00583AC0">
      <w:pPr>
        <w:pStyle w:val="CommentText"/>
      </w:pPr>
      <w:r>
        <w:rPr>
          <w:rStyle w:val="CommentReference"/>
        </w:rPr>
        <w:annotationRef/>
      </w:r>
      <w:r>
        <w:t>Reframe/Rephrase the Anti-Pattern wording or the content of the Anti-Pattern in a manner that helps avoid common implementation pitfalls.</w:t>
      </w:r>
    </w:p>
  </w:comment>
  <w:comment w:id="111" w:author="Puneet Kumar" w:date="2026-09-04T23:40:00Z" w:initials="PK">
    <w:p w14:paraId="19C23E62" w14:textId="77777777" w:rsidR="00C56193" w:rsidRDefault="00C56193">
      <w:pPr>
        <w:pStyle w:val="CommentText"/>
      </w:pPr>
      <w:r>
        <w:rPr>
          <w:rStyle w:val="CommentReference"/>
        </w:rPr>
        <w:annotationRef/>
      </w:r>
      <w:r>
        <w:t>Done</w:t>
      </w:r>
    </w:p>
  </w:comment>
  <w:comment w:id="112" w:author="Puneet Kumar" w:date="2026-09-04T23:40:00Z" w:initials="PK">
    <w:p w14:paraId="4BDFE508" w14:textId="77777777" w:rsidR="00C56193" w:rsidRDefault="00C56193">
      <w:pPr>
        <w:pStyle w:val="CommentText"/>
      </w:pPr>
      <w:r>
        <w:rPr>
          <w:rStyle w:val="CommentReference"/>
        </w:rPr>
        <w:annotationRef/>
      </w:r>
    </w:p>
  </w:comment>
  <w:comment w:id="121" w:author="Joycell Sundararaj - Chaucer" w:date="2026-09-07T23:10:00Z" w:initials="JS">
    <w:p w14:paraId="67623CEB" w14:textId="77777777" w:rsidR="00C56193" w:rsidRDefault="00C56193" w:rsidP="00073E5C">
      <w:pPr>
        <w:pStyle w:val="CommentText"/>
      </w:pPr>
      <w:r>
        <w:rPr>
          <w:rStyle w:val="CommentReference"/>
        </w:rPr>
        <w:annotationRef/>
      </w:r>
      <w:r>
        <w:t>APIM is not a must here as integration services can invoke Service Bus directly. But if the producer is an external party then it makes sense. How to best showcase both?</w:t>
      </w:r>
    </w:p>
  </w:comment>
  <w:comment w:id="122" w:author="Puneet Kumar - Chaucer" w:date="2026-09-08T21:20:00Z" w:initials="PK">
    <w:p w14:paraId="3EC7FB7B" w14:textId="77777777" w:rsidR="00C56193" w:rsidRDefault="00C56193" w:rsidP="003D13D7">
      <w:pPr>
        <w:pStyle w:val="CommentText"/>
      </w:pPr>
      <w:r>
        <w:rPr>
          <w:rStyle w:val="CommentReference"/>
        </w:rPr>
        <w:annotationRef/>
      </w:r>
      <w:r>
        <w:t>Comment is address</w:t>
      </w:r>
    </w:p>
  </w:comment>
  <w:comment w:id="134" w:author="Joycell Sundararaj - Chaucer" w:date="2026-09-07T23:55:00Z" w:initials="JS">
    <w:p w14:paraId="19077E0B" w14:textId="77777777" w:rsidR="00C56193" w:rsidRDefault="00C56193" w:rsidP="00D42A0B">
      <w:pPr>
        <w:pStyle w:val="CommentText"/>
      </w:pPr>
      <w:r>
        <w:rPr>
          <w:rStyle w:val="CommentReference"/>
        </w:rPr>
        <w:annotationRef/>
      </w:r>
      <w:r>
        <w:t>Diagram to be updated - Front Door/WAF/DDoS to be replaced with “Network Edge Service” in consistent line with other places</w:t>
      </w:r>
    </w:p>
  </w:comment>
  <w:comment w:id="135" w:author="Puneet Kumar - Chaucer" w:date="2026-09-08T16:50:00Z" w:initials="PK">
    <w:p w14:paraId="4F7B3619" w14:textId="77777777" w:rsidR="00C56193" w:rsidRDefault="00C56193" w:rsidP="002B2448">
      <w:pPr>
        <w:pStyle w:val="CommentText"/>
      </w:pPr>
      <w:r>
        <w:rPr>
          <w:rStyle w:val="CommentReference"/>
        </w:rPr>
        <w:annotationRef/>
      </w:r>
      <w:r>
        <w:t>This s done</w:t>
      </w:r>
    </w:p>
  </w:comment>
  <w:comment w:id="144" w:author="Joycell Sundararaj - Chaucer" w:date="2026-09-08T00:17:00Z" w:initials="JS">
    <w:p w14:paraId="44D74F93" w14:textId="77777777" w:rsidR="00C56193" w:rsidRDefault="00C56193" w:rsidP="00EB2B47">
      <w:pPr>
        <w:pStyle w:val="CommentText"/>
      </w:pPr>
      <w:r>
        <w:rPr>
          <w:rStyle w:val="CommentReference"/>
        </w:rPr>
        <w:annotationRef/>
      </w:r>
      <w:r>
        <w:t>Diagram to be updated to include Logic App/Azure Function to represent the component that pulls the file and drops to blob</w:t>
      </w:r>
    </w:p>
  </w:comment>
  <w:comment w:id="145" w:author="Puneet Kumar - Chaucer" w:date="2026-09-08T16:52:00Z" w:initials="PK">
    <w:p w14:paraId="131482DC" w14:textId="77777777" w:rsidR="00C56193" w:rsidRDefault="00C56193" w:rsidP="0020501B">
      <w:pPr>
        <w:pStyle w:val="CommentText"/>
      </w:pPr>
      <w:r>
        <w:rPr>
          <w:rStyle w:val="CommentReference"/>
        </w:rPr>
        <w:annotationRef/>
      </w:r>
      <w:r>
        <w:t>This is done</w:t>
      </w:r>
    </w:p>
  </w:comment>
  <w:comment w:id="150" w:author="Joycell Sundararaj - Chaucer" w:date="2026-09-04T15:07:00Z" w:initials="JS">
    <w:p w14:paraId="14ECFE34" w14:textId="77777777" w:rsidR="00C56193" w:rsidRDefault="00C56193" w:rsidP="003414AC">
      <w:pPr>
        <w:pStyle w:val="CommentText"/>
      </w:pPr>
      <w:r>
        <w:rPr>
          <w:rStyle w:val="CommentReference"/>
        </w:rPr>
        <w:annotationRef/>
      </w:r>
      <w:r>
        <w:t>Remove and add to section 10 as discussed in the review</w:t>
      </w:r>
    </w:p>
  </w:comment>
  <w:comment w:id="156" w:author="Joycell Sundararaj - Chaucer" w:date="2026-09-06T23:23:00Z" w:initials="JS">
    <w:p w14:paraId="62E0C0EB" w14:textId="77777777" w:rsidR="00C56193" w:rsidRDefault="00C56193" w:rsidP="004C712E">
      <w:pPr>
        <w:pStyle w:val="CommentText"/>
      </w:pPr>
      <w:r>
        <w:rPr>
          <w:rStyle w:val="CommentReference"/>
        </w:rPr>
        <w:annotationRef/>
      </w:r>
      <w:r>
        <w:t>To be revisited to ensure Section 8.8 merge with Section 10 is taken into account and those patterns are named accordingly.</w:t>
      </w:r>
    </w:p>
  </w:comment>
  <w:comment w:id="230" w:author="Joycell Sundararaj - Chaucer" w:date="2026-09-07T15:00:00Z" w:initials="JS">
    <w:p w14:paraId="6355E1C4" w14:textId="77777777" w:rsidR="00C56193" w:rsidRDefault="00C56193" w:rsidP="00017438">
      <w:pPr>
        <w:pStyle w:val="CommentText"/>
      </w:pPr>
      <w:r>
        <w:rPr>
          <w:rStyle w:val="CommentReference"/>
        </w:rPr>
        <w:annotationRef/>
      </w:r>
      <w:r>
        <w:t>Re-write the section to make it concise and traceable to EA, CSF and Cloud Stds</w:t>
      </w:r>
    </w:p>
  </w:comment>
  <w:comment w:id="231" w:author="Puneet Kumar - Chaucer" w:date="2026-09-08T21:18:00Z" w:initials="PK">
    <w:p w14:paraId="70C319B5" w14:textId="77777777" w:rsidR="00C56193" w:rsidRDefault="00C56193" w:rsidP="007F7559">
      <w:pPr>
        <w:pStyle w:val="CommentText"/>
      </w:pPr>
      <w:r>
        <w:rPr>
          <w:rStyle w:val="CommentReference"/>
        </w:rPr>
        <w:annotationRef/>
      </w:r>
      <w:r>
        <w:t>Comment is addressed</w:t>
      </w:r>
    </w:p>
  </w:comment>
  <w:comment w:id="292" w:author="Joycell Sundararaj - Chaucer" w:date="2026-09-07T13:39:00Z" w:initials="JS">
    <w:p w14:paraId="07BE181D" w14:textId="77777777" w:rsidR="00C56193" w:rsidRDefault="00C56193" w:rsidP="00AF6409">
      <w:pPr>
        <w:pStyle w:val="CommentText"/>
      </w:pPr>
      <w:r>
        <w:rPr>
          <w:rStyle w:val="CommentReference"/>
        </w:rPr>
        <w:annotationRef/>
      </w:r>
      <w:r>
        <w:t>Not everything is feasible as we agreed, so this needs to be reworded appropriately as guidance not mandatory</w:t>
      </w:r>
    </w:p>
  </w:comment>
  <w:comment w:id="293" w:author="Puneet Kumar - Chaucer" w:date="2026-09-08T16:42:00Z" w:initials="PK">
    <w:p w14:paraId="22AFBE9E" w14:textId="77777777" w:rsidR="00C56193" w:rsidRDefault="00C56193" w:rsidP="00C46400">
      <w:pPr>
        <w:pStyle w:val="CommentText"/>
      </w:pPr>
      <w:r>
        <w:rPr>
          <w:rStyle w:val="CommentReference"/>
        </w:rPr>
        <w:annotationRef/>
      </w:r>
      <w:r>
        <w:t>This is done</w:t>
      </w:r>
    </w:p>
  </w:comment>
  <w:comment w:id="306" w:author="Joycell Sundararaj - Chaucer" w:date="2026-09-08T15:38:00Z" w:initials="JS">
    <w:p w14:paraId="4B308213" w14:textId="77777777" w:rsidR="00C56193" w:rsidRDefault="00C56193" w:rsidP="00B21721">
      <w:pPr>
        <w:pStyle w:val="CommentText"/>
      </w:pPr>
      <w:r>
        <w:rPr>
          <w:rStyle w:val="CommentReference"/>
        </w:rPr>
        <w:annotationRef/>
      </w:r>
      <w:r>
        <w:t>Merge into Section 13</w:t>
      </w:r>
    </w:p>
  </w:comment>
  <w:comment w:id="309" w:author="Joycell Sundararaj - Chaucer" w:date="2026-09-07T14:04:00Z" w:initials="JS">
    <w:p w14:paraId="1EFAE21B" w14:textId="77777777" w:rsidR="00C56193" w:rsidRDefault="00C56193" w:rsidP="00090437">
      <w:pPr>
        <w:pStyle w:val="CommentText"/>
      </w:pPr>
      <w:r>
        <w:rPr>
          <w:rStyle w:val="CommentReference"/>
        </w:rPr>
        <w:annotationRef/>
      </w:r>
      <w:r>
        <w:t>Need to check if right patterns have been called out, as SFINT22 may not be applicable here.</w:t>
      </w:r>
    </w:p>
  </w:comment>
  <w:comment w:id="310" w:author="Joycell Sundararaj - Chaucer" w:date="2026-09-08T16:23:00Z" w:initials="JS">
    <w:p w14:paraId="19C0D910" w14:textId="77777777" w:rsidR="00C56193" w:rsidRDefault="00C56193" w:rsidP="00FD08CA">
      <w:pPr>
        <w:pStyle w:val="CommentText"/>
      </w:pPr>
      <w:r>
        <w:rPr>
          <w:rStyle w:val="CommentReference"/>
        </w:rPr>
        <w:annotationRef/>
      </w:r>
      <w:r>
        <w:t>Merged into Section 11.1</w:t>
      </w:r>
    </w:p>
  </w:comment>
  <w:comment w:id="313" w:author="Joycell Sundararaj - Chaucer" w:date="2026-09-07T14:14:00Z" w:initials="JS">
    <w:p w14:paraId="1653F795" w14:textId="77777777" w:rsidR="00C56193" w:rsidRDefault="00C56193" w:rsidP="0057336A">
      <w:pPr>
        <w:pStyle w:val="CommentText"/>
      </w:pPr>
      <w:r>
        <w:rPr>
          <w:rStyle w:val="CommentReference"/>
        </w:rPr>
        <w:annotationRef/>
      </w:r>
      <w:r>
        <w:t>This has been created based on Security feedback. Does the sub-sections need to be changed to bullet points. Does the content work, anything additional or reduction is required?</w:t>
      </w:r>
    </w:p>
  </w:comment>
  <w:comment w:id="314" w:author="Joycell Sundararaj - Chaucer" w:date="2026-09-08T16:24:00Z" w:initials="JS">
    <w:p w14:paraId="2E4DCE85" w14:textId="77777777" w:rsidR="00C56193" w:rsidRDefault="00C56193" w:rsidP="00FD08CA">
      <w:pPr>
        <w:pStyle w:val="CommentText"/>
      </w:pPr>
      <w:r>
        <w:rPr>
          <w:rStyle w:val="CommentReference"/>
        </w:rPr>
        <w:annotationRef/>
      </w:r>
      <w:r>
        <w:t>Merged into Section 11.1</w:t>
      </w:r>
    </w:p>
  </w:comment>
  <w:comment w:id="322" w:author="Joycell Sundararaj - Chaucer" w:date="2026-09-08T15:47:00Z" w:initials="JS">
    <w:p w14:paraId="79F8916A" w14:textId="77777777" w:rsidR="00C56193" w:rsidRDefault="00C56193" w:rsidP="00BA47A4">
      <w:pPr>
        <w:pStyle w:val="CommentText"/>
      </w:pPr>
      <w:r>
        <w:rPr>
          <w:rStyle w:val="CommentReference"/>
        </w:rPr>
        <w:annotationRef/>
      </w:r>
      <w:r>
        <w:t>Remove the section</w:t>
      </w:r>
    </w:p>
  </w:comment>
  <w:comment w:id="323" w:author="Puneet Kumar - Chaucer" w:date="2026-09-08T15:52:00Z" w:initials="PK">
    <w:p w14:paraId="4FEF8C30" w14:textId="77777777" w:rsidR="00C56193" w:rsidRDefault="00C56193" w:rsidP="00A305CB">
      <w:pPr>
        <w:pStyle w:val="CommentText"/>
      </w:pPr>
      <w:r>
        <w:rPr>
          <w:rStyle w:val="CommentReference"/>
        </w:rPr>
        <w:annotationRef/>
      </w:r>
      <w:r>
        <w:t>[Add in Integration section as last]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B827D2" w15:done="0"/>
  <w15:commentEx w15:paraId="61DC5F01" w15:paraIdParent="06B827D2" w15:done="0"/>
  <w15:commentEx w15:paraId="5E35A0A6" w15:done="0"/>
  <w15:commentEx w15:paraId="4A60E0BD" w15:done="1"/>
  <w15:commentEx w15:paraId="019A83BD" w15:paraIdParent="4A60E0BD" w15:done="1"/>
  <w15:commentEx w15:paraId="1FBC8B4E" w15:paraIdParent="4A60E0BD" w15:done="1"/>
  <w15:commentEx w15:paraId="1F38F82B" w15:paraIdParent="4A60E0BD" w15:done="1"/>
  <w15:commentEx w15:paraId="67955DE0" w15:done="1"/>
  <w15:commentEx w15:paraId="683F512C" w15:paraIdParent="67955DE0" w15:done="1"/>
  <w15:commentEx w15:paraId="6019F1A1" w15:done="1"/>
  <w15:commentEx w15:paraId="5E5795DD" w15:paraIdParent="6019F1A1" w15:done="1"/>
  <w15:commentEx w15:paraId="611D1A19" w15:done="1"/>
  <w15:commentEx w15:paraId="347F109E" w15:done="0"/>
  <w15:commentEx w15:paraId="09AD4795" w15:done="1"/>
  <w15:commentEx w15:paraId="579FCBDC" w15:done="0"/>
  <w15:commentEx w15:paraId="285CA19F" w15:done="0"/>
  <w15:commentEx w15:paraId="04B11D6B" w15:done="1"/>
  <w15:commentEx w15:paraId="19C23E62" w15:paraIdParent="04B11D6B" w15:done="1"/>
  <w15:commentEx w15:paraId="4BDFE508" w15:paraIdParent="04B11D6B" w15:done="1"/>
  <w15:commentEx w15:paraId="67623CEB" w15:done="0"/>
  <w15:commentEx w15:paraId="3EC7FB7B" w15:paraIdParent="67623CEB" w15:done="0"/>
  <w15:commentEx w15:paraId="19077E0B" w15:done="0"/>
  <w15:commentEx w15:paraId="4F7B3619" w15:paraIdParent="19077E0B" w15:done="0"/>
  <w15:commentEx w15:paraId="44D74F93" w15:done="0"/>
  <w15:commentEx w15:paraId="131482DC" w15:paraIdParent="44D74F93" w15:done="0"/>
  <w15:commentEx w15:paraId="14ECFE34" w15:done="0"/>
  <w15:commentEx w15:paraId="62E0C0EB" w15:done="0"/>
  <w15:commentEx w15:paraId="6355E1C4" w15:done="0"/>
  <w15:commentEx w15:paraId="70C319B5" w15:paraIdParent="6355E1C4" w15:done="0"/>
  <w15:commentEx w15:paraId="07BE181D" w15:done="1"/>
  <w15:commentEx w15:paraId="22AFBE9E" w15:paraIdParent="07BE181D" w15:done="1"/>
  <w15:commentEx w15:paraId="4B308213" w15:done="1"/>
  <w15:commentEx w15:paraId="1EFAE21B" w15:done="1"/>
  <w15:commentEx w15:paraId="19C0D910" w15:paraIdParent="1EFAE21B" w15:done="1"/>
  <w15:commentEx w15:paraId="1653F795" w15:done="1"/>
  <w15:commentEx w15:paraId="2E4DCE85" w15:paraIdParent="1653F795" w15:done="1"/>
  <w15:commentEx w15:paraId="79F8916A" w15:done="1"/>
  <w15:commentEx w15:paraId="4FEF8C3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879AAF" w16cex:dateUtc="2026-09-06T20:36:00Z"/>
  <w16cex:commentExtensible w16cex:durableId="162DC81B" w16cex:dateUtc="2026-09-07T10:48:00Z"/>
  <w16cex:commentExtensible w16cex:durableId="306FAF73" w16cex:dateUtc="2026-09-07T10:55:00Z"/>
  <w16cex:commentExtensible w16cex:durableId="4030FE52" w16cex:dateUtc="2026-09-06T20:47:00Z"/>
  <w16cex:commentExtensible w16cex:durableId="176B575A" w16cex:dateUtc="2026-09-06T20:48:00Z"/>
  <w16cex:commentExtensible w16cex:durableId="3A149D46" w16cex:dateUtc="2026-09-07T11:02:00Z"/>
  <w16cex:commentExtensible w16cex:durableId="7FA2E263" w16cex:dateUtc="2026-09-07T16:13:00Z"/>
  <w16cex:commentExtensible w16cex:durableId="3664095E" w16cex:dateUtc="2026-09-04T13:26:00Z"/>
  <w16cex:commentExtensible w16cex:durableId="21459BC3" w16cex:dateUtc="2026-09-07T11:10:00Z"/>
  <w16cex:commentExtensible w16cex:durableId="55D335AE" w16cex:dateUtc="2026-09-06T21:00:00Z"/>
  <w16cex:commentExtensible w16cex:durableId="51839330" w16cex:dateUtc="2026-09-07T11:08:00Z"/>
  <w16cex:commentExtensible w16cex:durableId="7E0FC887" w16cex:dateUtc="2026-09-06T21:38:00Z"/>
  <w16cex:commentExtensible w16cex:durableId="7983AAD4" w16cex:dateUtc="2026-09-07T23:42:00Z"/>
  <w16cex:commentExtensible w16cex:durableId="193C2B3F" w16cex:dateUtc="2026-09-04T13:53:00Z"/>
  <w16cex:commentExtensible w16cex:durableId="2D66A2E3" w16cex:dateUtc="2026-09-07T22:00:00Z"/>
  <w16cex:commentExtensible w16cex:durableId="5BDC50AA" w16cex:dateUtc="2026-09-07T21:58:00Z"/>
  <w16cex:commentExtensible w16cex:durableId="17A1901C" w16cex:dateUtc="2026-09-04T14:20:00Z"/>
  <w16cex:commentExtensible w16cex:durableId="5662B7CB" w16cex:dateUtc="2026-09-04T22:40:00Z"/>
  <w16cex:commentExtensible w16cex:durableId="7005F613" w16cex:dateUtc="2026-09-04T22:40:00Z"/>
  <w16cex:commentExtensible w16cex:durableId="73E04AD6" w16cex:dateUtc="2026-09-07T22:10:00Z"/>
  <w16cex:commentExtensible w16cex:durableId="044F6EBC" w16cex:dateUtc="2026-09-08T20:20:00Z"/>
  <w16cex:commentExtensible w16cex:durableId="2D195AA7" w16cex:dateUtc="2026-09-07T22:55:00Z"/>
  <w16cex:commentExtensible w16cex:durableId="640E8143" w16cex:dateUtc="2026-09-08T15:50:00Z"/>
  <w16cex:commentExtensible w16cex:durableId="2F8EFEB5" w16cex:dateUtc="2026-09-07T23:17:00Z"/>
  <w16cex:commentExtensible w16cex:durableId="18D70541" w16cex:dateUtc="2026-09-08T15:52:00Z"/>
  <w16cex:commentExtensible w16cex:durableId="21BB9436" w16cex:dateUtc="2026-09-04T14:07:00Z"/>
  <w16cex:commentExtensible w16cex:durableId="6C17C442" w16cex:dateUtc="2026-09-06T22:23:00Z"/>
  <w16cex:commentExtensible w16cex:durableId="459FB4B2" w16cex:dateUtc="2026-09-07T14:00:00Z"/>
  <w16cex:commentExtensible w16cex:durableId="61804170" w16cex:dateUtc="2026-09-08T20:18:00Z"/>
  <w16cex:commentExtensible w16cex:durableId="66D240BC" w16cex:dateUtc="2026-09-07T12:39:00Z"/>
  <w16cex:commentExtensible w16cex:durableId="4BCBEA25" w16cex:dateUtc="2026-09-08T15:42:00Z"/>
  <w16cex:commentExtensible w16cex:durableId="4C01390E" w16cex:dateUtc="2026-09-08T14:38:00Z"/>
  <w16cex:commentExtensible w16cex:durableId="624F9281" w16cex:dateUtc="2026-09-07T13:04:00Z"/>
  <w16cex:commentExtensible w16cex:durableId="1D7FA229" w16cex:dateUtc="2026-09-08T15:23:00Z"/>
  <w16cex:commentExtensible w16cex:durableId="13581926" w16cex:dateUtc="2026-09-07T13:14:00Z"/>
  <w16cex:commentExtensible w16cex:durableId="5A4217AE" w16cex:dateUtc="2026-09-08T15:24:00Z"/>
  <w16cex:commentExtensible w16cex:durableId="2BF43D8D" w16cex:dateUtc="2026-09-08T14:47:00Z"/>
  <w16cex:commentExtensible w16cex:durableId="6C1677D3" w16cex:dateUtc="2026-09-08T14: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B827D2" w16cid:durableId="6B879AAF"/>
  <w16cid:commentId w16cid:paraId="61DC5F01" w16cid:durableId="162DC81B"/>
  <w16cid:commentId w16cid:paraId="5E35A0A6" w16cid:durableId="306FAF73"/>
  <w16cid:commentId w16cid:paraId="4A60E0BD" w16cid:durableId="4030FE52"/>
  <w16cid:commentId w16cid:paraId="019A83BD" w16cid:durableId="176B575A"/>
  <w16cid:commentId w16cid:paraId="1FBC8B4E" w16cid:durableId="3A149D46"/>
  <w16cid:commentId w16cid:paraId="1F38F82B" w16cid:durableId="7FA2E263"/>
  <w16cid:commentId w16cid:paraId="67955DE0" w16cid:durableId="3664095E"/>
  <w16cid:commentId w16cid:paraId="683F512C" w16cid:durableId="21459BC3"/>
  <w16cid:commentId w16cid:paraId="6019F1A1" w16cid:durableId="55D335AE"/>
  <w16cid:commentId w16cid:paraId="5E5795DD" w16cid:durableId="51839330"/>
  <w16cid:commentId w16cid:paraId="611D1A19" w16cid:durableId="7E0FC887"/>
  <w16cid:commentId w16cid:paraId="347F109E" w16cid:durableId="7983AAD4"/>
  <w16cid:commentId w16cid:paraId="09AD4795" w16cid:durableId="193C2B3F"/>
  <w16cid:commentId w16cid:paraId="579FCBDC" w16cid:durableId="2D66A2E3"/>
  <w16cid:commentId w16cid:paraId="285CA19F" w16cid:durableId="5BDC50AA"/>
  <w16cid:commentId w16cid:paraId="04B11D6B" w16cid:durableId="17A1901C"/>
  <w16cid:commentId w16cid:paraId="19C23E62" w16cid:durableId="5662B7CB"/>
  <w16cid:commentId w16cid:paraId="4BDFE508" w16cid:durableId="7005F613"/>
  <w16cid:commentId w16cid:paraId="67623CEB" w16cid:durableId="73E04AD6"/>
  <w16cid:commentId w16cid:paraId="3EC7FB7B" w16cid:durableId="044F6EBC"/>
  <w16cid:commentId w16cid:paraId="19077E0B" w16cid:durableId="2D195AA7"/>
  <w16cid:commentId w16cid:paraId="4F7B3619" w16cid:durableId="640E8143"/>
  <w16cid:commentId w16cid:paraId="44D74F93" w16cid:durableId="2F8EFEB5"/>
  <w16cid:commentId w16cid:paraId="131482DC" w16cid:durableId="18D70541"/>
  <w16cid:commentId w16cid:paraId="14ECFE34" w16cid:durableId="21BB9436"/>
  <w16cid:commentId w16cid:paraId="62E0C0EB" w16cid:durableId="6C17C442"/>
  <w16cid:commentId w16cid:paraId="6355E1C4" w16cid:durableId="459FB4B2"/>
  <w16cid:commentId w16cid:paraId="70C319B5" w16cid:durableId="61804170"/>
  <w16cid:commentId w16cid:paraId="07BE181D" w16cid:durableId="66D240BC"/>
  <w16cid:commentId w16cid:paraId="22AFBE9E" w16cid:durableId="4BCBEA25"/>
  <w16cid:commentId w16cid:paraId="4B308213" w16cid:durableId="4C01390E"/>
  <w16cid:commentId w16cid:paraId="1EFAE21B" w16cid:durableId="624F9281"/>
  <w16cid:commentId w16cid:paraId="19C0D910" w16cid:durableId="1D7FA229"/>
  <w16cid:commentId w16cid:paraId="1653F795" w16cid:durableId="13581926"/>
  <w16cid:commentId w16cid:paraId="2E4DCE85" w16cid:durableId="5A4217AE"/>
  <w16cid:commentId w16cid:paraId="79F8916A" w16cid:durableId="2BF43D8D"/>
  <w16cid:commentId w16cid:paraId="4FEF8C30" w16cid:durableId="6C1677D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8B23F" w14:textId="77777777" w:rsidR="00E95995" w:rsidRDefault="00E95995" w:rsidP="00614F2E">
      <w:r>
        <w:separator/>
      </w:r>
    </w:p>
  </w:endnote>
  <w:endnote w:type="continuationSeparator" w:id="0">
    <w:p w14:paraId="5520BFDD" w14:textId="77777777" w:rsidR="00E95995" w:rsidRDefault="00E95995" w:rsidP="00614F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e Text">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Regular">
    <w:altName w:val="Corbel"/>
    <w:panose1 w:val="00000000000000000000"/>
    <w:charset w:val="4D"/>
    <w:family w:val="auto"/>
    <w:notTrueType/>
    <w:pitch w:val="variable"/>
    <w:sig w:usb0="00000001" w:usb1="5000205B" w:usb2="00000000" w:usb3="00000000" w:csb0="00000093" w:csb1="00000000"/>
  </w:font>
  <w:font w:name="Aptos">
    <w:charset w:val="00"/>
    <w:family w:val="swiss"/>
    <w:pitch w:val="variable"/>
    <w:sig w:usb0="20000287" w:usb1="00000003" w:usb2="00000000" w:usb3="00000000" w:csb0="0000019F" w:csb1="00000000"/>
  </w:font>
  <w:font w:name="Calibri heading">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3CFA2" w14:textId="77777777" w:rsidR="00E95995" w:rsidRDefault="00E95995" w:rsidP="00614F2E">
      <w:r>
        <w:separator/>
      </w:r>
    </w:p>
  </w:footnote>
  <w:footnote w:type="continuationSeparator" w:id="0">
    <w:p w14:paraId="55C40CFF" w14:textId="77777777" w:rsidR="00E95995" w:rsidRDefault="00E95995" w:rsidP="00614F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2CAD7" w14:textId="77777777" w:rsidR="00614F2E" w:rsidRDefault="00614F2E">
    <w:pPr>
      <w:pStyle w:val="Header"/>
    </w:pPr>
    <w:r>
      <w:rPr>
        <w:noProof/>
        <w:lang w:eastAsia="en-GB"/>
      </w:rPr>
      <w:drawing>
        <wp:anchor distT="0" distB="0" distL="114300" distR="114300" simplePos="0" relativeHeight="251659264" behindDoc="1" locked="1" layoutInCell="1" allowOverlap="1" wp14:anchorId="52B0C553" wp14:editId="628EE8B4">
          <wp:simplePos x="0" y="0"/>
          <wp:positionH relativeFrom="page">
            <wp:posOffset>457200</wp:posOffset>
          </wp:positionH>
          <wp:positionV relativeFrom="page">
            <wp:posOffset>504190</wp:posOffset>
          </wp:positionV>
          <wp:extent cx="6663600" cy="9727200"/>
          <wp:effectExtent l="0" t="0" r="4445" b="1270"/>
          <wp:wrapNone/>
          <wp:docPr id="1" name="Picture 1" descr="A picture containing sitting, dark, table, lar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G1.png"/>
                  <pic:cNvPicPr/>
                </pic:nvPicPr>
                <pic:blipFill>
                  <a:blip r:embed="rId1">
                    <a:extLst>
                      <a:ext uri="{28A0092B-C50C-407E-A947-70E740481C1C}">
                        <a14:useLocalDpi xmlns:a14="http://schemas.microsoft.com/office/drawing/2010/main" val="0"/>
                      </a:ext>
                    </a:extLst>
                  </a:blip>
                  <a:stretch>
                    <a:fillRect/>
                  </a:stretch>
                </pic:blipFill>
                <pic:spPr>
                  <a:xfrm>
                    <a:off x="0" y="0"/>
                    <a:ext cx="6663600" cy="9727200"/>
                  </a:xfrm>
                  <a:prstGeom prst="rect">
                    <a:avLst/>
                  </a:prstGeom>
                </pic:spPr>
              </pic:pic>
            </a:graphicData>
          </a:graphic>
          <wp14:sizeRelH relativeFrom="margin">
            <wp14:pctWidth>0</wp14:pctWidth>
          </wp14:sizeRelH>
          <wp14:sizeRelV relativeFrom="margin">
            <wp14:pctHeight>0</wp14:pctHeight>
          </wp14:sizeRelV>
        </wp:anchor>
      </w:drawing>
    </w:r>
    <w:r>
      <w:rPr>
        <w:noProof/>
        <w:lang w:eastAsia="en-GB"/>
      </w:rPr>
      <w:drawing>
        <wp:anchor distT="0" distB="0" distL="114300" distR="114300" simplePos="0" relativeHeight="251660288" behindDoc="0" locked="1" layoutInCell="1" allowOverlap="1" wp14:anchorId="1F821C48" wp14:editId="5D83B64B">
          <wp:simplePos x="0" y="0"/>
          <wp:positionH relativeFrom="page">
            <wp:posOffset>817245</wp:posOffset>
          </wp:positionH>
          <wp:positionV relativeFrom="page">
            <wp:posOffset>817245</wp:posOffset>
          </wp:positionV>
          <wp:extent cx="1969200" cy="723600"/>
          <wp:effectExtent l="0" t="0" r="0" b="635"/>
          <wp:wrapNone/>
          <wp:docPr id="2" name="Picture 2"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ucerlogo600.png"/>
                  <pic:cNvPicPr/>
                </pic:nvPicPr>
                <pic:blipFill>
                  <a:blip r:embed="rId2">
                    <a:extLst>
                      <a:ext uri="{28A0092B-C50C-407E-A947-70E740481C1C}">
                        <a14:useLocalDpi xmlns:a14="http://schemas.microsoft.com/office/drawing/2010/main" val="0"/>
                      </a:ext>
                    </a:extLst>
                  </a:blip>
                  <a:stretch>
                    <a:fillRect/>
                  </a:stretch>
                </pic:blipFill>
                <pic:spPr>
                  <a:xfrm>
                    <a:off x="0" y="0"/>
                    <a:ext cx="1969200" cy="7236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60638"/>
    <w:multiLevelType w:val="hybridMultilevel"/>
    <w:tmpl w:val="729AD74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AA10381"/>
    <w:multiLevelType w:val="hybridMultilevel"/>
    <w:tmpl w:val="16D412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23036C2D"/>
    <w:multiLevelType w:val="hybridMultilevel"/>
    <w:tmpl w:val="AE8812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3727F2A"/>
    <w:multiLevelType w:val="hybridMultilevel"/>
    <w:tmpl w:val="77D0C0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25137096"/>
    <w:multiLevelType w:val="multilevel"/>
    <w:tmpl w:val="F482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326340"/>
    <w:multiLevelType w:val="hybridMultilevel"/>
    <w:tmpl w:val="C5F04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E1567C6"/>
    <w:multiLevelType w:val="hybridMultilevel"/>
    <w:tmpl w:val="E0AA86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1F451E1"/>
    <w:multiLevelType w:val="hybridMultilevel"/>
    <w:tmpl w:val="CC7AE242"/>
    <w:lvl w:ilvl="0" w:tplc="BC3CEB24">
      <w:start w:val="1"/>
      <w:numFmt w:val="bullet"/>
      <w:lvlText w:val="●"/>
      <w:lvlJc w:val="left"/>
      <w:pPr>
        <w:ind w:left="720" w:hanging="360"/>
      </w:pPr>
    </w:lvl>
    <w:lvl w:ilvl="1" w:tplc="4B0EDF2E">
      <w:start w:val="1"/>
      <w:numFmt w:val="bullet"/>
      <w:lvlText w:val="○"/>
      <w:lvlJc w:val="left"/>
      <w:pPr>
        <w:ind w:left="1440" w:hanging="360"/>
      </w:pPr>
    </w:lvl>
    <w:lvl w:ilvl="2" w:tplc="63D8E354">
      <w:start w:val="1"/>
      <w:numFmt w:val="bullet"/>
      <w:lvlText w:val="■"/>
      <w:lvlJc w:val="left"/>
      <w:pPr>
        <w:ind w:left="2160" w:hanging="360"/>
      </w:pPr>
    </w:lvl>
    <w:lvl w:ilvl="3" w:tplc="8BE67046">
      <w:start w:val="1"/>
      <w:numFmt w:val="bullet"/>
      <w:lvlText w:val="●"/>
      <w:lvlJc w:val="left"/>
      <w:pPr>
        <w:ind w:left="2880" w:hanging="360"/>
      </w:pPr>
    </w:lvl>
    <w:lvl w:ilvl="4" w:tplc="A190A59C">
      <w:start w:val="1"/>
      <w:numFmt w:val="bullet"/>
      <w:lvlText w:val="○"/>
      <w:lvlJc w:val="left"/>
      <w:pPr>
        <w:ind w:left="3600" w:hanging="360"/>
      </w:pPr>
    </w:lvl>
    <w:lvl w:ilvl="5" w:tplc="E50EEE90">
      <w:start w:val="1"/>
      <w:numFmt w:val="bullet"/>
      <w:lvlText w:val="■"/>
      <w:lvlJc w:val="left"/>
      <w:pPr>
        <w:ind w:left="4320" w:hanging="360"/>
      </w:pPr>
    </w:lvl>
    <w:lvl w:ilvl="6" w:tplc="BCC0910E">
      <w:start w:val="1"/>
      <w:numFmt w:val="bullet"/>
      <w:lvlText w:val="●"/>
      <w:lvlJc w:val="left"/>
      <w:pPr>
        <w:ind w:left="5040" w:hanging="360"/>
      </w:pPr>
    </w:lvl>
    <w:lvl w:ilvl="7" w:tplc="5C269742">
      <w:start w:val="1"/>
      <w:numFmt w:val="bullet"/>
      <w:lvlText w:val="●"/>
      <w:lvlJc w:val="left"/>
      <w:pPr>
        <w:ind w:left="5760" w:hanging="360"/>
      </w:pPr>
    </w:lvl>
    <w:lvl w:ilvl="8" w:tplc="5A82C52C">
      <w:start w:val="1"/>
      <w:numFmt w:val="bullet"/>
      <w:lvlText w:val="●"/>
      <w:lvlJc w:val="left"/>
      <w:pPr>
        <w:ind w:left="6480" w:hanging="360"/>
      </w:pPr>
    </w:lvl>
  </w:abstractNum>
  <w:abstractNum w:abstractNumId="8" w15:restartNumberingAfterBreak="0">
    <w:nsid w:val="52D56C72"/>
    <w:multiLevelType w:val="hybridMultilevel"/>
    <w:tmpl w:val="5492DDB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5F841114"/>
    <w:multiLevelType w:val="hybridMultilevel"/>
    <w:tmpl w:val="D9D8DC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732A5BF8"/>
    <w:multiLevelType w:val="hybridMultilevel"/>
    <w:tmpl w:val="FCFA94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63439720">
    <w:abstractNumId w:val="7"/>
    <w:lvlOverride w:ilvl="0">
      <w:startOverride w:val="1"/>
    </w:lvlOverride>
  </w:num>
  <w:num w:numId="2" w16cid:durableId="1777750742">
    <w:abstractNumId w:val="3"/>
  </w:num>
  <w:num w:numId="3" w16cid:durableId="1948728879">
    <w:abstractNumId w:val="9"/>
  </w:num>
  <w:num w:numId="4" w16cid:durableId="1413357570">
    <w:abstractNumId w:val="2"/>
  </w:num>
  <w:num w:numId="5" w16cid:durableId="323290219">
    <w:abstractNumId w:val="6"/>
  </w:num>
  <w:num w:numId="6" w16cid:durableId="835078320">
    <w:abstractNumId w:val="8"/>
  </w:num>
  <w:num w:numId="7" w16cid:durableId="366487279">
    <w:abstractNumId w:val="4"/>
  </w:num>
  <w:num w:numId="8" w16cid:durableId="1273627714">
    <w:abstractNumId w:val="0"/>
  </w:num>
  <w:num w:numId="9" w16cid:durableId="1374621993">
    <w:abstractNumId w:val="10"/>
  </w:num>
  <w:num w:numId="10" w16cid:durableId="84813523">
    <w:abstractNumId w:val="5"/>
  </w:num>
  <w:num w:numId="11" w16cid:durableId="123524176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uneet Kumar - Chaucer">
    <w15:presenceInfo w15:providerId="AD" w15:userId="S::Puneet.Kumar@chaucergroup.com::090bd223-6cda-4aec-ba5f-32ca554a1dde"/>
  </w15:person>
  <w15:person w15:author="Joycell Sundararaj - Chaucer">
    <w15:presenceInfo w15:providerId="AD" w15:userId="S::Joycell.Sundararaj@chaucergroup.com::45538bea-d8f3-45d1-86e6-6d63bacbf9c7"/>
  </w15:person>
  <w15:person w15:author="Nikhil Rokade - Chaucer">
    <w15:presenceInfo w15:providerId="AD" w15:userId="S::Nikhil.Rokade@chaucergroup.com::25fe8af0-bad5-4ed7-9395-1cf3269e2cf8"/>
  </w15:person>
  <w15:person w15:author="Puneet Kumar">
    <w15:presenceInfo w15:providerId="Windows Live" w15:userId="ad45cb96848cf7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oNotShadeFormData/>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193"/>
    <w:rsid w:val="000D1E23"/>
    <w:rsid w:val="000D75C5"/>
    <w:rsid w:val="00145D75"/>
    <w:rsid w:val="00270FF9"/>
    <w:rsid w:val="003C506A"/>
    <w:rsid w:val="00521CF5"/>
    <w:rsid w:val="00526831"/>
    <w:rsid w:val="005F0377"/>
    <w:rsid w:val="0061480E"/>
    <w:rsid w:val="00614F2E"/>
    <w:rsid w:val="00745785"/>
    <w:rsid w:val="007766BC"/>
    <w:rsid w:val="007F5718"/>
    <w:rsid w:val="008A680E"/>
    <w:rsid w:val="00BB00BA"/>
    <w:rsid w:val="00C1708A"/>
    <w:rsid w:val="00C2163D"/>
    <w:rsid w:val="00C56193"/>
    <w:rsid w:val="00C97173"/>
    <w:rsid w:val="00D05087"/>
    <w:rsid w:val="00D72DB7"/>
    <w:rsid w:val="00E431A6"/>
    <w:rsid w:val="00E95995"/>
    <w:rsid w:val="00F431F2"/>
    <w:rsid w:val="00F96828"/>
    <w:rsid w:val="00FD60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D41B9"/>
  <w15:chartTrackingRefBased/>
  <w15:docId w15:val="{3367A161-4A89-4464-88AD-3B910B0DB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5" w:line="259" w:lineRule="auto"/>
      </w:pPr>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193"/>
    <w:pPr>
      <w:spacing w:after="0" w:line="240" w:lineRule="auto"/>
    </w:pPr>
    <w:rPr>
      <w:rFonts w:ascii="Calibri" w:eastAsia="Calibri" w:hAnsi="Calibri" w:cs="Calibri"/>
      <w:color w:val="222831"/>
      <w:sz w:val="21"/>
      <w:szCs w:val="21"/>
      <w:lang w:val="en-IN" w:eastAsia="en-IN"/>
    </w:rPr>
  </w:style>
  <w:style w:type="paragraph" w:styleId="Heading1">
    <w:name w:val="heading 1"/>
    <w:link w:val="Heading1Char"/>
    <w:uiPriority w:val="9"/>
    <w:qFormat/>
    <w:rsid w:val="00C56193"/>
    <w:pPr>
      <w:spacing w:before="280" w:after="140" w:line="240" w:lineRule="auto"/>
      <w:outlineLvl w:val="0"/>
    </w:pPr>
    <w:rPr>
      <w:rFonts w:ascii="Calibri" w:eastAsia="Calibri" w:hAnsi="Calibri" w:cs="Calibri"/>
      <w:b/>
      <w:bCs/>
      <w:color w:val="1F3864"/>
      <w:sz w:val="30"/>
      <w:szCs w:val="30"/>
      <w:lang w:val="en-IN" w:eastAsia="en-IN"/>
    </w:rPr>
  </w:style>
  <w:style w:type="paragraph" w:styleId="Heading2">
    <w:name w:val="heading 2"/>
    <w:basedOn w:val="Normal"/>
    <w:next w:val="Normal"/>
    <w:link w:val="Heading2Char"/>
    <w:uiPriority w:val="9"/>
    <w:qFormat/>
    <w:rsid w:val="00C56193"/>
    <w:pPr>
      <w:keepNext/>
      <w:keepLines/>
      <w:spacing w:before="40"/>
      <w:outlineLvl w:val="1"/>
    </w:pPr>
    <w:rPr>
      <w:rFonts w:asciiTheme="majorHAnsi" w:eastAsiaTheme="majorEastAsia" w:hAnsiTheme="majorHAnsi" w:cstheme="majorBidi"/>
      <w:color w:val="132040" w:themeColor="accent1" w:themeShade="BF"/>
      <w:sz w:val="26"/>
      <w:szCs w:val="26"/>
    </w:rPr>
  </w:style>
  <w:style w:type="paragraph" w:styleId="Heading3">
    <w:name w:val="heading 3"/>
    <w:link w:val="Heading3Char"/>
    <w:uiPriority w:val="9"/>
    <w:unhideWhenUsed/>
    <w:qFormat/>
    <w:rsid w:val="00C56193"/>
    <w:pPr>
      <w:spacing w:before="180" w:after="70" w:line="240" w:lineRule="auto"/>
      <w:outlineLvl w:val="2"/>
    </w:pPr>
    <w:rPr>
      <w:rFonts w:ascii="Calibri" w:eastAsia="Calibri" w:hAnsi="Calibri" w:cs="Calibri"/>
      <w:b/>
      <w:bCs/>
      <w:color w:val="1F3864"/>
      <w:lang w:val="en-IN" w:eastAsia="en-IN"/>
    </w:rPr>
  </w:style>
  <w:style w:type="paragraph" w:styleId="Heading4">
    <w:name w:val="heading 4"/>
    <w:link w:val="Heading4Char"/>
    <w:uiPriority w:val="9"/>
    <w:semiHidden/>
    <w:unhideWhenUsed/>
    <w:qFormat/>
    <w:rsid w:val="00C56193"/>
    <w:pPr>
      <w:spacing w:after="0" w:line="240" w:lineRule="auto"/>
      <w:outlineLvl w:val="3"/>
    </w:pPr>
    <w:rPr>
      <w:rFonts w:ascii="Calibri" w:eastAsia="Calibri" w:hAnsi="Calibri" w:cs="Calibri"/>
      <w:i/>
      <w:iCs/>
      <w:color w:val="2E74B5"/>
      <w:sz w:val="21"/>
      <w:szCs w:val="21"/>
      <w:lang w:val="en-IN" w:eastAsia="en-IN"/>
    </w:rPr>
  </w:style>
  <w:style w:type="paragraph" w:styleId="Heading5">
    <w:name w:val="heading 5"/>
    <w:link w:val="Heading5Char"/>
    <w:uiPriority w:val="9"/>
    <w:semiHidden/>
    <w:unhideWhenUsed/>
    <w:qFormat/>
    <w:rsid w:val="00C56193"/>
    <w:pPr>
      <w:spacing w:after="0" w:line="240" w:lineRule="auto"/>
      <w:outlineLvl w:val="4"/>
    </w:pPr>
    <w:rPr>
      <w:rFonts w:ascii="Calibri" w:eastAsia="Calibri" w:hAnsi="Calibri" w:cs="Calibri"/>
      <w:color w:val="2E74B5"/>
      <w:sz w:val="21"/>
      <w:szCs w:val="21"/>
      <w:lang w:val="en-IN" w:eastAsia="en-IN"/>
    </w:rPr>
  </w:style>
  <w:style w:type="paragraph" w:styleId="Heading6">
    <w:name w:val="heading 6"/>
    <w:link w:val="Heading6Char"/>
    <w:uiPriority w:val="9"/>
    <w:semiHidden/>
    <w:unhideWhenUsed/>
    <w:qFormat/>
    <w:rsid w:val="00C56193"/>
    <w:pPr>
      <w:spacing w:after="0" w:line="240" w:lineRule="auto"/>
      <w:outlineLvl w:val="5"/>
    </w:pPr>
    <w:rPr>
      <w:rFonts w:ascii="Calibri" w:eastAsia="Calibri" w:hAnsi="Calibri" w:cs="Calibri"/>
      <w:color w:val="1F4D78"/>
      <w:sz w:val="21"/>
      <w:szCs w:val="21"/>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14F2E"/>
    <w:pPr>
      <w:framePr w:wrap="around" w:vAnchor="page" w:hAnchor="text" w:xAlign="center" w:yAlign="center"/>
      <w:spacing w:line="560" w:lineRule="exact"/>
      <w:contextualSpacing/>
      <w:jc w:val="center"/>
    </w:pPr>
    <w:rPr>
      <w:rFonts w:asciiTheme="majorHAnsi" w:eastAsiaTheme="majorEastAsia" w:hAnsiTheme="majorHAnsi" w:cstheme="majorBidi"/>
      <w:b/>
      <w:spacing w:val="-10"/>
      <w:kern w:val="28"/>
      <w:sz w:val="48"/>
      <w:szCs w:val="56"/>
    </w:rPr>
  </w:style>
  <w:style w:type="character" w:customStyle="1" w:styleId="TitleChar">
    <w:name w:val="Title Char"/>
    <w:basedOn w:val="DefaultParagraphFont"/>
    <w:link w:val="Title"/>
    <w:uiPriority w:val="10"/>
    <w:rsid w:val="00614F2E"/>
    <w:rPr>
      <w:rFonts w:asciiTheme="majorHAnsi" w:eastAsiaTheme="majorEastAsia" w:hAnsiTheme="majorHAnsi" w:cstheme="majorBidi"/>
      <w:b/>
      <w:spacing w:val="-10"/>
      <w:kern w:val="28"/>
      <w:sz w:val="48"/>
      <w:szCs w:val="56"/>
    </w:rPr>
  </w:style>
  <w:style w:type="paragraph" w:styleId="Header">
    <w:name w:val="header"/>
    <w:basedOn w:val="Normal"/>
    <w:link w:val="HeaderChar"/>
    <w:uiPriority w:val="99"/>
    <w:rsid w:val="00614F2E"/>
    <w:pPr>
      <w:tabs>
        <w:tab w:val="center" w:pos="4680"/>
        <w:tab w:val="right" w:pos="9360"/>
      </w:tabs>
    </w:pPr>
  </w:style>
  <w:style w:type="character" w:customStyle="1" w:styleId="HeaderChar">
    <w:name w:val="Header Char"/>
    <w:basedOn w:val="DefaultParagraphFont"/>
    <w:link w:val="Header"/>
    <w:uiPriority w:val="99"/>
    <w:rsid w:val="00614F2E"/>
  </w:style>
  <w:style w:type="paragraph" w:styleId="Footer">
    <w:name w:val="footer"/>
    <w:basedOn w:val="Normal"/>
    <w:link w:val="FooterChar"/>
    <w:uiPriority w:val="99"/>
    <w:rsid w:val="00614F2E"/>
    <w:pPr>
      <w:tabs>
        <w:tab w:val="center" w:pos="4680"/>
        <w:tab w:val="right" w:pos="9360"/>
      </w:tabs>
    </w:pPr>
  </w:style>
  <w:style w:type="character" w:customStyle="1" w:styleId="FooterChar">
    <w:name w:val="Footer Char"/>
    <w:basedOn w:val="DefaultParagraphFont"/>
    <w:link w:val="Footer"/>
    <w:uiPriority w:val="99"/>
    <w:rsid w:val="00614F2E"/>
  </w:style>
  <w:style w:type="character" w:customStyle="1" w:styleId="Heading1Char">
    <w:name w:val="Heading 1 Char"/>
    <w:basedOn w:val="DefaultParagraphFont"/>
    <w:link w:val="Heading1"/>
    <w:uiPriority w:val="9"/>
    <w:rsid w:val="00C56193"/>
    <w:rPr>
      <w:rFonts w:ascii="Calibri" w:eastAsia="Calibri" w:hAnsi="Calibri" w:cs="Calibri"/>
      <w:b/>
      <w:bCs/>
      <w:color w:val="1F3864"/>
      <w:sz w:val="30"/>
      <w:szCs w:val="30"/>
      <w:lang w:val="en-IN" w:eastAsia="en-IN"/>
    </w:rPr>
  </w:style>
  <w:style w:type="character" w:styleId="Hyperlink">
    <w:name w:val="Hyperlink"/>
    <w:uiPriority w:val="99"/>
    <w:unhideWhenUsed/>
    <w:rsid w:val="00C56193"/>
    <w:rPr>
      <w:color w:val="0563C1"/>
      <w:u w:val="single"/>
    </w:rPr>
  </w:style>
  <w:style w:type="paragraph" w:styleId="TOC1">
    <w:name w:val="toc 1"/>
    <w:basedOn w:val="Normal"/>
    <w:next w:val="Normal"/>
    <w:autoRedefine/>
    <w:uiPriority w:val="39"/>
    <w:unhideWhenUsed/>
    <w:rsid w:val="00C56193"/>
    <w:pPr>
      <w:spacing w:after="100"/>
    </w:pPr>
  </w:style>
  <w:style w:type="paragraph" w:styleId="TOC2">
    <w:name w:val="toc 2"/>
    <w:basedOn w:val="Normal"/>
    <w:next w:val="Normal"/>
    <w:autoRedefine/>
    <w:uiPriority w:val="39"/>
    <w:unhideWhenUsed/>
    <w:rsid w:val="00C56193"/>
    <w:pPr>
      <w:spacing w:after="100"/>
      <w:ind w:left="210"/>
    </w:pPr>
  </w:style>
  <w:style w:type="paragraph" w:styleId="TOC3">
    <w:name w:val="toc 3"/>
    <w:basedOn w:val="Normal"/>
    <w:next w:val="Normal"/>
    <w:autoRedefine/>
    <w:uiPriority w:val="39"/>
    <w:unhideWhenUsed/>
    <w:rsid w:val="00C56193"/>
    <w:pPr>
      <w:spacing w:after="100"/>
      <w:ind w:left="420"/>
    </w:pPr>
  </w:style>
  <w:style w:type="character" w:customStyle="1" w:styleId="Heading2Char">
    <w:name w:val="Heading 2 Char"/>
    <w:basedOn w:val="DefaultParagraphFont"/>
    <w:link w:val="Heading2"/>
    <w:uiPriority w:val="9"/>
    <w:rsid w:val="00C56193"/>
    <w:rPr>
      <w:rFonts w:asciiTheme="majorHAnsi" w:eastAsiaTheme="majorEastAsia" w:hAnsiTheme="majorHAnsi" w:cstheme="majorBidi"/>
      <w:color w:val="132040" w:themeColor="accent1" w:themeShade="BF"/>
      <w:sz w:val="26"/>
      <w:szCs w:val="26"/>
      <w:lang w:val="en-IN" w:eastAsia="en-IN"/>
    </w:rPr>
  </w:style>
  <w:style w:type="character" w:customStyle="1" w:styleId="Heading3Char">
    <w:name w:val="Heading 3 Char"/>
    <w:basedOn w:val="DefaultParagraphFont"/>
    <w:link w:val="Heading3"/>
    <w:uiPriority w:val="9"/>
    <w:rsid w:val="00C56193"/>
    <w:rPr>
      <w:rFonts w:ascii="Calibri" w:eastAsia="Calibri" w:hAnsi="Calibri" w:cs="Calibri"/>
      <w:b/>
      <w:bCs/>
      <w:color w:val="1F3864"/>
      <w:lang w:val="en-IN" w:eastAsia="en-IN"/>
    </w:rPr>
  </w:style>
  <w:style w:type="character" w:customStyle="1" w:styleId="Heading4Char">
    <w:name w:val="Heading 4 Char"/>
    <w:basedOn w:val="DefaultParagraphFont"/>
    <w:link w:val="Heading4"/>
    <w:uiPriority w:val="9"/>
    <w:semiHidden/>
    <w:rsid w:val="00C56193"/>
    <w:rPr>
      <w:rFonts w:ascii="Calibri" w:eastAsia="Calibri" w:hAnsi="Calibri" w:cs="Calibri"/>
      <w:i/>
      <w:iCs/>
      <w:color w:val="2E74B5"/>
      <w:sz w:val="21"/>
      <w:szCs w:val="21"/>
      <w:lang w:val="en-IN" w:eastAsia="en-IN"/>
    </w:rPr>
  </w:style>
  <w:style w:type="character" w:customStyle="1" w:styleId="Heading5Char">
    <w:name w:val="Heading 5 Char"/>
    <w:basedOn w:val="DefaultParagraphFont"/>
    <w:link w:val="Heading5"/>
    <w:uiPriority w:val="9"/>
    <w:semiHidden/>
    <w:rsid w:val="00C56193"/>
    <w:rPr>
      <w:rFonts w:ascii="Calibri" w:eastAsia="Calibri" w:hAnsi="Calibri" w:cs="Calibri"/>
      <w:color w:val="2E74B5"/>
      <w:sz w:val="21"/>
      <w:szCs w:val="21"/>
      <w:lang w:val="en-IN" w:eastAsia="en-IN"/>
    </w:rPr>
  </w:style>
  <w:style w:type="character" w:customStyle="1" w:styleId="Heading6Char">
    <w:name w:val="Heading 6 Char"/>
    <w:basedOn w:val="DefaultParagraphFont"/>
    <w:link w:val="Heading6"/>
    <w:uiPriority w:val="9"/>
    <w:semiHidden/>
    <w:rsid w:val="00C56193"/>
    <w:rPr>
      <w:rFonts w:ascii="Calibri" w:eastAsia="Calibri" w:hAnsi="Calibri" w:cs="Calibri"/>
      <w:color w:val="1F4D78"/>
      <w:sz w:val="21"/>
      <w:szCs w:val="21"/>
      <w:lang w:val="en-IN" w:eastAsia="en-IN"/>
    </w:rPr>
  </w:style>
  <w:style w:type="paragraph" w:customStyle="1" w:styleId="Strong1">
    <w:name w:val="Strong1"/>
    <w:qFormat/>
    <w:rsid w:val="00C56193"/>
    <w:pPr>
      <w:spacing w:after="0" w:line="240" w:lineRule="auto"/>
    </w:pPr>
    <w:rPr>
      <w:rFonts w:ascii="Calibri" w:eastAsia="Calibri" w:hAnsi="Calibri" w:cs="Calibri"/>
      <w:b/>
      <w:bCs/>
      <w:color w:val="222831"/>
      <w:sz w:val="21"/>
      <w:szCs w:val="21"/>
      <w:lang w:val="en-IN" w:eastAsia="en-IN"/>
    </w:rPr>
  </w:style>
  <w:style w:type="paragraph" w:styleId="ListParagraph">
    <w:name w:val="List Paragraph"/>
    <w:qFormat/>
    <w:rsid w:val="00C56193"/>
    <w:pPr>
      <w:spacing w:after="0" w:line="240" w:lineRule="auto"/>
    </w:pPr>
    <w:rPr>
      <w:rFonts w:ascii="Calibri" w:eastAsia="Calibri" w:hAnsi="Calibri" w:cs="Calibri"/>
      <w:color w:val="222831"/>
      <w:sz w:val="21"/>
      <w:szCs w:val="21"/>
      <w:lang w:val="en-IN" w:eastAsia="en-IN"/>
    </w:rPr>
  </w:style>
  <w:style w:type="character" w:styleId="FootnoteReference">
    <w:name w:val="footnote reference"/>
    <w:uiPriority w:val="99"/>
    <w:semiHidden/>
    <w:unhideWhenUsed/>
    <w:rsid w:val="00C56193"/>
    <w:rPr>
      <w:vertAlign w:val="superscript"/>
    </w:rPr>
  </w:style>
  <w:style w:type="paragraph" w:styleId="FootnoteText">
    <w:name w:val="footnote text"/>
    <w:link w:val="FootnoteTextChar"/>
    <w:uiPriority w:val="99"/>
    <w:semiHidden/>
    <w:unhideWhenUsed/>
    <w:rsid w:val="00C56193"/>
    <w:pPr>
      <w:spacing w:after="0" w:line="240" w:lineRule="auto"/>
    </w:pPr>
    <w:rPr>
      <w:rFonts w:ascii="Calibri" w:eastAsia="Calibri" w:hAnsi="Calibri" w:cs="Calibri"/>
      <w:color w:val="222831"/>
      <w:sz w:val="20"/>
      <w:szCs w:val="20"/>
      <w:lang w:val="en-IN" w:eastAsia="en-IN"/>
    </w:rPr>
  </w:style>
  <w:style w:type="character" w:customStyle="1" w:styleId="FootnoteTextChar">
    <w:name w:val="Footnote Text Char"/>
    <w:basedOn w:val="DefaultParagraphFont"/>
    <w:link w:val="FootnoteText"/>
    <w:uiPriority w:val="99"/>
    <w:semiHidden/>
    <w:rsid w:val="00C56193"/>
    <w:rPr>
      <w:rFonts w:ascii="Calibri" w:eastAsia="Calibri" w:hAnsi="Calibri" w:cs="Calibri"/>
      <w:color w:val="222831"/>
      <w:sz w:val="20"/>
      <w:szCs w:val="20"/>
      <w:lang w:val="en-IN" w:eastAsia="en-IN"/>
    </w:rPr>
  </w:style>
  <w:style w:type="character" w:styleId="EndnoteReference">
    <w:name w:val="endnote reference"/>
    <w:uiPriority w:val="99"/>
    <w:semiHidden/>
    <w:unhideWhenUsed/>
    <w:rsid w:val="00C56193"/>
    <w:rPr>
      <w:vertAlign w:val="superscript"/>
    </w:rPr>
  </w:style>
  <w:style w:type="paragraph" w:styleId="EndnoteText">
    <w:name w:val="endnote text"/>
    <w:link w:val="EndnoteTextChar"/>
    <w:uiPriority w:val="99"/>
    <w:semiHidden/>
    <w:unhideWhenUsed/>
    <w:rsid w:val="00C56193"/>
    <w:pPr>
      <w:spacing w:after="0" w:line="240" w:lineRule="auto"/>
    </w:pPr>
    <w:rPr>
      <w:rFonts w:ascii="Calibri" w:eastAsia="Calibri" w:hAnsi="Calibri" w:cs="Calibri"/>
      <w:color w:val="222831"/>
      <w:sz w:val="20"/>
      <w:szCs w:val="20"/>
      <w:lang w:val="en-IN" w:eastAsia="en-IN"/>
    </w:rPr>
  </w:style>
  <w:style w:type="character" w:customStyle="1" w:styleId="EndnoteTextChar">
    <w:name w:val="Endnote Text Char"/>
    <w:basedOn w:val="DefaultParagraphFont"/>
    <w:link w:val="EndnoteText"/>
    <w:uiPriority w:val="99"/>
    <w:semiHidden/>
    <w:rsid w:val="00C56193"/>
    <w:rPr>
      <w:rFonts w:ascii="Calibri" w:eastAsia="Calibri" w:hAnsi="Calibri" w:cs="Calibri"/>
      <w:color w:val="222831"/>
      <w:sz w:val="20"/>
      <w:szCs w:val="20"/>
      <w:lang w:val="en-IN" w:eastAsia="en-IN"/>
    </w:rPr>
  </w:style>
  <w:style w:type="paragraph" w:styleId="TOC4">
    <w:name w:val="toc 4"/>
    <w:basedOn w:val="Normal"/>
    <w:next w:val="Normal"/>
    <w:autoRedefine/>
    <w:uiPriority w:val="39"/>
    <w:unhideWhenUsed/>
    <w:rsid w:val="00C56193"/>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C56193"/>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C56193"/>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C56193"/>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C56193"/>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C56193"/>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C56193"/>
    <w:rPr>
      <w:color w:val="605E5C"/>
      <w:shd w:val="clear" w:color="auto" w:fill="E1DFDD"/>
    </w:rPr>
  </w:style>
  <w:style w:type="table" w:styleId="TableGrid">
    <w:name w:val="Table Grid"/>
    <w:basedOn w:val="TableNormal"/>
    <w:uiPriority w:val="59"/>
    <w:rsid w:val="00C56193"/>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C56193"/>
    <w:pPr>
      <w:spacing w:after="200"/>
    </w:pPr>
    <w:rPr>
      <w:rFonts w:ascii="Aptos" w:eastAsiaTheme="minorEastAsia" w:hAnsi="Aptos" w:cstheme="minorBidi"/>
      <w:b/>
      <w:bCs/>
      <w:color w:val="1A2B56" w:themeColor="accent1"/>
      <w:sz w:val="18"/>
      <w:szCs w:val="18"/>
      <w:lang w:val="en-US" w:eastAsia="en-US"/>
    </w:rPr>
  </w:style>
  <w:style w:type="character" w:styleId="CommentReference">
    <w:name w:val="annotation reference"/>
    <w:basedOn w:val="DefaultParagraphFont"/>
    <w:uiPriority w:val="99"/>
    <w:semiHidden/>
    <w:unhideWhenUsed/>
    <w:rsid w:val="00C56193"/>
    <w:rPr>
      <w:sz w:val="16"/>
      <w:szCs w:val="16"/>
    </w:rPr>
  </w:style>
  <w:style w:type="paragraph" w:styleId="CommentText">
    <w:name w:val="annotation text"/>
    <w:basedOn w:val="Normal"/>
    <w:link w:val="CommentTextChar"/>
    <w:uiPriority w:val="99"/>
    <w:unhideWhenUsed/>
    <w:rsid w:val="00C56193"/>
    <w:rPr>
      <w:sz w:val="20"/>
      <w:szCs w:val="20"/>
    </w:rPr>
  </w:style>
  <w:style w:type="character" w:customStyle="1" w:styleId="CommentTextChar">
    <w:name w:val="Comment Text Char"/>
    <w:basedOn w:val="DefaultParagraphFont"/>
    <w:link w:val="CommentText"/>
    <w:uiPriority w:val="99"/>
    <w:rsid w:val="00C56193"/>
    <w:rPr>
      <w:rFonts w:ascii="Calibri" w:eastAsia="Calibri" w:hAnsi="Calibri" w:cs="Calibri"/>
      <w:color w:val="222831"/>
      <w:sz w:val="20"/>
      <w:szCs w:val="20"/>
      <w:lang w:val="en-IN" w:eastAsia="en-IN"/>
    </w:rPr>
  </w:style>
  <w:style w:type="paragraph" w:styleId="CommentSubject">
    <w:name w:val="annotation subject"/>
    <w:basedOn w:val="CommentText"/>
    <w:next w:val="CommentText"/>
    <w:link w:val="CommentSubjectChar"/>
    <w:uiPriority w:val="99"/>
    <w:semiHidden/>
    <w:unhideWhenUsed/>
    <w:rsid w:val="00C56193"/>
    <w:rPr>
      <w:b/>
      <w:bCs/>
    </w:rPr>
  </w:style>
  <w:style w:type="character" w:customStyle="1" w:styleId="CommentSubjectChar">
    <w:name w:val="Comment Subject Char"/>
    <w:basedOn w:val="CommentTextChar"/>
    <w:link w:val="CommentSubject"/>
    <w:uiPriority w:val="99"/>
    <w:semiHidden/>
    <w:rsid w:val="00C56193"/>
    <w:rPr>
      <w:rFonts w:ascii="Calibri" w:eastAsia="Calibri" w:hAnsi="Calibri" w:cs="Calibri"/>
      <w:b/>
      <w:bCs/>
      <w:color w:val="222831"/>
      <w:sz w:val="20"/>
      <w:szCs w:val="20"/>
      <w:lang w:val="en-IN" w:eastAsia="en-IN"/>
    </w:rPr>
  </w:style>
  <w:style w:type="paragraph" w:styleId="Revision">
    <w:name w:val="Revision"/>
    <w:hidden/>
    <w:uiPriority w:val="99"/>
    <w:semiHidden/>
    <w:rsid w:val="00C56193"/>
    <w:pPr>
      <w:spacing w:after="0" w:line="240" w:lineRule="auto"/>
    </w:pPr>
    <w:rPr>
      <w:rFonts w:ascii="Calibri" w:eastAsia="Calibri" w:hAnsi="Calibri" w:cs="Calibri"/>
      <w:color w:val="222831"/>
      <w:sz w:val="21"/>
      <w:szCs w:val="21"/>
      <w:lang w:val="en-IN" w:eastAsia="en-IN"/>
    </w:rPr>
  </w:style>
  <w:style w:type="character" w:styleId="FollowedHyperlink">
    <w:name w:val="FollowedHyperlink"/>
    <w:basedOn w:val="DefaultParagraphFont"/>
    <w:uiPriority w:val="99"/>
    <w:semiHidden/>
    <w:unhideWhenUsed/>
    <w:rsid w:val="00C56193"/>
    <w:rPr>
      <w:color w:val="262E30" w:themeColor="followedHyperlink"/>
      <w:u w:val="single"/>
    </w:rPr>
  </w:style>
  <w:style w:type="character" w:styleId="PageNumber">
    <w:name w:val="page number"/>
    <w:basedOn w:val="DefaultParagraphFont"/>
    <w:uiPriority w:val="99"/>
    <w:semiHidden/>
    <w:unhideWhenUsed/>
    <w:rsid w:val="00C561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hausl.sharepoint.com/:w:/r/sites/CTG-Architecture/Shared%20Documents/EA%20Reference%20Docs/EA%20Reference%20Docs%20(Final)/ChArch-EAPrinciples.docx?d=w6dcb2f4cc77348159505d7501241ca26&amp;csf=1&amp;web=1&amp;e=5UY1Gn" TargetMode="External"/><Relationship Id="rId21" Type="http://schemas.openxmlformats.org/officeDocument/2006/relationships/hyperlink" Target="https://chausl.sharepoint.com/:w:/r/sites/CTG-Architecture/Shared%20Documents/EA%20Reference%20Docs/EA%20Reference%20Docs%20(Final)/ChArch-EAPrinciples.docx?d=w6dcb2f4cc77348159505d7501241ca26&amp;csf=1&amp;web=1&amp;e=5UY1Gn" TargetMode="External"/><Relationship Id="rId42" Type="http://schemas.openxmlformats.org/officeDocument/2006/relationships/image" Target="media/image13.png"/><Relationship Id="rId47" Type="http://schemas.openxmlformats.org/officeDocument/2006/relationships/image" Target="media/image18.png"/><Relationship Id="rId63" Type="http://schemas.openxmlformats.org/officeDocument/2006/relationships/image" Target="media/image34.png"/><Relationship Id="rId68" Type="http://schemas.openxmlformats.org/officeDocument/2006/relationships/image" Target="media/image39.png"/><Relationship Id="rId84" Type="http://schemas.openxmlformats.org/officeDocument/2006/relationships/image" Target="media/image55.png"/><Relationship Id="rId89" Type="http://schemas.openxmlformats.org/officeDocument/2006/relationships/image" Target="media/image60.png"/><Relationship Id="rId16" Type="http://schemas.openxmlformats.org/officeDocument/2006/relationships/hyperlink" Target="https://chausl.sharepoint.com/:w:/r/sites/CTG-Architecture/Shared%20Documents/EA%20Reference%20Docs/EA%20Reference%20Docs%20(Final)/ChArch-EAPrinciples.docx?d=w6dcb2f4cc77348159505d7501241ca26&amp;csf=1&amp;web=1&amp;e=5UY1Gn" TargetMode="External"/><Relationship Id="rId107" Type="http://schemas.openxmlformats.org/officeDocument/2006/relationships/fontTable" Target="fontTable.xml"/><Relationship Id="rId11" Type="http://schemas.openxmlformats.org/officeDocument/2006/relationships/image" Target="media/image1.png"/><Relationship Id="rId32" Type="http://schemas.openxmlformats.org/officeDocument/2006/relationships/image" Target="media/image3.png"/><Relationship Id="rId37" Type="http://schemas.openxmlformats.org/officeDocument/2006/relationships/image" Target="media/image8.png"/><Relationship Id="rId53" Type="http://schemas.openxmlformats.org/officeDocument/2006/relationships/image" Target="media/image24.png"/><Relationship Id="rId58" Type="http://schemas.openxmlformats.org/officeDocument/2006/relationships/image" Target="media/image29.png"/><Relationship Id="rId74" Type="http://schemas.openxmlformats.org/officeDocument/2006/relationships/image" Target="media/image45.png"/><Relationship Id="rId79" Type="http://schemas.openxmlformats.org/officeDocument/2006/relationships/image" Target="media/image50.png"/><Relationship Id="rId102" Type="http://schemas.openxmlformats.org/officeDocument/2006/relationships/hyperlink" Target="https://chausl.sharepoint.com/:w:/r/sites/CTG-Architecture/Shared%20Documents/EA%20Reference%20Docs/EA%20Reference%20Docs%20(Final)/ChArch-EAPrinciples.docx?d=w6dcb2f4cc77348159505d7501241ca26&amp;csf=1&amp;web=1&amp;e=xYpOVC" TargetMode="External"/><Relationship Id="rId5" Type="http://schemas.openxmlformats.org/officeDocument/2006/relationships/numbering" Target="numbering.xml"/><Relationship Id="rId90" Type="http://schemas.openxmlformats.org/officeDocument/2006/relationships/image" Target="media/image61.png"/><Relationship Id="rId95" Type="http://schemas.openxmlformats.org/officeDocument/2006/relationships/hyperlink" Target="https://chausl.sharepoint.com/:w:/r/sites/CTG-Architecture/_layouts/15/Doc.aspx?sourcedoc=%7B5EEC2748-8029-4572-8392-85AD89C5FE8B%7D&amp;file=ChArch-EAPrinciples.docx&amp;action=default&amp;mobileredirect=true" TargetMode="External"/><Relationship Id="rId22" Type="http://schemas.openxmlformats.org/officeDocument/2006/relationships/hyperlink" Target="https://chausl.sharepoint.com/:w:/r/sites/CTG-Architecture/Shared%20Documents/EA%20Reference%20Docs/EA%20Reference%20Docs%20(Final)/ChArch-EAPrinciples.docx?d=w6dcb2f4cc77348159505d7501241ca26&amp;csf=1&amp;web=1&amp;e=5UY1Gn" TargetMode="External"/><Relationship Id="rId27" Type="http://schemas.openxmlformats.org/officeDocument/2006/relationships/hyperlink" Target="https://chausl.sharepoint.com/:w:/r/sites/CTG-Architecture/Shared%20Documents/Strategy/Enterprise%20Principles/ChArch-EAPrinciples.docx?d=w5eec274880294572839285ad89c5fe8b&amp;csf=1&amp;web=1&amp;e=EFO0e3" TargetMode="External"/><Relationship Id="rId43" Type="http://schemas.openxmlformats.org/officeDocument/2006/relationships/image" Target="media/image14.png"/><Relationship Id="rId48" Type="http://schemas.openxmlformats.org/officeDocument/2006/relationships/image" Target="media/image19.png"/><Relationship Id="rId64" Type="http://schemas.openxmlformats.org/officeDocument/2006/relationships/image" Target="media/image35.png"/><Relationship Id="rId69" Type="http://schemas.openxmlformats.org/officeDocument/2006/relationships/image" Target="media/image40.png"/><Relationship Id="rId80" Type="http://schemas.openxmlformats.org/officeDocument/2006/relationships/image" Target="media/image51.png"/><Relationship Id="rId85" Type="http://schemas.openxmlformats.org/officeDocument/2006/relationships/image" Target="media/image56.png"/><Relationship Id="rId12" Type="http://schemas.openxmlformats.org/officeDocument/2006/relationships/comments" Target="comments.xml"/><Relationship Id="rId17" Type="http://schemas.openxmlformats.org/officeDocument/2006/relationships/hyperlink" Target="https://chausl.sharepoint.com/:w:/r/sites/CTG-Architecture/Shared%20Documents/EA%20Reference%20Docs/EA%20Reference%20Docs%20(Final)/ChArch-EAPrinciples.docx?d=w6dcb2f4cc77348159505d7501241ca26&amp;csf=1&amp;web=1&amp;e=5UY1Gn" TargetMode="External"/><Relationship Id="rId33" Type="http://schemas.openxmlformats.org/officeDocument/2006/relationships/image" Target="media/image4.jpg"/><Relationship Id="rId38" Type="http://schemas.openxmlformats.org/officeDocument/2006/relationships/image" Target="media/image9.png"/><Relationship Id="rId59" Type="http://schemas.openxmlformats.org/officeDocument/2006/relationships/image" Target="media/image30.png"/><Relationship Id="rId103" Type="http://schemas.openxmlformats.org/officeDocument/2006/relationships/hyperlink" Target="https://chausl.sharepoint.com/:w:/r/sites/CTG-Architecture/Shared%20Documents/EA%20Reference%20Docs/EA%20Reference%20Docs%20(Final)/Architecture%20Principles.docx?d=w80dd91a25cd24c93b2d96be75c42a7b6&amp;csf=1&amp;web=1&amp;e=WBzyH3" TargetMode="External"/><Relationship Id="rId108" Type="http://schemas.microsoft.com/office/2011/relationships/people" Target="people.xml"/><Relationship Id="rId54" Type="http://schemas.openxmlformats.org/officeDocument/2006/relationships/image" Target="media/image25.png"/><Relationship Id="rId70" Type="http://schemas.openxmlformats.org/officeDocument/2006/relationships/image" Target="media/image41.png"/><Relationship Id="rId75" Type="http://schemas.openxmlformats.org/officeDocument/2006/relationships/image" Target="media/image46.png"/><Relationship Id="rId91" Type="http://schemas.openxmlformats.org/officeDocument/2006/relationships/hyperlink" Target="https://chausl.sharepoint.com/:w:/r/sites/CTG-Architecture/_layouts/15/Doc.aspx?sourcedoc=%7B5EEC2748-8029-4572-8392-85AD89C5FE8B%7D&amp;file=ChArch-EAPrinciples.docx&amp;action=default&amp;mobileredirect=true" TargetMode="External"/><Relationship Id="rId96" Type="http://schemas.openxmlformats.org/officeDocument/2006/relationships/hyperlink" Target="https://chausl.sharepoint.com/:w:/r/sites/CTG-Architecture/_layouts/15/Doc.aspx?sourcedoc=%7B5EEC2748-8029-4572-8392-85AD89C5FE8B%7D&amp;file=ChArch-EAPrinciples.docx&amp;action=default&amp;mobileredirect=true" TargetMode="External"/><Relationship Id="rId1" Type="http://schemas.openxmlformats.org/officeDocument/2006/relationships/customXml" Target="../customXml/item1.xml"/><Relationship Id="rId6"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hyperlink" Target="https://chausl.sharepoint.com/:w:/r/sites/CTG-Architecture/Shared%20Documents/EA%20Reference%20Docs/EA%20Reference%20Docs%20(Final)/ChArch-EAPrinciples.docx?d=w6dcb2f4cc77348159505d7501241ca26&amp;csf=1&amp;web=1&amp;e=5UY1Gn" TargetMode="External"/><Relationship Id="rId28" Type="http://schemas.openxmlformats.org/officeDocument/2006/relationships/hyperlink" Target="https://chausl.sharepoint.com/:w:/r/sites/CTG-Architecture/_layouts/15/Doc.aspx?sourcedoc=%7B29B67805-87A2-4DDE-8E15-0BA28F0D0BE0%7D&amp;file=ChArch-EngineeringStandards-AIS.docx&amp;action=default&amp;mobileredirect=true" TargetMode="External"/><Relationship Id="rId36" Type="http://schemas.openxmlformats.org/officeDocument/2006/relationships/image" Target="media/image7.png"/><Relationship Id="rId49" Type="http://schemas.openxmlformats.org/officeDocument/2006/relationships/image" Target="media/image20.png"/><Relationship Id="rId57" Type="http://schemas.openxmlformats.org/officeDocument/2006/relationships/image" Target="media/image28.png"/><Relationship Id="rId106" Type="http://schemas.openxmlformats.org/officeDocument/2006/relationships/header" Target="header1.xml"/><Relationship Id="rId10" Type="http://schemas.openxmlformats.org/officeDocument/2006/relationships/endnotes" Target="endnotes.xml"/><Relationship Id="rId31" Type="http://schemas.openxmlformats.org/officeDocument/2006/relationships/package" Target="embeddings/Microsoft_Visio_Drawing.vsdx"/><Relationship Id="rId44" Type="http://schemas.openxmlformats.org/officeDocument/2006/relationships/image" Target="media/image15.png"/><Relationship Id="rId52" Type="http://schemas.openxmlformats.org/officeDocument/2006/relationships/image" Target="media/image23.png"/><Relationship Id="rId60" Type="http://schemas.openxmlformats.org/officeDocument/2006/relationships/image" Target="media/image31.png"/><Relationship Id="rId65" Type="http://schemas.openxmlformats.org/officeDocument/2006/relationships/image" Target="media/image36.png"/><Relationship Id="rId73" Type="http://schemas.openxmlformats.org/officeDocument/2006/relationships/image" Target="media/image44.png"/><Relationship Id="rId78" Type="http://schemas.openxmlformats.org/officeDocument/2006/relationships/image" Target="media/image49.png"/><Relationship Id="rId81" Type="http://schemas.openxmlformats.org/officeDocument/2006/relationships/image" Target="media/image52.png"/><Relationship Id="rId86" Type="http://schemas.openxmlformats.org/officeDocument/2006/relationships/image" Target="media/image57.png"/><Relationship Id="rId94" Type="http://schemas.openxmlformats.org/officeDocument/2006/relationships/hyperlink" Target="https://chausl.sharepoint.com/:w:/r/sites/CTG-Architecture/_layouts/15/Doc.aspx?sourcedoc=%7B5EEC2748-8029-4572-8392-85AD89C5FE8B%7D&amp;file=ChArch-EAPrinciples.docx&amp;action=default&amp;mobileredirect=true" TargetMode="External"/><Relationship Id="rId99" Type="http://schemas.openxmlformats.org/officeDocument/2006/relationships/hyperlink" Target="https://chausl.sharepoint.com/:w:/r/sites/CTG-Architecture/Shared%20Documents/Strategy/Enterprise%20Principles/ChArch-EntDevOpsPrinciples.docx?d=w33ba63b46e74486c808356941d08c14c&amp;csf=1&amp;web=1&amp;e=lrr4tK" TargetMode="External"/><Relationship Id="rId101" Type="http://schemas.openxmlformats.org/officeDocument/2006/relationships/image" Target="media/image63.jpg"/><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hyperlink" Target="https://chausl.sharepoint.com/:w:/r/sites/CTG-Architecture/Shared%20Documents/EA%20Reference%20Docs/EA%20Reference%20Docs%20(Final)/ChArch-EAPrinciples.docx?d=w6dcb2f4cc77348159505d7501241ca26&amp;csf=1&amp;web=1&amp;e=5UY1Gn" TargetMode="External"/><Relationship Id="rId39" Type="http://schemas.openxmlformats.org/officeDocument/2006/relationships/image" Target="media/image10.png"/><Relationship Id="rId109" Type="http://schemas.openxmlformats.org/officeDocument/2006/relationships/theme" Target="theme/theme1.xml"/><Relationship Id="rId34" Type="http://schemas.openxmlformats.org/officeDocument/2006/relationships/image" Target="media/image5.png"/><Relationship Id="rId50" Type="http://schemas.openxmlformats.org/officeDocument/2006/relationships/image" Target="media/image21.png"/><Relationship Id="rId55" Type="http://schemas.openxmlformats.org/officeDocument/2006/relationships/image" Target="media/image26.png"/><Relationship Id="rId76" Type="http://schemas.openxmlformats.org/officeDocument/2006/relationships/image" Target="media/image47.png"/><Relationship Id="rId97" Type="http://schemas.openxmlformats.org/officeDocument/2006/relationships/hyperlink" Target="https://chausl.sharepoint.com/:w:/r/sites/CTG-Architecture/_layouts/15/Doc.aspx?sourcedoc=%7B5EEC2748-8029-4572-8392-85AD89C5FE8B%7D&amp;file=ChArch-EAPrinciples.docx&amp;action=default&amp;mobileredirect=true" TargetMode="External"/><Relationship Id="rId104" Type="http://schemas.openxmlformats.org/officeDocument/2006/relationships/hyperlink" Target="https://chausl.sharepoint.com/:w:/r/sites/CTG-Architecture/Shared%20Documents/Strategy/Engineering%20Standards/ChArch-EngineeringStandards-AIS.docx?d=w29b6780587a24dde8e150ba28f0d0be0&amp;csf=1&amp;web=1&amp;e=emXe51" TargetMode="External"/><Relationship Id="rId7" Type="http://schemas.openxmlformats.org/officeDocument/2006/relationships/settings" Target="settings.xml"/><Relationship Id="rId71" Type="http://schemas.openxmlformats.org/officeDocument/2006/relationships/image" Target="media/image42.png"/><Relationship Id="rId92" Type="http://schemas.openxmlformats.org/officeDocument/2006/relationships/hyperlink" Target="https://chausl.sharepoint.com/:w:/r/sites/CTG-Architecture/_layouts/15/Doc.aspx?sourcedoc=%7B5EEC2748-8029-4572-8392-85AD89C5FE8B%7D&amp;file=ChArch-EAPrinciples.docx&amp;action=default&amp;mobileredirect=true" TargetMode="External"/><Relationship Id="rId2" Type="http://schemas.openxmlformats.org/officeDocument/2006/relationships/customXml" Target="../customXml/item2.xml"/><Relationship Id="rId29" Type="http://schemas.openxmlformats.org/officeDocument/2006/relationships/hyperlink" Target="https://chausl.sharepoint.com/:w:/r/sites/CTG-Architecture/_layouts/15/Doc.aspx?sourcedoc=%7B5EEC2748-8029-4572-8392-85AD89C5FE8B%7D&amp;file=ChArch-EAPrinciples.docx&amp;action=default&amp;mobileredirect=true" TargetMode="External"/><Relationship Id="rId24" Type="http://schemas.openxmlformats.org/officeDocument/2006/relationships/hyperlink" Target="https://chausl.sharepoint.com/:w:/r/sites/CTG-Architecture/Shared%20Documents/EA%20Reference%20Docs/EA%20Reference%20Docs%20(Final)/ChArch-EAPrinciples.docx?d=w6dcb2f4cc77348159505d7501241ca26&amp;csf=1&amp;web=1&amp;e=5UY1Gn" TargetMode="External"/><Relationship Id="rId40" Type="http://schemas.openxmlformats.org/officeDocument/2006/relationships/image" Target="media/image11.png"/><Relationship Id="rId45" Type="http://schemas.openxmlformats.org/officeDocument/2006/relationships/image" Target="media/image16.png"/><Relationship Id="rId66" Type="http://schemas.openxmlformats.org/officeDocument/2006/relationships/image" Target="media/image37.png"/><Relationship Id="rId87" Type="http://schemas.openxmlformats.org/officeDocument/2006/relationships/image" Target="media/image58.png"/><Relationship Id="rId61" Type="http://schemas.openxmlformats.org/officeDocument/2006/relationships/image" Target="media/image32.png"/><Relationship Id="rId82" Type="http://schemas.openxmlformats.org/officeDocument/2006/relationships/image" Target="media/image53.png"/><Relationship Id="rId19" Type="http://schemas.openxmlformats.org/officeDocument/2006/relationships/hyperlink" Target="https://chausl.sharepoint.com/:w:/r/sites/CTG-Architecture/Shared%20Documents/EA%20Reference%20Docs/EA%20Reference%20Docs%20(Final)/ChArch-EAPrinciples.docx?d=w6dcb2f4cc77348159505d7501241ca26&amp;csf=1&amp;web=1&amp;e=5UY1Gn" TargetMode="External"/><Relationship Id="rId14" Type="http://schemas.microsoft.com/office/2016/09/relationships/commentsIds" Target="commentsIds.xml"/><Relationship Id="rId30" Type="http://schemas.openxmlformats.org/officeDocument/2006/relationships/image" Target="media/image2.emf"/><Relationship Id="rId35" Type="http://schemas.openxmlformats.org/officeDocument/2006/relationships/image" Target="media/image6.png"/><Relationship Id="rId56" Type="http://schemas.openxmlformats.org/officeDocument/2006/relationships/image" Target="media/image27.png"/><Relationship Id="rId77" Type="http://schemas.openxmlformats.org/officeDocument/2006/relationships/image" Target="media/image48.png"/><Relationship Id="rId100" Type="http://schemas.openxmlformats.org/officeDocument/2006/relationships/image" Target="media/image62.jpg"/><Relationship Id="rId105" Type="http://schemas.openxmlformats.org/officeDocument/2006/relationships/image" Target="media/image64.png"/><Relationship Id="rId8" Type="http://schemas.openxmlformats.org/officeDocument/2006/relationships/webSettings" Target="webSettings.xml"/><Relationship Id="rId51" Type="http://schemas.openxmlformats.org/officeDocument/2006/relationships/image" Target="media/image22.png"/><Relationship Id="rId72" Type="http://schemas.openxmlformats.org/officeDocument/2006/relationships/image" Target="media/image43.png"/><Relationship Id="rId93" Type="http://schemas.openxmlformats.org/officeDocument/2006/relationships/hyperlink" Target="https://chausl.sharepoint.com/:w:/r/sites/CTG-Architecture/_layouts/15/Doc.aspx?sourcedoc=%7B29B67805-87A2-4DDE-8E15-0BA28F0D0BE0%7D&amp;file=ChArch-EngineeringStandards-AIS.docx&amp;action=default&amp;mobileredirect=true" TargetMode="External"/><Relationship Id="rId98" Type="http://schemas.openxmlformats.org/officeDocument/2006/relationships/hyperlink" Target="https://chausl.sharepoint.com/:w:/r/sites/CTG-Architecture/_layouts/15/Doc.aspx?sourcedoc=%7B29B67805-87A2-4DDE-8E15-0BA28F0D0BE0%7D&amp;file=ChArch-EngineeringStandards-AIS.docx&amp;action=default&amp;mobileredirect=true" TargetMode="External"/><Relationship Id="rId3" Type="http://schemas.openxmlformats.org/officeDocument/2006/relationships/customXml" Target="../customXml/item3.xml"/><Relationship Id="rId25" Type="http://schemas.openxmlformats.org/officeDocument/2006/relationships/hyperlink" Target="https://chausl.sharepoint.com/:w:/r/sites/CTG-Architecture/Shared%20Documents/EA%20Reference%20Docs/EA%20Reference%20Docs%20(Final)/ChArch-EAPrinciples.docx?d=w6dcb2f4cc77348159505d7501241ca26&amp;csf=1&amp;web=1&amp;e=5UY1Gn" TargetMode="External"/><Relationship Id="rId46" Type="http://schemas.openxmlformats.org/officeDocument/2006/relationships/image" Target="media/image17.png"/><Relationship Id="rId67" Type="http://schemas.openxmlformats.org/officeDocument/2006/relationships/image" Target="media/image38.png"/><Relationship Id="rId20" Type="http://schemas.openxmlformats.org/officeDocument/2006/relationships/hyperlink" Target="https://chausl.sharepoint.com/:w:/r/sites/CTG-Architecture/Shared%20Documents/EA%20Reference%20Docs/EA%20Reference%20Docs%20(Final)/ChArch-EAPrinciples.docx?d=w6dcb2f4cc77348159505d7501241ca26&amp;csf=1&amp;web=1&amp;e=5UY1Gn" TargetMode="External"/><Relationship Id="rId41" Type="http://schemas.openxmlformats.org/officeDocument/2006/relationships/image" Target="media/image12.png"/><Relationship Id="rId62" Type="http://schemas.openxmlformats.org/officeDocument/2006/relationships/image" Target="media/image33.png"/><Relationship Id="rId83" Type="http://schemas.openxmlformats.org/officeDocument/2006/relationships/image" Target="media/image54.png"/><Relationship Id="rId88" Type="http://schemas.openxmlformats.org/officeDocument/2006/relationships/image" Target="media/image59.png"/></Relationships>
</file>

<file path=word/_rels/header1.xml.rels><?xml version="1.0" encoding="UTF-8" standalone="yes"?>
<Relationships xmlns="http://schemas.openxmlformats.org/package/2006/relationships"><Relationship Id="rId2" Type="http://schemas.openxmlformats.org/officeDocument/2006/relationships/image" Target="media/image66.png"/><Relationship Id="rId1" Type="http://schemas.openxmlformats.org/officeDocument/2006/relationships/image" Target="media/image65.png"/></Relationships>
</file>

<file path=word/_rels/settings.xml.rels><?xml version="1.0" encoding="UTF-8" standalone="yes"?>
<Relationships xmlns="http://schemas.openxmlformats.org/package/2006/relationships"><Relationship Id="rId1" Type="http://schemas.openxmlformats.org/officeDocument/2006/relationships/attachedTemplate" Target="https://chausl.sharepoint.com/sites/ChaucerTemplates/ChaucerTemplates/Chaucer_Word%20template.dotx" TargetMode="External"/></Relationships>
</file>

<file path=word/theme/theme1.xml><?xml version="1.0" encoding="utf-8"?>
<a:theme xmlns:a="http://schemas.openxmlformats.org/drawingml/2006/main" name="Office Theme">
  <a:themeElements>
    <a:clrScheme name="Chaucer">
      <a:dk1>
        <a:srgbClr val="000000"/>
      </a:dk1>
      <a:lt1>
        <a:srgbClr val="FFFFFF"/>
      </a:lt1>
      <a:dk2>
        <a:srgbClr val="1A2B56"/>
      </a:dk2>
      <a:lt2>
        <a:srgbClr val="005A8A"/>
      </a:lt2>
      <a:accent1>
        <a:srgbClr val="1A2B56"/>
      </a:accent1>
      <a:accent2>
        <a:srgbClr val="6DABE4"/>
      </a:accent2>
      <a:accent3>
        <a:srgbClr val="7C98AB"/>
      </a:accent3>
      <a:accent4>
        <a:srgbClr val="0096A9"/>
      </a:accent4>
      <a:accent5>
        <a:srgbClr val="0032E4"/>
      </a:accent5>
      <a:accent6>
        <a:srgbClr val="57C9E8"/>
      </a:accent6>
      <a:hlink>
        <a:srgbClr val="000000"/>
      </a:hlink>
      <a:folHlink>
        <a:srgbClr val="262E30"/>
      </a:folHlink>
    </a:clrScheme>
    <a:fontScheme name="Chaucer">
      <a:majorFont>
        <a:latin typeface="Regular"/>
        <a:ea typeface=""/>
        <a:cs typeface=""/>
      </a:majorFont>
      <a:minorFont>
        <a:latin typeface="Noe Tex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F827DCD3E757B41BA7C0EC1CC8AA8C4" ma:contentTypeVersion="4" ma:contentTypeDescription="Create a new document." ma:contentTypeScope="" ma:versionID="addc8d5c86ad31b518a3dead28bcabfd">
  <xsd:schema xmlns:xsd="http://www.w3.org/2001/XMLSchema" xmlns:xs="http://www.w3.org/2001/XMLSchema" xmlns:p="http://schemas.microsoft.com/office/2006/metadata/properties" xmlns:ns2="688cfa7c-a8e9-4331-8c94-0a5469fa60f2" targetNamespace="http://schemas.microsoft.com/office/2006/metadata/properties" ma:root="true" ma:fieldsID="e89260f95706971919ee0ee42a61ed36" ns2:_="">
    <xsd:import namespace="688cfa7c-a8e9-4331-8c94-0a5469fa60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cfa7c-a8e9-4331-8c94-0a5469fa60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3DFA38-A120-4009-855A-30B4D5284727}">
  <ds:schemaRefs>
    <ds:schemaRef ds:uri="http://schemas.microsoft.com/sharepoint/v3/contenttype/forms"/>
  </ds:schemaRefs>
</ds:datastoreItem>
</file>

<file path=customXml/itemProps2.xml><?xml version="1.0" encoding="utf-8"?>
<ds:datastoreItem xmlns:ds="http://schemas.openxmlformats.org/officeDocument/2006/customXml" ds:itemID="{AE3A9338-9B63-412F-A680-58B28C8D94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cfa7c-a8e9-4331-8c94-0a5469fa60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43FA725-6C45-40BA-AEC2-C4C6CD03E78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27C69BC-996B-40CD-B077-A789F9A3A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Chaucer_Word%20template</Template>
  <TotalTime>56</TotalTime>
  <Pages>55</Pages>
  <Words>20900</Words>
  <Characters>122894</Characters>
  <Application>Microsoft Office Word</Application>
  <DocSecurity>0</DocSecurity>
  <Lines>3321</Lines>
  <Paragraphs>2114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Puneet Kumar - Chaucer</dc:creator>
  <cp:keywords/>
  <dc:description/>
  <cp:lastModifiedBy>Puneet Kumar - Chaucer</cp:lastModifiedBy>
  <cp:revision>17</cp:revision>
  <dcterms:created xsi:type="dcterms:W3CDTF">2026-09-09T11:16:00Z</dcterms:created>
  <dcterms:modified xsi:type="dcterms:W3CDTF">2026-09-09T12:16:00Z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0x0101001F827DCD3E757B41BA7C0EC1CC8AA8C4</vt:lpwstr>
  </property>
  <property fmtid="{D5CDD505-2E9C-101B-9397-08002B2CF9AE}" pid="3" name="MSIP_Label_66034dab-5829-4c7a-a87e-18a6fc150b18_Enabled">
    <vt:lpwstr>true</vt:lpwstr>
  </property>
  <property fmtid="{D5CDD505-2E9C-101B-9397-08002B2CF9AE}" pid="4" name="MSIP_Label_66034dab-5829-4c7a-a87e-18a6fc150b18_SetDate">
    <vt:lpwstr>2026-09-09T11:27:54Z</vt:lpwstr>
  </property>
  <property fmtid="{D5CDD505-2E9C-101B-9397-08002B2CF9AE}" pid="5" name="MSIP_Label_66034dab-5829-4c7a-a87e-18a6fc150b18_Method">
    <vt:lpwstr>Standard</vt:lpwstr>
  </property>
  <property fmtid="{D5CDD505-2E9C-101B-9397-08002B2CF9AE}" pid="6" name="MSIP_Label_66034dab-5829-4c7a-a87e-18a6fc150b18_Name">
    <vt:lpwstr>Internal</vt:lpwstr>
  </property>
  <property fmtid="{D5CDD505-2E9C-101B-9397-08002B2CF9AE}" pid="7" name="MSIP_Label_66034dab-5829-4c7a-a87e-18a6fc150b18_SiteId">
    <vt:lpwstr>7c2d3141-755f-485a-aaae-ca6b3055ca0c</vt:lpwstr>
  </property>
  <property fmtid="{D5CDD505-2E9C-101B-9397-08002B2CF9AE}" pid="8" name="MSIP_Label_66034dab-5829-4c7a-a87e-18a6fc150b18_ActionId">
    <vt:lpwstr>b8e5d3a5-6fc1-49c9-8ce7-b1327db682e3</vt:lpwstr>
  </property>
  <property fmtid="{D5CDD505-2E9C-101B-9397-08002B2CF9AE}" pid="9" name="MSIP_Label_66034dab-5829-4c7a-a87e-18a6fc150b18_ContentBits">
    <vt:lpwstr>0</vt:lpwstr>
  </property>
  <property fmtid="{D5CDD505-2E9C-101B-9397-08002B2CF9AE}" pid="10" name="MSIP_Label_66034dab-5829-4c7a-a87e-18a6fc150b18_Tag">
    <vt:lpwstr>10, 3, 0, 1</vt:lpwstr>
  </property>
</Properties>
</file>