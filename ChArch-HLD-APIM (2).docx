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8106" w14:textId="77777777" w:rsidR="00F550E5" w:rsidRPr="00167A4D" w:rsidRDefault="00F550E5" w:rsidP="00F550E5">
      <w:pPr>
        <w:pStyle w:val="Title"/>
        <w:framePr w:wrap="around"/>
        <w:rPr>
          <w:rFonts w:asciiTheme="minorHAnsi" w:hAnsiTheme="minorHAnsi" w:hint="eastAsia"/>
        </w:rPr>
      </w:pPr>
    </w:p>
    <w:p w14:paraId="237A990D" w14:textId="77777777" w:rsidR="00F550E5" w:rsidRPr="00AC7387" w:rsidRDefault="00F550E5" w:rsidP="00F550E5">
      <w:pPr>
        <w:rPr>
          <w:rFonts w:asciiTheme="minorHAnsi" w:hAnsiTheme="minorHAnsi"/>
        </w:rPr>
      </w:pPr>
    </w:p>
    <w:p w14:paraId="314E4158" w14:textId="77777777" w:rsidR="00F550E5" w:rsidRPr="00AC7387" w:rsidRDefault="00F550E5" w:rsidP="00F550E5">
      <w:pPr>
        <w:rPr>
          <w:rFonts w:asciiTheme="minorHAnsi" w:hAnsiTheme="minorHAnsi"/>
        </w:rPr>
      </w:pPr>
    </w:p>
    <w:p w14:paraId="222D9A99" w14:textId="77777777" w:rsidR="00F550E5" w:rsidRPr="00AC7387" w:rsidRDefault="00F550E5" w:rsidP="00F550E5">
      <w:pPr>
        <w:rPr>
          <w:rFonts w:asciiTheme="minorHAnsi" w:hAnsiTheme="minorHAnsi"/>
        </w:rPr>
      </w:pPr>
    </w:p>
    <w:p w14:paraId="4A9099F3" w14:textId="77777777" w:rsidR="00F550E5" w:rsidRPr="00AC7387" w:rsidRDefault="00F550E5" w:rsidP="00F550E5">
      <w:pPr>
        <w:rPr>
          <w:rFonts w:asciiTheme="minorHAnsi" w:hAnsiTheme="minorHAnsi"/>
        </w:rPr>
      </w:pPr>
    </w:p>
    <w:p w14:paraId="286EEC3A" w14:textId="77777777" w:rsidR="00F550E5" w:rsidRPr="00AC7387" w:rsidRDefault="00F550E5" w:rsidP="00F550E5">
      <w:pPr>
        <w:rPr>
          <w:rFonts w:asciiTheme="minorHAnsi" w:hAnsiTheme="minorHAnsi"/>
        </w:rPr>
      </w:pPr>
    </w:p>
    <w:p w14:paraId="42692498" w14:textId="77777777" w:rsidR="00F550E5" w:rsidRPr="00AC7387" w:rsidRDefault="00F550E5" w:rsidP="00F550E5">
      <w:pPr>
        <w:rPr>
          <w:rFonts w:asciiTheme="minorHAnsi" w:hAnsiTheme="minorHAnsi"/>
        </w:rPr>
      </w:pPr>
    </w:p>
    <w:p w14:paraId="56ADA58C" w14:textId="77777777" w:rsidR="00F550E5" w:rsidRPr="00AC7387" w:rsidRDefault="00F550E5" w:rsidP="00F550E5">
      <w:pPr>
        <w:rPr>
          <w:rFonts w:asciiTheme="minorHAnsi" w:hAnsiTheme="minorHAnsi"/>
        </w:rPr>
      </w:pPr>
    </w:p>
    <w:p w14:paraId="5EB4CCE4" w14:textId="77777777" w:rsidR="00F550E5" w:rsidRPr="00AC7387" w:rsidRDefault="00F550E5" w:rsidP="00F550E5">
      <w:pPr>
        <w:rPr>
          <w:rFonts w:asciiTheme="minorHAnsi" w:hAnsiTheme="minorHAnsi"/>
        </w:rPr>
      </w:pPr>
    </w:p>
    <w:p w14:paraId="59252948" w14:textId="77777777" w:rsidR="00F550E5" w:rsidRPr="00AC7387" w:rsidRDefault="00F550E5" w:rsidP="00F550E5">
      <w:pPr>
        <w:rPr>
          <w:rFonts w:asciiTheme="minorHAnsi" w:hAnsiTheme="minorHAnsi"/>
        </w:rPr>
      </w:pPr>
    </w:p>
    <w:p w14:paraId="01ADA2ED" w14:textId="77777777" w:rsidR="00F550E5" w:rsidRPr="00AC7387" w:rsidRDefault="00F550E5" w:rsidP="00F550E5">
      <w:pPr>
        <w:rPr>
          <w:rFonts w:asciiTheme="minorHAnsi" w:hAnsiTheme="minorHAnsi"/>
        </w:rPr>
      </w:pPr>
    </w:p>
    <w:p w14:paraId="7D50038F" w14:textId="77777777" w:rsidR="00F550E5" w:rsidRPr="00AC7387" w:rsidRDefault="00F550E5" w:rsidP="00F550E5">
      <w:pPr>
        <w:rPr>
          <w:rFonts w:asciiTheme="minorHAnsi" w:hAnsiTheme="minorHAnsi"/>
        </w:rPr>
      </w:pPr>
    </w:p>
    <w:p w14:paraId="01A57E44" w14:textId="77777777" w:rsidR="00F550E5" w:rsidRPr="00AC7387" w:rsidRDefault="00F550E5" w:rsidP="00F550E5">
      <w:pPr>
        <w:rPr>
          <w:rFonts w:asciiTheme="minorHAnsi" w:hAnsiTheme="minorHAnsi"/>
        </w:rPr>
      </w:pPr>
    </w:p>
    <w:p w14:paraId="44E99DBE" w14:textId="77777777" w:rsidR="00F550E5" w:rsidRPr="00AC7387" w:rsidRDefault="00F550E5" w:rsidP="00F550E5">
      <w:pPr>
        <w:rPr>
          <w:rFonts w:asciiTheme="minorHAnsi" w:hAnsiTheme="minorHAnsi"/>
        </w:rPr>
      </w:pPr>
    </w:p>
    <w:p w14:paraId="51554DDA" w14:textId="77777777" w:rsidR="00F550E5" w:rsidRPr="00AC7387" w:rsidRDefault="00F550E5" w:rsidP="00F550E5">
      <w:pPr>
        <w:rPr>
          <w:rFonts w:asciiTheme="minorHAnsi" w:hAnsiTheme="minorHAnsi"/>
        </w:rPr>
      </w:pPr>
    </w:p>
    <w:p w14:paraId="5098829B" w14:textId="77777777" w:rsidR="00F550E5" w:rsidRPr="00AC7387" w:rsidRDefault="00F550E5" w:rsidP="00F550E5">
      <w:pPr>
        <w:rPr>
          <w:rFonts w:asciiTheme="minorHAnsi" w:hAnsiTheme="minorHAnsi"/>
        </w:rPr>
      </w:pPr>
    </w:p>
    <w:p w14:paraId="05D7490E" w14:textId="77777777" w:rsidR="00F550E5" w:rsidRPr="00AC7387" w:rsidRDefault="00F550E5" w:rsidP="00F550E5">
      <w:pPr>
        <w:rPr>
          <w:rFonts w:asciiTheme="minorHAnsi" w:hAnsiTheme="minorHAnsi"/>
        </w:rPr>
      </w:pPr>
    </w:p>
    <w:p w14:paraId="2F1A6246" w14:textId="77777777" w:rsidR="00F550E5" w:rsidRPr="00AC7387" w:rsidRDefault="00F550E5" w:rsidP="00F550E5">
      <w:pPr>
        <w:rPr>
          <w:rFonts w:asciiTheme="minorHAnsi" w:hAnsiTheme="minorHAnsi"/>
        </w:rPr>
      </w:pPr>
    </w:p>
    <w:p w14:paraId="2238D626" w14:textId="77777777" w:rsidR="00F550E5" w:rsidRPr="00AC7387" w:rsidRDefault="00F550E5" w:rsidP="00F550E5">
      <w:pPr>
        <w:rPr>
          <w:rFonts w:asciiTheme="minorHAnsi" w:hAnsiTheme="minorHAnsi"/>
        </w:rPr>
      </w:pPr>
    </w:p>
    <w:p w14:paraId="797C248D" w14:textId="77777777" w:rsidR="00F550E5" w:rsidRPr="00AC7387" w:rsidRDefault="00F550E5" w:rsidP="00F550E5">
      <w:pPr>
        <w:rPr>
          <w:rFonts w:asciiTheme="minorHAnsi" w:hAnsiTheme="minorHAnsi"/>
        </w:rPr>
      </w:pPr>
    </w:p>
    <w:p w14:paraId="2A9330A2" w14:textId="77777777" w:rsidR="00F550E5" w:rsidRPr="00AC7387" w:rsidRDefault="00F550E5" w:rsidP="00F550E5">
      <w:pPr>
        <w:rPr>
          <w:rFonts w:asciiTheme="minorHAnsi" w:hAnsiTheme="minorHAnsi"/>
        </w:rPr>
      </w:pPr>
    </w:p>
    <w:p w14:paraId="6BBD709E" w14:textId="77777777" w:rsidR="00F550E5" w:rsidRPr="00AC7387" w:rsidRDefault="00F550E5" w:rsidP="00F550E5">
      <w:pPr>
        <w:pStyle w:val="Title"/>
        <w:framePr w:wrap="around" w:hAnchor="page" w:x="1511" w:y="6501"/>
        <w:rPr>
          <w:rFonts w:asciiTheme="minorHAnsi" w:hAnsiTheme="minorHAnsi" w:hint="eastAsia"/>
        </w:rPr>
      </w:pPr>
      <w:r w:rsidRPr="00AC7387">
        <w:rPr>
          <w:rFonts w:asciiTheme="minorHAnsi" w:hAnsiTheme="minorHAnsi" w:cs="Arial"/>
          <w:color w:val="005A8A" w:themeColor="background2"/>
          <w:sz w:val="40"/>
          <w:szCs w:val="40"/>
        </w:rPr>
        <w:t>Azure API Management</w:t>
      </w:r>
    </w:p>
    <w:p w14:paraId="5D965F53" w14:textId="77777777" w:rsidR="00F550E5" w:rsidRPr="00AC7387" w:rsidRDefault="00F550E5" w:rsidP="00F550E5">
      <w:pPr>
        <w:pStyle w:val="Title"/>
        <w:framePr w:wrap="around" w:hAnchor="page" w:x="1511" w:y="6501"/>
        <w:rPr>
          <w:rFonts w:asciiTheme="minorHAnsi" w:hAnsiTheme="minorHAnsi" w:cs="Arial" w:hint="eastAsia"/>
          <w:color w:val="005A8A" w:themeColor="background2"/>
          <w:sz w:val="40"/>
          <w:szCs w:val="40"/>
        </w:rPr>
      </w:pPr>
      <w:r w:rsidRPr="00AC7387">
        <w:rPr>
          <w:rFonts w:asciiTheme="minorHAnsi" w:hAnsiTheme="minorHAnsi" w:cs="Arial"/>
          <w:color w:val="005A8A" w:themeColor="background2"/>
          <w:sz w:val="40"/>
          <w:szCs w:val="40"/>
        </w:rPr>
        <w:t>High Level Design</w:t>
      </w:r>
    </w:p>
    <w:p w14:paraId="6CD3CBCA" w14:textId="0C7FC7C0" w:rsidR="00F550E5" w:rsidRPr="00AC7387" w:rsidRDefault="00F550E5" w:rsidP="00F550E5">
      <w:pPr>
        <w:pStyle w:val="Title"/>
        <w:framePr w:wrap="around" w:hAnchor="page" w:x="1511" w:y="6501"/>
        <w:rPr>
          <w:rFonts w:asciiTheme="minorHAnsi" w:hAnsiTheme="minorHAnsi" w:cs="Arial" w:hint="eastAsia"/>
          <w:bCs/>
          <w:color w:val="005A8A" w:themeColor="background2"/>
          <w:sz w:val="40"/>
          <w:szCs w:val="40"/>
        </w:rPr>
      </w:pPr>
      <w:r w:rsidRPr="00AC7387">
        <w:rPr>
          <w:rFonts w:asciiTheme="minorHAnsi" w:hAnsiTheme="minorHAnsi" w:cs="Arial"/>
          <w:bCs/>
          <w:color w:val="005A8A" w:themeColor="background2"/>
          <w:sz w:val="40"/>
          <w:szCs w:val="40"/>
        </w:rPr>
        <w:t>v0.</w:t>
      </w:r>
      <w:r w:rsidR="002F22BE">
        <w:rPr>
          <w:rFonts w:asciiTheme="minorHAnsi" w:hAnsiTheme="minorHAnsi" w:cs="Arial"/>
          <w:bCs/>
          <w:color w:val="005A8A" w:themeColor="background2"/>
          <w:sz w:val="40"/>
          <w:szCs w:val="40"/>
        </w:rPr>
        <w:t>5</w:t>
      </w:r>
      <w:r w:rsidRPr="00AC7387">
        <w:rPr>
          <w:rFonts w:asciiTheme="minorHAnsi" w:hAnsiTheme="minorHAnsi" w:cs="Arial"/>
          <w:bCs/>
          <w:color w:val="005A8A" w:themeColor="background2"/>
          <w:sz w:val="40"/>
          <w:szCs w:val="40"/>
        </w:rPr>
        <w:t xml:space="preserve"> (DRAFT)</w:t>
      </w:r>
    </w:p>
    <w:p w14:paraId="143E0004" w14:textId="77777777" w:rsidR="00F550E5" w:rsidRPr="00AC7387" w:rsidRDefault="00F550E5" w:rsidP="00F550E5">
      <w:pPr>
        <w:rPr>
          <w:rFonts w:asciiTheme="minorHAnsi" w:hAnsiTheme="minorHAnsi"/>
        </w:rPr>
      </w:pPr>
    </w:p>
    <w:p w14:paraId="29936834" w14:textId="77777777" w:rsidR="00F550E5" w:rsidRPr="00AC7387" w:rsidRDefault="00F550E5" w:rsidP="00F550E5">
      <w:pPr>
        <w:rPr>
          <w:rFonts w:asciiTheme="minorHAnsi" w:hAnsiTheme="minorHAnsi"/>
        </w:rPr>
      </w:pPr>
    </w:p>
    <w:p w14:paraId="17116910" w14:textId="77777777" w:rsidR="00F550E5" w:rsidRPr="00AC7387" w:rsidRDefault="00F550E5" w:rsidP="00F550E5">
      <w:pPr>
        <w:rPr>
          <w:rFonts w:asciiTheme="minorHAnsi" w:hAnsiTheme="minorHAnsi"/>
        </w:rPr>
      </w:pPr>
    </w:p>
    <w:p w14:paraId="11F839F2" w14:textId="77777777" w:rsidR="00F550E5" w:rsidRPr="00AC7387" w:rsidRDefault="00F550E5" w:rsidP="00F550E5">
      <w:pPr>
        <w:rPr>
          <w:rFonts w:asciiTheme="minorHAnsi" w:hAnsiTheme="minorHAnsi"/>
        </w:rPr>
      </w:pPr>
    </w:p>
    <w:p w14:paraId="7AD3B60D" w14:textId="77777777" w:rsidR="00F550E5" w:rsidRPr="00AC7387" w:rsidRDefault="00F550E5" w:rsidP="00F550E5">
      <w:pPr>
        <w:rPr>
          <w:rFonts w:asciiTheme="minorHAnsi" w:hAnsiTheme="minorHAnsi"/>
        </w:rPr>
      </w:pPr>
    </w:p>
    <w:p w14:paraId="26FC1952" w14:textId="77777777" w:rsidR="00F550E5" w:rsidRPr="00AC7387" w:rsidRDefault="00F550E5" w:rsidP="00F550E5">
      <w:pPr>
        <w:rPr>
          <w:rFonts w:asciiTheme="minorHAnsi" w:hAnsiTheme="minorHAnsi"/>
        </w:rPr>
      </w:pPr>
    </w:p>
    <w:p w14:paraId="3064175C" w14:textId="77777777" w:rsidR="00F550E5" w:rsidRPr="00AC7387" w:rsidRDefault="00F550E5" w:rsidP="00F550E5">
      <w:pPr>
        <w:rPr>
          <w:rFonts w:asciiTheme="minorHAnsi" w:hAnsiTheme="minorHAnsi"/>
        </w:rPr>
      </w:pPr>
    </w:p>
    <w:p w14:paraId="0AE10396" w14:textId="77777777" w:rsidR="00F550E5" w:rsidRPr="00AC7387" w:rsidRDefault="00F550E5" w:rsidP="00F550E5">
      <w:pPr>
        <w:rPr>
          <w:rFonts w:asciiTheme="minorHAnsi" w:hAnsiTheme="minorHAnsi"/>
        </w:rPr>
      </w:pPr>
    </w:p>
    <w:p w14:paraId="755338D4" w14:textId="77777777" w:rsidR="00F550E5" w:rsidRPr="00AC7387" w:rsidRDefault="00F550E5" w:rsidP="00F550E5">
      <w:pPr>
        <w:rPr>
          <w:rFonts w:asciiTheme="minorHAnsi" w:hAnsiTheme="minorHAnsi"/>
        </w:rPr>
      </w:pPr>
    </w:p>
    <w:p w14:paraId="14B804B8" w14:textId="77777777" w:rsidR="00F550E5" w:rsidRPr="00AC7387" w:rsidRDefault="00F550E5" w:rsidP="00F550E5">
      <w:pPr>
        <w:rPr>
          <w:rFonts w:asciiTheme="minorHAnsi" w:hAnsiTheme="minorHAnsi"/>
        </w:rPr>
      </w:pPr>
    </w:p>
    <w:p w14:paraId="7299C94D" w14:textId="77777777" w:rsidR="00F550E5" w:rsidRPr="00AC7387" w:rsidRDefault="00F550E5" w:rsidP="00F550E5">
      <w:pPr>
        <w:rPr>
          <w:rFonts w:asciiTheme="minorHAnsi" w:hAnsiTheme="minorHAnsi"/>
        </w:rPr>
      </w:pPr>
    </w:p>
    <w:p w14:paraId="10CC9399" w14:textId="77777777" w:rsidR="00F550E5" w:rsidRPr="00AC7387" w:rsidRDefault="00F550E5" w:rsidP="00F550E5">
      <w:pPr>
        <w:rPr>
          <w:rFonts w:asciiTheme="minorHAnsi" w:hAnsiTheme="minorHAnsi"/>
        </w:rPr>
      </w:pPr>
    </w:p>
    <w:p w14:paraId="13471B8B" w14:textId="77777777" w:rsidR="00F550E5" w:rsidRPr="00AC7387" w:rsidRDefault="00F550E5" w:rsidP="00F550E5">
      <w:pPr>
        <w:rPr>
          <w:rFonts w:asciiTheme="minorHAnsi" w:hAnsiTheme="minorHAnsi"/>
        </w:rPr>
      </w:pPr>
    </w:p>
    <w:p w14:paraId="29F8577F" w14:textId="77777777" w:rsidR="00F550E5" w:rsidRPr="00AC7387" w:rsidRDefault="00F550E5" w:rsidP="00F550E5">
      <w:pPr>
        <w:rPr>
          <w:rFonts w:asciiTheme="minorHAnsi" w:hAnsiTheme="minorHAnsi"/>
        </w:rPr>
      </w:pPr>
    </w:p>
    <w:p w14:paraId="37417F39" w14:textId="77777777" w:rsidR="00F550E5" w:rsidRPr="00AC7387" w:rsidRDefault="00F550E5" w:rsidP="00F550E5">
      <w:pPr>
        <w:rPr>
          <w:rFonts w:asciiTheme="minorHAnsi" w:hAnsiTheme="minorHAnsi"/>
        </w:rPr>
      </w:pPr>
    </w:p>
    <w:p w14:paraId="66BA909C" w14:textId="77777777" w:rsidR="00F550E5" w:rsidRPr="00AC7387" w:rsidRDefault="00F550E5" w:rsidP="00F550E5">
      <w:pPr>
        <w:rPr>
          <w:rFonts w:asciiTheme="minorHAnsi" w:hAnsiTheme="minorHAnsi"/>
        </w:rPr>
      </w:pPr>
    </w:p>
    <w:p w14:paraId="1E4AA7E3" w14:textId="77777777" w:rsidR="00F550E5" w:rsidRPr="00AC7387" w:rsidRDefault="00F550E5" w:rsidP="00F550E5">
      <w:pPr>
        <w:rPr>
          <w:rFonts w:asciiTheme="minorHAnsi" w:hAnsiTheme="minorHAnsi"/>
        </w:rPr>
      </w:pPr>
    </w:p>
    <w:p w14:paraId="31176291" w14:textId="77777777" w:rsidR="00F550E5" w:rsidRPr="00AC7387" w:rsidRDefault="00F550E5" w:rsidP="00F550E5">
      <w:pPr>
        <w:rPr>
          <w:rFonts w:asciiTheme="minorHAnsi" w:hAnsiTheme="minorHAnsi"/>
        </w:rPr>
      </w:pPr>
    </w:p>
    <w:p w14:paraId="692D29DE" w14:textId="77777777" w:rsidR="00F550E5" w:rsidRPr="00AC7387" w:rsidRDefault="00F550E5" w:rsidP="00F550E5">
      <w:pPr>
        <w:rPr>
          <w:rFonts w:asciiTheme="minorHAnsi" w:hAnsiTheme="minorHAnsi"/>
        </w:rPr>
      </w:pPr>
    </w:p>
    <w:p w14:paraId="04AC17A6" w14:textId="77777777" w:rsidR="00F550E5" w:rsidRPr="00AC7387" w:rsidRDefault="00F550E5" w:rsidP="00F550E5">
      <w:pPr>
        <w:rPr>
          <w:rFonts w:asciiTheme="minorHAnsi" w:hAnsiTheme="minorHAnsi"/>
        </w:rPr>
      </w:pPr>
    </w:p>
    <w:p w14:paraId="5913E14B" w14:textId="77777777" w:rsidR="00F550E5" w:rsidRPr="00AC7387" w:rsidRDefault="00F550E5" w:rsidP="00F550E5">
      <w:pPr>
        <w:rPr>
          <w:rFonts w:asciiTheme="minorHAnsi" w:hAnsiTheme="minorHAnsi"/>
        </w:rPr>
      </w:pPr>
    </w:p>
    <w:p w14:paraId="6AB6D79B" w14:textId="77777777" w:rsidR="00F550E5" w:rsidRPr="00AC7387" w:rsidRDefault="00F550E5" w:rsidP="00F550E5">
      <w:pPr>
        <w:rPr>
          <w:rFonts w:asciiTheme="minorHAnsi" w:hAnsiTheme="minorHAnsi"/>
        </w:rPr>
      </w:pPr>
    </w:p>
    <w:p w14:paraId="037A3B97" w14:textId="77777777" w:rsidR="00F550E5" w:rsidRPr="00AC7387" w:rsidRDefault="00F550E5" w:rsidP="00F550E5">
      <w:pPr>
        <w:rPr>
          <w:rFonts w:asciiTheme="minorHAnsi" w:hAnsiTheme="minorHAnsi"/>
        </w:rPr>
      </w:pPr>
    </w:p>
    <w:p w14:paraId="034CC103" w14:textId="77777777" w:rsidR="00F550E5" w:rsidRPr="00AC7387" w:rsidRDefault="00F550E5" w:rsidP="00F550E5">
      <w:pPr>
        <w:rPr>
          <w:rFonts w:asciiTheme="minorHAnsi" w:hAnsiTheme="minorHAnsi"/>
        </w:rPr>
      </w:pPr>
    </w:p>
    <w:p w14:paraId="32954990" w14:textId="77777777" w:rsidR="00F550E5" w:rsidRPr="00AC7387" w:rsidRDefault="00F550E5" w:rsidP="00F550E5">
      <w:pPr>
        <w:rPr>
          <w:rFonts w:asciiTheme="minorHAnsi" w:hAnsiTheme="minorHAnsi"/>
        </w:rPr>
      </w:pPr>
    </w:p>
    <w:p w14:paraId="2433D902" w14:textId="77777777" w:rsidR="00F550E5" w:rsidRPr="00AC7387" w:rsidRDefault="00F550E5" w:rsidP="00F550E5">
      <w:pPr>
        <w:rPr>
          <w:rFonts w:asciiTheme="minorHAnsi" w:hAnsiTheme="minorHAnsi"/>
        </w:rPr>
      </w:pPr>
    </w:p>
    <w:p w14:paraId="7418D4FA" w14:textId="77777777" w:rsidR="00F550E5" w:rsidRPr="00AC7387" w:rsidRDefault="00F550E5" w:rsidP="00F550E5">
      <w:pPr>
        <w:rPr>
          <w:rFonts w:asciiTheme="minorHAnsi" w:hAnsiTheme="minorHAnsi"/>
        </w:rPr>
      </w:pPr>
    </w:p>
    <w:p w14:paraId="77AF5DF3" w14:textId="77777777" w:rsidR="00F550E5" w:rsidRPr="00AC7387" w:rsidRDefault="00F550E5" w:rsidP="00F550E5">
      <w:pPr>
        <w:rPr>
          <w:rFonts w:asciiTheme="minorHAnsi" w:hAnsiTheme="minorHAnsi"/>
        </w:rPr>
      </w:pPr>
    </w:p>
    <w:p w14:paraId="1DB4191B" w14:textId="77777777" w:rsidR="00F550E5" w:rsidRPr="00AC7387" w:rsidRDefault="00F550E5" w:rsidP="00F550E5">
      <w:pPr>
        <w:rPr>
          <w:rFonts w:asciiTheme="minorHAnsi" w:hAnsiTheme="minorHAnsi"/>
        </w:rPr>
      </w:pPr>
    </w:p>
    <w:sdt>
      <w:sdtPr>
        <w:rPr>
          <w:rFonts w:asciiTheme="minorHAnsi" w:eastAsia="Noe Text" w:hAnsiTheme="minorHAnsi" w:cs="Noe Text"/>
          <w:color w:val="333333"/>
          <w:sz w:val="21"/>
          <w:szCs w:val="21"/>
        </w:rPr>
        <w:id w:val="-1128771889"/>
        <w:docPartObj>
          <w:docPartGallery w:val="Table of Contents"/>
          <w:docPartUnique/>
        </w:docPartObj>
      </w:sdtPr>
      <w:sdtEndPr>
        <w:rPr>
          <w:b/>
          <w:bCs/>
        </w:rPr>
      </w:sdtEndPr>
      <w:sdtContent>
        <w:p w14:paraId="2133F4F5" w14:textId="77777777" w:rsidR="00F550E5" w:rsidRPr="00AC7387" w:rsidRDefault="00F550E5" w:rsidP="00F550E5">
          <w:pPr>
            <w:pStyle w:val="TOCHeading"/>
            <w:rPr>
              <w:rFonts w:asciiTheme="minorHAnsi" w:hAnsiTheme="minorHAnsi" w:hint="eastAsia"/>
            </w:rPr>
          </w:pPr>
          <w:r w:rsidRPr="00AC7387">
            <w:rPr>
              <w:rFonts w:asciiTheme="minorHAnsi" w:hAnsiTheme="minorHAnsi"/>
            </w:rPr>
            <w:t>Contents</w:t>
          </w:r>
        </w:p>
        <w:p w14:paraId="1E41D593" w14:textId="65C56C79" w:rsidR="00D36ABE" w:rsidRDefault="00F550E5">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r w:rsidRPr="009A5A18">
            <w:rPr>
              <w:rFonts w:asciiTheme="minorHAnsi" w:hAnsiTheme="minorHAnsi"/>
            </w:rPr>
            <w:fldChar w:fldCharType="begin"/>
          </w:r>
          <w:r w:rsidRPr="009A5A18">
            <w:rPr>
              <w:rFonts w:asciiTheme="minorHAnsi" w:hAnsiTheme="minorHAnsi"/>
            </w:rPr>
            <w:instrText xml:space="preserve"> TOC \o "1-3" \h \z \u </w:instrText>
          </w:r>
          <w:r w:rsidRPr="009A5A18">
            <w:rPr>
              <w:rFonts w:asciiTheme="minorHAnsi" w:hAnsiTheme="minorHAnsi"/>
            </w:rPr>
            <w:fldChar w:fldCharType="separate"/>
          </w:r>
          <w:hyperlink w:anchor="_Toc242719958" w:history="1">
            <w:r w:rsidR="00D36ABE" w:rsidRPr="0044021B">
              <w:rPr>
                <w:rStyle w:val="Hyperlink"/>
                <w:rFonts w:eastAsiaTheme="minorHAnsi"/>
                <w:noProof/>
                <w:lang w:eastAsia="en-US"/>
              </w:rPr>
              <w:t>1.</w:t>
            </w:r>
            <w:r w:rsidR="00D36ABE">
              <w:rPr>
                <w:rFonts w:asciiTheme="minorHAnsi" w:eastAsiaTheme="minorEastAsia" w:hAnsiTheme="minorHAnsi" w:cstheme="minorBidi"/>
                <w:noProof/>
                <w:color w:val="auto"/>
                <w:kern w:val="2"/>
                <w:sz w:val="24"/>
                <w:szCs w:val="24"/>
                <w14:ligatures w14:val="standardContextual"/>
              </w:rPr>
              <w:tab/>
            </w:r>
            <w:r w:rsidR="00D36ABE" w:rsidRPr="0044021B">
              <w:rPr>
                <w:rStyle w:val="Hyperlink"/>
                <w:rFonts w:eastAsiaTheme="minorHAnsi"/>
                <w:noProof/>
                <w:lang w:eastAsia="en-US"/>
              </w:rPr>
              <w:t>Document Control</w:t>
            </w:r>
            <w:r w:rsidR="00D36ABE">
              <w:rPr>
                <w:noProof/>
                <w:webHidden/>
              </w:rPr>
              <w:tab/>
            </w:r>
            <w:r w:rsidR="00D36ABE">
              <w:rPr>
                <w:noProof/>
                <w:webHidden/>
              </w:rPr>
              <w:fldChar w:fldCharType="begin"/>
            </w:r>
            <w:r w:rsidR="00D36ABE">
              <w:rPr>
                <w:noProof/>
                <w:webHidden/>
              </w:rPr>
              <w:instrText xml:space="preserve"> PAGEREF _Toc242719958 \h </w:instrText>
            </w:r>
            <w:r w:rsidR="00D36ABE">
              <w:rPr>
                <w:noProof/>
                <w:webHidden/>
              </w:rPr>
            </w:r>
            <w:r w:rsidR="00D36ABE">
              <w:rPr>
                <w:noProof/>
                <w:webHidden/>
              </w:rPr>
              <w:fldChar w:fldCharType="separate"/>
            </w:r>
            <w:r w:rsidR="00D36ABE">
              <w:rPr>
                <w:noProof/>
                <w:webHidden/>
              </w:rPr>
              <w:t>7</w:t>
            </w:r>
            <w:r w:rsidR="00D36ABE">
              <w:rPr>
                <w:noProof/>
                <w:webHidden/>
              </w:rPr>
              <w:fldChar w:fldCharType="end"/>
            </w:r>
          </w:hyperlink>
        </w:p>
        <w:p w14:paraId="5EAB20AC" w14:textId="4D18AB83"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59" w:history="1">
            <w:r w:rsidRPr="0044021B">
              <w:rPr>
                <w:rStyle w:val="Hyperlink"/>
                <w:rFonts w:eastAsia="Times New Roman" w:cs="Times New Roman"/>
                <w:noProof/>
                <w:lang w:eastAsia="en-US"/>
              </w:rPr>
              <w:t>1.1.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Document History</w:t>
            </w:r>
            <w:r>
              <w:rPr>
                <w:noProof/>
                <w:webHidden/>
              </w:rPr>
              <w:tab/>
            </w:r>
            <w:r>
              <w:rPr>
                <w:noProof/>
                <w:webHidden/>
              </w:rPr>
              <w:fldChar w:fldCharType="begin"/>
            </w:r>
            <w:r>
              <w:rPr>
                <w:noProof/>
                <w:webHidden/>
              </w:rPr>
              <w:instrText xml:space="preserve"> PAGEREF _Toc242719959 \h </w:instrText>
            </w:r>
            <w:r>
              <w:rPr>
                <w:noProof/>
                <w:webHidden/>
              </w:rPr>
            </w:r>
            <w:r>
              <w:rPr>
                <w:noProof/>
                <w:webHidden/>
              </w:rPr>
              <w:fldChar w:fldCharType="separate"/>
            </w:r>
            <w:r>
              <w:rPr>
                <w:noProof/>
                <w:webHidden/>
              </w:rPr>
              <w:t>7</w:t>
            </w:r>
            <w:r>
              <w:rPr>
                <w:noProof/>
                <w:webHidden/>
              </w:rPr>
              <w:fldChar w:fldCharType="end"/>
            </w:r>
          </w:hyperlink>
        </w:p>
        <w:p w14:paraId="66115022" w14:textId="1BAF60CD"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0" w:history="1">
            <w:r w:rsidRPr="0044021B">
              <w:rPr>
                <w:rStyle w:val="Hyperlink"/>
                <w:rFonts w:eastAsia="Times New Roman" w:cs="Times New Roman"/>
                <w:noProof/>
                <w:lang w:eastAsia="en-US"/>
              </w:rPr>
              <w:t>1.2.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Document Authors</w:t>
            </w:r>
            <w:r>
              <w:rPr>
                <w:noProof/>
                <w:webHidden/>
              </w:rPr>
              <w:tab/>
            </w:r>
            <w:r>
              <w:rPr>
                <w:noProof/>
                <w:webHidden/>
              </w:rPr>
              <w:fldChar w:fldCharType="begin"/>
            </w:r>
            <w:r>
              <w:rPr>
                <w:noProof/>
                <w:webHidden/>
              </w:rPr>
              <w:instrText xml:space="preserve"> PAGEREF _Toc242719960 \h </w:instrText>
            </w:r>
            <w:r>
              <w:rPr>
                <w:noProof/>
                <w:webHidden/>
              </w:rPr>
            </w:r>
            <w:r>
              <w:rPr>
                <w:noProof/>
                <w:webHidden/>
              </w:rPr>
              <w:fldChar w:fldCharType="separate"/>
            </w:r>
            <w:r>
              <w:rPr>
                <w:noProof/>
                <w:webHidden/>
              </w:rPr>
              <w:t>7</w:t>
            </w:r>
            <w:r>
              <w:rPr>
                <w:noProof/>
                <w:webHidden/>
              </w:rPr>
              <w:fldChar w:fldCharType="end"/>
            </w:r>
          </w:hyperlink>
        </w:p>
        <w:p w14:paraId="413C0689" w14:textId="42295DED"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1" w:history="1">
            <w:r w:rsidRPr="0044021B">
              <w:rPr>
                <w:rStyle w:val="Hyperlink"/>
                <w:rFonts w:eastAsia="Times New Roman" w:cs="Times New Roman"/>
                <w:noProof/>
                <w:lang w:eastAsia="en-US"/>
              </w:rPr>
              <w:t>1.3.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Assurance</w:t>
            </w:r>
            <w:r>
              <w:rPr>
                <w:noProof/>
                <w:webHidden/>
              </w:rPr>
              <w:tab/>
            </w:r>
            <w:r>
              <w:rPr>
                <w:noProof/>
                <w:webHidden/>
              </w:rPr>
              <w:fldChar w:fldCharType="begin"/>
            </w:r>
            <w:r>
              <w:rPr>
                <w:noProof/>
                <w:webHidden/>
              </w:rPr>
              <w:instrText xml:space="preserve"> PAGEREF _Toc242719961 \h </w:instrText>
            </w:r>
            <w:r>
              <w:rPr>
                <w:noProof/>
                <w:webHidden/>
              </w:rPr>
            </w:r>
            <w:r>
              <w:rPr>
                <w:noProof/>
                <w:webHidden/>
              </w:rPr>
              <w:fldChar w:fldCharType="separate"/>
            </w:r>
            <w:r>
              <w:rPr>
                <w:noProof/>
                <w:webHidden/>
              </w:rPr>
              <w:t>7</w:t>
            </w:r>
            <w:r>
              <w:rPr>
                <w:noProof/>
                <w:webHidden/>
              </w:rPr>
              <w:fldChar w:fldCharType="end"/>
            </w:r>
          </w:hyperlink>
        </w:p>
        <w:p w14:paraId="36D39BF9" w14:textId="05975AB0"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2" w:history="1">
            <w:r w:rsidRPr="0044021B">
              <w:rPr>
                <w:rStyle w:val="Hyperlink"/>
                <w:rFonts w:eastAsia="Times New Roman" w:cs="Times New Roman"/>
                <w:noProof/>
                <w:lang w:eastAsia="en-US"/>
              </w:rPr>
              <w:t>1.4.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Document References</w:t>
            </w:r>
            <w:r>
              <w:rPr>
                <w:noProof/>
                <w:webHidden/>
              </w:rPr>
              <w:tab/>
            </w:r>
            <w:r>
              <w:rPr>
                <w:noProof/>
                <w:webHidden/>
              </w:rPr>
              <w:fldChar w:fldCharType="begin"/>
            </w:r>
            <w:r>
              <w:rPr>
                <w:noProof/>
                <w:webHidden/>
              </w:rPr>
              <w:instrText xml:space="preserve"> PAGEREF _Toc242719962 \h </w:instrText>
            </w:r>
            <w:r>
              <w:rPr>
                <w:noProof/>
                <w:webHidden/>
              </w:rPr>
            </w:r>
            <w:r>
              <w:rPr>
                <w:noProof/>
                <w:webHidden/>
              </w:rPr>
              <w:fldChar w:fldCharType="separate"/>
            </w:r>
            <w:r>
              <w:rPr>
                <w:noProof/>
                <w:webHidden/>
              </w:rPr>
              <w:t>8</w:t>
            </w:r>
            <w:r>
              <w:rPr>
                <w:noProof/>
                <w:webHidden/>
              </w:rPr>
              <w:fldChar w:fldCharType="end"/>
            </w:r>
          </w:hyperlink>
        </w:p>
        <w:p w14:paraId="6F137001" w14:textId="0AEFB620"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3" w:history="1">
            <w:r w:rsidRPr="0044021B">
              <w:rPr>
                <w:rStyle w:val="Hyperlink"/>
                <w:rFonts w:eastAsia="Times New Roman" w:cs="Times New Roman"/>
                <w:noProof/>
                <w:lang w:eastAsia="en-US"/>
              </w:rPr>
              <w:t>1.5.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Definitions</w:t>
            </w:r>
            <w:r>
              <w:rPr>
                <w:noProof/>
                <w:webHidden/>
              </w:rPr>
              <w:tab/>
            </w:r>
            <w:r>
              <w:rPr>
                <w:noProof/>
                <w:webHidden/>
              </w:rPr>
              <w:fldChar w:fldCharType="begin"/>
            </w:r>
            <w:r>
              <w:rPr>
                <w:noProof/>
                <w:webHidden/>
              </w:rPr>
              <w:instrText xml:space="preserve"> PAGEREF _Toc242719963 \h </w:instrText>
            </w:r>
            <w:r>
              <w:rPr>
                <w:noProof/>
                <w:webHidden/>
              </w:rPr>
            </w:r>
            <w:r>
              <w:rPr>
                <w:noProof/>
                <w:webHidden/>
              </w:rPr>
              <w:fldChar w:fldCharType="separate"/>
            </w:r>
            <w:r>
              <w:rPr>
                <w:noProof/>
                <w:webHidden/>
              </w:rPr>
              <w:t>8</w:t>
            </w:r>
            <w:r>
              <w:rPr>
                <w:noProof/>
                <w:webHidden/>
              </w:rPr>
              <w:fldChar w:fldCharType="end"/>
            </w:r>
          </w:hyperlink>
        </w:p>
        <w:p w14:paraId="57BCBA51" w14:textId="6332DC1B"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4" w:history="1">
            <w:r w:rsidRPr="0044021B">
              <w:rPr>
                <w:rStyle w:val="Hyperlink"/>
                <w:rFonts w:eastAsiaTheme="minorHAnsi"/>
                <w:noProof/>
                <w:lang w:eastAsia="en-US"/>
              </w:rPr>
              <w:t>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Executive Summary</w:t>
            </w:r>
            <w:r>
              <w:rPr>
                <w:noProof/>
                <w:webHidden/>
              </w:rPr>
              <w:tab/>
            </w:r>
            <w:r>
              <w:rPr>
                <w:noProof/>
                <w:webHidden/>
              </w:rPr>
              <w:fldChar w:fldCharType="begin"/>
            </w:r>
            <w:r>
              <w:rPr>
                <w:noProof/>
                <w:webHidden/>
              </w:rPr>
              <w:instrText xml:space="preserve"> PAGEREF _Toc242719964 \h </w:instrText>
            </w:r>
            <w:r>
              <w:rPr>
                <w:noProof/>
                <w:webHidden/>
              </w:rPr>
            </w:r>
            <w:r>
              <w:rPr>
                <w:noProof/>
                <w:webHidden/>
              </w:rPr>
              <w:fldChar w:fldCharType="separate"/>
            </w:r>
            <w:r>
              <w:rPr>
                <w:noProof/>
                <w:webHidden/>
              </w:rPr>
              <w:t>9</w:t>
            </w:r>
            <w:r>
              <w:rPr>
                <w:noProof/>
                <w:webHidden/>
              </w:rPr>
              <w:fldChar w:fldCharType="end"/>
            </w:r>
          </w:hyperlink>
        </w:p>
        <w:p w14:paraId="7E449B40" w14:textId="096A5366"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5" w:history="1">
            <w:r w:rsidRPr="0044021B">
              <w:rPr>
                <w:rStyle w:val="Hyperlink"/>
                <w:rFonts w:eastAsia="Times New Roman" w:cs="Times New Roman"/>
                <w:noProof/>
                <w:lang w:eastAsia="en-US"/>
              </w:rPr>
              <w:t>2.1.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Purpose</w:t>
            </w:r>
            <w:r>
              <w:rPr>
                <w:noProof/>
                <w:webHidden/>
              </w:rPr>
              <w:tab/>
            </w:r>
            <w:r>
              <w:rPr>
                <w:noProof/>
                <w:webHidden/>
              </w:rPr>
              <w:fldChar w:fldCharType="begin"/>
            </w:r>
            <w:r>
              <w:rPr>
                <w:noProof/>
                <w:webHidden/>
              </w:rPr>
              <w:instrText xml:space="preserve"> PAGEREF _Toc242719965 \h </w:instrText>
            </w:r>
            <w:r>
              <w:rPr>
                <w:noProof/>
                <w:webHidden/>
              </w:rPr>
            </w:r>
            <w:r>
              <w:rPr>
                <w:noProof/>
                <w:webHidden/>
              </w:rPr>
              <w:fldChar w:fldCharType="separate"/>
            </w:r>
            <w:r>
              <w:rPr>
                <w:noProof/>
                <w:webHidden/>
              </w:rPr>
              <w:t>9</w:t>
            </w:r>
            <w:r>
              <w:rPr>
                <w:noProof/>
                <w:webHidden/>
              </w:rPr>
              <w:fldChar w:fldCharType="end"/>
            </w:r>
          </w:hyperlink>
        </w:p>
        <w:p w14:paraId="2904E0AF" w14:textId="6B3C982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6" w:history="1">
            <w:r w:rsidRPr="0044021B">
              <w:rPr>
                <w:rStyle w:val="Hyperlink"/>
                <w:rFonts w:eastAsia="Times New Roman" w:cs="Times New Roman"/>
                <w:noProof/>
                <w:lang w:eastAsia="en-US"/>
              </w:rPr>
              <w:t>2.2.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Context</w:t>
            </w:r>
            <w:r>
              <w:rPr>
                <w:noProof/>
                <w:webHidden/>
              </w:rPr>
              <w:tab/>
            </w:r>
            <w:r>
              <w:rPr>
                <w:noProof/>
                <w:webHidden/>
              </w:rPr>
              <w:fldChar w:fldCharType="begin"/>
            </w:r>
            <w:r>
              <w:rPr>
                <w:noProof/>
                <w:webHidden/>
              </w:rPr>
              <w:instrText xml:space="preserve"> PAGEREF _Toc242719966 \h </w:instrText>
            </w:r>
            <w:r>
              <w:rPr>
                <w:noProof/>
                <w:webHidden/>
              </w:rPr>
            </w:r>
            <w:r>
              <w:rPr>
                <w:noProof/>
                <w:webHidden/>
              </w:rPr>
              <w:fldChar w:fldCharType="separate"/>
            </w:r>
            <w:r>
              <w:rPr>
                <w:noProof/>
                <w:webHidden/>
              </w:rPr>
              <w:t>9</w:t>
            </w:r>
            <w:r>
              <w:rPr>
                <w:noProof/>
                <w:webHidden/>
              </w:rPr>
              <w:fldChar w:fldCharType="end"/>
            </w:r>
          </w:hyperlink>
        </w:p>
        <w:p w14:paraId="3B2C6BEC" w14:textId="2ED00728"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7" w:history="1">
            <w:r w:rsidRPr="0044021B">
              <w:rPr>
                <w:rStyle w:val="Hyperlink"/>
                <w:rFonts w:eastAsia="Times New Roman" w:cs="Times New Roman"/>
                <w:noProof/>
                <w:lang w:eastAsia="en-US"/>
              </w:rPr>
              <w:t>2.3.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Scope</w:t>
            </w:r>
            <w:r>
              <w:rPr>
                <w:noProof/>
                <w:webHidden/>
              </w:rPr>
              <w:tab/>
            </w:r>
            <w:r>
              <w:rPr>
                <w:noProof/>
                <w:webHidden/>
              </w:rPr>
              <w:fldChar w:fldCharType="begin"/>
            </w:r>
            <w:r>
              <w:rPr>
                <w:noProof/>
                <w:webHidden/>
              </w:rPr>
              <w:instrText xml:space="preserve"> PAGEREF _Toc242719967 \h </w:instrText>
            </w:r>
            <w:r>
              <w:rPr>
                <w:noProof/>
                <w:webHidden/>
              </w:rPr>
            </w:r>
            <w:r>
              <w:rPr>
                <w:noProof/>
                <w:webHidden/>
              </w:rPr>
              <w:fldChar w:fldCharType="separate"/>
            </w:r>
            <w:r>
              <w:rPr>
                <w:noProof/>
                <w:webHidden/>
              </w:rPr>
              <w:t>9</w:t>
            </w:r>
            <w:r>
              <w:rPr>
                <w:noProof/>
                <w:webHidden/>
              </w:rPr>
              <w:fldChar w:fldCharType="end"/>
            </w:r>
          </w:hyperlink>
        </w:p>
        <w:p w14:paraId="3235081D" w14:textId="4A703D1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8" w:history="1">
            <w:r w:rsidRPr="0044021B">
              <w:rPr>
                <w:rStyle w:val="Hyperlink"/>
                <w:rFonts w:eastAsia="Times New Roman" w:cs="Times New Roman"/>
                <w:noProof/>
                <w:lang w:eastAsia="en-US"/>
              </w:rPr>
              <w:t>2.4.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Out of Scope</w:t>
            </w:r>
            <w:r>
              <w:rPr>
                <w:noProof/>
                <w:webHidden/>
              </w:rPr>
              <w:tab/>
            </w:r>
            <w:r>
              <w:rPr>
                <w:noProof/>
                <w:webHidden/>
              </w:rPr>
              <w:fldChar w:fldCharType="begin"/>
            </w:r>
            <w:r>
              <w:rPr>
                <w:noProof/>
                <w:webHidden/>
              </w:rPr>
              <w:instrText xml:space="preserve"> PAGEREF _Toc242719968 \h </w:instrText>
            </w:r>
            <w:r>
              <w:rPr>
                <w:noProof/>
                <w:webHidden/>
              </w:rPr>
            </w:r>
            <w:r>
              <w:rPr>
                <w:noProof/>
                <w:webHidden/>
              </w:rPr>
              <w:fldChar w:fldCharType="separate"/>
            </w:r>
            <w:r>
              <w:rPr>
                <w:noProof/>
                <w:webHidden/>
              </w:rPr>
              <w:t>9</w:t>
            </w:r>
            <w:r>
              <w:rPr>
                <w:noProof/>
                <w:webHidden/>
              </w:rPr>
              <w:fldChar w:fldCharType="end"/>
            </w:r>
          </w:hyperlink>
        </w:p>
        <w:p w14:paraId="37851009" w14:textId="49664ED0"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69" w:history="1">
            <w:r w:rsidRPr="0044021B">
              <w:rPr>
                <w:rStyle w:val="Hyperlink"/>
                <w:rFonts w:eastAsia="Times New Roman" w:cs="Times New Roman"/>
                <w:noProof/>
                <w:lang w:eastAsia="en-US"/>
              </w:rPr>
              <w:t>2.5.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Audience</w:t>
            </w:r>
            <w:r>
              <w:rPr>
                <w:noProof/>
                <w:webHidden/>
              </w:rPr>
              <w:tab/>
            </w:r>
            <w:r>
              <w:rPr>
                <w:noProof/>
                <w:webHidden/>
              </w:rPr>
              <w:fldChar w:fldCharType="begin"/>
            </w:r>
            <w:r>
              <w:rPr>
                <w:noProof/>
                <w:webHidden/>
              </w:rPr>
              <w:instrText xml:space="preserve"> PAGEREF _Toc242719969 \h </w:instrText>
            </w:r>
            <w:r>
              <w:rPr>
                <w:noProof/>
                <w:webHidden/>
              </w:rPr>
            </w:r>
            <w:r>
              <w:rPr>
                <w:noProof/>
                <w:webHidden/>
              </w:rPr>
              <w:fldChar w:fldCharType="separate"/>
            </w:r>
            <w:r>
              <w:rPr>
                <w:noProof/>
                <w:webHidden/>
              </w:rPr>
              <w:t>9</w:t>
            </w:r>
            <w:r>
              <w:rPr>
                <w:noProof/>
                <w:webHidden/>
              </w:rPr>
              <w:fldChar w:fldCharType="end"/>
            </w:r>
          </w:hyperlink>
        </w:p>
        <w:p w14:paraId="06C4F866" w14:textId="60ACAE77"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0" w:history="1">
            <w:r w:rsidRPr="0044021B">
              <w:rPr>
                <w:rStyle w:val="Hyperlink"/>
                <w:rFonts w:eastAsia="Times New Roman" w:cs="Times New Roman"/>
                <w:noProof/>
                <w:lang w:eastAsia="en-US"/>
              </w:rPr>
              <w:t>2.6.</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Proposed Solution</w:t>
            </w:r>
            <w:r>
              <w:rPr>
                <w:noProof/>
                <w:webHidden/>
              </w:rPr>
              <w:tab/>
            </w:r>
            <w:r>
              <w:rPr>
                <w:noProof/>
                <w:webHidden/>
              </w:rPr>
              <w:fldChar w:fldCharType="begin"/>
            </w:r>
            <w:r>
              <w:rPr>
                <w:noProof/>
                <w:webHidden/>
              </w:rPr>
              <w:instrText xml:space="preserve"> PAGEREF _Toc242719970 \h </w:instrText>
            </w:r>
            <w:r>
              <w:rPr>
                <w:noProof/>
                <w:webHidden/>
              </w:rPr>
            </w:r>
            <w:r>
              <w:rPr>
                <w:noProof/>
                <w:webHidden/>
              </w:rPr>
              <w:fldChar w:fldCharType="separate"/>
            </w:r>
            <w:r>
              <w:rPr>
                <w:noProof/>
                <w:webHidden/>
              </w:rPr>
              <w:t>10</w:t>
            </w:r>
            <w:r>
              <w:rPr>
                <w:noProof/>
                <w:webHidden/>
              </w:rPr>
              <w:fldChar w:fldCharType="end"/>
            </w:r>
          </w:hyperlink>
        </w:p>
        <w:p w14:paraId="4D7A0D56" w14:textId="3995B113"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1" w:history="1">
            <w:r w:rsidRPr="0044021B">
              <w:rPr>
                <w:rStyle w:val="Hyperlink"/>
                <w:rFonts w:eastAsiaTheme="minorHAnsi"/>
                <w:noProof/>
                <w:lang w:eastAsia="en-US"/>
              </w:rPr>
              <w:t>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Requirements</w:t>
            </w:r>
            <w:r>
              <w:rPr>
                <w:noProof/>
                <w:webHidden/>
              </w:rPr>
              <w:tab/>
            </w:r>
            <w:r>
              <w:rPr>
                <w:noProof/>
                <w:webHidden/>
              </w:rPr>
              <w:fldChar w:fldCharType="begin"/>
            </w:r>
            <w:r>
              <w:rPr>
                <w:noProof/>
                <w:webHidden/>
              </w:rPr>
              <w:instrText xml:space="preserve"> PAGEREF _Toc242719971 \h </w:instrText>
            </w:r>
            <w:r>
              <w:rPr>
                <w:noProof/>
                <w:webHidden/>
              </w:rPr>
            </w:r>
            <w:r>
              <w:rPr>
                <w:noProof/>
                <w:webHidden/>
              </w:rPr>
              <w:fldChar w:fldCharType="separate"/>
            </w:r>
            <w:r>
              <w:rPr>
                <w:noProof/>
                <w:webHidden/>
              </w:rPr>
              <w:t>11</w:t>
            </w:r>
            <w:r>
              <w:rPr>
                <w:noProof/>
                <w:webHidden/>
              </w:rPr>
              <w:fldChar w:fldCharType="end"/>
            </w:r>
          </w:hyperlink>
        </w:p>
        <w:p w14:paraId="5E5E837E" w14:textId="0AE8CB72"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2" w:history="1">
            <w:r w:rsidRPr="0044021B">
              <w:rPr>
                <w:rStyle w:val="Hyperlink"/>
                <w:rFonts w:eastAsia="Times New Roman" w:cs="Times New Roman"/>
                <w:noProof/>
                <w:lang w:eastAsia="en-US"/>
              </w:rPr>
              <w:t>3.1.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Source Requirements</w:t>
            </w:r>
            <w:r>
              <w:rPr>
                <w:noProof/>
                <w:webHidden/>
              </w:rPr>
              <w:tab/>
            </w:r>
            <w:r>
              <w:rPr>
                <w:noProof/>
                <w:webHidden/>
              </w:rPr>
              <w:fldChar w:fldCharType="begin"/>
            </w:r>
            <w:r>
              <w:rPr>
                <w:noProof/>
                <w:webHidden/>
              </w:rPr>
              <w:instrText xml:space="preserve"> PAGEREF _Toc242719972 \h </w:instrText>
            </w:r>
            <w:r>
              <w:rPr>
                <w:noProof/>
                <w:webHidden/>
              </w:rPr>
            </w:r>
            <w:r>
              <w:rPr>
                <w:noProof/>
                <w:webHidden/>
              </w:rPr>
              <w:fldChar w:fldCharType="separate"/>
            </w:r>
            <w:r>
              <w:rPr>
                <w:noProof/>
                <w:webHidden/>
              </w:rPr>
              <w:t>11</w:t>
            </w:r>
            <w:r>
              <w:rPr>
                <w:noProof/>
                <w:webHidden/>
              </w:rPr>
              <w:fldChar w:fldCharType="end"/>
            </w:r>
          </w:hyperlink>
        </w:p>
        <w:p w14:paraId="6AE75E26" w14:textId="42969BAD"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3" w:history="1">
            <w:r w:rsidRPr="0044021B">
              <w:rPr>
                <w:rStyle w:val="Hyperlink"/>
                <w:rFonts w:eastAsia="Times New Roman" w:cs="Times New Roman"/>
                <w:noProof/>
                <w:lang w:eastAsia="en-US"/>
              </w:rPr>
              <w:t>3.2.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Requirements Traceability</w:t>
            </w:r>
            <w:r>
              <w:rPr>
                <w:noProof/>
                <w:webHidden/>
              </w:rPr>
              <w:tab/>
            </w:r>
            <w:r>
              <w:rPr>
                <w:noProof/>
                <w:webHidden/>
              </w:rPr>
              <w:fldChar w:fldCharType="begin"/>
            </w:r>
            <w:r>
              <w:rPr>
                <w:noProof/>
                <w:webHidden/>
              </w:rPr>
              <w:instrText xml:space="preserve"> PAGEREF _Toc242719973 \h </w:instrText>
            </w:r>
            <w:r>
              <w:rPr>
                <w:noProof/>
                <w:webHidden/>
              </w:rPr>
            </w:r>
            <w:r>
              <w:rPr>
                <w:noProof/>
                <w:webHidden/>
              </w:rPr>
              <w:fldChar w:fldCharType="separate"/>
            </w:r>
            <w:r>
              <w:rPr>
                <w:noProof/>
                <w:webHidden/>
              </w:rPr>
              <w:t>11</w:t>
            </w:r>
            <w:r>
              <w:rPr>
                <w:noProof/>
                <w:webHidden/>
              </w:rPr>
              <w:fldChar w:fldCharType="end"/>
            </w:r>
          </w:hyperlink>
        </w:p>
        <w:p w14:paraId="4913CECA" w14:textId="55DA236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4" w:history="1">
            <w:r w:rsidRPr="0044021B">
              <w:rPr>
                <w:rStyle w:val="Hyperlink"/>
                <w:rFonts w:eastAsia="Times New Roman" w:cs="Times New Roman"/>
                <w:noProof/>
                <w:lang w:eastAsia="en-US"/>
              </w:rPr>
              <w:t>3.3.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Architecture Principles</w:t>
            </w:r>
            <w:r>
              <w:rPr>
                <w:noProof/>
                <w:webHidden/>
              </w:rPr>
              <w:tab/>
            </w:r>
            <w:r>
              <w:rPr>
                <w:noProof/>
                <w:webHidden/>
              </w:rPr>
              <w:fldChar w:fldCharType="begin"/>
            </w:r>
            <w:r>
              <w:rPr>
                <w:noProof/>
                <w:webHidden/>
              </w:rPr>
              <w:instrText xml:space="preserve"> PAGEREF _Toc242719974 \h </w:instrText>
            </w:r>
            <w:r>
              <w:rPr>
                <w:noProof/>
                <w:webHidden/>
              </w:rPr>
            </w:r>
            <w:r>
              <w:rPr>
                <w:noProof/>
                <w:webHidden/>
              </w:rPr>
              <w:fldChar w:fldCharType="separate"/>
            </w:r>
            <w:r>
              <w:rPr>
                <w:noProof/>
                <w:webHidden/>
              </w:rPr>
              <w:t>11</w:t>
            </w:r>
            <w:r>
              <w:rPr>
                <w:noProof/>
                <w:webHidden/>
              </w:rPr>
              <w:fldChar w:fldCharType="end"/>
            </w:r>
          </w:hyperlink>
        </w:p>
        <w:p w14:paraId="17F1064F" w14:textId="54C96DAD"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5" w:history="1">
            <w:r w:rsidRPr="0044021B">
              <w:rPr>
                <w:rStyle w:val="Hyperlink"/>
                <w:rFonts w:eastAsia="Times New Roman" w:cs="Times New Roman"/>
                <w:noProof/>
                <w:lang w:eastAsia="en-US"/>
              </w:rPr>
              <w:t>3.4.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Non-Functional Requirements</w:t>
            </w:r>
            <w:r>
              <w:rPr>
                <w:noProof/>
                <w:webHidden/>
              </w:rPr>
              <w:tab/>
            </w:r>
            <w:r>
              <w:rPr>
                <w:noProof/>
                <w:webHidden/>
              </w:rPr>
              <w:fldChar w:fldCharType="begin"/>
            </w:r>
            <w:r>
              <w:rPr>
                <w:noProof/>
                <w:webHidden/>
              </w:rPr>
              <w:instrText xml:space="preserve"> PAGEREF _Toc242719975 \h </w:instrText>
            </w:r>
            <w:r>
              <w:rPr>
                <w:noProof/>
                <w:webHidden/>
              </w:rPr>
            </w:r>
            <w:r>
              <w:rPr>
                <w:noProof/>
                <w:webHidden/>
              </w:rPr>
              <w:fldChar w:fldCharType="separate"/>
            </w:r>
            <w:r>
              <w:rPr>
                <w:noProof/>
                <w:webHidden/>
              </w:rPr>
              <w:t>12</w:t>
            </w:r>
            <w:r>
              <w:rPr>
                <w:noProof/>
                <w:webHidden/>
              </w:rPr>
              <w:fldChar w:fldCharType="end"/>
            </w:r>
          </w:hyperlink>
        </w:p>
        <w:p w14:paraId="148BBFE5" w14:textId="57824F1B"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6" w:history="1">
            <w:r w:rsidRPr="0044021B">
              <w:rPr>
                <w:rStyle w:val="Hyperlink"/>
                <w:rFonts w:eastAsiaTheme="minorHAnsi"/>
                <w:noProof/>
                <w:lang w:eastAsia="en-US"/>
              </w:rPr>
              <w:t>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Architecture Decisions</w:t>
            </w:r>
            <w:r>
              <w:rPr>
                <w:noProof/>
                <w:webHidden/>
              </w:rPr>
              <w:tab/>
            </w:r>
            <w:r>
              <w:rPr>
                <w:noProof/>
                <w:webHidden/>
              </w:rPr>
              <w:fldChar w:fldCharType="begin"/>
            </w:r>
            <w:r>
              <w:rPr>
                <w:noProof/>
                <w:webHidden/>
              </w:rPr>
              <w:instrText xml:space="preserve"> PAGEREF _Toc242719976 \h </w:instrText>
            </w:r>
            <w:r>
              <w:rPr>
                <w:noProof/>
                <w:webHidden/>
              </w:rPr>
            </w:r>
            <w:r>
              <w:rPr>
                <w:noProof/>
                <w:webHidden/>
              </w:rPr>
              <w:fldChar w:fldCharType="separate"/>
            </w:r>
            <w:r>
              <w:rPr>
                <w:noProof/>
                <w:webHidden/>
              </w:rPr>
              <w:t>13</w:t>
            </w:r>
            <w:r>
              <w:rPr>
                <w:noProof/>
                <w:webHidden/>
              </w:rPr>
              <w:fldChar w:fldCharType="end"/>
            </w:r>
          </w:hyperlink>
        </w:p>
        <w:p w14:paraId="504D7AB3" w14:textId="4BF874D7"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7" w:history="1">
            <w:r w:rsidRPr="0044021B">
              <w:rPr>
                <w:rStyle w:val="Hyperlink"/>
                <w:rFonts w:eastAsiaTheme="minorHAnsi"/>
                <w:noProof/>
                <w:lang w:eastAsia="en-US"/>
              </w:rPr>
              <w:t>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Target Architecture</w:t>
            </w:r>
            <w:r>
              <w:rPr>
                <w:noProof/>
                <w:webHidden/>
              </w:rPr>
              <w:tab/>
            </w:r>
            <w:r>
              <w:rPr>
                <w:noProof/>
                <w:webHidden/>
              </w:rPr>
              <w:fldChar w:fldCharType="begin"/>
            </w:r>
            <w:r>
              <w:rPr>
                <w:noProof/>
                <w:webHidden/>
              </w:rPr>
              <w:instrText xml:space="preserve"> PAGEREF _Toc242719977 \h </w:instrText>
            </w:r>
            <w:r>
              <w:rPr>
                <w:noProof/>
                <w:webHidden/>
              </w:rPr>
            </w:r>
            <w:r>
              <w:rPr>
                <w:noProof/>
                <w:webHidden/>
              </w:rPr>
              <w:fldChar w:fldCharType="separate"/>
            </w:r>
            <w:r>
              <w:rPr>
                <w:noProof/>
                <w:webHidden/>
              </w:rPr>
              <w:t>15</w:t>
            </w:r>
            <w:r>
              <w:rPr>
                <w:noProof/>
                <w:webHidden/>
              </w:rPr>
              <w:fldChar w:fldCharType="end"/>
            </w:r>
          </w:hyperlink>
        </w:p>
        <w:p w14:paraId="4768FBF2" w14:textId="4ADE95CF"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8" w:history="1">
            <w:r w:rsidRPr="0044021B">
              <w:rPr>
                <w:rStyle w:val="Hyperlink"/>
                <w:rFonts w:eastAsia="Times New Roman" w:cs="Times New Roman"/>
                <w:noProof/>
                <w:lang w:eastAsia="en-US"/>
              </w:rPr>
              <w:t>5.1.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High-Level Architecture</w:t>
            </w:r>
            <w:r>
              <w:rPr>
                <w:noProof/>
                <w:webHidden/>
              </w:rPr>
              <w:tab/>
            </w:r>
            <w:r>
              <w:rPr>
                <w:noProof/>
                <w:webHidden/>
              </w:rPr>
              <w:fldChar w:fldCharType="begin"/>
            </w:r>
            <w:r>
              <w:rPr>
                <w:noProof/>
                <w:webHidden/>
              </w:rPr>
              <w:instrText xml:space="preserve"> PAGEREF _Toc242719978 \h </w:instrText>
            </w:r>
            <w:r>
              <w:rPr>
                <w:noProof/>
                <w:webHidden/>
              </w:rPr>
            </w:r>
            <w:r>
              <w:rPr>
                <w:noProof/>
                <w:webHidden/>
              </w:rPr>
              <w:fldChar w:fldCharType="separate"/>
            </w:r>
            <w:r>
              <w:rPr>
                <w:noProof/>
                <w:webHidden/>
              </w:rPr>
              <w:t>15</w:t>
            </w:r>
            <w:r>
              <w:rPr>
                <w:noProof/>
                <w:webHidden/>
              </w:rPr>
              <w:fldChar w:fldCharType="end"/>
            </w:r>
          </w:hyperlink>
        </w:p>
        <w:p w14:paraId="2196415E" w14:textId="46D63A8B"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79" w:history="1">
            <w:r w:rsidRPr="0044021B">
              <w:rPr>
                <w:rStyle w:val="Hyperlink"/>
                <w:noProof/>
                <w:lang w:eastAsia="en-US"/>
              </w:rPr>
              <w:t>5.2.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Logical Architecture</w:t>
            </w:r>
            <w:r>
              <w:rPr>
                <w:noProof/>
                <w:webHidden/>
              </w:rPr>
              <w:tab/>
            </w:r>
            <w:r>
              <w:rPr>
                <w:noProof/>
                <w:webHidden/>
              </w:rPr>
              <w:fldChar w:fldCharType="begin"/>
            </w:r>
            <w:r>
              <w:rPr>
                <w:noProof/>
                <w:webHidden/>
              </w:rPr>
              <w:instrText xml:space="preserve"> PAGEREF _Toc242719979 \h </w:instrText>
            </w:r>
            <w:r>
              <w:rPr>
                <w:noProof/>
                <w:webHidden/>
              </w:rPr>
            </w:r>
            <w:r>
              <w:rPr>
                <w:noProof/>
                <w:webHidden/>
              </w:rPr>
              <w:fldChar w:fldCharType="separate"/>
            </w:r>
            <w:r>
              <w:rPr>
                <w:noProof/>
                <w:webHidden/>
              </w:rPr>
              <w:t>16</w:t>
            </w:r>
            <w:r>
              <w:rPr>
                <w:noProof/>
                <w:webHidden/>
              </w:rPr>
              <w:fldChar w:fldCharType="end"/>
            </w:r>
          </w:hyperlink>
        </w:p>
        <w:p w14:paraId="1C566D72" w14:textId="03A82F7D"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0" w:history="1">
            <w:r w:rsidRPr="0044021B">
              <w:rPr>
                <w:rStyle w:val="Hyperlink"/>
                <w:rFonts w:eastAsia="Times New Roman" w:cs="Times New Roman"/>
                <w:noProof/>
                <w:lang w:eastAsia="en-US"/>
              </w:rPr>
              <w:t>5.3.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Access and Security Boundary</w:t>
            </w:r>
            <w:r>
              <w:rPr>
                <w:noProof/>
                <w:webHidden/>
              </w:rPr>
              <w:tab/>
            </w:r>
            <w:r>
              <w:rPr>
                <w:noProof/>
                <w:webHidden/>
              </w:rPr>
              <w:fldChar w:fldCharType="begin"/>
            </w:r>
            <w:r>
              <w:rPr>
                <w:noProof/>
                <w:webHidden/>
              </w:rPr>
              <w:instrText xml:space="preserve"> PAGEREF _Toc242719980 \h </w:instrText>
            </w:r>
            <w:r>
              <w:rPr>
                <w:noProof/>
                <w:webHidden/>
              </w:rPr>
            </w:r>
            <w:r>
              <w:rPr>
                <w:noProof/>
                <w:webHidden/>
              </w:rPr>
              <w:fldChar w:fldCharType="separate"/>
            </w:r>
            <w:r>
              <w:rPr>
                <w:noProof/>
                <w:webHidden/>
              </w:rPr>
              <w:t>17</w:t>
            </w:r>
            <w:r>
              <w:rPr>
                <w:noProof/>
                <w:webHidden/>
              </w:rPr>
              <w:fldChar w:fldCharType="end"/>
            </w:r>
          </w:hyperlink>
        </w:p>
        <w:p w14:paraId="3AB16E07" w14:textId="37AB55C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1" w:history="1">
            <w:r w:rsidRPr="0044021B">
              <w:rPr>
                <w:rStyle w:val="Hyperlink"/>
                <w:rFonts w:eastAsia="Times New Roman" w:cs="Times New Roman"/>
                <w:noProof/>
                <w:lang w:eastAsia="en-US"/>
              </w:rPr>
              <w:t>5.4.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Deployment Architecture</w:t>
            </w:r>
            <w:r>
              <w:rPr>
                <w:noProof/>
                <w:webHidden/>
              </w:rPr>
              <w:tab/>
            </w:r>
            <w:r>
              <w:rPr>
                <w:noProof/>
                <w:webHidden/>
              </w:rPr>
              <w:fldChar w:fldCharType="begin"/>
            </w:r>
            <w:r>
              <w:rPr>
                <w:noProof/>
                <w:webHidden/>
              </w:rPr>
              <w:instrText xml:space="preserve"> PAGEREF _Toc242719981 \h </w:instrText>
            </w:r>
            <w:r>
              <w:rPr>
                <w:noProof/>
                <w:webHidden/>
              </w:rPr>
            </w:r>
            <w:r>
              <w:rPr>
                <w:noProof/>
                <w:webHidden/>
              </w:rPr>
              <w:fldChar w:fldCharType="separate"/>
            </w:r>
            <w:r>
              <w:rPr>
                <w:noProof/>
                <w:webHidden/>
              </w:rPr>
              <w:t>17</w:t>
            </w:r>
            <w:r>
              <w:rPr>
                <w:noProof/>
                <w:webHidden/>
              </w:rPr>
              <w:fldChar w:fldCharType="end"/>
            </w:r>
          </w:hyperlink>
        </w:p>
        <w:p w14:paraId="43D6E48D" w14:textId="08D826B2"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2" w:history="1">
            <w:r w:rsidRPr="0044021B">
              <w:rPr>
                <w:rStyle w:val="Hyperlink"/>
                <w:rFonts w:eastAsiaTheme="minorHAnsi"/>
                <w:noProof/>
                <w:lang w:eastAsia="en-US"/>
              </w:rPr>
              <w:t>6.</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API Access and Edge Security</w:t>
            </w:r>
            <w:r>
              <w:rPr>
                <w:noProof/>
                <w:webHidden/>
              </w:rPr>
              <w:tab/>
            </w:r>
            <w:r>
              <w:rPr>
                <w:noProof/>
                <w:webHidden/>
              </w:rPr>
              <w:fldChar w:fldCharType="begin"/>
            </w:r>
            <w:r>
              <w:rPr>
                <w:noProof/>
                <w:webHidden/>
              </w:rPr>
              <w:instrText xml:space="preserve"> PAGEREF _Toc242719982 \h </w:instrText>
            </w:r>
            <w:r>
              <w:rPr>
                <w:noProof/>
                <w:webHidden/>
              </w:rPr>
            </w:r>
            <w:r>
              <w:rPr>
                <w:noProof/>
                <w:webHidden/>
              </w:rPr>
              <w:fldChar w:fldCharType="separate"/>
            </w:r>
            <w:r>
              <w:rPr>
                <w:noProof/>
                <w:webHidden/>
              </w:rPr>
              <w:t>19</w:t>
            </w:r>
            <w:r>
              <w:rPr>
                <w:noProof/>
                <w:webHidden/>
              </w:rPr>
              <w:fldChar w:fldCharType="end"/>
            </w:r>
          </w:hyperlink>
        </w:p>
        <w:p w14:paraId="260ABF2E" w14:textId="31BCDD3B"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3" w:history="1">
            <w:r w:rsidRPr="0044021B">
              <w:rPr>
                <w:rStyle w:val="Hyperlink"/>
                <w:rFonts w:eastAsia="Times New Roman" w:cs="Times New Roman"/>
                <w:noProof/>
                <w:lang w:eastAsia="en-US"/>
              </w:rPr>
              <w:t>6.1.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API Users</w:t>
            </w:r>
            <w:r>
              <w:rPr>
                <w:noProof/>
                <w:webHidden/>
              </w:rPr>
              <w:tab/>
            </w:r>
            <w:r>
              <w:rPr>
                <w:noProof/>
                <w:webHidden/>
              </w:rPr>
              <w:fldChar w:fldCharType="begin"/>
            </w:r>
            <w:r>
              <w:rPr>
                <w:noProof/>
                <w:webHidden/>
              </w:rPr>
              <w:instrText xml:space="preserve"> PAGEREF _Toc242719983 \h </w:instrText>
            </w:r>
            <w:r>
              <w:rPr>
                <w:noProof/>
                <w:webHidden/>
              </w:rPr>
            </w:r>
            <w:r>
              <w:rPr>
                <w:noProof/>
                <w:webHidden/>
              </w:rPr>
              <w:fldChar w:fldCharType="separate"/>
            </w:r>
            <w:r>
              <w:rPr>
                <w:noProof/>
                <w:webHidden/>
              </w:rPr>
              <w:t>19</w:t>
            </w:r>
            <w:r>
              <w:rPr>
                <w:noProof/>
                <w:webHidden/>
              </w:rPr>
              <w:fldChar w:fldCharType="end"/>
            </w:r>
          </w:hyperlink>
        </w:p>
        <w:p w14:paraId="055505E8" w14:textId="0A40DAA4"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4" w:history="1">
            <w:r w:rsidRPr="0044021B">
              <w:rPr>
                <w:rStyle w:val="Hyperlink"/>
                <w:rFonts w:eastAsia="Times New Roman" w:cs="Times New Roman"/>
                <w:noProof/>
                <w:lang w:eastAsia="en-US"/>
              </w:rPr>
              <w:t>6.2.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Internal Access</w:t>
            </w:r>
            <w:r>
              <w:rPr>
                <w:noProof/>
                <w:webHidden/>
              </w:rPr>
              <w:tab/>
            </w:r>
            <w:r>
              <w:rPr>
                <w:noProof/>
                <w:webHidden/>
              </w:rPr>
              <w:fldChar w:fldCharType="begin"/>
            </w:r>
            <w:r>
              <w:rPr>
                <w:noProof/>
                <w:webHidden/>
              </w:rPr>
              <w:instrText xml:space="preserve"> PAGEREF _Toc242719984 \h </w:instrText>
            </w:r>
            <w:r>
              <w:rPr>
                <w:noProof/>
                <w:webHidden/>
              </w:rPr>
            </w:r>
            <w:r>
              <w:rPr>
                <w:noProof/>
                <w:webHidden/>
              </w:rPr>
              <w:fldChar w:fldCharType="separate"/>
            </w:r>
            <w:r>
              <w:rPr>
                <w:noProof/>
                <w:webHidden/>
              </w:rPr>
              <w:t>19</w:t>
            </w:r>
            <w:r>
              <w:rPr>
                <w:noProof/>
                <w:webHidden/>
              </w:rPr>
              <w:fldChar w:fldCharType="end"/>
            </w:r>
          </w:hyperlink>
        </w:p>
        <w:p w14:paraId="29D03F9E" w14:textId="11CD791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5" w:history="1">
            <w:r w:rsidRPr="0044021B">
              <w:rPr>
                <w:rStyle w:val="Hyperlink"/>
                <w:rFonts w:eastAsia="Times New Roman" w:cs="Times New Roman"/>
                <w:noProof/>
                <w:lang w:eastAsia="en-US"/>
              </w:rPr>
              <w:t>6.3.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External/Partner Access</w:t>
            </w:r>
            <w:r>
              <w:rPr>
                <w:noProof/>
                <w:webHidden/>
              </w:rPr>
              <w:tab/>
            </w:r>
            <w:r>
              <w:rPr>
                <w:noProof/>
                <w:webHidden/>
              </w:rPr>
              <w:fldChar w:fldCharType="begin"/>
            </w:r>
            <w:r>
              <w:rPr>
                <w:noProof/>
                <w:webHidden/>
              </w:rPr>
              <w:instrText xml:space="preserve"> PAGEREF _Toc242719985 \h </w:instrText>
            </w:r>
            <w:r>
              <w:rPr>
                <w:noProof/>
                <w:webHidden/>
              </w:rPr>
            </w:r>
            <w:r>
              <w:rPr>
                <w:noProof/>
                <w:webHidden/>
              </w:rPr>
              <w:fldChar w:fldCharType="separate"/>
            </w:r>
            <w:r>
              <w:rPr>
                <w:noProof/>
                <w:webHidden/>
              </w:rPr>
              <w:t>19</w:t>
            </w:r>
            <w:r>
              <w:rPr>
                <w:noProof/>
                <w:webHidden/>
              </w:rPr>
              <w:fldChar w:fldCharType="end"/>
            </w:r>
          </w:hyperlink>
        </w:p>
        <w:p w14:paraId="35255BED" w14:textId="6634E0DF"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6" w:history="1">
            <w:r w:rsidRPr="0044021B">
              <w:rPr>
                <w:rStyle w:val="Hyperlink"/>
                <w:rFonts w:eastAsia="Times New Roman" w:cs="Times New Roman"/>
                <w:noProof/>
                <w:lang w:eastAsia="en-US"/>
              </w:rPr>
              <w:t>6.4.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DNS and Custom Domains</w:t>
            </w:r>
            <w:r>
              <w:rPr>
                <w:noProof/>
                <w:webHidden/>
              </w:rPr>
              <w:tab/>
            </w:r>
            <w:r>
              <w:rPr>
                <w:noProof/>
                <w:webHidden/>
              </w:rPr>
              <w:fldChar w:fldCharType="begin"/>
            </w:r>
            <w:r>
              <w:rPr>
                <w:noProof/>
                <w:webHidden/>
              </w:rPr>
              <w:instrText xml:space="preserve"> PAGEREF _Toc242719986 \h </w:instrText>
            </w:r>
            <w:r>
              <w:rPr>
                <w:noProof/>
                <w:webHidden/>
              </w:rPr>
            </w:r>
            <w:r>
              <w:rPr>
                <w:noProof/>
                <w:webHidden/>
              </w:rPr>
              <w:fldChar w:fldCharType="separate"/>
            </w:r>
            <w:r>
              <w:rPr>
                <w:noProof/>
                <w:webHidden/>
              </w:rPr>
              <w:t>19</w:t>
            </w:r>
            <w:r>
              <w:rPr>
                <w:noProof/>
                <w:webHidden/>
              </w:rPr>
              <w:fldChar w:fldCharType="end"/>
            </w:r>
          </w:hyperlink>
        </w:p>
        <w:p w14:paraId="75447088" w14:textId="4453B5B5"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7" w:history="1">
            <w:r w:rsidRPr="0044021B">
              <w:rPr>
                <w:rStyle w:val="Hyperlink"/>
                <w:rFonts w:eastAsia="Times New Roman" w:cs="Times New Roman"/>
                <w:noProof/>
                <w:lang w:eastAsia="en-US"/>
              </w:rPr>
              <w:t>6.5.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Edge Controls</w:t>
            </w:r>
            <w:r>
              <w:rPr>
                <w:noProof/>
                <w:webHidden/>
              </w:rPr>
              <w:tab/>
            </w:r>
            <w:r>
              <w:rPr>
                <w:noProof/>
                <w:webHidden/>
              </w:rPr>
              <w:fldChar w:fldCharType="begin"/>
            </w:r>
            <w:r>
              <w:rPr>
                <w:noProof/>
                <w:webHidden/>
              </w:rPr>
              <w:instrText xml:space="preserve"> PAGEREF _Toc242719987 \h </w:instrText>
            </w:r>
            <w:r>
              <w:rPr>
                <w:noProof/>
                <w:webHidden/>
              </w:rPr>
            </w:r>
            <w:r>
              <w:rPr>
                <w:noProof/>
                <w:webHidden/>
              </w:rPr>
              <w:fldChar w:fldCharType="separate"/>
            </w:r>
            <w:r>
              <w:rPr>
                <w:noProof/>
                <w:webHidden/>
              </w:rPr>
              <w:t>19</w:t>
            </w:r>
            <w:r>
              <w:rPr>
                <w:noProof/>
                <w:webHidden/>
              </w:rPr>
              <w:fldChar w:fldCharType="end"/>
            </w:r>
          </w:hyperlink>
        </w:p>
        <w:p w14:paraId="5D9DFEA6" w14:textId="67718E70"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8" w:history="1">
            <w:r w:rsidRPr="0044021B">
              <w:rPr>
                <w:rStyle w:val="Hyperlink"/>
                <w:rFonts w:eastAsiaTheme="minorHAnsi"/>
                <w:noProof/>
                <w:lang w:eastAsia="en-US"/>
              </w:rPr>
              <w:t>7.</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Network Connectivity Architecture</w:t>
            </w:r>
            <w:r>
              <w:rPr>
                <w:noProof/>
                <w:webHidden/>
              </w:rPr>
              <w:tab/>
            </w:r>
            <w:r>
              <w:rPr>
                <w:noProof/>
                <w:webHidden/>
              </w:rPr>
              <w:fldChar w:fldCharType="begin"/>
            </w:r>
            <w:r>
              <w:rPr>
                <w:noProof/>
                <w:webHidden/>
              </w:rPr>
              <w:instrText xml:space="preserve"> PAGEREF _Toc242719988 \h </w:instrText>
            </w:r>
            <w:r>
              <w:rPr>
                <w:noProof/>
                <w:webHidden/>
              </w:rPr>
            </w:r>
            <w:r>
              <w:rPr>
                <w:noProof/>
                <w:webHidden/>
              </w:rPr>
              <w:fldChar w:fldCharType="separate"/>
            </w:r>
            <w:r>
              <w:rPr>
                <w:noProof/>
                <w:webHidden/>
              </w:rPr>
              <w:t>23</w:t>
            </w:r>
            <w:r>
              <w:rPr>
                <w:noProof/>
                <w:webHidden/>
              </w:rPr>
              <w:fldChar w:fldCharType="end"/>
            </w:r>
          </w:hyperlink>
        </w:p>
        <w:p w14:paraId="113F2037" w14:textId="5CFA8D2D"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89" w:history="1">
            <w:r w:rsidRPr="0044021B">
              <w:rPr>
                <w:rStyle w:val="Hyperlink"/>
                <w:rFonts w:eastAsia="Times New Roman" w:cs="Times New Roman"/>
                <w:noProof/>
                <w:lang w:eastAsia="en-US"/>
              </w:rPr>
              <w:t>7.1.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Network Context</w:t>
            </w:r>
            <w:r>
              <w:rPr>
                <w:noProof/>
                <w:webHidden/>
              </w:rPr>
              <w:tab/>
            </w:r>
            <w:r>
              <w:rPr>
                <w:noProof/>
                <w:webHidden/>
              </w:rPr>
              <w:fldChar w:fldCharType="begin"/>
            </w:r>
            <w:r>
              <w:rPr>
                <w:noProof/>
                <w:webHidden/>
              </w:rPr>
              <w:instrText xml:space="preserve"> PAGEREF _Toc242719989 \h </w:instrText>
            </w:r>
            <w:r>
              <w:rPr>
                <w:noProof/>
                <w:webHidden/>
              </w:rPr>
            </w:r>
            <w:r>
              <w:rPr>
                <w:noProof/>
                <w:webHidden/>
              </w:rPr>
              <w:fldChar w:fldCharType="separate"/>
            </w:r>
            <w:r>
              <w:rPr>
                <w:noProof/>
                <w:webHidden/>
              </w:rPr>
              <w:t>23</w:t>
            </w:r>
            <w:r>
              <w:rPr>
                <w:noProof/>
                <w:webHidden/>
              </w:rPr>
              <w:fldChar w:fldCharType="end"/>
            </w:r>
          </w:hyperlink>
        </w:p>
        <w:p w14:paraId="3DC3A5C3" w14:textId="0A17D325"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0" w:history="1">
            <w:r w:rsidRPr="0044021B">
              <w:rPr>
                <w:rStyle w:val="Hyperlink"/>
                <w:rFonts w:eastAsia="Times New Roman" w:cs="Times New Roman"/>
                <w:noProof/>
                <w:lang w:eastAsia="en-US"/>
              </w:rPr>
              <w:t>7.2.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Traffic Flows</w:t>
            </w:r>
            <w:r>
              <w:rPr>
                <w:noProof/>
                <w:webHidden/>
              </w:rPr>
              <w:tab/>
            </w:r>
            <w:r>
              <w:rPr>
                <w:noProof/>
                <w:webHidden/>
              </w:rPr>
              <w:fldChar w:fldCharType="begin"/>
            </w:r>
            <w:r>
              <w:rPr>
                <w:noProof/>
                <w:webHidden/>
              </w:rPr>
              <w:instrText xml:space="preserve"> PAGEREF _Toc242719990 \h </w:instrText>
            </w:r>
            <w:r>
              <w:rPr>
                <w:noProof/>
                <w:webHidden/>
              </w:rPr>
            </w:r>
            <w:r>
              <w:rPr>
                <w:noProof/>
                <w:webHidden/>
              </w:rPr>
              <w:fldChar w:fldCharType="separate"/>
            </w:r>
            <w:r>
              <w:rPr>
                <w:noProof/>
                <w:webHidden/>
              </w:rPr>
              <w:t>23</w:t>
            </w:r>
            <w:r>
              <w:rPr>
                <w:noProof/>
                <w:webHidden/>
              </w:rPr>
              <w:fldChar w:fldCharType="end"/>
            </w:r>
          </w:hyperlink>
        </w:p>
        <w:p w14:paraId="15BB0422" w14:textId="1612FEF6"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1" w:history="1">
            <w:r w:rsidRPr="0044021B">
              <w:rPr>
                <w:rStyle w:val="Hyperlink"/>
                <w:rFonts w:eastAsiaTheme="minorHAnsi"/>
                <w:noProof/>
                <w:lang w:eastAsia="en-US"/>
              </w:rPr>
              <w:t>8.</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Security and Identity Architecture</w:t>
            </w:r>
            <w:r>
              <w:rPr>
                <w:noProof/>
                <w:webHidden/>
              </w:rPr>
              <w:tab/>
            </w:r>
            <w:r>
              <w:rPr>
                <w:noProof/>
                <w:webHidden/>
              </w:rPr>
              <w:fldChar w:fldCharType="begin"/>
            </w:r>
            <w:r>
              <w:rPr>
                <w:noProof/>
                <w:webHidden/>
              </w:rPr>
              <w:instrText xml:space="preserve"> PAGEREF _Toc242719991 \h </w:instrText>
            </w:r>
            <w:r>
              <w:rPr>
                <w:noProof/>
                <w:webHidden/>
              </w:rPr>
            </w:r>
            <w:r>
              <w:rPr>
                <w:noProof/>
                <w:webHidden/>
              </w:rPr>
              <w:fldChar w:fldCharType="separate"/>
            </w:r>
            <w:r>
              <w:rPr>
                <w:noProof/>
                <w:webHidden/>
              </w:rPr>
              <w:t>25</w:t>
            </w:r>
            <w:r>
              <w:rPr>
                <w:noProof/>
                <w:webHidden/>
              </w:rPr>
              <w:fldChar w:fldCharType="end"/>
            </w:r>
          </w:hyperlink>
        </w:p>
        <w:p w14:paraId="429A3B1B" w14:textId="3465697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2" w:history="1">
            <w:r w:rsidRPr="0044021B">
              <w:rPr>
                <w:rStyle w:val="Hyperlink"/>
                <w:rFonts w:eastAsia="Times New Roman" w:cs="Times New Roman"/>
                <w:noProof/>
                <w:lang w:eastAsia="en-US"/>
              </w:rPr>
              <w:t>8.1.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Security Model</w:t>
            </w:r>
            <w:r>
              <w:rPr>
                <w:noProof/>
                <w:webHidden/>
              </w:rPr>
              <w:tab/>
            </w:r>
            <w:r>
              <w:rPr>
                <w:noProof/>
                <w:webHidden/>
              </w:rPr>
              <w:fldChar w:fldCharType="begin"/>
            </w:r>
            <w:r>
              <w:rPr>
                <w:noProof/>
                <w:webHidden/>
              </w:rPr>
              <w:instrText xml:space="preserve"> PAGEREF _Toc242719992 \h </w:instrText>
            </w:r>
            <w:r>
              <w:rPr>
                <w:noProof/>
                <w:webHidden/>
              </w:rPr>
            </w:r>
            <w:r>
              <w:rPr>
                <w:noProof/>
                <w:webHidden/>
              </w:rPr>
              <w:fldChar w:fldCharType="separate"/>
            </w:r>
            <w:r>
              <w:rPr>
                <w:noProof/>
                <w:webHidden/>
              </w:rPr>
              <w:t>25</w:t>
            </w:r>
            <w:r>
              <w:rPr>
                <w:noProof/>
                <w:webHidden/>
              </w:rPr>
              <w:fldChar w:fldCharType="end"/>
            </w:r>
          </w:hyperlink>
        </w:p>
        <w:p w14:paraId="31DA61D6" w14:textId="79CA34DB"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3" w:history="1">
            <w:r w:rsidRPr="0044021B">
              <w:rPr>
                <w:rStyle w:val="Hyperlink"/>
                <w:rFonts w:eastAsia="Times New Roman" w:cs="Times New Roman"/>
                <w:noProof/>
                <w:lang w:eastAsia="en-US"/>
              </w:rPr>
              <w:t>8.2.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Authentication &amp; Role Based Authorization</w:t>
            </w:r>
            <w:r>
              <w:rPr>
                <w:noProof/>
                <w:webHidden/>
              </w:rPr>
              <w:tab/>
            </w:r>
            <w:r>
              <w:rPr>
                <w:noProof/>
                <w:webHidden/>
              </w:rPr>
              <w:fldChar w:fldCharType="begin"/>
            </w:r>
            <w:r>
              <w:rPr>
                <w:noProof/>
                <w:webHidden/>
              </w:rPr>
              <w:instrText xml:space="preserve"> PAGEREF _Toc242719993 \h </w:instrText>
            </w:r>
            <w:r>
              <w:rPr>
                <w:noProof/>
                <w:webHidden/>
              </w:rPr>
            </w:r>
            <w:r>
              <w:rPr>
                <w:noProof/>
                <w:webHidden/>
              </w:rPr>
              <w:fldChar w:fldCharType="separate"/>
            </w:r>
            <w:r>
              <w:rPr>
                <w:noProof/>
                <w:webHidden/>
              </w:rPr>
              <w:t>27</w:t>
            </w:r>
            <w:r>
              <w:rPr>
                <w:noProof/>
                <w:webHidden/>
              </w:rPr>
              <w:fldChar w:fldCharType="end"/>
            </w:r>
          </w:hyperlink>
        </w:p>
        <w:p w14:paraId="21E81F38" w14:textId="7CA28415"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4" w:history="1">
            <w:r w:rsidRPr="0044021B">
              <w:rPr>
                <w:rStyle w:val="Hyperlink"/>
                <w:rFonts w:eastAsia="Times New Roman" w:cs="Times New Roman"/>
                <w:noProof/>
                <w:lang w:eastAsia="en-US"/>
              </w:rPr>
              <w:t>8.3.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Secrets and Certificates</w:t>
            </w:r>
            <w:r>
              <w:rPr>
                <w:noProof/>
                <w:webHidden/>
              </w:rPr>
              <w:tab/>
            </w:r>
            <w:r>
              <w:rPr>
                <w:noProof/>
                <w:webHidden/>
              </w:rPr>
              <w:fldChar w:fldCharType="begin"/>
            </w:r>
            <w:r>
              <w:rPr>
                <w:noProof/>
                <w:webHidden/>
              </w:rPr>
              <w:instrText xml:space="preserve"> PAGEREF _Toc242719994 \h </w:instrText>
            </w:r>
            <w:r>
              <w:rPr>
                <w:noProof/>
                <w:webHidden/>
              </w:rPr>
            </w:r>
            <w:r>
              <w:rPr>
                <w:noProof/>
                <w:webHidden/>
              </w:rPr>
              <w:fldChar w:fldCharType="separate"/>
            </w:r>
            <w:r>
              <w:rPr>
                <w:noProof/>
                <w:webHidden/>
              </w:rPr>
              <w:t>28</w:t>
            </w:r>
            <w:r>
              <w:rPr>
                <w:noProof/>
                <w:webHidden/>
              </w:rPr>
              <w:fldChar w:fldCharType="end"/>
            </w:r>
          </w:hyperlink>
        </w:p>
        <w:p w14:paraId="61025DF7" w14:textId="283CB610"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5" w:history="1">
            <w:r w:rsidRPr="0044021B">
              <w:rPr>
                <w:rStyle w:val="Hyperlink"/>
                <w:rFonts w:eastAsia="Times New Roman" w:cs="Times New Roman"/>
                <w:noProof/>
                <w:lang w:eastAsia="en-US"/>
              </w:rPr>
              <w:t>8.4.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Data Classification and Logging</w:t>
            </w:r>
            <w:r>
              <w:rPr>
                <w:noProof/>
                <w:webHidden/>
              </w:rPr>
              <w:tab/>
            </w:r>
            <w:r>
              <w:rPr>
                <w:noProof/>
                <w:webHidden/>
              </w:rPr>
              <w:fldChar w:fldCharType="begin"/>
            </w:r>
            <w:r>
              <w:rPr>
                <w:noProof/>
                <w:webHidden/>
              </w:rPr>
              <w:instrText xml:space="preserve"> PAGEREF _Toc242719995 \h </w:instrText>
            </w:r>
            <w:r>
              <w:rPr>
                <w:noProof/>
                <w:webHidden/>
              </w:rPr>
            </w:r>
            <w:r>
              <w:rPr>
                <w:noProof/>
                <w:webHidden/>
              </w:rPr>
              <w:fldChar w:fldCharType="separate"/>
            </w:r>
            <w:r>
              <w:rPr>
                <w:noProof/>
                <w:webHidden/>
              </w:rPr>
              <w:t>28</w:t>
            </w:r>
            <w:r>
              <w:rPr>
                <w:noProof/>
                <w:webHidden/>
              </w:rPr>
              <w:fldChar w:fldCharType="end"/>
            </w:r>
          </w:hyperlink>
        </w:p>
        <w:p w14:paraId="32DBB688" w14:textId="6327857A" w:rsidR="00D36ABE" w:rsidRDefault="00D36ABE">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6" w:history="1">
            <w:r w:rsidRPr="0044021B">
              <w:rPr>
                <w:rStyle w:val="Hyperlink"/>
                <w:rFonts w:eastAsiaTheme="minorHAnsi"/>
                <w:noProof/>
                <w:lang w:eastAsia="en-US"/>
              </w:rPr>
              <w:t>9.</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Developer Portal</w:t>
            </w:r>
            <w:r>
              <w:rPr>
                <w:noProof/>
                <w:webHidden/>
              </w:rPr>
              <w:tab/>
            </w:r>
            <w:r>
              <w:rPr>
                <w:noProof/>
                <w:webHidden/>
              </w:rPr>
              <w:fldChar w:fldCharType="begin"/>
            </w:r>
            <w:r>
              <w:rPr>
                <w:noProof/>
                <w:webHidden/>
              </w:rPr>
              <w:instrText xml:space="preserve"> PAGEREF _Toc242719996 \h </w:instrText>
            </w:r>
            <w:r>
              <w:rPr>
                <w:noProof/>
                <w:webHidden/>
              </w:rPr>
            </w:r>
            <w:r>
              <w:rPr>
                <w:noProof/>
                <w:webHidden/>
              </w:rPr>
              <w:fldChar w:fldCharType="separate"/>
            </w:r>
            <w:r>
              <w:rPr>
                <w:noProof/>
                <w:webHidden/>
              </w:rPr>
              <w:t>29</w:t>
            </w:r>
            <w:r>
              <w:rPr>
                <w:noProof/>
                <w:webHidden/>
              </w:rPr>
              <w:fldChar w:fldCharType="end"/>
            </w:r>
          </w:hyperlink>
        </w:p>
        <w:p w14:paraId="31F6452A" w14:textId="580B2D87"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7" w:history="1">
            <w:r w:rsidRPr="0044021B">
              <w:rPr>
                <w:rStyle w:val="Hyperlink"/>
                <w:rFonts w:eastAsia="Times New Roman" w:cs="Times New Roman"/>
                <w:noProof/>
                <w:lang w:eastAsia="en-US"/>
              </w:rPr>
              <w:t>9.1.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Reference Architecture</w:t>
            </w:r>
            <w:r>
              <w:rPr>
                <w:noProof/>
                <w:webHidden/>
              </w:rPr>
              <w:tab/>
            </w:r>
            <w:r>
              <w:rPr>
                <w:noProof/>
                <w:webHidden/>
              </w:rPr>
              <w:fldChar w:fldCharType="begin"/>
            </w:r>
            <w:r>
              <w:rPr>
                <w:noProof/>
                <w:webHidden/>
              </w:rPr>
              <w:instrText xml:space="preserve"> PAGEREF _Toc242719997 \h </w:instrText>
            </w:r>
            <w:r>
              <w:rPr>
                <w:noProof/>
                <w:webHidden/>
              </w:rPr>
            </w:r>
            <w:r>
              <w:rPr>
                <w:noProof/>
                <w:webHidden/>
              </w:rPr>
              <w:fldChar w:fldCharType="separate"/>
            </w:r>
            <w:r>
              <w:rPr>
                <w:noProof/>
                <w:webHidden/>
              </w:rPr>
              <w:t>29</w:t>
            </w:r>
            <w:r>
              <w:rPr>
                <w:noProof/>
                <w:webHidden/>
              </w:rPr>
              <w:fldChar w:fldCharType="end"/>
            </w:r>
          </w:hyperlink>
        </w:p>
        <w:p w14:paraId="4FC83A38" w14:textId="57071C49"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8" w:history="1">
            <w:r w:rsidRPr="0044021B">
              <w:rPr>
                <w:rStyle w:val="Hyperlink"/>
                <w:rFonts w:eastAsia="Times New Roman" w:cs="Times New Roman"/>
                <w:noProof/>
                <w:lang w:eastAsia="en-US"/>
              </w:rPr>
              <w:t>9.2.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Access Model</w:t>
            </w:r>
            <w:r>
              <w:rPr>
                <w:noProof/>
                <w:webHidden/>
              </w:rPr>
              <w:tab/>
            </w:r>
            <w:r>
              <w:rPr>
                <w:noProof/>
                <w:webHidden/>
              </w:rPr>
              <w:fldChar w:fldCharType="begin"/>
            </w:r>
            <w:r>
              <w:rPr>
                <w:noProof/>
                <w:webHidden/>
              </w:rPr>
              <w:instrText xml:space="preserve"> PAGEREF _Toc242719998 \h </w:instrText>
            </w:r>
            <w:r>
              <w:rPr>
                <w:noProof/>
                <w:webHidden/>
              </w:rPr>
            </w:r>
            <w:r>
              <w:rPr>
                <w:noProof/>
                <w:webHidden/>
              </w:rPr>
              <w:fldChar w:fldCharType="separate"/>
            </w:r>
            <w:r>
              <w:rPr>
                <w:noProof/>
                <w:webHidden/>
              </w:rPr>
              <w:t>30</w:t>
            </w:r>
            <w:r>
              <w:rPr>
                <w:noProof/>
                <w:webHidden/>
              </w:rPr>
              <w:fldChar w:fldCharType="end"/>
            </w:r>
          </w:hyperlink>
        </w:p>
        <w:p w14:paraId="4F6E47A4" w14:textId="732FB6C3"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19999" w:history="1">
            <w:r w:rsidRPr="0044021B">
              <w:rPr>
                <w:rStyle w:val="Hyperlink"/>
                <w:rFonts w:eastAsia="Times New Roman" w:cs="Times New Roman"/>
                <w:noProof/>
                <w:lang w:eastAsia="en-US"/>
              </w:rPr>
              <w:t>9.3.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Deployment and Hosting</w:t>
            </w:r>
            <w:r>
              <w:rPr>
                <w:noProof/>
                <w:webHidden/>
              </w:rPr>
              <w:tab/>
            </w:r>
            <w:r>
              <w:rPr>
                <w:noProof/>
                <w:webHidden/>
              </w:rPr>
              <w:fldChar w:fldCharType="begin"/>
            </w:r>
            <w:r>
              <w:rPr>
                <w:noProof/>
                <w:webHidden/>
              </w:rPr>
              <w:instrText xml:space="preserve"> PAGEREF _Toc242719999 \h </w:instrText>
            </w:r>
            <w:r>
              <w:rPr>
                <w:noProof/>
                <w:webHidden/>
              </w:rPr>
            </w:r>
            <w:r>
              <w:rPr>
                <w:noProof/>
                <w:webHidden/>
              </w:rPr>
              <w:fldChar w:fldCharType="separate"/>
            </w:r>
            <w:r>
              <w:rPr>
                <w:noProof/>
                <w:webHidden/>
              </w:rPr>
              <w:t>31</w:t>
            </w:r>
            <w:r>
              <w:rPr>
                <w:noProof/>
                <w:webHidden/>
              </w:rPr>
              <w:fldChar w:fldCharType="end"/>
            </w:r>
          </w:hyperlink>
        </w:p>
        <w:p w14:paraId="54BF3B7D" w14:textId="31FF8F1F"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0" w:history="1">
            <w:r w:rsidRPr="0044021B">
              <w:rPr>
                <w:rStyle w:val="Hyperlink"/>
                <w:rFonts w:eastAsia="Times New Roman" w:cs="Times New Roman"/>
                <w:noProof/>
                <w:lang w:eastAsia="en-US"/>
              </w:rPr>
              <w:t>9.4.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Content and Promotion</w:t>
            </w:r>
            <w:r>
              <w:rPr>
                <w:noProof/>
                <w:webHidden/>
              </w:rPr>
              <w:tab/>
            </w:r>
            <w:r>
              <w:rPr>
                <w:noProof/>
                <w:webHidden/>
              </w:rPr>
              <w:fldChar w:fldCharType="begin"/>
            </w:r>
            <w:r>
              <w:rPr>
                <w:noProof/>
                <w:webHidden/>
              </w:rPr>
              <w:instrText xml:space="preserve"> PAGEREF _Toc242720000 \h </w:instrText>
            </w:r>
            <w:r>
              <w:rPr>
                <w:noProof/>
                <w:webHidden/>
              </w:rPr>
            </w:r>
            <w:r>
              <w:rPr>
                <w:noProof/>
                <w:webHidden/>
              </w:rPr>
              <w:fldChar w:fldCharType="separate"/>
            </w:r>
            <w:r>
              <w:rPr>
                <w:noProof/>
                <w:webHidden/>
              </w:rPr>
              <w:t>31</w:t>
            </w:r>
            <w:r>
              <w:rPr>
                <w:noProof/>
                <w:webHidden/>
              </w:rPr>
              <w:fldChar w:fldCharType="end"/>
            </w:r>
          </w:hyperlink>
        </w:p>
        <w:p w14:paraId="475A0D3E" w14:textId="296EB663"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1" w:history="1">
            <w:r w:rsidRPr="0044021B">
              <w:rPr>
                <w:rStyle w:val="Hyperlink"/>
                <w:rFonts w:eastAsia="Times New Roman" w:cs="Times New Roman"/>
                <w:noProof/>
                <w:lang w:eastAsia="en-US"/>
              </w:rPr>
              <w:t>9.5.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Internal Onboarding</w:t>
            </w:r>
            <w:r>
              <w:rPr>
                <w:noProof/>
                <w:webHidden/>
              </w:rPr>
              <w:tab/>
            </w:r>
            <w:r>
              <w:rPr>
                <w:noProof/>
                <w:webHidden/>
              </w:rPr>
              <w:fldChar w:fldCharType="begin"/>
            </w:r>
            <w:r>
              <w:rPr>
                <w:noProof/>
                <w:webHidden/>
              </w:rPr>
              <w:instrText xml:space="preserve"> PAGEREF _Toc242720001 \h </w:instrText>
            </w:r>
            <w:r>
              <w:rPr>
                <w:noProof/>
                <w:webHidden/>
              </w:rPr>
            </w:r>
            <w:r>
              <w:rPr>
                <w:noProof/>
                <w:webHidden/>
              </w:rPr>
              <w:fldChar w:fldCharType="separate"/>
            </w:r>
            <w:r>
              <w:rPr>
                <w:noProof/>
                <w:webHidden/>
              </w:rPr>
              <w:t>32</w:t>
            </w:r>
            <w:r>
              <w:rPr>
                <w:noProof/>
                <w:webHidden/>
              </w:rPr>
              <w:fldChar w:fldCharType="end"/>
            </w:r>
          </w:hyperlink>
        </w:p>
        <w:p w14:paraId="64BACD67" w14:textId="1929C6F1"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2" w:history="1">
            <w:r w:rsidRPr="0044021B">
              <w:rPr>
                <w:rStyle w:val="Hyperlink"/>
                <w:rFonts w:eastAsia="Times New Roman" w:cs="Times New Roman"/>
                <w:noProof/>
                <w:lang w:eastAsia="en-US"/>
              </w:rPr>
              <w:t>9.6.</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Partner Onboarding</w:t>
            </w:r>
            <w:r>
              <w:rPr>
                <w:noProof/>
                <w:webHidden/>
              </w:rPr>
              <w:tab/>
            </w:r>
            <w:r>
              <w:rPr>
                <w:noProof/>
                <w:webHidden/>
              </w:rPr>
              <w:fldChar w:fldCharType="begin"/>
            </w:r>
            <w:r>
              <w:rPr>
                <w:noProof/>
                <w:webHidden/>
              </w:rPr>
              <w:instrText xml:space="preserve"> PAGEREF _Toc242720002 \h </w:instrText>
            </w:r>
            <w:r>
              <w:rPr>
                <w:noProof/>
                <w:webHidden/>
              </w:rPr>
            </w:r>
            <w:r>
              <w:rPr>
                <w:noProof/>
                <w:webHidden/>
              </w:rPr>
              <w:fldChar w:fldCharType="separate"/>
            </w:r>
            <w:r>
              <w:rPr>
                <w:noProof/>
                <w:webHidden/>
              </w:rPr>
              <w:t>32</w:t>
            </w:r>
            <w:r>
              <w:rPr>
                <w:noProof/>
                <w:webHidden/>
              </w:rPr>
              <w:fldChar w:fldCharType="end"/>
            </w:r>
          </w:hyperlink>
        </w:p>
        <w:p w14:paraId="6D66C600" w14:textId="0DDE6050"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3" w:history="1">
            <w:r w:rsidRPr="0044021B">
              <w:rPr>
                <w:rStyle w:val="Hyperlink"/>
                <w:rFonts w:eastAsia="Times New Roman" w:cs="Times New Roman"/>
                <w:noProof/>
                <w:lang w:eastAsia="en-US"/>
              </w:rPr>
              <w:t>9.7.</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Security Controls</w:t>
            </w:r>
            <w:r>
              <w:rPr>
                <w:noProof/>
                <w:webHidden/>
              </w:rPr>
              <w:tab/>
            </w:r>
            <w:r>
              <w:rPr>
                <w:noProof/>
                <w:webHidden/>
              </w:rPr>
              <w:fldChar w:fldCharType="begin"/>
            </w:r>
            <w:r>
              <w:rPr>
                <w:noProof/>
                <w:webHidden/>
              </w:rPr>
              <w:instrText xml:space="preserve"> PAGEREF _Toc242720003 \h </w:instrText>
            </w:r>
            <w:r>
              <w:rPr>
                <w:noProof/>
                <w:webHidden/>
              </w:rPr>
            </w:r>
            <w:r>
              <w:rPr>
                <w:noProof/>
                <w:webHidden/>
              </w:rPr>
              <w:fldChar w:fldCharType="separate"/>
            </w:r>
            <w:r>
              <w:rPr>
                <w:noProof/>
                <w:webHidden/>
              </w:rPr>
              <w:t>33</w:t>
            </w:r>
            <w:r>
              <w:rPr>
                <w:noProof/>
                <w:webHidden/>
              </w:rPr>
              <w:fldChar w:fldCharType="end"/>
            </w:r>
          </w:hyperlink>
        </w:p>
        <w:p w14:paraId="1AC6E92F" w14:textId="4F118007"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4" w:history="1">
            <w:r w:rsidRPr="0044021B">
              <w:rPr>
                <w:rStyle w:val="Hyperlink"/>
                <w:rFonts w:eastAsiaTheme="minorHAnsi"/>
                <w:noProof/>
                <w:lang w:eastAsia="en-US"/>
              </w:rPr>
              <w:t>10.</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API Design, Policies and Lifecycle</w:t>
            </w:r>
            <w:r>
              <w:rPr>
                <w:noProof/>
                <w:webHidden/>
              </w:rPr>
              <w:tab/>
            </w:r>
            <w:r>
              <w:rPr>
                <w:noProof/>
                <w:webHidden/>
              </w:rPr>
              <w:fldChar w:fldCharType="begin"/>
            </w:r>
            <w:r>
              <w:rPr>
                <w:noProof/>
                <w:webHidden/>
              </w:rPr>
              <w:instrText xml:space="preserve"> PAGEREF _Toc242720004 \h </w:instrText>
            </w:r>
            <w:r>
              <w:rPr>
                <w:noProof/>
                <w:webHidden/>
              </w:rPr>
            </w:r>
            <w:r>
              <w:rPr>
                <w:noProof/>
                <w:webHidden/>
              </w:rPr>
              <w:fldChar w:fldCharType="separate"/>
            </w:r>
            <w:r>
              <w:rPr>
                <w:noProof/>
                <w:webHidden/>
              </w:rPr>
              <w:t>34</w:t>
            </w:r>
            <w:r>
              <w:rPr>
                <w:noProof/>
                <w:webHidden/>
              </w:rPr>
              <w:fldChar w:fldCharType="end"/>
            </w:r>
          </w:hyperlink>
        </w:p>
        <w:p w14:paraId="5BEC7B3A" w14:textId="7EDD1708"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5" w:history="1">
            <w:r w:rsidRPr="0044021B">
              <w:rPr>
                <w:rStyle w:val="Hyperlink"/>
                <w:rFonts w:eastAsia="Times New Roman" w:cs="Times New Roman"/>
                <w:noProof/>
                <w:lang w:eastAsia="en-US"/>
              </w:rPr>
              <w:t>10.1.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Governance Model</w:t>
            </w:r>
            <w:r>
              <w:rPr>
                <w:noProof/>
                <w:webHidden/>
              </w:rPr>
              <w:tab/>
            </w:r>
            <w:r>
              <w:rPr>
                <w:noProof/>
                <w:webHidden/>
              </w:rPr>
              <w:fldChar w:fldCharType="begin"/>
            </w:r>
            <w:r>
              <w:rPr>
                <w:noProof/>
                <w:webHidden/>
              </w:rPr>
              <w:instrText xml:space="preserve"> PAGEREF _Toc242720005 \h </w:instrText>
            </w:r>
            <w:r>
              <w:rPr>
                <w:noProof/>
                <w:webHidden/>
              </w:rPr>
            </w:r>
            <w:r>
              <w:rPr>
                <w:noProof/>
                <w:webHidden/>
              </w:rPr>
              <w:fldChar w:fldCharType="separate"/>
            </w:r>
            <w:r>
              <w:rPr>
                <w:noProof/>
                <w:webHidden/>
              </w:rPr>
              <w:t>34</w:t>
            </w:r>
            <w:r>
              <w:rPr>
                <w:noProof/>
                <w:webHidden/>
              </w:rPr>
              <w:fldChar w:fldCharType="end"/>
            </w:r>
          </w:hyperlink>
        </w:p>
        <w:p w14:paraId="1A404108" w14:textId="0621BF2B"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6" w:history="1">
            <w:r w:rsidRPr="0044021B">
              <w:rPr>
                <w:rStyle w:val="Hyperlink"/>
                <w:rFonts w:eastAsia="Times New Roman" w:cs="Times New Roman"/>
                <w:noProof/>
                <w:lang w:eastAsia="en-US"/>
              </w:rPr>
              <w:t>10.2.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Policy Hierarchy</w:t>
            </w:r>
            <w:r>
              <w:rPr>
                <w:noProof/>
                <w:webHidden/>
              </w:rPr>
              <w:tab/>
            </w:r>
            <w:r>
              <w:rPr>
                <w:noProof/>
                <w:webHidden/>
              </w:rPr>
              <w:fldChar w:fldCharType="begin"/>
            </w:r>
            <w:r>
              <w:rPr>
                <w:noProof/>
                <w:webHidden/>
              </w:rPr>
              <w:instrText xml:space="preserve"> PAGEREF _Toc242720006 \h </w:instrText>
            </w:r>
            <w:r>
              <w:rPr>
                <w:noProof/>
                <w:webHidden/>
              </w:rPr>
            </w:r>
            <w:r>
              <w:rPr>
                <w:noProof/>
                <w:webHidden/>
              </w:rPr>
              <w:fldChar w:fldCharType="separate"/>
            </w:r>
            <w:r>
              <w:rPr>
                <w:noProof/>
                <w:webHidden/>
              </w:rPr>
              <w:t>35</w:t>
            </w:r>
            <w:r>
              <w:rPr>
                <w:noProof/>
                <w:webHidden/>
              </w:rPr>
              <w:fldChar w:fldCharType="end"/>
            </w:r>
          </w:hyperlink>
        </w:p>
        <w:p w14:paraId="2E0B8508" w14:textId="04A328A3"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7" w:history="1">
            <w:r w:rsidRPr="0044021B">
              <w:rPr>
                <w:rStyle w:val="Hyperlink"/>
                <w:rFonts w:eastAsia="Times New Roman" w:cs="Times New Roman"/>
                <w:noProof/>
                <w:lang w:eastAsia="en-US"/>
              </w:rPr>
              <w:t>10.3.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APIM Policy Standards</w:t>
            </w:r>
            <w:r>
              <w:rPr>
                <w:noProof/>
                <w:webHidden/>
              </w:rPr>
              <w:tab/>
            </w:r>
            <w:r>
              <w:rPr>
                <w:noProof/>
                <w:webHidden/>
              </w:rPr>
              <w:fldChar w:fldCharType="begin"/>
            </w:r>
            <w:r>
              <w:rPr>
                <w:noProof/>
                <w:webHidden/>
              </w:rPr>
              <w:instrText xml:space="preserve"> PAGEREF _Toc242720007 \h </w:instrText>
            </w:r>
            <w:r>
              <w:rPr>
                <w:noProof/>
                <w:webHidden/>
              </w:rPr>
            </w:r>
            <w:r>
              <w:rPr>
                <w:noProof/>
                <w:webHidden/>
              </w:rPr>
              <w:fldChar w:fldCharType="separate"/>
            </w:r>
            <w:r>
              <w:rPr>
                <w:noProof/>
                <w:webHidden/>
              </w:rPr>
              <w:t>35</w:t>
            </w:r>
            <w:r>
              <w:rPr>
                <w:noProof/>
                <w:webHidden/>
              </w:rPr>
              <w:fldChar w:fldCharType="end"/>
            </w:r>
          </w:hyperlink>
        </w:p>
        <w:p w14:paraId="0AFB556F" w14:textId="6D95C27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8" w:history="1">
            <w:r w:rsidRPr="0044021B">
              <w:rPr>
                <w:rStyle w:val="Hyperlink"/>
                <w:rFonts w:eastAsia="Times New Roman" w:cs="Times New Roman"/>
                <w:noProof/>
                <w:lang w:eastAsia="en-US"/>
              </w:rPr>
              <w:t>10.4.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Lifecycle and Versioning</w:t>
            </w:r>
            <w:r>
              <w:rPr>
                <w:noProof/>
                <w:webHidden/>
              </w:rPr>
              <w:tab/>
            </w:r>
            <w:r>
              <w:rPr>
                <w:noProof/>
                <w:webHidden/>
              </w:rPr>
              <w:fldChar w:fldCharType="begin"/>
            </w:r>
            <w:r>
              <w:rPr>
                <w:noProof/>
                <w:webHidden/>
              </w:rPr>
              <w:instrText xml:space="preserve"> PAGEREF _Toc242720008 \h </w:instrText>
            </w:r>
            <w:r>
              <w:rPr>
                <w:noProof/>
                <w:webHidden/>
              </w:rPr>
            </w:r>
            <w:r>
              <w:rPr>
                <w:noProof/>
                <w:webHidden/>
              </w:rPr>
              <w:fldChar w:fldCharType="separate"/>
            </w:r>
            <w:r>
              <w:rPr>
                <w:noProof/>
                <w:webHidden/>
              </w:rPr>
              <w:t>35</w:t>
            </w:r>
            <w:r>
              <w:rPr>
                <w:noProof/>
                <w:webHidden/>
              </w:rPr>
              <w:fldChar w:fldCharType="end"/>
            </w:r>
          </w:hyperlink>
        </w:p>
        <w:p w14:paraId="67092869" w14:textId="7B97544A"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09" w:history="1">
            <w:r w:rsidRPr="0044021B">
              <w:rPr>
                <w:rStyle w:val="Hyperlink"/>
                <w:rFonts w:eastAsiaTheme="minorHAnsi"/>
                <w:noProof/>
                <w:lang w:eastAsia="en-US"/>
              </w:rPr>
              <w:t>11.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Environments and APIOps</w:t>
            </w:r>
            <w:r>
              <w:rPr>
                <w:noProof/>
                <w:webHidden/>
              </w:rPr>
              <w:tab/>
            </w:r>
            <w:r>
              <w:rPr>
                <w:noProof/>
                <w:webHidden/>
              </w:rPr>
              <w:fldChar w:fldCharType="begin"/>
            </w:r>
            <w:r>
              <w:rPr>
                <w:noProof/>
                <w:webHidden/>
              </w:rPr>
              <w:instrText xml:space="preserve"> PAGEREF _Toc242720009 \h </w:instrText>
            </w:r>
            <w:r>
              <w:rPr>
                <w:noProof/>
                <w:webHidden/>
              </w:rPr>
            </w:r>
            <w:r>
              <w:rPr>
                <w:noProof/>
                <w:webHidden/>
              </w:rPr>
              <w:fldChar w:fldCharType="separate"/>
            </w:r>
            <w:r>
              <w:rPr>
                <w:noProof/>
                <w:webHidden/>
              </w:rPr>
              <w:t>36</w:t>
            </w:r>
            <w:r>
              <w:rPr>
                <w:noProof/>
                <w:webHidden/>
              </w:rPr>
              <w:fldChar w:fldCharType="end"/>
            </w:r>
          </w:hyperlink>
        </w:p>
        <w:p w14:paraId="656040F9" w14:textId="71FEB01E"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0" w:history="1">
            <w:r w:rsidRPr="0044021B">
              <w:rPr>
                <w:rStyle w:val="Hyperlink"/>
                <w:rFonts w:eastAsia="Times New Roman" w:cs="Times New Roman"/>
                <w:noProof/>
                <w:lang w:eastAsia="en-US"/>
              </w:rPr>
              <w:t>11.1.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Environment Model</w:t>
            </w:r>
            <w:r>
              <w:rPr>
                <w:noProof/>
                <w:webHidden/>
              </w:rPr>
              <w:tab/>
            </w:r>
            <w:r>
              <w:rPr>
                <w:noProof/>
                <w:webHidden/>
              </w:rPr>
              <w:fldChar w:fldCharType="begin"/>
            </w:r>
            <w:r>
              <w:rPr>
                <w:noProof/>
                <w:webHidden/>
              </w:rPr>
              <w:instrText xml:space="preserve"> PAGEREF _Toc242720010 \h </w:instrText>
            </w:r>
            <w:r>
              <w:rPr>
                <w:noProof/>
                <w:webHidden/>
              </w:rPr>
            </w:r>
            <w:r>
              <w:rPr>
                <w:noProof/>
                <w:webHidden/>
              </w:rPr>
              <w:fldChar w:fldCharType="separate"/>
            </w:r>
            <w:r>
              <w:rPr>
                <w:noProof/>
                <w:webHidden/>
              </w:rPr>
              <w:t>36</w:t>
            </w:r>
            <w:r>
              <w:rPr>
                <w:noProof/>
                <w:webHidden/>
              </w:rPr>
              <w:fldChar w:fldCharType="end"/>
            </w:r>
          </w:hyperlink>
        </w:p>
        <w:p w14:paraId="38A981D3" w14:textId="60569F66"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1" w:history="1">
            <w:r w:rsidRPr="0044021B">
              <w:rPr>
                <w:rStyle w:val="Hyperlink"/>
                <w:rFonts w:eastAsia="Times New Roman" w:cs="Times New Roman"/>
                <w:noProof/>
                <w:lang w:eastAsia="en-US"/>
              </w:rPr>
              <w:t>11.2.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APIOps</w:t>
            </w:r>
            <w:r>
              <w:rPr>
                <w:noProof/>
                <w:webHidden/>
              </w:rPr>
              <w:tab/>
            </w:r>
            <w:r>
              <w:rPr>
                <w:noProof/>
                <w:webHidden/>
              </w:rPr>
              <w:fldChar w:fldCharType="begin"/>
            </w:r>
            <w:r>
              <w:rPr>
                <w:noProof/>
                <w:webHidden/>
              </w:rPr>
              <w:instrText xml:space="preserve"> PAGEREF _Toc242720011 \h </w:instrText>
            </w:r>
            <w:r>
              <w:rPr>
                <w:noProof/>
                <w:webHidden/>
              </w:rPr>
            </w:r>
            <w:r>
              <w:rPr>
                <w:noProof/>
                <w:webHidden/>
              </w:rPr>
              <w:fldChar w:fldCharType="separate"/>
            </w:r>
            <w:r>
              <w:rPr>
                <w:noProof/>
                <w:webHidden/>
              </w:rPr>
              <w:t>36</w:t>
            </w:r>
            <w:r>
              <w:rPr>
                <w:noProof/>
                <w:webHidden/>
              </w:rPr>
              <w:fldChar w:fldCharType="end"/>
            </w:r>
          </w:hyperlink>
        </w:p>
        <w:p w14:paraId="59E64EAC" w14:textId="5E5FBFBE"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2" w:history="1">
            <w:r w:rsidRPr="0044021B">
              <w:rPr>
                <w:rStyle w:val="Hyperlink"/>
                <w:rFonts w:eastAsiaTheme="minorHAnsi"/>
                <w:noProof/>
                <w:lang w:eastAsia="en-US"/>
              </w:rPr>
              <w:t>12.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Component Configuration</w:t>
            </w:r>
            <w:r>
              <w:rPr>
                <w:noProof/>
                <w:webHidden/>
              </w:rPr>
              <w:tab/>
            </w:r>
            <w:r>
              <w:rPr>
                <w:noProof/>
                <w:webHidden/>
              </w:rPr>
              <w:fldChar w:fldCharType="begin"/>
            </w:r>
            <w:r>
              <w:rPr>
                <w:noProof/>
                <w:webHidden/>
              </w:rPr>
              <w:instrText xml:space="preserve"> PAGEREF _Toc242720012 \h </w:instrText>
            </w:r>
            <w:r>
              <w:rPr>
                <w:noProof/>
                <w:webHidden/>
              </w:rPr>
            </w:r>
            <w:r>
              <w:rPr>
                <w:noProof/>
                <w:webHidden/>
              </w:rPr>
              <w:fldChar w:fldCharType="separate"/>
            </w:r>
            <w:r>
              <w:rPr>
                <w:noProof/>
                <w:webHidden/>
              </w:rPr>
              <w:t>38</w:t>
            </w:r>
            <w:r>
              <w:rPr>
                <w:noProof/>
                <w:webHidden/>
              </w:rPr>
              <w:fldChar w:fldCharType="end"/>
            </w:r>
          </w:hyperlink>
        </w:p>
        <w:p w14:paraId="73650036" w14:textId="6991C2A8"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3" w:history="1">
            <w:r w:rsidRPr="0044021B">
              <w:rPr>
                <w:rStyle w:val="Hyperlink"/>
                <w:rFonts w:eastAsiaTheme="minorHAnsi"/>
                <w:noProof/>
                <w:lang w:eastAsia="en-US"/>
              </w:rPr>
              <w:t>13.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Reliability and Backup Strategy</w:t>
            </w:r>
            <w:r>
              <w:rPr>
                <w:noProof/>
                <w:webHidden/>
              </w:rPr>
              <w:tab/>
            </w:r>
            <w:r>
              <w:rPr>
                <w:noProof/>
                <w:webHidden/>
              </w:rPr>
              <w:fldChar w:fldCharType="begin"/>
            </w:r>
            <w:r>
              <w:rPr>
                <w:noProof/>
                <w:webHidden/>
              </w:rPr>
              <w:instrText xml:space="preserve"> PAGEREF _Toc242720013 \h </w:instrText>
            </w:r>
            <w:r>
              <w:rPr>
                <w:noProof/>
                <w:webHidden/>
              </w:rPr>
            </w:r>
            <w:r>
              <w:rPr>
                <w:noProof/>
                <w:webHidden/>
              </w:rPr>
              <w:fldChar w:fldCharType="separate"/>
            </w:r>
            <w:r>
              <w:rPr>
                <w:noProof/>
                <w:webHidden/>
              </w:rPr>
              <w:t>39</w:t>
            </w:r>
            <w:r>
              <w:rPr>
                <w:noProof/>
                <w:webHidden/>
              </w:rPr>
              <w:fldChar w:fldCharType="end"/>
            </w:r>
          </w:hyperlink>
        </w:p>
        <w:p w14:paraId="04C60EC2" w14:textId="5D9B9981"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4" w:history="1">
            <w:r w:rsidRPr="0044021B">
              <w:rPr>
                <w:rStyle w:val="Hyperlink"/>
                <w:rFonts w:eastAsia="Times New Roman" w:cs="Times New Roman"/>
                <w:noProof/>
                <w:lang w:eastAsia="en-US"/>
              </w:rPr>
              <w:t>13.1.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Resilience</w:t>
            </w:r>
            <w:r>
              <w:rPr>
                <w:noProof/>
                <w:webHidden/>
              </w:rPr>
              <w:tab/>
            </w:r>
            <w:r>
              <w:rPr>
                <w:noProof/>
                <w:webHidden/>
              </w:rPr>
              <w:fldChar w:fldCharType="begin"/>
            </w:r>
            <w:r>
              <w:rPr>
                <w:noProof/>
                <w:webHidden/>
              </w:rPr>
              <w:instrText xml:space="preserve"> PAGEREF _Toc242720014 \h </w:instrText>
            </w:r>
            <w:r>
              <w:rPr>
                <w:noProof/>
                <w:webHidden/>
              </w:rPr>
            </w:r>
            <w:r>
              <w:rPr>
                <w:noProof/>
                <w:webHidden/>
              </w:rPr>
              <w:fldChar w:fldCharType="separate"/>
            </w:r>
            <w:r>
              <w:rPr>
                <w:noProof/>
                <w:webHidden/>
              </w:rPr>
              <w:t>39</w:t>
            </w:r>
            <w:r>
              <w:rPr>
                <w:noProof/>
                <w:webHidden/>
              </w:rPr>
              <w:fldChar w:fldCharType="end"/>
            </w:r>
          </w:hyperlink>
        </w:p>
        <w:p w14:paraId="3D30D4C2" w14:textId="47392F1C"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5" w:history="1">
            <w:r w:rsidRPr="0044021B">
              <w:rPr>
                <w:rStyle w:val="Hyperlink"/>
                <w:rFonts w:eastAsia="Times New Roman" w:cs="Times New Roman"/>
                <w:noProof/>
                <w:lang w:eastAsia="en-US"/>
              </w:rPr>
              <w:t>13.2.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Deployment-Unit Implication</w:t>
            </w:r>
            <w:r>
              <w:rPr>
                <w:noProof/>
                <w:webHidden/>
              </w:rPr>
              <w:tab/>
            </w:r>
            <w:r>
              <w:rPr>
                <w:noProof/>
                <w:webHidden/>
              </w:rPr>
              <w:fldChar w:fldCharType="begin"/>
            </w:r>
            <w:r>
              <w:rPr>
                <w:noProof/>
                <w:webHidden/>
              </w:rPr>
              <w:instrText xml:space="preserve"> PAGEREF _Toc242720015 \h </w:instrText>
            </w:r>
            <w:r>
              <w:rPr>
                <w:noProof/>
                <w:webHidden/>
              </w:rPr>
            </w:r>
            <w:r>
              <w:rPr>
                <w:noProof/>
                <w:webHidden/>
              </w:rPr>
              <w:fldChar w:fldCharType="separate"/>
            </w:r>
            <w:r>
              <w:rPr>
                <w:noProof/>
                <w:webHidden/>
              </w:rPr>
              <w:t>39</w:t>
            </w:r>
            <w:r>
              <w:rPr>
                <w:noProof/>
                <w:webHidden/>
              </w:rPr>
              <w:fldChar w:fldCharType="end"/>
            </w:r>
          </w:hyperlink>
        </w:p>
        <w:p w14:paraId="155EFDBB" w14:textId="2AB11E02"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6" w:history="1">
            <w:r w:rsidRPr="0044021B">
              <w:rPr>
                <w:rStyle w:val="Hyperlink"/>
                <w:rFonts w:eastAsia="Times New Roman" w:cs="Times New Roman"/>
                <w:noProof/>
                <w:lang w:eastAsia="en-US"/>
              </w:rPr>
              <w:t>13.3.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Backup, Restore and Rebuild</w:t>
            </w:r>
            <w:r>
              <w:rPr>
                <w:noProof/>
                <w:webHidden/>
              </w:rPr>
              <w:tab/>
            </w:r>
            <w:r>
              <w:rPr>
                <w:noProof/>
                <w:webHidden/>
              </w:rPr>
              <w:fldChar w:fldCharType="begin"/>
            </w:r>
            <w:r>
              <w:rPr>
                <w:noProof/>
                <w:webHidden/>
              </w:rPr>
              <w:instrText xml:space="preserve"> PAGEREF _Toc242720016 \h </w:instrText>
            </w:r>
            <w:r>
              <w:rPr>
                <w:noProof/>
                <w:webHidden/>
              </w:rPr>
            </w:r>
            <w:r>
              <w:rPr>
                <w:noProof/>
                <w:webHidden/>
              </w:rPr>
              <w:fldChar w:fldCharType="separate"/>
            </w:r>
            <w:r>
              <w:rPr>
                <w:noProof/>
                <w:webHidden/>
              </w:rPr>
              <w:t>39</w:t>
            </w:r>
            <w:r>
              <w:rPr>
                <w:noProof/>
                <w:webHidden/>
              </w:rPr>
              <w:fldChar w:fldCharType="end"/>
            </w:r>
          </w:hyperlink>
        </w:p>
        <w:p w14:paraId="7838ADF2" w14:textId="09B60B87"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7" w:history="1">
            <w:r w:rsidRPr="0044021B">
              <w:rPr>
                <w:rStyle w:val="Hyperlink"/>
                <w:rFonts w:eastAsia="Times New Roman" w:cs="Times New Roman"/>
                <w:noProof/>
                <w:lang w:eastAsia="en-US"/>
              </w:rPr>
              <w:t>13.4.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RTO and RPO</w:t>
            </w:r>
            <w:r>
              <w:rPr>
                <w:noProof/>
                <w:webHidden/>
              </w:rPr>
              <w:tab/>
            </w:r>
            <w:r>
              <w:rPr>
                <w:noProof/>
                <w:webHidden/>
              </w:rPr>
              <w:fldChar w:fldCharType="begin"/>
            </w:r>
            <w:r>
              <w:rPr>
                <w:noProof/>
                <w:webHidden/>
              </w:rPr>
              <w:instrText xml:space="preserve"> PAGEREF _Toc242720017 \h </w:instrText>
            </w:r>
            <w:r>
              <w:rPr>
                <w:noProof/>
                <w:webHidden/>
              </w:rPr>
            </w:r>
            <w:r>
              <w:rPr>
                <w:noProof/>
                <w:webHidden/>
              </w:rPr>
              <w:fldChar w:fldCharType="separate"/>
            </w:r>
            <w:r>
              <w:rPr>
                <w:noProof/>
                <w:webHidden/>
              </w:rPr>
              <w:t>39</w:t>
            </w:r>
            <w:r>
              <w:rPr>
                <w:noProof/>
                <w:webHidden/>
              </w:rPr>
              <w:fldChar w:fldCharType="end"/>
            </w:r>
          </w:hyperlink>
        </w:p>
        <w:p w14:paraId="317613E7" w14:textId="15A98B48"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8" w:history="1">
            <w:r w:rsidRPr="0044021B">
              <w:rPr>
                <w:rStyle w:val="Hyperlink"/>
                <w:rFonts w:eastAsiaTheme="minorHAnsi"/>
                <w:noProof/>
                <w:lang w:eastAsia="en-US"/>
              </w:rPr>
              <w:t>14.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Observability and Operational Management</w:t>
            </w:r>
            <w:r>
              <w:rPr>
                <w:noProof/>
                <w:webHidden/>
              </w:rPr>
              <w:tab/>
            </w:r>
            <w:r>
              <w:rPr>
                <w:noProof/>
                <w:webHidden/>
              </w:rPr>
              <w:fldChar w:fldCharType="begin"/>
            </w:r>
            <w:r>
              <w:rPr>
                <w:noProof/>
                <w:webHidden/>
              </w:rPr>
              <w:instrText xml:space="preserve"> PAGEREF _Toc242720018 \h </w:instrText>
            </w:r>
            <w:r>
              <w:rPr>
                <w:noProof/>
                <w:webHidden/>
              </w:rPr>
            </w:r>
            <w:r>
              <w:rPr>
                <w:noProof/>
                <w:webHidden/>
              </w:rPr>
              <w:fldChar w:fldCharType="separate"/>
            </w:r>
            <w:r>
              <w:rPr>
                <w:noProof/>
                <w:webHidden/>
              </w:rPr>
              <w:t>40</w:t>
            </w:r>
            <w:r>
              <w:rPr>
                <w:noProof/>
                <w:webHidden/>
              </w:rPr>
              <w:fldChar w:fldCharType="end"/>
            </w:r>
          </w:hyperlink>
        </w:p>
        <w:p w14:paraId="19E6497B" w14:textId="556DFCB1"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19" w:history="1">
            <w:r w:rsidRPr="0044021B">
              <w:rPr>
                <w:rStyle w:val="Hyperlink"/>
                <w:rFonts w:eastAsia="Times New Roman" w:cs="Times New Roman"/>
                <w:noProof/>
                <w:lang w:eastAsia="en-US"/>
              </w:rPr>
              <w:t>14.1.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Monitoring Architecture</w:t>
            </w:r>
            <w:r>
              <w:rPr>
                <w:noProof/>
                <w:webHidden/>
              </w:rPr>
              <w:tab/>
            </w:r>
            <w:r>
              <w:rPr>
                <w:noProof/>
                <w:webHidden/>
              </w:rPr>
              <w:fldChar w:fldCharType="begin"/>
            </w:r>
            <w:r>
              <w:rPr>
                <w:noProof/>
                <w:webHidden/>
              </w:rPr>
              <w:instrText xml:space="preserve"> PAGEREF _Toc242720019 \h </w:instrText>
            </w:r>
            <w:r>
              <w:rPr>
                <w:noProof/>
                <w:webHidden/>
              </w:rPr>
            </w:r>
            <w:r>
              <w:rPr>
                <w:noProof/>
                <w:webHidden/>
              </w:rPr>
              <w:fldChar w:fldCharType="separate"/>
            </w:r>
            <w:r>
              <w:rPr>
                <w:noProof/>
                <w:webHidden/>
              </w:rPr>
              <w:t>40</w:t>
            </w:r>
            <w:r>
              <w:rPr>
                <w:noProof/>
                <w:webHidden/>
              </w:rPr>
              <w:fldChar w:fldCharType="end"/>
            </w:r>
          </w:hyperlink>
        </w:p>
        <w:p w14:paraId="329DAEE1" w14:textId="1A773938"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0" w:history="1">
            <w:r w:rsidRPr="0044021B">
              <w:rPr>
                <w:rStyle w:val="Hyperlink"/>
                <w:rFonts w:eastAsia="Times New Roman" w:cs="Times New Roman"/>
                <w:noProof/>
                <w:lang w:eastAsia="en-US"/>
              </w:rPr>
              <w:t>14.2.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Telemetry</w:t>
            </w:r>
            <w:r>
              <w:rPr>
                <w:noProof/>
                <w:webHidden/>
              </w:rPr>
              <w:tab/>
            </w:r>
            <w:r>
              <w:rPr>
                <w:noProof/>
                <w:webHidden/>
              </w:rPr>
              <w:fldChar w:fldCharType="begin"/>
            </w:r>
            <w:r>
              <w:rPr>
                <w:noProof/>
                <w:webHidden/>
              </w:rPr>
              <w:instrText xml:space="preserve"> PAGEREF _Toc242720020 \h </w:instrText>
            </w:r>
            <w:r>
              <w:rPr>
                <w:noProof/>
                <w:webHidden/>
              </w:rPr>
            </w:r>
            <w:r>
              <w:rPr>
                <w:noProof/>
                <w:webHidden/>
              </w:rPr>
              <w:fldChar w:fldCharType="separate"/>
            </w:r>
            <w:r>
              <w:rPr>
                <w:noProof/>
                <w:webHidden/>
              </w:rPr>
              <w:t>40</w:t>
            </w:r>
            <w:r>
              <w:rPr>
                <w:noProof/>
                <w:webHidden/>
              </w:rPr>
              <w:fldChar w:fldCharType="end"/>
            </w:r>
          </w:hyperlink>
        </w:p>
        <w:p w14:paraId="664AB43E" w14:textId="69014E2A"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1" w:history="1">
            <w:r w:rsidRPr="0044021B">
              <w:rPr>
                <w:rStyle w:val="Hyperlink"/>
                <w:rFonts w:eastAsia="Times New Roman" w:cs="Times New Roman"/>
                <w:noProof/>
                <w:lang w:eastAsia="en-US"/>
              </w:rPr>
              <w:t>14.3.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Dashboards and Alerts</w:t>
            </w:r>
            <w:r>
              <w:rPr>
                <w:noProof/>
                <w:webHidden/>
              </w:rPr>
              <w:tab/>
            </w:r>
            <w:r>
              <w:rPr>
                <w:noProof/>
                <w:webHidden/>
              </w:rPr>
              <w:fldChar w:fldCharType="begin"/>
            </w:r>
            <w:r>
              <w:rPr>
                <w:noProof/>
                <w:webHidden/>
              </w:rPr>
              <w:instrText xml:space="preserve"> PAGEREF _Toc242720021 \h </w:instrText>
            </w:r>
            <w:r>
              <w:rPr>
                <w:noProof/>
                <w:webHidden/>
              </w:rPr>
            </w:r>
            <w:r>
              <w:rPr>
                <w:noProof/>
                <w:webHidden/>
              </w:rPr>
              <w:fldChar w:fldCharType="separate"/>
            </w:r>
            <w:r>
              <w:rPr>
                <w:noProof/>
                <w:webHidden/>
              </w:rPr>
              <w:t>41</w:t>
            </w:r>
            <w:r>
              <w:rPr>
                <w:noProof/>
                <w:webHidden/>
              </w:rPr>
              <w:fldChar w:fldCharType="end"/>
            </w:r>
          </w:hyperlink>
        </w:p>
        <w:p w14:paraId="5AF1ABCD" w14:textId="646CB0C0"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2" w:history="1">
            <w:r w:rsidRPr="0044021B">
              <w:rPr>
                <w:rStyle w:val="Hyperlink"/>
                <w:rFonts w:eastAsiaTheme="minorHAnsi"/>
                <w:noProof/>
                <w:lang w:eastAsia="en-US"/>
              </w:rPr>
              <w:t>15.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Capacity and Cost</w:t>
            </w:r>
            <w:r>
              <w:rPr>
                <w:noProof/>
                <w:webHidden/>
              </w:rPr>
              <w:tab/>
            </w:r>
            <w:r>
              <w:rPr>
                <w:noProof/>
                <w:webHidden/>
              </w:rPr>
              <w:fldChar w:fldCharType="begin"/>
            </w:r>
            <w:r>
              <w:rPr>
                <w:noProof/>
                <w:webHidden/>
              </w:rPr>
              <w:instrText xml:space="preserve"> PAGEREF _Toc242720022 \h </w:instrText>
            </w:r>
            <w:r>
              <w:rPr>
                <w:noProof/>
                <w:webHidden/>
              </w:rPr>
            </w:r>
            <w:r>
              <w:rPr>
                <w:noProof/>
                <w:webHidden/>
              </w:rPr>
              <w:fldChar w:fldCharType="separate"/>
            </w:r>
            <w:r>
              <w:rPr>
                <w:noProof/>
                <w:webHidden/>
              </w:rPr>
              <w:t>42</w:t>
            </w:r>
            <w:r>
              <w:rPr>
                <w:noProof/>
                <w:webHidden/>
              </w:rPr>
              <w:fldChar w:fldCharType="end"/>
            </w:r>
          </w:hyperlink>
        </w:p>
        <w:p w14:paraId="0458CC4A" w14:textId="1130425B"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3" w:history="1">
            <w:r w:rsidRPr="0044021B">
              <w:rPr>
                <w:rStyle w:val="Hyperlink"/>
                <w:rFonts w:eastAsia="Times New Roman" w:cs="Times New Roman"/>
                <w:noProof/>
                <w:lang w:eastAsia="en-US"/>
              </w:rPr>
              <w:t>15.1.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Capacity</w:t>
            </w:r>
            <w:r>
              <w:rPr>
                <w:noProof/>
                <w:webHidden/>
              </w:rPr>
              <w:tab/>
            </w:r>
            <w:r>
              <w:rPr>
                <w:noProof/>
                <w:webHidden/>
              </w:rPr>
              <w:fldChar w:fldCharType="begin"/>
            </w:r>
            <w:r>
              <w:rPr>
                <w:noProof/>
                <w:webHidden/>
              </w:rPr>
              <w:instrText xml:space="preserve"> PAGEREF _Toc242720023 \h </w:instrText>
            </w:r>
            <w:r>
              <w:rPr>
                <w:noProof/>
                <w:webHidden/>
              </w:rPr>
            </w:r>
            <w:r>
              <w:rPr>
                <w:noProof/>
                <w:webHidden/>
              </w:rPr>
              <w:fldChar w:fldCharType="separate"/>
            </w:r>
            <w:r>
              <w:rPr>
                <w:noProof/>
                <w:webHidden/>
              </w:rPr>
              <w:t>42</w:t>
            </w:r>
            <w:r>
              <w:rPr>
                <w:noProof/>
                <w:webHidden/>
              </w:rPr>
              <w:fldChar w:fldCharType="end"/>
            </w:r>
          </w:hyperlink>
        </w:p>
        <w:p w14:paraId="5DA1ED2D" w14:textId="38C138B4"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4" w:history="1">
            <w:r w:rsidRPr="0044021B">
              <w:rPr>
                <w:rStyle w:val="Hyperlink"/>
                <w:rFonts w:eastAsia="Times New Roman" w:cs="Times New Roman"/>
                <w:noProof/>
                <w:lang w:eastAsia="en-US"/>
              </w:rPr>
              <w:t>15.2.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Cost Drivers</w:t>
            </w:r>
            <w:r>
              <w:rPr>
                <w:noProof/>
                <w:webHidden/>
              </w:rPr>
              <w:tab/>
            </w:r>
            <w:r>
              <w:rPr>
                <w:noProof/>
                <w:webHidden/>
              </w:rPr>
              <w:fldChar w:fldCharType="begin"/>
            </w:r>
            <w:r>
              <w:rPr>
                <w:noProof/>
                <w:webHidden/>
              </w:rPr>
              <w:instrText xml:space="preserve"> PAGEREF _Toc242720024 \h </w:instrText>
            </w:r>
            <w:r>
              <w:rPr>
                <w:noProof/>
                <w:webHidden/>
              </w:rPr>
            </w:r>
            <w:r>
              <w:rPr>
                <w:noProof/>
                <w:webHidden/>
              </w:rPr>
              <w:fldChar w:fldCharType="separate"/>
            </w:r>
            <w:r>
              <w:rPr>
                <w:noProof/>
                <w:webHidden/>
              </w:rPr>
              <w:t>43</w:t>
            </w:r>
            <w:r>
              <w:rPr>
                <w:noProof/>
                <w:webHidden/>
              </w:rPr>
              <w:fldChar w:fldCharType="end"/>
            </w:r>
          </w:hyperlink>
        </w:p>
        <w:p w14:paraId="2814BD54" w14:textId="5DFDDE59"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5" w:history="1">
            <w:r w:rsidRPr="0044021B">
              <w:rPr>
                <w:rStyle w:val="Hyperlink"/>
                <w:rFonts w:eastAsia="Times New Roman" w:cs="Times New Roman"/>
                <w:noProof/>
                <w:lang w:eastAsia="en-US"/>
              </w:rPr>
              <w:t>15.3.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Cost Controls</w:t>
            </w:r>
            <w:r>
              <w:rPr>
                <w:noProof/>
                <w:webHidden/>
              </w:rPr>
              <w:tab/>
            </w:r>
            <w:r>
              <w:rPr>
                <w:noProof/>
                <w:webHidden/>
              </w:rPr>
              <w:fldChar w:fldCharType="begin"/>
            </w:r>
            <w:r>
              <w:rPr>
                <w:noProof/>
                <w:webHidden/>
              </w:rPr>
              <w:instrText xml:space="preserve"> PAGEREF _Toc242720025 \h </w:instrText>
            </w:r>
            <w:r>
              <w:rPr>
                <w:noProof/>
                <w:webHidden/>
              </w:rPr>
            </w:r>
            <w:r>
              <w:rPr>
                <w:noProof/>
                <w:webHidden/>
              </w:rPr>
              <w:fldChar w:fldCharType="separate"/>
            </w:r>
            <w:r>
              <w:rPr>
                <w:noProof/>
                <w:webHidden/>
              </w:rPr>
              <w:t>43</w:t>
            </w:r>
            <w:r>
              <w:rPr>
                <w:noProof/>
                <w:webHidden/>
              </w:rPr>
              <w:fldChar w:fldCharType="end"/>
            </w:r>
          </w:hyperlink>
        </w:p>
        <w:p w14:paraId="3EAFFB29" w14:textId="349C48E1"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6" w:history="1">
            <w:r w:rsidRPr="0044021B">
              <w:rPr>
                <w:rStyle w:val="Hyperlink"/>
                <w:rFonts w:eastAsiaTheme="minorHAnsi"/>
                <w:noProof/>
                <w:lang w:eastAsia="en-US"/>
              </w:rPr>
              <w:t>16.</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Operating Model</w:t>
            </w:r>
            <w:r>
              <w:rPr>
                <w:noProof/>
                <w:webHidden/>
              </w:rPr>
              <w:tab/>
            </w:r>
            <w:r>
              <w:rPr>
                <w:noProof/>
                <w:webHidden/>
              </w:rPr>
              <w:fldChar w:fldCharType="begin"/>
            </w:r>
            <w:r>
              <w:rPr>
                <w:noProof/>
                <w:webHidden/>
              </w:rPr>
              <w:instrText xml:space="preserve"> PAGEREF _Toc242720026 \h </w:instrText>
            </w:r>
            <w:r>
              <w:rPr>
                <w:noProof/>
                <w:webHidden/>
              </w:rPr>
            </w:r>
            <w:r>
              <w:rPr>
                <w:noProof/>
                <w:webHidden/>
              </w:rPr>
              <w:fldChar w:fldCharType="separate"/>
            </w:r>
            <w:r>
              <w:rPr>
                <w:noProof/>
                <w:webHidden/>
              </w:rPr>
              <w:t>44</w:t>
            </w:r>
            <w:r>
              <w:rPr>
                <w:noProof/>
                <w:webHidden/>
              </w:rPr>
              <w:fldChar w:fldCharType="end"/>
            </w:r>
          </w:hyperlink>
        </w:p>
        <w:p w14:paraId="00431DDA" w14:textId="491D5AB8"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7" w:history="1">
            <w:r w:rsidRPr="0044021B">
              <w:rPr>
                <w:rStyle w:val="Hyperlink"/>
                <w:rFonts w:eastAsia="Times New Roman" w:cs="Times New Roman"/>
                <w:noProof/>
                <w:lang w:eastAsia="en-US"/>
              </w:rPr>
              <w:t>16.1.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Ownership</w:t>
            </w:r>
            <w:r>
              <w:rPr>
                <w:noProof/>
                <w:webHidden/>
              </w:rPr>
              <w:tab/>
            </w:r>
            <w:r>
              <w:rPr>
                <w:noProof/>
                <w:webHidden/>
              </w:rPr>
              <w:fldChar w:fldCharType="begin"/>
            </w:r>
            <w:r>
              <w:rPr>
                <w:noProof/>
                <w:webHidden/>
              </w:rPr>
              <w:instrText xml:space="preserve"> PAGEREF _Toc242720027 \h </w:instrText>
            </w:r>
            <w:r>
              <w:rPr>
                <w:noProof/>
                <w:webHidden/>
              </w:rPr>
            </w:r>
            <w:r>
              <w:rPr>
                <w:noProof/>
                <w:webHidden/>
              </w:rPr>
              <w:fldChar w:fldCharType="separate"/>
            </w:r>
            <w:r>
              <w:rPr>
                <w:noProof/>
                <w:webHidden/>
              </w:rPr>
              <w:t>44</w:t>
            </w:r>
            <w:r>
              <w:rPr>
                <w:noProof/>
                <w:webHidden/>
              </w:rPr>
              <w:fldChar w:fldCharType="end"/>
            </w:r>
          </w:hyperlink>
        </w:p>
        <w:p w14:paraId="29DCF263" w14:textId="311FBF79"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8" w:history="1">
            <w:r w:rsidRPr="0044021B">
              <w:rPr>
                <w:rStyle w:val="Hyperlink"/>
                <w:rFonts w:eastAsia="Times New Roman" w:cs="Times New Roman"/>
                <w:noProof/>
                <w:lang w:eastAsia="en-US"/>
              </w:rPr>
              <w:t>16.2.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Existing Processes</w:t>
            </w:r>
            <w:r>
              <w:rPr>
                <w:noProof/>
                <w:webHidden/>
              </w:rPr>
              <w:tab/>
            </w:r>
            <w:r>
              <w:rPr>
                <w:noProof/>
                <w:webHidden/>
              </w:rPr>
              <w:fldChar w:fldCharType="begin"/>
            </w:r>
            <w:r>
              <w:rPr>
                <w:noProof/>
                <w:webHidden/>
              </w:rPr>
              <w:instrText xml:space="preserve"> PAGEREF _Toc242720028 \h </w:instrText>
            </w:r>
            <w:r>
              <w:rPr>
                <w:noProof/>
                <w:webHidden/>
              </w:rPr>
            </w:r>
            <w:r>
              <w:rPr>
                <w:noProof/>
                <w:webHidden/>
              </w:rPr>
              <w:fldChar w:fldCharType="separate"/>
            </w:r>
            <w:r>
              <w:rPr>
                <w:noProof/>
                <w:webHidden/>
              </w:rPr>
              <w:t>45</w:t>
            </w:r>
            <w:r>
              <w:rPr>
                <w:noProof/>
                <w:webHidden/>
              </w:rPr>
              <w:fldChar w:fldCharType="end"/>
            </w:r>
          </w:hyperlink>
        </w:p>
        <w:p w14:paraId="1C4B90AB" w14:textId="107F16B8"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29" w:history="1">
            <w:r w:rsidRPr="0044021B">
              <w:rPr>
                <w:rStyle w:val="Hyperlink"/>
                <w:rFonts w:eastAsiaTheme="minorHAnsi"/>
                <w:noProof/>
                <w:lang w:eastAsia="en-US"/>
              </w:rPr>
              <w:t>17.</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Architecture Impact Assessment</w:t>
            </w:r>
            <w:r>
              <w:rPr>
                <w:noProof/>
                <w:webHidden/>
              </w:rPr>
              <w:tab/>
            </w:r>
            <w:r>
              <w:rPr>
                <w:noProof/>
                <w:webHidden/>
              </w:rPr>
              <w:fldChar w:fldCharType="begin"/>
            </w:r>
            <w:r>
              <w:rPr>
                <w:noProof/>
                <w:webHidden/>
              </w:rPr>
              <w:instrText xml:space="preserve"> PAGEREF _Toc242720029 \h </w:instrText>
            </w:r>
            <w:r>
              <w:rPr>
                <w:noProof/>
                <w:webHidden/>
              </w:rPr>
            </w:r>
            <w:r>
              <w:rPr>
                <w:noProof/>
                <w:webHidden/>
              </w:rPr>
              <w:fldChar w:fldCharType="separate"/>
            </w:r>
            <w:r>
              <w:rPr>
                <w:noProof/>
                <w:webHidden/>
              </w:rPr>
              <w:t>46</w:t>
            </w:r>
            <w:r>
              <w:rPr>
                <w:noProof/>
                <w:webHidden/>
              </w:rPr>
              <w:fldChar w:fldCharType="end"/>
            </w:r>
          </w:hyperlink>
        </w:p>
        <w:p w14:paraId="19F9A3AD" w14:textId="2298214F"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0" w:history="1">
            <w:r w:rsidRPr="0044021B">
              <w:rPr>
                <w:rStyle w:val="Hyperlink"/>
                <w:rFonts w:eastAsia="Times New Roman" w:cs="Times New Roman"/>
                <w:noProof/>
                <w:lang w:eastAsia="en-US"/>
              </w:rPr>
              <w:t>17.1.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High Level Impact Assessment</w:t>
            </w:r>
            <w:r>
              <w:rPr>
                <w:noProof/>
                <w:webHidden/>
              </w:rPr>
              <w:tab/>
            </w:r>
            <w:r>
              <w:rPr>
                <w:noProof/>
                <w:webHidden/>
              </w:rPr>
              <w:fldChar w:fldCharType="begin"/>
            </w:r>
            <w:r>
              <w:rPr>
                <w:noProof/>
                <w:webHidden/>
              </w:rPr>
              <w:instrText xml:space="preserve"> PAGEREF _Toc242720030 \h </w:instrText>
            </w:r>
            <w:r>
              <w:rPr>
                <w:noProof/>
                <w:webHidden/>
              </w:rPr>
            </w:r>
            <w:r>
              <w:rPr>
                <w:noProof/>
                <w:webHidden/>
              </w:rPr>
              <w:fldChar w:fldCharType="separate"/>
            </w:r>
            <w:r>
              <w:rPr>
                <w:noProof/>
                <w:webHidden/>
              </w:rPr>
              <w:t>46</w:t>
            </w:r>
            <w:r>
              <w:rPr>
                <w:noProof/>
                <w:webHidden/>
              </w:rPr>
              <w:fldChar w:fldCharType="end"/>
            </w:r>
          </w:hyperlink>
        </w:p>
        <w:p w14:paraId="1908D621" w14:textId="34F46539"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1" w:history="1">
            <w:r w:rsidRPr="0044021B">
              <w:rPr>
                <w:rStyle w:val="Hyperlink"/>
                <w:rFonts w:eastAsia="Times New Roman" w:cs="Times New Roman"/>
                <w:noProof/>
                <w:lang w:eastAsia="en-US"/>
              </w:rPr>
              <w:t>17.2.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Business Architecture</w:t>
            </w:r>
            <w:r>
              <w:rPr>
                <w:noProof/>
                <w:webHidden/>
              </w:rPr>
              <w:tab/>
            </w:r>
            <w:r>
              <w:rPr>
                <w:noProof/>
                <w:webHidden/>
              </w:rPr>
              <w:fldChar w:fldCharType="begin"/>
            </w:r>
            <w:r>
              <w:rPr>
                <w:noProof/>
                <w:webHidden/>
              </w:rPr>
              <w:instrText xml:space="preserve"> PAGEREF _Toc242720031 \h </w:instrText>
            </w:r>
            <w:r>
              <w:rPr>
                <w:noProof/>
                <w:webHidden/>
              </w:rPr>
            </w:r>
            <w:r>
              <w:rPr>
                <w:noProof/>
                <w:webHidden/>
              </w:rPr>
              <w:fldChar w:fldCharType="separate"/>
            </w:r>
            <w:r>
              <w:rPr>
                <w:noProof/>
                <w:webHidden/>
              </w:rPr>
              <w:t>46</w:t>
            </w:r>
            <w:r>
              <w:rPr>
                <w:noProof/>
                <w:webHidden/>
              </w:rPr>
              <w:fldChar w:fldCharType="end"/>
            </w:r>
          </w:hyperlink>
        </w:p>
        <w:p w14:paraId="030B5EE6" w14:textId="782E5BD4"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2" w:history="1">
            <w:r w:rsidRPr="0044021B">
              <w:rPr>
                <w:rStyle w:val="Hyperlink"/>
                <w:rFonts w:eastAsia="Times New Roman" w:cs="Times New Roman"/>
                <w:noProof/>
                <w:lang w:eastAsia="en-US"/>
              </w:rPr>
              <w:t>17.3.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Application Architecture</w:t>
            </w:r>
            <w:r>
              <w:rPr>
                <w:noProof/>
                <w:webHidden/>
              </w:rPr>
              <w:tab/>
            </w:r>
            <w:r>
              <w:rPr>
                <w:noProof/>
                <w:webHidden/>
              </w:rPr>
              <w:fldChar w:fldCharType="begin"/>
            </w:r>
            <w:r>
              <w:rPr>
                <w:noProof/>
                <w:webHidden/>
              </w:rPr>
              <w:instrText xml:space="preserve"> PAGEREF _Toc242720032 \h </w:instrText>
            </w:r>
            <w:r>
              <w:rPr>
                <w:noProof/>
                <w:webHidden/>
              </w:rPr>
            </w:r>
            <w:r>
              <w:rPr>
                <w:noProof/>
                <w:webHidden/>
              </w:rPr>
              <w:fldChar w:fldCharType="separate"/>
            </w:r>
            <w:r>
              <w:rPr>
                <w:noProof/>
                <w:webHidden/>
              </w:rPr>
              <w:t>46</w:t>
            </w:r>
            <w:r>
              <w:rPr>
                <w:noProof/>
                <w:webHidden/>
              </w:rPr>
              <w:fldChar w:fldCharType="end"/>
            </w:r>
          </w:hyperlink>
        </w:p>
        <w:p w14:paraId="664445CA" w14:textId="16FADED2"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3" w:history="1">
            <w:r w:rsidRPr="0044021B">
              <w:rPr>
                <w:rStyle w:val="Hyperlink"/>
                <w:rFonts w:eastAsia="Times New Roman" w:cs="Times New Roman"/>
                <w:noProof/>
                <w:lang w:eastAsia="en-US"/>
              </w:rPr>
              <w:t>17.4.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Data Architecture</w:t>
            </w:r>
            <w:r>
              <w:rPr>
                <w:noProof/>
                <w:webHidden/>
              </w:rPr>
              <w:tab/>
            </w:r>
            <w:r>
              <w:rPr>
                <w:noProof/>
                <w:webHidden/>
              </w:rPr>
              <w:fldChar w:fldCharType="begin"/>
            </w:r>
            <w:r>
              <w:rPr>
                <w:noProof/>
                <w:webHidden/>
              </w:rPr>
              <w:instrText xml:space="preserve"> PAGEREF _Toc242720033 \h </w:instrText>
            </w:r>
            <w:r>
              <w:rPr>
                <w:noProof/>
                <w:webHidden/>
              </w:rPr>
            </w:r>
            <w:r>
              <w:rPr>
                <w:noProof/>
                <w:webHidden/>
              </w:rPr>
              <w:fldChar w:fldCharType="separate"/>
            </w:r>
            <w:r>
              <w:rPr>
                <w:noProof/>
                <w:webHidden/>
              </w:rPr>
              <w:t>46</w:t>
            </w:r>
            <w:r>
              <w:rPr>
                <w:noProof/>
                <w:webHidden/>
              </w:rPr>
              <w:fldChar w:fldCharType="end"/>
            </w:r>
          </w:hyperlink>
        </w:p>
        <w:p w14:paraId="643644FA" w14:textId="6F5B90FF"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4" w:history="1">
            <w:r w:rsidRPr="0044021B">
              <w:rPr>
                <w:rStyle w:val="Hyperlink"/>
                <w:rFonts w:eastAsia="Times New Roman" w:cs="Times New Roman"/>
                <w:noProof/>
                <w:lang w:eastAsia="en-US"/>
              </w:rPr>
              <w:t>17.5.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Technology Architecture</w:t>
            </w:r>
            <w:r>
              <w:rPr>
                <w:noProof/>
                <w:webHidden/>
              </w:rPr>
              <w:tab/>
            </w:r>
            <w:r>
              <w:rPr>
                <w:noProof/>
                <w:webHidden/>
              </w:rPr>
              <w:fldChar w:fldCharType="begin"/>
            </w:r>
            <w:r>
              <w:rPr>
                <w:noProof/>
                <w:webHidden/>
              </w:rPr>
              <w:instrText xml:space="preserve"> PAGEREF _Toc242720034 \h </w:instrText>
            </w:r>
            <w:r>
              <w:rPr>
                <w:noProof/>
                <w:webHidden/>
              </w:rPr>
            </w:r>
            <w:r>
              <w:rPr>
                <w:noProof/>
                <w:webHidden/>
              </w:rPr>
              <w:fldChar w:fldCharType="separate"/>
            </w:r>
            <w:r>
              <w:rPr>
                <w:noProof/>
                <w:webHidden/>
              </w:rPr>
              <w:t>46</w:t>
            </w:r>
            <w:r>
              <w:rPr>
                <w:noProof/>
                <w:webHidden/>
              </w:rPr>
              <w:fldChar w:fldCharType="end"/>
            </w:r>
          </w:hyperlink>
        </w:p>
        <w:p w14:paraId="11011F90" w14:textId="0D592ACB"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5" w:history="1">
            <w:r w:rsidRPr="0044021B">
              <w:rPr>
                <w:rStyle w:val="Hyperlink"/>
                <w:rFonts w:eastAsia="Times New Roman" w:cs="Times New Roman"/>
                <w:noProof/>
                <w:lang w:eastAsia="en-US"/>
              </w:rPr>
              <w:t>17.6.</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Security Architecture</w:t>
            </w:r>
            <w:r>
              <w:rPr>
                <w:noProof/>
                <w:webHidden/>
              </w:rPr>
              <w:tab/>
            </w:r>
            <w:r>
              <w:rPr>
                <w:noProof/>
                <w:webHidden/>
              </w:rPr>
              <w:fldChar w:fldCharType="begin"/>
            </w:r>
            <w:r>
              <w:rPr>
                <w:noProof/>
                <w:webHidden/>
              </w:rPr>
              <w:instrText xml:space="preserve"> PAGEREF _Toc242720035 \h </w:instrText>
            </w:r>
            <w:r>
              <w:rPr>
                <w:noProof/>
                <w:webHidden/>
              </w:rPr>
            </w:r>
            <w:r>
              <w:rPr>
                <w:noProof/>
                <w:webHidden/>
              </w:rPr>
              <w:fldChar w:fldCharType="separate"/>
            </w:r>
            <w:r>
              <w:rPr>
                <w:noProof/>
                <w:webHidden/>
              </w:rPr>
              <w:t>47</w:t>
            </w:r>
            <w:r>
              <w:rPr>
                <w:noProof/>
                <w:webHidden/>
              </w:rPr>
              <w:fldChar w:fldCharType="end"/>
            </w:r>
          </w:hyperlink>
        </w:p>
        <w:p w14:paraId="73248AA3" w14:textId="0418C7FF"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6" w:history="1">
            <w:r w:rsidRPr="0044021B">
              <w:rPr>
                <w:rStyle w:val="Hyperlink"/>
                <w:rFonts w:eastAsia="Times New Roman" w:cs="Times New Roman"/>
                <w:noProof/>
                <w:lang w:eastAsia="en-US"/>
              </w:rPr>
              <w:t>17.7.</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Service Architecture</w:t>
            </w:r>
            <w:r>
              <w:rPr>
                <w:noProof/>
                <w:webHidden/>
              </w:rPr>
              <w:tab/>
            </w:r>
            <w:r>
              <w:rPr>
                <w:noProof/>
                <w:webHidden/>
              </w:rPr>
              <w:fldChar w:fldCharType="begin"/>
            </w:r>
            <w:r>
              <w:rPr>
                <w:noProof/>
                <w:webHidden/>
              </w:rPr>
              <w:instrText xml:space="preserve"> PAGEREF _Toc242720036 \h </w:instrText>
            </w:r>
            <w:r>
              <w:rPr>
                <w:noProof/>
                <w:webHidden/>
              </w:rPr>
            </w:r>
            <w:r>
              <w:rPr>
                <w:noProof/>
                <w:webHidden/>
              </w:rPr>
              <w:fldChar w:fldCharType="separate"/>
            </w:r>
            <w:r>
              <w:rPr>
                <w:noProof/>
                <w:webHidden/>
              </w:rPr>
              <w:t>47</w:t>
            </w:r>
            <w:r>
              <w:rPr>
                <w:noProof/>
                <w:webHidden/>
              </w:rPr>
              <w:fldChar w:fldCharType="end"/>
            </w:r>
          </w:hyperlink>
        </w:p>
        <w:p w14:paraId="5BE77950" w14:textId="076642CE"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7" w:history="1">
            <w:r w:rsidRPr="0044021B">
              <w:rPr>
                <w:rStyle w:val="Hyperlink"/>
                <w:rFonts w:eastAsiaTheme="minorHAnsi"/>
                <w:noProof/>
                <w:lang w:eastAsia="en-US"/>
              </w:rPr>
              <w:t>18.</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RAID</w:t>
            </w:r>
            <w:r>
              <w:rPr>
                <w:noProof/>
                <w:webHidden/>
              </w:rPr>
              <w:tab/>
            </w:r>
            <w:r>
              <w:rPr>
                <w:noProof/>
                <w:webHidden/>
              </w:rPr>
              <w:fldChar w:fldCharType="begin"/>
            </w:r>
            <w:r>
              <w:rPr>
                <w:noProof/>
                <w:webHidden/>
              </w:rPr>
              <w:instrText xml:space="preserve"> PAGEREF _Toc242720037 \h </w:instrText>
            </w:r>
            <w:r>
              <w:rPr>
                <w:noProof/>
                <w:webHidden/>
              </w:rPr>
            </w:r>
            <w:r>
              <w:rPr>
                <w:noProof/>
                <w:webHidden/>
              </w:rPr>
              <w:fldChar w:fldCharType="separate"/>
            </w:r>
            <w:r>
              <w:rPr>
                <w:noProof/>
                <w:webHidden/>
              </w:rPr>
              <w:t>48</w:t>
            </w:r>
            <w:r>
              <w:rPr>
                <w:noProof/>
                <w:webHidden/>
              </w:rPr>
              <w:fldChar w:fldCharType="end"/>
            </w:r>
          </w:hyperlink>
        </w:p>
        <w:p w14:paraId="5A25D3B1" w14:textId="7DA54A58"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8" w:history="1">
            <w:r w:rsidRPr="0044021B">
              <w:rPr>
                <w:rStyle w:val="Hyperlink"/>
                <w:rFonts w:eastAsia="Times New Roman" w:cs="Times New Roman"/>
                <w:noProof/>
                <w:lang w:eastAsia="en-US"/>
              </w:rPr>
              <w:t>18.1.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Risks</w:t>
            </w:r>
            <w:r>
              <w:rPr>
                <w:noProof/>
                <w:webHidden/>
              </w:rPr>
              <w:tab/>
            </w:r>
            <w:r>
              <w:rPr>
                <w:noProof/>
                <w:webHidden/>
              </w:rPr>
              <w:fldChar w:fldCharType="begin"/>
            </w:r>
            <w:r>
              <w:rPr>
                <w:noProof/>
                <w:webHidden/>
              </w:rPr>
              <w:instrText xml:space="preserve"> PAGEREF _Toc242720038 \h </w:instrText>
            </w:r>
            <w:r>
              <w:rPr>
                <w:noProof/>
                <w:webHidden/>
              </w:rPr>
            </w:r>
            <w:r>
              <w:rPr>
                <w:noProof/>
                <w:webHidden/>
              </w:rPr>
              <w:fldChar w:fldCharType="separate"/>
            </w:r>
            <w:r>
              <w:rPr>
                <w:noProof/>
                <w:webHidden/>
              </w:rPr>
              <w:t>48</w:t>
            </w:r>
            <w:r>
              <w:rPr>
                <w:noProof/>
                <w:webHidden/>
              </w:rPr>
              <w:fldChar w:fldCharType="end"/>
            </w:r>
          </w:hyperlink>
        </w:p>
        <w:p w14:paraId="78372123" w14:textId="393749B8"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39" w:history="1">
            <w:r w:rsidRPr="0044021B">
              <w:rPr>
                <w:rStyle w:val="Hyperlink"/>
                <w:rFonts w:eastAsia="Times New Roman" w:cs="Times New Roman"/>
                <w:noProof/>
                <w:lang w:eastAsia="en-US"/>
              </w:rPr>
              <w:t>18.2.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Assumptions</w:t>
            </w:r>
            <w:r>
              <w:rPr>
                <w:noProof/>
                <w:webHidden/>
              </w:rPr>
              <w:tab/>
            </w:r>
            <w:r>
              <w:rPr>
                <w:noProof/>
                <w:webHidden/>
              </w:rPr>
              <w:fldChar w:fldCharType="begin"/>
            </w:r>
            <w:r>
              <w:rPr>
                <w:noProof/>
                <w:webHidden/>
              </w:rPr>
              <w:instrText xml:space="preserve"> PAGEREF _Toc242720039 \h </w:instrText>
            </w:r>
            <w:r>
              <w:rPr>
                <w:noProof/>
                <w:webHidden/>
              </w:rPr>
            </w:r>
            <w:r>
              <w:rPr>
                <w:noProof/>
                <w:webHidden/>
              </w:rPr>
              <w:fldChar w:fldCharType="separate"/>
            </w:r>
            <w:r>
              <w:rPr>
                <w:noProof/>
                <w:webHidden/>
              </w:rPr>
              <w:t>48</w:t>
            </w:r>
            <w:r>
              <w:rPr>
                <w:noProof/>
                <w:webHidden/>
              </w:rPr>
              <w:fldChar w:fldCharType="end"/>
            </w:r>
          </w:hyperlink>
        </w:p>
        <w:p w14:paraId="75FF34DF" w14:textId="29E71DE2"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0" w:history="1">
            <w:r w:rsidRPr="0044021B">
              <w:rPr>
                <w:rStyle w:val="Hyperlink"/>
                <w:rFonts w:eastAsia="Times New Roman" w:cs="Times New Roman"/>
                <w:noProof/>
                <w:lang w:eastAsia="en-US"/>
              </w:rPr>
              <w:t>18.3.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Issues</w:t>
            </w:r>
            <w:r>
              <w:rPr>
                <w:noProof/>
                <w:webHidden/>
              </w:rPr>
              <w:tab/>
            </w:r>
            <w:r>
              <w:rPr>
                <w:noProof/>
                <w:webHidden/>
              </w:rPr>
              <w:fldChar w:fldCharType="begin"/>
            </w:r>
            <w:r>
              <w:rPr>
                <w:noProof/>
                <w:webHidden/>
              </w:rPr>
              <w:instrText xml:space="preserve"> PAGEREF _Toc242720040 \h </w:instrText>
            </w:r>
            <w:r>
              <w:rPr>
                <w:noProof/>
                <w:webHidden/>
              </w:rPr>
            </w:r>
            <w:r>
              <w:rPr>
                <w:noProof/>
                <w:webHidden/>
              </w:rPr>
              <w:fldChar w:fldCharType="separate"/>
            </w:r>
            <w:r>
              <w:rPr>
                <w:noProof/>
                <w:webHidden/>
              </w:rPr>
              <w:t>49</w:t>
            </w:r>
            <w:r>
              <w:rPr>
                <w:noProof/>
                <w:webHidden/>
              </w:rPr>
              <w:fldChar w:fldCharType="end"/>
            </w:r>
          </w:hyperlink>
        </w:p>
        <w:p w14:paraId="5A9C4446" w14:textId="0FDF8104"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1" w:history="1">
            <w:r w:rsidRPr="0044021B">
              <w:rPr>
                <w:rStyle w:val="Hyperlink"/>
                <w:rFonts w:eastAsia="Times New Roman" w:cs="Times New Roman"/>
                <w:noProof/>
                <w:lang w:eastAsia="en-US"/>
              </w:rPr>
              <w:t>18.4.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Dependencies</w:t>
            </w:r>
            <w:r>
              <w:rPr>
                <w:noProof/>
                <w:webHidden/>
              </w:rPr>
              <w:tab/>
            </w:r>
            <w:r>
              <w:rPr>
                <w:noProof/>
                <w:webHidden/>
              </w:rPr>
              <w:fldChar w:fldCharType="begin"/>
            </w:r>
            <w:r>
              <w:rPr>
                <w:noProof/>
                <w:webHidden/>
              </w:rPr>
              <w:instrText xml:space="preserve"> PAGEREF _Toc242720041 \h </w:instrText>
            </w:r>
            <w:r>
              <w:rPr>
                <w:noProof/>
                <w:webHidden/>
              </w:rPr>
            </w:r>
            <w:r>
              <w:rPr>
                <w:noProof/>
                <w:webHidden/>
              </w:rPr>
              <w:fldChar w:fldCharType="separate"/>
            </w:r>
            <w:r>
              <w:rPr>
                <w:noProof/>
                <w:webHidden/>
              </w:rPr>
              <w:t>49</w:t>
            </w:r>
            <w:r>
              <w:rPr>
                <w:noProof/>
                <w:webHidden/>
              </w:rPr>
              <w:fldChar w:fldCharType="end"/>
            </w:r>
          </w:hyperlink>
        </w:p>
        <w:p w14:paraId="37F4159C" w14:textId="22032A3F" w:rsidR="00D36ABE" w:rsidRDefault="00D36ABE">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2" w:history="1">
            <w:r w:rsidRPr="0044021B">
              <w:rPr>
                <w:rStyle w:val="Hyperlink"/>
                <w:rFonts w:eastAsiaTheme="minorHAnsi"/>
                <w:noProof/>
                <w:lang w:eastAsia="en-US"/>
              </w:rPr>
              <w:t>19.</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heme="minorHAnsi"/>
                <w:noProof/>
                <w:lang w:eastAsia="en-US"/>
              </w:rPr>
              <w:t>Appendices</w:t>
            </w:r>
            <w:r>
              <w:rPr>
                <w:noProof/>
                <w:webHidden/>
              </w:rPr>
              <w:tab/>
            </w:r>
            <w:r>
              <w:rPr>
                <w:noProof/>
                <w:webHidden/>
              </w:rPr>
              <w:fldChar w:fldCharType="begin"/>
            </w:r>
            <w:r>
              <w:rPr>
                <w:noProof/>
                <w:webHidden/>
              </w:rPr>
              <w:instrText xml:space="preserve"> PAGEREF _Toc242720042 \h </w:instrText>
            </w:r>
            <w:r>
              <w:rPr>
                <w:noProof/>
                <w:webHidden/>
              </w:rPr>
            </w:r>
            <w:r>
              <w:rPr>
                <w:noProof/>
                <w:webHidden/>
              </w:rPr>
              <w:fldChar w:fldCharType="separate"/>
            </w:r>
            <w:r>
              <w:rPr>
                <w:noProof/>
                <w:webHidden/>
              </w:rPr>
              <w:t>50</w:t>
            </w:r>
            <w:r>
              <w:rPr>
                <w:noProof/>
                <w:webHidden/>
              </w:rPr>
              <w:fldChar w:fldCharType="end"/>
            </w:r>
          </w:hyperlink>
        </w:p>
        <w:p w14:paraId="29EDD5E5" w14:textId="1BD67124"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3" w:history="1">
            <w:r w:rsidRPr="0044021B">
              <w:rPr>
                <w:rStyle w:val="Hyperlink"/>
                <w:rFonts w:eastAsia="Times New Roman" w:cs="Times New Roman"/>
                <w:noProof/>
                <w:lang w:eastAsia="en-US"/>
              </w:rPr>
              <w:t>19.1.</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Microsoft WAF Alignment</w:t>
            </w:r>
            <w:r>
              <w:rPr>
                <w:noProof/>
                <w:webHidden/>
              </w:rPr>
              <w:tab/>
            </w:r>
            <w:r>
              <w:rPr>
                <w:noProof/>
                <w:webHidden/>
              </w:rPr>
              <w:fldChar w:fldCharType="begin"/>
            </w:r>
            <w:r>
              <w:rPr>
                <w:noProof/>
                <w:webHidden/>
              </w:rPr>
              <w:instrText xml:space="preserve"> PAGEREF _Toc242720043 \h </w:instrText>
            </w:r>
            <w:r>
              <w:rPr>
                <w:noProof/>
                <w:webHidden/>
              </w:rPr>
            </w:r>
            <w:r>
              <w:rPr>
                <w:noProof/>
                <w:webHidden/>
              </w:rPr>
              <w:fldChar w:fldCharType="separate"/>
            </w:r>
            <w:r>
              <w:rPr>
                <w:noProof/>
                <w:webHidden/>
              </w:rPr>
              <w:t>50</w:t>
            </w:r>
            <w:r>
              <w:rPr>
                <w:noProof/>
                <w:webHidden/>
              </w:rPr>
              <w:fldChar w:fldCharType="end"/>
            </w:r>
          </w:hyperlink>
        </w:p>
        <w:p w14:paraId="24336BF7" w14:textId="1E49B0A7"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4" w:history="1">
            <w:r w:rsidRPr="0044021B">
              <w:rPr>
                <w:rStyle w:val="Hyperlink"/>
                <w:rFonts w:eastAsia="Times New Roman" w:cs="Times New Roman"/>
                <w:noProof/>
                <w:lang w:eastAsia="en-US"/>
              </w:rPr>
              <w:t>19.2.</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Architecture Decisions Explained</w:t>
            </w:r>
            <w:r>
              <w:rPr>
                <w:noProof/>
                <w:webHidden/>
              </w:rPr>
              <w:tab/>
            </w:r>
            <w:r>
              <w:rPr>
                <w:noProof/>
                <w:webHidden/>
              </w:rPr>
              <w:fldChar w:fldCharType="begin"/>
            </w:r>
            <w:r>
              <w:rPr>
                <w:noProof/>
                <w:webHidden/>
              </w:rPr>
              <w:instrText xml:space="preserve"> PAGEREF _Toc242720044 \h </w:instrText>
            </w:r>
            <w:r>
              <w:rPr>
                <w:noProof/>
                <w:webHidden/>
              </w:rPr>
            </w:r>
            <w:r>
              <w:rPr>
                <w:noProof/>
                <w:webHidden/>
              </w:rPr>
              <w:fldChar w:fldCharType="separate"/>
            </w:r>
            <w:r>
              <w:rPr>
                <w:noProof/>
                <w:webHidden/>
              </w:rPr>
              <w:t>51</w:t>
            </w:r>
            <w:r>
              <w:rPr>
                <w:noProof/>
                <w:webHidden/>
              </w:rPr>
              <w:fldChar w:fldCharType="end"/>
            </w:r>
          </w:hyperlink>
        </w:p>
        <w:p w14:paraId="63C197ED" w14:textId="144FEF86" w:rsidR="00D36ABE" w:rsidRDefault="00D36ABE">
          <w:pPr>
            <w:pStyle w:val="TOC3"/>
            <w:tabs>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5" w:history="1">
            <w:r w:rsidRPr="0044021B">
              <w:rPr>
                <w:rStyle w:val="Hyperlink"/>
                <w:rFonts w:eastAsia="Times New Roman" w:cs="Times New Roman"/>
                <w:noProof/>
                <w:lang w:eastAsia="en-US"/>
              </w:rPr>
              <w:t>19.2.1. Edge Service Components (ADR-01)</w:t>
            </w:r>
            <w:r>
              <w:rPr>
                <w:noProof/>
                <w:webHidden/>
              </w:rPr>
              <w:tab/>
            </w:r>
            <w:r>
              <w:rPr>
                <w:noProof/>
                <w:webHidden/>
              </w:rPr>
              <w:fldChar w:fldCharType="begin"/>
            </w:r>
            <w:r>
              <w:rPr>
                <w:noProof/>
                <w:webHidden/>
              </w:rPr>
              <w:instrText xml:space="preserve"> PAGEREF _Toc242720045 \h </w:instrText>
            </w:r>
            <w:r>
              <w:rPr>
                <w:noProof/>
                <w:webHidden/>
              </w:rPr>
            </w:r>
            <w:r>
              <w:rPr>
                <w:noProof/>
                <w:webHidden/>
              </w:rPr>
              <w:fldChar w:fldCharType="separate"/>
            </w:r>
            <w:r>
              <w:rPr>
                <w:noProof/>
                <w:webHidden/>
              </w:rPr>
              <w:t>51</w:t>
            </w:r>
            <w:r>
              <w:rPr>
                <w:noProof/>
                <w:webHidden/>
              </w:rPr>
              <w:fldChar w:fldCharType="end"/>
            </w:r>
          </w:hyperlink>
        </w:p>
        <w:p w14:paraId="14EE5DF4" w14:textId="1D81C0F1" w:rsidR="00D36ABE" w:rsidRDefault="00D36ABE">
          <w:pPr>
            <w:pStyle w:val="TOC3"/>
            <w:tabs>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6" w:history="1">
            <w:r w:rsidRPr="0044021B">
              <w:rPr>
                <w:rStyle w:val="Hyperlink"/>
                <w:rFonts w:eastAsia="Times New Roman" w:cs="Times New Roman"/>
                <w:noProof/>
                <w:lang w:eastAsia="en-US"/>
              </w:rPr>
              <w:t>19.2.2. APIM Premium v2 (ADR-02)</w:t>
            </w:r>
            <w:r>
              <w:rPr>
                <w:noProof/>
                <w:webHidden/>
              </w:rPr>
              <w:tab/>
            </w:r>
            <w:r>
              <w:rPr>
                <w:noProof/>
                <w:webHidden/>
              </w:rPr>
              <w:fldChar w:fldCharType="begin"/>
            </w:r>
            <w:r>
              <w:rPr>
                <w:noProof/>
                <w:webHidden/>
              </w:rPr>
              <w:instrText xml:space="preserve"> PAGEREF _Toc242720046 \h </w:instrText>
            </w:r>
            <w:r>
              <w:rPr>
                <w:noProof/>
                <w:webHidden/>
              </w:rPr>
            </w:r>
            <w:r>
              <w:rPr>
                <w:noProof/>
                <w:webHidden/>
              </w:rPr>
              <w:fldChar w:fldCharType="separate"/>
            </w:r>
            <w:r>
              <w:rPr>
                <w:noProof/>
                <w:webHidden/>
              </w:rPr>
              <w:t>52</w:t>
            </w:r>
            <w:r>
              <w:rPr>
                <w:noProof/>
                <w:webHidden/>
              </w:rPr>
              <w:fldChar w:fldCharType="end"/>
            </w:r>
          </w:hyperlink>
        </w:p>
        <w:p w14:paraId="179720FA" w14:textId="7554D2D3" w:rsidR="00D36ABE" w:rsidRDefault="00D36ABE">
          <w:pPr>
            <w:pStyle w:val="TOC3"/>
            <w:tabs>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7" w:history="1">
            <w:r w:rsidRPr="0044021B">
              <w:rPr>
                <w:rStyle w:val="Hyperlink"/>
                <w:rFonts w:eastAsia="Times New Roman" w:cs="Times New Roman"/>
                <w:noProof/>
                <w:lang w:eastAsia="en-US"/>
              </w:rPr>
              <w:t>19.2.3. APIM Network Model (ADR-03)</w:t>
            </w:r>
            <w:r>
              <w:rPr>
                <w:noProof/>
                <w:webHidden/>
              </w:rPr>
              <w:tab/>
            </w:r>
            <w:r>
              <w:rPr>
                <w:noProof/>
                <w:webHidden/>
              </w:rPr>
              <w:fldChar w:fldCharType="begin"/>
            </w:r>
            <w:r>
              <w:rPr>
                <w:noProof/>
                <w:webHidden/>
              </w:rPr>
              <w:instrText xml:space="preserve"> PAGEREF _Toc242720047 \h </w:instrText>
            </w:r>
            <w:r>
              <w:rPr>
                <w:noProof/>
                <w:webHidden/>
              </w:rPr>
            </w:r>
            <w:r>
              <w:rPr>
                <w:noProof/>
                <w:webHidden/>
              </w:rPr>
              <w:fldChar w:fldCharType="separate"/>
            </w:r>
            <w:r>
              <w:rPr>
                <w:noProof/>
                <w:webHidden/>
              </w:rPr>
              <w:t>52</w:t>
            </w:r>
            <w:r>
              <w:rPr>
                <w:noProof/>
                <w:webHidden/>
              </w:rPr>
              <w:fldChar w:fldCharType="end"/>
            </w:r>
          </w:hyperlink>
        </w:p>
        <w:p w14:paraId="1BD8C74D" w14:textId="075A2139" w:rsidR="00D36ABE" w:rsidRDefault="00D36ABE">
          <w:pPr>
            <w:pStyle w:val="TOC3"/>
            <w:tabs>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8" w:history="1">
            <w:r w:rsidRPr="0044021B">
              <w:rPr>
                <w:rStyle w:val="Hyperlink"/>
                <w:rFonts w:eastAsia="Times New Roman" w:cs="Times New Roman"/>
                <w:noProof/>
                <w:lang w:eastAsia="en-US"/>
              </w:rPr>
              <w:t>19.2.4. Resilience Tiers (ADR-09)</w:t>
            </w:r>
            <w:r>
              <w:rPr>
                <w:noProof/>
                <w:webHidden/>
              </w:rPr>
              <w:tab/>
            </w:r>
            <w:r>
              <w:rPr>
                <w:noProof/>
                <w:webHidden/>
              </w:rPr>
              <w:fldChar w:fldCharType="begin"/>
            </w:r>
            <w:r>
              <w:rPr>
                <w:noProof/>
                <w:webHidden/>
              </w:rPr>
              <w:instrText xml:space="preserve"> PAGEREF _Toc242720048 \h </w:instrText>
            </w:r>
            <w:r>
              <w:rPr>
                <w:noProof/>
                <w:webHidden/>
              </w:rPr>
            </w:r>
            <w:r>
              <w:rPr>
                <w:noProof/>
                <w:webHidden/>
              </w:rPr>
              <w:fldChar w:fldCharType="separate"/>
            </w:r>
            <w:r>
              <w:rPr>
                <w:noProof/>
                <w:webHidden/>
              </w:rPr>
              <w:t>53</w:t>
            </w:r>
            <w:r>
              <w:rPr>
                <w:noProof/>
                <w:webHidden/>
              </w:rPr>
              <w:fldChar w:fldCharType="end"/>
            </w:r>
          </w:hyperlink>
        </w:p>
        <w:p w14:paraId="66629C74" w14:textId="06ECB996" w:rsidR="00D36ABE" w:rsidRDefault="00D36ABE">
          <w:pPr>
            <w:pStyle w:val="TOC3"/>
            <w:tabs>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49" w:history="1">
            <w:r w:rsidRPr="0044021B">
              <w:rPr>
                <w:rStyle w:val="Hyperlink"/>
                <w:rFonts w:eastAsia="Times New Roman" w:cs="Times New Roman"/>
                <w:noProof/>
                <w:lang w:eastAsia="en-US"/>
              </w:rPr>
              <w:t>19.2.5. Developer Portal Hosting (ADR-10)</w:t>
            </w:r>
            <w:r>
              <w:rPr>
                <w:noProof/>
                <w:webHidden/>
              </w:rPr>
              <w:tab/>
            </w:r>
            <w:r>
              <w:rPr>
                <w:noProof/>
                <w:webHidden/>
              </w:rPr>
              <w:fldChar w:fldCharType="begin"/>
            </w:r>
            <w:r>
              <w:rPr>
                <w:noProof/>
                <w:webHidden/>
              </w:rPr>
              <w:instrText xml:space="preserve"> PAGEREF _Toc242720049 \h </w:instrText>
            </w:r>
            <w:r>
              <w:rPr>
                <w:noProof/>
                <w:webHidden/>
              </w:rPr>
            </w:r>
            <w:r>
              <w:rPr>
                <w:noProof/>
                <w:webHidden/>
              </w:rPr>
              <w:fldChar w:fldCharType="separate"/>
            </w:r>
            <w:r>
              <w:rPr>
                <w:noProof/>
                <w:webHidden/>
              </w:rPr>
              <w:t>55</w:t>
            </w:r>
            <w:r>
              <w:rPr>
                <w:noProof/>
                <w:webHidden/>
              </w:rPr>
              <w:fldChar w:fldCharType="end"/>
            </w:r>
          </w:hyperlink>
        </w:p>
        <w:p w14:paraId="7018F2EB" w14:textId="6DDF95D2"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50" w:history="1">
            <w:r w:rsidRPr="0044021B">
              <w:rPr>
                <w:rStyle w:val="Hyperlink"/>
                <w:rFonts w:eastAsia="Times New Roman" w:cs="Times New Roman"/>
                <w:noProof/>
                <w:lang w:eastAsia="en-US"/>
              </w:rPr>
              <w:t>19.3.</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Platform Implementation Stages</w:t>
            </w:r>
            <w:r>
              <w:rPr>
                <w:noProof/>
                <w:webHidden/>
              </w:rPr>
              <w:tab/>
            </w:r>
            <w:r>
              <w:rPr>
                <w:noProof/>
                <w:webHidden/>
              </w:rPr>
              <w:fldChar w:fldCharType="begin"/>
            </w:r>
            <w:r>
              <w:rPr>
                <w:noProof/>
                <w:webHidden/>
              </w:rPr>
              <w:instrText xml:space="preserve"> PAGEREF _Toc242720050 \h </w:instrText>
            </w:r>
            <w:r>
              <w:rPr>
                <w:noProof/>
                <w:webHidden/>
              </w:rPr>
            </w:r>
            <w:r>
              <w:rPr>
                <w:noProof/>
                <w:webHidden/>
              </w:rPr>
              <w:fldChar w:fldCharType="separate"/>
            </w:r>
            <w:r>
              <w:rPr>
                <w:noProof/>
                <w:webHidden/>
              </w:rPr>
              <w:t>56</w:t>
            </w:r>
            <w:r>
              <w:rPr>
                <w:noProof/>
                <w:webHidden/>
              </w:rPr>
              <w:fldChar w:fldCharType="end"/>
            </w:r>
          </w:hyperlink>
        </w:p>
        <w:p w14:paraId="082C06FA" w14:textId="11824C88"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51" w:history="1">
            <w:r w:rsidRPr="0044021B">
              <w:rPr>
                <w:rStyle w:val="Hyperlink"/>
                <w:rFonts w:eastAsia="Times New Roman" w:cs="Times New Roman"/>
                <w:noProof/>
                <w:lang w:eastAsia="en-US"/>
              </w:rPr>
              <w:t>19.4.</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Operational Readiness Criteria</w:t>
            </w:r>
            <w:r>
              <w:rPr>
                <w:noProof/>
                <w:webHidden/>
              </w:rPr>
              <w:tab/>
            </w:r>
            <w:r>
              <w:rPr>
                <w:noProof/>
                <w:webHidden/>
              </w:rPr>
              <w:fldChar w:fldCharType="begin"/>
            </w:r>
            <w:r>
              <w:rPr>
                <w:noProof/>
                <w:webHidden/>
              </w:rPr>
              <w:instrText xml:space="preserve"> PAGEREF _Toc242720051 \h </w:instrText>
            </w:r>
            <w:r>
              <w:rPr>
                <w:noProof/>
                <w:webHidden/>
              </w:rPr>
            </w:r>
            <w:r>
              <w:rPr>
                <w:noProof/>
                <w:webHidden/>
              </w:rPr>
              <w:fldChar w:fldCharType="separate"/>
            </w:r>
            <w:r>
              <w:rPr>
                <w:noProof/>
                <w:webHidden/>
              </w:rPr>
              <w:t>57</w:t>
            </w:r>
            <w:r>
              <w:rPr>
                <w:noProof/>
                <w:webHidden/>
              </w:rPr>
              <w:fldChar w:fldCharType="end"/>
            </w:r>
          </w:hyperlink>
        </w:p>
        <w:p w14:paraId="1C1463FD" w14:textId="0458427E" w:rsidR="00D36ABE" w:rsidRDefault="00D36ABE">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2720052" w:history="1">
            <w:r w:rsidRPr="0044021B">
              <w:rPr>
                <w:rStyle w:val="Hyperlink"/>
                <w:rFonts w:eastAsia="Times New Roman" w:cs="Times New Roman"/>
                <w:noProof/>
                <w:lang w:eastAsia="en-US"/>
              </w:rPr>
              <w:t>19.5.</w:t>
            </w:r>
            <w:r>
              <w:rPr>
                <w:rFonts w:asciiTheme="minorHAnsi" w:eastAsiaTheme="minorEastAsia" w:hAnsiTheme="minorHAnsi" w:cstheme="minorBidi"/>
                <w:noProof/>
                <w:color w:val="auto"/>
                <w:kern w:val="2"/>
                <w:sz w:val="24"/>
                <w:szCs w:val="24"/>
                <w14:ligatures w14:val="standardContextual"/>
              </w:rPr>
              <w:tab/>
            </w:r>
            <w:r w:rsidRPr="0044021B">
              <w:rPr>
                <w:rStyle w:val="Hyperlink"/>
                <w:rFonts w:eastAsia="Times New Roman" w:cs="Times New Roman"/>
                <w:noProof/>
                <w:lang w:eastAsia="en-US"/>
              </w:rPr>
              <w:t>Microsoft References</w:t>
            </w:r>
            <w:r>
              <w:rPr>
                <w:noProof/>
                <w:webHidden/>
              </w:rPr>
              <w:tab/>
            </w:r>
            <w:r>
              <w:rPr>
                <w:noProof/>
                <w:webHidden/>
              </w:rPr>
              <w:fldChar w:fldCharType="begin"/>
            </w:r>
            <w:r>
              <w:rPr>
                <w:noProof/>
                <w:webHidden/>
              </w:rPr>
              <w:instrText xml:space="preserve"> PAGEREF _Toc242720052 \h </w:instrText>
            </w:r>
            <w:r>
              <w:rPr>
                <w:noProof/>
                <w:webHidden/>
              </w:rPr>
            </w:r>
            <w:r>
              <w:rPr>
                <w:noProof/>
                <w:webHidden/>
              </w:rPr>
              <w:fldChar w:fldCharType="separate"/>
            </w:r>
            <w:r>
              <w:rPr>
                <w:noProof/>
                <w:webHidden/>
              </w:rPr>
              <w:t>58</w:t>
            </w:r>
            <w:r>
              <w:rPr>
                <w:noProof/>
                <w:webHidden/>
              </w:rPr>
              <w:fldChar w:fldCharType="end"/>
            </w:r>
          </w:hyperlink>
        </w:p>
        <w:p w14:paraId="1EDBA986" w14:textId="45C8C450" w:rsidR="00F550E5" w:rsidRPr="00AC7387" w:rsidRDefault="00F550E5" w:rsidP="00F550E5">
          <w:pPr>
            <w:rPr>
              <w:rFonts w:asciiTheme="minorHAnsi" w:hAnsiTheme="minorHAnsi"/>
            </w:rPr>
          </w:pPr>
          <w:r w:rsidRPr="009A5A18">
            <w:rPr>
              <w:rFonts w:asciiTheme="minorHAnsi" w:hAnsiTheme="minorHAnsi"/>
              <w:b/>
              <w:bCs/>
            </w:rPr>
            <w:fldChar w:fldCharType="end"/>
          </w:r>
        </w:p>
      </w:sdtContent>
    </w:sdt>
    <w:p w14:paraId="6C033AA4" w14:textId="77777777" w:rsidR="00F550E5" w:rsidRPr="00AC7387" w:rsidRDefault="00F550E5" w:rsidP="004150F8">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0" w:name="_Toc242719958"/>
      <w:r w:rsidRPr="00AC7387">
        <w:rPr>
          <w:rFonts w:asciiTheme="minorHAnsi" w:eastAsiaTheme="minorHAnsi" w:hAnsiTheme="minorHAnsi" w:cstheme="minorBidi"/>
          <w:b w:val="0"/>
          <w:bCs w:val="0"/>
          <w:color w:val="000000" w:themeColor="text1" w:themeShade="80"/>
          <w:szCs w:val="20"/>
          <w:lang w:eastAsia="en-US"/>
        </w:rPr>
        <w:t>Document Control</w:t>
      </w:r>
      <w:bookmarkEnd w:id="0"/>
    </w:p>
    <w:p w14:paraId="52ED91EC" w14:textId="77777777" w:rsidR="00F550E5" w:rsidRPr="00AC7387" w:rsidRDefault="00F550E5" w:rsidP="0026319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 w:name="_Toc242719959"/>
      <w:r w:rsidRPr="00AC7387">
        <w:rPr>
          <w:rFonts w:asciiTheme="minorHAnsi" w:eastAsia="Times New Roman" w:hAnsiTheme="minorHAnsi" w:cs="Times New Roman"/>
          <w:b w:val="0"/>
          <w:color w:val="132040" w:themeColor="accent1" w:themeShade="BF"/>
          <w:sz w:val="24"/>
          <w:szCs w:val="26"/>
          <w:lang w:eastAsia="en-US"/>
        </w:rPr>
        <w:t>Document History</w:t>
      </w:r>
      <w:bookmarkEnd w:id="1"/>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
        <w:gridCol w:w="1348"/>
        <w:gridCol w:w="2040"/>
        <w:gridCol w:w="5190"/>
      </w:tblGrid>
      <w:tr w:rsidR="00F550E5" w:rsidRPr="00AC7387" w14:paraId="7EE4F31B" w14:textId="77777777" w:rsidTr="007A51B7">
        <w:trPr>
          <w:trHeight w:val="283"/>
          <w:tblHeader/>
        </w:trPr>
        <w:tc>
          <w:tcPr>
            <w:tcW w:w="91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C89A94F"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Version</w:t>
            </w:r>
          </w:p>
        </w:tc>
        <w:tc>
          <w:tcPr>
            <w:tcW w:w="134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30EA9B"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Date</w:t>
            </w:r>
          </w:p>
        </w:tc>
        <w:tc>
          <w:tcPr>
            <w:tcW w:w="20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7A50AE9"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Author</w:t>
            </w:r>
          </w:p>
        </w:tc>
        <w:tc>
          <w:tcPr>
            <w:tcW w:w="519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1A054E1" w14:textId="06CBBECD" w:rsidR="00F550E5" w:rsidRPr="00AC7387" w:rsidRDefault="00DA3810"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Notes</w:t>
            </w:r>
          </w:p>
        </w:tc>
      </w:tr>
      <w:tr w:rsidR="00F550E5" w:rsidRPr="00AC7387" w14:paraId="360F6507" w14:textId="77777777" w:rsidTr="007A51B7">
        <w:trPr>
          <w:trHeight w:val="283"/>
        </w:trPr>
        <w:tc>
          <w:tcPr>
            <w:tcW w:w="915" w:type="dxa"/>
            <w:tcBorders>
              <w:top w:val="single" w:sz="12" w:space="0" w:color="000000" w:themeColor="text1"/>
              <w:bottom w:val="single" w:sz="4" w:space="0" w:color="auto"/>
            </w:tcBorders>
            <w:tcMar>
              <w:top w:w="70" w:type="dxa"/>
              <w:left w:w="100" w:type="dxa"/>
              <w:bottom w:w="70" w:type="dxa"/>
              <w:right w:w="100" w:type="dxa"/>
            </w:tcMar>
            <w:vAlign w:val="center"/>
          </w:tcPr>
          <w:p w14:paraId="304F5BEE" w14:textId="77777777" w:rsidR="00F550E5" w:rsidRPr="00AC7387" w:rsidRDefault="00F550E5" w:rsidP="00D243B5">
            <w:pPr>
              <w:jc w:val="center"/>
              <w:rPr>
                <w:rFonts w:asciiTheme="minorHAnsi" w:hAnsiTheme="minorHAnsi"/>
                <w:sz w:val="20"/>
                <w:szCs w:val="20"/>
              </w:rPr>
            </w:pPr>
            <w:r w:rsidRPr="00AC7387">
              <w:rPr>
                <w:rFonts w:asciiTheme="minorHAnsi" w:hAnsiTheme="minorHAnsi"/>
                <w:sz w:val="20"/>
                <w:szCs w:val="20"/>
              </w:rPr>
              <w:t>0.1</w:t>
            </w:r>
          </w:p>
        </w:tc>
        <w:tc>
          <w:tcPr>
            <w:tcW w:w="1348" w:type="dxa"/>
            <w:tcBorders>
              <w:top w:val="single" w:sz="12" w:space="0" w:color="000000" w:themeColor="text1"/>
              <w:bottom w:val="single" w:sz="4" w:space="0" w:color="auto"/>
            </w:tcBorders>
            <w:tcMar>
              <w:top w:w="70" w:type="dxa"/>
              <w:left w:w="100" w:type="dxa"/>
              <w:bottom w:w="70" w:type="dxa"/>
              <w:right w:w="100" w:type="dxa"/>
            </w:tcMar>
            <w:vAlign w:val="center"/>
          </w:tcPr>
          <w:p w14:paraId="6F8687E9" w14:textId="4AD99DCC" w:rsidR="00F550E5" w:rsidRPr="00AC7387" w:rsidRDefault="004C22F0" w:rsidP="00D243B5">
            <w:pPr>
              <w:jc w:val="center"/>
              <w:rPr>
                <w:rFonts w:asciiTheme="minorHAnsi" w:hAnsiTheme="minorHAnsi"/>
                <w:sz w:val="20"/>
                <w:szCs w:val="20"/>
              </w:rPr>
            </w:pPr>
            <w:r w:rsidRPr="00AC7387">
              <w:rPr>
                <w:rFonts w:asciiTheme="minorHAnsi" w:hAnsiTheme="minorHAnsi"/>
                <w:sz w:val="20"/>
                <w:szCs w:val="20"/>
              </w:rPr>
              <w:t>21/09/2026</w:t>
            </w:r>
          </w:p>
        </w:tc>
        <w:tc>
          <w:tcPr>
            <w:tcW w:w="2040" w:type="dxa"/>
            <w:tcBorders>
              <w:top w:val="single" w:sz="12" w:space="0" w:color="000000" w:themeColor="text1"/>
              <w:bottom w:val="single" w:sz="4" w:space="0" w:color="auto"/>
            </w:tcBorders>
            <w:tcMar>
              <w:top w:w="70" w:type="dxa"/>
              <w:left w:w="100" w:type="dxa"/>
              <w:bottom w:w="70" w:type="dxa"/>
              <w:right w:w="100" w:type="dxa"/>
            </w:tcMar>
            <w:vAlign w:val="center"/>
          </w:tcPr>
          <w:p w14:paraId="1718D64E" w14:textId="77777777" w:rsidR="00F550E5" w:rsidRPr="00AC7387" w:rsidRDefault="00F550E5" w:rsidP="00D243B5">
            <w:pPr>
              <w:jc w:val="center"/>
              <w:rPr>
                <w:rFonts w:asciiTheme="minorHAnsi" w:hAnsiTheme="minorHAnsi"/>
                <w:sz w:val="20"/>
                <w:szCs w:val="20"/>
              </w:rPr>
            </w:pPr>
            <w:r w:rsidRPr="00AC7387">
              <w:rPr>
                <w:rFonts w:asciiTheme="minorHAnsi" w:hAnsiTheme="minorHAnsi"/>
                <w:sz w:val="20"/>
                <w:szCs w:val="20"/>
              </w:rPr>
              <w:t>Puneet Kumar</w:t>
            </w:r>
          </w:p>
        </w:tc>
        <w:tc>
          <w:tcPr>
            <w:tcW w:w="5190" w:type="dxa"/>
            <w:tcBorders>
              <w:top w:val="single" w:sz="12" w:space="0" w:color="000000" w:themeColor="text1"/>
              <w:bottom w:val="single" w:sz="4" w:space="0" w:color="auto"/>
            </w:tcBorders>
            <w:tcMar>
              <w:top w:w="70" w:type="dxa"/>
              <w:left w:w="100" w:type="dxa"/>
              <w:bottom w:w="70" w:type="dxa"/>
              <w:right w:w="100" w:type="dxa"/>
            </w:tcMar>
            <w:vAlign w:val="center"/>
          </w:tcPr>
          <w:p w14:paraId="2EE22E1A"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Initial draft restructured to the Organization’s HLD template</w:t>
            </w:r>
          </w:p>
        </w:tc>
      </w:tr>
      <w:tr w:rsidR="00B8789D" w:rsidRPr="006D61B1" w14:paraId="5BA112CD" w14:textId="77777777" w:rsidTr="007A51B7">
        <w:trPr>
          <w:trHeight w:val="283"/>
        </w:trPr>
        <w:tc>
          <w:tcPr>
            <w:tcW w:w="915" w:type="dxa"/>
            <w:tcBorders>
              <w:top w:val="single" w:sz="4" w:space="0" w:color="auto"/>
              <w:bottom w:val="single" w:sz="4" w:space="0" w:color="auto"/>
            </w:tcBorders>
            <w:tcMar>
              <w:top w:w="70" w:type="dxa"/>
              <w:left w:w="100" w:type="dxa"/>
              <w:bottom w:w="70" w:type="dxa"/>
              <w:right w:w="100" w:type="dxa"/>
            </w:tcMar>
            <w:vAlign w:val="center"/>
          </w:tcPr>
          <w:p w14:paraId="2943796C" w14:textId="32518001" w:rsidR="00B8789D" w:rsidRPr="009A5A18" w:rsidRDefault="00940F8A" w:rsidP="00D243B5">
            <w:pPr>
              <w:jc w:val="center"/>
              <w:rPr>
                <w:rFonts w:asciiTheme="minorHAnsi" w:hAnsiTheme="minorHAnsi"/>
                <w:sz w:val="20"/>
                <w:szCs w:val="20"/>
              </w:rPr>
            </w:pPr>
            <w:r>
              <w:rPr>
                <w:rFonts w:asciiTheme="minorHAnsi" w:hAnsiTheme="minorHAnsi"/>
                <w:sz w:val="20"/>
                <w:szCs w:val="20"/>
              </w:rPr>
              <w:t>0.2</w:t>
            </w:r>
          </w:p>
        </w:tc>
        <w:tc>
          <w:tcPr>
            <w:tcW w:w="1348" w:type="dxa"/>
            <w:tcBorders>
              <w:top w:val="single" w:sz="4" w:space="0" w:color="auto"/>
              <w:bottom w:val="single" w:sz="4" w:space="0" w:color="auto"/>
            </w:tcBorders>
            <w:tcMar>
              <w:top w:w="70" w:type="dxa"/>
              <w:left w:w="100" w:type="dxa"/>
              <w:bottom w:w="70" w:type="dxa"/>
              <w:right w:w="100" w:type="dxa"/>
            </w:tcMar>
            <w:vAlign w:val="center"/>
          </w:tcPr>
          <w:p w14:paraId="1C95E3C7" w14:textId="773468FF" w:rsidR="00B8789D" w:rsidRPr="009A5A18" w:rsidRDefault="00943EF8" w:rsidP="00D243B5">
            <w:pPr>
              <w:jc w:val="center"/>
              <w:rPr>
                <w:rFonts w:asciiTheme="minorHAnsi" w:hAnsiTheme="minorHAnsi"/>
                <w:sz w:val="20"/>
                <w:szCs w:val="20"/>
              </w:rPr>
            </w:pPr>
            <w:r w:rsidRPr="00943EF8">
              <w:rPr>
                <w:rFonts w:asciiTheme="minorHAnsi" w:hAnsiTheme="minorHAnsi"/>
                <w:sz w:val="20"/>
                <w:szCs w:val="20"/>
              </w:rPr>
              <w:t>29/09/2026</w:t>
            </w:r>
          </w:p>
        </w:tc>
        <w:tc>
          <w:tcPr>
            <w:tcW w:w="2040" w:type="dxa"/>
            <w:tcBorders>
              <w:top w:val="single" w:sz="4" w:space="0" w:color="auto"/>
              <w:bottom w:val="single" w:sz="4" w:space="0" w:color="auto"/>
            </w:tcBorders>
            <w:tcMar>
              <w:top w:w="70" w:type="dxa"/>
              <w:left w:w="100" w:type="dxa"/>
              <w:bottom w:w="70" w:type="dxa"/>
              <w:right w:w="100" w:type="dxa"/>
            </w:tcMar>
            <w:vAlign w:val="center"/>
          </w:tcPr>
          <w:p w14:paraId="3D4FFDF8" w14:textId="1D05B471" w:rsidR="00B8789D" w:rsidRPr="009A5A18" w:rsidRDefault="00943EF8" w:rsidP="00D243B5">
            <w:pPr>
              <w:jc w:val="center"/>
              <w:rPr>
                <w:rFonts w:asciiTheme="minorHAnsi" w:hAnsiTheme="minorHAnsi"/>
                <w:sz w:val="20"/>
                <w:szCs w:val="20"/>
              </w:rPr>
            </w:pPr>
            <w:r w:rsidRPr="009A5A18">
              <w:rPr>
                <w:rFonts w:asciiTheme="minorHAnsi" w:hAnsiTheme="minorHAnsi"/>
                <w:sz w:val="20"/>
                <w:szCs w:val="20"/>
              </w:rPr>
              <w:t>Puneet Kumar</w:t>
            </w:r>
          </w:p>
        </w:tc>
        <w:tc>
          <w:tcPr>
            <w:tcW w:w="5190" w:type="dxa"/>
            <w:tcBorders>
              <w:top w:val="single" w:sz="4" w:space="0" w:color="auto"/>
              <w:bottom w:val="single" w:sz="4" w:space="0" w:color="auto"/>
            </w:tcBorders>
            <w:tcMar>
              <w:top w:w="70" w:type="dxa"/>
              <w:left w:w="100" w:type="dxa"/>
              <w:bottom w:w="70" w:type="dxa"/>
              <w:right w:w="100" w:type="dxa"/>
            </w:tcMar>
            <w:vAlign w:val="center"/>
          </w:tcPr>
          <w:p w14:paraId="40CEE12B" w14:textId="504B7F68" w:rsidR="00B8789D" w:rsidRPr="009A5A18" w:rsidRDefault="00CD3FF8" w:rsidP="00203EEB">
            <w:pPr>
              <w:rPr>
                <w:rFonts w:asciiTheme="minorHAnsi" w:hAnsiTheme="minorHAnsi"/>
                <w:sz w:val="20"/>
                <w:szCs w:val="20"/>
              </w:rPr>
            </w:pPr>
            <w:r w:rsidRPr="00CD3FF8">
              <w:rPr>
                <w:rFonts w:asciiTheme="minorHAnsi" w:hAnsiTheme="minorHAnsi"/>
                <w:sz w:val="20"/>
                <w:szCs w:val="20"/>
              </w:rPr>
              <w:t>Updated RBAC model, enhanced Developer Portal architecture, refined API publishing approach, and incorporated Microsoft design references and best practices.</w:t>
            </w:r>
          </w:p>
        </w:tc>
      </w:tr>
      <w:tr w:rsidR="00BA7767" w:rsidRPr="006D61B1" w14:paraId="5961D00C" w14:textId="77777777" w:rsidTr="007A51B7">
        <w:trPr>
          <w:trHeight w:val="283"/>
        </w:trPr>
        <w:tc>
          <w:tcPr>
            <w:tcW w:w="915" w:type="dxa"/>
            <w:tcBorders>
              <w:top w:val="single" w:sz="4" w:space="0" w:color="auto"/>
              <w:bottom w:val="single" w:sz="4" w:space="0" w:color="auto"/>
            </w:tcBorders>
            <w:tcMar>
              <w:top w:w="70" w:type="dxa"/>
              <w:left w:w="100" w:type="dxa"/>
              <w:bottom w:w="70" w:type="dxa"/>
              <w:right w:w="100" w:type="dxa"/>
            </w:tcMar>
            <w:vAlign w:val="center"/>
          </w:tcPr>
          <w:p w14:paraId="07FD7B8C" w14:textId="7CA2FC37" w:rsidR="00BA7767" w:rsidRPr="009A5A18" w:rsidRDefault="00940F8A" w:rsidP="00D243B5">
            <w:pPr>
              <w:jc w:val="center"/>
              <w:rPr>
                <w:rFonts w:asciiTheme="minorHAnsi" w:hAnsiTheme="minorHAnsi"/>
                <w:sz w:val="20"/>
                <w:szCs w:val="20"/>
              </w:rPr>
            </w:pPr>
            <w:r>
              <w:rPr>
                <w:rFonts w:asciiTheme="minorHAnsi" w:hAnsiTheme="minorHAnsi"/>
                <w:sz w:val="20"/>
                <w:szCs w:val="20"/>
              </w:rPr>
              <w:t>0.3</w:t>
            </w:r>
          </w:p>
        </w:tc>
        <w:tc>
          <w:tcPr>
            <w:tcW w:w="1348" w:type="dxa"/>
            <w:tcBorders>
              <w:top w:val="single" w:sz="4" w:space="0" w:color="auto"/>
              <w:bottom w:val="single" w:sz="4" w:space="0" w:color="auto"/>
            </w:tcBorders>
            <w:tcMar>
              <w:top w:w="70" w:type="dxa"/>
              <w:left w:w="100" w:type="dxa"/>
              <w:bottom w:w="70" w:type="dxa"/>
              <w:right w:w="100" w:type="dxa"/>
            </w:tcMar>
            <w:vAlign w:val="center"/>
          </w:tcPr>
          <w:p w14:paraId="22794C41" w14:textId="69427F52" w:rsidR="00BA7767" w:rsidRPr="009A5A18" w:rsidRDefault="00E55BA8" w:rsidP="00D243B5">
            <w:pPr>
              <w:jc w:val="center"/>
              <w:rPr>
                <w:rFonts w:asciiTheme="minorHAnsi" w:hAnsiTheme="minorHAnsi"/>
                <w:sz w:val="20"/>
                <w:szCs w:val="20"/>
              </w:rPr>
            </w:pPr>
            <w:r w:rsidRPr="00E55BA8">
              <w:rPr>
                <w:rFonts w:asciiTheme="minorHAnsi" w:hAnsiTheme="minorHAnsi"/>
                <w:sz w:val="20"/>
                <w:szCs w:val="20"/>
              </w:rPr>
              <w:t>02/10/2026</w:t>
            </w:r>
          </w:p>
        </w:tc>
        <w:tc>
          <w:tcPr>
            <w:tcW w:w="2040" w:type="dxa"/>
            <w:tcBorders>
              <w:top w:val="single" w:sz="4" w:space="0" w:color="auto"/>
              <w:bottom w:val="single" w:sz="4" w:space="0" w:color="auto"/>
            </w:tcBorders>
            <w:tcMar>
              <w:top w:w="70" w:type="dxa"/>
              <w:left w:w="100" w:type="dxa"/>
              <w:bottom w:w="70" w:type="dxa"/>
              <w:right w:w="100" w:type="dxa"/>
            </w:tcMar>
            <w:vAlign w:val="center"/>
          </w:tcPr>
          <w:p w14:paraId="226F1B67" w14:textId="02F2EF6B" w:rsidR="00BA7767" w:rsidRPr="009A5A18" w:rsidRDefault="00E55BA8" w:rsidP="00D243B5">
            <w:pPr>
              <w:jc w:val="center"/>
              <w:rPr>
                <w:rFonts w:asciiTheme="minorHAnsi" w:hAnsiTheme="minorHAnsi"/>
                <w:sz w:val="20"/>
                <w:szCs w:val="20"/>
              </w:rPr>
            </w:pPr>
            <w:r w:rsidRPr="009A5A18">
              <w:rPr>
                <w:rFonts w:asciiTheme="minorHAnsi" w:hAnsiTheme="minorHAnsi"/>
                <w:sz w:val="20"/>
                <w:szCs w:val="20"/>
              </w:rPr>
              <w:t>Puneet Kumar</w:t>
            </w:r>
          </w:p>
        </w:tc>
        <w:tc>
          <w:tcPr>
            <w:tcW w:w="5190" w:type="dxa"/>
            <w:tcBorders>
              <w:top w:val="single" w:sz="4" w:space="0" w:color="auto"/>
              <w:bottom w:val="single" w:sz="4" w:space="0" w:color="auto"/>
            </w:tcBorders>
            <w:tcMar>
              <w:top w:w="70" w:type="dxa"/>
              <w:left w:w="100" w:type="dxa"/>
              <w:bottom w:w="70" w:type="dxa"/>
              <w:right w:w="100" w:type="dxa"/>
            </w:tcMar>
            <w:vAlign w:val="center"/>
          </w:tcPr>
          <w:p w14:paraId="1B7B0454" w14:textId="4F56587D" w:rsidR="00BA7767" w:rsidRPr="009A5A18" w:rsidRDefault="006E7DA7" w:rsidP="00203EEB">
            <w:pPr>
              <w:rPr>
                <w:rFonts w:asciiTheme="minorHAnsi" w:hAnsiTheme="minorHAnsi"/>
                <w:sz w:val="20"/>
                <w:szCs w:val="20"/>
              </w:rPr>
            </w:pPr>
            <w:r w:rsidRPr="006E7DA7">
              <w:rPr>
                <w:rFonts w:asciiTheme="minorHAnsi" w:hAnsiTheme="minorHAnsi"/>
                <w:sz w:val="20"/>
                <w:szCs w:val="20"/>
              </w:rPr>
              <w:t>Added Azure Policy requirements, governance controls, security baselines, and Landing Zone alignment considerations.</w:t>
            </w:r>
          </w:p>
        </w:tc>
      </w:tr>
      <w:tr w:rsidR="00BA7767" w:rsidRPr="006D61B1" w14:paraId="7D6E353E" w14:textId="77777777" w:rsidTr="007A51B7">
        <w:trPr>
          <w:trHeight w:val="283"/>
        </w:trPr>
        <w:tc>
          <w:tcPr>
            <w:tcW w:w="915" w:type="dxa"/>
            <w:tcBorders>
              <w:top w:val="single" w:sz="4" w:space="0" w:color="auto"/>
              <w:bottom w:val="single" w:sz="4" w:space="0" w:color="auto"/>
            </w:tcBorders>
            <w:tcMar>
              <w:top w:w="70" w:type="dxa"/>
              <w:left w:w="100" w:type="dxa"/>
              <w:bottom w:w="70" w:type="dxa"/>
              <w:right w:w="100" w:type="dxa"/>
            </w:tcMar>
            <w:vAlign w:val="center"/>
          </w:tcPr>
          <w:p w14:paraId="337B37B9" w14:textId="4CE8CC4B" w:rsidR="00BA7767" w:rsidRPr="009A5A18" w:rsidRDefault="00940F8A" w:rsidP="00D243B5">
            <w:pPr>
              <w:jc w:val="center"/>
              <w:rPr>
                <w:rFonts w:asciiTheme="minorHAnsi" w:hAnsiTheme="minorHAnsi"/>
                <w:sz w:val="20"/>
                <w:szCs w:val="20"/>
              </w:rPr>
            </w:pPr>
            <w:r>
              <w:rPr>
                <w:rFonts w:asciiTheme="minorHAnsi" w:hAnsiTheme="minorHAnsi"/>
                <w:sz w:val="20"/>
                <w:szCs w:val="20"/>
              </w:rPr>
              <w:t>0.4</w:t>
            </w:r>
          </w:p>
        </w:tc>
        <w:tc>
          <w:tcPr>
            <w:tcW w:w="1348" w:type="dxa"/>
            <w:tcBorders>
              <w:top w:val="single" w:sz="4" w:space="0" w:color="auto"/>
              <w:bottom w:val="single" w:sz="4" w:space="0" w:color="auto"/>
            </w:tcBorders>
            <w:tcMar>
              <w:top w:w="70" w:type="dxa"/>
              <w:left w:w="100" w:type="dxa"/>
              <w:bottom w:w="70" w:type="dxa"/>
              <w:right w:w="100" w:type="dxa"/>
            </w:tcMar>
            <w:vAlign w:val="center"/>
          </w:tcPr>
          <w:p w14:paraId="1915837C" w14:textId="79C992C3" w:rsidR="00BA7767" w:rsidRPr="009A5A18" w:rsidRDefault="00104785" w:rsidP="00D243B5">
            <w:pPr>
              <w:jc w:val="center"/>
              <w:rPr>
                <w:rFonts w:asciiTheme="minorHAnsi" w:hAnsiTheme="minorHAnsi"/>
                <w:sz w:val="20"/>
                <w:szCs w:val="20"/>
              </w:rPr>
            </w:pPr>
            <w:r w:rsidRPr="00104785">
              <w:rPr>
                <w:rFonts w:asciiTheme="minorHAnsi" w:hAnsiTheme="minorHAnsi"/>
                <w:sz w:val="20"/>
                <w:szCs w:val="20"/>
              </w:rPr>
              <w:t>07/10/2026</w:t>
            </w:r>
          </w:p>
        </w:tc>
        <w:tc>
          <w:tcPr>
            <w:tcW w:w="2040" w:type="dxa"/>
            <w:tcBorders>
              <w:top w:val="single" w:sz="4" w:space="0" w:color="auto"/>
              <w:bottom w:val="single" w:sz="4" w:space="0" w:color="auto"/>
            </w:tcBorders>
            <w:tcMar>
              <w:top w:w="70" w:type="dxa"/>
              <w:left w:w="100" w:type="dxa"/>
              <w:bottom w:w="70" w:type="dxa"/>
              <w:right w:w="100" w:type="dxa"/>
            </w:tcMar>
            <w:vAlign w:val="center"/>
          </w:tcPr>
          <w:p w14:paraId="6961E644" w14:textId="0C413CB3" w:rsidR="00BA7767" w:rsidRPr="009A5A18" w:rsidRDefault="000826B5" w:rsidP="00D243B5">
            <w:pPr>
              <w:jc w:val="center"/>
              <w:rPr>
                <w:rFonts w:asciiTheme="minorHAnsi" w:hAnsiTheme="minorHAnsi"/>
                <w:sz w:val="20"/>
                <w:szCs w:val="20"/>
              </w:rPr>
            </w:pPr>
            <w:r w:rsidRPr="009A5A18">
              <w:rPr>
                <w:rFonts w:asciiTheme="minorHAnsi" w:eastAsia="MS Mincho" w:hAnsiTheme="minorHAnsi" w:cs="Times New Roman"/>
                <w:bCs/>
                <w:color w:val="000000" w:themeColor="text1" w:themeShade="80"/>
                <w:sz w:val="20"/>
                <w:szCs w:val="24"/>
              </w:rPr>
              <w:t>Joycell Sundararaj</w:t>
            </w:r>
          </w:p>
        </w:tc>
        <w:tc>
          <w:tcPr>
            <w:tcW w:w="5190" w:type="dxa"/>
            <w:tcBorders>
              <w:top w:val="single" w:sz="4" w:space="0" w:color="auto"/>
              <w:bottom w:val="single" w:sz="4" w:space="0" w:color="auto"/>
            </w:tcBorders>
            <w:tcMar>
              <w:top w:w="70" w:type="dxa"/>
              <w:left w:w="100" w:type="dxa"/>
              <w:bottom w:w="70" w:type="dxa"/>
              <w:right w:w="100" w:type="dxa"/>
            </w:tcMar>
            <w:vAlign w:val="center"/>
          </w:tcPr>
          <w:p w14:paraId="6BCB9DB6" w14:textId="47FA25CB" w:rsidR="00BA7767" w:rsidRPr="009A5A18" w:rsidRDefault="000826B5" w:rsidP="00203EEB">
            <w:pPr>
              <w:rPr>
                <w:rFonts w:asciiTheme="minorHAnsi" w:hAnsiTheme="minorHAnsi"/>
                <w:sz w:val="20"/>
                <w:szCs w:val="20"/>
              </w:rPr>
            </w:pPr>
            <w:r w:rsidRPr="000826B5">
              <w:rPr>
                <w:rFonts w:asciiTheme="minorHAnsi" w:hAnsiTheme="minorHAnsi"/>
                <w:sz w:val="20"/>
                <w:szCs w:val="20"/>
              </w:rPr>
              <w:t>Refined API platform architecture, integration and connectivity patterns, APIOps deployment approach following stakeholder walkthrough.</w:t>
            </w:r>
          </w:p>
        </w:tc>
      </w:tr>
      <w:tr w:rsidR="00BA7767" w:rsidRPr="006D61B1" w14:paraId="4B071086" w14:textId="77777777" w:rsidTr="007A51B7">
        <w:trPr>
          <w:trHeight w:val="283"/>
        </w:trPr>
        <w:tc>
          <w:tcPr>
            <w:tcW w:w="915" w:type="dxa"/>
            <w:tcBorders>
              <w:top w:val="single" w:sz="4" w:space="0" w:color="auto"/>
            </w:tcBorders>
            <w:tcMar>
              <w:top w:w="70" w:type="dxa"/>
              <w:left w:w="100" w:type="dxa"/>
              <w:bottom w:w="70" w:type="dxa"/>
              <w:right w:w="100" w:type="dxa"/>
            </w:tcMar>
            <w:vAlign w:val="center"/>
          </w:tcPr>
          <w:p w14:paraId="2F57EFB6" w14:textId="3C45893A" w:rsidR="00BA7767" w:rsidRPr="009A5A18" w:rsidRDefault="00940F8A" w:rsidP="00D243B5">
            <w:pPr>
              <w:jc w:val="center"/>
              <w:rPr>
                <w:rFonts w:asciiTheme="minorHAnsi" w:hAnsiTheme="minorHAnsi"/>
                <w:sz w:val="20"/>
                <w:szCs w:val="20"/>
              </w:rPr>
            </w:pPr>
            <w:r>
              <w:rPr>
                <w:rFonts w:asciiTheme="minorHAnsi" w:hAnsiTheme="minorHAnsi"/>
                <w:sz w:val="20"/>
                <w:szCs w:val="20"/>
              </w:rPr>
              <w:t>0.5</w:t>
            </w:r>
          </w:p>
        </w:tc>
        <w:tc>
          <w:tcPr>
            <w:tcW w:w="1348" w:type="dxa"/>
            <w:tcBorders>
              <w:top w:val="single" w:sz="4" w:space="0" w:color="auto"/>
            </w:tcBorders>
            <w:tcMar>
              <w:top w:w="70" w:type="dxa"/>
              <w:left w:w="100" w:type="dxa"/>
              <w:bottom w:w="70" w:type="dxa"/>
              <w:right w:w="100" w:type="dxa"/>
            </w:tcMar>
            <w:vAlign w:val="center"/>
          </w:tcPr>
          <w:p w14:paraId="5B93E671" w14:textId="469A04F3" w:rsidR="00BA7767" w:rsidRPr="009A5A18" w:rsidRDefault="0003195E" w:rsidP="00D243B5">
            <w:pPr>
              <w:jc w:val="center"/>
              <w:rPr>
                <w:rFonts w:asciiTheme="minorHAnsi" w:hAnsiTheme="minorHAnsi"/>
                <w:sz w:val="20"/>
                <w:szCs w:val="20"/>
              </w:rPr>
            </w:pPr>
            <w:r w:rsidRPr="0003195E">
              <w:rPr>
                <w:rFonts w:asciiTheme="minorHAnsi" w:hAnsiTheme="minorHAnsi"/>
                <w:sz w:val="20"/>
                <w:szCs w:val="20"/>
              </w:rPr>
              <w:t>12/10/2026</w:t>
            </w:r>
          </w:p>
        </w:tc>
        <w:tc>
          <w:tcPr>
            <w:tcW w:w="2040" w:type="dxa"/>
            <w:tcBorders>
              <w:top w:val="single" w:sz="4" w:space="0" w:color="auto"/>
            </w:tcBorders>
            <w:tcMar>
              <w:top w:w="70" w:type="dxa"/>
              <w:left w:w="100" w:type="dxa"/>
              <w:bottom w:w="70" w:type="dxa"/>
              <w:right w:w="100" w:type="dxa"/>
            </w:tcMar>
            <w:vAlign w:val="center"/>
          </w:tcPr>
          <w:p w14:paraId="53FC6846" w14:textId="5E5926D4" w:rsidR="00BA7767" w:rsidRPr="009A5A18" w:rsidRDefault="000826B5" w:rsidP="00D243B5">
            <w:pPr>
              <w:jc w:val="center"/>
              <w:rPr>
                <w:rFonts w:asciiTheme="minorHAnsi" w:hAnsiTheme="minorHAnsi"/>
                <w:sz w:val="20"/>
                <w:szCs w:val="20"/>
              </w:rPr>
            </w:pPr>
            <w:r w:rsidRPr="009A5A18">
              <w:rPr>
                <w:rFonts w:asciiTheme="minorHAnsi" w:eastAsia="MS Mincho" w:hAnsiTheme="minorHAnsi" w:cs="Times New Roman"/>
                <w:color w:val="000000" w:themeColor="text1" w:themeShade="80"/>
                <w:sz w:val="20"/>
                <w:szCs w:val="24"/>
              </w:rPr>
              <w:t>Binila Elsa Joy</w:t>
            </w:r>
          </w:p>
        </w:tc>
        <w:tc>
          <w:tcPr>
            <w:tcW w:w="5190" w:type="dxa"/>
            <w:tcBorders>
              <w:top w:val="single" w:sz="4" w:space="0" w:color="auto"/>
            </w:tcBorders>
            <w:tcMar>
              <w:top w:w="70" w:type="dxa"/>
              <w:left w:w="100" w:type="dxa"/>
              <w:bottom w:w="70" w:type="dxa"/>
              <w:right w:w="100" w:type="dxa"/>
            </w:tcMar>
            <w:vAlign w:val="center"/>
          </w:tcPr>
          <w:p w14:paraId="15391C80" w14:textId="78BC00D2" w:rsidR="00BA7767" w:rsidRPr="009A5A18" w:rsidRDefault="009F292F" w:rsidP="00203EEB">
            <w:pPr>
              <w:rPr>
                <w:rFonts w:asciiTheme="minorHAnsi" w:hAnsiTheme="minorHAnsi"/>
                <w:sz w:val="20"/>
                <w:szCs w:val="20"/>
              </w:rPr>
            </w:pPr>
            <w:r w:rsidRPr="009F292F">
              <w:rPr>
                <w:rFonts w:asciiTheme="minorHAnsi" w:hAnsiTheme="minorHAnsi"/>
                <w:sz w:val="20"/>
                <w:szCs w:val="20"/>
              </w:rPr>
              <w:t>Incorporated architecture review feedback, including API testing strategy and standards, change governance requirements, DNS and networking updates, policy enhancements, SSL certificate lifecycle guidance, and architecture impact, complexity and strategic alignment assessments.</w:t>
            </w:r>
          </w:p>
        </w:tc>
      </w:tr>
    </w:tbl>
    <w:p w14:paraId="07A37F42" w14:textId="44A13068" w:rsidR="00F550E5" w:rsidRPr="00AC7387" w:rsidRDefault="008F2384"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 w:name="_Toc242719960"/>
      <w:r w:rsidRPr="00AC7387">
        <w:rPr>
          <w:rFonts w:asciiTheme="minorHAnsi" w:eastAsia="Times New Roman" w:hAnsiTheme="minorHAnsi" w:cs="Times New Roman"/>
          <w:b w:val="0"/>
          <w:color w:val="132040" w:themeColor="accent1" w:themeShade="BF"/>
          <w:sz w:val="24"/>
          <w:szCs w:val="26"/>
          <w:lang w:eastAsia="en-US"/>
        </w:rPr>
        <w:t xml:space="preserve">Document </w:t>
      </w:r>
      <w:r w:rsidR="00F550E5" w:rsidRPr="00AC7387">
        <w:rPr>
          <w:rFonts w:asciiTheme="minorHAnsi" w:eastAsia="Times New Roman" w:hAnsiTheme="minorHAnsi" w:cs="Times New Roman"/>
          <w:b w:val="0"/>
          <w:color w:val="132040" w:themeColor="accent1" w:themeShade="BF"/>
          <w:sz w:val="24"/>
          <w:szCs w:val="26"/>
          <w:lang w:eastAsia="en-US"/>
        </w:rPr>
        <w:t>Authors</w:t>
      </w:r>
      <w:bookmarkEnd w:id="2"/>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2559"/>
        <w:gridCol w:w="5386"/>
      </w:tblGrid>
      <w:tr w:rsidR="00023754" w:rsidRPr="00AC7387" w14:paraId="026CDF3A" w14:textId="359572F9" w:rsidTr="00300D50">
        <w:trPr>
          <w:trHeight w:val="283"/>
          <w:tblHeader/>
        </w:trPr>
        <w:tc>
          <w:tcPr>
            <w:tcW w:w="126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55C5EB" w14:textId="77777777" w:rsidR="00023754" w:rsidRPr="00AC7387" w:rsidRDefault="00023754" w:rsidP="00203EEB">
            <w:pPr>
              <w:rPr>
                <w:rFonts w:asciiTheme="minorHAnsi" w:eastAsia="MS Mincho" w:hAnsiTheme="minorHAnsi" w:cs="Times New Roman" w:hint="eastAsia"/>
                <w:b/>
                <w:color w:val="000000" w:themeColor="text1" w:themeShade="80"/>
                <w:sz w:val="20"/>
                <w:szCs w:val="24"/>
              </w:rPr>
            </w:pPr>
            <w:r w:rsidRPr="00AC7387">
              <w:rPr>
                <w:rFonts w:asciiTheme="minorHAnsi" w:eastAsia="MS Mincho" w:hAnsiTheme="minorHAnsi" w:cs="Times New Roman"/>
                <w:b/>
                <w:color w:val="000000" w:themeColor="text1" w:themeShade="80"/>
                <w:sz w:val="20"/>
                <w:szCs w:val="24"/>
              </w:rPr>
              <w:t>Role</w:t>
            </w:r>
          </w:p>
        </w:tc>
        <w:tc>
          <w:tcPr>
            <w:tcW w:w="255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969207" w14:textId="193E07FD" w:rsidR="00023754" w:rsidRPr="00AC7387" w:rsidRDefault="00023754" w:rsidP="00203EEB">
            <w:pPr>
              <w:rPr>
                <w:rFonts w:asciiTheme="minorHAnsi" w:eastAsia="MS Mincho" w:hAnsiTheme="minorHAnsi" w:cs="Times New Roman" w:hint="eastAsia"/>
                <w:b/>
                <w:color w:val="000000" w:themeColor="text1" w:themeShade="80"/>
                <w:sz w:val="20"/>
                <w:szCs w:val="24"/>
              </w:rPr>
            </w:pPr>
            <w:r w:rsidRPr="00AC7387">
              <w:rPr>
                <w:rFonts w:asciiTheme="minorHAnsi" w:eastAsia="MS Mincho" w:hAnsiTheme="minorHAnsi" w:cs="Times New Roman"/>
                <w:b/>
                <w:color w:val="000000" w:themeColor="text1" w:themeShade="80"/>
                <w:sz w:val="20"/>
                <w:szCs w:val="24"/>
              </w:rPr>
              <w:t xml:space="preserve">Name </w:t>
            </w:r>
          </w:p>
        </w:tc>
        <w:tc>
          <w:tcPr>
            <w:tcW w:w="5386" w:type="dxa"/>
            <w:tcBorders>
              <w:bottom w:val="single" w:sz="12" w:space="0" w:color="000000" w:themeColor="text1"/>
            </w:tcBorders>
            <w:shd w:val="clear" w:color="auto" w:fill="C1CDEC" w:themeFill="accent1" w:themeFillTint="33"/>
          </w:tcPr>
          <w:p w14:paraId="41687CD8" w14:textId="5886C7A8" w:rsidR="00023754" w:rsidRPr="00AC7387" w:rsidRDefault="0034418E" w:rsidP="00203EEB">
            <w:pPr>
              <w:rPr>
                <w:rFonts w:asciiTheme="minorHAnsi" w:eastAsia="MS Mincho" w:hAnsiTheme="minorHAnsi" w:cs="Times New Roman" w:hint="eastAsia"/>
                <w:b/>
                <w:color w:val="000000" w:themeColor="text1" w:themeShade="80"/>
                <w:sz w:val="20"/>
                <w:szCs w:val="24"/>
              </w:rPr>
            </w:pPr>
            <w:r w:rsidRPr="00AC7387">
              <w:rPr>
                <w:rFonts w:asciiTheme="minorHAnsi" w:eastAsia="MS Mincho" w:hAnsiTheme="minorHAnsi" w:cs="Times New Roman"/>
                <w:b/>
                <w:color w:val="000000" w:themeColor="text1" w:themeShade="80"/>
                <w:sz w:val="20"/>
                <w:szCs w:val="24"/>
              </w:rPr>
              <w:t xml:space="preserve"> </w:t>
            </w:r>
            <w:r w:rsidR="006C141F" w:rsidRPr="00AC7387">
              <w:rPr>
                <w:rFonts w:asciiTheme="minorHAnsi" w:eastAsia="MS Mincho" w:hAnsiTheme="minorHAnsi" w:cs="Times New Roman"/>
                <w:b/>
                <w:color w:val="000000" w:themeColor="text1" w:themeShade="80"/>
                <w:sz w:val="20"/>
                <w:szCs w:val="24"/>
              </w:rPr>
              <w:t>Title</w:t>
            </w:r>
          </w:p>
        </w:tc>
      </w:tr>
      <w:tr w:rsidR="009812D6" w:rsidRPr="00AC7387" w14:paraId="439CD615" w14:textId="1369719F" w:rsidTr="00300D50">
        <w:trPr>
          <w:trHeight w:val="283"/>
        </w:trPr>
        <w:tc>
          <w:tcPr>
            <w:tcW w:w="1264" w:type="dxa"/>
            <w:tcMar>
              <w:top w:w="70" w:type="dxa"/>
              <w:left w:w="100" w:type="dxa"/>
              <w:bottom w:w="70" w:type="dxa"/>
              <w:right w:w="100" w:type="dxa"/>
            </w:tcMar>
          </w:tcPr>
          <w:p w14:paraId="25BC6EE4" w14:textId="56C74FDF" w:rsidR="009812D6" w:rsidRPr="00AC7387" w:rsidRDefault="009812D6"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Author</w:t>
            </w:r>
          </w:p>
        </w:tc>
        <w:tc>
          <w:tcPr>
            <w:tcW w:w="2559" w:type="dxa"/>
            <w:tcMar>
              <w:top w:w="70" w:type="dxa"/>
              <w:left w:w="100" w:type="dxa"/>
              <w:bottom w:w="70" w:type="dxa"/>
              <w:right w:w="100" w:type="dxa"/>
            </w:tcMar>
          </w:tcPr>
          <w:p w14:paraId="48F6EADC" w14:textId="374FFEBF" w:rsidR="009812D6" w:rsidRPr="00AC7387" w:rsidRDefault="009812D6"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Puneet Kumar</w:t>
            </w:r>
          </w:p>
        </w:tc>
        <w:tc>
          <w:tcPr>
            <w:tcW w:w="5386" w:type="dxa"/>
          </w:tcPr>
          <w:p w14:paraId="4F38A240" w14:textId="7F42C4C5" w:rsidR="009812D6" w:rsidRPr="00AC7387" w:rsidRDefault="003A2CF3"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 xml:space="preserve"> </w:t>
            </w:r>
            <w:r w:rsidR="009812D6" w:rsidRPr="00AC7387">
              <w:rPr>
                <w:rFonts w:asciiTheme="minorHAnsi" w:eastAsia="MS Mincho" w:hAnsiTheme="minorHAnsi" w:cs="Times New Roman"/>
                <w:bCs/>
                <w:color w:val="000000" w:themeColor="text1" w:themeShade="80"/>
                <w:sz w:val="20"/>
                <w:szCs w:val="24"/>
              </w:rPr>
              <w:t>Consulting Integration Architect</w:t>
            </w:r>
          </w:p>
        </w:tc>
      </w:tr>
      <w:tr w:rsidR="009812D6" w:rsidRPr="00AC7387" w14:paraId="41A46CB2" w14:textId="091D5EB6" w:rsidTr="00300D50">
        <w:trPr>
          <w:trHeight w:val="283"/>
        </w:trPr>
        <w:tc>
          <w:tcPr>
            <w:tcW w:w="1264" w:type="dxa"/>
            <w:tcMar>
              <w:top w:w="70" w:type="dxa"/>
              <w:left w:w="100" w:type="dxa"/>
              <w:bottom w:w="70" w:type="dxa"/>
              <w:right w:w="100" w:type="dxa"/>
            </w:tcMar>
          </w:tcPr>
          <w:p w14:paraId="72CDCD80" w14:textId="4265EBBB" w:rsidR="009812D6" w:rsidRPr="00AC7387" w:rsidRDefault="00E12997"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Contributor</w:t>
            </w:r>
          </w:p>
        </w:tc>
        <w:tc>
          <w:tcPr>
            <w:tcW w:w="2559" w:type="dxa"/>
            <w:tcMar>
              <w:top w:w="70" w:type="dxa"/>
              <w:left w:w="100" w:type="dxa"/>
              <w:bottom w:w="70" w:type="dxa"/>
              <w:right w:w="100" w:type="dxa"/>
            </w:tcMar>
          </w:tcPr>
          <w:p w14:paraId="5C519A97" w14:textId="147A3584" w:rsidR="009812D6" w:rsidRPr="00AC7387" w:rsidRDefault="009812D6"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Nikhil Rokade</w:t>
            </w:r>
          </w:p>
        </w:tc>
        <w:tc>
          <w:tcPr>
            <w:tcW w:w="5386" w:type="dxa"/>
          </w:tcPr>
          <w:p w14:paraId="46C73180" w14:textId="3F83B1D4" w:rsidR="009812D6" w:rsidRPr="00AC7387" w:rsidRDefault="003A2CF3"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 xml:space="preserve"> </w:t>
            </w:r>
            <w:r w:rsidR="009812D6" w:rsidRPr="00AC7387">
              <w:rPr>
                <w:rFonts w:asciiTheme="minorHAnsi" w:eastAsia="MS Mincho" w:hAnsiTheme="minorHAnsi" w:cs="Times New Roman"/>
                <w:bCs/>
                <w:color w:val="000000" w:themeColor="text1" w:themeShade="80"/>
                <w:sz w:val="20"/>
                <w:szCs w:val="24"/>
              </w:rPr>
              <w:t>Portfolio Architect</w:t>
            </w:r>
          </w:p>
        </w:tc>
      </w:tr>
      <w:tr w:rsidR="009812D6" w:rsidRPr="00AC7387" w14:paraId="7F25840C" w14:textId="77777777" w:rsidTr="00300D50">
        <w:trPr>
          <w:trHeight w:val="283"/>
        </w:trPr>
        <w:tc>
          <w:tcPr>
            <w:tcW w:w="1264" w:type="dxa"/>
            <w:tcMar>
              <w:top w:w="70" w:type="dxa"/>
              <w:left w:w="100" w:type="dxa"/>
              <w:bottom w:w="70" w:type="dxa"/>
              <w:right w:w="100" w:type="dxa"/>
            </w:tcMar>
          </w:tcPr>
          <w:p w14:paraId="02A229EE" w14:textId="5D47BA7E" w:rsidR="009812D6" w:rsidRPr="00AC7387" w:rsidRDefault="009812D6"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Author</w:t>
            </w:r>
          </w:p>
        </w:tc>
        <w:tc>
          <w:tcPr>
            <w:tcW w:w="2559" w:type="dxa"/>
            <w:tcMar>
              <w:top w:w="70" w:type="dxa"/>
              <w:left w:w="100" w:type="dxa"/>
              <w:bottom w:w="70" w:type="dxa"/>
              <w:right w:w="100" w:type="dxa"/>
            </w:tcMar>
          </w:tcPr>
          <w:p w14:paraId="222F45DC" w14:textId="23CA509D" w:rsidR="009812D6" w:rsidRPr="00AC7387" w:rsidRDefault="009812D6"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Joycell Sundararaj</w:t>
            </w:r>
          </w:p>
        </w:tc>
        <w:tc>
          <w:tcPr>
            <w:tcW w:w="5386" w:type="dxa"/>
          </w:tcPr>
          <w:p w14:paraId="0A97DDD2" w14:textId="3A49DA06" w:rsidR="009812D6" w:rsidRPr="00AC7387" w:rsidRDefault="003A2CF3"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 xml:space="preserve"> </w:t>
            </w:r>
            <w:r w:rsidR="009812D6" w:rsidRPr="00AC7387">
              <w:rPr>
                <w:rFonts w:asciiTheme="minorHAnsi" w:eastAsia="MS Mincho" w:hAnsiTheme="minorHAnsi" w:cs="Times New Roman"/>
                <w:bCs/>
                <w:color w:val="000000" w:themeColor="text1" w:themeShade="80"/>
                <w:sz w:val="20"/>
                <w:szCs w:val="24"/>
              </w:rPr>
              <w:t>Integration Architect</w:t>
            </w:r>
          </w:p>
        </w:tc>
      </w:tr>
      <w:tr w:rsidR="009812D6" w:rsidRPr="00AC7387" w14:paraId="73E1F05C" w14:textId="77777777" w:rsidTr="00300D50">
        <w:trPr>
          <w:trHeight w:val="283"/>
        </w:trPr>
        <w:tc>
          <w:tcPr>
            <w:tcW w:w="1264" w:type="dxa"/>
            <w:tcMar>
              <w:top w:w="70" w:type="dxa"/>
              <w:left w:w="100" w:type="dxa"/>
              <w:bottom w:w="70" w:type="dxa"/>
              <w:right w:w="100" w:type="dxa"/>
            </w:tcMar>
          </w:tcPr>
          <w:p w14:paraId="7E558FAE" w14:textId="3DCEEFE2" w:rsidR="009812D6" w:rsidRPr="00AC7387" w:rsidRDefault="009812D6"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Contributor</w:t>
            </w:r>
          </w:p>
        </w:tc>
        <w:tc>
          <w:tcPr>
            <w:tcW w:w="2559" w:type="dxa"/>
            <w:tcMar>
              <w:top w:w="70" w:type="dxa"/>
              <w:left w:w="100" w:type="dxa"/>
              <w:bottom w:w="70" w:type="dxa"/>
              <w:right w:w="100" w:type="dxa"/>
            </w:tcMar>
          </w:tcPr>
          <w:p w14:paraId="337612A1" w14:textId="46D591AF" w:rsidR="009812D6" w:rsidRPr="00AC7387" w:rsidRDefault="009812D6"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Phanindra Nizalapuram</w:t>
            </w:r>
          </w:p>
        </w:tc>
        <w:tc>
          <w:tcPr>
            <w:tcW w:w="5386" w:type="dxa"/>
          </w:tcPr>
          <w:p w14:paraId="53B578A3" w14:textId="3E3DE103" w:rsidR="009812D6" w:rsidRPr="00AC7387" w:rsidRDefault="003A2CF3" w:rsidP="009812D6">
            <w:pPr>
              <w:rPr>
                <w:rFonts w:asciiTheme="minorHAnsi" w:eastAsia="MS Mincho" w:hAnsiTheme="minorHAnsi" w:cs="Times New Roman" w:hint="eastAsia"/>
                <w:bCs/>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 xml:space="preserve"> </w:t>
            </w:r>
            <w:r w:rsidR="009812D6" w:rsidRPr="00AC7387">
              <w:rPr>
                <w:rFonts w:asciiTheme="minorHAnsi" w:eastAsia="MS Mincho" w:hAnsiTheme="minorHAnsi" w:cs="Times New Roman"/>
                <w:bCs/>
                <w:color w:val="000000" w:themeColor="text1" w:themeShade="80"/>
                <w:sz w:val="20"/>
                <w:szCs w:val="24"/>
              </w:rPr>
              <w:t>Integration Architect</w:t>
            </w:r>
          </w:p>
        </w:tc>
      </w:tr>
      <w:tr w:rsidR="00F8494E" w:rsidRPr="00AC7387" w14:paraId="3E203C56" w14:textId="77777777" w:rsidTr="00300D50">
        <w:trPr>
          <w:trHeight w:val="283"/>
        </w:trPr>
        <w:tc>
          <w:tcPr>
            <w:tcW w:w="1264" w:type="dxa"/>
            <w:tcMar>
              <w:top w:w="70" w:type="dxa"/>
              <w:left w:w="100" w:type="dxa"/>
              <w:bottom w:w="70" w:type="dxa"/>
              <w:right w:w="100" w:type="dxa"/>
            </w:tcMar>
          </w:tcPr>
          <w:p w14:paraId="59F471B8" w14:textId="06C3107E" w:rsidR="00F8494E" w:rsidRPr="00AC7387" w:rsidRDefault="00F8494E" w:rsidP="00F8494E">
            <w:pPr>
              <w:rPr>
                <w:rFonts w:asciiTheme="minorHAnsi" w:eastAsia="MS Mincho" w:hAnsiTheme="minorHAnsi" w:cs="Times New Roman" w:hint="eastAsia"/>
                <w:b/>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Contributor</w:t>
            </w:r>
          </w:p>
        </w:tc>
        <w:tc>
          <w:tcPr>
            <w:tcW w:w="2559" w:type="dxa"/>
            <w:tcMar>
              <w:top w:w="70" w:type="dxa"/>
              <w:left w:w="100" w:type="dxa"/>
              <w:bottom w:w="70" w:type="dxa"/>
              <w:right w:w="100" w:type="dxa"/>
            </w:tcMar>
          </w:tcPr>
          <w:p w14:paraId="11BB72CB" w14:textId="5846CBB7" w:rsidR="00F8494E" w:rsidRPr="00AC7387" w:rsidRDefault="00B247BC" w:rsidP="00F8494E">
            <w:pPr>
              <w:rPr>
                <w:rFonts w:asciiTheme="minorHAnsi" w:eastAsia="MS Mincho" w:hAnsiTheme="minorHAnsi" w:cs="Times New Roman" w:hint="eastAsia"/>
                <w:color w:val="000000" w:themeColor="text1" w:themeShade="80"/>
                <w:sz w:val="20"/>
                <w:szCs w:val="24"/>
              </w:rPr>
            </w:pPr>
            <w:r w:rsidRPr="009A5A18">
              <w:rPr>
                <w:rFonts w:asciiTheme="minorHAnsi" w:eastAsia="MS Mincho" w:hAnsiTheme="minorHAnsi" w:cs="Times New Roman"/>
                <w:color w:val="000000" w:themeColor="text1" w:themeShade="80"/>
                <w:sz w:val="20"/>
                <w:szCs w:val="24"/>
              </w:rPr>
              <w:t>Binila</w:t>
            </w:r>
            <w:r w:rsidR="004047BA" w:rsidRPr="009A5A18">
              <w:rPr>
                <w:rFonts w:asciiTheme="minorHAnsi" w:eastAsia="MS Mincho" w:hAnsiTheme="minorHAnsi" w:cs="Times New Roman"/>
                <w:color w:val="000000" w:themeColor="text1" w:themeShade="80"/>
                <w:sz w:val="20"/>
                <w:szCs w:val="24"/>
              </w:rPr>
              <w:t xml:space="preserve"> </w:t>
            </w:r>
            <w:r w:rsidRPr="009A5A18">
              <w:rPr>
                <w:rFonts w:asciiTheme="minorHAnsi" w:eastAsia="MS Mincho" w:hAnsiTheme="minorHAnsi" w:cs="Times New Roman"/>
                <w:color w:val="000000" w:themeColor="text1" w:themeShade="80"/>
                <w:sz w:val="20"/>
                <w:szCs w:val="24"/>
              </w:rPr>
              <w:t>Elsa Joy</w:t>
            </w:r>
          </w:p>
        </w:tc>
        <w:tc>
          <w:tcPr>
            <w:tcW w:w="5386" w:type="dxa"/>
          </w:tcPr>
          <w:p w14:paraId="5F2F8C24" w14:textId="137AE30D" w:rsidR="00F8494E" w:rsidRPr="00AC7387" w:rsidRDefault="00F8494E" w:rsidP="00F8494E">
            <w:pPr>
              <w:rPr>
                <w:rFonts w:asciiTheme="minorHAnsi" w:eastAsia="MS Mincho" w:hAnsiTheme="minorHAnsi" w:cs="Times New Roman" w:hint="eastAsia"/>
                <w:b/>
                <w:color w:val="000000" w:themeColor="text1" w:themeShade="80"/>
                <w:sz w:val="20"/>
                <w:szCs w:val="24"/>
              </w:rPr>
            </w:pPr>
            <w:r w:rsidRPr="00AC7387">
              <w:rPr>
                <w:rFonts w:asciiTheme="minorHAnsi" w:eastAsia="MS Mincho" w:hAnsiTheme="minorHAnsi" w:cs="Times New Roman"/>
                <w:bCs/>
                <w:color w:val="000000" w:themeColor="text1" w:themeShade="80"/>
                <w:sz w:val="20"/>
                <w:szCs w:val="24"/>
              </w:rPr>
              <w:t xml:space="preserve"> Integration Lead</w:t>
            </w:r>
          </w:p>
        </w:tc>
      </w:tr>
    </w:tbl>
    <w:p w14:paraId="0E3E45D6"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 w:name="_Toc242719961"/>
      <w:r w:rsidRPr="00AC7387">
        <w:rPr>
          <w:rFonts w:asciiTheme="minorHAnsi" w:eastAsia="Times New Roman" w:hAnsiTheme="minorHAnsi" w:cs="Times New Roman"/>
          <w:b w:val="0"/>
          <w:color w:val="132040" w:themeColor="accent1" w:themeShade="BF"/>
          <w:sz w:val="24"/>
          <w:szCs w:val="26"/>
          <w:lang w:eastAsia="en-US"/>
        </w:rPr>
        <w:t>Assurance</w:t>
      </w:r>
      <w:bookmarkEnd w:id="3"/>
    </w:p>
    <w:p w14:paraId="0609DD44" w14:textId="77777777" w:rsidR="00F550E5" w:rsidRPr="00AC7387" w:rsidRDefault="00F550E5" w:rsidP="00F550E5">
      <w:pPr>
        <w:rPr>
          <w:rFonts w:asciiTheme="minorHAnsi" w:hAnsiTheme="minorHAnsi"/>
          <w:sz w:val="20"/>
          <w:szCs w:val="20"/>
        </w:rPr>
      </w:pPr>
      <w:r w:rsidRPr="00AC7387">
        <w:rPr>
          <w:rFonts w:asciiTheme="minorHAnsi" w:hAnsiTheme="minorHAnsi"/>
          <w:sz w:val="20"/>
          <w:szCs w:val="20"/>
        </w:rPr>
        <w:t>This document has been reviewed and approved by the following, the list has been grouped into different sections to aid readability as this document will be required at TDA.</w:t>
      </w:r>
    </w:p>
    <w:p w14:paraId="437A27DC" w14:textId="77777777" w:rsidR="00F550E5" w:rsidRPr="00AC7387" w:rsidRDefault="00F550E5" w:rsidP="00F550E5">
      <w:pPr>
        <w:rPr>
          <w:rFonts w:asciiTheme="minorHAnsi" w:hAnsiTheme="minorHAnsi"/>
          <w:sz w:val="20"/>
          <w:szCs w:val="20"/>
        </w:rPr>
      </w:pPr>
    </w:p>
    <w:tbl>
      <w:tblPr>
        <w:tblStyle w:val="TableGridLight"/>
        <w:tblW w:w="9209" w:type="dxa"/>
        <w:tblLook w:val="04A0" w:firstRow="1" w:lastRow="0" w:firstColumn="1" w:lastColumn="0" w:noHBand="0" w:noVBand="1"/>
      </w:tblPr>
      <w:tblGrid>
        <w:gridCol w:w="1324"/>
        <w:gridCol w:w="7885"/>
      </w:tblGrid>
      <w:tr w:rsidR="00F550E5" w:rsidRPr="00AC7387" w14:paraId="159BCF1B" w14:textId="77777777" w:rsidTr="00203EEB">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057F891" w14:textId="77777777" w:rsidR="00F550E5" w:rsidRPr="00AC7387" w:rsidRDefault="00F550E5" w:rsidP="00203EEB">
            <w:pPr>
              <w:jc w:val="center"/>
              <w:rPr>
                <w:rFonts w:asciiTheme="minorHAnsi" w:hAnsiTheme="minorHAnsi"/>
                <w:b/>
                <w:sz w:val="20"/>
                <w:szCs w:val="20"/>
              </w:rPr>
            </w:pPr>
            <w:r w:rsidRPr="00AC7387">
              <w:rPr>
                <w:rFonts w:asciiTheme="minorHAnsi" w:hAnsiTheme="minorHAnsi"/>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E79DC2" w14:textId="77777777" w:rsidR="00F550E5" w:rsidRPr="00AC7387" w:rsidRDefault="00F550E5" w:rsidP="00203EEB">
            <w:pPr>
              <w:jc w:val="center"/>
              <w:rPr>
                <w:rFonts w:asciiTheme="minorHAnsi" w:hAnsiTheme="minorHAnsi"/>
                <w:b/>
                <w:sz w:val="20"/>
                <w:szCs w:val="20"/>
              </w:rPr>
            </w:pPr>
            <w:r w:rsidRPr="00AC7387">
              <w:rPr>
                <w:rFonts w:asciiTheme="minorHAnsi" w:hAnsiTheme="minorHAnsi"/>
                <w:b/>
                <w:sz w:val="20"/>
                <w:szCs w:val="20"/>
              </w:rPr>
              <w:t>Description</w:t>
            </w:r>
          </w:p>
        </w:tc>
      </w:tr>
      <w:tr w:rsidR="00F550E5" w:rsidRPr="00AC7387" w14:paraId="059B86C6" w14:textId="77777777" w:rsidTr="00203EEB">
        <w:trPr>
          <w:trHeight w:val="285"/>
        </w:trPr>
        <w:tc>
          <w:tcPr>
            <w:tcW w:w="1324" w:type="dxa"/>
            <w:tcBorders>
              <w:top w:val="single" w:sz="4" w:space="0" w:color="000000" w:themeColor="text1"/>
            </w:tcBorders>
          </w:tcPr>
          <w:p w14:paraId="1564F80F" w14:textId="77777777" w:rsidR="00F550E5" w:rsidRPr="00AC7387" w:rsidRDefault="00F550E5" w:rsidP="00203EEB">
            <w:pPr>
              <w:jc w:val="center"/>
              <w:rPr>
                <w:rFonts w:asciiTheme="minorHAnsi" w:hAnsiTheme="minorHAnsi"/>
                <w:iCs/>
                <w:color w:val="auto"/>
                <w:sz w:val="20"/>
                <w:szCs w:val="20"/>
              </w:rPr>
            </w:pPr>
            <w:r w:rsidRPr="00AC7387">
              <w:rPr>
                <w:rFonts w:asciiTheme="minorHAnsi" w:hAnsiTheme="minorHAnsi"/>
                <w:iCs/>
                <w:color w:val="auto"/>
                <w:sz w:val="20"/>
                <w:szCs w:val="20"/>
              </w:rPr>
              <w:t>Information</w:t>
            </w:r>
          </w:p>
        </w:tc>
        <w:tc>
          <w:tcPr>
            <w:tcW w:w="7885" w:type="dxa"/>
            <w:tcBorders>
              <w:top w:val="single" w:sz="4" w:space="0" w:color="000000" w:themeColor="text1"/>
            </w:tcBorders>
          </w:tcPr>
          <w:p w14:paraId="5D8D023B"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Shared for informational purposes including use as reference document for their domain’s documentation and processes</w:t>
            </w:r>
          </w:p>
        </w:tc>
      </w:tr>
      <w:tr w:rsidR="00F550E5" w:rsidRPr="00AC7387" w14:paraId="4B1DFE62" w14:textId="77777777" w:rsidTr="00203EEB">
        <w:trPr>
          <w:trHeight w:val="285"/>
        </w:trPr>
        <w:tc>
          <w:tcPr>
            <w:tcW w:w="1324" w:type="dxa"/>
          </w:tcPr>
          <w:p w14:paraId="3A8E1EA4" w14:textId="77777777" w:rsidR="00F550E5" w:rsidRPr="00AC7387" w:rsidRDefault="00F550E5" w:rsidP="00203EEB">
            <w:pPr>
              <w:jc w:val="center"/>
              <w:rPr>
                <w:rFonts w:asciiTheme="minorHAnsi" w:hAnsiTheme="minorHAnsi"/>
                <w:iCs/>
                <w:color w:val="auto"/>
                <w:sz w:val="20"/>
                <w:szCs w:val="20"/>
              </w:rPr>
            </w:pPr>
            <w:r w:rsidRPr="00AC7387">
              <w:rPr>
                <w:rFonts w:asciiTheme="minorHAnsi" w:hAnsiTheme="minorHAnsi"/>
                <w:iCs/>
                <w:color w:val="auto"/>
                <w:sz w:val="20"/>
                <w:szCs w:val="20"/>
              </w:rPr>
              <w:t>Reviewer</w:t>
            </w:r>
          </w:p>
        </w:tc>
        <w:tc>
          <w:tcPr>
            <w:tcW w:w="7885" w:type="dxa"/>
          </w:tcPr>
          <w:p w14:paraId="793A42B4"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Actively reviews the content to ensure alignment to guidelines and policies and technical accuracy, will contribute as required</w:t>
            </w:r>
          </w:p>
        </w:tc>
      </w:tr>
      <w:tr w:rsidR="00F550E5" w:rsidRPr="00AC7387" w14:paraId="638D44A8" w14:textId="77777777" w:rsidTr="00203EEB">
        <w:trPr>
          <w:trHeight w:val="285"/>
        </w:trPr>
        <w:tc>
          <w:tcPr>
            <w:tcW w:w="1324" w:type="dxa"/>
          </w:tcPr>
          <w:p w14:paraId="58B4CD57" w14:textId="77777777" w:rsidR="00F550E5" w:rsidRPr="00AC7387" w:rsidRDefault="00F550E5" w:rsidP="00203EEB">
            <w:pPr>
              <w:jc w:val="center"/>
              <w:rPr>
                <w:rFonts w:asciiTheme="minorHAnsi" w:hAnsiTheme="minorHAnsi"/>
                <w:iCs/>
                <w:color w:val="auto"/>
                <w:sz w:val="20"/>
                <w:szCs w:val="20"/>
              </w:rPr>
            </w:pPr>
            <w:r w:rsidRPr="00AC7387">
              <w:rPr>
                <w:rFonts w:asciiTheme="minorHAnsi" w:hAnsiTheme="minorHAnsi"/>
                <w:iCs/>
                <w:color w:val="auto"/>
                <w:sz w:val="20"/>
                <w:szCs w:val="20"/>
              </w:rPr>
              <w:t>Approver</w:t>
            </w:r>
          </w:p>
        </w:tc>
        <w:tc>
          <w:tcPr>
            <w:tcW w:w="7885" w:type="dxa"/>
          </w:tcPr>
          <w:p w14:paraId="2B367758"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Provides assurance that their domain is correct in context of the HLSA</w:t>
            </w:r>
          </w:p>
        </w:tc>
      </w:tr>
    </w:tbl>
    <w:p w14:paraId="1DA0A3B3" w14:textId="1A5A25D3" w:rsidR="001236CB" w:rsidRPr="00AC7387" w:rsidRDefault="001236CB" w:rsidP="00F550E5">
      <w:pPr>
        <w:rPr>
          <w:rFonts w:asciiTheme="minorHAnsi" w:hAnsiTheme="minorHAnsi"/>
        </w:rPr>
      </w:pPr>
    </w:p>
    <w:tbl>
      <w:tblPr>
        <w:tblStyle w:val="TableGridLight"/>
        <w:tblW w:w="9209" w:type="dxa"/>
        <w:tblLook w:val="04A0" w:firstRow="1" w:lastRow="0" w:firstColumn="1" w:lastColumn="0" w:noHBand="0" w:noVBand="1"/>
      </w:tblPr>
      <w:tblGrid>
        <w:gridCol w:w="1384"/>
        <w:gridCol w:w="2482"/>
        <w:gridCol w:w="5343"/>
      </w:tblGrid>
      <w:tr w:rsidR="001236CB" w:rsidRPr="00AC7387" w14:paraId="47F6EE33" w14:textId="77777777">
        <w:trPr>
          <w:cantSplit/>
          <w:trHeight w:val="285"/>
          <w:tblHeader/>
        </w:trPr>
        <w:tc>
          <w:tcPr>
            <w:tcW w:w="13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6B4BA35" w14:textId="77777777" w:rsidR="001236CB" w:rsidRPr="00AC7387" w:rsidRDefault="001236CB">
            <w:pPr>
              <w:rPr>
                <w:rFonts w:asciiTheme="minorHAnsi" w:hAnsiTheme="minorHAnsi"/>
                <w:b/>
                <w:bCs/>
              </w:rPr>
            </w:pPr>
            <w:r w:rsidRPr="00AC7387">
              <w:rPr>
                <w:rFonts w:asciiTheme="minorHAnsi" w:hAnsiTheme="minorHAnsi"/>
                <w:b/>
              </w:rPr>
              <w:t>Role</w:t>
            </w:r>
          </w:p>
        </w:tc>
        <w:tc>
          <w:tcPr>
            <w:tcW w:w="24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E58553A" w14:textId="77777777" w:rsidR="001236CB" w:rsidRPr="00AC7387" w:rsidRDefault="001236CB">
            <w:pPr>
              <w:rPr>
                <w:rFonts w:asciiTheme="minorHAnsi" w:hAnsiTheme="minorHAnsi"/>
                <w:b/>
                <w:bCs/>
              </w:rPr>
            </w:pPr>
            <w:r w:rsidRPr="00AC7387">
              <w:rPr>
                <w:rFonts w:asciiTheme="minorHAnsi" w:hAnsiTheme="minorHAnsi"/>
                <w:b/>
              </w:rPr>
              <w:t>Name</w:t>
            </w:r>
          </w:p>
        </w:tc>
        <w:tc>
          <w:tcPr>
            <w:tcW w:w="53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CA60F9" w14:textId="77777777" w:rsidR="001236CB" w:rsidRPr="00AC7387" w:rsidRDefault="001236CB">
            <w:pPr>
              <w:rPr>
                <w:rFonts w:asciiTheme="minorHAnsi" w:hAnsiTheme="minorHAnsi"/>
                <w:b/>
                <w:bCs/>
              </w:rPr>
            </w:pPr>
            <w:r w:rsidRPr="00AC7387">
              <w:rPr>
                <w:rFonts w:asciiTheme="minorHAnsi" w:hAnsiTheme="minorHAnsi"/>
                <w:b/>
              </w:rPr>
              <w:t>Title</w:t>
            </w:r>
          </w:p>
        </w:tc>
      </w:tr>
      <w:tr w:rsidR="001236CB" w:rsidRPr="00AC7387" w14:paraId="200CCF60" w14:textId="77777777">
        <w:trPr>
          <w:trHeight w:val="285"/>
        </w:trPr>
        <w:tc>
          <w:tcPr>
            <w:tcW w:w="1384" w:type="dxa"/>
            <w:tcBorders>
              <w:top w:val="single" w:sz="4" w:space="0" w:color="000000" w:themeColor="text1"/>
            </w:tcBorders>
          </w:tcPr>
          <w:p w14:paraId="671CE7C7" w14:textId="77777777" w:rsidR="001236CB" w:rsidRPr="00AC7387" w:rsidRDefault="001236CB">
            <w:pPr>
              <w:rPr>
                <w:rFonts w:asciiTheme="minorHAnsi" w:hAnsiTheme="minorHAnsi"/>
                <w:color w:val="auto"/>
                <w:sz w:val="20"/>
                <w:szCs w:val="20"/>
              </w:rPr>
            </w:pPr>
            <w:r w:rsidRPr="00AC7387">
              <w:rPr>
                <w:rFonts w:asciiTheme="minorHAnsi" w:hAnsiTheme="minorHAnsi"/>
                <w:iCs/>
                <w:color w:val="auto"/>
                <w:sz w:val="20"/>
                <w:szCs w:val="20"/>
              </w:rPr>
              <w:t>Reviewer</w:t>
            </w:r>
          </w:p>
        </w:tc>
        <w:tc>
          <w:tcPr>
            <w:tcW w:w="2482" w:type="dxa"/>
            <w:tcBorders>
              <w:top w:val="single" w:sz="4" w:space="0" w:color="000000" w:themeColor="text1"/>
            </w:tcBorders>
          </w:tcPr>
          <w:p w14:paraId="5AF4A18C"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Kosta Konstantinov</w:t>
            </w:r>
          </w:p>
        </w:tc>
        <w:tc>
          <w:tcPr>
            <w:tcW w:w="5343" w:type="dxa"/>
            <w:tcBorders>
              <w:top w:val="single" w:sz="4" w:space="0" w:color="000000" w:themeColor="text1"/>
            </w:tcBorders>
          </w:tcPr>
          <w:p w14:paraId="75E6530B"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Enterprise Architect</w:t>
            </w:r>
          </w:p>
        </w:tc>
      </w:tr>
      <w:tr w:rsidR="001236CB" w:rsidRPr="00AC7387" w14:paraId="396FC009" w14:textId="77777777">
        <w:trPr>
          <w:trHeight w:val="285"/>
        </w:trPr>
        <w:tc>
          <w:tcPr>
            <w:tcW w:w="1384" w:type="dxa"/>
          </w:tcPr>
          <w:p w14:paraId="267C4B73" w14:textId="77777777" w:rsidR="001236CB" w:rsidRPr="00AC7387" w:rsidRDefault="001236CB">
            <w:pPr>
              <w:rPr>
                <w:rFonts w:asciiTheme="minorHAnsi" w:hAnsiTheme="minorHAnsi"/>
                <w:color w:val="auto"/>
                <w:sz w:val="20"/>
                <w:szCs w:val="20"/>
              </w:rPr>
            </w:pPr>
            <w:r w:rsidRPr="00AC7387">
              <w:rPr>
                <w:rFonts w:asciiTheme="minorHAnsi" w:hAnsiTheme="minorHAnsi"/>
                <w:iCs/>
                <w:color w:val="auto"/>
                <w:sz w:val="20"/>
                <w:szCs w:val="20"/>
              </w:rPr>
              <w:t>Reviewer</w:t>
            </w:r>
          </w:p>
        </w:tc>
        <w:tc>
          <w:tcPr>
            <w:tcW w:w="2482" w:type="dxa"/>
          </w:tcPr>
          <w:p w14:paraId="09674FC0"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Steve Coldwell</w:t>
            </w:r>
          </w:p>
        </w:tc>
        <w:tc>
          <w:tcPr>
            <w:tcW w:w="5343" w:type="dxa"/>
          </w:tcPr>
          <w:p w14:paraId="5B6B2B7A"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CTO</w:t>
            </w:r>
          </w:p>
        </w:tc>
      </w:tr>
      <w:tr w:rsidR="001236CB" w:rsidRPr="00AC7387" w14:paraId="44C16FC5" w14:textId="77777777">
        <w:trPr>
          <w:trHeight w:val="285"/>
        </w:trPr>
        <w:tc>
          <w:tcPr>
            <w:tcW w:w="1384" w:type="dxa"/>
          </w:tcPr>
          <w:p w14:paraId="3BC718C5" w14:textId="77777777" w:rsidR="001236CB" w:rsidRPr="00AC7387" w:rsidRDefault="001236CB">
            <w:pPr>
              <w:rPr>
                <w:rFonts w:asciiTheme="minorHAnsi" w:hAnsiTheme="minorHAnsi"/>
                <w:color w:val="auto"/>
                <w:sz w:val="20"/>
                <w:szCs w:val="20"/>
              </w:rPr>
            </w:pPr>
            <w:r w:rsidRPr="00AC7387">
              <w:rPr>
                <w:rFonts w:asciiTheme="minorHAnsi" w:hAnsiTheme="minorHAnsi"/>
                <w:iCs/>
                <w:color w:val="auto"/>
                <w:sz w:val="20"/>
                <w:szCs w:val="20"/>
              </w:rPr>
              <w:t>Reviewer</w:t>
            </w:r>
          </w:p>
        </w:tc>
        <w:tc>
          <w:tcPr>
            <w:tcW w:w="2482" w:type="dxa"/>
          </w:tcPr>
          <w:p w14:paraId="600E056C"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Chad Ozdil</w:t>
            </w:r>
          </w:p>
        </w:tc>
        <w:tc>
          <w:tcPr>
            <w:tcW w:w="5343" w:type="dxa"/>
          </w:tcPr>
          <w:p w14:paraId="14F2E17F"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Security Architect</w:t>
            </w:r>
          </w:p>
        </w:tc>
      </w:tr>
      <w:tr w:rsidR="001236CB" w:rsidRPr="00AC7387" w14:paraId="25CBAC56" w14:textId="77777777">
        <w:trPr>
          <w:trHeight w:val="285"/>
        </w:trPr>
        <w:tc>
          <w:tcPr>
            <w:tcW w:w="1384" w:type="dxa"/>
          </w:tcPr>
          <w:p w14:paraId="4BE9BFF8" w14:textId="77777777" w:rsidR="001236CB" w:rsidRPr="00AC7387" w:rsidRDefault="001236CB">
            <w:pPr>
              <w:rPr>
                <w:rFonts w:asciiTheme="minorHAnsi" w:hAnsiTheme="minorHAnsi"/>
                <w:color w:val="auto"/>
                <w:sz w:val="20"/>
                <w:szCs w:val="20"/>
              </w:rPr>
            </w:pPr>
            <w:r w:rsidRPr="00AC7387">
              <w:rPr>
                <w:rFonts w:asciiTheme="minorHAnsi" w:hAnsiTheme="minorHAnsi"/>
                <w:iCs/>
                <w:color w:val="auto"/>
                <w:sz w:val="20"/>
                <w:szCs w:val="20"/>
              </w:rPr>
              <w:t>Reviewer</w:t>
            </w:r>
          </w:p>
        </w:tc>
        <w:tc>
          <w:tcPr>
            <w:tcW w:w="2482" w:type="dxa"/>
          </w:tcPr>
          <w:p w14:paraId="61765A0B"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Jamie Barclay</w:t>
            </w:r>
          </w:p>
        </w:tc>
        <w:tc>
          <w:tcPr>
            <w:tcW w:w="5343" w:type="dxa"/>
          </w:tcPr>
          <w:p w14:paraId="146946BE"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Cloud Architect</w:t>
            </w:r>
          </w:p>
        </w:tc>
      </w:tr>
      <w:tr w:rsidR="001236CB" w:rsidRPr="00AC7387" w14:paraId="203F2B05" w14:textId="77777777">
        <w:trPr>
          <w:trHeight w:val="285"/>
        </w:trPr>
        <w:tc>
          <w:tcPr>
            <w:tcW w:w="1384" w:type="dxa"/>
          </w:tcPr>
          <w:p w14:paraId="119F1365"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Information</w:t>
            </w:r>
          </w:p>
        </w:tc>
        <w:tc>
          <w:tcPr>
            <w:tcW w:w="2482" w:type="dxa"/>
          </w:tcPr>
          <w:p w14:paraId="1EB7CD5B"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Diana Constable</w:t>
            </w:r>
          </w:p>
        </w:tc>
        <w:tc>
          <w:tcPr>
            <w:tcW w:w="5343" w:type="dxa"/>
          </w:tcPr>
          <w:p w14:paraId="0C4DD05D" w14:textId="77777777" w:rsidR="001236CB" w:rsidRPr="00AC7387" w:rsidRDefault="001236CB">
            <w:pPr>
              <w:rPr>
                <w:rFonts w:asciiTheme="minorHAnsi" w:hAnsiTheme="minorHAnsi"/>
                <w:color w:val="auto"/>
                <w:sz w:val="20"/>
                <w:szCs w:val="20"/>
              </w:rPr>
            </w:pPr>
            <w:r w:rsidRPr="00AC7387">
              <w:rPr>
                <w:rFonts w:asciiTheme="minorHAnsi" w:hAnsiTheme="minorHAnsi"/>
                <w:color w:val="auto"/>
                <w:sz w:val="20"/>
                <w:szCs w:val="20"/>
              </w:rPr>
              <w:t>Head of Engineering</w:t>
            </w:r>
          </w:p>
        </w:tc>
      </w:tr>
    </w:tbl>
    <w:p w14:paraId="572900C6" w14:textId="2EF187CA" w:rsidR="00F550E5" w:rsidRPr="00AC7387" w:rsidRDefault="00AA78C4"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4" w:name="_Toc242719962"/>
      <w:r w:rsidRPr="00AC7387">
        <w:rPr>
          <w:rFonts w:asciiTheme="minorHAnsi" w:eastAsia="Times New Roman" w:hAnsiTheme="minorHAnsi" w:cs="Times New Roman"/>
          <w:b w:val="0"/>
          <w:color w:val="132040" w:themeColor="accent1" w:themeShade="BF"/>
          <w:sz w:val="24"/>
          <w:szCs w:val="26"/>
          <w:lang w:eastAsia="en-US"/>
        </w:rPr>
        <w:t>Document References</w:t>
      </w:r>
      <w:bookmarkEnd w:id="4"/>
    </w:p>
    <w:p w14:paraId="5B0F9CFF" w14:textId="77777777" w:rsidR="00F550E5" w:rsidRPr="00AC7387" w:rsidRDefault="00F550E5" w:rsidP="00F550E5">
      <w:pPr>
        <w:rPr>
          <w:rFonts w:asciiTheme="minorHAnsi" w:hAnsiTheme="minorHAnsi"/>
          <w:sz w:val="20"/>
          <w:szCs w:val="20"/>
        </w:rPr>
      </w:pPr>
      <w:r w:rsidRPr="00AC7387">
        <w:rPr>
          <w:rFonts w:asciiTheme="minorHAnsi" w:hAnsiTheme="minorHAnsi"/>
          <w:sz w:val="20"/>
          <w:szCs w:val="20"/>
        </w:rPr>
        <w:t>The following documents should be read in conjunction with this document:</w:t>
      </w:r>
    </w:p>
    <w:p w14:paraId="0106C027" w14:textId="77777777" w:rsidR="00F550E5" w:rsidRPr="00AC7387" w:rsidRDefault="00F550E5" w:rsidP="00F550E5">
      <w:pPr>
        <w:rPr>
          <w:rFonts w:asciiTheme="minorHAnsi" w:hAnsiTheme="minorHAnsi"/>
        </w:rPr>
      </w:pPr>
    </w:p>
    <w:tbl>
      <w:tblPr>
        <w:tblStyle w:val="TableGridLight"/>
        <w:tblW w:w="9209" w:type="dxa"/>
        <w:tblLook w:val="04A0" w:firstRow="1" w:lastRow="0" w:firstColumn="1" w:lastColumn="0" w:noHBand="0" w:noVBand="1"/>
      </w:tblPr>
      <w:tblGrid>
        <w:gridCol w:w="1184"/>
        <w:gridCol w:w="8025"/>
      </w:tblGrid>
      <w:tr w:rsidR="00286F04" w:rsidRPr="00AC7387" w14:paraId="6CE196F4" w14:textId="77777777" w:rsidTr="00286F04">
        <w:trPr>
          <w:trHeight w:val="283"/>
        </w:trPr>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B063FA7" w14:textId="77777777" w:rsidR="00286F04" w:rsidRPr="00AC7387" w:rsidRDefault="00286F04" w:rsidP="00203EEB">
            <w:pPr>
              <w:jc w:val="center"/>
              <w:rPr>
                <w:rFonts w:asciiTheme="minorHAnsi" w:hAnsiTheme="minorHAnsi"/>
                <w:b/>
              </w:rPr>
            </w:pPr>
            <w:r w:rsidRPr="00AC7387">
              <w:rPr>
                <w:rFonts w:asciiTheme="minorHAnsi" w:hAnsiTheme="minorHAnsi"/>
                <w:b/>
              </w:rPr>
              <w:t>Reference</w:t>
            </w:r>
          </w:p>
        </w:tc>
        <w:tc>
          <w:tcPr>
            <w:tcW w:w="80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9C4DF4F" w14:textId="77777777" w:rsidR="00286F04" w:rsidRPr="00AC7387" w:rsidRDefault="00286F04" w:rsidP="00C30FDC">
            <w:pPr>
              <w:rPr>
                <w:rFonts w:asciiTheme="minorHAnsi" w:hAnsiTheme="minorHAnsi"/>
                <w:b/>
              </w:rPr>
            </w:pPr>
            <w:r w:rsidRPr="00AC7387">
              <w:rPr>
                <w:rFonts w:asciiTheme="minorHAnsi" w:hAnsiTheme="minorHAnsi"/>
                <w:b/>
              </w:rPr>
              <w:t>Document</w:t>
            </w:r>
          </w:p>
        </w:tc>
      </w:tr>
      <w:tr w:rsidR="00286F04" w:rsidRPr="00AC7387" w14:paraId="78F35534" w14:textId="77777777" w:rsidTr="00286F04">
        <w:trPr>
          <w:trHeight w:val="283"/>
        </w:trPr>
        <w:tc>
          <w:tcPr>
            <w:tcW w:w="1184" w:type="dxa"/>
          </w:tcPr>
          <w:p w14:paraId="55FD01B3" w14:textId="4759DF94" w:rsidR="00286F04" w:rsidRPr="00AC7387" w:rsidRDefault="00B339F0" w:rsidP="007E21AF">
            <w:pPr>
              <w:jc w:val="center"/>
              <w:rPr>
                <w:rFonts w:asciiTheme="minorHAnsi" w:hAnsiTheme="minorHAnsi"/>
              </w:rPr>
            </w:pPr>
            <w:bookmarkStart w:id="5" w:name="Ref1"/>
            <w:r w:rsidRPr="006D61B1">
              <w:rPr>
                <w:rFonts w:asciiTheme="minorHAnsi" w:hAnsiTheme="minorHAnsi"/>
              </w:rPr>
              <w:t>1</w:t>
            </w:r>
            <w:bookmarkEnd w:id="5"/>
            <w:r w:rsidR="00490A7E" w:rsidRPr="006D61B1">
              <w:rPr>
                <w:rFonts w:asciiTheme="minorHAnsi" w:hAnsiTheme="minorHAnsi"/>
              </w:rPr>
              <w:t>.</w:t>
            </w:r>
          </w:p>
        </w:tc>
        <w:tc>
          <w:tcPr>
            <w:tcW w:w="8025" w:type="dxa"/>
          </w:tcPr>
          <w:p w14:paraId="6637036C" w14:textId="780B97A9" w:rsidR="00286F04" w:rsidRPr="00AC7387" w:rsidRDefault="0000783D" w:rsidP="00203EEB">
            <w:pPr>
              <w:rPr>
                <w:rFonts w:asciiTheme="minorHAnsi" w:hAnsiTheme="minorHAnsi"/>
              </w:rPr>
            </w:pPr>
            <w:hyperlink r:id="rId11" w:history="1">
              <w:r w:rsidRPr="00AC7387">
                <w:rPr>
                  <w:rStyle w:val="Hyperlink"/>
                  <w:rFonts w:asciiTheme="minorHAnsi" w:hAnsiTheme="minorHAnsi"/>
                  <w:sz w:val="20"/>
                  <w:szCs w:val="20"/>
                </w:rPr>
                <w:t>Parameter</w:t>
              </w:r>
              <w:r w:rsidR="00F660BA" w:rsidRPr="00AC7387">
                <w:rPr>
                  <w:rStyle w:val="Hyperlink"/>
                  <w:rFonts w:asciiTheme="minorHAnsi" w:hAnsiTheme="minorHAnsi"/>
                  <w:sz w:val="20"/>
                  <w:szCs w:val="20"/>
                </w:rPr>
                <w:t xml:space="preserve"> sheets</w:t>
              </w:r>
            </w:hyperlink>
          </w:p>
        </w:tc>
      </w:tr>
      <w:tr w:rsidR="00060107" w:rsidRPr="00AC7387" w14:paraId="355A816F" w14:textId="77777777" w:rsidTr="00286F04">
        <w:trPr>
          <w:trHeight w:val="283"/>
        </w:trPr>
        <w:tc>
          <w:tcPr>
            <w:tcW w:w="1184" w:type="dxa"/>
          </w:tcPr>
          <w:p w14:paraId="39D9535D" w14:textId="5DE3007D" w:rsidR="00060107" w:rsidRPr="00AC7387" w:rsidRDefault="00FF30D6" w:rsidP="007E21AF">
            <w:pPr>
              <w:jc w:val="center"/>
              <w:rPr>
                <w:rFonts w:asciiTheme="minorHAnsi" w:hAnsiTheme="minorHAnsi"/>
              </w:rPr>
            </w:pPr>
            <w:bookmarkStart w:id="6" w:name="Ref2"/>
            <w:r w:rsidRPr="006D61B1">
              <w:rPr>
                <w:rFonts w:asciiTheme="minorHAnsi" w:hAnsiTheme="minorHAnsi"/>
              </w:rPr>
              <w:t>2</w:t>
            </w:r>
            <w:r w:rsidR="009C4199" w:rsidRPr="006D61B1">
              <w:rPr>
                <w:rFonts w:asciiTheme="minorHAnsi" w:hAnsiTheme="minorHAnsi"/>
              </w:rPr>
              <w:t>.</w:t>
            </w:r>
            <w:bookmarkEnd w:id="6"/>
          </w:p>
        </w:tc>
        <w:tc>
          <w:tcPr>
            <w:tcW w:w="8025" w:type="dxa"/>
          </w:tcPr>
          <w:p w14:paraId="615FDAD1" w14:textId="6C243C50" w:rsidR="00060107" w:rsidRPr="006D61B1" w:rsidRDefault="00060107" w:rsidP="00203EEB">
            <w:pPr>
              <w:rPr>
                <w:rFonts w:asciiTheme="minorHAnsi" w:hAnsiTheme="minorHAnsi"/>
              </w:rPr>
            </w:pPr>
            <w:hyperlink r:id="rId12" w:history="1">
              <w:r w:rsidRPr="00AC7387">
                <w:rPr>
                  <w:rStyle w:val="Hyperlink"/>
                  <w:rFonts w:asciiTheme="minorHAnsi" w:hAnsiTheme="minorHAnsi"/>
                  <w:sz w:val="20"/>
                  <w:szCs w:val="20"/>
                </w:rPr>
                <w:t>Security Principles</w:t>
              </w:r>
            </w:hyperlink>
          </w:p>
        </w:tc>
      </w:tr>
      <w:tr w:rsidR="00E84874" w:rsidRPr="00AC7387" w14:paraId="30D93532" w14:textId="77777777" w:rsidTr="00286F04">
        <w:trPr>
          <w:trHeight w:val="283"/>
        </w:trPr>
        <w:tc>
          <w:tcPr>
            <w:tcW w:w="1184" w:type="dxa"/>
          </w:tcPr>
          <w:p w14:paraId="6F89DA0F" w14:textId="2E6937D9" w:rsidR="00E84874" w:rsidRPr="006D61B1" w:rsidRDefault="00396C4B" w:rsidP="007E21AF">
            <w:pPr>
              <w:jc w:val="center"/>
              <w:rPr>
                <w:rFonts w:asciiTheme="minorHAnsi" w:hAnsiTheme="minorHAnsi"/>
              </w:rPr>
            </w:pPr>
            <w:bookmarkStart w:id="7" w:name="Ref3"/>
            <w:r w:rsidRPr="006D61B1">
              <w:rPr>
                <w:rFonts w:asciiTheme="minorHAnsi" w:hAnsiTheme="minorHAnsi"/>
              </w:rPr>
              <w:t>3</w:t>
            </w:r>
            <w:bookmarkEnd w:id="7"/>
            <w:r w:rsidR="00D1238E" w:rsidRPr="006D61B1">
              <w:rPr>
                <w:rFonts w:asciiTheme="minorHAnsi" w:hAnsiTheme="minorHAnsi"/>
              </w:rPr>
              <w:t>.</w:t>
            </w:r>
          </w:p>
        </w:tc>
        <w:tc>
          <w:tcPr>
            <w:tcW w:w="8025" w:type="dxa"/>
          </w:tcPr>
          <w:p w14:paraId="167F6883" w14:textId="06EF500B" w:rsidR="00E84874" w:rsidRPr="006D61B1" w:rsidRDefault="00E84874" w:rsidP="00203EEB">
            <w:pPr>
              <w:rPr>
                <w:rFonts w:asciiTheme="minorHAnsi" w:hAnsiTheme="minorHAnsi"/>
              </w:rPr>
            </w:pPr>
            <w:hyperlink r:id="rId13" w:history="1">
              <w:r w:rsidRPr="00AC7387">
                <w:rPr>
                  <w:rStyle w:val="Hyperlink"/>
                  <w:rFonts w:asciiTheme="minorHAnsi" w:hAnsiTheme="minorHAnsi"/>
                  <w:sz w:val="20"/>
                  <w:szCs w:val="20"/>
                </w:rPr>
                <w:t>Cloud Security Framework</w:t>
              </w:r>
            </w:hyperlink>
          </w:p>
        </w:tc>
      </w:tr>
      <w:tr w:rsidR="007F731D" w:rsidRPr="00AC7387" w14:paraId="76C32EF0" w14:textId="77777777" w:rsidTr="00286F04">
        <w:trPr>
          <w:trHeight w:val="283"/>
        </w:trPr>
        <w:tc>
          <w:tcPr>
            <w:tcW w:w="1184" w:type="dxa"/>
          </w:tcPr>
          <w:p w14:paraId="22B35346" w14:textId="7D7A7A28" w:rsidR="007F731D" w:rsidRPr="00AC7387" w:rsidRDefault="00EC3466" w:rsidP="007E21AF">
            <w:pPr>
              <w:jc w:val="center"/>
              <w:rPr>
                <w:rFonts w:asciiTheme="minorHAnsi" w:hAnsiTheme="minorHAnsi"/>
              </w:rPr>
            </w:pPr>
            <w:bookmarkStart w:id="8" w:name="Ref4"/>
            <w:r w:rsidRPr="00AC7387">
              <w:rPr>
                <w:rFonts w:asciiTheme="minorHAnsi" w:hAnsiTheme="minorHAnsi"/>
              </w:rPr>
              <w:t>4</w:t>
            </w:r>
            <w:bookmarkEnd w:id="8"/>
            <w:r w:rsidR="00012B61">
              <w:rPr>
                <w:rFonts w:asciiTheme="minorHAnsi" w:hAnsiTheme="minorHAnsi"/>
              </w:rPr>
              <w:t>.</w:t>
            </w:r>
          </w:p>
        </w:tc>
        <w:tc>
          <w:tcPr>
            <w:tcW w:w="8025" w:type="dxa"/>
          </w:tcPr>
          <w:p w14:paraId="548E6B9C" w14:textId="38ECA346" w:rsidR="007F731D" w:rsidRPr="006D61B1" w:rsidRDefault="007F731D" w:rsidP="00203EEB">
            <w:pPr>
              <w:rPr>
                <w:rFonts w:asciiTheme="minorHAnsi" w:hAnsiTheme="minorHAnsi"/>
              </w:rPr>
            </w:pPr>
            <w:hyperlink r:id="rId14" w:history="1">
              <w:r w:rsidRPr="00AC7387">
                <w:rPr>
                  <w:rStyle w:val="Hyperlink"/>
                  <w:rFonts w:asciiTheme="minorHAnsi" w:hAnsiTheme="minorHAnsi"/>
                  <w:sz w:val="20"/>
                  <w:szCs w:val="20"/>
                </w:rPr>
                <w:t>APIM Policy Capability Matrix</w:t>
              </w:r>
            </w:hyperlink>
          </w:p>
        </w:tc>
      </w:tr>
      <w:tr w:rsidR="000003CF" w:rsidRPr="00AC7387" w14:paraId="0599CB89" w14:textId="77777777" w:rsidTr="00286F04">
        <w:trPr>
          <w:trHeight w:val="283"/>
        </w:trPr>
        <w:tc>
          <w:tcPr>
            <w:tcW w:w="1184" w:type="dxa"/>
          </w:tcPr>
          <w:p w14:paraId="7A1BF65E" w14:textId="0CB2B7DF" w:rsidR="000003CF" w:rsidRPr="00AC7387" w:rsidRDefault="003A57BD" w:rsidP="007E21AF">
            <w:pPr>
              <w:jc w:val="center"/>
              <w:rPr>
                <w:rFonts w:asciiTheme="minorHAnsi" w:hAnsiTheme="minorHAnsi"/>
              </w:rPr>
            </w:pPr>
            <w:bookmarkStart w:id="9" w:name="Ref5"/>
            <w:r w:rsidRPr="00AC7387">
              <w:rPr>
                <w:rFonts w:asciiTheme="minorHAnsi" w:hAnsiTheme="minorHAnsi"/>
              </w:rPr>
              <w:t>5</w:t>
            </w:r>
            <w:bookmarkEnd w:id="9"/>
            <w:r w:rsidR="007635EE">
              <w:rPr>
                <w:rFonts w:asciiTheme="minorHAnsi" w:hAnsiTheme="minorHAnsi"/>
              </w:rPr>
              <w:t>.</w:t>
            </w:r>
          </w:p>
        </w:tc>
        <w:tc>
          <w:tcPr>
            <w:tcW w:w="8025" w:type="dxa"/>
          </w:tcPr>
          <w:p w14:paraId="1DC765D1" w14:textId="7821FA9E" w:rsidR="000003CF" w:rsidRPr="006D61B1" w:rsidRDefault="000003CF" w:rsidP="00203EEB">
            <w:pPr>
              <w:rPr>
                <w:rFonts w:asciiTheme="minorHAnsi" w:hAnsiTheme="minorHAnsi"/>
              </w:rPr>
            </w:pPr>
            <w:hyperlink r:id="rId15" w:history="1">
              <w:r w:rsidRPr="00AC7387">
                <w:rPr>
                  <w:rStyle w:val="Hyperlink"/>
                  <w:rFonts w:asciiTheme="minorHAnsi" w:hAnsiTheme="minorHAnsi"/>
                  <w:sz w:val="20"/>
                  <w:szCs w:val="20"/>
                </w:rPr>
                <w:t>API Life cycle</w:t>
              </w:r>
            </w:hyperlink>
          </w:p>
        </w:tc>
      </w:tr>
      <w:tr w:rsidR="00AB53C8" w:rsidRPr="00AC7387" w14:paraId="39122CF6" w14:textId="77777777" w:rsidTr="00286F04">
        <w:trPr>
          <w:trHeight w:val="283"/>
        </w:trPr>
        <w:tc>
          <w:tcPr>
            <w:tcW w:w="1184" w:type="dxa"/>
          </w:tcPr>
          <w:p w14:paraId="5253F6FE" w14:textId="55CC5B29" w:rsidR="00AB53C8" w:rsidRPr="00AC7387" w:rsidRDefault="00AB53C8" w:rsidP="007E21AF">
            <w:pPr>
              <w:jc w:val="center"/>
              <w:rPr>
                <w:rFonts w:asciiTheme="minorHAnsi" w:hAnsiTheme="minorHAnsi"/>
              </w:rPr>
            </w:pPr>
            <w:bookmarkStart w:id="10" w:name="Ref6"/>
            <w:r w:rsidRPr="00AC7387">
              <w:rPr>
                <w:rFonts w:asciiTheme="minorHAnsi" w:hAnsiTheme="minorHAnsi"/>
              </w:rPr>
              <w:t>6</w:t>
            </w:r>
            <w:bookmarkEnd w:id="10"/>
            <w:r w:rsidR="00600E1E">
              <w:rPr>
                <w:rFonts w:asciiTheme="minorHAnsi" w:hAnsiTheme="minorHAnsi"/>
              </w:rPr>
              <w:t>.</w:t>
            </w:r>
          </w:p>
        </w:tc>
        <w:tc>
          <w:tcPr>
            <w:tcW w:w="8025" w:type="dxa"/>
          </w:tcPr>
          <w:p w14:paraId="7A375DB0" w14:textId="7D855386" w:rsidR="00AB53C8" w:rsidRPr="006D61B1" w:rsidRDefault="00AB53C8" w:rsidP="00AB53C8">
            <w:pPr>
              <w:rPr>
                <w:rFonts w:asciiTheme="minorHAnsi" w:hAnsiTheme="minorHAnsi"/>
              </w:rPr>
            </w:pPr>
            <w:hyperlink r:id="rId16" w:history="1">
              <w:r w:rsidRPr="00AC7387">
                <w:rPr>
                  <w:rStyle w:val="Hyperlink"/>
                  <w:rFonts w:asciiTheme="minorHAnsi" w:hAnsiTheme="minorHAnsi"/>
                  <w:sz w:val="20"/>
                  <w:szCs w:val="20"/>
                </w:rPr>
                <w:t>Enterprise DevOps Principles</w:t>
              </w:r>
            </w:hyperlink>
          </w:p>
        </w:tc>
      </w:tr>
      <w:tr w:rsidR="00520055" w:rsidRPr="00AC7387" w14:paraId="6D3C7A40" w14:textId="77777777" w:rsidTr="00286F04">
        <w:trPr>
          <w:trHeight w:val="283"/>
        </w:trPr>
        <w:tc>
          <w:tcPr>
            <w:tcW w:w="1184" w:type="dxa"/>
          </w:tcPr>
          <w:p w14:paraId="1FB1D359" w14:textId="3CE07DBF" w:rsidR="00520055" w:rsidRPr="00AC7387" w:rsidRDefault="00520055" w:rsidP="007E21AF">
            <w:pPr>
              <w:jc w:val="center"/>
              <w:rPr>
                <w:rFonts w:asciiTheme="minorHAnsi" w:hAnsiTheme="minorHAnsi"/>
              </w:rPr>
            </w:pPr>
            <w:bookmarkStart w:id="11" w:name="Ref7"/>
            <w:r>
              <w:rPr>
                <w:rFonts w:asciiTheme="minorHAnsi" w:hAnsiTheme="minorHAnsi"/>
              </w:rPr>
              <w:t>7.</w:t>
            </w:r>
            <w:bookmarkEnd w:id="11"/>
          </w:p>
        </w:tc>
        <w:tc>
          <w:tcPr>
            <w:tcW w:w="8025" w:type="dxa"/>
          </w:tcPr>
          <w:p w14:paraId="0405CAA9" w14:textId="31C2D4AC" w:rsidR="00520055" w:rsidRPr="006D61B1" w:rsidRDefault="00520055" w:rsidP="00AB53C8">
            <w:pPr>
              <w:rPr>
                <w:rFonts w:asciiTheme="minorHAnsi" w:hAnsiTheme="minorHAnsi"/>
              </w:rPr>
            </w:pPr>
            <w:hyperlink r:id="rId17" w:history="1">
              <w:r w:rsidRPr="00224499">
                <w:rPr>
                  <w:rStyle w:val="Hyperlink"/>
                  <w:rFonts w:asciiTheme="minorHAnsi" w:hAnsiTheme="minorHAnsi"/>
                  <w:sz w:val="20"/>
                  <w:szCs w:val="20"/>
                </w:rPr>
                <w:t>Engineering p</w:t>
              </w:r>
              <w:bookmarkStart w:id="12" w:name="_Hlt242290243"/>
              <w:bookmarkStart w:id="13" w:name="_Hlt242290244"/>
              <w:r w:rsidRPr="00224499">
                <w:rPr>
                  <w:rStyle w:val="Hyperlink"/>
                  <w:rFonts w:asciiTheme="minorHAnsi" w:hAnsiTheme="minorHAnsi"/>
                  <w:sz w:val="20"/>
                  <w:szCs w:val="20"/>
                </w:rPr>
                <w:t>r</w:t>
              </w:r>
              <w:bookmarkEnd w:id="12"/>
              <w:bookmarkEnd w:id="13"/>
              <w:r w:rsidRPr="00224499">
                <w:rPr>
                  <w:rStyle w:val="Hyperlink"/>
                  <w:rFonts w:asciiTheme="minorHAnsi" w:hAnsiTheme="minorHAnsi"/>
                  <w:sz w:val="20"/>
                  <w:szCs w:val="20"/>
                </w:rPr>
                <w:t>inciples</w:t>
              </w:r>
            </w:hyperlink>
          </w:p>
        </w:tc>
      </w:tr>
    </w:tbl>
    <w:p w14:paraId="42F00DE7"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4" w:name="_Toc242719963"/>
      <w:r w:rsidRPr="00AC7387">
        <w:rPr>
          <w:rFonts w:asciiTheme="minorHAnsi" w:eastAsia="Times New Roman" w:hAnsiTheme="minorHAnsi" w:cs="Times New Roman"/>
          <w:b w:val="0"/>
          <w:color w:val="132040" w:themeColor="accent1" w:themeShade="BF"/>
          <w:sz w:val="24"/>
          <w:szCs w:val="26"/>
          <w:lang w:eastAsia="en-US"/>
        </w:rPr>
        <w:t>Definitions</w:t>
      </w:r>
      <w:bookmarkEnd w:id="14"/>
    </w:p>
    <w:p w14:paraId="0E5229B8"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The terms below are used throughout this document.</w:t>
      </w:r>
    </w:p>
    <w:tbl>
      <w:tblPr>
        <w:tblpPr w:leftFromText="180" w:rightFromText="180" w:vertAnchor="text" w:horzAnchor="margin" w:tblpY="24"/>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20"/>
      </w:tblGrid>
      <w:tr w:rsidR="00F550E5" w:rsidRPr="00AC7387" w14:paraId="65C04C54" w14:textId="77777777" w:rsidTr="00FA679B">
        <w:trPr>
          <w:trHeight w:val="283"/>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117204F" w14:textId="77777777" w:rsidR="00F550E5" w:rsidRPr="00AC7387" w:rsidRDefault="00F550E5" w:rsidP="00FA679B">
            <w:pPr>
              <w:rPr>
                <w:rFonts w:asciiTheme="minorHAnsi" w:hAnsiTheme="minorHAnsi"/>
                <w:sz w:val="20"/>
                <w:szCs w:val="20"/>
              </w:rPr>
            </w:pPr>
            <w:r w:rsidRPr="00AC7387">
              <w:rPr>
                <w:rFonts w:asciiTheme="minorHAnsi" w:hAnsiTheme="minorHAnsi"/>
                <w:b/>
                <w:bCs/>
                <w:color w:val="000000" w:themeColor="text1"/>
                <w:sz w:val="20"/>
                <w:szCs w:val="20"/>
              </w:rPr>
              <w:t>Term</w:t>
            </w:r>
          </w:p>
        </w:tc>
        <w:tc>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3F2D78" w14:textId="77777777" w:rsidR="00F550E5" w:rsidRPr="00AC7387" w:rsidRDefault="00F550E5" w:rsidP="00FA679B">
            <w:pPr>
              <w:rPr>
                <w:rFonts w:asciiTheme="minorHAnsi" w:hAnsiTheme="minorHAnsi"/>
                <w:sz w:val="20"/>
                <w:szCs w:val="20"/>
              </w:rPr>
            </w:pPr>
            <w:r w:rsidRPr="00AC7387">
              <w:rPr>
                <w:rFonts w:asciiTheme="minorHAnsi" w:hAnsiTheme="minorHAnsi"/>
                <w:b/>
                <w:bCs/>
                <w:color w:val="000000" w:themeColor="text1"/>
                <w:sz w:val="20"/>
                <w:szCs w:val="20"/>
              </w:rPr>
              <w:t>Meaning</w:t>
            </w:r>
          </w:p>
        </w:tc>
      </w:tr>
      <w:tr w:rsidR="00F550E5" w:rsidRPr="00AC7387" w14:paraId="6AFE8FD5" w14:textId="77777777" w:rsidTr="00FA679B">
        <w:trPr>
          <w:trHeight w:val="283"/>
        </w:trPr>
        <w:tc>
          <w:tcPr>
            <w:tcW w:w="1980" w:type="dxa"/>
            <w:tcMar>
              <w:top w:w="70" w:type="dxa"/>
              <w:left w:w="100" w:type="dxa"/>
              <w:bottom w:w="70" w:type="dxa"/>
              <w:right w:w="100" w:type="dxa"/>
            </w:tcMar>
            <w:vAlign w:val="center"/>
          </w:tcPr>
          <w:p w14:paraId="1D3D21F0"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APIM</w:t>
            </w:r>
          </w:p>
        </w:tc>
        <w:tc>
          <w:tcPr>
            <w:tcW w:w="7320" w:type="dxa"/>
            <w:tcMar>
              <w:top w:w="70" w:type="dxa"/>
              <w:left w:w="100" w:type="dxa"/>
              <w:bottom w:w="70" w:type="dxa"/>
              <w:right w:w="100" w:type="dxa"/>
            </w:tcMar>
            <w:vAlign w:val="center"/>
          </w:tcPr>
          <w:p w14:paraId="4D4BAB7C"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Azure API Management, the managed API gateway service</w:t>
            </w:r>
          </w:p>
        </w:tc>
      </w:tr>
      <w:tr w:rsidR="00F550E5" w:rsidRPr="00AC7387" w14:paraId="37D87E4E" w14:textId="77777777" w:rsidTr="00FA679B">
        <w:trPr>
          <w:trHeight w:val="283"/>
        </w:trPr>
        <w:tc>
          <w:tcPr>
            <w:tcW w:w="1980" w:type="dxa"/>
            <w:tcMar>
              <w:top w:w="70" w:type="dxa"/>
              <w:left w:w="100" w:type="dxa"/>
              <w:bottom w:w="70" w:type="dxa"/>
              <w:right w:w="100" w:type="dxa"/>
            </w:tcMar>
            <w:vAlign w:val="center"/>
          </w:tcPr>
          <w:p w14:paraId="42E0CBC6"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WAF</w:t>
            </w:r>
          </w:p>
        </w:tc>
        <w:tc>
          <w:tcPr>
            <w:tcW w:w="7320" w:type="dxa"/>
            <w:tcMar>
              <w:top w:w="70" w:type="dxa"/>
              <w:left w:w="100" w:type="dxa"/>
              <w:bottom w:w="70" w:type="dxa"/>
              <w:right w:w="100" w:type="dxa"/>
            </w:tcMar>
            <w:vAlign w:val="center"/>
          </w:tcPr>
          <w:p w14:paraId="44F64C43"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Web Application Firewall</w:t>
            </w:r>
          </w:p>
        </w:tc>
      </w:tr>
      <w:tr w:rsidR="00F550E5" w:rsidRPr="00AC7387" w14:paraId="0D01D76F" w14:textId="77777777" w:rsidTr="00FA679B">
        <w:trPr>
          <w:trHeight w:val="283"/>
        </w:trPr>
        <w:tc>
          <w:tcPr>
            <w:tcW w:w="1980" w:type="dxa"/>
            <w:tcMar>
              <w:top w:w="70" w:type="dxa"/>
              <w:left w:w="100" w:type="dxa"/>
              <w:bottom w:w="70" w:type="dxa"/>
              <w:right w:w="100" w:type="dxa"/>
            </w:tcMar>
            <w:vAlign w:val="center"/>
          </w:tcPr>
          <w:p w14:paraId="0772599F"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Entra ID</w:t>
            </w:r>
          </w:p>
        </w:tc>
        <w:tc>
          <w:tcPr>
            <w:tcW w:w="7320" w:type="dxa"/>
            <w:tcMar>
              <w:top w:w="70" w:type="dxa"/>
              <w:left w:w="100" w:type="dxa"/>
              <w:bottom w:w="70" w:type="dxa"/>
              <w:right w:w="100" w:type="dxa"/>
            </w:tcMar>
            <w:vAlign w:val="center"/>
          </w:tcPr>
          <w:p w14:paraId="48E4CFB9"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Microsoft Entra ID, the identity provider (formerly Azure AD)</w:t>
            </w:r>
          </w:p>
        </w:tc>
      </w:tr>
      <w:tr w:rsidR="00F550E5" w:rsidRPr="00AC7387" w14:paraId="60F34340" w14:textId="77777777" w:rsidTr="00FA679B">
        <w:trPr>
          <w:trHeight w:val="283"/>
        </w:trPr>
        <w:tc>
          <w:tcPr>
            <w:tcW w:w="1980" w:type="dxa"/>
            <w:tcMar>
              <w:top w:w="70" w:type="dxa"/>
              <w:left w:w="100" w:type="dxa"/>
              <w:bottom w:w="70" w:type="dxa"/>
              <w:right w:w="100" w:type="dxa"/>
            </w:tcMar>
            <w:vAlign w:val="center"/>
          </w:tcPr>
          <w:p w14:paraId="5EB9001A"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NVA</w:t>
            </w:r>
          </w:p>
        </w:tc>
        <w:tc>
          <w:tcPr>
            <w:tcW w:w="7320" w:type="dxa"/>
            <w:tcMar>
              <w:top w:w="70" w:type="dxa"/>
              <w:left w:w="100" w:type="dxa"/>
              <w:bottom w:w="70" w:type="dxa"/>
              <w:right w:w="100" w:type="dxa"/>
            </w:tcMar>
            <w:vAlign w:val="center"/>
          </w:tcPr>
          <w:p w14:paraId="7A45C068"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Network Virtual Appliance, here the Palo Alto firewall</w:t>
            </w:r>
          </w:p>
        </w:tc>
      </w:tr>
      <w:tr w:rsidR="00F550E5" w:rsidRPr="00AC7387" w14:paraId="3A8EE0B9" w14:textId="77777777" w:rsidTr="00FA679B">
        <w:trPr>
          <w:trHeight w:val="283"/>
        </w:trPr>
        <w:tc>
          <w:tcPr>
            <w:tcW w:w="1980" w:type="dxa"/>
            <w:tcMar>
              <w:top w:w="70" w:type="dxa"/>
              <w:left w:w="100" w:type="dxa"/>
              <w:bottom w:w="70" w:type="dxa"/>
              <w:right w:w="100" w:type="dxa"/>
            </w:tcMar>
            <w:vAlign w:val="center"/>
          </w:tcPr>
          <w:p w14:paraId="6F67D69F"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APIOps</w:t>
            </w:r>
          </w:p>
        </w:tc>
        <w:tc>
          <w:tcPr>
            <w:tcW w:w="7320" w:type="dxa"/>
            <w:tcMar>
              <w:top w:w="70" w:type="dxa"/>
              <w:left w:w="100" w:type="dxa"/>
              <w:bottom w:w="70" w:type="dxa"/>
              <w:right w:w="100" w:type="dxa"/>
            </w:tcMar>
            <w:vAlign w:val="center"/>
          </w:tcPr>
          <w:p w14:paraId="7DA192EF"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Managing APIM configuration as code through a CI/CD pipeline</w:t>
            </w:r>
          </w:p>
        </w:tc>
      </w:tr>
      <w:tr w:rsidR="00F550E5" w:rsidRPr="00AC7387" w14:paraId="59C83409" w14:textId="77777777" w:rsidTr="00FA679B">
        <w:trPr>
          <w:trHeight w:val="283"/>
        </w:trPr>
        <w:tc>
          <w:tcPr>
            <w:tcW w:w="1980" w:type="dxa"/>
            <w:tcMar>
              <w:top w:w="70" w:type="dxa"/>
              <w:left w:w="100" w:type="dxa"/>
              <w:bottom w:w="70" w:type="dxa"/>
              <w:right w:w="100" w:type="dxa"/>
            </w:tcMar>
            <w:vAlign w:val="center"/>
          </w:tcPr>
          <w:p w14:paraId="164FE377"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RTO / RPO</w:t>
            </w:r>
          </w:p>
        </w:tc>
        <w:tc>
          <w:tcPr>
            <w:tcW w:w="7320" w:type="dxa"/>
            <w:tcMar>
              <w:top w:w="70" w:type="dxa"/>
              <w:left w:w="100" w:type="dxa"/>
              <w:bottom w:w="70" w:type="dxa"/>
              <w:right w:w="100" w:type="dxa"/>
            </w:tcMar>
            <w:vAlign w:val="center"/>
          </w:tcPr>
          <w:p w14:paraId="11D5FFEF"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Recovery Time / Point Objective</w:t>
            </w:r>
          </w:p>
        </w:tc>
      </w:tr>
      <w:tr w:rsidR="00F550E5" w:rsidRPr="00AC7387" w14:paraId="26EE6AA7" w14:textId="77777777" w:rsidTr="00FA679B">
        <w:trPr>
          <w:trHeight w:val="283"/>
        </w:trPr>
        <w:tc>
          <w:tcPr>
            <w:tcW w:w="1980" w:type="dxa"/>
            <w:tcMar>
              <w:top w:w="70" w:type="dxa"/>
              <w:left w:w="100" w:type="dxa"/>
              <w:bottom w:w="70" w:type="dxa"/>
              <w:right w:w="100" w:type="dxa"/>
            </w:tcMar>
            <w:vAlign w:val="center"/>
          </w:tcPr>
          <w:p w14:paraId="708130A8"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mTLS</w:t>
            </w:r>
          </w:p>
        </w:tc>
        <w:tc>
          <w:tcPr>
            <w:tcW w:w="7320" w:type="dxa"/>
            <w:tcMar>
              <w:top w:w="70" w:type="dxa"/>
              <w:left w:w="100" w:type="dxa"/>
              <w:bottom w:w="70" w:type="dxa"/>
              <w:right w:w="100" w:type="dxa"/>
            </w:tcMar>
            <w:vAlign w:val="center"/>
          </w:tcPr>
          <w:p w14:paraId="273492BF"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Mutual TLS</w:t>
            </w:r>
          </w:p>
        </w:tc>
      </w:tr>
      <w:tr w:rsidR="00F550E5" w:rsidRPr="00AC7387" w14:paraId="7648C63F" w14:textId="77777777" w:rsidTr="00FA679B">
        <w:trPr>
          <w:trHeight w:val="283"/>
        </w:trPr>
        <w:tc>
          <w:tcPr>
            <w:tcW w:w="1980" w:type="dxa"/>
            <w:tcMar>
              <w:top w:w="70" w:type="dxa"/>
              <w:left w:w="100" w:type="dxa"/>
              <w:bottom w:w="70" w:type="dxa"/>
              <w:right w:w="100" w:type="dxa"/>
            </w:tcMar>
            <w:vAlign w:val="center"/>
          </w:tcPr>
          <w:p w14:paraId="5605D605"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SIF</w:t>
            </w:r>
          </w:p>
        </w:tc>
        <w:tc>
          <w:tcPr>
            <w:tcW w:w="7320" w:type="dxa"/>
            <w:tcMar>
              <w:top w:w="70" w:type="dxa"/>
              <w:left w:w="100" w:type="dxa"/>
              <w:bottom w:w="70" w:type="dxa"/>
              <w:right w:w="100" w:type="dxa"/>
            </w:tcMar>
            <w:vAlign w:val="center"/>
          </w:tcPr>
          <w:p w14:paraId="38F05063"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Systems Integration Framework, the client’s integration reference document</w:t>
            </w:r>
          </w:p>
        </w:tc>
      </w:tr>
      <w:tr w:rsidR="00F550E5" w:rsidRPr="00AC7387" w14:paraId="55DEDC0F" w14:textId="77777777" w:rsidTr="00FA679B">
        <w:trPr>
          <w:trHeight w:val="283"/>
        </w:trPr>
        <w:tc>
          <w:tcPr>
            <w:tcW w:w="1980" w:type="dxa"/>
            <w:tcMar>
              <w:top w:w="70" w:type="dxa"/>
              <w:left w:w="100" w:type="dxa"/>
              <w:bottom w:w="70" w:type="dxa"/>
              <w:right w:w="100" w:type="dxa"/>
            </w:tcMar>
            <w:vAlign w:val="center"/>
          </w:tcPr>
          <w:p w14:paraId="60EA4862"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RACI</w:t>
            </w:r>
          </w:p>
        </w:tc>
        <w:tc>
          <w:tcPr>
            <w:tcW w:w="7320" w:type="dxa"/>
            <w:tcMar>
              <w:top w:w="70" w:type="dxa"/>
              <w:left w:w="100" w:type="dxa"/>
              <w:bottom w:w="70" w:type="dxa"/>
              <w:right w:w="100" w:type="dxa"/>
            </w:tcMar>
            <w:vAlign w:val="center"/>
          </w:tcPr>
          <w:p w14:paraId="16E7CE37"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Responsible, Accountable, Consulted, Informed, a responsibility model</w:t>
            </w:r>
          </w:p>
        </w:tc>
      </w:tr>
      <w:tr w:rsidR="00F550E5" w:rsidRPr="00AC7387" w14:paraId="7BC3B0A5" w14:textId="77777777" w:rsidTr="00FA679B">
        <w:trPr>
          <w:trHeight w:val="283"/>
        </w:trPr>
        <w:tc>
          <w:tcPr>
            <w:tcW w:w="1980" w:type="dxa"/>
            <w:tcMar>
              <w:top w:w="70" w:type="dxa"/>
              <w:left w:w="100" w:type="dxa"/>
              <w:bottom w:w="70" w:type="dxa"/>
              <w:right w:w="100" w:type="dxa"/>
            </w:tcMar>
            <w:vAlign w:val="center"/>
          </w:tcPr>
          <w:p w14:paraId="61AD219C"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BOLA</w:t>
            </w:r>
          </w:p>
        </w:tc>
        <w:tc>
          <w:tcPr>
            <w:tcW w:w="7320" w:type="dxa"/>
            <w:tcMar>
              <w:top w:w="70" w:type="dxa"/>
              <w:left w:w="100" w:type="dxa"/>
              <w:bottom w:w="70" w:type="dxa"/>
              <w:right w:w="100" w:type="dxa"/>
            </w:tcMar>
            <w:vAlign w:val="center"/>
          </w:tcPr>
          <w:p w14:paraId="49EF48AB"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Broken Object-Level Authorization, an OWASP API risk</w:t>
            </w:r>
          </w:p>
        </w:tc>
      </w:tr>
      <w:tr w:rsidR="00F550E5" w:rsidRPr="00AC7387" w14:paraId="034860D3" w14:textId="77777777" w:rsidTr="00FA679B">
        <w:trPr>
          <w:trHeight w:val="283"/>
        </w:trPr>
        <w:tc>
          <w:tcPr>
            <w:tcW w:w="1980" w:type="dxa"/>
            <w:tcMar>
              <w:top w:w="70" w:type="dxa"/>
              <w:left w:w="100" w:type="dxa"/>
              <w:bottom w:w="70" w:type="dxa"/>
              <w:right w:w="100" w:type="dxa"/>
            </w:tcMar>
            <w:vAlign w:val="center"/>
          </w:tcPr>
          <w:p w14:paraId="49C44B54"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DNAT / SNAT</w:t>
            </w:r>
          </w:p>
        </w:tc>
        <w:tc>
          <w:tcPr>
            <w:tcW w:w="7320" w:type="dxa"/>
            <w:tcMar>
              <w:top w:w="70" w:type="dxa"/>
              <w:left w:w="100" w:type="dxa"/>
              <w:bottom w:w="70" w:type="dxa"/>
              <w:right w:w="100" w:type="dxa"/>
            </w:tcMar>
            <w:vAlign w:val="center"/>
          </w:tcPr>
          <w:p w14:paraId="0A8AA0D2"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Destination / Source Network Address Translation</w:t>
            </w:r>
          </w:p>
        </w:tc>
      </w:tr>
      <w:tr w:rsidR="00F550E5" w:rsidRPr="00AC7387" w14:paraId="2317F667" w14:textId="77777777" w:rsidTr="00FA679B">
        <w:trPr>
          <w:trHeight w:val="283"/>
        </w:trPr>
        <w:tc>
          <w:tcPr>
            <w:tcW w:w="1980" w:type="dxa"/>
            <w:tcMar>
              <w:top w:w="70" w:type="dxa"/>
              <w:left w:w="100" w:type="dxa"/>
              <w:bottom w:w="70" w:type="dxa"/>
              <w:right w:w="100" w:type="dxa"/>
            </w:tcMar>
            <w:vAlign w:val="center"/>
          </w:tcPr>
          <w:p w14:paraId="0AB72B8A"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IPAM</w:t>
            </w:r>
          </w:p>
        </w:tc>
        <w:tc>
          <w:tcPr>
            <w:tcW w:w="7320" w:type="dxa"/>
            <w:tcMar>
              <w:top w:w="70" w:type="dxa"/>
              <w:left w:w="100" w:type="dxa"/>
              <w:bottom w:w="70" w:type="dxa"/>
              <w:right w:w="100" w:type="dxa"/>
            </w:tcMar>
            <w:vAlign w:val="center"/>
          </w:tcPr>
          <w:p w14:paraId="300DF90B"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IP Address Management</w:t>
            </w:r>
          </w:p>
        </w:tc>
      </w:tr>
      <w:tr w:rsidR="00F550E5" w:rsidRPr="00AC7387" w14:paraId="13F00B4A" w14:textId="77777777" w:rsidTr="00FA679B">
        <w:trPr>
          <w:trHeight w:val="283"/>
        </w:trPr>
        <w:tc>
          <w:tcPr>
            <w:tcW w:w="1980" w:type="dxa"/>
            <w:tcMar>
              <w:top w:w="70" w:type="dxa"/>
              <w:left w:w="100" w:type="dxa"/>
              <w:bottom w:w="70" w:type="dxa"/>
              <w:right w:w="100" w:type="dxa"/>
            </w:tcMar>
            <w:vAlign w:val="center"/>
          </w:tcPr>
          <w:p w14:paraId="695488B9"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SIEM</w:t>
            </w:r>
          </w:p>
        </w:tc>
        <w:tc>
          <w:tcPr>
            <w:tcW w:w="7320" w:type="dxa"/>
            <w:tcMar>
              <w:top w:w="70" w:type="dxa"/>
              <w:left w:w="100" w:type="dxa"/>
              <w:bottom w:w="70" w:type="dxa"/>
              <w:right w:w="100" w:type="dxa"/>
            </w:tcMar>
            <w:vAlign w:val="center"/>
          </w:tcPr>
          <w:p w14:paraId="6B0E0559"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Security Information and Event Management</w:t>
            </w:r>
          </w:p>
        </w:tc>
      </w:tr>
      <w:tr w:rsidR="00F550E5" w:rsidRPr="00AC7387" w14:paraId="66988107" w14:textId="77777777" w:rsidTr="00FA679B">
        <w:trPr>
          <w:trHeight w:val="283"/>
        </w:trPr>
        <w:tc>
          <w:tcPr>
            <w:tcW w:w="1980" w:type="dxa"/>
            <w:tcMar>
              <w:top w:w="70" w:type="dxa"/>
              <w:left w:w="100" w:type="dxa"/>
              <w:bottom w:w="70" w:type="dxa"/>
              <w:right w:w="100" w:type="dxa"/>
            </w:tcMar>
            <w:vAlign w:val="center"/>
          </w:tcPr>
          <w:p w14:paraId="2CF34F4C"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JWT</w:t>
            </w:r>
          </w:p>
        </w:tc>
        <w:tc>
          <w:tcPr>
            <w:tcW w:w="7320" w:type="dxa"/>
            <w:tcMar>
              <w:top w:w="70" w:type="dxa"/>
              <w:left w:w="100" w:type="dxa"/>
              <w:bottom w:w="70" w:type="dxa"/>
              <w:right w:w="100" w:type="dxa"/>
            </w:tcMar>
            <w:vAlign w:val="center"/>
          </w:tcPr>
          <w:p w14:paraId="0D35DE29"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JSON Web Token</w:t>
            </w:r>
          </w:p>
        </w:tc>
      </w:tr>
      <w:tr w:rsidR="00F550E5" w:rsidRPr="00AC7387" w14:paraId="4B429AB8" w14:textId="77777777" w:rsidTr="00FA679B">
        <w:trPr>
          <w:trHeight w:val="283"/>
        </w:trPr>
        <w:tc>
          <w:tcPr>
            <w:tcW w:w="1980" w:type="dxa"/>
            <w:tcMar>
              <w:top w:w="70" w:type="dxa"/>
              <w:left w:w="100" w:type="dxa"/>
              <w:bottom w:w="70" w:type="dxa"/>
              <w:right w:w="100" w:type="dxa"/>
            </w:tcMar>
            <w:vAlign w:val="center"/>
          </w:tcPr>
          <w:p w14:paraId="039ADF99"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DDoS</w:t>
            </w:r>
          </w:p>
        </w:tc>
        <w:tc>
          <w:tcPr>
            <w:tcW w:w="7320" w:type="dxa"/>
            <w:tcMar>
              <w:top w:w="70" w:type="dxa"/>
              <w:left w:w="100" w:type="dxa"/>
              <w:bottom w:w="70" w:type="dxa"/>
              <w:right w:w="100" w:type="dxa"/>
            </w:tcMar>
            <w:vAlign w:val="center"/>
          </w:tcPr>
          <w:p w14:paraId="6780978B"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Distributed Denial of Service</w:t>
            </w:r>
          </w:p>
        </w:tc>
      </w:tr>
      <w:tr w:rsidR="00F550E5" w:rsidRPr="00AC7387" w14:paraId="016480F2" w14:textId="77777777" w:rsidTr="00FA679B">
        <w:trPr>
          <w:trHeight w:val="283"/>
        </w:trPr>
        <w:tc>
          <w:tcPr>
            <w:tcW w:w="1980" w:type="dxa"/>
            <w:tcMar>
              <w:top w:w="70" w:type="dxa"/>
              <w:left w:w="100" w:type="dxa"/>
              <w:bottom w:w="70" w:type="dxa"/>
              <w:right w:w="100" w:type="dxa"/>
            </w:tcMar>
            <w:vAlign w:val="center"/>
          </w:tcPr>
          <w:p w14:paraId="3E6B3584"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VNet</w:t>
            </w:r>
          </w:p>
        </w:tc>
        <w:tc>
          <w:tcPr>
            <w:tcW w:w="7320" w:type="dxa"/>
            <w:tcMar>
              <w:top w:w="70" w:type="dxa"/>
              <w:left w:w="100" w:type="dxa"/>
              <w:bottom w:w="70" w:type="dxa"/>
              <w:right w:w="100" w:type="dxa"/>
            </w:tcMar>
            <w:vAlign w:val="center"/>
          </w:tcPr>
          <w:p w14:paraId="31F0E3EB"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Azure Virtual Network</w:t>
            </w:r>
          </w:p>
        </w:tc>
      </w:tr>
      <w:tr w:rsidR="00F550E5" w:rsidRPr="00AC7387" w14:paraId="7425BC7C" w14:textId="77777777" w:rsidTr="00FA679B">
        <w:trPr>
          <w:trHeight w:val="283"/>
        </w:trPr>
        <w:tc>
          <w:tcPr>
            <w:tcW w:w="1980" w:type="dxa"/>
            <w:tcMar>
              <w:top w:w="70" w:type="dxa"/>
              <w:left w:w="100" w:type="dxa"/>
              <w:bottom w:w="70" w:type="dxa"/>
              <w:right w:w="100" w:type="dxa"/>
            </w:tcMar>
            <w:vAlign w:val="center"/>
          </w:tcPr>
          <w:p w14:paraId="07B37DD6"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Private Link</w:t>
            </w:r>
          </w:p>
        </w:tc>
        <w:tc>
          <w:tcPr>
            <w:tcW w:w="7320" w:type="dxa"/>
            <w:tcMar>
              <w:top w:w="70" w:type="dxa"/>
              <w:left w:w="100" w:type="dxa"/>
              <w:bottom w:w="70" w:type="dxa"/>
              <w:right w:w="100" w:type="dxa"/>
            </w:tcMar>
            <w:vAlign w:val="center"/>
          </w:tcPr>
          <w:p w14:paraId="0BEF3DE2" w14:textId="77777777" w:rsidR="00F550E5" w:rsidRPr="00AC7387" w:rsidRDefault="00F550E5" w:rsidP="00FA679B">
            <w:pPr>
              <w:rPr>
                <w:rFonts w:asciiTheme="minorHAnsi" w:hAnsiTheme="minorHAnsi"/>
                <w:sz w:val="20"/>
                <w:szCs w:val="20"/>
              </w:rPr>
            </w:pPr>
            <w:r w:rsidRPr="00AC7387">
              <w:rPr>
                <w:rFonts w:asciiTheme="minorHAnsi" w:hAnsiTheme="minorHAnsi"/>
                <w:sz w:val="20"/>
                <w:szCs w:val="20"/>
              </w:rPr>
              <w:t>Private connectivity to an Azure service over the Microsoft backbone</w:t>
            </w:r>
          </w:p>
        </w:tc>
      </w:tr>
    </w:tbl>
    <w:p w14:paraId="60C4ED98" w14:textId="77D34D6E"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5" w:name="_Toc242719964"/>
      <w:r w:rsidRPr="00AC7387">
        <w:rPr>
          <w:rFonts w:asciiTheme="minorHAnsi" w:eastAsiaTheme="minorHAnsi" w:hAnsiTheme="minorHAnsi" w:cstheme="minorBidi"/>
          <w:b w:val="0"/>
          <w:bCs w:val="0"/>
          <w:color w:val="000000" w:themeColor="text1" w:themeShade="80"/>
          <w:szCs w:val="20"/>
          <w:lang w:eastAsia="en-US"/>
        </w:rPr>
        <w:t>Executive Summary</w:t>
      </w:r>
      <w:bookmarkEnd w:id="15"/>
    </w:p>
    <w:p w14:paraId="7DDBD687"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6" w:name="_Toc242719965"/>
      <w:r w:rsidRPr="00AC7387">
        <w:rPr>
          <w:rFonts w:asciiTheme="minorHAnsi" w:eastAsia="Times New Roman" w:hAnsiTheme="minorHAnsi" w:cs="Times New Roman"/>
          <w:b w:val="0"/>
          <w:color w:val="132040" w:themeColor="accent1" w:themeShade="BF"/>
          <w:sz w:val="24"/>
          <w:szCs w:val="26"/>
          <w:lang w:eastAsia="en-US"/>
        </w:rPr>
        <w:t>Purpose</w:t>
      </w:r>
      <w:bookmarkEnd w:id="16"/>
    </w:p>
    <w:p w14:paraId="46367394" w14:textId="3679FEDC" w:rsidR="00392689" w:rsidRPr="00AC7387" w:rsidRDefault="00392689" w:rsidP="00F550E5">
      <w:pPr>
        <w:spacing w:after="140"/>
        <w:rPr>
          <w:rFonts w:asciiTheme="minorHAnsi" w:hAnsiTheme="minorHAnsi"/>
          <w:sz w:val="20"/>
          <w:szCs w:val="20"/>
        </w:rPr>
      </w:pPr>
      <w:r w:rsidRPr="00AC7387">
        <w:rPr>
          <w:rFonts w:asciiTheme="minorHAnsi" w:hAnsiTheme="minorHAnsi"/>
          <w:sz w:val="20"/>
          <w:szCs w:val="20"/>
        </w:rPr>
        <w:t xml:space="preserve">This HLD defines the proposed target architecture and governing decisions for the Chaucer APIM platform. It covers platform positioning, internal and external API access, developer portal, edge security, identity, networking, governance, delivery, observability, resilience, capacity and service-readiness </w:t>
      </w:r>
      <w:r w:rsidR="00C23053" w:rsidRPr="00AC7387">
        <w:rPr>
          <w:rFonts w:asciiTheme="minorHAnsi" w:hAnsiTheme="minorHAnsi"/>
          <w:sz w:val="20"/>
          <w:szCs w:val="20"/>
        </w:rPr>
        <w:t>requirements.</w:t>
      </w:r>
    </w:p>
    <w:p w14:paraId="3F48B3D4" w14:textId="15DD3D82" w:rsidR="0008171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7" w:name="_Toc242719966"/>
      <w:r w:rsidRPr="00AC7387">
        <w:rPr>
          <w:rFonts w:asciiTheme="minorHAnsi" w:eastAsia="Times New Roman" w:hAnsiTheme="minorHAnsi" w:cs="Times New Roman"/>
          <w:b w:val="0"/>
          <w:color w:val="132040" w:themeColor="accent1" w:themeShade="BF"/>
          <w:sz w:val="24"/>
          <w:szCs w:val="26"/>
          <w:lang w:eastAsia="en-US"/>
        </w:rPr>
        <w:t>Context</w:t>
      </w:r>
      <w:bookmarkEnd w:id="17"/>
      <w:r w:rsidRPr="00AC7387">
        <w:rPr>
          <w:rFonts w:asciiTheme="minorHAnsi" w:eastAsia="Times New Roman" w:hAnsiTheme="minorHAnsi" w:cs="Times New Roman"/>
          <w:b w:val="0"/>
          <w:color w:val="132040" w:themeColor="accent1" w:themeShade="BF"/>
          <w:sz w:val="24"/>
          <w:szCs w:val="26"/>
          <w:lang w:eastAsia="en-US"/>
        </w:rPr>
        <w:t xml:space="preserve"> </w:t>
      </w:r>
    </w:p>
    <w:p w14:paraId="6773AFA5" w14:textId="77777777" w:rsidR="0054724E" w:rsidRPr="00AC7387" w:rsidRDefault="00081715" w:rsidP="00081715">
      <w:pPr>
        <w:rPr>
          <w:rFonts w:asciiTheme="minorHAnsi" w:hAnsiTheme="minorHAnsi"/>
          <w:sz w:val="20"/>
          <w:szCs w:val="20"/>
          <w:lang w:eastAsia="en-US"/>
        </w:rPr>
      </w:pPr>
      <w:r w:rsidRPr="00AC7387">
        <w:rPr>
          <w:rFonts w:asciiTheme="minorHAnsi" w:hAnsiTheme="minorHAnsi"/>
          <w:sz w:val="20"/>
          <w:szCs w:val="20"/>
          <w:lang w:eastAsia="en-US"/>
        </w:rPr>
        <w:t xml:space="preserve">Chaucer does not currently operate a dedicated API management platform. Existing API exposure and consumption use point-to-point integrations, file exchanges and direct connections, limiting standardisation, visibility and reuse. </w:t>
      </w:r>
    </w:p>
    <w:p w14:paraId="43A11F2B" w14:textId="77777777" w:rsidR="0054724E" w:rsidRPr="00AC7387" w:rsidRDefault="0054724E" w:rsidP="00081715">
      <w:pPr>
        <w:rPr>
          <w:rFonts w:asciiTheme="minorHAnsi" w:hAnsiTheme="minorHAnsi"/>
          <w:sz w:val="20"/>
          <w:szCs w:val="20"/>
          <w:lang w:eastAsia="en-US"/>
        </w:rPr>
      </w:pPr>
    </w:p>
    <w:p w14:paraId="24AD16B2" w14:textId="5C2647E6" w:rsidR="00BD2B02" w:rsidRPr="00AC7387" w:rsidRDefault="00081715" w:rsidP="00081715">
      <w:pPr>
        <w:rPr>
          <w:rFonts w:asciiTheme="minorHAnsi" w:hAnsiTheme="minorHAnsi"/>
          <w:sz w:val="20"/>
          <w:szCs w:val="20"/>
          <w:lang w:eastAsia="en-US"/>
        </w:rPr>
      </w:pPr>
      <w:r w:rsidRPr="00AC7387">
        <w:rPr>
          <w:rFonts w:asciiTheme="minorHAnsi" w:hAnsiTheme="minorHAnsi"/>
          <w:sz w:val="20"/>
          <w:szCs w:val="20"/>
          <w:lang w:eastAsia="en-US"/>
        </w:rPr>
        <w:t>APIM is intended to add a central API layer for security, governance, monitoring and access management while complementing the existing integration estate.</w:t>
      </w:r>
      <w:r w:rsidR="00995429" w:rsidRPr="00AC7387">
        <w:rPr>
          <w:rFonts w:asciiTheme="minorHAnsi" w:hAnsiTheme="minorHAnsi"/>
          <w:sz w:val="20"/>
          <w:szCs w:val="20"/>
          <w:lang w:eastAsia="en-US"/>
        </w:rPr>
        <w:t xml:space="preserve"> </w:t>
      </w:r>
      <w:r w:rsidRPr="00AC7387">
        <w:rPr>
          <w:rFonts w:asciiTheme="minorHAnsi" w:hAnsiTheme="minorHAnsi"/>
          <w:sz w:val="20"/>
          <w:szCs w:val="20"/>
          <w:lang w:eastAsia="en-US"/>
        </w:rPr>
        <w:t>The SIF requests actionable architecture and governance guidance based on service-oriented architecture, reusable business-capability-aligned services and Azure PaaS. It positions APIM as the single API entry point and explicitly does not seek a general microservices architecture.</w:t>
      </w:r>
    </w:p>
    <w:p w14:paraId="5E9A9D58"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8" w:name="_Toc242719967"/>
      <w:commentRangeStart w:id="19"/>
      <w:commentRangeStart w:id="20"/>
      <w:commentRangeStart w:id="21"/>
      <w:r w:rsidRPr="00AC7387">
        <w:rPr>
          <w:rFonts w:asciiTheme="minorHAnsi" w:eastAsia="Times New Roman" w:hAnsiTheme="minorHAnsi" w:cs="Times New Roman"/>
          <w:b w:val="0"/>
          <w:color w:val="132040" w:themeColor="accent1" w:themeShade="BF"/>
          <w:sz w:val="24"/>
          <w:szCs w:val="26"/>
          <w:lang w:eastAsia="en-US"/>
        </w:rPr>
        <w:t>Scope</w:t>
      </w:r>
      <w:bookmarkEnd w:id="18"/>
      <w:commentRangeEnd w:id="19"/>
      <w:r w:rsidR="008B0393" w:rsidRPr="00AC7387">
        <w:rPr>
          <w:rStyle w:val="CommentReference"/>
          <w:rFonts w:asciiTheme="minorHAnsi" w:eastAsia="Times New Roman" w:hAnsiTheme="minorHAnsi" w:cs="Times New Roman"/>
          <w:b w:val="0"/>
          <w:color w:val="132040" w:themeColor="accent1" w:themeShade="BF"/>
          <w:sz w:val="24"/>
          <w:szCs w:val="26"/>
          <w:lang w:eastAsia="en-US"/>
        </w:rPr>
        <w:commentReference w:id="19"/>
      </w:r>
      <w:commentRangeEnd w:id="20"/>
      <w:r w:rsidR="00FB6101" w:rsidRPr="00AC7387">
        <w:rPr>
          <w:rStyle w:val="CommentReference"/>
          <w:rFonts w:asciiTheme="minorHAnsi" w:eastAsia="Times New Roman" w:hAnsiTheme="minorHAnsi" w:cs="Times New Roman"/>
          <w:b w:val="0"/>
          <w:color w:val="132040" w:themeColor="accent1" w:themeShade="BF"/>
          <w:sz w:val="24"/>
          <w:szCs w:val="26"/>
          <w:lang w:eastAsia="en-US"/>
        </w:rPr>
        <w:commentReference w:id="20"/>
      </w:r>
      <w:commentRangeEnd w:id="21"/>
      <w:r w:rsidR="00184AB5" w:rsidRPr="00AC7387">
        <w:rPr>
          <w:rStyle w:val="CommentReference"/>
          <w:rFonts w:asciiTheme="minorHAnsi" w:eastAsia="Times New Roman" w:hAnsiTheme="minorHAnsi" w:cs="Times New Roman"/>
          <w:b w:val="0"/>
          <w:color w:val="132040" w:themeColor="accent1" w:themeShade="BF"/>
          <w:sz w:val="24"/>
          <w:szCs w:val="26"/>
          <w:lang w:eastAsia="en-US"/>
        </w:rPr>
        <w:commentReference w:id="21"/>
      </w:r>
    </w:p>
    <w:p w14:paraId="1A44960D" w14:textId="65BFF5D1" w:rsidR="008632D7" w:rsidRPr="00AC7387" w:rsidRDefault="008632D7" w:rsidP="008632D7">
      <w:pPr>
        <w:rPr>
          <w:rFonts w:asciiTheme="minorHAnsi" w:hAnsiTheme="minorHAnsi"/>
          <w:sz w:val="20"/>
          <w:szCs w:val="20"/>
          <w:lang w:eastAsia="en-US"/>
        </w:rPr>
      </w:pPr>
      <w:r w:rsidRPr="00AC7387">
        <w:rPr>
          <w:rFonts w:asciiTheme="minorHAnsi" w:hAnsiTheme="minorHAnsi"/>
          <w:sz w:val="20"/>
          <w:szCs w:val="20"/>
          <w:lang w:eastAsia="en-US"/>
        </w:rPr>
        <w:t>This HLD includes:</w:t>
      </w:r>
      <w:r w:rsidR="0054724E" w:rsidRPr="00AC7387">
        <w:rPr>
          <w:rFonts w:asciiTheme="minorHAnsi" w:hAnsiTheme="minorHAnsi"/>
          <w:sz w:val="20"/>
          <w:szCs w:val="20"/>
          <w:lang w:eastAsia="en-US"/>
        </w:rPr>
        <w:br/>
      </w:r>
    </w:p>
    <w:p w14:paraId="543D3F2C"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APIM platform role and target architecture</w:t>
      </w:r>
    </w:p>
    <w:p w14:paraId="4CAD5BA4"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Developer portal and API discovery</w:t>
      </w:r>
    </w:p>
    <w:p w14:paraId="31A1888F"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Internal, partner and external API access</w:t>
      </w:r>
    </w:p>
    <w:p w14:paraId="1D009198"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Azure Front Door and WAF edge controls</w:t>
      </w:r>
    </w:p>
    <w:p w14:paraId="39DE3E2C"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Private, hybrid and public SaaS connectivity</w:t>
      </w:r>
    </w:p>
    <w:p w14:paraId="1E04028A" w14:textId="2D18455C"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Identity, authentication, authori</w:t>
      </w:r>
      <w:r w:rsidR="00082ABE" w:rsidRPr="00AC7387">
        <w:rPr>
          <w:rFonts w:asciiTheme="minorHAnsi" w:hAnsiTheme="minorHAnsi"/>
          <w:sz w:val="20"/>
          <w:szCs w:val="20"/>
          <w:lang w:eastAsia="en-US"/>
        </w:rPr>
        <w:t>z</w:t>
      </w:r>
      <w:r w:rsidRPr="00AC7387">
        <w:rPr>
          <w:rFonts w:asciiTheme="minorHAnsi" w:hAnsiTheme="minorHAnsi"/>
          <w:sz w:val="20"/>
          <w:szCs w:val="20"/>
          <w:lang w:eastAsia="en-US"/>
        </w:rPr>
        <w:t>ation context and secrets</w:t>
      </w:r>
    </w:p>
    <w:p w14:paraId="1AE238D5"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Products, subscriptions, groups and onboarding</w:t>
      </w:r>
    </w:p>
    <w:p w14:paraId="73AB0EE7"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API policy, lifecycle and versioning guardrails</w:t>
      </w:r>
    </w:p>
    <w:p w14:paraId="0467B7B9"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Environments, APIOps and release controls</w:t>
      </w:r>
    </w:p>
    <w:p w14:paraId="19FFD4CE"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Observability and operational telemetry</w:t>
      </w:r>
    </w:p>
    <w:p w14:paraId="069396D7" w14:textId="7777777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High availability, recovery, capacity and cost</w:t>
      </w:r>
    </w:p>
    <w:p w14:paraId="670E6BD4" w14:textId="5AB2AE97" w:rsidR="008632D7" w:rsidRPr="00AC7387" w:rsidRDefault="008632D7" w:rsidP="00B52B74">
      <w:pPr>
        <w:numPr>
          <w:ilvl w:val="0"/>
          <w:numId w:val="19"/>
        </w:numPr>
        <w:rPr>
          <w:rFonts w:asciiTheme="minorHAnsi" w:hAnsiTheme="minorHAnsi"/>
          <w:sz w:val="20"/>
          <w:szCs w:val="20"/>
          <w:lang w:eastAsia="en-US"/>
        </w:rPr>
      </w:pPr>
      <w:r w:rsidRPr="00AC7387">
        <w:rPr>
          <w:rFonts w:asciiTheme="minorHAnsi" w:hAnsiTheme="minorHAnsi"/>
          <w:sz w:val="20"/>
          <w:szCs w:val="20"/>
          <w:lang w:eastAsia="en-US"/>
        </w:rPr>
        <w:t>Governance, assumptions, risks, dependencies</w:t>
      </w:r>
    </w:p>
    <w:p w14:paraId="62E34E3F"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2" w:name="_Toc242719968"/>
      <w:r w:rsidRPr="00AC7387">
        <w:rPr>
          <w:rFonts w:asciiTheme="minorHAnsi" w:eastAsia="Times New Roman" w:hAnsiTheme="minorHAnsi" w:cs="Times New Roman"/>
          <w:b w:val="0"/>
          <w:color w:val="132040" w:themeColor="accent1" w:themeShade="BF"/>
          <w:sz w:val="24"/>
          <w:szCs w:val="26"/>
          <w:lang w:eastAsia="en-US"/>
        </w:rPr>
        <w:t>Out of Scope</w:t>
      </w:r>
      <w:bookmarkEnd w:id="22"/>
    </w:p>
    <w:p w14:paraId="453DB4CE"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The following are explicitly outside the scope of this High-Level Design and will be addressed through separate design, engineering or operational activities:</w:t>
      </w:r>
    </w:p>
    <w:p w14:paraId="6B4E2E95"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Detailed backend and application design.</w:t>
      </w:r>
      <w:r w:rsidRPr="00AC7387">
        <w:rPr>
          <w:rFonts w:asciiTheme="minorHAnsi" w:hAnsiTheme="minorHAnsi"/>
          <w:sz w:val="20"/>
          <w:szCs w:val="20"/>
        </w:rPr>
        <w:t xml:space="preserve"> The internal design, data models and integration logic of the backend systems exposed through APIM.</w:t>
      </w:r>
    </w:p>
    <w:p w14:paraId="315DEB9D"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Individual API specifications.</w:t>
      </w:r>
      <w:r w:rsidRPr="00AC7387">
        <w:rPr>
          <w:rFonts w:asciiTheme="minorHAnsi" w:hAnsiTheme="minorHAnsi"/>
          <w:sz w:val="20"/>
          <w:szCs w:val="20"/>
        </w:rPr>
        <w:t xml:space="preserve"> The detailed OpenAPI contract, request/response schema and policy configuration for each specific API, which are delivered per API during onboarding.</w:t>
      </w:r>
    </w:p>
    <w:p w14:paraId="7B24A5A5"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Device-level network configuration.</w:t>
      </w:r>
      <w:r w:rsidRPr="00AC7387">
        <w:rPr>
          <w:rFonts w:asciiTheme="minorHAnsi" w:hAnsiTheme="minorHAnsi"/>
          <w:sz w:val="20"/>
          <w:szCs w:val="20"/>
        </w:rPr>
        <w:t xml:space="preserve"> The specific rule configuration of the central firewall, routers and other network appliances, which remains with the network team.</w:t>
      </w:r>
    </w:p>
    <w:p w14:paraId="47F3B350"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Identity platform design.</w:t>
      </w:r>
      <w:r w:rsidRPr="00AC7387">
        <w:rPr>
          <w:rFonts w:asciiTheme="minorHAnsi" w:hAnsiTheme="minorHAnsi"/>
          <w:sz w:val="20"/>
          <w:szCs w:val="20"/>
        </w:rPr>
        <w:t xml:space="preserve"> The design of Microsoft Entra ID itself, tenant configuration and the broader identity estate, which APIM consumes as an existing service.</w:t>
      </w:r>
    </w:p>
    <w:p w14:paraId="6B32CE04"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3" w:name="_Toc242719969"/>
      <w:r w:rsidRPr="00AC7387">
        <w:rPr>
          <w:rFonts w:asciiTheme="minorHAnsi" w:eastAsia="Times New Roman" w:hAnsiTheme="minorHAnsi" w:cs="Times New Roman"/>
          <w:b w:val="0"/>
          <w:color w:val="132040" w:themeColor="accent1" w:themeShade="BF"/>
          <w:sz w:val="24"/>
          <w:szCs w:val="26"/>
          <w:lang w:eastAsia="en-US"/>
        </w:rPr>
        <w:t>Audience</w:t>
      </w:r>
      <w:bookmarkEnd w:id="23"/>
    </w:p>
    <w:p w14:paraId="17165402"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This document is intended for the Chaucer Technical Design Authority, enterprise and solution architects, and the platform, networking, security and integration teams who will build and operate the platform. It assumes familiarity with Azure and with enterprise integration concepts.</w:t>
      </w:r>
    </w:p>
    <w:p w14:paraId="4EA1A193"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4" w:name="_Toc242719970"/>
      <w:r w:rsidRPr="00AC7387">
        <w:rPr>
          <w:rFonts w:asciiTheme="minorHAnsi" w:eastAsia="Times New Roman" w:hAnsiTheme="minorHAnsi" w:cs="Times New Roman"/>
          <w:b w:val="0"/>
          <w:color w:val="132040" w:themeColor="accent1" w:themeShade="BF"/>
          <w:sz w:val="24"/>
          <w:szCs w:val="26"/>
          <w:lang w:eastAsia="en-US"/>
        </w:rPr>
        <w:t>Proposed Solution</w:t>
      </w:r>
      <w:bookmarkEnd w:id="24"/>
    </w:p>
    <w:p w14:paraId="77FE0156" w14:textId="2B783D4F" w:rsidR="00B725F3" w:rsidRPr="00AC7387" w:rsidRDefault="00B725F3" w:rsidP="003C0569">
      <w:pPr>
        <w:spacing w:after="140"/>
        <w:rPr>
          <w:rFonts w:asciiTheme="minorHAnsi" w:hAnsiTheme="minorHAnsi"/>
          <w:sz w:val="20"/>
          <w:szCs w:val="20"/>
        </w:rPr>
      </w:pPr>
      <w:r w:rsidRPr="00AC7387">
        <w:rPr>
          <w:rFonts w:asciiTheme="minorHAnsi" w:hAnsiTheme="minorHAnsi"/>
          <w:sz w:val="20"/>
          <w:szCs w:val="20"/>
        </w:rPr>
        <w:t>Adopt Azure API Management (APIM) Premium v2 as the strategic API gateway for Production and UAT environments, with Azure Front Door Premium and Web Application Firewall (WAF) providing the external ingress layer. Standardise on Microsoft Entra ID and OAuth 2.0 for API consumer authentication, Azure Key Vault for certificate and secret management, APIM Developer Portal as the standard API discovery and onboarding experience, and Terraform, Azure Repos, and Azure DevOps Pipelines for automated platform and API delivery</w:t>
      </w:r>
      <w:r w:rsidR="00CB2101" w:rsidRPr="00AC7387">
        <w:rPr>
          <w:rFonts w:asciiTheme="minorHAnsi" w:hAnsiTheme="minorHAnsi"/>
          <w:sz w:val="20"/>
          <w:szCs w:val="20"/>
        </w:rPr>
        <w:t xml:space="preserve"> conforming to the Microsoft Well-Architected Framework</w:t>
      </w:r>
      <w:r w:rsidRPr="00AC7387">
        <w:rPr>
          <w:rFonts w:asciiTheme="minorHAnsi" w:hAnsiTheme="minorHAnsi"/>
          <w:sz w:val="20"/>
          <w:szCs w:val="20"/>
        </w:rPr>
        <w:t>.</w:t>
      </w:r>
      <w:r w:rsidR="00383D25" w:rsidRPr="00AC7387">
        <w:rPr>
          <w:rFonts w:asciiTheme="minorHAnsi" w:hAnsiTheme="minorHAnsi"/>
          <w:sz w:val="20"/>
          <w:szCs w:val="20"/>
        </w:rPr>
        <w:t xml:space="preserve"> </w:t>
      </w:r>
    </w:p>
    <w:p w14:paraId="62DC8678" w14:textId="77777777" w:rsidR="00A425BD" w:rsidRPr="00AC7387" w:rsidRDefault="00A425BD" w:rsidP="003C0569">
      <w:pPr>
        <w:spacing w:after="140"/>
        <w:rPr>
          <w:rFonts w:asciiTheme="minorHAnsi" w:hAnsiTheme="minorHAnsi"/>
          <w:sz w:val="20"/>
          <w:szCs w:val="20"/>
        </w:rPr>
      </w:pPr>
    </w:p>
    <w:p w14:paraId="238FE02B" w14:textId="77777777" w:rsidR="00A164F1" w:rsidRPr="00AC7387" w:rsidRDefault="00A164F1">
      <w:pPr>
        <w:spacing w:after="165" w:line="259" w:lineRule="auto"/>
        <w:rPr>
          <w:rFonts w:asciiTheme="minorHAnsi" w:eastAsia="Noe Text Regular" w:hAnsiTheme="minorHAnsi" w:cs="Noe Text Regular"/>
          <w:color w:val="1E2761"/>
          <w:sz w:val="24"/>
          <w:szCs w:val="24"/>
          <w:lang w:eastAsia="en-US"/>
        </w:rPr>
      </w:pPr>
      <w:r w:rsidRPr="00AC7387">
        <w:rPr>
          <w:rFonts w:asciiTheme="minorHAnsi" w:hAnsiTheme="minorHAnsi"/>
          <w:b/>
          <w:bCs/>
          <w:lang w:eastAsia="en-US"/>
        </w:rPr>
        <w:br w:type="page"/>
      </w:r>
    </w:p>
    <w:p w14:paraId="53DDE2D7" w14:textId="299CCA03"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25" w:name="_Toc242719971"/>
      <w:r w:rsidRPr="00AC7387">
        <w:rPr>
          <w:rFonts w:asciiTheme="minorHAnsi" w:eastAsiaTheme="minorHAnsi" w:hAnsiTheme="minorHAnsi" w:cstheme="minorBidi"/>
          <w:b w:val="0"/>
          <w:bCs w:val="0"/>
          <w:color w:val="000000" w:themeColor="text1" w:themeShade="80"/>
          <w:szCs w:val="20"/>
          <w:lang w:eastAsia="en-US"/>
        </w:rPr>
        <w:t>Requirements</w:t>
      </w:r>
      <w:bookmarkEnd w:id="25"/>
    </w:p>
    <w:p w14:paraId="0254401B"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6" w:name="_Toc242719972"/>
      <w:r w:rsidRPr="00AC7387">
        <w:rPr>
          <w:rFonts w:asciiTheme="minorHAnsi" w:eastAsia="Times New Roman" w:hAnsiTheme="minorHAnsi" w:cs="Times New Roman"/>
          <w:b w:val="0"/>
          <w:color w:val="132040" w:themeColor="accent1" w:themeShade="BF"/>
          <w:sz w:val="24"/>
          <w:szCs w:val="26"/>
          <w:lang w:eastAsia="en-US"/>
        </w:rPr>
        <w:t>Source Requirements</w:t>
      </w:r>
      <w:bookmarkEnd w:id="26"/>
    </w:p>
    <w:p w14:paraId="752BF1CB" w14:textId="5A8616AF"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 xml:space="preserve">The requirements for the APIM platform are drawn from the Chaucer Systems Integration Framework (SIF) and the agreed scope for enterprise API management. They cover the secure exposure and consumption of APIs by internal and external consumers, authentication through Microsoft Entra ID and OAuth 2.0, protection of API endpoints from common web and API threats, high availability and </w:t>
      </w:r>
      <w:r w:rsidR="00FA4CF1" w:rsidRPr="00AC7387">
        <w:rPr>
          <w:rFonts w:asciiTheme="minorHAnsi" w:hAnsiTheme="minorHAnsi"/>
          <w:sz w:val="20"/>
          <w:szCs w:val="20"/>
        </w:rPr>
        <w:t>business continuity</w:t>
      </w:r>
      <w:r w:rsidRPr="00AC7387">
        <w:rPr>
          <w:rFonts w:asciiTheme="minorHAnsi" w:hAnsiTheme="minorHAnsi"/>
          <w:sz w:val="20"/>
          <w:szCs w:val="20"/>
        </w:rPr>
        <w:t>, observability, and cost-effective but segregated environments to support release management.</w:t>
      </w:r>
    </w:p>
    <w:p w14:paraId="31E7FC79"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Each source requirement is traced to the section of this document where it is designed and addressed in the Requirements Traceability matrix that follows.</w:t>
      </w:r>
    </w:p>
    <w:p w14:paraId="2BCD84F3" w14:textId="13AC4DC8"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7" w:name="_Toc242719973"/>
      <w:r w:rsidRPr="00AC7387">
        <w:rPr>
          <w:rFonts w:asciiTheme="minorHAnsi" w:eastAsia="Times New Roman" w:hAnsiTheme="minorHAnsi" w:cs="Times New Roman"/>
          <w:b w:val="0"/>
          <w:color w:val="132040" w:themeColor="accent1" w:themeShade="BF"/>
          <w:sz w:val="24"/>
          <w:szCs w:val="26"/>
          <w:lang w:eastAsia="en-US"/>
        </w:rPr>
        <w:t>Requirements Traceability</w:t>
      </w:r>
      <w:bookmarkEnd w:id="27"/>
    </w:p>
    <w:p w14:paraId="067233B3"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241"/>
        <w:gridCol w:w="2559"/>
      </w:tblGrid>
      <w:tr w:rsidR="00F550E5" w:rsidRPr="00AC7387" w14:paraId="33D68E6C" w14:textId="77777777" w:rsidTr="00FA679B">
        <w:trPr>
          <w:trHeight w:val="283"/>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361033"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Ref</w:t>
            </w:r>
          </w:p>
        </w:tc>
        <w:tc>
          <w:tcPr>
            <w:tcW w:w="6241"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3185AE1"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Requirement (from the SIF and Chaucer’s stated scope)</w:t>
            </w:r>
          </w:p>
        </w:tc>
        <w:tc>
          <w:tcPr>
            <w:tcW w:w="2559"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863483A"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Primarily addressed in</w:t>
            </w:r>
          </w:p>
        </w:tc>
      </w:tr>
      <w:tr w:rsidR="00F550E5" w:rsidRPr="00AC7387" w14:paraId="623E6938" w14:textId="77777777" w:rsidTr="00FA679B">
        <w:trPr>
          <w:trHeight w:val="283"/>
        </w:trPr>
        <w:tc>
          <w:tcPr>
            <w:tcW w:w="700" w:type="dxa"/>
            <w:tcMar>
              <w:top w:w="70" w:type="dxa"/>
              <w:left w:w="100" w:type="dxa"/>
              <w:bottom w:w="70" w:type="dxa"/>
              <w:right w:w="100" w:type="dxa"/>
            </w:tcMar>
          </w:tcPr>
          <w:p w14:paraId="4922854C" w14:textId="77777777" w:rsidR="00F550E5" w:rsidRPr="00AC7387" w:rsidRDefault="00F550E5" w:rsidP="00203EEB">
            <w:pPr>
              <w:rPr>
                <w:rFonts w:asciiTheme="minorHAnsi" w:hAnsiTheme="minorHAnsi"/>
              </w:rPr>
            </w:pPr>
            <w:r w:rsidRPr="00AC7387">
              <w:rPr>
                <w:rFonts w:asciiTheme="minorHAnsi" w:hAnsiTheme="minorHAnsi"/>
                <w:sz w:val="20"/>
                <w:szCs w:val="20"/>
              </w:rPr>
              <w:t>R1</w:t>
            </w:r>
          </w:p>
        </w:tc>
        <w:tc>
          <w:tcPr>
            <w:tcW w:w="6241" w:type="dxa"/>
            <w:tcMar>
              <w:top w:w="70" w:type="dxa"/>
              <w:left w:w="100" w:type="dxa"/>
              <w:bottom w:w="70" w:type="dxa"/>
              <w:right w:w="100" w:type="dxa"/>
            </w:tcMar>
          </w:tcPr>
          <w:p w14:paraId="4C609A10" w14:textId="77777777" w:rsidR="00F550E5" w:rsidRPr="00AC7387" w:rsidRDefault="00F550E5" w:rsidP="00203EEB">
            <w:pPr>
              <w:rPr>
                <w:rFonts w:asciiTheme="minorHAnsi" w:hAnsiTheme="minorHAnsi"/>
              </w:rPr>
            </w:pPr>
            <w:r w:rsidRPr="00AC7387">
              <w:rPr>
                <w:rFonts w:asciiTheme="minorHAnsi" w:hAnsiTheme="minorHAnsi"/>
                <w:sz w:val="20"/>
                <w:szCs w:val="20"/>
              </w:rPr>
              <w:t>Enable API discovery and consumption by internal and external users</w:t>
            </w:r>
          </w:p>
        </w:tc>
        <w:tc>
          <w:tcPr>
            <w:tcW w:w="2559" w:type="dxa"/>
            <w:tcMar>
              <w:top w:w="70" w:type="dxa"/>
              <w:left w:w="100" w:type="dxa"/>
              <w:bottom w:w="70" w:type="dxa"/>
              <w:right w:w="100" w:type="dxa"/>
            </w:tcMar>
          </w:tcPr>
          <w:p w14:paraId="31032F68" w14:textId="2185CD4C" w:rsidR="00F550E5" w:rsidRPr="00AC7387" w:rsidRDefault="002632CF" w:rsidP="00203EEB">
            <w:pPr>
              <w:rPr>
                <w:rFonts w:asciiTheme="minorHAnsi" w:hAnsiTheme="minorHAnsi"/>
              </w:rPr>
            </w:pPr>
            <w:hyperlink w:anchor="_API_Products,_Consumers" w:history="1">
              <w:r w:rsidRPr="00AC7387">
                <w:rPr>
                  <w:rFonts w:asciiTheme="minorHAnsi" w:hAnsiTheme="minorHAnsi"/>
                  <w:color w:val="0000FF"/>
                  <w:sz w:val="20"/>
                  <w:szCs w:val="20"/>
                  <w:u w:val="single"/>
                </w:rPr>
                <w:t>Section 9</w:t>
              </w:r>
            </w:hyperlink>
          </w:p>
        </w:tc>
      </w:tr>
      <w:tr w:rsidR="00F550E5" w:rsidRPr="00AC7387" w14:paraId="404DB96B" w14:textId="77777777" w:rsidTr="00FA679B">
        <w:trPr>
          <w:trHeight w:val="283"/>
        </w:trPr>
        <w:tc>
          <w:tcPr>
            <w:tcW w:w="700" w:type="dxa"/>
            <w:tcMar>
              <w:top w:w="70" w:type="dxa"/>
              <w:left w:w="100" w:type="dxa"/>
              <w:bottom w:w="70" w:type="dxa"/>
              <w:right w:w="100" w:type="dxa"/>
            </w:tcMar>
          </w:tcPr>
          <w:p w14:paraId="0F576B47" w14:textId="77777777" w:rsidR="00F550E5" w:rsidRPr="00AC7387" w:rsidRDefault="00F550E5" w:rsidP="00203EEB">
            <w:pPr>
              <w:rPr>
                <w:rFonts w:asciiTheme="minorHAnsi" w:hAnsiTheme="minorHAnsi"/>
              </w:rPr>
            </w:pPr>
            <w:r w:rsidRPr="00AC7387">
              <w:rPr>
                <w:rFonts w:asciiTheme="minorHAnsi" w:hAnsiTheme="minorHAnsi"/>
                <w:sz w:val="20"/>
                <w:szCs w:val="20"/>
              </w:rPr>
              <w:t>R2</w:t>
            </w:r>
          </w:p>
        </w:tc>
        <w:tc>
          <w:tcPr>
            <w:tcW w:w="6241" w:type="dxa"/>
            <w:tcMar>
              <w:top w:w="70" w:type="dxa"/>
              <w:left w:w="100" w:type="dxa"/>
              <w:bottom w:w="70" w:type="dxa"/>
              <w:right w:w="100" w:type="dxa"/>
            </w:tcMar>
          </w:tcPr>
          <w:p w14:paraId="27BB45C8" w14:textId="77777777" w:rsidR="00F550E5" w:rsidRPr="00AC7387" w:rsidRDefault="00F550E5" w:rsidP="00203EEB">
            <w:pPr>
              <w:rPr>
                <w:rFonts w:asciiTheme="minorHAnsi" w:hAnsiTheme="minorHAnsi"/>
              </w:rPr>
            </w:pPr>
            <w:r w:rsidRPr="00AC7387">
              <w:rPr>
                <w:rFonts w:asciiTheme="minorHAnsi" w:hAnsiTheme="minorHAnsi"/>
                <w:sz w:val="20"/>
                <w:szCs w:val="20"/>
              </w:rPr>
              <w:t>Provide secure access to services exposed by the API</w:t>
            </w:r>
          </w:p>
        </w:tc>
        <w:tc>
          <w:tcPr>
            <w:tcW w:w="2559" w:type="dxa"/>
            <w:tcMar>
              <w:top w:w="70" w:type="dxa"/>
              <w:left w:w="100" w:type="dxa"/>
              <w:bottom w:w="70" w:type="dxa"/>
              <w:right w:w="100" w:type="dxa"/>
            </w:tcMar>
          </w:tcPr>
          <w:p w14:paraId="5670CBF7" w14:textId="43468910" w:rsidR="00F550E5" w:rsidRPr="00AC7387" w:rsidRDefault="002632CF" w:rsidP="00203EEB">
            <w:pPr>
              <w:rPr>
                <w:rFonts w:asciiTheme="minorHAnsi" w:hAnsiTheme="minorHAnsi"/>
              </w:rPr>
            </w:pPr>
            <w:hyperlink w:anchor="_Security_and_Identity" w:history="1">
              <w:r w:rsidRPr="00AC7387">
                <w:rPr>
                  <w:rFonts w:asciiTheme="minorHAnsi" w:hAnsiTheme="minorHAnsi"/>
                  <w:color w:val="0000FF"/>
                  <w:sz w:val="20"/>
                  <w:szCs w:val="20"/>
                  <w:u w:val="single"/>
                </w:rPr>
                <w:t>Section 8</w:t>
              </w:r>
            </w:hyperlink>
          </w:p>
        </w:tc>
      </w:tr>
      <w:tr w:rsidR="00F550E5" w:rsidRPr="00AC7387" w14:paraId="5CD3D075" w14:textId="77777777" w:rsidTr="00FA679B">
        <w:trPr>
          <w:trHeight w:val="283"/>
        </w:trPr>
        <w:tc>
          <w:tcPr>
            <w:tcW w:w="700" w:type="dxa"/>
            <w:tcMar>
              <w:top w:w="70" w:type="dxa"/>
              <w:left w:w="100" w:type="dxa"/>
              <w:bottom w:w="70" w:type="dxa"/>
              <w:right w:w="100" w:type="dxa"/>
            </w:tcMar>
          </w:tcPr>
          <w:p w14:paraId="00CF0CED" w14:textId="77777777" w:rsidR="00F550E5" w:rsidRPr="00AC7387" w:rsidRDefault="00F550E5" w:rsidP="00203EEB">
            <w:pPr>
              <w:rPr>
                <w:rFonts w:asciiTheme="minorHAnsi" w:hAnsiTheme="minorHAnsi"/>
              </w:rPr>
            </w:pPr>
            <w:r w:rsidRPr="00AC7387">
              <w:rPr>
                <w:rFonts w:asciiTheme="minorHAnsi" w:hAnsiTheme="minorHAnsi"/>
                <w:sz w:val="20"/>
                <w:szCs w:val="20"/>
              </w:rPr>
              <w:t>R3</w:t>
            </w:r>
          </w:p>
        </w:tc>
        <w:tc>
          <w:tcPr>
            <w:tcW w:w="6241" w:type="dxa"/>
            <w:tcMar>
              <w:top w:w="70" w:type="dxa"/>
              <w:left w:w="100" w:type="dxa"/>
              <w:bottom w:w="70" w:type="dxa"/>
              <w:right w:w="100" w:type="dxa"/>
            </w:tcMar>
          </w:tcPr>
          <w:p w14:paraId="222F856A" w14:textId="77777777" w:rsidR="00F550E5" w:rsidRPr="00AC7387" w:rsidRDefault="00F550E5" w:rsidP="00203EEB">
            <w:pPr>
              <w:rPr>
                <w:rFonts w:asciiTheme="minorHAnsi" w:hAnsiTheme="minorHAnsi"/>
              </w:rPr>
            </w:pPr>
            <w:r w:rsidRPr="00AC7387">
              <w:rPr>
                <w:rFonts w:asciiTheme="minorHAnsi" w:hAnsiTheme="minorHAnsi"/>
                <w:sz w:val="20"/>
                <w:szCs w:val="20"/>
              </w:rPr>
              <w:t>Authentication approach (Azure Entra ID / OAuth 2.0)</w:t>
            </w:r>
          </w:p>
        </w:tc>
        <w:tc>
          <w:tcPr>
            <w:tcW w:w="2559" w:type="dxa"/>
            <w:tcMar>
              <w:top w:w="70" w:type="dxa"/>
              <w:left w:w="100" w:type="dxa"/>
              <w:bottom w:w="70" w:type="dxa"/>
              <w:right w:w="100" w:type="dxa"/>
            </w:tcMar>
          </w:tcPr>
          <w:p w14:paraId="141DF885" w14:textId="1220B50C" w:rsidR="00F550E5" w:rsidRPr="00AC7387" w:rsidRDefault="005A7D55" w:rsidP="00203EEB">
            <w:pPr>
              <w:rPr>
                <w:rFonts w:asciiTheme="minorHAnsi" w:hAnsiTheme="minorHAnsi"/>
              </w:rPr>
            </w:pPr>
            <w:hyperlink w:anchor="_Authentication_&amp;_Role" w:history="1">
              <w:r w:rsidRPr="00AC7387">
                <w:rPr>
                  <w:rFonts w:asciiTheme="minorHAnsi" w:hAnsiTheme="minorHAnsi"/>
                  <w:color w:val="0000FF"/>
                  <w:sz w:val="20"/>
                  <w:szCs w:val="20"/>
                  <w:u w:val="single"/>
                </w:rPr>
                <w:t>Section 8.2</w:t>
              </w:r>
            </w:hyperlink>
          </w:p>
        </w:tc>
      </w:tr>
      <w:tr w:rsidR="00F550E5" w:rsidRPr="00AC7387" w14:paraId="4C015C92" w14:textId="77777777" w:rsidTr="00FA679B">
        <w:trPr>
          <w:trHeight w:val="283"/>
        </w:trPr>
        <w:tc>
          <w:tcPr>
            <w:tcW w:w="700" w:type="dxa"/>
            <w:tcMar>
              <w:top w:w="70" w:type="dxa"/>
              <w:left w:w="100" w:type="dxa"/>
              <w:bottom w:w="70" w:type="dxa"/>
              <w:right w:w="100" w:type="dxa"/>
            </w:tcMar>
          </w:tcPr>
          <w:p w14:paraId="44F0FB4C" w14:textId="77777777" w:rsidR="00F550E5" w:rsidRPr="00AC7387" w:rsidRDefault="00F550E5" w:rsidP="00203EEB">
            <w:pPr>
              <w:rPr>
                <w:rFonts w:asciiTheme="minorHAnsi" w:hAnsiTheme="minorHAnsi"/>
              </w:rPr>
            </w:pPr>
            <w:r w:rsidRPr="00AC7387">
              <w:rPr>
                <w:rFonts w:asciiTheme="minorHAnsi" w:hAnsiTheme="minorHAnsi"/>
                <w:sz w:val="20"/>
                <w:szCs w:val="20"/>
              </w:rPr>
              <w:t>R4</w:t>
            </w:r>
          </w:p>
        </w:tc>
        <w:tc>
          <w:tcPr>
            <w:tcW w:w="6241" w:type="dxa"/>
            <w:tcMar>
              <w:top w:w="70" w:type="dxa"/>
              <w:left w:w="100" w:type="dxa"/>
              <w:bottom w:w="70" w:type="dxa"/>
              <w:right w:w="100" w:type="dxa"/>
            </w:tcMar>
          </w:tcPr>
          <w:p w14:paraId="6BE56C39" w14:textId="77777777" w:rsidR="00F550E5" w:rsidRPr="00AC7387" w:rsidRDefault="00F550E5" w:rsidP="00203EEB">
            <w:pPr>
              <w:rPr>
                <w:rFonts w:asciiTheme="minorHAnsi" w:hAnsiTheme="minorHAnsi"/>
              </w:rPr>
            </w:pPr>
            <w:r w:rsidRPr="00AC7387">
              <w:rPr>
                <w:rFonts w:asciiTheme="minorHAnsi" w:hAnsiTheme="minorHAnsi"/>
                <w:sz w:val="20"/>
                <w:szCs w:val="20"/>
              </w:rPr>
              <w:t>Allow controlled access to APIs from Chaucer private and public endpoints</w:t>
            </w:r>
          </w:p>
        </w:tc>
        <w:tc>
          <w:tcPr>
            <w:tcW w:w="2559" w:type="dxa"/>
            <w:tcMar>
              <w:top w:w="70" w:type="dxa"/>
              <w:left w:w="100" w:type="dxa"/>
              <w:bottom w:w="70" w:type="dxa"/>
              <w:right w:w="100" w:type="dxa"/>
            </w:tcMar>
          </w:tcPr>
          <w:p w14:paraId="5B75A9D6" w14:textId="7E412A20" w:rsidR="00F550E5" w:rsidRPr="00AC7387" w:rsidRDefault="001E3BE6" w:rsidP="00203EEB">
            <w:pPr>
              <w:rPr>
                <w:rFonts w:asciiTheme="minorHAnsi" w:hAnsiTheme="minorHAnsi"/>
              </w:rPr>
            </w:pPr>
            <w:hyperlink w:anchor="_Internal_Access" w:history="1">
              <w:r w:rsidRPr="00AC7387">
                <w:rPr>
                  <w:rFonts w:asciiTheme="minorHAnsi" w:hAnsiTheme="minorHAnsi"/>
                  <w:color w:val="0000FF"/>
                  <w:sz w:val="20"/>
                  <w:szCs w:val="20"/>
                  <w:u w:val="single"/>
                </w:rPr>
                <w:t>Section 6.2</w:t>
              </w:r>
            </w:hyperlink>
            <w:r w:rsidR="00F550E5" w:rsidRPr="00AC7387">
              <w:rPr>
                <w:rFonts w:asciiTheme="minorHAnsi" w:hAnsiTheme="minorHAnsi"/>
                <w:sz w:val="20"/>
                <w:szCs w:val="20"/>
              </w:rPr>
              <w:t xml:space="preserve">, </w:t>
            </w:r>
            <w:hyperlink w:anchor="_External_Access" w:history="1">
              <w:r w:rsidR="00700FFC" w:rsidRPr="00AC7387">
                <w:rPr>
                  <w:rFonts w:asciiTheme="minorHAnsi" w:hAnsiTheme="minorHAnsi"/>
                  <w:color w:val="0000FF"/>
                  <w:sz w:val="20"/>
                  <w:szCs w:val="20"/>
                  <w:u w:val="single"/>
                </w:rPr>
                <w:t>Section 6.3</w:t>
              </w:r>
            </w:hyperlink>
            <w:r w:rsidR="00F550E5" w:rsidRPr="00AC7387">
              <w:rPr>
                <w:rFonts w:asciiTheme="minorHAnsi" w:hAnsiTheme="minorHAnsi"/>
                <w:sz w:val="20"/>
                <w:szCs w:val="20"/>
              </w:rPr>
              <w:t xml:space="preserve">, </w:t>
            </w:r>
            <w:hyperlink w:anchor="_Network_and_Connectivity" w:history="1">
              <w:r w:rsidR="00F550E5" w:rsidRPr="00AC7387">
                <w:rPr>
                  <w:rFonts w:asciiTheme="minorHAnsi" w:hAnsiTheme="minorHAnsi"/>
                  <w:color w:val="0000FF"/>
                  <w:sz w:val="20"/>
                  <w:szCs w:val="20"/>
                  <w:u w:val="single"/>
                </w:rPr>
                <w:t>Section 7</w:t>
              </w:r>
            </w:hyperlink>
          </w:p>
        </w:tc>
      </w:tr>
      <w:tr w:rsidR="00F550E5" w:rsidRPr="00AC7387" w14:paraId="2E7C8654" w14:textId="77777777" w:rsidTr="00FA679B">
        <w:trPr>
          <w:trHeight w:val="283"/>
        </w:trPr>
        <w:tc>
          <w:tcPr>
            <w:tcW w:w="700" w:type="dxa"/>
            <w:tcMar>
              <w:top w:w="70" w:type="dxa"/>
              <w:left w:w="100" w:type="dxa"/>
              <w:bottom w:w="70" w:type="dxa"/>
              <w:right w:w="100" w:type="dxa"/>
            </w:tcMar>
          </w:tcPr>
          <w:p w14:paraId="6B49211B" w14:textId="77777777" w:rsidR="00F550E5" w:rsidRPr="00AC7387" w:rsidRDefault="00F550E5" w:rsidP="00203EEB">
            <w:pPr>
              <w:rPr>
                <w:rFonts w:asciiTheme="minorHAnsi" w:hAnsiTheme="minorHAnsi"/>
              </w:rPr>
            </w:pPr>
            <w:r w:rsidRPr="00AC7387">
              <w:rPr>
                <w:rFonts w:asciiTheme="minorHAnsi" w:hAnsiTheme="minorHAnsi"/>
                <w:sz w:val="20"/>
                <w:szCs w:val="20"/>
              </w:rPr>
              <w:t>R5</w:t>
            </w:r>
          </w:p>
        </w:tc>
        <w:tc>
          <w:tcPr>
            <w:tcW w:w="6241" w:type="dxa"/>
            <w:tcMar>
              <w:top w:w="70" w:type="dxa"/>
              <w:left w:w="100" w:type="dxa"/>
              <w:bottom w:w="70" w:type="dxa"/>
              <w:right w:w="100" w:type="dxa"/>
            </w:tcMar>
          </w:tcPr>
          <w:p w14:paraId="6F88015E" w14:textId="235F872C" w:rsidR="00F550E5" w:rsidRPr="00AC7387" w:rsidRDefault="00F550E5" w:rsidP="00203EEB">
            <w:pPr>
              <w:rPr>
                <w:rFonts w:asciiTheme="minorHAnsi" w:hAnsiTheme="minorHAnsi"/>
              </w:rPr>
            </w:pPr>
            <w:r w:rsidRPr="00AC7387">
              <w:rPr>
                <w:rFonts w:asciiTheme="minorHAnsi" w:hAnsiTheme="minorHAnsi"/>
                <w:sz w:val="20"/>
                <w:szCs w:val="20"/>
              </w:rPr>
              <w:t xml:space="preserve">Provide access to backend APIs from Chaucer networks (Azure </w:t>
            </w:r>
            <w:r w:rsidR="005D44FB" w:rsidRPr="00AC7387">
              <w:rPr>
                <w:rFonts w:asciiTheme="minorHAnsi" w:hAnsiTheme="minorHAnsi"/>
                <w:sz w:val="20"/>
                <w:szCs w:val="20"/>
              </w:rPr>
              <w:t>VNet</w:t>
            </w:r>
            <w:r w:rsidRPr="00AC7387">
              <w:rPr>
                <w:rFonts w:asciiTheme="minorHAnsi" w:hAnsiTheme="minorHAnsi"/>
                <w:sz w:val="20"/>
                <w:szCs w:val="20"/>
              </w:rPr>
              <w:t>, Azure PaaS, public SaaS)</w:t>
            </w:r>
          </w:p>
        </w:tc>
        <w:tc>
          <w:tcPr>
            <w:tcW w:w="2559" w:type="dxa"/>
            <w:tcMar>
              <w:top w:w="70" w:type="dxa"/>
              <w:left w:w="100" w:type="dxa"/>
              <w:bottom w:w="70" w:type="dxa"/>
              <w:right w:w="100" w:type="dxa"/>
            </w:tcMar>
          </w:tcPr>
          <w:p w14:paraId="4FA95707" w14:textId="4DFF7524" w:rsidR="00F550E5" w:rsidRPr="00AC7387" w:rsidRDefault="007B178C" w:rsidP="00203EEB">
            <w:pPr>
              <w:rPr>
                <w:rFonts w:asciiTheme="minorHAnsi" w:hAnsiTheme="minorHAnsi"/>
              </w:rPr>
            </w:pPr>
            <w:hyperlink w:anchor="_Network_and_Connectivity" w:history="1">
              <w:r w:rsidRPr="00AC7387">
                <w:rPr>
                  <w:rFonts w:asciiTheme="minorHAnsi" w:hAnsiTheme="minorHAnsi"/>
                  <w:color w:val="0000FF"/>
                  <w:sz w:val="20"/>
                  <w:szCs w:val="20"/>
                  <w:u w:val="single"/>
                </w:rPr>
                <w:t>Section 7</w:t>
              </w:r>
            </w:hyperlink>
          </w:p>
        </w:tc>
      </w:tr>
      <w:tr w:rsidR="00F550E5" w:rsidRPr="00AC7387" w14:paraId="6EC2C3ED" w14:textId="77777777" w:rsidTr="00FA679B">
        <w:trPr>
          <w:trHeight w:val="283"/>
        </w:trPr>
        <w:tc>
          <w:tcPr>
            <w:tcW w:w="700" w:type="dxa"/>
            <w:tcMar>
              <w:top w:w="70" w:type="dxa"/>
              <w:left w:w="100" w:type="dxa"/>
              <w:bottom w:w="70" w:type="dxa"/>
              <w:right w:w="100" w:type="dxa"/>
            </w:tcMar>
          </w:tcPr>
          <w:p w14:paraId="7A3A15BC" w14:textId="77777777" w:rsidR="00F550E5" w:rsidRPr="00AC7387" w:rsidRDefault="00F550E5" w:rsidP="00203EEB">
            <w:pPr>
              <w:rPr>
                <w:rFonts w:asciiTheme="minorHAnsi" w:hAnsiTheme="minorHAnsi"/>
              </w:rPr>
            </w:pPr>
            <w:r w:rsidRPr="00AC7387">
              <w:rPr>
                <w:rFonts w:asciiTheme="minorHAnsi" w:hAnsiTheme="minorHAnsi"/>
                <w:sz w:val="20"/>
                <w:szCs w:val="20"/>
              </w:rPr>
              <w:t>R6</w:t>
            </w:r>
          </w:p>
        </w:tc>
        <w:tc>
          <w:tcPr>
            <w:tcW w:w="6241" w:type="dxa"/>
            <w:tcMar>
              <w:top w:w="70" w:type="dxa"/>
              <w:left w:w="100" w:type="dxa"/>
              <w:bottom w:w="70" w:type="dxa"/>
              <w:right w:w="100" w:type="dxa"/>
            </w:tcMar>
          </w:tcPr>
          <w:p w14:paraId="2160C99B" w14:textId="10E2CA7D" w:rsidR="00F550E5" w:rsidRPr="00AC7387" w:rsidRDefault="00F550E5" w:rsidP="00203EEB">
            <w:pPr>
              <w:rPr>
                <w:rFonts w:asciiTheme="minorHAnsi" w:hAnsiTheme="minorHAnsi"/>
              </w:rPr>
            </w:pPr>
            <w:r w:rsidRPr="00AC7387">
              <w:rPr>
                <w:rFonts w:asciiTheme="minorHAnsi" w:hAnsiTheme="minorHAnsi"/>
                <w:sz w:val="20"/>
                <w:szCs w:val="20"/>
              </w:rPr>
              <w:t xml:space="preserve">Protect API endpoints from common web and API hacking techniques, </w:t>
            </w:r>
            <w:r w:rsidR="00A6605F">
              <w:rPr>
                <w:rFonts w:asciiTheme="minorHAnsi" w:hAnsiTheme="minorHAnsi"/>
                <w:sz w:val="20"/>
                <w:szCs w:val="20"/>
              </w:rPr>
              <w:t>li</w:t>
            </w:r>
            <w:r w:rsidR="001B54FA">
              <w:rPr>
                <w:rFonts w:asciiTheme="minorHAnsi" w:hAnsiTheme="minorHAnsi"/>
                <w:sz w:val="20"/>
                <w:szCs w:val="20"/>
              </w:rPr>
              <w:t>ke</w:t>
            </w:r>
            <w:r w:rsidRPr="00AC7387">
              <w:rPr>
                <w:rFonts w:asciiTheme="minorHAnsi" w:hAnsiTheme="minorHAnsi"/>
                <w:sz w:val="20"/>
                <w:szCs w:val="20"/>
              </w:rPr>
              <w:t xml:space="preserve"> DDoS and OWASP Top 10</w:t>
            </w:r>
          </w:p>
        </w:tc>
        <w:tc>
          <w:tcPr>
            <w:tcW w:w="2559" w:type="dxa"/>
            <w:tcMar>
              <w:top w:w="70" w:type="dxa"/>
              <w:left w:w="100" w:type="dxa"/>
              <w:bottom w:w="70" w:type="dxa"/>
              <w:right w:w="100" w:type="dxa"/>
            </w:tcMar>
          </w:tcPr>
          <w:p w14:paraId="1922FFF9" w14:textId="47BDB17A" w:rsidR="00F550E5" w:rsidRPr="00AC7387" w:rsidRDefault="0006356C" w:rsidP="00203EEB">
            <w:pPr>
              <w:rPr>
                <w:rFonts w:asciiTheme="minorHAnsi" w:hAnsiTheme="minorHAnsi"/>
              </w:rPr>
            </w:pPr>
            <w:hyperlink w:anchor="_Edge_Controls" w:history="1">
              <w:r w:rsidRPr="00AC7387">
                <w:rPr>
                  <w:rFonts w:asciiTheme="minorHAnsi" w:hAnsiTheme="minorHAnsi"/>
                  <w:color w:val="0000FF"/>
                  <w:sz w:val="20"/>
                  <w:szCs w:val="20"/>
                  <w:u w:val="single"/>
                </w:rPr>
                <w:t>Section 6.</w:t>
              </w:r>
              <w:r w:rsidR="00E6341E">
                <w:rPr>
                  <w:rFonts w:asciiTheme="minorHAnsi" w:hAnsiTheme="minorHAnsi"/>
                  <w:color w:val="0000FF"/>
                  <w:sz w:val="20"/>
                  <w:szCs w:val="20"/>
                  <w:u w:val="single"/>
                </w:rPr>
                <w:t>5</w:t>
              </w:r>
            </w:hyperlink>
            <w:r w:rsidR="00F550E5" w:rsidRPr="00AC7387">
              <w:rPr>
                <w:rFonts w:asciiTheme="minorHAnsi" w:hAnsiTheme="minorHAnsi"/>
                <w:sz w:val="20"/>
                <w:szCs w:val="20"/>
              </w:rPr>
              <w:t xml:space="preserve">, </w:t>
            </w:r>
            <w:hyperlink w:anchor="_Security_Model" w:history="1">
              <w:r w:rsidR="00210E68" w:rsidRPr="00AC7387">
                <w:rPr>
                  <w:rFonts w:asciiTheme="minorHAnsi" w:hAnsiTheme="minorHAnsi"/>
                  <w:color w:val="0000FF"/>
                  <w:sz w:val="20"/>
                  <w:szCs w:val="20"/>
                  <w:u w:val="single"/>
                </w:rPr>
                <w:t>Section 8.1</w:t>
              </w:r>
            </w:hyperlink>
          </w:p>
        </w:tc>
      </w:tr>
      <w:tr w:rsidR="00F550E5" w:rsidRPr="00AC7387" w14:paraId="0F34BE84" w14:textId="77777777" w:rsidTr="00FA679B">
        <w:trPr>
          <w:trHeight w:val="283"/>
        </w:trPr>
        <w:tc>
          <w:tcPr>
            <w:tcW w:w="700" w:type="dxa"/>
            <w:tcMar>
              <w:top w:w="70" w:type="dxa"/>
              <w:left w:w="100" w:type="dxa"/>
              <w:bottom w:w="70" w:type="dxa"/>
              <w:right w:w="100" w:type="dxa"/>
            </w:tcMar>
          </w:tcPr>
          <w:p w14:paraId="40E35E72" w14:textId="77777777" w:rsidR="00F550E5" w:rsidRPr="00AC7387" w:rsidRDefault="00F550E5" w:rsidP="00203EEB">
            <w:pPr>
              <w:rPr>
                <w:rFonts w:asciiTheme="minorHAnsi" w:hAnsiTheme="minorHAnsi"/>
              </w:rPr>
            </w:pPr>
            <w:r w:rsidRPr="00AC7387">
              <w:rPr>
                <w:rFonts w:asciiTheme="minorHAnsi" w:hAnsiTheme="minorHAnsi"/>
                <w:sz w:val="20"/>
                <w:szCs w:val="20"/>
              </w:rPr>
              <w:t>R7</w:t>
            </w:r>
          </w:p>
        </w:tc>
        <w:tc>
          <w:tcPr>
            <w:tcW w:w="6241" w:type="dxa"/>
            <w:tcMar>
              <w:top w:w="70" w:type="dxa"/>
              <w:left w:w="100" w:type="dxa"/>
              <w:bottom w:w="70" w:type="dxa"/>
              <w:right w:w="100" w:type="dxa"/>
            </w:tcMar>
          </w:tcPr>
          <w:p w14:paraId="6DAB2549" w14:textId="77777777" w:rsidR="00F550E5" w:rsidRPr="00AC7387" w:rsidRDefault="00F550E5" w:rsidP="00203EEB">
            <w:pPr>
              <w:rPr>
                <w:rFonts w:asciiTheme="minorHAnsi" w:hAnsiTheme="minorHAnsi"/>
              </w:rPr>
            </w:pPr>
            <w:r w:rsidRPr="00AC7387">
              <w:rPr>
                <w:rFonts w:asciiTheme="minorHAnsi" w:hAnsiTheme="minorHAnsi"/>
                <w:sz w:val="20"/>
                <w:szCs w:val="20"/>
              </w:rPr>
              <w:t>Provide a robust service with High Availability</w:t>
            </w:r>
          </w:p>
        </w:tc>
        <w:tc>
          <w:tcPr>
            <w:tcW w:w="2559" w:type="dxa"/>
            <w:tcMar>
              <w:top w:w="70" w:type="dxa"/>
              <w:left w:w="100" w:type="dxa"/>
              <w:bottom w:w="70" w:type="dxa"/>
              <w:right w:w="100" w:type="dxa"/>
            </w:tcMar>
          </w:tcPr>
          <w:p w14:paraId="59C2549C" w14:textId="4BCC8960" w:rsidR="00F550E5" w:rsidRPr="00AC7387" w:rsidRDefault="00240725" w:rsidP="00203EEB">
            <w:pPr>
              <w:rPr>
                <w:rFonts w:asciiTheme="minorHAnsi" w:hAnsiTheme="minorHAnsi"/>
              </w:rPr>
            </w:pPr>
            <w:hyperlink w:anchor="_Resilience_Tiers" w:history="1">
              <w:r w:rsidRPr="00AC7387">
                <w:rPr>
                  <w:rFonts w:asciiTheme="minorHAnsi" w:hAnsiTheme="minorHAnsi"/>
                  <w:color w:val="0000FF"/>
                  <w:sz w:val="20"/>
                  <w:szCs w:val="20"/>
                  <w:u w:val="single"/>
                </w:rPr>
                <w:t>Section 13.1</w:t>
              </w:r>
            </w:hyperlink>
          </w:p>
        </w:tc>
      </w:tr>
      <w:tr w:rsidR="00F550E5" w:rsidRPr="00AC7387" w14:paraId="1CED6C85" w14:textId="77777777" w:rsidTr="00FA679B">
        <w:trPr>
          <w:trHeight w:val="283"/>
        </w:trPr>
        <w:tc>
          <w:tcPr>
            <w:tcW w:w="700" w:type="dxa"/>
            <w:tcMar>
              <w:top w:w="70" w:type="dxa"/>
              <w:left w:w="100" w:type="dxa"/>
              <w:bottom w:w="70" w:type="dxa"/>
              <w:right w:w="100" w:type="dxa"/>
            </w:tcMar>
          </w:tcPr>
          <w:p w14:paraId="757D7942" w14:textId="77777777" w:rsidR="00F550E5" w:rsidRPr="00AC7387" w:rsidRDefault="00F550E5" w:rsidP="00203EEB">
            <w:pPr>
              <w:rPr>
                <w:rFonts w:asciiTheme="minorHAnsi" w:hAnsiTheme="minorHAnsi"/>
              </w:rPr>
            </w:pPr>
            <w:r w:rsidRPr="00AC7387">
              <w:rPr>
                <w:rFonts w:asciiTheme="minorHAnsi" w:hAnsiTheme="minorHAnsi"/>
                <w:sz w:val="20"/>
                <w:szCs w:val="20"/>
              </w:rPr>
              <w:t>R8</w:t>
            </w:r>
          </w:p>
        </w:tc>
        <w:tc>
          <w:tcPr>
            <w:tcW w:w="6241" w:type="dxa"/>
            <w:tcMar>
              <w:top w:w="70" w:type="dxa"/>
              <w:left w:w="100" w:type="dxa"/>
              <w:bottom w:w="70" w:type="dxa"/>
              <w:right w:w="100" w:type="dxa"/>
            </w:tcMar>
          </w:tcPr>
          <w:p w14:paraId="69A1D8BA" w14:textId="77777777" w:rsidR="00F550E5" w:rsidRPr="00AC7387" w:rsidRDefault="00F550E5" w:rsidP="00203EEB">
            <w:pPr>
              <w:rPr>
                <w:rFonts w:asciiTheme="minorHAnsi" w:hAnsiTheme="minorHAnsi"/>
              </w:rPr>
            </w:pPr>
            <w:r w:rsidRPr="00AC7387">
              <w:rPr>
                <w:rFonts w:asciiTheme="minorHAnsi" w:hAnsiTheme="minorHAnsi"/>
                <w:sz w:val="20"/>
                <w:szCs w:val="20"/>
              </w:rPr>
              <w:t>Provide backup and disaster recovery</w:t>
            </w:r>
          </w:p>
        </w:tc>
        <w:tc>
          <w:tcPr>
            <w:tcW w:w="2559" w:type="dxa"/>
            <w:tcMar>
              <w:top w:w="70" w:type="dxa"/>
              <w:left w:w="100" w:type="dxa"/>
              <w:bottom w:w="70" w:type="dxa"/>
              <w:right w:w="100" w:type="dxa"/>
            </w:tcMar>
          </w:tcPr>
          <w:p w14:paraId="01044C3D" w14:textId="7EAE85B8" w:rsidR="00F550E5" w:rsidRPr="00AC7387" w:rsidRDefault="0047100A" w:rsidP="00203EEB">
            <w:pPr>
              <w:rPr>
                <w:rFonts w:asciiTheme="minorHAnsi" w:hAnsiTheme="minorHAnsi"/>
              </w:rPr>
            </w:pPr>
            <w:hyperlink w:anchor="_Backup,_Restore_and" w:history="1">
              <w:r w:rsidRPr="00AC7387">
                <w:rPr>
                  <w:rFonts w:asciiTheme="minorHAnsi" w:hAnsiTheme="minorHAnsi"/>
                  <w:color w:val="0000FF"/>
                  <w:sz w:val="20"/>
                  <w:szCs w:val="20"/>
                  <w:u w:val="single"/>
                </w:rPr>
                <w:t>Section 13.3</w:t>
              </w:r>
            </w:hyperlink>
            <w:r w:rsidR="001E432A" w:rsidRPr="00AC7387">
              <w:rPr>
                <w:rFonts w:asciiTheme="minorHAnsi" w:hAnsiTheme="minorHAnsi"/>
              </w:rPr>
              <w:t xml:space="preserve">, </w:t>
            </w:r>
            <w:hyperlink w:anchor="_RTO_and_RPO" w:history="1">
              <w:r w:rsidR="001E432A" w:rsidRPr="00AC7387">
                <w:rPr>
                  <w:rFonts w:asciiTheme="minorHAnsi" w:hAnsiTheme="minorHAnsi"/>
                  <w:color w:val="0000FF"/>
                  <w:sz w:val="20"/>
                  <w:szCs w:val="20"/>
                  <w:u w:val="single"/>
                </w:rPr>
                <w:t>Section 13.4</w:t>
              </w:r>
            </w:hyperlink>
          </w:p>
        </w:tc>
      </w:tr>
      <w:tr w:rsidR="00F550E5" w:rsidRPr="00AC7387" w14:paraId="7F1D6DFF" w14:textId="77777777" w:rsidTr="00FA679B">
        <w:trPr>
          <w:trHeight w:val="283"/>
        </w:trPr>
        <w:tc>
          <w:tcPr>
            <w:tcW w:w="700" w:type="dxa"/>
            <w:tcMar>
              <w:top w:w="70" w:type="dxa"/>
              <w:left w:w="100" w:type="dxa"/>
              <w:bottom w:w="70" w:type="dxa"/>
              <w:right w:w="100" w:type="dxa"/>
            </w:tcMar>
          </w:tcPr>
          <w:p w14:paraId="5B68F22C" w14:textId="77777777" w:rsidR="00F550E5" w:rsidRPr="00AC7387" w:rsidRDefault="00F550E5" w:rsidP="00203EEB">
            <w:pPr>
              <w:rPr>
                <w:rFonts w:asciiTheme="minorHAnsi" w:hAnsiTheme="minorHAnsi"/>
              </w:rPr>
            </w:pPr>
            <w:r w:rsidRPr="00AC7387">
              <w:rPr>
                <w:rFonts w:asciiTheme="minorHAnsi" w:hAnsiTheme="minorHAnsi"/>
                <w:sz w:val="20"/>
                <w:szCs w:val="20"/>
              </w:rPr>
              <w:t>R9</w:t>
            </w:r>
          </w:p>
        </w:tc>
        <w:tc>
          <w:tcPr>
            <w:tcW w:w="6241" w:type="dxa"/>
            <w:tcMar>
              <w:top w:w="70" w:type="dxa"/>
              <w:left w:w="100" w:type="dxa"/>
              <w:bottom w:w="70" w:type="dxa"/>
              <w:right w:w="100" w:type="dxa"/>
            </w:tcMar>
          </w:tcPr>
          <w:p w14:paraId="641F6EBE" w14:textId="77777777" w:rsidR="00F550E5" w:rsidRPr="00AC7387" w:rsidRDefault="00F550E5" w:rsidP="00203EEB">
            <w:pPr>
              <w:rPr>
                <w:rFonts w:asciiTheme="minorHAnsi" w:hAnsiTheme="minorHAnsi"/>
              </w:rPr>
            </w:pPr>
            <w:r w:rsidRPr="00AC7387">
              <w:rPr>
                <w:rFonts w:asciiTheme="minorHAnsi" w:hAnsiTheme="minorHAnsi"/>
                <w:sz w:val="20"/>
                <w:szCs w:val="20"/>
              </w:rPr>
              <w:t>Detail HLD-relevant versioning and lifecycle</w:t>
            </w:r>
          </w:p>
        </w:tc>
        <w:tc>
          <w:tcPr>
            <w:tcW w:w="2559" w:type="dxa"/>
            <w:tcMar>
              <w:top w:w="70" w:type="dxa"/>
              <w:left w:w="100" w:type="dxa"/>
              <w:bottom w:w="70" w:type="dxa"/>
              <w:right w:w="100" w:type="dxa"/>
            </w:tcMar>
          </w:tcPr>
          <w:p w14:paraId="24E84EA2" w14:textId="56D33DFF" w:rsidR="00F550E5" w:rsidRPr="00AC7387" w:rsidRDefault="00FD1372" w:rsidP="00203EEB">
            <w:pPr>
              <w:rPr>
                <w:rFonts w:asciiTheme="minorHAnsi" w:hAnsiTheme="minorHAnsi"/>
              </w:rPr>
            </w:pPr>
            <w:hyperlink w:anchor="_Lifecycle_and_Versioning" w:history="1">
              <w:r w:rsidRPr="00AC7387">
                <w:rPr>
                  <w:rFonts w:asciiTheme="minorHAnsi" w:hAnsiTheme="minorHAnsi"/>
                  <w:color w:val="0000FF"/>
                  <w:sz w:val="20"/>
                  <w:szCs w:val="20"/>
                  <w:u w:val="single"/>
                </w:rPr>
                <w:t>Section 10.</w:t>
              </w:r>
              <w:r w:rsidR="00A5164A">
                <w:rPr>
                  <w:rFonts w:asciiTheme="minorHAnsi" w:hAnsiTheme="minorHAnsi"/>
                  <w:color w:val="0000FF"/>
                  <w:sz w:val="20"/>
                  <w:szCs w:val="20"/>
                  <w:u w:val="single"/>
                </w:rPr>
                <w:t>4</w:t>
              </w:r>
            </w:hyperlink>
          </w:p>
        </w:tc>
      </w:tr>
      <w:tr w:rsidR="00F550E5" w:rsidRPr="00AC7387" w14:paraId="646EA954" w14:textId="77777777" w:rsidTr="00FA679B">
        <w:trPr>
          <w:trHeight w:val="283"/>
        </w:trPr>
        <w:tc>
          <w:tcPr>
            <w:tcW w:w="700" w:type="dxa"/>
            <w:tcMar>
              <w:top w:w="70" w:type="dxa"/>
              <w:left w:w="100" w:type="dxa"/>
              <w:bottom w:w="70" w:type="dxa"/>
              <w:right w:w="100" w:type="dxa"/>
            </w:tcMar>
          </w:tcPr>
          <w:p w14:paraId="2711C4FA" w14:textId="77777777" w:rsidR="00F550E5" w:rsidRPr="00AC7387" w:rsidRDefault="00F550E5" w:rsidP="00203EEB">
            <w:pPr>
              <w:rPr>
                <w:rFonts w:asciiTheme="minorHAnsi" w:hAnsiTheme="minorHAnsi"/>
              </w:rPr>
            </w:pPr>
            <w:r w:rsidRPr="00AC7387">
              <w:rPr>
                <w:rFonts w:asciiTheme="minorHAnsi" w:hAnsiTheme="minorHAnsi"/>
                <w:sz w:val="20"/>
                <w:szCs w:val="20"/>
              </w:rPr>
              <w:t>R10</w:t>
            </w:r>
          </w:p>
        </w:tc>
        <w:tc>
          <w:tcPr>
            <w:tcW w:w="6241" w:type="dxa"/>
            <w:tcMar>
              <w:top w:w="70" w:type="dxa"/>
              <w:left w:w="100" w:type="dxa"/>
              <w:bottom w:w="70" w:type="dxa"/>
              <w:right w:w="100" w:type="dxa"/>
            </w:tcMar>
          </w:tcPr>
          <w:p w14:paraId="6FBE6FAD" w14:textId="77777777" w:rsidR="00F550E5" w:rsidRPr="00AC7387" w:rsidRDefault="00F550E5" w:rsidP="00203EEB">
            <w:pPr>
              <w:rPr>
                <w:rFonts w:asciiTheme="minorHAnsi" w:hAnsiTheme="minorHAnsi"/>
              </w:rPr>
            </w:pPr>
            <w:r w:rsidRPr="00AC7387">
              <w:rPr>
                <w:rFonts w:asciiTheme="minorHAnsi" w:hAnsiTheme="minorHAnsi"/>
                <w:sz w:val="20"/>
                <w:szCs w:val="20"/>
              </w:rPr>
              <w:t>Detail HLD-relevant observability and policies</w:t>
            </w:r>
          </w:p>
        </w:tc>
        <w:tc>
          <w:tcPr>
            <w:tcW w:w="2559" w:type="dxa"/>
            <w:tcMar>
              <w:top w:w="70" w:type="dxa"/>
              <w:left w:w="100" w:type="dxa"/>
              <w:bottom w:w="70" w:type="dxa"/>
              <w:right w:w="100" w:type="dxa"/>
            </w:tcMar>
          </w:tcPr>
          <w:p w14:paraId="77CF3D46" w14:textId="69BE230A" w:rsidR="00F550E5" w:rsidRPr="00AC7387" w:rsidRDefault="00605C14" w:rsidP="00203EEB">
            <w:pPr>
              <w:rPr>
                <w:rFonts w:asciiTheme="minorHAnsi" w:hAnsiTheme="minorHAnsi"/>
              </w:rPr>
            </w:pPr>
            <w:hyperlink w:anchor="_Observability_and_Operational" w:history="1">
              <w:r w:rsidRPr="00AC7387">
                <w:rPr>
                  <w:rFonts w:asciiTheme="minorHAnsi" w:hAnsiTheme="minorHAnsi"/>
                  <w:color w:val="0000FF"/>
                  <w:sz w:val="20"/>
                  <w:szCs w:val="20"/>
                  <w:u w:val="single"/>
                </w:rPr>
                <w:t>Section 14</w:t>
              </w:r>
            </w:hyperlink>
            <w:r w:rsidR="00F550E5" w:rsidRPr="00AC7387">
              <w:rPr>
                <w:rFonts w:asciiTheme="minorHAnsi" w:hAnsiTheme="minorHAnsi"/>
                <w:sz w:val="20"/>
                <w:szCs w:val="20"/>
              </w:rPr>
              <w:t xml:space="preserve">, </w:t>
            </w:r>
            <w:hyperlink w:anchor="_Policy_Hierarchy" w:history="1">
              <w:r w:rsidR="003B1051" w:rsidRPr="00AC7387">
                <w:rPr>
                  <w:rFonts w:asciiTheme="minorHAnsi" w:hAnsiTheme="minorHAnsi"/>
                  <w:color w:val="0000FF"/>
                  <w:sz w:val="20"/>
                  <w:szCs w:val="20"/>
                  <w:u w:val="single"/>
                </w:rPr>
                <w:t>Section 10.3</w:t>
              </w:r>
            </w:hyperlink>
            <w:r w:rsidR="000959C3" w:rsidRPr="00AC7387">
              <w:rPr>
                <w:rFonts w:asciiTheme="minorHAnsi" w:hAnsiTheme="minorHAnsi"/>
              </w:rPr>
              <w:t xml:space="preserve">, </w:t>
            </w:r>
            <w:hyperlink w:anchor="_Mandatory_Policy_Capabilities" w:history="1">
              <w:r w:rsidR="000959C3" w:rsidRPr="00AC7387">
                <w:rPr>
                  <w:rFonts w:asciiTheme="minorHAnsi" w:hAnsiTheme="minorHAnsi"/>
                  <w:color w:val="0000FF"/>
                  <w:sz w:val="20"/>
                  <w:szCs w:val="20"/>
                  <w:u w:val="single"/>
                </w:rPr>
                <w:t>Section 10.4</w:t>
              </w:r>
            </w:hyperlink>
          </w:p>
        </w:tc>
      </w:tr>
      <w:tr w:rsidR="00F550E5" w:rsidRPr="00AC7387" w14:paraId="6AE02071" w14:textId="77777777" w:rsidTr="00FA679B">
        <w:trPr>
          <w:trHeight w:val="283"/>
        </w:trPr>
        <w:tc>
          <w:tcPr>
            <w:tcW w:w="700" w:type="dxa"/>
            <w:tcMar>
              <w:top w:w="70" w:type="dxa"/>
              <w:left w:w="100" w:type="dxa"/>
              <w:bottom w:w="70" w:type="dxa"/>
              <w:right w:w="100" w:type="dxa"/>
            </w:tcMar>
          </w:tcPr>
          <w:p w14:paraId="0462E1F2" w14:textId="77777777" w:rsidR="00F550E5" w:rsidRPr="00AC7387" w:rsidRDefault="00F550E5" w:rsidP="00203EEB">
            <w:pPr>
              <w:rPr>
                <w:rFonts w:asciiTheme="minorHAnsi" w:hAnsiTheme="minorHAnsi"/>
              </w:rPr>
            </w:pPr>
            <w:r w:rsidRPr="00AC7387">
              <w:rPr>
                <w:rFonts w:asciiTheme="minorHAnsi" w:hAnsiTheme="minorHAnsi"/>
                <w:sz w:val="20"/>
                <w:szCs w:val="20"/>
              </w:rPr>
              <w:t>R11</w:t>
            </w:r>
          </w:p>
        </w:tc>
        <w:tc>
          <w:tcPr>
            <w:tcW w:w="6241" w:type="dxa"/>
            <w:tcMar>
              <w:top w:w="70" w:type="dxa"/>
              <w:left w:w="100" w:type="dxa"/>
              <w:bottom w:w="70" w:type="dxa"/>
              <w:right w:w="100" w:type="dxa"/>
            </w:tcMar>
          </w:tcPr>
          <w:p w14:paraId="6082C001" w14:textId="77777777" w:rsidR="00F550E5" w:rsidRPr="00AC7387" w:rsidRDefault="00F550E5" w:rsidP="00203EEB">
            <w:pPr>
              <w:rPr>
                <w:rFonts w:asciiTheme="minorHAnsi" w:hAnsiTheme="minorHAnsi"/>
              </w:rPr>
            </w:pPr>
            <w:r w:rsidRPr="00AC7387">
              <w:rPr>
                <w:rFonts w:asciiTheme="minorHAnsi" w:hAnsiTheme="minorHAnsi"/>
                <w:sz w:val="20"/>
                <w:szCs w:val="20"/>
              </w:rPr>
              <w:t>Traffic Manager concepts and supporting components</w:t>
            </w:r>
          </w:p>
        </w:tc>
        <w:tc>
          <w:tcPr>
            <w:tcW w:w="2559" w:type="dxa"/>
            <w:tcMar>
              <w:top w:w="70" w:type="dxa"/>
              <w:left w:w="100" w:type="dxa"/>
              <w:bottom w:w="70" w:type="dxa"/>
              <w:right w:w="100" w:type="dxa"/>
            </w:tcMar>
          </w:tcPr>
          <w:p w14:paraId="130CBDF5" w14:textId="37BB6348" w:rsidR="00F550E5" w:rsidRPr="00AC7387" w:rsidRDefault="00197A83" w:rsidP="00203EEB">
            <w:pPr>
              <w:rPr>
                <w:rFonts w:asciiTheme="minorHAnsi" w:hAnsiTheme="minorHAnsi"/>
              </w:rPr>
            </w:pPr>
            <w:hyperlink w:anchor="_Edge_Controls" w:history="1">
              <w:r w:rsidRPr="00AC7387">
                <w:rPr>
                  <w:rFonts w:asciiTheme="minorHAnsi" w:hAnsiTheme="minorHAnsi"/>
                  <w:color w:val="0000FF"/>
                  <w:sz w:val="20"/>
                  <w:szCs w:val="20"/>
                  <w:u w:val="single"/>
                </w:rPr>
                <w:t>Section 6.</w:t>
              </w:r>
              <w:r w:rsidR="0028721C">
                <w:rPr>
                  <w:rFonts w:asciiTheme="minorHAnsi" w:hAnsiTheme="minorHAnsi"/>
                  <w:color w:val="0000FF"/>
                  <w:sz w:val="20"/>
                  <w:szCs w:val="20"/>
                  <w:u w:val="single"/>
                </w:rPr>
                <w:t>5</w:t>
              </w:r>
            </w:hyperlink>
          </w:p>
        </w:tc>
      </w:tr>
      <w:tr w:rsidR="00F550E5" w:rsidRPr="00AC7387" w14:paraId="26F2A7D8" w14:textId="77777777" w:rsidTr="00FA679B">
        <w:trPr>
          <w:trHeight w:val="283"/>
        </w:trPr>
        <w:tc>
          <w:tcPr>
            <w:tcW w:w="700" w:type="dxa"/>
            <w:tcMar>
              <w:top w:w="70" w:type="dxa"/>
              <w:left w:w="100" w:type="dxa"/>
              <w:bottom w:w="70" w:type="dxa"/>
              <w:right w:w="100" w:type="dxa"/>
            </w:tcMar>
          </w:tcPr>
          <w:p w14:paraId="334970FC" w14:textId="77777777" w:rsidR="00F550E5" w:rsidRPr="00AC7387" w:rsidRDefault="00F550E5" w:rsidP="00203EEB">
            <w:pPr>
              <w:rPr>
                <w:rFonts w:asciiTheme="minorHAnsi" w:hAnsiTheme="minorHAnsi"/>
              </w:rPr>
            </w:pPr>
            <w:r w:rsidRPr="00AC7387">
              <w:rPr>
                <w:rFonts w:asciiTheme="minorHAnsi" w:hAnsiTheme="minorHAnsi"/>
                <w:sz w:val="20"/>
                <w:szCs w:val="20"/>
              </w:rPr>
              <w:t>R12</w:t>
            </w:r>
          </w:p>
        </w:tc>
        <w:tc>
          <w:tcPr>
            <w:tcW w:w="6241" w:type="dxa"/>
            <w:tcMar>
              <w:top w:w="70" w:type="dxa"/>
              <w:left w:w="100" w:type="dxa"/>
              <w:bottom w:w="70" w:type="dxa"/>
              <w:right w:w="100" w:type="dxa"/>
            </w:tcMar>
          </w:tcPr>
          <w:p w14:paraId="2380369C" w14:textId="77777777" w:rsidR="00F550E5" w:rsidRPr="00AC7387" w:rsidRDefault="00F550E5" w:rsidP="00203EEB">
            <w:pPr>
              <w:rPr>
                <w:rFonts w:asciiTheme="minorHAnsi" w:hAnsiTheme="minorHAnsi"/>
              </w:rPr>
            </w:pPr>
            <w:r w:rsidRPr="00AC7387">
              <w:rPr>
                <w:rFonts w:asciiTheme="minorHAnsi" w:hAnsiTheme="minorHAnsi"/>
                <w:sz w:val="20"/>
                <w:szCs w:val="20"/>
              </w:rPr>
              <w:t>Cost-effective but segregated environments to support release management (Prod/UAT/Dev)</w:t>
            </w:r>
          </w:p>
        </w:tc>
        <w:tc>
          <w:tcPr>
            <w:tcW w:w="2559" w:type="dxa"/>
            <w:tcMar>
              <w:top w:w="70" w:type="dxa"/>
              <w:left w:w="100" w:type="dxa"/>
              <w:bottom w:w="70" w:type="dxa"/>
              <w:right w:w="100" w:type="dxa"/>
            </w:tcMar>
          </w:tcPr>
          <w:p w14:paraId="08BBC7F5" w14:textId="4938A2DF" w:rsidR="00F550E5" w:rsidRPr="00AC7387" w:rsidRDefault="005B7B82" w:rsidP="00203EEB">
            <w:pPr>
              <w:rPr>
                <w:rFonts w:asciiTheme="minorHAnsi" w:hAnsiTheme="minorHAnsi"/>
              </w:rPr>
            </w:pPr>
            <w:hyperlink w:anchor="_Environments,_APIOps_and" w:history="1">
              <w:r w:rsidRPr="00AC7387">
                <w:rPr>
                  <w:rFonts w:asciiTheme="minorHAnsi" w:hAnsiTheme="minorHAnsi"/>
                  <w:color w:val="0000FF"/>
                  <w:sz w:val="20"/>
                  <w:szCs w:val="20"/>
                  <w:u w:val="single"/>
                </w:rPr>
                <w:t>Section 11</w:t>
              </w:r>
            </w:hyperlink>
          </w:p>
        </w:tc>
      </w:tr>
    </w:tbl>
    <w:p w14:paraId="461DD8E5" w14:textId="77777777" w:rsidR="00F550E5" w:rsidRPr="00AC7387" w:rsidRDefault="00F550E5" w:rsidP="00F550E5">
      <w:pPr>
        <w:rPr>
          <w:rFonts w:asciiTheme="minorHAnsi" w:hAnsiTheme="minorHAnsi"/>
          <w:lang w:eastAsia="en-US"/>
        </w:rPr>
      </w:pPr>
    </w:p>
    <w:p w14:paraId="0216915A"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8" w:name="_Toc242719974"/>
      <w:r w:rsidRPr="00AC7387">
        <w:rPr>
          <w:rFonts w:asciiTheme="minorHAnsi" w:eastAsia="Times New Roman" w:hAnsiTheme="minorHAnsi" w:cs="Times New Roman"/>
          <w:b w:val="0"/>
          <w:color w:val="132040" w:themeColor="accent1" w:themeShade="BF"/>
          <w:sz w:val="24"/>
          <w:szCs w:val="26"/>
          <w:lang w:eastAsia="en-US"/>
        </w:rPr>
        <w:t>Architecture Principles</w:t>
      </w:r>
      <w:bookmarkEnd w:id="28"/>
    </w:p>
    <w:p w14:paraId="76D239F9" w14:textId="6DAF9C34" w:rsidR="00350836" w:rsidRPr="00AC7387" w:rsidRDefault="00F550E5" w:rsidP="00350836">
      <w:pPr>
        <w:spacing w:after="140"/>
        <w:rPr>
          <w:rFonts w:asciiTheme="minorHAnsi" w:hAnsiTheme="minorHAnsi"/>
          <w:sz w:val="20"/>
          <w:szCs w:val="20"/>
        </w:rPr>
      </w:pPr>
      <w:r w:rsidRPr="00AC7387">
        <w:rPr>
          <w:rFonts w:asciiTheme="minorHAnsi" w:hAnsiTheme="minorHAnsi"/>
          <w:sz w:val="20"/>
          <w:szCs w:val="20"/>
        </w:rPr>
        <w:t>The following principles guide the design decisions recorded in this document</w:t>
      </w:r>
      <w:r w:rsidR="00350836" w:rsidRPr="00AC7387">
        <w:rPr>
          <w:rFonts w:asciiTheme="minorHAnsi" w:hAnsiTheme="minorHAnsi"/>
          <w:sz w:val="20"/>
          <w:szCs w:val="20"/>
        </w:rPr>
        <w:t xml:space="preserve"> and are derived from</w:t>
      </w:r>
      <w:r w:rsidR="00C021B2" w:rsidRPr="00AC7387">
        <w:rPr>
          <w:rFonts w:asciiTheme="minorHAnsi" w:hAnsiTheme="minorHAnsi"/>
          <w:sz w:val="20"/>
          <w:szCs w:val="20"/>
        </w:rPr>
        <w:t xml:space="preserve"> </w:t>
      </w:r>
      <w:hyperlink w:anchor="Ref7" w:history="1">
        <w:r w:rsidR="00BD2607" w:rsidRPr="00BD2607">
          <w:rPr>
            <w:rStyle w:val="Hyperlink"/>
            <w:rFonts w:asciiTheme="minorHAnsi" w:hAnsiTheme="minorHAnsi"/>
            <w:sz w:val="20"/>
            <w:szCs w:val="20"/>
          </w:rPr>
          <w:t>[Ref 7]</w:t>
        </w:r>
      </w:hyperlink>
      <w:r w:rsidR="00BD2607">
        <w:rPr>
          <w:rFonts w:asciiTheme="minorHAnsi" w:hAnsiTheme="minorHAnsi"/>
          <w:sz w:val="20"/>
          <w:szCs w:val="20"/>
        </w:rPr>
        <w:t xml:space="preserve"> </w:t>
      </w:r>
      <w:r w:rsidR="00224499">
        <w:rPr>
          <w:rFonts w:asciiTheme="minorHAnsi" w:hAnsiTheme="minorHAnsi"/>
          <w:sz w:val="20"/>
          <w:szCs w:val="20"/>
        </w:rPr>
        <w:t>and</w:t>
      </w:r>
      <w:r w:rsidR="00C31533">
        <w:rPr>
          <w:rFonts w:asciiTheme="minorHAnsi" w:hAnsiTheme="minorHAnsi"/>
          <w:sz w:val="20"/>
          <w:szCs w:val="20"/>
        </w:rPr>
        <w:t xml:space="preserve"> </w:t>
      </w:r>
      <w:hyperlink w:anchor="Ref3" w:history="1">
        <w:r w:rsidR="00C31533" w:rsidRPr="005B7AC0">
          <w:rPr>
            <w:rStyle w:val="Hyperlink"/>
            <w:rFonts w:asciiTheme="minorHAnsi" w:hAnsiTheme="minorHAnsi"/>
            <w:sz w:val="20"/>
            <w:szCs w:val="20"/>
          </w:rPr>
          <w:t>[Ref 3]</w:t>
        </w:r>
      </w:hyperlink>
    </w:p>
    <w:p w14:paraId="5205D7F6"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Secure and private by default.</w:t>
      </w:r>
      <w:r w:rsidRPr="00AC7387">
        <w:rPr>
          <w:rFonts w:asciiTheme="minorHAnsi" w:hAnsiTheme="minorHAnsi"/>
          <w:sz w:val="20"/>
          <w:szCs w:val="20"/>
        </w:rPr>
        <w:t xml:space="preserve"> APIM has no public endpoint; every API is private and unauthenticated until explicitly published and approved.</w:t>
      </w:r>
    </w:p>
    <w:p w14:paraId="453AD1E8"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Single governed entry point.</w:t>
      </w:r>
      <w:r w:rsidRPr="00AC7387">
        <w:rPr>
          <w:rFonts w:asciiTheme="minorHAnsi" w:hAnsiTheme="minorHAnsi"/>
          <w:sz w:val="20"/>
          <w:szCs w:val="20"/>
        </w:rPr>
        <w:t xml:space="preserve"> All managed APIs are exposed and mediated through APIM; direct backend exposure and informal bypasses are not permitted.</w:t>
      </w:r>
    </w:p>
    <w:p w14:paraId="7C938D71" w14:textId="0EA98EE8"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Zero Trust.</w:t>
      </w:r>
      <w:r w:rsidRPr="00AC7387">
        <w:rPr>
          <w:rFonts w:asciiTheme="minorHAnsi" w:hAnsiTheme="minorHAnsi"/>
          <w:sz w:val="20"/>
          <w:szCs w:val="20"/>
        </w:rPr>
        <w:t xml:space="preserve"> Every call is authenticated and authori</w:t>
      </w:r>
      <w:r w:rsidR="00841E1D" w:rsidRPr="00AC7387">
        <w:rPr>
          <w:rFonts w:asciiTheme="minorHAnsi" w:hAnsiTheme="minorHAnsi"/>
          <w:sz w:val="20"/>
          <w:szCs w:val="20"/>
        </w:rPr>
        <w:t>z</w:t>
      </w:r>
      <w:r w:rsidRPr="00AC7387">
        <w:rPr>
          <w:rFonts w:asciiTheme="minorHAnsi" w:hAnsiTheme="minorHAnsi"/>
          <w:sz w:val="20"/>
          <w:szCs w:val="20"/>
        </w:rPr>
        <w:t>ed at the gateway regardless of its network origin; internal traffic is never implicitly trusted.</w:t>
      </w:r>
    </w:p>
    <w:p w14:paraId="43A611ED"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Everything as code.</w:t>
      </w:r>
      <w:r w:rsidRPr="00AC7387">
        <w:rPr>
          <w:rFonts w:asciiTheme="minorHAnsi" w:hAnsiTheme="minorHAnsi"/>
          <w:sz w:val="20"/>
          <w:szCs w:val="20"/>
        </w:rPr>
        <w:t xml:space="preserve"> Platform and API configuration is version-controlled, peer-reviewed and deployed exclusively through automated pipelines.</w:t>
      </w:r>
    </w:p>
    <w:p w14:paraId="550A7DE6"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Cost proportionate to criticality.</w:t>
      </w:r>
      <w:r w:rsidRPr="00AC7387">
        <w:rPr>
          <w:rFonts w:asciiTheme="minorHAnsi" w:hAnsiTheme="minorHAnsi"/>
          <w:sz w:val="20"/>
          <w:szCs w:val="20"/>
        </w:rPr>
        <w:t xml:space="preserve"> Resilience and capacity are tiered to business need rather than applied uniformly across the estate.</w:t>
      </w:r>
    </w:p>
    <w:p w14:paraId="0E8CC15E"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Alignment to Microsoft guidance.</w:t>
      </w:r>
      <w:r w:rsidRPr="00AC7387">
        <w:rPr>
          <w:rFonts w:asciiTheme="minorHAnsi" w:hAnsiTheme="minorHAnsi"/>
          <w:sz w:val="20"/>
          <w:szCs w:val="20"/>
        </w:rPr>
        <w:t xml:space="preserve"> The design follows Microsoft's published reference architectures and the Azure Well-Architected Framework.</w:t>
      </w:r>
    </w:p>
    <w:p w14:paraId="41DEEF02"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29" w:name="_Toc242719975"/>
      <w:r w:rsidRPr="00AC7387">
        <w:rPr>
          <w:rFonts w:asciiTheme="minorHAnsi" w:eastAsia="Times New Roman" w:hAnsiTheme="minorHAnsi" w:cs="Times New Roman"/>
          <w:b w:val="0"/>
          <w:color w:val="132040" w:themeColor="accent1" w:themeShade="BF"/>
          <w:sz w:val="24"/>
          <w:szCs w:val="26"/>
          <w:lang w:eastAsia="en-US"/>
        </w:rPr>
        <w:t>Non-Functional Requirements</w:t>
      </w:r>
      <w:bookmarkEnd w:id="29"/>
    </w:p>
    <w:p w14:paraId="5DABA478" w14:textId="3E50164A" w:rsidR="00000D2A" w:rsidRPr="00AC7387" w:rsidRDefault="00000D2A" w:rsidP="00553A67">
      <w:pPr>
        <w:rPr>
          <w:rFonts w:asciiTheme="minorHAnsi" w:hAnsiTheme="minorHAnsi"/>
          <w:lang w:eastAsia="en-US"/>
        </w:rPr>
      </w:pPr>
      <w:r w:rsidRPr="00AC7387">
        <w:rPr>
          <w:rFonts w:asciiTheme="minorHAnsi" w:hAnsiTheme="minorHAnsi"/>
          <w:sz w:val="20"/>
          <w:szCs w:val="20"/>
        </w:rPr>
        <w:t>Detailed non-functional requirements are maintained in the NFR Specification and should be read alongside this HLD. The architecture described in this document is designed to satisfy those requirements within the capabilities of the selected Azure services.</w:t>
      </w:r>
      <w:r w:rsidR="00553A67" w:rsidRPr="00AC7387">
        <w:rPr>
          <w:rFonts w:asciiTheme="minorHAnsi" w:hAnsiTheme="minorHAnsi"/>
          <w:sz w:val="20"/>
          <w:szCs w:val="20"/>
        </w:rPr>
        <w:br/>
      </w:r>
    </w:p>
    <w:p w14:paraId="50D7DC73" w14:textId="1C72D2D2" w:rsidR="00F550E5" w:rsidRPr="00AC7387" w:rsidRDefault="00AB6615" w:rsidP="00F550E5">
      <w:pPr>
        <w:rPr>
          <w:rFonts w:asciiTheme="minorHAnsi" w:hAnsiTheme="minorHAnsi"/>
          <w:sz w:val="20"/>
          <w:szCs w:val="20"/>
        </w:rPr>
      </w:pPr>
      <w:hyperlink r:id="rId22" w:history="1">
        <w:r w:rsidRPr="00AC7387">
          <w:rPr>
            <w:rStyle w:val="Hyperlink"/>
            <w:rFonts w:asciiTheme="minorHAnsi" w:hAnsiTheme="minorHAnsi"/>
            <w:sz w:val="20"/>
            <w:szCs w:val="20"/>
          </w:rPr>
          <w:t>NFR Template</w:t>
        </w:r>
      </w:hyperlink>
      <w:r w:rsidRPr="00AC7387">
        <w:rPr>
          <w:rFonts w:asciiTheme="minorHAnsi" w:hAnsiTheme="minorHAnsi"/>
          <w:sz w:val="20"/>
          <w:szCs w:val="20"/>
        </w:rPr>
        <w:t xml:space="preserve"> </w:t>
      </w:r>
    </w:p>
    <w:p w14:paraId="04311819" w14:textId="7A21F602"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30" w:name="_Toc242719976"/>
      <w:r w:rsidRPr="00AC7387">
        <w:rPr>
          <w:rFonts w:asciiTheme="minorHAnsi" w:eastAsiaTheme="minorHAnsi" w:hAnsiTheme="minorHAnsi" w:cstheme="minorBidi"/>
          <w:b w:val="0"/>
          <w:bCs w:val="0"/>
          <w:color w:val="000000" w:themeColor="text1" w:themeShade="80"/>
          <w:szCs w:val="20"/>
          <w:lang w:eastAsia="en-US"/>
        </w:rPr>
        <w:t>Architecture Decisions</w:t>
      </w:r>
      <w:bookmarkEnd w:id="30"/>
      <w:r w:rsidR="00C37215" w:rsidRPr="00AC7387">
        <w:rPr>
          <w:rFonts w:asciiTheme="minorHAnsi" w:eastAsiaTheme="minorHAnsi" w:hAnsiTheme="minorHAnsi" w:cstheme="minorBidi"/>
          <w:b w:val="0"/>
          <w:bCs w:val="0"/>
          <w:color w:val="000000" w:themeColor="text1" w:themeShade="80"/>
          <w:szCs w:val="20"/>
          <w:lang w:eastAsia="en-US"/>
        </w:rPr>
        <w:br/>
      </w:r>
    </w:p>
    <w:p w14:paraId="56A92FC7" w14:textId="45E3BE65" w:rsidR="00940A1B" w:rsidRPr="00AC7387" w:rsidRDefault="00E96ADA">
      <w:pPr>
        <w:spacing w:after="140"/>
        <w:rPr>
          <w:rFonts w:asciiTheme="minorHAnsi" w:hAnsiTheme="minorHAnsi"/>
          <w:sz w:val="20"/>
          <w:szCs w:val="20"/>
        </w:rPr>
      </w:pPr>
      <w:r w:rsidRPr="00AC7387">
        <w:rPr>
          <w:rFonts w:asciiTheme="minorHAnsi" w:hAnsiTheme="minorHAnsi"/>
          <w:sz w:val="20"/>
          <w:szCs w:val="20"/>
        </w:rPr>
        <w:t>The table below summarises the architecture decisions recorded in this section. Each decision is described in full in the subsections that follow; the options comparisons behind the edge service, APIM tier and network model decisions are provided in Appendix 1</w:t>
      </w:r>
      <w:r w:rsidR="00DE11A3" w:rsidRPr="00AC7387">
        <w:rPr>
          <w:rFonts w:asciiTheme="minorHAnsi" w:hAnsiTheme="minorHAnsi"/>
          <w:sz w:val="20"/>
          <w:szCs w:val="20"/>
        </w:rPr>
        <w:t>8</w:t>
      </w:r>
      <w:r w:rsidRPr="00AC7387">
        <w:rPr>
          <w:rFonts w:asciiTheme="minorHAnsi" w:hAnsiTheme="minorHAnsi"/>
          <w:sz w:val="20"/>
          <w:szCs w:val="20"/>
        </w:rPr>
        <w:t>.2.</w:t>
      </w:r>
      <w:r w:rsidR="00CC7780" w:rsidRPr="00AC7387">
        <w:rPr>
          <w:rFonts w:asciiTheme="minorHAnsi" w:hAnsiTheme="minorHAnsi"/>
          <w:sz w:val="20"/>
          <w:szCs w:val="20"/>
        </w:rPr>
        <w:b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1310"/>
        <w:gridCol w:w="3841"/>
        <w:gridCol w:w="3645"/>
      </w:tblGrid>
      <w:tr w:rsidR="00577C30" w:rsidRPr="00AC7387" w14:paraId="174D9BA5" w14:textId="77777777" w:rsidTr="00577C30">
        <w:trPr>
          <w:tblHeader/>
        </w:trPr>
        <w:tc>
          <w:tcPr>
            <w:tcW w:w="987"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39AD96F" w14:textId="77777777" w:rsidR="00577C30" w:rsidRPr="00AC7387" w:rsidRDefault="00577C30">
            <w:pPr>
              <w:rPr>
                <w:rFonts w:asciiTheme="minorHAnsi" w:hAnsiTheme="minorHAnsi"/>
                <w:b/>
                <w:bCs/>
                <w:sz w:val="20"/>
                <w:szCs w:val="20"/>
              </w:rPr>
            </w:pPr>
            <w:r w:rsidRPr="00AC7387">
              <w:rPr>
                <w:rFonts w:asciiTheme="minorHAnsi" w:hAnsiTheme="minorHAnsi"/>
                <w:b/>
                <w:bCs/>
                <w:sz w:val="20"/>
                <w:szCs w:val="20"/>
              </w:rPr>
              <w:t>ID</w:t>
            </w:r>
          </w:p>
        </w:tc>
        <w:tc>
          <w:tcPr>
            <w:tcW w:w="1217"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6943FA1" w14:textId="77777777" w:rsidR="00577C30" w:rsidRPr="00AC7387" w:rsidRDefault="00577C30">
            <w:pPr>
              <w:rPr>
                <w:rFonts w:asciiTheme="minorHAnsi" w:hAnsiTheme="minorHAnsi"/>
                <w:b/>
                <w:bCs/>
                <w:sz w:val="20"/>
                <w:szCs w:val="20"/>
              </w:rPr>
            </w:pPr>
            <w:r w:rsidRPr="00AC7387">
              <w:rPr>
                <w:rFonts w:asciiTheme="minorHAnsi" w:hAnsiTheme="minorHAnsi"/>
                <w:b/>
                <w:bCs/>
                <w:sz w:val="20"/>
                <w:szCs w:val="20"/>
              </w:rPr>
              <w:t>Area</w:t>
            </w:r>
          </w:p>
        </w:tc>
        <w:tc>
          <w:tcPr>
            <w:tcW w:w="3887"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059E832" w14:textId="77777777" w:rsidR="00577C30" w:rsidRPr="00AC7387" w:rsidRDefault="00577C30">
            <w:pPr>
              <w:rPr>
                <w:rFonts w:asciiTheme="minorHAnsi" w:hAnsiTheme="minorHAnsi"/>
                <w:b/>
                <w:bCs/>
                <w:sz w:val="20"/>
                <w:szCs w:val="20"/>
              </w:rPr>
            </w:pPr>
            <w:r w:rsidRPr="00AC7387">
              <w:rPr>
                <w:rFonts w:asciiTheme="minorHAnsi" w:hAnsiTheme="minorHAnsi"/>
                <w:b/>
                <w:bCs/>
                <w:sz w:val="20"/>
                <w:szCs w:val="20"/>
              </w:rPr>
              <w:t>Decision</w:t>
            </w:r>
          </w:p>
        </w:tc>
        <w:tc>
          <w:tcPr>
            <w:tcW w:w="36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5851F9" w14:textId="77777777" w:rsidR="00577C30" w:rsidRPr="00AC7387" w:rsidRDefault="00577C30">
            <w:pPr>
              <w:rPr>
                <w:rFonts w:asciiTheme="minorHAnsi" w:hAnsiTheme="minorHAnsi"/>
                <w:b/>
                <w:bCs/>
                <w:sz w:val="20"/>
                <w:szCs w:val="20"/>
              </w:rPr>
            </w:pPr>
            <w:r w:rsidRPr="00AC7387">
              <w:rPr>
                <w:rFonts w:asciiTheme="minorHAnsi" w:hAnsiTheme="minorHAnsi"/>
                <w:b/>
                <w:bCs/>
                <w:sz w:val="20"/>
                <w:szCs w:val="20"/>
              </w:rPr>
              <w:t>Rationale</w:t>
            </w:r>
          </w:p>
        </w:tc>
      </w:tr>
      <w:tr w:rsidR="00577C30" w:rsidRPr="00AC7387" w14:paraId="0A86F780" w14:textId="77777777" w:rsidTr="00577C30">
        <w:tc>
          <w:tcPr>
            <w:tcW w:w="987" w:type="dxa"/>
            <w:tcMar>
              <w:top w:w="70" w:type="dxa"/>
              <w:left w:w="100" w:type="dxa"/>
              <w:bottom w:w="70" w:type="dxa"/>
              <w:right w:w="100" w:type="dxa"/>
            </w:tcMar>
            <w:vAlign w:val="center"/>
          </w:tcPr>
          <w:p w14:paraId="1758C8C8" w14:textId="77777777" w:rsidR="00577C30" w:rsidRPr="00AC7387" w:rsidRDefault="00577C30">
            <w:pPr>
              <w:rPr>
                <w:rFonts w:asciiTheme="minorHAnsi" w:hAnsiTheme="minorHAnsi"/>
                <w:sz w:val="20"/>
                <w:szCs w:val="20"/>
              </w:rPr>
            </w:pPr>
            <w:r w:rsidRPr="00AC7387">
              <w:rPr>
                <w:rFonts w:asciiTheme="minorHAnsi" w:hAnsiTheme="minorHAnsi"/>
                <w:b/>
                <w:bCs/>
                <w:sz w:val="20"/>
                <w:szCs w:val="20"/>
              </w:rPr>
              <w:t>ADR-01</w:t>
            </w:r>
          </w:p>
        </w:tc>
        <w:tc>
          <w:tcPr>
            <w:tcW w:w="1217" w:type="dxa"/>
            <w:tcMar>
              <w:top w:w="70" w:type="dxa"/>
              <w:left w:w="100" w:type="dxa"/>
              <w:bottom w:w="70" w:type="dxa"/>
              <w:right w:w="100" w:type="dxa"/>
            </w:tcMar>
            <w:vAlign w:val="center"/>
          </w:tcPr>
          <w:p w14:paraId="441B7134" w14:textId="77777777" w:rsidR="00577C30" w:rsidRPr="00AC7387" w:rsidRDefault="00577C30">
            <w:pPr>
              <w:rPr>
                <w:rFonts w:asciiTheme="minorHAnsi" w:hAnsiTheme="minorHAnsi"/>
                <w:sz w:val="20"/>
                <w:szCs w:val="20"/>
              </w:rPr>
            </w:pPr>
            <w:r w:rsidRPr="00AC7387">
              <w:rPr>
                <w:rFonts w:asciiTheme="minorHAnsi" w:hAnsiTheme="minorHAnsi"/>
                <w:sz w:val="20"/>
                <w:szCs w:val="20"/>
              </w:rPr>
              <w:t>Edge Service</w:t>
            </w:r>
          </w:p>
        </w:tc>
        <w:tc>
          <w:tcPr>
            <w:tcW w:w="3887" w:type="dxa"/>
            <w:tcMar>
              <w:top w:w="70" w:type="dxa"/>
              <w:left w:w="100" w:type="dxa"/>
              <w:bottom w:w="70" w:type="dxa"/>
              <w:right w:w="100" w:type="dxa"/>
            </w:tcMar>
            <w:vAlign w:val="center"/>
          </w:tcPr>
          <w:p w14:paraId="6BD2BBD8" w14:textId="77777777" w:rsidR="00577C30" w:rsidRPr="00AC7387" w:rsidRDefault="00577C30">
            <w:pPr>
              <w:rPr>
                <w:rFonts w:asciiTheme="minorHAnsi" w:hAnsiTheme="minorHAnsi"/>
                <w:sz w:val="20"/>
                <w:szCs w:val="20"/>
              </w:rPr>
            </w:pPr>
            <w:r w:rsidRPr="00AC7387">
              <w:rPr>
                <w:rFonts w:asciiTheme="minorHAnsi" w:hAnsiTheme="minorHAnsi"/>
                <w:sz w:val="20"/>
                <w:szCs w:val="20"/>
              </w:rPr>
              <w:t>Azure Front Door Premium with WAF is the selected edge entry point, over Application Gateway v2 and over a combined Front Door + Application Gateway topology.</w:t>
            </w:r>
          </w:p>
        </w:tc>
        <w:tc>
          <w:tcPr>
            <w:tcW w:w="3685" w:type="dxa"/>
            <w:tcMar>
              <w:top w:w="70" w:type="dxa"/>
              <w:left w:w="100" w:type="dxa"/>
              <w:bottom w:w="70" w:type="dxa"/>
              <w:right w:w="100" w:type="dxa"/>
            </w:tcMar>
            <w:vAlign w:val="center"/>
          </w:tcPr>
          <w:p w14:paraId="741FFF02" w14:textId="26ADD9EF" w:rsidR="00577C30" w:rsidRPr="00AC7387" w:rsidRDefault="007D61FE">
            <w:pPr>
              <w:rPr>
                <w:rFonts w:asciiTheme="minorHAnsi" w:hAnsiTheme="minorHAnsi"/>
                <w:sz w:val="20"/>
                <w:szCs w:val="20"/>
              </w:rPr>
            </w:pPr>
            <w:hyperlink w:anchor="_Edge_Service_Components" w:history="1">
              <w:r w:rsidRPr="00AC7387">
                <w:rPr>
                  <w:rStyle w:val="Hyperlink"/>
                  <w:rFonts w:asciiTheme="minorHAnsi" w:hAnsiTheme="minorHAnsi"/>
                  <w:sz w:val="20"/>
                  <w:szCs w:val="20"/>
                </w:rPr>
                <w:t>See Appendix 18.2</w:t>
              </w:r>
            </w:hyperlink>
            <w:r w:rsidR="00577C30" w:rsidRPr="00AC7387">
              <w:rPr>
                <w:rFonts w:asciiTheme="minorHAnsi" w:hAnsiTheme="minorHAnsi"/>
                <w:sz w:val="20"/>
                <w:szCs w:val="20"/>
              </w:rPr>
              <w:t xml:space="preserve"> (Architecture Decisions Explained) for the full options comparison.</w:t>
            </w:r>
          </w:p>
        </w:tc>
      </w:tr>
      <w:tr w:rsidR="00577C30" w:rsidRPr="00AC7387" w14:paraId="3A60467E" w14:textId="77777777" w:rsidTr="00577C30">
        <w:tc>
          <w:tcPr>
            <w:tcW w:w="987" w:type="dxa"/>
            <w:tcMar>
              <w:top w:w="70" w:type="dxa"/>
              <w:left w:w="100" w:type="dxa"/>
              <w:bottom w:w="70" w:type="dxa"/>
              <w:right w:w="100" w:type="dxa"/>
            </w:tcMar>
            <w:vAlign w:val="center"/>
          </w:tcPr>
          <w:p w14:paraId="76D1A211" w14:textId="0374BBE7" w:rsidR="00577C30" w:rsidRPr="00AC7387" w:rsidRDefault="00577C30">
            <w:pPr>
              <w:rPr>
                <w:rFonts w:asciiTheme="minorHAnsi" w:hAnsiTheme="minorHAnsi"/>
                <w:sz w:val="20"/>
                <w:szCs w:val="20"/>
              </w:rPr>
            </w:pPr>
            <w:r w:rsidRPr="00AC7387">
              <w:rPr>
                <w:rFonts w:asciiTheme="minorHAnsi" w:hAnsiTheme="minorHAnsi"/>
                <w:b/>
                <w:bCs/>
                <w:sz w:val="20"/>
                <w:szCs w:val="20"/>
              </w:rPr>
              <w:t>ADR-02</w:t>
            </w:r>
          </w:p>
        </w:tc>
        <w:tc>
          <w:tcPr>
            <w:tcW w:w="1217" w:type="dxa"/>
            <w:tcMar>
              <w:top w:w="70" w:type="dxa"/>
              <w:left w:w="100" w:type="dxa"/>
              <w:bottom w:w="70" w:type="dxa"/>
              <w:right w:w="100" w:type="dxa"/>
            </w:tcMar>
            <w:vAlign w:val="center"/>
          </w:tcPr>
          <w:p w14:paraId="63436BB2" w14:textId="77777777" w:rsidR="00577C30" w:rsidRPr="00AC7387" w:rsidRDefault="00577C30">
            <w:pPr>
              <w:rPr>
                <w:rFonts w:asciiTheme="minorHAnsi" w:hAnsiTheme="minorHAnsi"/>
                <w:sz w:val="20"/>
                <w:szCs w:val="20"/>
              </w:rPr>
            </w:pPr>
            <w:r w:rsidRPr="00AC7387">
              <w:rPr>
                <w:rFonts w:asciiTheme="minorHAnsi" w:hAnsiTheme="minorHAnsi"/>
                <w:sz w:val="20"/>
                <w:szCs w:val="20"/>
              </w:rPr>
              <w:t>APIM Tier</w:t>
            </w:r>
          </w:p>
        </w:tc>
        <w:tc>
          <w:tcPr>
            <w:tcW w:w="3887" w:type="dxa"/>
            <w:tcMar>
              <w:top w:w="70" w:type="dxa"/>
              <w:left w:w="100" w:type="dxa"/>
              <w:bottom w:w="70" w:type="dxa"/>
              <w:right w:w="100" w:type="dxa"/>
            </w:tcMar>
            <w:vAlign w:val="center"/>
          </w:tcPr>
          <w:p w14:paraId="2C877FE1" w14:textId="77777777" w:rsidR="00577C30" w:rsidRPr="00AC7387" w:rsidRDefault="00577C30">
            <w:pPr>
              <w:rPr>
                <w:rFonts w:asciiTheme="minorHAnsi" w:hAnsiTheme="minorHAnsi"/>
                <w:sz w:val="20"/>
                <w:szCs w:val="20"/>
              </w:rPr>
            </w:pPr>
            <w:r w:rsidRPr="00AC7387">
              <w:rPr>
                <w:rFonts w:asciiTheme="minorHAnsi" w:hAnsiTheme="minorHAnsi"/>
                <w:sz w:val="20"/>
                <w:szCs w:val="20"/>
              </w:rPr>
              <w:t>Azure API Management Premium v2 is the platform tier, over the Developer, Standard v2 and Classic Premium tiers.</w:t>
            </w:r>
          </w:p>
        </w:tc>
        <w:tc>
          <w:tcPr>
            <w:tcW w:w="3685" w:type="dxa"/>
            <w:tcMar>
              <w:top w:w="70" w:type="dxa"/>
              <w:left w:w="100" w:type="dxa"/>
              <w:bottom w:w="70" w:type="dxa"/>
              <w:right w:w="100" w:type="dxa"/>
            </w:tcMar>
            <w:vAlign w:val="center"/>
          </w:tcPr>
          <w:p w14:paraId="232415AD" w14:textId="47ABB7A8" w:rsidR="00577C30" w:rsidRPr="00AC7387" w:rsidRDefault="007D61FE">
            <w:pPr>
              <w:rPr>
                <w:rFonts w:asciiTheme="minorHAnsi" w:hAnsiTheme="minorHAnsi"/>
                <w:sz w:val="20"/>
                <w:szCs w:val="20"/>
              </w:rPr>
            </w:pPr>
            <w:hyperlink w:anchor="_APIM_Premium_v2" w:history="1">
              <w:r w:rsidRPr="00AC7387">
                <w:rPr>
                  <w:rStyle w:val="Hyperlink"/>
                  <w:rFonts w:asciiTheme="minorHAnsi" w:hAnsiTheme="minorHAnsi"/>
                  <w:sz w:val="20"/>
                  <w:szCs w:val="20"/>
                </w:rPr>
                <w:t>See Appendix 18.2</w:t>
              </w:r>
            </w:hyperlink>
            <w:r w:rsidR="00577C30" w:rsidRPr="00AC7387">
              <w:rPr>
                <w:rFonts w:asciiTheme="minorHAnsi" w:hAnsiTheme="minorHAnsi"/>
                <w:sz w:val="20"/>
                <w:szCs w:val="20"/>
              </w:rPr>
              <w:t xml:space="preserve"> (Architecture Decisions Explained) for the full options comparison.</w:t>
            </w:r>
          </w:p>
        </w:tc>
      </w:tr>
      <w:tr w:rsidR="00577C30" w:rsidRPr="00AC7387" w14:paraId="5503A402" w14:textId="77777777" w:rsidTr="00577C30">
        <w:tc>
          <w:tcPr>
            <w:tcW w:w="987" w:type="dxa"/>
            <w:tcMar>
              <w:top w:w="70" w:type="dxa"/>
              <w:left w:w="100" w:type="dxa"/>
              <w:bottom w:w="70" w:type="dxa"/>
              <w:right w:w="100" w:type="dxa"/>
            </w:tcMar>
            <w:vAlign w:val="center"/>
          </w:tcPr>
          <w:p w14:paraId="1A7D35E7" w14:textId="6A673B9A" w:rsidR="00577C30" w:rsidRPr="00AC7387" w:rsidRDefault="00577C30">
            <w:pPr>
              <w:rPr>
                <w:rFonts w:asciiTheme="minorHAnsi" w:hAnsiTheme="minorHAnsi"/>
                <w:sz w:val="20"/>
                <w:szCs w:val="20"/>
              </w:rPr>
            </w:pPr>
            <w:r w:rsidRPr="00AC7387">
              <w:rPr>
                <w:rFonts w:asciiTheme="minorHAnsi" w:hAnsiTheme="minorHAnsi"/>
                <w:b/>
                <w:bCs/>
                <w:sz w:val="20"/>
                <w:szCs w:val="20"/>
              </w:rPr>
              <w:t>ADR-03</w:t>
            </w:r>
          </w:p>
        </w:tc>
        <w:tc>
          <w:tcPr>
            <w:tcW w:w="1217" w:type="dxa"/>
            <w:tcMar>
              <w:top w:w="70" w:type="dxa"/>
              <w:left w:w="100" w:type="dxa"/>
              <w:bottom w:w="70" w:type="dxa"/>
              <w:right w:w="100" w:type="dxa"/>
            </w:tcMar>
            <w:vAlign w:val="center"/>
          </w:tcPr>
          <w:p w14:paraId="5089A87F" w14:textId="77777777" w:rsidR="00577C30" w:rsidRPr="00AC7387" w:rsidRDefault="00577C30">
            <w:pPr>
              <w:rPr>
                <w:rFonts w:asciiTheme="minorHAnsi" w:hAnsiTheme="minorHAnsi"/>
                <w:sz w:val="20"/>
                <w:szCs w:val="20"/>
              </w:rPr>
            </w:pPr>
            <w:r w:rsidRPr="00AC7387">
              <w:rPr>
                <w:rFonts w:asciiTheme="minorHAnsi" w:hAnsiTheme="minorHAnsi"/>
                <w:sz w:val="20"/>
                <w:szCs w:val="20"/>
              </w:rPr>
              <w:t>Network Model</w:t>
            </w:r>
          </w:p>
        </w:tc>
        <w:tc>
          <w:tcPr>
            <w:tcW w:w="3887" w:type="dxa"/>
            <w:tcMar>
              <w:top w:w="70" w:type="dxa"/>
              <w:left w:w="100" w:type="dxa"/>
              <w:bottom w:w="70" w:type="dxa"/>
              <w:right w:w="100" w:type="dxa"/>
            </w:tcMar>
            <w:vAlign w:val="center"/>
          </w:tcPr>
          <w:p w14:paraId="4C11F836" w14:textId="77777777" w:rsidR="00577C30" w:rsidRPr="00AC7387" w:rsidRDefault="00577C30">
            <w:pPr>
              <w:rPr>
                <w:rFonts w:asciiTheme="minorHAnsi" w:hAnsiTheme="minorHAnsi"/>
                <w:sz w:val="20"/>
                <w:szCs w:val="20"/>
              </w:rPr>
            </w:pPr>
            <w:r w:rsidRPr="00AC7387">
              <w:rPr>
                <w:rFonts w:asciiTheme="minorHAnsi" w:hAnsiTheme="minorHAnsi"/>
                <w:sz w:val="20"/>
                <w:szCs w:val="20"/>
              </w:rPr>
              <w:t>APIM is deployed in internal VNet (injection) mode with no public endpoint; ingress is via Front Door over Private Link and backends are reached over private routing.</w:t>
            </w:r>
          </w:p>
        </w:tc>
        <w:tc>
          <w:tcPr>
            <w:tcW w:w="3685" w:type="dxa"/>
            <w:tcMar>
              <w:top w:w="70" w:type="dxa"/>
              <w:left w:w="100" w:type="dxa"/>
              <w:bottom w:w="70" w:type="dxa"/>
              <w:right w:w="100" w:type="dxa"/>
            </w:tcMar>
            <w:vAlign w:val="center"/>
          </w:tcPr>
          <w:p w14:paraId="156B6B64" w14:textId="24335D1E" w:rsidR="00577C30" w:rsidRPr="00AC7387" w:rsidRDefault="007D61FE">
            <w:pPr>
              <w:rPr>
                <w:rFonts w:asciiTheme="minorHAnsi" w:hAnsiTheme="minorHAnsi"/>
                <w:sz w:val="20"/>
                <w:szCs w:val="20"/>
              </w:rPr>
            </w:pPr>
            <w:hyperlink w:anchor="_APIM_Network_Model" w:history="1">
              <w:r w:rsidRPr="00AC7387">
                <w:rPr>
                  <w:rStyle w:val="Hyperlink"/>
                  <w:rFonts w:asciiTheme="minorHAnsi" w:hAnsiTheme="minorHAnsi"/>
                  <w:sz w:val="20"/>
                  <w:szCs w:val="20"/>
                </w:rPr>
                <w:t>See Appendix 18.2</w:t>
              </w:r>
            </w:hyperlink>
            <w:r w:rsidR="00577C30" w:rsidRPr="00AC7387">
              <w:rPr>
                <w:rFonts w:asciiTheme="minorHAnsi" w:hAnsiTheme="minorHAnsi"/>
                <w:sz w:val="20"/>
                <w:szCs w:val="20"/>
              </w:rPr>
              <w:t xml:space="preserve"> (Architecture Decisions Explained) for the full options comparison.</w:t>
            </w:r>
          </w:p>
        </w:tc>
      </w:tr>
      <w:tr w:rsidR="00577C30" w:rsidRPr="00AC7387" w14:paraId="4629C613" w14:textId="77777777" w:rsidTr="00577C30">
        <w:tc>
          <w:tcPr>
            <w:tcW w:w="987" w:type="dxa"/>
            <w:tcMar>
              <w:top w:w="70" w:type="dxa"/>
              <w:left w:w="100" w:type="dxa"/>
              <w:bottom w:w="70" w:type="dxa"/>
              <w:right w:w="100" w:type="dxa"/>
            </w:tcMar>
            <w:vAlign w:val="center"/>
          </w:tcPr>
          <w:p w14:paraId="07B7C1EA" w14:textId="18C7DA38" w:rsidR="00577C30" w:rsidRPr="00AC7387" w:rsidRDefault="00577C30">
            <w:pPr>
              <w:rPr>
                <w:rFonts w:asciiTheme="minorHAnsi" w:hAnsiTheme="minorHAnsi"/>
                <w:sz w:val="20"/>
                <w:szCs w:val="20"/>
              </w:rPr>
            </w:pPr>
            <w:r w:rsidRPr="00AC7387">
              <w:rPr>
                <w:rFonts w:asciiTheme="minorHAnsi" w:hAnsiTheme="minorHAnsi"/>
                <w:b/>
                <w:bCs/>
                <w:sz w:val="20"/>
                <w:szCs w:val="20"/>
              </w:rPr>
              <w:t>ADR-04</w:t>
            </w:r>
          </w:p>
        </w:tc>
        <w:tc>
          <w:tcPr>
            <w:tcW w:w="1217" w:type="dxa"/>
            <w:tcMar>
              <w:top w:w="70" w:type="dxa"/>
              <w:left w:w="100" w:type="dxa"/>
              <w:bottom w:w="70" w:type="dxa"/>
              <w:right w:w="100" w:type="dxa"/>
            </w:tcMar>
            <w:vAlign w:val="center"/>
          </w:tcPr>
          <w:p w14:paraId="2F96D1AD" w14:textId="77777777" w:rsidR="00577C30" w:rsidRPr="00AC7387" w:rsidRDefault="00577C30">
            <w:pPr>
              <w:rPr>
                <w:rFonts w:asciiTheme="minorHAnsi" w:hAnsiTheme="minorHAnsi"/>
                <w:sz w:val="20"/>
                <w:szCs w:val="20"/>
              </w:rPr>
            </w:pPr>
            <w:r w:rsidRPr="00AC7387">
              <w:rPr>
                <w:rFonts w:asciiTheme="minorHAnsi" w:hAnsiTheme="minorHAnsi"/>
                <w:sz w:val="20"/>
                <w:szCs w:val="20"/>
              </w:rPr>
              <w:t>Access Paths</w:t>
            </w:r>
          </w:p>
        </w:tc>
        <w:tc>
          <w:tcPr>
            <w:tcW w:w="3887" w:type="dxa"/>
            <w:tcMar>
              <w:top w:w="70" w:type="dxa"/>
              <w:left w:w="100" w:type="dxa"/>
              <w:bottom w:w="70" w:type="dxa"/>
              <w:right w:w="100" w:type="dxa"/>
            </w:tcMar>
            <w:vAlign w:val="center"/>
          </w:tcPr>
          <w:p w14:paraId="47F69F02" w14:textId="4050AE9B" w:rsidR="00577C30" w:rsidRPr="00AC7387" w:rsidRDefault="00577C30">
            <w:pPr>
              <w:rPr>
                <w:rFonts w:asciiTheme="minorHAnsi" w:hAnsiTheme="minorHAnsi"/>
                <w:sz w:val="20"/>
                <w:szCs w:val="20"/>
              </w:rPr>
            </w:pPr>
            <w:r w:rsidRPr="00AC7387">
              <w:rPr>
                <w:rFonts w:asciiTheme="minorHAnsi" w:hAnsiTheme="minorHAnsi"/>
                <w:sz w:val="20"/>
                <w:szCs w:val="20"/>
              </w:rPr>
              <w:t>Internal and external consumers reach the same internal-mode instance through separate access paths - external via Front Door over Private Link, internal direct over the private network.</w:t>
            </w:r>
          </w:p>
        </w:tc>
        <w:tc>
          <w:tcPr>
            <w:tcW w:w="3685" w:type="dxa"/>
            <w:tcMar>
              <w:top w:w="70" w:type="dxa"/>
              <w:left w:w="100" w:type="dxa"/>
              <w:bottom w:w="70" w:type="dxa"/>
              <w:right w:w="100" w:type="dxa"/>
            </w:tcMar>
            <w:vAlign w:val="center"/>
          </w:tcPr>
          <w:p w14:paraId="1596683E" w14:textId="77777777" w:rsidR="00577C30" w:rsidRPr="00AC7387" w:rsidRDefault="00577C30">
            <w:pPr>
              <w:rPr>
                <w:rFonts w:asciiTheme="minorHAnsi" w:hAnsiTheme="minorHAnsi"/>
                <w:sz w:val="20"/>
                <w:szCs w:val="20"/>
              </w:rPr>
            </w:pPr>
            <w:r w:rsidRPr="00AC7387">
              <w:rPr>
                <w:rFonts w:asciiTheme="minorHAnsi" w:hAnsiTheme="minorHAnsi"/>
                <w:sz w:val="20"/>
                <w:szCs w:val="20"/>
              </w:rPr>
              <w:t>One gateway and one backend estate keep policy and governance consistent, while the entry point and authentication differ by whether the caller is inside or outside the network boundary.</w:t>
            </w:r>
          </w:p>
        </w:tc>
      </w:tr>
      <w:tr w:rsidR="00577C30" w:rsidRPr="00AC7387" w14:paraId="3E22884B" w14:textId="77777777" w:rsidTr="00577C30">
        <w:tc>
          <w:tcPr>
            <w:tcW w:w="987" w:type="dxa"/>
            <w:tcMar>
              <w:top w:w="70" w:type="dxa"/>
              <w:left w:w="100" w:type="dxa"/>
              <w:bottom w:w="70" w:type="dxa"/>
              <w:right w:w="100" w:type="dxa"/>
            </w:tcMar>
            <w:vAlign w:val="center"/>
          </w:tcPr>
          <w:p w14:paraId="4BA09F8B" w14:textId="3E8E1BC0" w:rsidR="00577C30" w:rsidRPr="00AC7387" w:rsidRDefault="00577C30">
            <w:pPr>
              <w:rPr>
                <w:rFonts w:asciiTheme="minorHAnsi" w:hAnsiTheme="minorHAnsi"/>
                <w:sz w:val="20"/>
                <w:szCs w:val="20"/>
              </w:rPr>
            </w:pPr>
            <w:r w:rsidRPr="00AC7387">
              <w:rPr>
                <w:rFonts w:asciiTheme="minorHAnsi" w:hAnsiTheme="minorHAnsi"/>
                <w:b/>
                <w:bCs/>
                <w:sz w:val="20"/>
                <w:szCs w:val="20"/>
              </w:rPr>
              <w:t>ADR-05</w:t>
            </w:r>
          </w:p>
        </w:tc>
        <w:tc>
          <w:tcPr>
            <w:tcW w:w="1217" w:type="dxa"/>
            <w:tcMar>
              <w:top w:w="70" w:type="dxa"/>
              <w:left w:w="100" w:type="dxa"/>
              <w:bottom w:w="70" w:type="dxa"/>
              <w:right w:w="100" w:type="dxa"/>
            </w:tcMar>
            <w:vAlign w:val="center"/>
          </w:tcPr>
          <w:p w14:paraId="6C156CC3" w14:textId="77777777" w:rsidR="00577C30" w:rsidRPr="00AC7387" w:rsidRDefault="00577C30">
            <w:pPr>
              <w:rPr>
                <w:rFonts w:asciiTheme="minorHAnsi" w:hAnsiTheme="minorHAnsi"/>
                <w:sz w:val="20"/>
                <w:szCs w:val="20"/>
              </w:rPr>
            </w:pPr>
            <w:r w:rsidRPr="00AC7387">
              <w:rPr>
                <w:rFonts w:asciiTheme="minorHAnsi" w:hAnsiTheme="minorHAnsi"/>
                <w:sz w:val="20"/>
                <w:szCs w:val="20"/>
              </w:rPr>
              <w:t>Identity</w:t>
            </w:r>
          </w:p>
        </w:tc>
        <w:tc>
          <w:tcPr>
            <w:tcW w:w="3887" w:type="dxa"/>
            <w:tcMar>
              <w:top w:w="70" w:type="dxa"/>
              <w:left w:w="100" w:type="dxa"/>
              <w:bottom w:w="70" w:type="dxa"/>
              <w:right w:w="100" w:type="dxa"/>
            </w:tcMar>
            <w:vAlign w:val="center"/>
          </w:tcPr>
          <w:p w14:paraId="0CFA69CE" w14:textId="77777777" w:rsidR="00577C30" w:rsidRPr="00AC7387" w:rsidRDefault="00577C30">
            <w:pPr>
              <w:rPr>
                <w:rFonts w:asciiTheme="minorHAnsi" w:hAnsiTheme="minorHAnsi"/>
                <w:sz w:val="20"/>
                <w:szCs w:val="20"/>
              </w:rPr>
            </w:pPr>
            <w:r w:rsidRPr="00AC7387">
              <w:rPr>
                <w:rFonts w:asciiTheme="minorHAnsi" w:hAnsiTheme="minorHAnsi"/>
                <w:sz w:val="20"/>
                <w:szCs w:val="20"/>
              </w:rPr>
              <w:t>Microsoft Entra ID is the single identity provider and OAuth 2.0 is the default authentication standard; tokens are validated at the gateway on every call.</w:t>
            </w:r>
          </w:p>
        </w:tc>
        <w:tc>
          <w:tcPr>
            <w:tcW w:w="3685" w:type="dxa"/>
            <w:tcMar>
              <w:top w:w="70" w:type="dxa"/>
              <w:left w:w="100" w:type="dxa"/>
              <w:bottom w:w="70" w:type="dxa"/>
              <w:right w:w="100" w:type="dxa"/>
            </w:tcMar>
            <w:vAlign w:val="center"/>
          </w:tcPr>
          <w:p w14:paraId="5BD965C8" w14:textId="77777777" w:rsidR="00577C30" w:rsidRPr="00AC7387" w:rsidRDefault="00577C30">
            <w:pPr>
              <w:rPr>
                <w:rFonts w:asciiTheme="minorHAnsi" w:hAnsiTheme="minorHAnsi"/>
                <w:sz w:val="20"/>
                <w:szCs w:val="20"/>
              </w:rPr>
            </w:pPr>
            <w:r w:rsidRPr="00AC7387">
              <w:rPr>
                <w:rFonts w:asciiTheme="minorHAnsi" w:hAnsiTheme="minorHAnsi"/>
                <w:sz w:val="20"/>
                <w:szCs w:val="20"/>
              </w:rPr>
              <w:t>A single identity provider for consumers and administrators simplifies governance, lifecycle and access review. Partners unable to support OAuth 2.0 may use an approved, time-bound exception with compensating controls.</w:t>
            </w:r>
          </w:p>
        </w:tc>
      </w:tr>
      <w:tr w:rsidR="00577C30" w:rsidRPr="00AC7387" w14:paraId="123419B0" w14:textId="77777777" w:rsidTr="00577C30">
        <w:tc>
          <w:tcPr>
            <w:tcW w:w="987" w:type="dxa"/>
            <w:tcMar>
              <w:top w:w="70" w:type="dxa"/>
              <w:left w:w="100" w:type="dxa"/>
              <w:bottom w:w="70" w:type="dxa"/>
              <w:right w:w="100" w:type="dxa"/>
            </w:tcMar>
            <w:vAlign w:val="center"/>
          </w:tcPr>
          <w:p w14:paraId="4DD36888" w14:textId="5033CCFF" w:rsidR="00577C30" w:rsidRPr="00AC7387" w:rsidRDefault="00577C30">
            <w:pPr>
              <w:rPr>
                <w:rFonts w:asciiTheme="minorHAnsi" w:hAnsiTheme="minorHAnsi"/>
                <w:sz w:val="20"/>
                <w:szCs w:val="20"/>
              </w:rPr>
            </w:pPr>
            <w:r w:rsidRPr="00AC7387">
              <w:rPr>
                <w:rFonts w:asciiTheme="minorHAnsi" w:hAnsiTheme="minorHAnsi"/>
                <w:b/>
                <w:bCs/>
                <w:sz w:val="20"/>
                <w:szCs w:val="20"/>
              </w:rPr>
              <w:t>ADR-06</w:t>
            </w:r>
          </w:p>
        </w:tc>
        <w:tc>
          <w:tcPr>
            <w:tcW w:w="1217" w:type="dxa"/>
            <w:tcMar>
              <w:top w:w="70" w:type="dxa"/>
              <w:left w:w="100" w:type="dxa"/>
              <w:bottom w:w="70" w:type="dxa"/>
              <w:right w:w="100" w:type="dxa"/>
            </w:tcMar>
            <w:vAlign w:val="center"/>
          </w:tcPr>
          <w:p w14:paraId="425E0797" w14:textId="77777777" w:rsidR="00577C30" w:rsidRPr="00AC7387" w:rsidRDefault="00577C30">
            <w:pPr>
              <w:rPr>
                <w:rFonts w:asciiTheme="minorHAnsi" w:hAnsiTheme="minorHAnsi"/>
                <w:sz w:val="20"/>
                <w:szCs w:val="20"/>
              </w:rPr>
            </w:pPr>
            <w:r w:rsidRPr="00AC7387">
              <w:rPr>
                <w:rFonts w:asciiTheme="minorHAnsi" w:hAnsiTheme="minorHAnsi"/>
                <w:sz w:val="20"/>
                <w:szCs w:val="20"/>
              </w:rPr>
              <w:t>Secrets and Certificates</w:t>
            </w:r>
          </w:p>
        </w:tc>
        <w:tc>
          <w:tcPr>
            <w:tcW w:w="3887" w:type="dxa"/>
            <w:tcMar>
              <w:top w:w="70" w:type="dxa"/>
              <w:left w:w="100" w:type="dxa"/>
              <w:bottom w:w="70" w:type="dxa"/>
              <w:right w:w="100" w:type="dxa"/>
            </w:tcMar>
            <w:vAlign w:val="center"/>
          </w:tcPr>
          <w:p w14:paraId="2C56120F" w14:textId="77777777" w:rsidR="00577C30" w:rsidRPr="00AC7387" w:rsidRDefault="00577C30">
            <w:pPr>
              <w:rPr>
                <w:rFonts w:asciiTheme="minorHAnsi" w:hAnsiTheme="minorHAnsi"/>
                <w:sz w:val="20"/>
                <w:szCs w:val="20"/>
              </w:rPr>
            </w:pPr>
            <w:r w:rsidRPr="00AC7387">
              <w:rPr>
                <w:rFonts w:asciiTheme="minorHAnsi" w:hAnsiTheme="minorHAnsi"/>
                <w:sz w:val="20"/>
                <w:szCs w:val="20"/>
              </w:rPr>
              <w:t>APIM uses a managed identity to retrieve secrets and certificates from Azure Key Vault at runtime, rather than storing credentials in policy configuration.</w:t>
            </w:r>
          </w:p>
        </w:tc>
        <w:tc>
          <w:tcPr>
            <w:tcW w:w="3685" w:type="dxa"/>
            <w:tcMar>
              <w:top w:w="70" w:type="dxa"/>
              <w:left w:w="100" w:type="dxa"/>
              <w:bottom w:w="70" w:type="dxa"/>
              <w:right w:w="100" w:type="dxa"/>
            </w:tcMar>
            <w:vAlign w:val="center"/>
          </w:tcPr>
          <w:p w14:paraId="74C3AF97" w14:textId="1812FBC5" w:rsidR="00577C30" w:rsidRPr="00AC7387" w:rsidRDefault="00577C30">
            <w:pPr>
              <w:rPr>
                <w:rFonts w:asciiTheme="minorHAnsi" w:hAnsiTheme="minorHAnsi"/>
                <w:sz w:val="20"/>
                <w:szCs w:val="20"/>
              </w:rPr>
            </w:pPr>
            <w:r w:rsidRPr="00AC7387">
              <w:rPr>
                <w:rFonts w:asciiTheme="minorHAnsi" w:hAnsiTheme="minorHAnsi"/>
                <w:sz w:val="20"/>
                <w:szCs w:val="20"/>
              </w:rPr>
              <w:t>Runtime retrieval from Key Vault removes stored secrets from the platform entirely and supports automatic certificate rotation without redeployment.</w:t>
            </w:r>
          </w:p>
        </w:tc>
      </w:tr>
      <w:tr w:rsidR="00577C30" w:rsidRPr="00AC7387" w14:paraId="6F7FBA64" w14:textId="77777777" w:rsidTr="00577C30">
        <w:tc>
          <w:tcPr>
            <w:tcW w:w="987" w:type="dxa"/>
            <w:tcMar>
              <w:top w:w="70" w:type="dxa"/>
              <w:left w:w="100" w:type="dxa"/>
              <w:bottom w:w="70" w:type="dxa"/>
              <w:right w:w="100" w:type="dxa"/>
            </w:tcMar>
            <w:vAlign w:val="center"/>
          </w:tcPr>
          <w:p w14:paraId="73CA22B7" w14:textId="7CF1035E" w:rsidR="00577C30" w:rsidRPr="00AC7387" w:rsidRDefault="00577C30">
            <w:pPr>
              <w:rPr>
                <w:rFonts w:asciiTheme="minorHAnsi" w:hAnsiTheme="minorHAnsi"/>
                <w:sz w:val="20"/>
                <w:szCs w:val="20"/>
              </w:rPr>
            </w:pPr>
            <w:r w:rsidRPr="00AC7387">
              <w:rPr>
                <w:rFonts w:asciiTheme="minorHAnsi" w:hAnsiTheme="minorHAnsi"/>
                <w:b/>
                <w:bCs/>
                <w:sz w:val="20"/>
                <w:szCs w:val="20"/>
              </w:rPr>
              <w:t>ADR-07</w:t>
            </w:r>
          </w:p>
        </w:tc>
        <w:tc>
          <w:tcPr>
            <w:tcW w:w="1217" w:type="dxa"/>
            <w:tcMar>
              <w:top w:w="70" w:type="dxa"/>
              <w:left w:w="100" w:type="dxa"/>
              <w:bottom w:w="70" w:type="dxa"/>
              <w:right w:w="100" w:type="dxa"/>
            </w:tcMar>
            <w:vAlign w:val="center"/>
          </w:tcPr>
          <w:p w14:paraId="2CA2C603" w14:textId="77777777" w:rsidR="00577C30" w:rsidRPr="00AC7387" w:rsidRDefault="00577C30">
            <w:pPr>
              <w:rPr>
                <w:rFonts w:asciiTheme="minorHAnsi" w:hAnsiTheme="minorHAnsi"/>
                <w:sz w:val="20"/>
                <w:szCs w:val="20"/>
              </w:rPr>
            </w:pPr>
            <w:r w:rsidRPr="00AC7387">
              <w:rPr>
                <w:rFonts w:asciiTheme="minorHAnsi" w:hAnsiTheme="minorHAnsi"/>
                <w:sz w:val="20"/>
                <w:szCs w:val="20"/>
              </w:rPr>
              <w:t>API Governance</w:t>
            </w:r>
          </w:p>
        </w:tc>
        <w:tc>
          <w:tcPr>
            <w:tcW w:w="3887" w:type="dxa"/>
            <w:tcMar>
              <w:top w:w="70" w:type="dxa"/>
              <w:left w:w="100" w:type="dxa"/>
              <w:bottom w:w="70" w:type="dxa"/>
              <w:right w:w="100" w:type="dxa"/>
            </w:tcMar>
            <w:vAlign w:val="center"/>
          </w:tcPr>
          <w:p w14:paraId="7B931A8E" w14:textId="4138AF8C" w:rsidR="00577C30" w:rsidRPr="00AC7387" w:rsidRDefault="00577C30">
            <w:pPr>
              <w:rPr>
                <w:rFonts w:asciiTheme="minorHAnsi" w:hAnsiTheme="minorHAnsi"/>
                <w:sz w:val="20"/>
                <w:szCs w:val="20"/>
              </w:rPr>
            </w:pPr>
            <w:r w:rsidRPr="00AC7387">
              <w:rPr>
                <w:rFonts w:asciiTheme="minorHAnsi" w:hAnsiTheme="minorHAnsi"/>
                <w:sz w:val="20"/>
                <w:szCs w:val="20"/>
              </w:rPr>
              <w:t>API governance is implemented initially through products, Entra ID groups and subscriptions</w:t>
            </w:r>
            <w:r w:rsidR="00EB6D74" w:rsidRPr="00AC7387">
              <w:rPr>
                <w:rFonts w:asciiTheme="minorHAnsi" w:hAnsiTheme="minorHAnsi"/>
                <w:sz w:val="20"/>
                <w:szCs w:val="20"/>
              </w:rPr>
              <w:t>.</w:t>
            </w:r>
          </w:p>
        </w:tc>
        <w:tc>
          <w:tcPr>
            <w:tcW w:w="3685" w:type="dxa"/>
            <w:tcMar>
              <w:top w:w="70" w:type="dxa"/>
              <w:left w:w="100" w:type="dxa"/>
              <w:bottom w:w="70" w:type="dxa"/>
              <w:right w:w="100" w:type="dxa"/>
            </w:tcMar>
            <w:vAlign w:val="center"/>
          </w:tcPr>
          <w:p w14:paraId="15AED721" w14:textId="77777777" w:rsidR="00577C30" w:rsidRPr="00AC7387" w:rsidRDefault="00577C30">
            <w:pPr>
              <w:rPr>
                <w:rFonts w:asciiTheme="minorHAnsi" w:hAnsiTheme="minorHAnsi"/>
                <w:sz w:val="20"/>
                <w:szCs w:val="20"/>
              </w:rPr>
            </w:pPr>
            <w:r w:rsidRPr="00AC7387">
              <w:rPr>
                <w:rFonts w:asciiTheme="minorHAnsi" w:hAnsiTheme="minorHAnsi"/>
                <w:sz w:val="20"/>
                <w:szCs w:val="20"/>
              </w:rPr>
              <w:t>Products, groups and subscriptions provide sufficient access control and consumer segmentation for the initial platform, while deferring workspaces avoids complexity until decentralised team-based ownership is required.</w:t>
            </w:r>
          </w:p>
        </w:tc>
      </w:tr>
      <w:tr w:rsidR="00577C30" w:rsidRPr="00AC7387" w14:paraId="42936E98" w14:textId="77777777" w:rsidTr="00577C30">
        <w:tc>
          <w:tcPr>
            <w:tcW w:w="987" w:type="dxa"/>
            <w:tcMar>
              <w:top w:w="70" w:type="dxa"/>
              <w:left w:w="100" w:type="dxa"/>
              <w:bottom w:w="70" w:type="dxa"/>
              <w:right w:w="100" w:type="dxa"/>
            </w:tcMar>
            <w:vAlign w:val="center"/>
          </w:tcPr>
          <w:p w14:paraId="121E9161" w14:textId="4DDB66C6" w:rsidR="00577C30" w:rsidRPr="00AC7387" w:rsidRDefault="00577C30">
            <w:pPr>
              <w:rPr>
                <w:rFonts w:asciiTheme="minorHAnsi" w:hAnsiTheme="minorHAnsi"/>
                <w:sz w:val="20"/>
                <w:szCs w:val="20"/>
              </w:rPr>
            </w:pPr>
            <w:r w:rsidRPr="00AC7387">
              <w:rPr>
                <w:rFonts w:asciiTheme="minorHAnsi" w:hAnsiTheme="minorHAnsi"/>
                <w:b/>
                <w:bCs/>
                <w:sz w:val="20"/>
                <w:szCs w:val="20"/>
              </w:rPr>
              <w:t>ADR-08</w:t>
            </w:r>
          </w:p>
        </w:tc>
        <w:tc>
          <w:tcPr>
            <w:tcW w:w="1217" w:type="dxa"/>
            <w:tcMar>
              <w:top w:w="70" w:type="dxa"/>
              <w:left w:w="100" w:type="dxa"/>
              <w:bottom w:w="70" w:type="dxa"/>
              <w:right w:w="100" w:type="dxa"/>
            </w:tcMar>
            <w:vAlign w:val="center"/>
          </w:tcPr>
          <w:p w14:paraId="39BC043D" w14:textId="77777777" w:rsidR="00577C30" w:rsidRPr="00AC7387" w:rsidRDefault="00577C30">
            <w:pPr>
              <w:rPr>
                <w:rFonts w:asciiTheme="minorHAnsi" w:hAnsiTheme="minorHAnsi"/>
                <w:sz w:val="20"/>
                <w:szCs w:val="20"/>
              </w:rPr>
            </w:pPr>
            <w:r w:rsidRPr="00AC7387">
              <w:rPr>
                <w:rFonts w:asciiTheme="minorHAnsi" w:hAnsiTheme="minorHAnsi"/>
                <w:sz w:val="20"/>
                <w:szCs w:val="20"/>
              </w:rPr>
              <w:t>Resilience</w:t>
            </w:r>
          </w:p>
        </w:tc>
        <w:tc>
          <w:tcPr>
            <w:tcW w:w="3887" w:type="dxa"/>
            <w:tcMar>
              <w:top w:w="70" w:type="dxa"/>
              <w:left w:w="100" w:type="dxa"/>
              <w:bottom w:w="70" w:type="dxa"/>
              <w:right w:w="100" w:type="dxa"/>
            </w:tcMar>
            <w:vAlign w:val="center"/>
          </w:tcPr>
          <w:p w14:paraId="7CFB755E" w14:textId="1E2A423C" w:rsidR="00577C30" w:rsidRPr="00AC7387" w:rsidRDefault="00577C30">
            <w:pPr>
              <w:rPr>
                <w:rFonts w:asciiTheme="minorHAnsi" w:hAnsiTheme="minorHAnsi"/>
                <w:sz w:val="20"/>
                <w:szCs w:val="20"/>
              </w:rPr>
            </w:pPr>
            <w:r w:rsidRPr="00AC7387">
              <w:rPr>
                <w:rFonts w:asciiTheme="minorHAnsi" w:hAnsiTheme="minorHAnsi"/>
                <w:sz w:val="20"/>
                <w:szCs w:val="20"/>
              </w:rPr>
              <w:t xml:space="preserve">Production is deployed on the Silver resilience </w:t>
            </w:r>
            <w:r w:rsidR="0012749A" w:rsidRPr="00AC7387">
              <w:rPr>
                <w:rFonts w:asciiTheme="minorHAnsi" w:hAnsiTheme="minorHAnsi"/>
                <w:sz w:val="20"/>
                <w:szCs w:val="20"/>
              </w:rPr>
              <w:t>tier a</w:t>
            </w:r>
            <w:r w:rsidRPr="00AC7387">
              <w:rPr>
                <w:rFonts w:asciiTheme="minorHAnsi" w:hAnsiTheme="minorHAnsi"/>
                <w:sz w:val="20"/>
                <w:szCs w:val="20"/>
              </w:rPr>
              <w:t xml:space="preserve"> single region with multiple units distributed across Availability Zones.</w:t>
            </w:r>
          </w:p>
        </w:tc>
        <w:tc>
          <w:tcPr>
            <w:tcW w:w="3685" w:type="dxa"/>
            <w:tcMar>
              <w:top w:w="70" w:type="dxa"/>
              <w:left w:w="100" w:type="dxa"/>
              <w:bottom w:w="70" w:type="dxa"/>
              <w:right w:w="100" w:type="dxa"/>
            </w:tcMar>
            <w:vAlign w:val="center"/>
          </w:tcPr>
          <w:p w14:paraId="0ACBAC08" w14:textId="14561A4C" w:rsidR="00DF0A01" w:rsidRPr="00AC7387" w:rsidRDefault="00C86605">
            <w:pPr>
              <w:rPr>
                <w:rFonts w:asciiTheme="minorHAnsi" w:hAnsiTheme="minorHAnsi"/>
                <w:sz w:val="20"/>
                <w:szCs w:val="20"/>
              </w:rPr>
            </w:pPr>
            <w:hyperlink w:anchor="_APIM_Network_Model" w:history="1">
              <w:r w:rsidRPr="00AC7387">
                <w:rPr>
                  <w:rStyle w:val="Hyperlink"/>
                  <w:rFonts w:asciiTheme="minorHAnsi" w:hAnsiTheme="minorHAnsi"/>
                  <w:sz w:val="20"/>
                  <w:szCs w:val="20"/>
                </w:rPr>
                <w:t>See Appendix 18.2</w:t>
              </w:r>
            </w:hyperlink>
            <w:r w:rsidRPr="00AC7387">
              <w:rPr>
                <w:rFonts w:asciiTheme="minorHAnsi" w:hAnsiTheme="minorHAnsi"/>
                <w:sz w:val="20"/>
                <w:szCs w:val="20"/>
              </w:rPr>
              <w:t xml:space="preserve"> (Architecture Decisions Explained) for the full options comparison</w:t>
            </w:r>
          </w:p>
        </w:tc>
      </w:tr>
      <w:tr w:rsidR="00577C30" w:rsidRPr="00AC7387" w14:paraId="6D8E06E1" w14:textId="77777777" w:rsidTr="00577C30">
        <w:tc>
          <w:tcPr>
            <w:tcW w:w="987" w:type="dxa"/>
            <w:tcMar>
              <w:top w:w="70" w:type="dxa"/>
              <w:left w:w="100" w:type="dxa"/>
              <w:bottom w:w="70" w:type="dxa"/>
              <w:right w:w="100" w:type="dxa"/>
            </w:tcMar>
            <w:vAlign w:val="center"/>
          </w:tcPr>
          <w:p w14:paraId="2D06A632" w14:textId="6F507AA6" w:rsidR="00577C30" w:rsidRPr="00AC7387" w:rsidRDefault="00577C30">
            <w:pPr>
              <w:rPr>
                <w:rFonts w:asciiTheme="minorHAnsi" w:hAnsiTheme="minorHAnsi"/>
                <w:sz w:val="20"/>
                <w:szCs w:val="20"/>
              </w:rPr>
            </w:pPr>
            <w:r w:rsidRPr="00AC7387">
              <w:rPr>
                <w:rFonts w:asciiTheme="minorHAnsi" w:hAnsiTheme="minorHAnsi"/>
                <w:b/>
                <w:bCs/>
                <w:sz w:val="20"/>
                <w:szCs w:val="20"/>
              </w:rPr>
              <w:t>ADR-09</w:t>
            </w:r>
          </w:p>
        </w:tc>
        <w:tc>
          <w:tcPr>
            <w:tcW w:w="1217" w:type="dxa"/>
            <w:tcMar>
              <w:top w:w="70" w:type="dxa"/>
              <w:left w:w="100" w:type="dxa"/>
              <w:bottom w:w="70" w:type="dxa"/>
              <w:right w:w="100" w:type="dxa"/>
            </w:tcMar>
            <w:vAlign w:val="center"/>
          </w:tcPr>
          <w:p w14:paraId="42AF3200" w14:textId="77777777" w:rsidR="00B64640" w:rsidRPr="00AC7387" w:rsidRDefault="00B64640" w:rsidP="00B64640">
            <w:pPr>
              <w:rPr>
                <w:rFonts w:asciiTheme="minorHAnsi" w:hAnsiTheme="minorHAnsi"/>
                <w:sz w:val="20"/>
                <w:szCs w:val="20"/>
              </w:rPr>
            </w:pPr>
            <w:r w:rsidRPr="00AC7387">
              <w:rPr>
                <w:rFonts w:asciiTheme="minorHAnsi" w:hAnsiTheme="minorHAnsi"/>
                <w:sz w:val="20"/>
                <w:szCs w:val="20"/>
              </w:rPr>
              <w:t>API Discovery</w:t>
            </w:r>
          </w:p>
          <w:p w14:paraId="732291FF" w14:textId="2FAAB359" w:rsidR="00577C30" w:rsidRPr="00AC7387" w:rsidRDefault="00577C30">
            <w:pPr>
              <w:rPr>
                <w:rFonts w:asciiTheme="minorHAnsi" w:hAnsiTheme="minorHAnsi"/>
                <w:sz w:val="20"/>
                <w:szCs w:val="20"/>
              </w:rPr>
            </w:pPr>
          </w:p>
        </w:tc>
        <w:tc>
          <w:tcPr>
            <w:tcW w:w="3887" w:type="dxa"/>
            <w:tcMar>
              <w:top w:w="70" w:type="dxa"/>
              <w:left w:w="100" w:type="dxa"/>
              <w:bottom w:w="70" w:type="dxa"/>
              <w:right w:w="100" w:type="dxa"/>
            </w:tcMar>
            <w:vAlign w:val="center"/>
          </w:tcPr>
          <w:p w14:paraId="1047C892" w14:textId="4F923CF7" w:rsidR="00577C30" w:rsidRPr="00AC7387" w:rsidRDefault="00C510FA">
            <w:pPr>
              <w:rPr>
                <w:rFonts w:asciiTheme="minorHAnsi" w:hAnsiTheme="minorHAnsi"/>
                <w:sz w:val="20"/>
                <w:szCs w:val="20"/>
              </w:rPr>
            </w:pPr>
            <w:r w:rsidRPr="00167A4D">
              <w:rPr>
                <w:rFonts w:asciiTheme="minorHAnsi" w:hAnsiTheme="minorHAnsi"/>
                <w:sz w:val="20"/>
                <w:szCs w:val="20"/>
              </w:rPr>
              <w:t xml:space="preserve">Use </w:t>
            </w:r>
            <w:r w:rsidR="00830936">
              <w:rPr>
                <w:rFonts w:asciiTheme="minorHAnsi" w:hAnsiTheme="minorHAnsi"/>
                <w:sz w:val="20"/>
                <w:szCs w:val="20"/>
              </w:rPr>
              <w:t>the inbuilt</w:t>
            </w:r>
            <w:r w:rsidRPr="00AC7387">
              <w:rPr>
                <w:rFonts w:asciiTheme="minorHAnsi" w:hAnsiTheme="minorHAnsi"/>
                <w:sz w:val="20"/>
                <w:szCs w:val="20"/>
              </w:rPr>
              <w:t xml:space="preserve"> Azure API Management Developer Portal </w:t>
            </w:r>
            <w:r w:rsidR="00A5772A" w:rsidRPr="00AC7387">
              <w:rPr>
                <w:rFonts w:asciiTheme="minorHAnsi" w:hAnsiTheme="minorHAnsi"/>
                <w:sz w:val="20"/>
                <w:szCs w:val="20"/>
              </w:rPr>
              <w:t>as</w:t>
            </w:r>
            <w:r w:rsidR="00577C30" w:rsidRPr="00AC7387">
              <w:rPr>
                <w:rFonts w:asciiTheme="minorHAnsi" w:hAnsiTheme="minorHAnsi"/>
                <w:sz w:val="20"/>
                <w:szCs w:val="20"/>
              </w:rPr>
              <w:t xml:space="preserve"> the self-service interface for discovery, documentation, testing and subscription</w:t>
            </w:r>
            <w:r w:rsidR="00B64880" w:rsidRPr="00AC7387">
              <w:rPr>
                <w:rFonts w:asciiTheme="minorHAnsi" w:hAnsiTheme="minorHAnsi"/>
                <w:sz w:val="20"/>
                <w:szCs w:val="20"/>
              </w:rPr>
              <w:t xml:space="preserve"> management, instead of Azure API </w:t>
            </w:r>
            <w:r w:rsidR="00E02BAB" w:rsidRPr="00AC7387">
              <w:rPr>
                <w:rFonts w:asciiTheme="minorHAnsi" w:hAnsiTheme="minorHAnsi"/>
                <w:sz w:val="20"/>
                <w:szCs w:val="20"/>
              </w:rPr>
              <w:t>Centre</w:t>
            </w:r>
            <w:r w:rsidR="00B64880" w:rsidRPr="00AC7387">
              <w:rPr>
                <w:rFonts w:asciiTheme="minorHAnsi" w:hAnsiTheme="minorHAnsi"/>
                <w:sz w:val="20"/>
                <w:szCs w:val="20"/>
              </w:rPr>
              <w:t>.</w:t>
            </w:r>
            <w:r w:rsidR="00E02BAB" w:rsidRPr="00AC7387">
              <w:rPr>
                <w:rFonts w:asciiTheme="minorHAnsi" w:hAnsiTheme="minorHAnsi"/>
                <w:sz w:val="20"/>
                <w:szCs w:val="20"/>
              </w:rPr>
              <w:t xml:space="preserve"> User authentication will be provided through Microsoft Entra ID</w:t>
            </w:r>
            <w:ins w:id="31" w:author="BinilaElsa Joy - Chaucer" w:date="2026-10-09T20:06:00Z" w16du:dateUtc="2026-10-09T14:36:00Z">
              <w:r w:rsidR="00BA3C35">
                <w:rPr>
                  <w:rFonts w:asciiTheme="minorHAnsi" w:hAnsiTheme="minorHAnsi"/>
                  <w:sz w:val="20"/>
                  <w:szCs w:val="20"/>
                </w:rPr>
                <w:t>.</w:t>
              </w:r>
            </w:ins>
            <w:r w:rsidR="00E02BAB" w:rsidRPr="00AC7387">
              <w:rPr>
                <w:rFonts w:asciiTheme="minorHAnsi" w:hAnsiTheme="minorHAnsi"/>
                <w:sz w:val="20"/>
                <w:szCs w:val="20"/>
              </w:rPr>
              <w:t xml:space="preserve"> </w:t>
            </w:r>
            <w:ins w:id="32" w:author="BinilaElsa Joy - Chaucer" w:date="2026-10-09T20:07:00Z">
              <w:r w:rsidR="00D70179" w:rsidRPr="00D70179">
                <w:rPr>
                  <w:rFonts w:asciiTheme="minorHAnsi" w:hAnsiTheme="minorHAnsi"/>
                  <w:sz w:val="20"/>
                  <w:szCs w:val="20"/>
                </w:rPr>
                <w:t>Entra External ID/B2B remains a future capability subject to approved design and governance processes.</w:t>
              </w:r>
            </w:ins>
          </w:p>
        </w:tc>
        <w:tc>
          <w:tcPr>
            <w:tcW w:w="3685" w:type="dxa"/>
            <w:tcMar>
              <w:top w:w="70" w:type="dxa"/>
              <w:left w:w="100" w:type="dxa"/>
              <w:bottom w:w="70" w:type="dxa"/>
              <w:right w:w="100" w:type="dxa"/>
            </w:tcMar>
            <w:vAlign w:val="center"/>
          </w:tcPr>
          <w:p w14:paraId="15C97B5B" w14:textId="6A50B0A4" w:rsidR="00577C30" w:rsidRPr="00AC7387" w:rsidRDefault="00D61CF6">
            <w:pPr>
              <w:rPr>
                <w:rFonts w:asciiTheme="minorHAnsi" w:hAnsiTheme="minorHAnsi"/>
                <w:sz w:val="20"/>
                <w:szCs w:val="20"/>
              </w:rPr>
            </w:pPr>
            <w:r w:rsidRPr="00AC7387">
              <w:rPr>
                <w:rFonts w:asciiTheme="minorHAnsi" w:hAnsiTheme="minorHAnsi"/>
                <w:sz w:val="20"/>
                <w:szCs w:val="20"/>
              </w:rPr>
              <w:t>The APIM Developer Portal provides self-service API discovery, documentation, testing, and subscription management, whereas Azure API Centre is primarily focused on API governance and cataloguing. This reduces onboarding effort and support overhead.</w:t>
            </w:r>
            <w:ins w:id="33" w:author="Joycell Sundararaj - Chaucer" w:date="2026-10-09T17:47:00Z" w16du:dateUtc="2026-10-09T16:47:00Z">
              <w:r w:rsidR="005E1ED9">
                <w:rPr>
                  <w:rFonts w:asciiTheme="minorHAnsi" w:hAnsiTheme="minorHAnsi"/>
                  <w:sz w:val="20"/>
                  <w:szCs w:val="20"/>
                </w:rPr>
                <w:t xml:space="preserve"> </w:t>
              </w:r>
            </w:ins>
          </w:p>
        </w:tc>
      </w:tr>
      <w:tr w:rsidR="00A72696" w:rsidRPr="00AC7387" w14:paraId="11A93506" w14:textId="77777777" w:rsidTr="00577C30">
        <w:tc>
          <w:tcPr>
            <w:tcW w:w="987" w:type="dxa"/>
            <w:tcMar>
              <w:top w:w="70" w:type="dxa"/>
              <w:left w:w="100" w:type="dxa"/>
              <w:bottom w:w="70" w:type="dxa"/>
              <w:right w:w="100" w:type="dxa"/>
            </w:tcMar>
            <w:vAlign w:val="center"/>
          </w:tcPr>
          <w:p w14:paraId="193F6C15" w14:textId="0E16D5AC" w:rsidR="00A72696" w:rsidRPr="00AC7387" w:rsidRDefault="00A72696">
            <w:pPr>
              <w:rPr>
                <w:rFonts w:asciiTheme="minorHAnsi" w:hAnsiTheme="minorHAnsi"/>
                <w:b/>
                <w:bCs/>
                <w:sz w:val="20"/>
                <w:szCs w:val="20"/>
              </w:rPr>
            </w:pPr>
            <w:r w:rsidRPr="00AC7387">
              <w:rPr>
                <w:rFonts w:asciiTheme="minorHAnsi" w:hAnsiTheme="minorHAnsi"/>
                <w:b/>
                <w:bCs/>
                <w:sz w:val="20"/>
                <w:szCs w:val="20"/>
              </w:rPr>
              <w:t>ADR-10</w:t>
            </w:r>
          </w:p>
        </w:tc>
        <w:tc>
          <w:tcPr>
            <w:tcW w:w="1217" w:type="dxa"/>
            <w:tcMar>
              <w:top w:w="70" w:type="dxa"/>
              <w:left w:w="100" w:type="dxa"/>
              <w:bottom w:w="70" w:type="dxa"/>
              <w:right w:w="100" w:type="dxa"/>
            </w:tcMar>
            <w:vAlign w:val="center"/>
          </w:tcPr>
          <w:p w14:paraId="3122121C" w14:textId="6AF3E548" w:rsidR="00A72696" w:rsidRPr="00AC7387" w:rsidRDefault="00C47867">
            <w:pPr>
              <w:rPr>
                <w:rFonts w:asciiTheme="minorHAnsi" w:hAnsiTheme="minorHAnsi"/>
                <w:sz w:val="20"/>
                <w:szCs w:val="20"/>
              </w:rPr>
            </w:pPr>
            <w:r w:rsidRPr="00AC7387">
              <w:rPr>
                <w:rFonts w:asciiTheme="minorHAnsi" w:hAnsiTheme="minorHAnsi"/>
                <w:sz w:val="20"/>
                <w:szCs w:val="20"/>
              </w:rPr>
              <w:t>Developer Portal Hosting</w:t>
            </w:r>
          </w:p>
        </w:tc>
        <w:tc>
          <w:tcPr>
            <w:tcW w:w="3887" w:type="dxa"/>
            <w:tcMar>
              <w:top w:w="70" w:type="dxa"/>
              <w:left w:w="100" w:type="dxa"/>
              <w:bottom w:w="70" w:type="dxa"/>
              <w:right w:w="100" w:type="dxa"/>
            </w:tcMar>
            <w:vAlign w:val="center"/>
          </w:tcPr>
          <w:p w14:paraId="35D675DC" w14:textId="62231044" w:rsidR="00A9297A" w:rsidRPr="00A9297A" w:rsidRDefault="00A9297A" w:rsidP="00A9297A">
            <w:pPr>
              <w:rPr>
                <w:rFonts w:asciiTheme="minorHAnsi" w:hAnsiTheme="minorHAnsi"/>
                <w:sz w:val="20"/>
                <w:szCs w:val="20"/>
              </w:rPr>
            </w:pPr>
            <w:r w:rsidRPr="00A9297A">
              <w:rPr>
                <w:rFonts w:asciiTheme="minorHAnsi" w:hAnsiTheme="minorHAnsi"/>
                <w:sz w:val="20"/>
                <w:szCs w:val="20"/>
              </w:rPr>
              <w:t xml:space="preserve">Use the Microsoft-managed APIM Developer Portal for the initial platform implementation. Access to the portal will be restricted through Microsoft Entra ID authentication, group-based access controls and Conditional Access policies. Self-hosting remains a future option should requirements emerge that cannot be met by the managed </w:t>
            </w:r>
            <w:r w:rsidR="0057026C" w:rsidRPr="00A9297A">
              <w:rPr>
                <w:rFonts w:asciiTheme="minorHAnsi" w:hAnsiTheme="minorHAnsi"/>
                <w:sz w:val="20"/>
                <w:szCs w:val="20"/>
              </w:rPr>
              <w:t>service.</w:t>
            </w:r>
          </w:p>
          <w:p w14:paraId="031D83A8" w14:textId="77777777" w:rsidR="00A72696" w:rsidRPr="00AC7387" w:rsidRDefault="00A72696">
            <w:pPr>
              <w:rPr>
                <w:rFonts w:asciiTheme="minorHAnsi" w:hAnsiTheme="minorHAnsi"/>
                <w:sz w:val="20"/>
                <w:szCs w:val="20"/>
              </w:rPr>
            </w:pPr>
          </w:p>
        </w:tc>
        <w:tc>
          <w:tcPr>
            <w:tcW w:w="3685" w:type="dxa"/>
            <w:tcMar>
              <w:top w:w="70" w:type="dxa"/>
              <w:left w:w="100" w:type="dxa"/>
              <w:bottom w:w="70" w:type="dxa"/>
              <w:right w:w="100" w:type="dxa"/>
            </w:tcMar>
            <w:vAlign w:val="center"/>
          </w:tcPr>
          <w:p w14:paraId="0FB86ED9" w14:textId="77777777" w:rsidR="00F87FED" w:rsidRPr="00F87FED" w:rsidRDefault="00F87FED" w:rsidP="00F87FED">
            <w:pPr>
              <w:rPr>
                <w:rFonts w:asciiTheme="minorHAnsi" w:hAnsiTheme="minorHAnsi"/>
                <w:sz w:val="20"/>
                <w:szCs w:val="20"/>
              </w:rPr>
            </w:pPr>
            <w:r w:rsidRPr="00F87FED">
              <w:rPr>
                <w:rFonts w:asciiTheme="minorHAnsi" w:hAnsiTheme="minorHAnsi"/>
                <w:sz w:val="20"/>
                <w:szCs w:val="20"/>
              </w:rPr>
              <w:t>The Microsoft-managed Developer Portal minimises infrastructure, operational and maintenance overhead while meeting current security requirements. Although the portal is publicly reachable, access is restricted through Entra ID and Conditional Access controls approved by Security Architecture and Security Engineering. Self-hosting would introduce additional build, deployment and support responsibilities without a current business or security requirement.</w:t>
            </w:r>
          </w:p>
          <w:p w14:paraId="29CA67A5" w14:textId="77777777" w:rsidR="007F5828" w:rsidRPr="00AC7387" w:rsidRDefault="007F5828" w:rsidP="00FB1DC1">
            <w:pPr>
              <w:rPr>
                <w:rFonts w:asciiTheme="minorHAnsi" w:hAnsiTheme="minorHAnsi"/>
                <w:sz w:val="20"/>
                <w:szCs w:val="20"/>
              </w:rPr>
            </w:pPr>
          </w:p>
          <w:p w14:paraId="1E508273" w14:textId="54F6E5D4" w:rsidR="007F5828" w:rsidRPr="00AC7387" w:rsidRDefault="007F5828" w:rsidP="00FB1DC1">
            <w:pPr>
              <w:rPr>
                <w:rFonts w:asciiTheme="minorHAnsi" w:hAnsiTheme="minorHAnsi"/>
                <w:sz w:val="20"/>
                <w:szCs w:val="20"/>
              </w:rPr>
            </w:pPr>
            <w:hyperlink w:anchor="_APIM_Network_Model" w:history="1">
              <w:r w:rsidRPr="00AC7387">
                <w:rPr>
                  <w:rStyle w:val="Hyperlink"/>
                  <w:rFonts w:asciiTheme="minorHAnsi" w:hAnsiTheme="minorHAnsi"/>
                  <w:sz w:val="20"/>
                  <w:szCs w:val="20"/>
                </w:rPr>
                <w:t>See Appendix 18.2</w:t>
              </w:r>
            </w:hyperlink>
            <w:r w:rsidRPr="00AC7387">
              <w:rPr>
                <w:rFonts w:asciiTheme="minorHAnsi" w:hAnsiTheme="minorHAnsi"/>
                <w:sz w:val="20"/>
                <w:szCs w:val="20"/>
              </w:rPr>
              <w:t xml:space="preserve"> (Architecture Decisions Explained) for the full options comparison</w:t>
            </w:r>
          </w:p>
        </w:tc>
      </w:tr>
      <w:tr w:rsidR="003254BF" w:rsidRPr="00167A4D" w14:paraId="7372E237" w14:textId="77777777" w:rsidTr="00577C30">
        <w:tc>
          <w:tcPr>
            <w:tcW w:w="987" w:type="dxa"/>
            <w:tcMar>
              <w:top w:w="70" w:type="dxa"/>
              <w:left w:w="100" w:type="dxa"/>
              <w:bottom w:w="70" w:type="dxa"/>
              <w:right w:w="100" w:type="dxa"/>
            </w:tcMar>
            <w:vAlign w:val="center"/>
          </w:tcPr>
          <w:p w14:paraId="0EA1AF3A" w14:textId="4D2EE555" w:rsidR="003254BF" w:rsidRPr="00167A4D" w:rsidRDefault="003254BF" w:rsidP="008141C8">
            <w:pPr>
              <w:rPr>
                <w:rFonts w:asciiTheme="minorHAnsi" w:hAnsiTheme="minorHAnsi"/>
                <w:b/>
                <w:bCs/>
                <w:sz w:val="20"/>
                <w:szCs w:val="20"/>
              </w:rPr>
            </w:pPr>
            <w:r>
              <w:rPr>
                <w:rFonts w:asciiTheme="minorHAnsi" w:hAnsiTheme="minorHAnsi"/>
                <w:b/>
                <w:bCs/>
                <w:sz w:val="20"/>
                <w:szCs w:val="20"/>
              </w:rPr>
              <w:t>ADR-1</w:t>
            </w:r>
            <w:ins w:id="34" w:author="BinilaElsa Joy - Chaucer" w:date="2026-10-08T19:59:00Z" w16du:dateUtc="2026-10-08T14:29:00Z">
              <w:r w:rsidR="00A14DBB">
                <w:rPr>
                  <w:rFonts w:asciiTheme="minorHAnsi" w:hAnsiTheme="minorHAnsi"/>
                  <w:b/>
                  <w:bCs/>
                  <w:sz w:val="20"/>
                  <w:szCs w:val="20"/>
                </w:rPr>
                <w:t>1</w:t>
              </w:r>
            </w:ins>
          </w:p>
        </w:tc>
        <w:tc>
          <w:tcPr>
            <w:tcW w:w="1217" w:type="dxa"/>
            <w:tcMar>
              <w:top w:w="70" w:type="dxa"/>
              <w:left w:w="100" w:type="dxa"/>
              <w:bottom w:w="70" w:type="dxa"/>
              <w:right w:w="100" w:type="dxa"/>
            </w:tcMar>
            <w:vAlign w:val="center"/>
          </w:tcPr>
          <w:p w14:paraId="3F82C288" w14:textId="77777777" w:rsidR="003254BF" w:rsidRPr="003254BF" w:rsidRDefault="003254BF" w:rsidP="003254BF">
            <w:pPr>
              <w:rPr>
                <w:rFonts w:asciiTheme="minorHAnsi" w:hAnsiTheme="minorHAnsi"/>
                <w:sz w:val="20"/>
                <w:szCs w:val="20"/>
              </w:rPr>
            </w:pPr>
            <w:r w:rsidRPr="003254BF">
              <w:rPr>
                <w:rFonts w:asciiTheme="minorHAnsi" w:hAnsiTheme="minorHAnsi"/>
                <w:sz w:val="20"/>
                <w:szCs w:val="20"/>
              </w:rPr>
              <w:t>API Exposure Strategy</w:t>
            </w:r>
          </w:p>
          <w:p w14:paraId="6BCBF7EB" w14:textId="77777777" w:rsidR="003254BF" w:rsidRPr="00167A4D" w:rsidRDefault="003254BF" w:rsidP="008141C8">
            <w:pPr>
              <w:rPr>
                <w:rFonts w:asciiTheme="minorHAnsi" w:hAnsiTheme="minorHAnsi"/>
                <w:sz w:val="20"/>
                <w:szCs w:val="20"/>
              </w:rPr>
            </w:pPr>
          </w:p>
        </w:tc>
        <w:tc>
          <w:tcPr>
            <w:tcW w:w="3887" w:type="dxa"/>
            <w:tcMar>
              <w:top w:w="70" w:type="dxa"/>
              <w:left w:w="100" w:type="dxa"/>
              <w:bottom w:w="70" w:type="dxa"/>
              <w:right w:w="100" w:type="dxa"/>
            </w:tcMar>
            <w:vAlign w:val="center"/>
          </w:tcPr>
          <w:p w14:paraId="0AF2E6E3" w14:textId="3175BED7" w:rsidR="003254BF" w:rsidRPr="00167A4D" w:rsidRDefault="007B37F3" w:rsidP="008141C8">
            <w:pPr>
              <w:rPr>
                <w:rFonts w:asciiTheme="minorHAnsi" w:hAnsiTheme="minorHAnsi"/>
                <w:sz w:val="20"/>
                <w:szCs w:val="20"/>
              </w:rPr>
            </w:pPr>
            <w:ins w:id="35" w:author="BinilaElsa Joy - Chaucer" w:date="2026-10-09T16:37:00Z">
              <w:r w:rsidRPr="007B37F3">
                <w:rPr>
                  <w:rFonts w:asciiTheme="minorHAnsi" w:hAnsiTheme="minorHAnsi"/>
                  <w:sz w:val="20"/>
                  <w:szCs w:val="20"/>
                </w:rPr>
                <w:t xml:space="preserve">The current APIM design supports internal API consumption only. No APIs are exposed externally, and public access is disabled by default, including Developer Portal access and API Gateway exposure through Azure Front Door. Azure Front Door </w:t>
              </w:r>
            </w:ins>
            <w:ins w:id="36" w:author="BinilaElsa Joy - Chaucer" w:date="2026-10-09T21:04:00Z" w16du:dateUtc="2026-10-09T15:34:00Z">
              <w:r w:rsidR="004C0CC1">
                <w:rPr>
                  <w:rFonts w:asciiTheme="minorHAnsi" w:hAnsiTheme="minorHAnsi"/>
                  <w:sz w:val="20"/>
                  <w:szCs w:val="20"/>
                </w:rPr>
                <w:t>will</w:t>
              </w:r>
            </w:ins>
            <w:ins w:id="37" w:author="BinilaElsa Joy - Chaucer" w:date="2026-10-09T16:37:00Z">
              <w:r w:rsidRPr="007B37F3">
                <w:rPr>
                  <w:rFonts w:asciiTheme="minorHAnsi" w:hAnsiTheme="minorHAnsi"/>
                  <w:sz w:val="20"/>
                  <w:szCs w:val="20"/>
                </w:rPr>
                <w:t xml:space="preserve"> be deployed and validated during implementation but will remain inactive unless an approved business use case for external access is agreed</w:t>
              </w:r>
            </w:ins>
            <w:ins w:id="38" w:author="BinilaElsa Joy - Chaucer" w:date="2026-10-09T21:04:00Z" w16du:dateUtc="2026-10-09T15:34:00Z">
              <w:r w:rsidR="00F959BF">
                <w:rPr>
                  <w:rFonts w:asciiTheme="minorHAnsi" w:hAnsiTheme="minorHAnsi"/>
                  <w:sz w:val="20"/>
                  <w:szCs w:val="20"/>
                </w:rPr>
                <w:t xml:space="preserve"> </w:t>
              </w:r>
            </w:ins>
            <w:ins w:id="39" w:author="BinilaElsa Joy - Chaucer" w:date="2026-10-09T21:06:00Z" w16du:dateUtc="2026-10-09T15:36:00Z">
              <w:r w:rsidR="00827F10">
                <w:rPr>
                  <w:rFonts w:asciiTheme="minorHAnsi" w:hAnsiTheme="minorHAnsi"/>
                  <w:sz w:val="20"/>
                  <w:szCs w:val="20"/>
                </w:rPr>
                <w:t>at</w:t>
              </w:r>
            </w:ins>
            <w:ins w:id="40" w:author="BinilaElsa Joy - Chaucer" w:date="2026-10-09T21:04:00Z" w16du:dateUtc="2026-10-09T15:34:00Z">
              <w:r w:rsidR="00F959BF">
                <w:rPr>
                  <w:rFonts w:asciiTheme="minorHAnsi" w:hAnsiTheme="minorHAnsi"/>
                  <w:sz w:val="20"/>
                  <w:szCs w:val="20"/>
                </w:rPr>
                <w:t xml:space="preserve"> </w:t>
              </w:r>
            </w:ins>
            <w:ins w:id="41" w:author="BinilaElsa Joy - Chaucer" w:date="2026-10-09T22:57:00Z">
              <w:r w:rsidR="0099302D" w:rsidRPr="0099302D">
                <w:rPr>
                  <w:rFonts w:asciiTheme="minorHAnsi" w:hAnsiTheme="minorHAnsi"/>
                  <w:sz w:val="20"/>
                  <w:szCs w:val="20"/>
                </w:rPr>
                <w:t xml:space="preserve">which </w:t>
              </w:r>
            </w:ins>
            <w:ins w:id="42" w:author="BinilaElsa Joy - Chaucer" w:date="2026-10-09T21:04:00Z" w16du:dateUtc="2026-10-09T15:34:00Z">
              <w:r w:rsidR="00F959BF">
                <w:rPr>
                  <w:rFonts w:asciiTheme="minorHAnsi" w:hAnsiTheme="minorHAnsi"/>
                  <w:sz w:val="20"/>
                  <w:szCs w:val="20"/>
                </w:rPr>
                <w:t>poi</w:t>
              </w:r>
            </w:ins>
            <w:ins w:id="43" w:author="BinilaElsa Joy - Chaucer" w:date="2026-10-09T21:05:00Z" w16du:dateUtc="2026-10-09T15:35:00Z">
              <w:r w:rsidR="00F959BF">
                <w:rPr>
                  <w:rFonts w:asciiTheme="minorHAnsi" w:hAnsiTheme="minorHAnsi"/>
                  <w:sz w:val="20"/>
                  <w:szCs w:val="20"/>
                </w:rPr>
                <w:t xml:space="preserve">nt </w:t>
              </w:r>
            </w:ins>
            <w:ins w:id="44" w:author="BinilaElsa Joy - Chaucer" w:date="2026-10-09T22:57:00Z">
              <w:r w:rsidR="0099302D" w:rsidRPr="0099302D">
                <w:rPr>
                  <w:rFonts w:asciiTheme="minorHAnsi" w:hAnsiTheme="minorHAnsi"/>
                  <w:sz w:val="20"/>
                  <w:szCs w:val="20"/>
                </w:rPr>
                <w:t>in</w:t>
              </w:r>
            </w:ins>
            <w:ins w:id="45" w:author="BinilaElsa Joy - Chaucer" w:date="2026-10-09T21:05:00Z" w16du:dateUtc="2026-10-09T15:35:00Z">
              <w:r w:rsidR="00F959BF">
                <w:rPr>
                  <w:rFonts w:asciiTheme="minorHAnsi" w:hAnsiTheme="minorHAnsi"/>
                  <w:sz w:val="20"/>
                  <w:szCs w:val="20"/>
                </w:rPr>
                <w:t xml:space="preserve"> time </w:t>
              </w:r>
              <w:r w:rsidR="00B93C52">
                <w:rPr>
                  <w:rFonts w:asciiTheme="minorHAnsi" w:hAnsiTheme="minorHAnsi"/>
                  <w:sz w:val="20"/>
                  <w:szCs w:val="20"/>
                </w:rPr>
                <w:t xml:space="preserve">this architecture will be reviewed and submitted </w:t>
              </w:r>
            </w:ins>
            <w:ins w:id="46" w:author="BinilaElsa Joy - Chaucer" w:date="2026-10-09T22:57:00Z">
              <w:r w:rsidR="0099302D" w:rsidRPr="0099302D">
                <w:rPr>
                  <w:rFonts w:asciiTheme="minorHAnsi" w:hAnsiTheme="minorHAnsi"/>
                  <w:sz w:val="20"/>
                  <w:szCs w:val="20"/>
                </w:rPr>
                <w:t>again to</w:t>
              </w:r>
            </w:ins>
            <w:ins w:id="47" w:author="BinilaElsa Joy - Chaucer" w:date="2026-10-09T21:05:00Z" w16du:dateUtc="2026-10-09T15:35:00Z">
              <w:r w:rsidR="00B93C52">
                <w:rPr>
                  <w:rFonts w:asciiTheme="minorHAnsi" w:hAnsiTheme="minorHAnsi"/>
                  <w:sz w:val="20"/>
                  <w:szCs w:val="20"/>
                </w:rPr>
                <w:t xml:space="preserve"> TDA</w:t>
              </w:r>
            </w:ins>
            <w:ins w:id="48" w:author="BinilaElsa Joy - Chaucer" w:date="2026-10-09T22:57:00Z" w16du:dateUtc="2026-10-09T17:27:00Z">
              <w:r w:rsidR="002D4994">
                <w:rPr>
                  <w:rFonts w:asciiTheme="minorHAnsi" w:hAnsiTheme="minorHAnsi"/>
                  <w:sz w:val="20"/>
                  <w:szCs w:val="20"/>
                </w:rPr>
                <w:t>.</w:t>
              </w:r>
            </w:ins>
          </w:p>
        </w:tc>
        <w:tc>
          <w:tcPr>
            <w:tcW w:w="3685" w:type="dxa"/>
            <w:tcMar>
              <w:top w:w="70" w:type="dxa"/>
              <w:left w:w="100" w:type="dxa"/>
              <w:bottom w:w="70" w:type="dxa"/>
              <w:right w:w="100" w:type="dxa"/>
            </w:tcMar>
            <w:vAlign w:val="center"/>
          </w:tcPr>
          <w:p w14:paraId="23905753" w14:textId="116D0D47" w:rsidR="003254BF" w:rsidRPr="00167A4D" w:rsidRDefault="005628F6" w:rsidP="008141C8">
            <w:pPr>
              <w:rPr>
                <w:rFonts w:asciiTheme="minorHAnsi" w:hAnsiTheme="minorHAnsi"/>
                <w:sz w:val="20"/>
                <w:szCs w:val="20"/>
              </w:rPr>
            </w:pPr>
            <w:r w:rsidRPr="005628F6">
              <w:rPr>
                <w:rFonts w:asciiTheme="minorHAnsi" w:hAnsiTheme="minorHAnsi"/>
                <w:sz w:val="20"/>
                <w:szCs w:val="20"/>
              </w:rPr>
              <w:t>This design aligns with current business requirements and security assumptions. Any future requirement for external API exposure will trigger a renewed security, technology, and architectural assessment before implementatio</w:t>
            </w:r>
            <w:r>
              <w:rPr>
                <w:rFonts w:asciiTheme="minorHAnsi" w:hAnsiTheme="minorHAnsi"/>
                <w:sz w:val="20"/>
                <w:szCs w:val="20"/>
              </w:rPr>
              <w:t>n.</w:t>
            </w:r>
          </w:p>
        </w:tc>
      </w:tr>
      <w:tr w:rsidR="00922F4E" w:rsidRPr="009A5A18" w14:paraId="6497C3FD" w14:textId="77777777" w:rsidTr="00577C30">
        <w:trPr>
          <w:ins w:id="49" w:author="BinilaElsa Joy - Chaucer" w:date="2026-10-10T20:39:00Z"/>
        </w:trPr>
        <w:tc>
          <w:tcPr>
            <w:tcW w:w="987" w:type="dxa"/>
            <w:tcMar>
              <w:top w:w="70" w:type="dxa"/>
              <w:left w:w="100" w:type="dxa"/>
              <w:bottom w:w="70" w:type="dxa"/>
              <w:right w:w="100" w:type="dxa"/>
            </w:tcMar>
            <w:vAlign w:val="center"/>
          </w:tcPr>
          <w:p w14:paraId="1D18D0E6" w14:textId="0F04F3B8" w:rsidR="00922F4E" w:rsidRPr="009A5A18" w:rsidRDefault="00922F4E" w:rsidP="008141C8">
            <w:pPr>
              <w:rPr>
                <w:ins w:id="50" w:author="BinilaElsa Joy - Chaucer" w:date="2026-10-10T20:39:00Z" w16du:dateUtc="2026-10-10T15:09:00Z"/>
                <w:rFonts w:asciiTheme="minorHAnsi" w:hAnsiTheme="minorHAnsi"/>
                <w:b/>
                <w:bCs/>
                <w:sz w:val="20"/>
                <w:szCs w:val="20"/>
              </w:rPr>
            </w:pPr>
            <w:ins w:id="51" w:author="BinilaElsa Joy - Chaucer" w:date="2026-10-10T20:39:00Z" w16du:dateUtc="2026-10-10T15:09:00Z">
              <w:r w:rsidRPr="009A5A18">
                <w:rPr>
                  <w:rFonts w:asciiTheme="minorHAnsi" w:hAnsiTheme="minorHAnsi"/>
                  <w:b/>
                  <w:bCs/>
                  <w:sz w:val="20"/>
                  <w:szCs w:val="20"/>
                </w:rPr>
                <w:t>ADR-12</w:t>
              </w:r>
            </w:ins>
          </w:p>
        </w:tc>
        <w:tc>
          <w:tcPr>
            <w:tcW w:w="1217" w:type="dxa"/>
            <w:tcMar>
              <w:top w:w="70" w:type="dxa"/>
              <w:left w:w="100" w:type="dxa"/>
              <w:bottom w:w="70" w:type="dxa"/>
              <w:right w:w="100" w:type="dxa"/>
            </w:tcMar>
            <w:vAlign w:val="center"/>
          </w:tcPr>
          <w:p w14:paraId="7707B234" w14:textId="6FF61C40" w:rsidR="005B1488" w:rsidRPr="009A5A18" w:rsidRDefault="005B1488" w:rsidP="005B1488">
            <w:pPr>
              <w:rPr>
                <w:ins w:id="52" w:author="BinilaElsa Joy - Chaucer" w:date="2026-10-10T20:41:00Z"/>
                <w:rFonts w:asciiTheme="minorHAnsi" w:hAnsiTheme="minorHAnsi"/>
                <w:sz w:val="20"/>
                <w:szCs w:val="20"/>
              </w:rPr>
            </w:pPr>
            <w:ins w:id="53" w:author="BinilaElsa Joy - Chaucer" w:date="2026-10-10T20:41:00Z" w16du:dateUtc="2026-10-10T15:11:00Z">
              <w:r w:rsidRPr="009A5A18">
                <w:rPr>
                  <w:rFonts w:asciiTheme="minorHAnsi" w:hAnsiTheme="minorHAnsi"/>
                  <w:sz w:val="20"/>
                  <w:szCs w:val="20"/>
                </w:rPr>
                <w:t>T</w:t>
              </w:r>
            </w:ins>
            <w:ins w:id="54" w:author="BinilaElsa Joy - Chaucer" w:date="2026-10-10T20:41:00Z">
              <w:r w:rsidRPr="009A5A18">
                <w:rPr>
                  <w:rFonts w:asciiTheme="minorHAnsi" w:hAnsiTheme="minorHAnsi"/>
                  <w:sz w:val="20"/>
                  <w:szCs w:val="20"/>
                </w:rPr>
                <w:t>LS</w:t>
              </w:r>
            </w:ins>
            <w:ins w:id="55" w:author="Joycell Sundararaj - Chaucer" w:date="2026-10-11T21:42:00Z" w16du:dateUtc="2026-10-11T20:42:00Z">
              <w:r w:rsidR="00113D57">
                <w:rPr>
                  <w:rFonts w:asciiTheme="minorHAnsi" w:hAnsiTheme="minorHAnsi"/>
                  <w:sz w:val="20"/>
                  <w:szCs w:val="20"/>
                </w:rPr>
                <w:t xml:space="preserve"> </w:t>
              </w:r>
            </w:ins>
            <w:ins w:id="56" w:author="BinilaElsa Joy - Chaucer" w:date="2026-10-10T20:41:00Z">
              <w:r w:rsidRPr="009A5A18">
                <w:rPr>
                  <w:rFonts w:asciiTheme="minorHAnsi" w:hAnsiTheme="minorHAnsi"/>
                  <w:sz w:val="20"/>
                  <w:szCs w:val="20"/>
                </w:rPr>
                <w:t>Certificate Management</w:t>
              </w:r>
            </w:ins>
          </w:p>
          <w:p w14:paraId="5C12C166" w14:textId="7D4C60DC" w:rsidR="00922F4E" w:rsidRPr="009A5A18" w:rsidRDefault="00922F4E" w:rsidP="003254BF">
            <w:pPr>
              <w:rPr>
                <w:ins w:id="57" w:author="BinilaElsa Joy - Chaucer" w:date="2026-10-10T20:39:00Z" w16du:dateUtc="2026-10-10T15:09:00Z"/>
                <w:rFonts w:asciiTheme="minorHAnsi" w:hAnsiTheme="minorHAnsi"/>
                <w:sz w:val="20"/>
                <w:szCs w:val="20"/>
              </w:rPr>
            </w:pPr>
          </w:p>
        </w:tc>
        <w:tc>
          <w:tcPr>
            <w:tcW w:w="3887" w:type="dxa"/>
            <w:tcMar>
              <w:top w:w="70" w:type="dxa"/>
              <w:left w:w="100" w:type="dxa"/>
              <w:bottom w:w="70" w:type="dxa"/>
              <w:right w:w="100" w:type="dxa"/>
            </w:tcMar>
            <w:vAlign w:val="center"/>
          </w:tcPr>
          <w:p w14:paraId="56924896" w14:textId="17CA280B" w:rsidR="00922F4E" w:rsidRPr="009A5A18" w:rsidDel="007B37F3" w:rsidRDefault="00E274C2" w:rsidP="00E274C2">
            <w:pPr>
              <w:rPr>
                <w:ins w:id="58" w:author="BinilaElsa Joy - Chaucer" w:date="2026-10-10T20:39:00Z" w16du:dateUtc="2026-10-10T15:09:00Z"/>
                <w:rFonts w:asciiTheme="minorHAnsi" w:hAnsiTheme="minorHAnsi"/>
                <w:sz w:val="20"/>
                <w:szCs w:val="20"/>
              </w:rPr>
            </w:pPr>
            <w:ins w:id="59" w:author="BinilaElsa Joy - Chaucer" w:date="2026-10-10T20:44:00Z" w16du:dateUtc="2026-10-10T15:14:00Z">
              <w:r w:rsidRPr="009A5A18">
                <w:rPr>
                  <w:rFonts w:asciiTheme="minorHAnsi" w:hAnsiTheme="minorHAnsi"/>
                  <w:sz w:val="20"/>
                  <w:szCs w:val="20"/>
                </w:rPr>
                <w:t>A</w:t>
              </w:r>
            </w:ins>
            <w:ins w:id="60" w:author="BinilaElsa Joy - Chaucer" w:date="2026-10-10T20:44:00Z">
              <w:r w:rsidRPr="009A5A18">
                <w:rPr>
                  <w:rFonts w:asciiTheme="minorHAnsi" w:hAnsiTheme="minorHAnsi"/>
                  <w:sz w:val="20"/>
                  <w:szCs w:val="20"/>
                </w:rPr>
                <w:t xml:space="preserve">zure Front Door managed certificates will be used for all approved custom domains. </w:t>
              </w:r>
            </w:ins>
            <w:r w:rsidR="007D49BA" w:rsidRPr="009A5A18">
              <w:rPr>
                <w:rFonts w:asciiTheme="minorHAnsi" w:hAnsiTheme="minorHAnsi"/>
                <w:sz w:val="20"/>
                <w:szCs w:val="20"/>
              </w:rPr>
              <w:t>Microsoft will automatically manage certificate issuance, renewal and rollover</w:t>
            </w:r>
            <w:ins w:id="61" w:author="BinilaElsa Joy - Chaucer" w:date="2026-10-10T20:44:00Z">
              <w:r w:rsidRPr="009A5A18">
                <w:rPr>
                  <w:rFonts w:asciiTheme="minorHAnsi" w:hAnsiTheme="minorHAnsi"/>
                  <w:sz w:val="20"/>
                  <w:szCs w:val="20"/>
                </w:rPr>
                <w:t>. Azure Front Door supports certificate replacement without service interruption, removing the need for manual certificate deployment or restarts.</w:t>
              </w:r>
            </w:ins>
            <w:ins w:id="62" w:author="Joycell Sundararaj - Chaucer" w:date="2026-10-12T15:04:00Z" w16du:dateUtc="2026-10-12T14:04:00Z">
              <w:r w:rsidR="005B1D1E" w:rsidRPr="005B1D1E">
                <w:rPr>
                  <w:rFonts w:ascii="Segoe UI" w:eastAsia="Times New Roman" w:hAnsi="Segoe UI" w:cs="Segoe UI"/>
                  <w:color w:val="auto"/>
                </w:rPr>
                <w:t xml:space="preserve"> </w:t>
              </w:r>
            </w:ins>
            <w:ins w:id="63" w:author="Joycell Sundararaj - Chaucer" w:date="2026-10-12T15:04:00Z">
              <w:r w:rsidR="005B1D1E" w:rsidRPr="005B1D1E">
                <w:rPr>
                  <w:rFonts w:asciiTheme="minorHAnsi" w:hAnsiTheme="minorHAnsi"/>
                  <w:sz w:val="20"/>
                  <w:szCs w:val="20"/>
                </w:rPr>
                <w:t>This applies to public-facing Azure Front Door custom domains; backend/origin certificates remain independently managed as part of the end-to-end TLS architecture</w:t>
              </w:r>
            </w:ins>
            <w:ins w:id="64" w:author="Joycell Sundararaj - Chaucer" w:date="2026-10-12T15:04:00Z" w16du:dateUtc="2026-10-12T14:04:00Z">
              <w:r w:rsidR="005B1D1E">
                <w:rPr>
                  <w:rFonts w:asciiTheme="minorHAnsi" w:hAnsiTheme="minorHAnsi"/>
                  <w:sz w:val="20"/>
                  <w:szCs w:val="20"/>
                </w:rPr>
                <w:t>.</w:t>
              </w:r>
            </w:ins>
          </w:p>
        </w:tc>
        <w:tc>
          <w:tcPr>
            <w:tcW w:w="3685" w:type="dxa"/>
            <w:tcMar>
              <w:top w:w="70" w:type="dxa"/>
              <w:left w:w="100" w:type="dxa"/>
              <w:bottom w:w="70" w:type="dxa"/>
              <w:right w:w="100" w:type="dxa"/>
            </w:tcMar>
            <w:vAlign w:val="center"/>
          </w:tcPr>
          <w:p w14:paraId="44F776DD" w14:textId="6F3E842B" w:rsidR="00922F4E" w:rsidRPr="009A5A18" w:rsidRDefault="001E3279" w:rsidP="001E3279">
            <w:pPr>
              <w:rPr>
                <w:ins w:id="65" w:author="BinilaElsa Joy - Chaucer" w:date="2026-10-10T20:39:00Z" w16du:dateUtc="2026-10-10T15:09:00Z"/>
                <w:rFonts w:asciiTheme="minorHAnsi" w:hAnsiTheme="minorHAnsi"/>
                <w:sz w:val="20"/>
                <w:szCs w:val="20"/>
              </w:rPr>
            </w:pPr>
            <w:ins w:id="66" w:author="BinilaElsa Joy - Chaucer" w:date="2026-10-10T20:44:00Z">
              <w:r w:rsidRPr="009A5A18">
                <w:rPr>
                  <w:rFonts w:asciiTheme="minorHAnsi" w:hAnsiTheme="minorHAnsi"/>
                  <w:sz w:val="20"/>
                  <w:szCs w:val="20"/>
                </w:rPr>
                <w:t>Industry certificate validity periods continue to reduce, increasing operational overhead and renewal frequency. Using Azure Front Door managed certificates reduces operational risk, supports automated certificate lifecycle management, and avoids service disruption during certificate renewals. This aligns with the cloud-native operational model and minimises dependency on external certificate management processes</w:t>
              </w:r>
            </w:ins>
            <w:ins w:id="67" w:author="Joycell Sundararaj - Chaucer" w:date="2026-10-12T15:08:00Z" w16du:dateUtc="2026-10-12T14:08:00Z">
              <w:r w:rsidR="008C64BF" w:rsidRPr="009A5A18">
                <w:rPr>
                  <w:rFonts w:asciiTheme="minorHAnsi" w:hAnsiTheme="minorHAnsi"/>
                  <w:sz w:val="20"/>
                  <w:szCs w:val="20"/>
                </w:rPr>
                <w:t>.</w:t>
              </w:r>
              <w:r w:rsidR="006E3A82">
                <w:rPr>
                  <w:rFonts w:asciiTheme="minorHAnsi" w:hAnsiTheme="minorHAnsi"/>
                  <w:sz w:val="20"/>
                  <w:szCs w:val="20"/>
                </w:rPr>
                <w:t xml:space="preserve"> </w:t>
              </w:r>
            </w:ins>
            <w:ins w:id="68" w:author="Joycell Sundararaj - Chaucer" w:date="2026-10-12T15:08:00Z">
              <w:r w:rsidR="0023288F" w:rsidRPr="0023288F">
                <w:rPr>
                  <w:rFonts w:asciiTheme="minorHAnsi" w:hAnsiTheme="minorHAnsi"/>
                  <w:sz w:val="20"/>
                  <w:szCs w:val="20"/>
                </w:rPr>
                <w:t xml:space="preserve">Internal/backend certificate requirements, including any traffic inspection or firewall decryption requirements, continue to be </w:t>
              </w:r>
            </w:ins>
            <w:ins w:id="69" w:author="Joycell Sundararaj - Chaucer" w:date="2026-10-12T15:06:00Z" w16du:dateUtc="2026-10-12T14:06:00Z">
              <w:r w:rsidR="0089161E">
                <w:rPr>
                  <w:rFonts w:asciiTheme="minorHAnsi" w:hAnsiTheme="minorHAnsi"/>
                  <w:sz w:val="20"/>
                  <w:szCs w:val="20"/>
                </w:rPr>
                <w:fldChar w:fldCharType="begin"/>
              </w:r>
              <w:r w:rsidR="0089161E">
                <w:rPr>
                  <w:rFonts w:asciiTheme="minorHAnsi" w:hAnsiTheme="minorHAnsi"/>
                  <w:sz w:val="20"/>
                  <w:szCs w:val="20"/>
                </w:rPr>
                <w:instrText>HYPERLINK "while%20allowing%20frontend%20and%20backend%20certificate%20lifecycles%20to%20be%20managed%20independently."</w:instrText>
              </w:r>
              <w:r w:rsidR="0089161E">
                <w:rPr>
                  <w:rFonts w:asciiTheme="minorHAnsi" w:hAnsiTheme="minorHAnsi"/>
                  <w:sz w:val="20"/>
                  <w:szCs w:val="20"/>
                </w:rPr>
              </w:r>
              <w:r w:rsidR="0089161E">
                <w:rPr>
                  <w:rFonts w:asciiTheme="minorHAnsi" w:hAnsiTheme="minorHAnsi"/>
                  <w:sz w:val="20"/>
                  <w:szCs w:val="20"/>
                </w:rPr>
                <w:fldChar w:fldCharType="separate"/>
              </w:r>
              <w:r w:rsidR="002062F8" w:rsidRPr="0089161E">
                <w:rPr>
                  <w:rStyle w:val="Hyperlink"/>
                  <w:rFonts w:asciiTheme="minorHAnsi" w:hAnsiTheme="minorHAnsi"/>
                  <w:sz w:val="20"/>
                  <w:szCs w:val="20"/>
                </w:rPr>
                <w:t>managed independently</w:t>
              </w:r>
              <w:r w:rsidR="0089161E">
                <w:rPr>
                  <w:rFonts w:asciiTheme="minorHAnsi" w:hAnsiTheme="minorHAnsi"/>
                  <w:sz w:val="20"/>
                  <w:szCs w:val="20"/>
                </w:rPr>
                <w:fldChar w:fldCharType="end"/>
              </w:r>
            </w:ins>
            <w:r w:rsidR="008C64BF" w:rsidRPr="009A5A18">
              <w:rPr>
                <w:rFonts w:asciiTheme="minorHAnsi" w:hAnsiTheme="minorHAnsi"/>
                <w:sz w:val="20"/>
                <w:szCs w:val="20"/>
              </w:rPr>
              <w:t>.</w:t>
            </w:r>
            <w:r w:rsidR="006E3A82">
              <w:rPr>
                <w:rFonts w:asciiTheme="minorHAnsi" w:hAnsiTheme="minorHAnsi"/>
                <w:sz w:val="20"/>
                <w:szCs w:val="20"/>
              </w:rPr>
              <w:t xml:space="preserve"> </w:t>
            </w:r>
            <w:r w:rsidR="00877312">
              <w:rPr>
                <w:rFonts w:asciiTheme="minorHAnsi" w:hAnsiTheme="minorHAnsi"/>
                <w:sz w:val="20"/>
                <w:szCs w:val="20"/>
              </w:rPr>
              <w:t>(</w:t>
            </w:r>
            <w:r w:rsidR="007E419D">
              <w:rPr>
                <w:rFonts w:asciiTheme="minorHAnsi" w:hAnsiTheme="minorHAnsi"/>
                <w:sz w:val="20"/>
                <w:szCs w:val="20"/>
              </w:rPr>
              <w:fldChar w:fldCharType="begin"/>
            </w:r>
            <w:r w:rsidR="00323555">
              <w:rPr>
                <w:rFonts w:asciiTheme="minorHAnsi" w:hAnsiTheme="minorHAnsi"/>
                <w:sz w:val="20"/>
                <w:szCs w:val="20"/>
              </w:rPr>
              <w:instrText>HYPERLINK "https://learn.microsoft.com/en-us/azure/frontdoor/standard-premium/how-to-configure-https-custom-domain?tabs=powershell" \l "azure-managed-certificates-for-azure-prevalidated-domains"</w:instrText>
            </w:r>
            <w:r w:rsidR="00323555">
              <w:rPr>
                <w:rFonts w:asciiTheme="minorHAnsi" w:hAnsiTheme="minorHAnsi"/>
                <w:sz w:val="20"/>
                <w:szCs w:val="20"/>
              </w:rPr>
            </w:r>
            <w:r w:rsidR="007E419D">
              <w:rPr>
                <w:rFonts w:asciiTheme="minorHAnsi" w:hAnsiTheme="minorHAnsi"/>
                <w:sz w:val="20"/>
                <w:szCs w:val="20"/>
              </w:rPr>
              <w:fldChar w:fldCharType="separate"/>
            </w:r>
            <w:ins w:id="70" w:author="BinilaElsa Joy - Chaucer" w:date="2026-10-10T20:53:00Z" w16du:dateUtc="2026-10-10T15:23:00Z">
              <w:r w:rsidR="00914519" w:rsidRPr="007E419D">
                <w:rPr>
                  <w:rStyle w:val="Hyperlink"/>
                  <w:rFonts w:asciiTheme="minorHAnsi" w:hAnsiTheme="minorHAnsi"/>
                  <w:sz w:val="20"/>
                  <w:szCs w:val="20"/>
                </w:rPr>
                <w:t>M</w:t>
              </w:r>
            </w:ins>
            <w:r w:rsidR="007E419D" w:rsidRPr="007E419D">
              <w:rPr>
                <w:rStyle w:val="Hyperlink"/>
                <w:rFonts w:asciiTheme="minorHAnsi" w:hAnsiTheme="minorHAnsi"/>
                <w:sz w:val="20"/>
                <w:szCs w:val="20"/>
              </w:rPr>
              <w:t>i</w:t>
            </w:r>
            <w:r w:rsidR="007E419D" w:rsidRPr="007E419D">
              <w:rPr>
                <w:rStyle w:val="Hyperlink"/>
              </w:rPr>
              <w:t>crosoft</w:t>
            </w:r>
            <w:ins w:id="71" w:author="BinilaElsa Joy - Chaucer" w:date="2026-10-10T20:53:00Z" w16du:dateUtc="2026-10-10T15:23:00Z">
              <w:r w:rsidR="00914519" w:rsidRPr="007E419D">
                <w:rPr>
                  <w:rStyle w:val="Hyperlink"/>
                  <w:rFonts w:asciiTheme="minorHAnsi" w:hAnsiTheme="minorHAnsi"/>
                  <w:sz w:val="20"/>
                  <w:szCs w:val="20"/>
                </w:rPr>
                <w:t>-</w:t>
              </w:r>
              <w:r w:rsidR="00A12A12" w:rsidRPr="007E419D">
                <w:rPr>
                  <w:rStyle w:val="Hyperlink"/>
                  <w:rFonts w:asciiTheme="minorHAnsi" w:hAnsiTheme="minorHAnsi"/>
                  <w:sz w:val="20"/>
                  <w:szCs w:val="20"/>
                </w:rPr>
                <w:t>ref</w:t>
              </w:r>
            </w:ins>
            <w:r w:rsidR="007E419D" w:rsidRPr="007E419D">
              <w:rPr>
                <w:rStyle w:val="Hyperlink"/>
                <w:rFonts w:asciiTheme="minorHAnsi" w:hAnsiTheme="minorHAnsi"/>
                <w:sz w:val="20"/>
                <w:szCs w:val="20"/>
              </w:rPr>
              <w:t>erence</w:t>
            </w:r>
            <w:r w:rsidR="007E419D">
              <w:rPr>
                <w:rFonts w:asciiTheme="minorHAnsi" w:hAnsiTheme="minorHAnsi"/>
                <w:sz w:val="20"/>
                <w:szCs w:val="20"/>
              </w:rPr>
              <w:fldChar w:fldCharType="end"/>
            </w:r>
            <w:r w:rsidR="00877312">
              <w:rPr>
                <w:rFonts w:asciiTheme="minorHAnsi" w:hAnsiTheme="minorHAnsi"/>
                <w:sz w:val="20"/>
                <w:szCs w:val="20"/>
              </w:rPr>
              <w:t>)</w:t>
            </w:r>
          </w:p>
        </w:tc>
      </w:tr>
    </w:tbl>
    <w:p w14:paraId="277C29CD" w14:textId="77777777" w:rsidR="00727D42" w:rsidRPr="00AC7387" w:rsidRDefault="00727D42" w:rsidP="00F550E5">
      <w:pPr>
        <w:spacing w:after="140"/>
        <w:rPr>
          <w:del w:id="72" w:author="Joycell Sundararaj - Chaucer" w:date="2026-10-12T15:09:00Z" w16du:dateUtc="2026-10-12T14:09:00Z"/>
          <w:rFonts w:asciiTheme="minorHAnsi" w:hAnsiTheme="minorHAnsi"/>
          <w:sz w:val="20"/>
          <w:szCs w:val="20"/>
        </w:rPr>
      </w:pPr>
    </w:p>
    <w:p w14:paraId="2767A17A" w14:textId="77777777" w:rsidR="00992E25" w:rsidRPr="00AC7387" w:rsidRDefault="00992E25">
      <w:pPr>
        <w:spacing w:after="165" w:line="259" w:lineRule="auto"/>
        <w:rPr>
          <w:rFonts w:asciiTheme="minorHAnsi" w:eastAsia="Noe Text Regular" w:hAnsiTheme="minorHAnsi" w:cs="Noe Text Regular"/>
          <w:color w:val="1E2761"/>
          <w:sz w:val="24"/>
          <w:szCs w:val="24"/>
          <w:lang w:eastAsia="en-US"/>
        </w:rPr>
      </w:pPr>
      <w:r w:rsidRPr="00AC7387">
        <w:rPr>
          <w:rFonts w:asciiTheme="minorHAnsi" w:hAnsiTheme="minorHAnsi"/>
          <w:b/>
          <w:bCs/>
          <w:lang w:eastAsia="en-US"/>
        </w:rPr>
        <w:br w:type="page"/>
      </w:r>
    </w:p>
    <w:p w14:paraId="6B2E4713" w14:textId="36259125"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73" w:name="_Toc242719977"/>
      <w:r w:rsidRPr="00AC7387">
        <w:rPr>
          <w:rFonts w:asciiTheme="minorHAnsi" w:eastAsiaTheme="minorHAnsi" w:hAnsiTheme="minorHAnsi" w:cstheme="minorBidi"/>
          <w:b w:val="0"/>
          <w:bCs w:val="0"/>
          <w:color w:val="000000" w:themeColor="text1" w:themeShade="80"/>
          <w:szCs w:val="20"/>
          <w:lang w:eastAsia="en-US"/>
        </w:rPr>
        <w:t>Target Architecture</w:t>
      </w:r>
      <w:bookmarkEnd w:id="73"/>
    </w:p>
    <w:p w14:paraId="039B072C" w14:textId="35AA1018" w:rsidR="001E17E2" w:rsidRPr="00AC7387" w:rsidRDefault="001E17E2"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74" w:name="_Toc241831492"/>
      <w:bookmarkStart w:id="75" w:name="_Toc242719978"/>
      <w:commentRangeStart w:id="76"/>
      <w:commentRangeStart w:id="77"/>
      <w:commentRangeStart w:id="78"/>
      <w:commentRangeStart w:id="79"/>
      <w:commentRangeStart w:id="80"/>
      <w:r w:rsidRPr="00AC7387">
        <w:rPr>
          <w:rFonts w:asciiTheme="minorHAnsi" w:eastAsia="Times New Roman" w:hAnsiTheme="minorHAnsi" w:cs="Times New Roman"/>
          <w:b w:val="0"/>
          <w:color w:val="132040" w:themeColor="accent1" w:themeShade="BF"/>
          <w:sz w:val="24"/>
          <w:szCs w:val="26"/>
          <w:lang w:eastAsia="en-US"/>
        </w:rPr>
        <w:t>High-Level Architecture</w:t>
      </w:r>
      <w:bookmarkEnd w:id="74"/>
      <w:bookmarkEnd w:id="75"/>
      <w:commentRangeEnd w:id="76"/>
      <w:r w:rsidR="00871D23" w:rsidRPr="00AC7387">
        <w:rPr>
          <w:rStyle w:val="CommentReference"/>
          <w:rFonts w:asciiTheme="minorHAnsi" w:eastAsia="Times New Roman" w:hAnsiTheme="minorHAnsi" w:cs="Times New Roman"/>
          <w:b w:val="0"/>
          <w:color w:val="132040" w:themeColor="accent1" w:themeShade="BF"/>
          <w:sz w:val="24"/>
          <w:szCs w:val="26"/>
          <w:lang w:eastAsia="en-US"/>
        </w:rPr>
        <w:commentReference w:id="76"/>
      </w:r>
      <w:commentRangeEnd w:id="77"/>
      <w:r w:rsidR="00B8675A" w:rsidRPr="00AC7387">
        <w:rPr>
          <w:rStyle w:val="CommentReference"/>
          <w:rFonts w:asciiTheme="minorHAnsi" w:eastAsia="Times New Roman" w:hAnsiTheme="minorHAnsi" w:cs="Times New Roman"/>
          <w:b w:val="0"/>
          <w:color w:val="132040" w:themeColor="accent1" w:themeShade="BF"/>
          <w:sz w:val="24"/>
          <w:szCs w:val="26"/>
          <w:lang w:eastAsia="en-US"/>
        </w:rPr>
        <w:commentReference w:id="77"/>
      </w:r>
      <w:commentRangeEnd w:id="78"/>
      <w:r w:rsidR="00A54A21" w:rsidRPr="00AC7387">
        <w:rPr>
          <w:rStyle w:val="CommentReference"/>
          <w:rFonts w:asciiTheme="minorHAnsi" w:eastAsia="Times New Roman" w:hAnsiTheme="minorHAnsi" w:cs="Times New Roman"/>
          <w:b w:val="0"/>
          <w:color w:val="132040" w:themeColor="accent1" w:themeShade="BF"/>
          <w:sz w:val="24"/>
          <w:szCs w:val="26"/>
          <w:lang w:eastAsia="en-US"/>
        </w:rPr>
        <w:commentReference w:id="78"/>
      </w:r>
      <w:commentRangeEnd w:id="79"/>
      <w:r w:rsidR="00366E16" w:rsidRPr="00AC7387">
        <w:rPr>
          <w:rStyle w:val="CommentReference"/>
          <w:rFonts w:asciiTheme="minorHAnsi" w:eastAsia="Times New Roman" w:hAnsiTheme="minorHAnsi" w:cs="Times New Roman"/>
          <w:b w:val="0"/>
          <w:color w:val="132040" w:themeColor="accent1" w:themeShade="BF"/>
          <w:sz w:val="24"/>
          <w:szCs w:val="26"/>
          <w:lang w:eastAsia="en-US"/>
        </w:rPr>
        <w:commentReference w:id="79"/>
      </w:r>
      <w:commentRangeEnd w:id="80"/>
      <w:r w:rsidR="007F3D89" w:rsidRPr="00AC7387">
        <w:rPr>
          <w:rStyle w:val="CommentReference"/>
          <w:rFonts w:asciiTheme="minorHAnsi" w:eastAsia="Times New Roman" w:hAnsiTheme="minorHAnsi" w:cs="Times New Roman"/>
          <w:b w:val="0"/>
          <w:color w:val="132040" w:themeColor="accent1" w:themeShade="BF"/>
          <w:sz w:val="24"/>
          <w:szCs w:val="26"/>
          <w:lang w:eastAsia="en-US"/>
        </w:rPr>
        <w:commentReference w:id="80"/>
      </w:r>
      <w:r w:rsidR="008240BE" w:rsidRPr="00AC7387">
        <w:rPr>
          <w:rFonts w:asciiTheme="minorHAnsi" w:eastAsia="Times New Roman" w:hAnsiTheme="minorHAnsi" w:cs="Times New Roman"/>
          <w:b w:val="0"/>
          <w:color w:val="132040" w:themeColor="accent1" w:themeShade="BF"/>
          <w:sz w:val="24"/>
          <w:szCs w:val="26"/>
          <w:lang w:eastAsia="en-US"/>
        </w:rPr>
        <w:br/>
      </w:r>
    </w:p>
    <w:p w14:paraId="5F539270" w14:textId="017A3892" w:rsidR="001E17E2" w:rsidRPr="00B223AC" w:rsidRDefault="001E17E2" w:rsidP="001E17E2">
      <w:pPr>
        <w:rPr>
          <w:rFonts w:asciiTheme="minorHAnsi" w:hAnsiTheme="minorHAnsi"/>
        </w:rPr>
      </w:pPr>
      <w:r w:rsidRPr="00B223AC">
        <w:rPr>
          <w:rFonts w:asciiTheme="minorHAnsi" w:hAnsiTheme="minorHAnsi"/>
          <w:sz w:val="20"/>
          <w:szCs w:val="20"/>
        </w:rPr>
        <w:drawing>
          <wp:inline distT="0" distB="0" distL="0" distR="0" wp14:anchorId="48D8DDE7" wp14:editId="51F66E53">
            <wp:extent cx="5731510" cy="3277235"/>
            <wp:effectExtent l="0" t="0" r="2540" b="0"/>
            <wp:docPr id="1458805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0793" name="Picture 3928407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77235"/>
                    </a:xfrm>
                    <a:prstGeom prst="rect">
                      <a:avLst/>
                    </a:prstGeom>
                    <a:ln>
                      <a:noFill/>
                    </a:ln>
                  </pic:spPr>
                </pic:pic>
              </a:graphicData>
            </a:graphic>
          </wp:inline>
        </w:drawing>
      </w:r>
    </w:p>
    <w:p w14:paraId="2938173F" w14:textId="77777777" w:rsidR="00D637D0" w:rsidRPr="00AC7387" w:rsidRDefault="00D637D0" w:rsidP="001E17E2">
      <w:pPr>
        <w:spacing w:after="140"/>
        <w:rPr>
          <w:rFonts w:asciiTheme="minorHAnsi" w:hAnsiTheme="minorHAnsi"/>
          <w:sz w:val="20"/>
          <w:szCs w:val="20"/>
        </w:rPr>
      </w:pPr>
    </w:p>
    <w:p w14:paraId="59986AD0" w14:textId="670E4348" w:rsidR="001E17E2" w:rsidRPr="00AC7387" w:rsidRDefault="001E17E2" w:rsidP="001E17E2">
      <w:pPr>
        <w:spacing w:after="140"/>
        <w:rPr>
          <w:rFonts w:asciiTheme="minorHAnsi" w:hAnsiTheme="minorHAnsi"/>
          <w:sz w:val="20"/>
          <w:szCs w:val="20"/>
        </w:rPr>
      </w:pPr>
      <w:r w:rsidRPr="00AC7387">
        <w:rPr>
          <w:rFonts w:asciiTheme="minorHAnsi" w:hAnsiTheme="minorHAnsi"/>
          <w:sz w:val="20"/>
          <w:szCs w:val="20"/>
        </w:rPr>
        <w:t>The Architecture has these parts:</w:t>
      </w:r>
    </w:p>
    <w:p w14:paraId="47469962" w14:textId="26DACF96" w:rsidR="001E17E2" w:rsidRPr="00AC7387" w:rsidRDefault="00860DFA" w:rsidP="001E17E2">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Edge Service</w:t>
      </w:r>
      <w:r w:rsidR="001E17E2" w:rsidRPr="00AC7387">
        <w:rPr>
          <w:rFonts w:asciiTheme="minorHAnsi" w:hAnsiTheme="minorHAnsi"/>
          <w:b/>
          <w:bCs/>
          <w:sz w:val="20"/>
          <w:szCs w:val="20"/>
        </w:rPr>
        <w:t xml:space="preserve"> (</w:t>
      </w:r>
      <w:r w:rsidRPr="00AC7387">
        <w:rPr>
          <w:rFonts w:asciiTheme="minorHAnsi" w:hAnsiTheme="minorHAnsi"/>
          <w:b/>
          <w:bCs/>
          <w:sz w:val="20"/>
          <w:szCs w:val="20"/>
        </w:rPr>
        <w:t>Azure Front Door</w:t>
      </w:r>
      <w:r w:rsidR="001E17E2" w:rsidRPr="00AC7387">
        <w:rPr>
          <w:rFonts w:asciiTheme="minorHAnsi" w:hAnsiTheme="minorHAnsi"/>
          <w:b/>
          <w:bCs/>
          <w:sz w:val="20"/>
          <w:szCs w:val="20"/>
        </w:rPr>
        <w:t>)</w:t>
      </w:r>
      <w:r w:rsidR="00AB00CA" w:rsidRPr="00AC7387">
        <w:rPr>
          <w:rFonts w:asciiTheme="minorHAnsi" w:hAnsiTheme="minorHAnsi"/>
          <w:b/>
          <w:bCs/>
          <w:sz w:val="20"/>
          <w:szCs w:val="20"/>
        </w:rPr>
        <w:t>.</w:t>
      </w:r>
      <w:r w:rsidR="0017771A" w:rsidRPr="00AC7387">
        <w:rPr>
          <w:rFonts w:asciiTheme="minorHAnsi" w:hAnsiTheme="minorHAnsi"/>
          <w:b/>
          <w:bCs/>
          <w:sz w:val="20"/>
          <w:szCs w:val="20"/>
        </w:rPr>
        <w:t xml:space="preserve"> </w:t>
      </w:r>
      <w:r w:rsidR="0017771A" w:rsidRPr="00AC7387">
        <w:rPr>
          <w:rFonts w:asciiTheme="minorHAnsi" w:hAnsiTheme="minorHAnsi"/>
          <w:sz w:val="20"/>
          <w:szCs w:val="20"/>
        </w:rPr>
        <w:t>The internet-facing entry point into the platform. It provides global routing, Web Application Firewall (WAF) protection, TLS termination, edge-based security controls and traffic management before requests are forwarded to APIM. It also provides health probing and supports future multi-region failover scenarios.</w:t>
      </w:r>
    </w:p>
    <w:p w14:paraId="63F8E308" w14:textId="15954558" w:rsidR="00860DFA" w:rsidRPr="00AC7387" w:rsidRDefault="00860DFA" w:rsidP="009C5995">
      <w:pPr>
        <w:pStyle w:val="ListParagraph"/>
        <w:numPr>
          <w:ilvl w:val="0"/>
          <w:numId w:val="1"/>
        </w:numPr>
        <w:spacing w:after="70"/>
        <w:rPr>
          <w:rFonts w:asciiTheme="minorHAnsi" w:hAnsiTheme="minorHAnsi"/>
          <w:b/>
          <w:bCs/>
          <w:sz w:val="20"/>
          <w:szCs w:val="20"/>
        </w:rPr>
      </w:pPr>
      <w:r w:rsidRPr="00AC7387">
        <w:rPr>
          <w:rFonts w:asciiTheme="minorHAnsi" w:hAnsiTheme="minorHAnsi"/>
          <w:b/>
          <w:bCs/>
          <w:sz w:val="20"/>
          <w:szCs w:val="20"/>
        </w:rPr>
        <w:t>Gateway (</w:t>
      </w:r>
      <w:r w:rsidR="00A05B86" w:rsidRPr="00AC7387">
        <w:rPr>
          <w:rFonts w:asciiTheme="minorHAnsi" w:hAnsiTheme="minorHAnsi"/>
          <w:b/>
          <w:bCs/>
          <w:sz w:val="20"/>
          <w:szCs w:val="20"/>
        </w:rPr>
        <w:t>D</w:t>
      </w:r>
      <w:r w:rsidRPr="00AC7387">
        <w:rPr>
          <w:rFonts w:asciiTheme="minorHAnsi" w:hAnsiTheme="minorHAnsi"/>
          <w:b/>
          <w:bCs/>
          <w:sz w:val="20"/>
          <w:szCs w:val="20"/>
        </w:rPr>
        <w:t>ata plane).</w:t>
      </w:r>
      <w:r w:rsidR="009C5995" w:rsidRPr="00AC7387">
        <w:rPr>
          <w:rFonts w:asciiTheme="minorHAnsi" w:eastAsia="Times New Roman" w:hAnsiTheme="minorHAnsi" w:cs="Segoe UI"/>
          <w:color w:val="auto"/>
        </w:rPr>
        <w:t xml:space="preserve"> </w:t>
      </w:r>
      <w:r w:rsidR="009C5995" w:rsidRPr="00AC7387">
        <w:rPr>
          <w:rFonts w:asciiTheme="minorHAnsi" w:hAnsiTheme="minorHAnsi"/>
          <w:sz w:val="20"/>
          <w:szCs w:val="20"/>
        </w:rPr>
        <w:t xml:space="preserve">The engine that </w:t>
      </w:r>
      <w:r w:rsidR="007E0799" w:rsidRPr="00AC7387">
        <w:rPr>
          <w:rFonts w:asciiTheme="minorHAnsi" w:hAnsiTheme="minorHAnsi"/>
          <w:sz w:val="20"/>
          <w:szCs w:val="20"/>
        </w:rPr>
        <w:t>manages</w:t>
      </w:r>
      <w:r w:rsidR="009C5995" w:rsidRPr="00AC7387">
        <w:rPr>
          <w:rFonts w:asciiTheme="minorHAnsi" w:hAnsiTheme="minorHAnsi"/>
          <w:sz w:val="20"/>
          <w:szCs w:val="20"/>
        </w:rPr>
        <w:t xml:space="preserve"> live traffic. </w:t>
      </w:r>
      <w:r w:rsidR="009E6AE1">
        <w:rPr>
          <w:rFonts w:asciiTheme="minorHAnsi" w:hAnsiTheme="minorHAnsi"/>
          <w:sz w:val="20"/>
          <w:szCs w:val="20"/>
        </w:rPr>
        <w:t>API calls</w:t>
      </w:r>
      <w:r w:rsidR="009C5995" w:rsidRPr="00AC7387">
        <w:rPr>
          <w:rFonts w:asciiTheme="minorHAnsi" w:hAnsiTheme="minorHAnsi"/>
          <w:sz w:val="20"/>
          <w:szCs w:val="20"/>
        </w:rPr>
        <w:t xml:space="preserve"> pass through it and it applies the same set of controls, including authentication, rate limiting, validation, routing, transformation and logging. This is where the platform processes API requests.</w:t>
      </w:r>
    </w:p>
    <w:p w14:paraId="7A772D0C" w14:textId="567A6780" w:rsidR="001E17E2" w:rsidRPr="00AC7387" w:rsidRDefault="001E17E2" w:rsidP="001E17E2">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Management plane.</w:t>
      </w:r>
      <w:r w:rsidRPr="00AC7387">
        <w:rPr>
          <w:rFonts w:asciiTheme="minorHAnsi" w:hAnsiTheme="minorHAnsi"/>
          <w:sz w:val="20"/>
          <w:szCs w:val="20"/>
        </w:rPr>
        <w:t xml:space="preserve"> </w:t>
      </w:r>
      <w:r w:rsidR="00A75010" w:rsidRPr="00AC7387">
        <w:rPr>
          <w:rFonts w:asciiTheme="minorHAnsi" w:hAnsiTheme="minorHAnsi"/>
          <w:sz w:val="20"/>
          <w:szCs w:val="20"/>
        </w:rPr>
        <w:t xml:space="preserve">The administrative layer used to configure and govern the platform. Teams define APIs, products, subscriptions, policies and operational settings here, which are </w:t>
      </w:r>
      <w:r w:rsidR="00833534">
        <w:rPr>
          <w:rFonts w:asciiTheme="minorHAnsi" w:hAnsiTheme="minorHAnsi"/>
          <w:sz w:val="20"/>
          <w:szCs w:val="20"/>
        </w:rPr>
        <w:t>subsequently</w:t>
      </w:r>
      <w:r w:rsidR="00A75010" w:rsidRPr="00AC7387">
        <w:rPr>
          <w:rFonts w:asciiTheme="minorHAnsi" w:hAnsiTheme="minorHAnsi"/>
          <w:sz w:val="20"/>
          <w:szCs w:val="20"/>
        </w:rPr>
        <w:t xml:space="preserve"> deployed to the gateway. It is used to manage the platform rather than </w:t>
      </w:r>
      <w:r w:rsidR="00B62546">
        <w:rPr>
          <w:rFonts w:asciiTheme="minorHAnsi" w:hAnsiTheme="minorHAnsi"/>
          <w:sz w:val="20"/>
          <w:szCs w:val="20"/>
        </w:rPr>
        <w:t xml:space="preserve">to </w:t>
      </w:r>
      <w:r w:rsidR="00A75010" w:rsidRPr="00AC7387">
        <w:rPr>
          <w:rFonts w:asciiTheme="minorHAnsi" w:hAnsiTheme="minorHAnsi"/>
          <w:sz w:val="20"/>
          <w:szCs w:val="20"/>
        </w:rPr>
        <w:t>process runtime traffic.</w:t>
      </w:r>
    </w:p>
    <w:p w14:paraId="49082D81" w14:textId="4EBEB28F" w:rsidR="001E17E2" w:rsidRPr="00AC7387" w:rsidRDefault="001E17E2" w:rsidP="001E17E2">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Developer portal.</w:t>
      </w:r>
      <w:r w:rsidRPr="00AC7387">
        <w:rPr>
          <w:rFonts w:asciiTheme="minorHAnsi" w:hAnsiTheme="minorHAnsi"/>
          <w:sz w:val="20"/>
          <w:szCs w:val="20"/>
        </w:rPr>
        <w:t xml:space="preserve"> </w:t>
      </w:r>
      <w:r w:rsidR="00A75010" w:rsidRPr="00AC7387">
        <w:rPr>
          <w:rFonts w:asciiTheme="minorHAnsi" w:hAnsiTheme="minorHAnsi"/>
          <w:sz w:val="20"/>
          <w:szCs w:val="20"/>
        </w:rPr>
        <w:t>The self-service interface through which consumers discover APIs, access documentation, request subscriptions and manage API consumption.</w:t>
      </w:r>
    </w:p>
    <w:p w14:paraId="59C68959" w14:textId="77F39336" w:rsidR="00584310" w:rsidRPr="00B223AC" w:rsidRDefault="001E17E2" w:rsidP="001E17E2">
      <w:pPr>
        <w:pStyle w:val="ListParagraph"/>
        <w:numPr>
          <w:ilvl w:val="0"/>
          <w:numId w:val="1"/>
        </w:numPr>
        <w:spacing w:after="140"/>
        <w:rPr>
          <w:rFonts w:asciiTheme="minorHAnsi" w:hAnsiTheme="minorHAnsi"/>
        </w:rPr>
      </w:pPr>
      <w:r w:rsidRPr="00AC7387">
        <w:rPr>
          <w:rFonts w:asciiTheme="minorHAnsi" w:hAnsiTheme="minorHAnsi"/>
          <w:b/>
          <w:bCs/>
          <w:sz w:val="20"/>
          <w:szCs w:val="20"/>
        </w:rPr>
        <w:t>Backend Services</w:t>
      </w:r>
      <w:r w:rsidR="004C00F0" w:rsidRPr="00AC7387">
        <w:rPr>
          <w:rFonts w:asciiTheme="minorHAnsi" w:hAnsiTheme="minorHAnsi"/>
          <w:b/>
          <w:bCs/>
          <w:sz w:val="20"/>
          <w:szCs w:val="20"/>
        </w:rPr>
        <w:t>.</w:t>
      </w:r>
      <w:r w:rsidRPr="00AC7387">
        <w:rPr>
          <w:rFonts w:asciiTheme="minorHAnsi" w:hAnsiTheme="minorHAnsi"/>
          <w:b/>
          <w:bCs/>
          <w:sz w:val="20"/>
          <w:szCs w:val="20"/>
        </w:rPr>
        <w:t xml:space="preserve"> </w:t>
      </w:r>
      <w:r w:rsidRPr="00AC7387">
        <w:rPr>
          <w:rFonts w:asciiTheme="minorHAnsi" w:hAnsiTheme="minorHAnsi"/>
          <w:sz w:val="20"/>
          <w:szCs w:val="20"/>
        </w:rPr>
        <w:t xml:space="preserve">The systems that provide the business functionality exposed through APIs and </w:t>
      </w:r>
      <w:r w:rsidR="00C10890" w:rsidRPr="00AC7387">
        <w:rPr>
          <w:rFonts w:asciiTheme="minorHAnsi" w:hAnsiTheme="minorHAnsi"/>
          <w:sz w:val="20"/>
          <w:szCs w:val="20"/>
        </w:rPr>
        <w:t>process</w:t>
      </w:r>
      <w:r w:rsidRPr="00AC7387">
        <w:rPr>
          <w:rFonts w:asciiTheme="minorHAnsi" w:hAnsiTheme="minorHAnsi"/>
          <w:sz w:val="20"/>
          <w:szCs w:val="20"/>
        </w:rPr>
        <w:t xml:space="preserve"> requests. These may include business applications, integration platforms, Azure services, and third-party SaaS solutions. APIM routes requests to the appropriate backend service after applying security, policy, and governance controls, providing a consistent and controlled access layer regardless of where the underlying capability resides.</w:t>
      </w:r>
    </w:p>
    <w:p w14:paraId="1C62D6F7" w14:textId="77777777" w:rsidR="001D0B11" w:rsidRPr="00AC7387" w:rsidRDefault="001D0B11" w:rsidP="001D0B11">
      <w:pPr>
        <w:spacing w:after="140"/>
        <w:ind w:left="200"/>
        <w:rPr>
          <w:rFonts w:asciiTheme="minorHAnsi" w:hAnsiTheme="minorHAnsi"/>
          <w:sz w:val="20"/>
          <w:szCs w:val="20"/>
        </w:rPr>
      </w:pPr>
      <w:r w:rsidRPr="00AC7387">
        <w:rPr>
          <w:rFonts w:asciiTheme="minorHAnsi" w:hAnsiTheme="minorHAnsi"/>
          <w:sz w:val="20"/>
          <w:szCs w:val="20"/>
        </w:rPr>
        <w:t>Within the Chaucer Systems Integration Framework, APIM is the managed API layer that sits in front of the existing integration estate. It does not replace the messaging, file-based or event integration patterns described in the SIF, it adds a standardised, governed entry point specifically for API-based (synchronous, request/response) integration.</w:t>
      </w:r>
    </w:p>
    <w:p w14:paraId="16DD902F" w14:textId="77777777" w:rsidR="001D0B11" w:rsidRPr="00AC7387" w:rsidRDefault="001D0B11" w:rsidP="001D0B11">
      <w:pPr>
        <w:spacing w:after="140"/>
        <w:ind w:left="200"/>
        <w:rPr>
          <w:ins w:id="81" w:author="BinilaElsa Joy - Chaucer" w:date="2026-10-09T19:42:00Z" w16du:dateUtc="2026-10-09T14:12:00Z"/>
          <w:rFonts w:asciiTheme="minorHAnsi" w:hAnsiTheme="minorHAnsi"/>
          <w:sz w:val="20"/>
          <w:szCs w:val="20"/>
        </w:rPr>
      </w:pPr>
      <w:r w:rsidRPr="00AC7387">
        <w:rPr>
          <w:rFonts w:asciiTheme="minorHAnsi" w:hAnsiTheme="minorHAnsi"/>
          <w:sz w:val="20"/>
          <w:szCs w:val="20"/>
        </w:rPr>
        <w:t>Existing integration services continue to operate unchanged. APIM provides consistent security, policy enforcement, observability and access management for the APIs exposed through it, complementing the broader integration landscape rather than consolidating it.</w:t>
      </w:r>
    </w:p>
    <w:p w14:paraId="53DB2027" w14:textId="77777777" w:rsidR="00AA3872" w:rsidRDefault="00AA3872" w:rsidP="001D0B11">
      <w:pPr>
        <w:spacing w:after="140"/>
        <w:ind w:left="200"/>
        <w:rPr>
          <w:rFonts w:asciiTheme="minorHAnsi" w:eastAsia="Times New Roman" w:hAnsiTheme="minorHAnsi" w:cs="Times New Roman"/>
          <w:color w:val="132040" w:themeColor="accent1" w:themeShade="BF"/>
          <w:sz w:val="24"/>
          <w:szCs w:val="26"/>
          <w:lang w:eastAsia="en-US"/>
        </w:rPr>
      </w:pPr>
    </w:p>
    <w:p w14:paraId="37B83C8A" w14:textId="7C9AA5E4" w:rsidR="00C94533" w:rsidRPr="009A5A18" w:rsidRDefault="00C94533" w:rsidP="001D0B11">
      <w:pPr>
        <w:spacing w:after="140"/>
        <w:ind w:left="200"/>
        <w:rPr>
          <w:rFonts w:asciiTheme="minorHAnsi" w:eastAsia="Times New Roman" w:hAnsiTheme="minorHAnsi" w:cs="Times New Roman"/>
          <w:color w:val="132040" w:themeColor="accent1" w:themeShade="BF"/>
          <w:sz w:val="24"/>
          <w:szCs w:val="26"/>
          <w:lang w:eastAsia="en-US"/>
        </w:rPr>
      </w:pPr>
      <w:ins w:id="82" w:author="BinilaElsa Joy - Chaucer" w:date="2026-10-09T19:42:00Z" w16du:dateUtc="2026-10-09T14:12:00Z">
        <w:r w:rsidRPr="009A5A18">
          <w:rPr>
            <w:rFonts w:asciiTheme="minorHAnsi" w:eastAsia="Times New Roman" w:hAnsiTheme="minorHAnsi" w:cs="Times New Roman"/>
            <w:color w:val="132040" w:themeColor="accent1" w:themeShade="BF"/>
            <w:sz w:val="24"/>
            <w:szCs w:val="26"/>
            <w:lang w:eastAsia="en-US"/>
          </w:rPr>
          <w:t>Lan</w:t>
        </w:r>
        <w:r w:rsidR="00AA39C0" w:rsidRPr="009A5A18">
          <w:rPr>
            <w:rFonts w:asciiTheme="minorHAnsi" w:eastAsia="Times New Roman" w:hAnsiTheme="minorHAnsi" w:cs="Times New Roman"/>
            <w:color w:val="132040" w:themeColor="accent1" w:themeShade="BF"/>
            <w:sz w:val="24"/>
            <w:szCs w:val="26"/>
            <w:lang w:eastAsia="en-US"/>
          </w:rPr>
          <w:t xml:space="preserve">ding zone </w:t>
        </w:r>
      </w:ins>
      <w:ins w:id="83" w:author="BinilaElsa Joy - Chaucer" w:date="2026-10-09T23:17:00Z" w16du:dateUtc="2026-10-09T17:47:00Z">
        <w:r w:rsidR="00D47A9F" w:rsidRPr="00167A4D">
          <w:rPr>
            <w:rFonts w:asciiTheme="minorHAnsi" w:eastAsia="Times New Roman" w:hAnsiTheme="minorHAnsi" w:cs="Times New Roman"/>
            <w:color w:val="132040" w:themeColor="accent1" w:themeShade="BF"/>
            <w:sz w:val="24"/>
            <w:szCs w:val="26"/>
            <w:lang w:eastAsia="en-US"/>
          </w:rPr>
          <w:t>Architecture</w:t>
        </w:r>
      </w:ins>
    </w:p>
    <w:p w14:paraId="57FA3D4F" w14:textId="0C780630" w:rsidR="001D0B11" w:rsidRPr="00B223AC" w:rsidRDefault="00521582" w:rsidP="001D0B11">
      <w:pPr>
        <w:pStyle w:val="ListParagraph"/>
        <w:spacing w:after="140"/>
        <w:ind w:left="460"/>
        <w:rPr>
          <w:ins w:id="84" w:author="BinilaElsa Joy - Chaucer" w:date="2026-10-09T23:59:00Z" w16du:dateUtc="2026-10-09T18:29:00Z"/>
          <w:rFonts w:asciiTheme="minorHAnsi" w:hAnsiTheme="minorHAnsi"/>
        </w:rPr>
      </w:pPr>
      <w:r>
        <w:rPr>
          <w:noProof/>
        </w:rPr>
        <w:drawing>
          <wp:inline distT="0" distB="0" distL="0" distR="0" wp14:anchorId="739205B9" wp14:editId="1D87AF44">
            <wp:extent cx="5731510" cy="2892425"/>
            <wp:effectExtent l="0" t="0" r="2540" b="3175"/>
            <wp:docPr id="6592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76237" name=""/>
                    <pic:cNvPicPr/>
                  </pic:nvPicPr>
                  <pic:blipFill>
                    <a:blip r:embed="rId24"/>
                    <a:stretch>
                      <a:fillRect/>
                    </a:stretch>
                  </pic:blipFill>
                  <pic:spPr>
                    <a:xfrm>
                      <a:off x="0" y="0"/>
                      <a:ext cx="5731510" cy="2892425"/>
                    </a:xfrm>
                    <a:prstGeom prst="rect">
                      <a:avLst/>
                    </a:prstGeom>
                  </pic:spPr>
                </pic:pic>
              </a:graphicData>
            </a:graphic>
          </wp:inline>
        </w:drawing>
      </w:r>
    </w:p>
    <w:p w14:paraId="4DA0BD1F" w14:textId="6C2FD430" w:rsidR="00151652" w:rsidRPr="00AA3872" w:rsidRDefault="00151652" w:rsidP="00151652">
      <w:pPr>
        <w:pStyle w:val="ListParagraph"/>
        <w:spacing w:after="140"/>
        <w:ind w:left="460"/>
        <w:rPr>
          <w:ins w:id="85" w:author="BinilaElsa Joy - Chaucer" w:date="2026-10-10T00:04:00Z"/>
          <w:rFonts w:asciiTheme="minorHAnsi" w:hAnsiTheme="minorHAnsi"/>
          <w:sz w:val="20"/>
          <w:szCs w:val="20"/>
        </w:rPr>
      </w:pPr>
      <w:ins w:id="86" w:author="BinilaElsa Joy - Chaucer" w:date="2026-10-10T00:04:00Z">
        <w:r w:rsidRPr="00AA3872">
          <w:rPr>
            <w:rFonts w:asciiTheme="minorHAnsi" w:hAnsiTheme="minorHAnsi"/>
            <w:sz w:val="20"/>
            <w:szCs w:val="20"/>
          </w:rPr>
          <w:t>The APIM platform is hosted within Chaucer's Azure Landing Zone architecture, providing centrally managed governance, security, networking and operational services. Resources are deployed in dedicated Integration landing zone subscriptions, with separate production and non-production environments to ensure environment segregation, governance compliance and controlled change management.</w:t>
        </w:r>
      </w:ins>
    </w:p>
    <w:p w14:paraId="5F7E941F" w14:textId="77777777" w:rsidR="00EB2215" w:rsidRPr="00B223AC" w:rsidRDefault="00EB2215" w:rsidP="001D0B11">
      <w:pPr>
        <w:pStyle w:val="ListParagraph"/>
        <w:spacing w:after="140"/>
        <w:ind w:left="460"/>
        <w:rPr>
          <w:rFonts w:asciiTheme="minorHAnsi" w:hAnsiTheme="minorHAnsi"/>
        </w:rPr>
      </w:pPr>
    </w:p>
    <w:p w14:paraId="7000B7EC" w14:textId="07A22844" w:rsidR="00F550E5" w:rsidRPr="00AC7387" w:rsidRDefault="00F550E5" w:rsidP="00167A4D">
      <w:pPr>
        <w:pStyle w:val="Heading2"/>
        <w:keepNext/>
        <w:numPr>
          <w:ilvl w:val="1"/>
          <w:numId w:val="2"/>
        </w:numPr>
        <w:spacing w:before="240" w:after="120"/>
        <w:ind w:left="576"/>
        <w:rPr>
          <w:rFonts w:asciiTheme="minorHAnsi" w:hAnsiTheme="minorHAnsi"/>
          <w:lang w:eastAsia="en-US"/>
        </w:rPr>
      </w:pPr>
      <w:bookmarkStart w:id="87" w:name="_Toc242719979"/>
      <w:r w:rsidRPr="00AC7387">
        <w:rPr>
          <w:rFonts w:asciiTheme="minorHAnsi" w:eastAsia="Times New Roman" w:hAnsiTheme="minorHAnsi" w:cs="Times New Roman"/>
          <w:b w:val="0"/>
          <w:color w:val="132040" w:themeColor="accent1" w:themeShade="BF"/>
          <w:sz w:val="24"/>
          <w:szCs w:val="26"/>
          <w:lang w:eastAsia="en-US"/>
        </w:rPr>
        <w:t>Logical Architecture</w:t>
      </w:r>
      <w:bookmarkEnd w:id="87"/>
      <w:r w:rsidR="00612173" w:rsidRPr="00AC7387">
        <w:rPr>
          <w:rFonts w:asciiTheme="minorHAnsi" w:hAnsiTheme="minorHAnsi"/>
          <w:b w:val="0"/>
          <w:bCs w:val="0"/>
          <w:color w:val="1E2761"/>
          <w:sz w:val="24"/>
          <w:szCs w:val="24"/>
          <w:lang w:eastAsia="en-US"/>
        </w:rPr>
        <w:br/>
      </w:r>
    </w:p>
    <w:p w14:paraId="2AA59C13" w14:textId="779DD6D7" w:rsidR="00F550E5" w:rsidRPr="00AC7387" w:rsidRDefault="0069066F" w:rsidP="00612173">
      <w:pPr>
        <w:spacing w:before="120" w:after="60"/>
        <w:rPr>
          <w:rFonts w:asciiTheme="minorHAnsi" w:hAnsiTheme="minorHAnsi"/>
        </w:rPr>
      </w:pPr>
      <w:r w:rsidRPr="00B223AC">
        <w:rPr>
          <w:rFonts w:asciiTheme="minorHAnsi" w:hAnsiTheme="minorHAnsi"/>
        </w:rPr>
        <w:t> </w:t>
      </w:r>
      <w:r w:rsidR="000D09F1" w:rsidRPr="00B223AC">
        <w:rPr>
          <w:rFonts w:asciiTheme="minorHAnsi" w:hAnsiTheme="minorHAnsi"/>
        </w:rPr>
        <w:drawing>
          <wp:inline distT="0" distB="0" distL="0" distR="0" wp14:anchorId="7D47EB4A" wp14:editId="2765D006">
            <wp:extent cx="5731510" cy="2507615"/>
            <wp:effectExtent l="0" t="0" r="2540" b="6985"/>
            <wp:docPr id="113969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91763" name=""/>
                    <pic:cNvPicPr/>
                  </pic:nvPicPr>
                  <pic:blipFill>
                    <a:blip r:embed="rId25"/>
                    <a:stretch>
                      <a:fillRect/>
                    </a:stretch>
                  </pic:blipFill>
                  <pic:spPr>
                    <a:xfrm>
                      <a:off x="0" y="0"/>
                      <a:ext cx="5731510" cy="2507615"/>
                    </a:xfrm>
                    <a:prstGeom prst="rect">
                      <a:avLst/>
                    </a:prstGeom>
                  </pic:spPr>
                </pic:pic>
              </a:graphicData>
            </a:graphic>
          </wp:inline>
        </w:drawing>
      </w:r>
    </w:p>
    <w:p w14:paraId="4F67D673" w14:textId="77777777" w:rsidR="007A4EBB" w:rsidRPr="00AC7387" w:rsidRDefault="007A4EBB" w:rsidP="00612173">
      <w:pPr>
        <w:spacing w:before="120" w:after="60"/>
        <w:rPr>
          <w:rFonts w:asciiTheme="minorHAnsi" w:hAnsiTheme="minorHAnsi"/>
        </w:rPr>
      </w:pPr>
    </w:p>
    <w:tbl>
      <w:tblPr>
        <w:tblStyle w:val="TableGrid"/>
        <w:tblW w:w="0" w:type="auto"/>
        <w:tblInd w:w="137" w:type="dxa"/>
        <w:tblLook w:val="04A0" w:firstRow="1" w:lastRow="0" w:firstColumn="1" w:lastColumn="0" w:noHBand="0" w:noVBand="1"/>
      </w:tblPr>
      <w:tblGrid>
        <w:gridCol w:w="2693"/>
        <w:gridCol w:w="5954"/>
      </w:tblGrid>
      <w:tr w:rsidR="007A4EBB" w:rsidRPr="00AC7387" w14:paraId="4F95BA2C" w14:textId="77777777" w:rsidTr="005D3994">
        <w:tc>
          <w:tcPr>
            <w:tcW w:w="2693" w:type="dxa"/>
            <w:tcBorders>
              <w:bottom w:val="single" w:sz="12" w:space="0" w:color="1A2B56" w:themeColor="accent1"/>
            </w:tcBorders>
            <w:shd w:val="clear" w:color="auto" w:fill="C1CDEC" w:themeFill="accent1" w:themeFillTint="33"/>
            <w:hideMark/>
          </w:tcPr>
          <w:p w14:paraId="5EB9382F" w14:textId="77777777" w:rsidR="007A4EBB" w:rsidRPr="00AC7387" w:rsidRDefault="007A4EBB" w:rsidP="005D3994">
            <w:pPr>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Component</w:t>
            </w:r>
          </w:p>
        </w:tc>
        <w:tc>
          <w:tcPr>
            <w:tcW w:w="5954" w:type="dxa"/>
            <w:tcBorders>
              <w:bottom w:val="single" w:sz="12" w:space="0" w:color="1A2B56" w:themeColor="accent1"/>
            </w:tcBorders>
            <w:shd w:val="clear" w:color="auto" w:fill="C1CDEC" w:themeFill="accent1" w:themeFillTint="33"/>
            <w:hideMark/>
          </w:tcPr>
          <w:p w14:paraId="02AD5B57" w14:textId="77777777" w:rsidR="007A4EBB" w:rsidRPr="00AC7387" w:rsidRDefault="007A4EBB" w:rsidP="005D3994">
            <w:pPr>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Responsibility</w:t>
            </w:r>
          </w:p>
        </w:tc>
      </w:tr>
      <w:tr w:rsidR="007A4EBB" w:rsidRPr="00AC7387" w14:paraId="0C0D37D9" w14:textId="77777777" w:rsidTr="005D3994">
        <w:tc>
          <w:tcPr>
            <w:tcW w:w="2693" w:type="dxa"/>
            <w:tcBorders>
              <w:top w:val="single" w:sz="12" w:space="0" w:color="1A2B56" w:themeColor="accent1"/>
            </w:tcBorders>
            <w:hideMark/>
          </w:tcPr>
          <w:p w14:paraId="3E141236"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Azure Front Door Premium</w:t>
            </w:r>
          </w:p>
        </w:tc>
        <w:tc>
          <w:tcPr>
            <w:tcW w:w="5954" w:type="dxa"/>
            <w:tcBorders>
              <w:top w:val="single" w:sz="12" w:space="0" w:color="1A2B56" w:themeColor="accent1"/>
            </w:tcBorders>
            <w:hideMark/>
          </w:tcPr>
          <w:p w14:paraId="230B8580"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External HTTP routing, WAF, TLS and origin health</w:t>
            </w:r>
          </w:p>
        </w:tc>
      </w:tr>
      <w:tr w:rsidR="007A4EBB" w:rsidRPr="00AC7387" w14:paraId="74B0E7CF" w14:textId="77777777" w:rsidTr="005D3994">
        <w:tc>
          <w:tcPr>
            <w:tcW w:w="2693" w:type="dxa"/>
            <w:tcBorders>
              <w:bottom w:val="single" w:sz="4" w:space="0" w:color="auto"/>
            </w:tcBorders>
            <w:hideMark/>
          </w:tcPr>
          <w:p w14:paraId="72244A15"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APIM Gateway</w:t>
            </w:r>
          </w:p>
        </w:tc>
        <w:tc>
          <w:tcPr>
            <w:tcW w:w="5954" w:type="dxa"/>
            <w:hideMark/>
          </w:tcPr>
          <w:p w14:paraId="753B080E"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Runtime authentication, policy, throttling, routing and telemetry</w:t>
            </w:r>
          </w:p>
        </w:tc>
      </w:tr>
      <w:tr w:rsidR="007A4EBB" w:rsidRPr="00AC7387" w14:paraId="7B90D6DD" w14:textId="77777777" w:rsidTr="005D3994">
        <w:tc>
          <w:tcPr>
            <w:tcW w:w="2693" w:type="dxa"/>
            <w:tcBorders>
              <w:top w:val="single" w:sz="4" w:space="0" w:color="auto"/>
            </w:tcBorders>
            <w:hideMark/>
          </w:tcPr>
          <w:p w14:paraId="41B9F19A"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APIM Management Plane</w:t>
            </w:r>
          </w:p>
        </w:tc>
        <w:tc>
          <w:tcPr>
            <w:tcW w:w="5954" w:type="dxa"/>
            <w:hideMark/>
          </w:tcPr>
          <w:p w14:paraId="15766F19"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API, product, policy and platform administration</w:t>
            </w:r>
          </w:p>
        </w:tc>
      </w:tr>
      <w:tr w:rsidR="007A4EBB" w:rsidRPr="00AC7387" w14:paraId="5D150E2D" w14:textId="77777777" w:rsidTr="005D3994">
        <w:tc>
          <w:tcPr>
            <w:tcW w:w="2693" w:type="dxa"/>
            <w:hideMark/>
          </w:tcPr>
          <w:p w14:paraId="7E8FD2BE"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Developer Portal</w:t>
            </w:r>
          </w:p>
        </w:tc>
        <w:tc>
          <w:tcPr>
            <w:tcW w:w="5954" w:type="dxa"/>
            <w:hideMark/>
          </w:tcPr>
          <w:p w14:paraId="6E94C9F7"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Discovery, documentation and subscription management</w:t>
            </w:r>
          </w:p>
        </w:tc>
      </w:tr>
      <w:tr w:rsidR="007A4EBB" w:rsidRPr="00AC7387" w14:paraId="7CB27859" w14:textId="77777777" w:rsidTr="005D3994">
        <w:tc>
          <w:tcPr>
            <w:tcW w:w="2693" w:type="dxa"/>
            <w:hideMark/>
          </w:tcPr>
          <w:p w14:paraId="0BCDC186"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Entra ID</w:t>
            </w:r>
          </w:p>
        </w:tc>
        <w:tc>
          <w:tcPr>
            <w:tcW w:w="5954" w:type="dxa"/>
            <w:hideMark/>
          </w:tcPr>
          <w:p w14:paraId="6F85D7BE"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Consumer, application and administrative identity</w:t>
            </w:r>
          </w:p>
        </w:tc>
      </w:tr>
      <w:tr w:rsidR="007A4EBB" w:rsidRPr="00AC7387" w14:paraId="50AA2F11" w14:textId="77777777" w:rsidTr="005D3994">
        <w:tc>
          <w:tcPr>
            <w:tcW w:w="2693" w:type="dxa"/>
            <w:hideMark/>
          </w:tcPr>
          <w:p w14:paraId="65BFF6ED"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Key Vault</w:t>
            </w:r>
          </w:p>
        </w:tc>
        <w:tc>
          <w:tcPr>
            <w:tcW w:w="5954" w:type="dxa"/>
            <w:hideMark/>
          </w:tcPr>
          <w:p w14:paraId="1070C109"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Secrets, signing material and certificates</w:t>
            </w:r>
          </w:p>
        </w:tc>
      </w:tr>
      <w:tr w:rsidR="007A4EBB" w:rsidRPr="00AC7387" w14:paraId="20B482BB" w14:textId="77777777" w:rsidTr="005D3994">
        <w:tc>
          <w:tcPr>
            <w:tcW w:w="2693" w:type="dxa"/>
            <w:hideMark/>
          </w:tcPr>
          <w:p w14:paraId="2BDC6CE1"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Azure Monitor services</w:t>
            </w:r>
          </w:p>
        </w:tc>
        <w:tc>
          <w:tcPr>
            <w:tcW w:w="5954" w:type="dxa"/>
            <w:hideMark/>
          </w:tcPr>
          <w:p w14:paraId="4249B513"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Logs, metrics, traces, dashboards and alerts</w:t>
            </w:r>
          </w:p>
        </w:tc>
      </w:tr>
      <w:tr w:rsidR="007A4EBB" w:rsidRPr="00AC7387" w14:paraId="555896DD" w14:textId="77777777" w:rsidTr="005D3994">
        <w:tc>
          <w:tcPr>
            <w:tcW w:w="2693" w:type="dxa"/>
            <w:hideMark/>
          </w:tcPr>
          <w:p w14:paraId="4807F7D4"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Backend Services</w:t>
            </w:r>
          </w:p>
        </w:tc>
        <w:tc>
          <w:tcPr>
            <w:tcW w:w="5954" w:type="dxa"/>
            <w:hideMark/>
          </w:tcPr>
          <w:p w14:paraId="74BB6D2F"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Business processing and domain-specific authorization</w:t>
            </w:r>
          </w:p>
        </w:tc>
      </w:tr>
      <w:tr w:rsidR="007A4EBB" w:rsidRPr="00AC7387" w14:paraId="2D68D4B1" w14:textId="77777777" w:rsidTr="005D3994">
        <w:tc>
          <w:tcPr>
            <w:tcW w:w="2693" w:type="dxa"/>
            <w:hideMark/>
          </w:tcPr>
          <w:p w14:paraId="42A0809D"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Azure DevOps</w:t>
            </w:r>
          </w:p>
        </w:tc>
        <w:tc>
          <w:tcPr>
            <w:tcW w:w="5954" w:type="dxa"/>
            <w:hideMark/>
          </w:tcPr>
          <w:p w14:paraId="2272E931" w14:textId="77777777" w:rsidR="007A4EBB" w:rsidRPr="00AC7387" w:rsidRDefault="007A4EBB" w:rsidP="005D3994">
            <w:pPr>
              <w:rPr>
                <w:rFonts w:asciiTheme="minorHAnsi" w:hAnsiTheme="minorHAnsi"/>
                <w:kern w:val="0"/>
                <w:sz w:val="20"/>
                <w:szCs w:val="20"/>
                <w14:ligatures w14:val="none"/>
              </w:rPr>
            </w:pPr>
            <w:r w:rsidRPr="00AC7387">
              <w:rPr>
                <w:rFonts w:asciiTheme="minorHAnsi" w:hAnsiTheme="minorHAnsi"/>
                <w:kern w:val="0"/>
                <w:sz w:val="20"/>
                <w:szCs w:val="20"/>
                <w14:ligatures w14:val="none"/>
              </w:rPr>
              <w:t>Source control, validation, approval and deployment</w:t>
            </w:r>
          </w:p>
        </w:tc>
      </w:tr>
    </w:tbl>
    <w:p w14:paraId="65C8B6BA"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88" w:name="_Toc242719980"/>
      <w:r w:rsidRPr="00AC7387">
        <w:rPr>
          <w:rFonts w:asciiTheme="minorHAnsi" w:eastAsia="Times New Roman" w:hAnsiTheme="minorHAnsi" w:cs="Times New Roman"/>
          <w:b w:val="0"/>
          <w:color w:val="132040" w:themeColor="accent1" w:themeShade="BF"/>
          <w:sz w:val="24"/>
          <w:szCs w:val="26"/>
          <w:lang w:eastAsia="en-US"/>
        </w:rPr>
        <w:t>Access and Security Boundary</w:t>
      </w:r>
      <w:bookmarkEnd w:id="88"/>
    </w:p>
    <w:p w14:paraId="408C7E33" w14:textId="77777777" w:rsidR="00740907" w:rsidRPr="00AC7387" w:rsidRDefault="00F550E5" w:rsidP="00083D4C">
      <w:pPr>
        <w:spacing w:after="140"/>
        <w:rPr>
          <w:rFonts w:asciiTheme="minorHAnsi" w:hAnsiTheme="minorHAnsi"/>
          <w:sz w:val="20"/>
          <w:szCs w:val="20"/>
        </w:rPr>
      </w:pPr>
      <w:r w:rsidRPr="00AC7387">
        <w:rPr>
          <w:rFonts w:asciiTheme="minorHAnsi" w:hAnsiTheme="minorHAnsi"/>
          <w:sz w:val="20"/>
          <w:szCs w:val="20"/>
        </w:rPr>
        <w:t>All requests are processed by the same Azure API Management instance, but the path differs depending on where the consumer is located. External consumers enter through Azure Front Door and cross the internet boundary once, while internal consumers access APIM directly from within the corporate network and remain on private connectivity throughout.</w:t>
      </w:r>
    </w:p>
    <w:p w14:paraId="0F252582" w14:textId="3CA19F61" w:rsidR="00083D4C" w:rsidRPr="00AC7387" w:rsidRDefault="00740907" w:rsidP="00083D4C">
      <w:pPr>
        <w:spacing w:after="140"/>
        <w:rPr>
          <w:rFonts w:asciiTheme="minorHAnsi" w:hAnsiTheme="minorHAnsi"/>
          <w:sz w:val="20"/>
          <w:szCs w:val="20"/>
        </w:rPr>
      </w:pPr>
      <w:r w:rsidRPr="00AC7387">
        <w:rPr>
          <w:rFonts w:asciiTheme="minorHAnsi" w:hAnsiTheme="minorHAnsi"/>
          <w:sz w:val="20"/>
          <w:szCs w:val="20"/>
        </w:rPr>
        <w:t>There are two main access paths</w:t>
      </w:r>
      <w:r w:rsidR="0039170B" w:rsidRPr="00AC7387">
        <w:rPr>
          <w:rFonts w:asciiTheme="minorHAnsi" w:hAnsiTheme="minorHAnsi"/>
          <w:sz w:val="20"/>
          <w:szCs w:val="20"/>
        </w:rPr>
        <w:t xml:space="preserve"> as </w:t>
      </w:r>
      <w:r w:rsidR="00BA6294" w:rsidRPr="00AC7387">
        <w:rPr>
          <w:rFonts w:asciiTheme="minorHAnsi" w:hAnsiTheme="minorHAnsi"/>
          <w:sz w:val="20"/>
          <w:szCs w:val="20"/>
        </w:rPr>
        <w:t>detailed below:</w:t>
      </w:r>
      <w:r w:rsidR="00A074D4" w:rsidRPr="00AC7387">
        <w:rPr>
          <w:rFonts w:asciiTheme="minorHAnsi" w:hAnsiTheme="minorHAnsi"/>
          <w:sz w:val="20"/>
          <w:szCs w:val="20"/>
        </w:rPr>
        <w:br/>
      </w:r>
      <w:r w:rsidR="00083D4C" w:rsidRPr="00AC7387">
        <w:rPr>
          <w:rFonts w:asciiTheme="minorHAnsi" w:hAnsiTheme="minorHAnsi"/>
          <w:b/>
          <w:bCs/>
          <w:sz w:val="20"/>
          <w:szCs w:val="20"/>
        </w:rPr>
        <w:br/>
        <w:t>External path</w:t>
      </w:r>
      <w:r w:rsidR="00083D4C" w:rsidRPr="00AC7387">
        <w:rPr>
          <w:rFonts w:asciiTheme="minorHAnsi" w:hAnsiTheme="minorHAnsi"/>
          <w:sz w:val="20"/>
          <w:szCs w:val="20"/>
        </w:rPr>
        <w:t>: A public client or partner reaches Azure Front Door with WAF, which terminates TLS and applies OWASP protection at the edge before anything reaches APIM. The call then travels over Private Link to APIM, which validates the OAuth 2.0 token before forwarding it to the backend.</w:t>
      </w:r>
    </w:p>
    <w:p w14:paraId="1F1CAB78" w14:textId="77777777" w:rsidR="00083D4C" w:rsidRPr="00AC7387" w:rsidRDefault="00083D4C" w:rsidP="00083D4C">
      <w:pPr>
        <w:spacing w:after="140"/>
        <w:rPr>
          <w:rFonts w:asciiTheme="minorHAnsi" w:hAnsiTheme="minorHAnsi"/>
          <w:sz w:val="20"/>
          <w:szCs w:val="20"/>
        </w:rPr>
      </w:pPr>
      <w:r w:rsidRPr="00AC7387">
        <w:rPr>
          <w:rFonts w:asciiTheme="minorHAnsi" w:hAnsiTheme="minorHAnsi"/>
          <w:b/>
          <w:bCs/>
          <w:sz w:val="20"/>
          <w:szCs w:val="20"/>
        </w:rPr>
        <w:t>Internal path</w:t>
      </w:r>
      <w:r w:rsidRPr="00AC7387">
        <w:rPr>
          <w:rFonts w:asciiTheme="minorHAnsi" w:hAnsiTheme="minorHAnsi"/>
          <w:sz w:val="20"/>
          <w:szCs w:val="20"/>
        </w:rPr>
        <w:t>: An internal application calls APIM directly over the private VNet, with no edge service in the path because there is no public exposure to guard against. APIM authenticates the caller against Microsoft Entra ID, then routes the request to the target backend.</w:t>
      </w:r>
    </w:p>
    <w:p w14:paraId="3C908402" w14:textId="13739635" w:rsidR="00083D4C" w:rsidRPr="00AC7387" w:rsidRDefault="00083D4C" w:rsidP="00045E15">
      <w:pPr>
        <w:spacing w:after="140"/>
        <w:rPr>
          <w:rFonts w:asciiTheme="minorHAnsi" w:hAnsiTheme="minorHAnsi"/>
          <w:lang w:eastAsia="en-US"/>
        </w:rPr>
      </w:pPr>
      <w:r w:rsidRPr="00AC7387">
        <w:rPr>
          <w:rFonts w:asciiTheme="minorHAnsi" w:hAnsiTheme="minorHAnsi"/>
          <w:sz w:val="20"/>
          <w:szCs w:val="20"/>
        </w:rPr>
        <w:t>Both paths terminate at the same internal-mode gateway and the same backend estate; only the entry point and the authentication mechanism differ.</w:t>
      </w:r>
    </w:p>
    <w:p w14:paraId="6D04073F" w14:textId="593006AE" w:rsidR="00F550E5" w:rsidRPr="00AC7387" w:rsidRDefault="001A027B" w:rsidP="006B37D4">
      <w:pPr>
        <w:spacing w:before="120" w:after="60"/>
        <w:rPr>
          <w:rFonts w:asciiTheme="minorHAnsi" w:hAnsiTheme="minorHAnsi"/>
        </w:rPr>
      </w:pPr>
      <w:r w:rsidRPr="00B223AC">
        <w:rPr>
          <w:rFonts w:asciiTheme="minorHAnsi" w:hAnsiTheme="minorHAnsi"/>
        </w:rPr>
        <w:drawing>
          <wp:inline distT="0" distB="0" distL="0" distR="0" wp14:anchorId="0D2572FF" wp14:editId="42EB24FA">
            <wp:extent cx="5081315" cy="2533650"/>
            <wp:effectExtent l="0" t="0" r="5080" b="0"/>
            <wp:docPr id="132533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81315" cy="2533650"/>
                    </a:xfrm>
                    <a:prstGeom prst="rect">
                      <a:avLst/>
                    </a:prstGeom>
                    <a:noFill/>
                  </pic:spPr>
                </pic:pic>
              </a:graphicData>
            </a:graphic>
          </wp:inline>
        </w:drawing>
      </w:r>
      <w:r w:rsidR="00C62738" w:rsidRPr="00AC7387">
        <w:rPr>
          <w:rFonts w:asciiTheme="minorHAnsi" w:hAnsiTheme="minorHAnsi"/>
        </w:rPr>
        <w:br/>
      </w:r>
    </w:p>
    <w:p w14:paraId="75D4B808" w14:textId="77463080"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89" w:name="_Toc242719981"/>
      <w:r w:rsidRPr="00AC7387">
        <w:rPr>
          <w:rFonts w:asciiTheme="minorHAnsi" w:eastAsia="Times New Roman" w:hAnsiTheme="minorHAnsi" w:cs="Times New Roman"/>
          <w:b w:val="0"/>
          <w:color w:val="132040" w:themeColor="accent1" w:themeShade="BF"/>
          <w:sz w:val="24"/>
          <w:szCs w:val="26"/>
          <w:lang w:eastAsia="en-US"/>
        </w:rPr>
        <w:t>Deployment Architecture</w:t>
      </w:r>
      <w:bookmarkEnd w:id="89"/>
    </w:p>
    <w:p w14:paraId="7CA4F108"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APIM is deployed in internal VNet-injection mode on the Premium v2 tier, within a dedicated delegated subnet. It has no public data-plane endpoint; inbound external traffic arrives only through Azure Front Door over a Private Link private endpoint, and internal traffic arrives over private network connectivity.</w:t>
      </w:r>
    </w:p>
    <w:p w14:paraId="48628B87" w14:textId="77777777" w:rsidR="006F1E07" w:rsidRPr="00AC7387" w:rsidRDefault="00F550E5" w:rsidP="00F550E5">
      <w:pPr>
        <w:spacing w:after="140"/>
        <w:rPr>
          <w:rFonts w:asciiTheme="minorHAnsi" w:hAnsiTheme="minorHAnsi"/>
          <w:sz w:val="20"/>
          <w:szCs w:val="20"/>
        </w:rPr>
      </w:pPr>
      <w:r w:rsidRPr="00AC7387">
        <w:rPr>
          <w:rFonts w:asciiTheme="minorHAnsi" w:hAnsiTheme="minorHAnsi"/>
          <w:sz w:val="20"/>
          <w:szCs w:val="20"/>
        </w:rPr>
        <w:t xml:space="preserve">Production is deployed zone-redundant across Availability Zones (the Silver tier). The platform is provisioned and </w:t>
      </w:r>
      <w:r w:rsidR="00D942F4" w:rsidRPr="00AC7387">
        <w:rPr>
          <w:rFonts w:asciiTheme="minorHAnsi" w:hAnsiTheme="minorHAnsi"/>
          <w:sz w:val="20"/>
          <w:szCs w:val="20"/>
        </w:rPr>
        <w:t>updated</w:t>
      </w:r>
      <w:r w:rsidRPr="00AC7387">
        <w:rPr>
          <w:rFonts w:asciiTheme="minorHAnsi" w:hAnsiTheme="minorHAnsi"/>
          <w:sz w:val="20"/>
          <w:szCs w:val="20"/>
        </w:rPr>
        <w:t xml:space="preserve"> exclusively through infrastructure-as-code and APIOps pipelines, so its deployed configuration is reproducible and auditable. The concrete instance composition and network topology are detailed in Section 7 and the appendices.</w:t>
      </w:r>
      <w:r w:rsidR="00AF4E9E" w:rsidRPr="00AC7387">
        <w:rPr>
          <w:rFonts w:asciiTheme="minorHAnsi" w:hAnsiTheme="minorHAnsi"/>
          <w:sz w:val="20"/>
          <w:szCs w:val="20"/>
        </w:rPr>
        <w:t xml:space="preserve"> </w:t>
      </w:r>
    </w:p>
    <w:p w14:paraId="5EBFAFEC" w14:textId="078F8AF8" w:rsidR="00F550E5" w:rsidRPr="00AC7387" w:rsidRDefault="00AF4E9E" w:rsidP="00F550E5">
      <w:pPr>
        <w:spacing w:after="140"/>
        <w:rPr>
          <w:rFonts w:asciiTheme="minorHAnsi" w:hAnsiTheme="minorHAnsi"/>
          <w:sz w:val="20"/>
          <w:szCs w:val="20"/>
        </w:rPr>
      </w:pPr>
      <w:r w:rsidRPr="00AC7387">
        <w:rPr>
          <w:rFonts w:asciiTheme="minorHAnsi" w:hAnsiTheme="minorHAnsi"/>
          <w:sz w:val="20"/>
          <w:szCs w:val="20"/>
        </w:rPr>
        <w:t>Below is the deployment arch</w:t>
      </w:r>
      <w:r w:rsidR="00EF420C" w:rsidRPr="00AC7387">
        <w:rPr>
          <w:rFonts w:asciiTheme="minorHAnsi" w:hAnsiTheme="minorHAnsi"/>
          <w:sz w:val="20"/>
          <w:szCs w:val="20"/>
        </w:rPr>
        <w:t>itecture</w:t>
      </w:r>
      <w:r w:rsidR="007C7CD3" w:rsidRPr="00AC7387">
        <w:rPr>
          <w:rFonts w:asciiTheme="minorHAnsi" w:hAnsiTheme="minorHAnsi"/>
          <w:sz w:val="20"/>
          <w:szCs w:val="20"/>
        </w:rPr>
        <w:t xml:space="preserve"> (</w:t>
      </w:r>
      <w:hyperlink r:id="rId27" w:history="1">
        <w:r w:rsidR="007C7CD3" w:rsidRPr="00AC7387">
          <w:rPr>
            <w:rStyle w:val="Hyperlink"/>
            <w:rFonts w:asciiTheme="minorHAnsi" w:hAnsiTheme="minorHAnsi"/>
            <w:sz w:val="20"/>
            <w:szCs w:val="20"/>
          </w:rPr>
          <w:t>Source</w:t>
        </w:r>
      </w:hyperlink>
      <w:r w:rsidR="007C7CD3" w:rsidRPr="00AC7387">
        <w:rPr>
          <w:rFonts w:asciiTheme="minorHAnsi" w:hAnsiTheme="minorHAnsi"/>
          <w:sz w:val="20"/>
          <w:szCs w:val="20"/>
        </w:rPr>
        <w:t>)</w:t>
      </w:r>
    </w:p>
    <w:p w14:paraId="42F2F0FA" w14:textId="77777777" w:rsidR="00B322AC" w:rsidRPr="00AC7387" w:rsidRDefault="00B322AC" w:rsidP="00F550E5">
      <w:pPr>
        <w:spacing w:after="140"/>
        <w:rPr>
          <w:rFonts w:asciiTheme="minorHAnsi" w:hAnsiTheme="minorHAnsi"/>
          <w:sz w:val="20"/>
          <w:szCs w:val="20"/>
        </w:rPr>
      </w:pPr>
    </w:p>
    <w:p w14:paraId="6E197DA3" w14:textId="04F291A4" w:rsidR="00B322AC" w:rsidRPr="00AC7387" w:rsidRDefault="000953BC" w:rsidP="00F550E5">
      <w:pPr>
        <w:spacing w:after="140"/>
        <w:rPr>
          <w:rFonts w:asciiTheme="minorHAnsi" w:hAnsiTheme="minorHAnsi"/>
          <w:sz w:val="20"/>
          <w:szCs w:val="20"/>
        </w:rPr>
      </w:pPr>
      <w:r>
        <w:pict w14:anchorId="5A6AA8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169.5pt">
            <v:imagedata r:id="rId28" o:title=""/>
          </v:shape>
        </w:pict>
      </w:r>
    </w:p>
    <w:p w14:paraId="5F47B10B" w14:textId="5846012C"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90" w:name="_Toc242719982"/>
      <w:r w:rsidRPr="00AC7387">
        <w:rPr>
          <w:rFonts w:asciiTheme="minorHAnsi" w:eastAsiaTheme="minorHAnsi" w:hAnsiTheme="minorHAnsi" w:cstheme="minorBidi"/>
          <w:b w:val="0"/>
          <w:bCs w:val="0"/>
          <w:color w:val="000000" w:themeColor="text1" w:themeShade="80"/>
          <w:szCs w:val="20"/>
          <w:lang w:eastAsia="en-US"/>
        </w:rPr>
        <w:t>API Access</w:t>
      </w:r>
      <w:r w:rsidR="00B2658B" w:rsidRPr="00AC7387">
        <w:rPr>
          <w:rFonts w:asciiTheme="minorHAnsi" w:eastAsiaTheme="minorHAnsi" w:hAnsiTheme="minorHAnsi" w:cstheme="minorBidi"/>
          <w:b w:val="0"/>
          <w:bCs w:val="0"/>
          <w:color w:val="000000" w:themeColor="text1" w:themeShade="80"/>
          <w:szCs w:val="20"/>
          <w:lang w:eastAsia="en-US"/>
        </w:rPr>
        <w:t xml:space="preserve"> and </w:t>
      </w:r>
      <w:r w:rsidRPr="00AC7387">
        <w:rPr>
          <w:rFonts w:asciiTheme="minorHAnsi" w:eastAsiaTheme="minorHAnsi" w:hAnsiTheme="minorHAnsi" w:cstheme="minorBidi"/>
          <w:b w:val="0"/>
          <w:bCs w:val="0"/>
          <w:color w:val="000000" w:themeColor="text1" w:themeShade="80"/>
          <w:szCs w:val="20"/>
          <w:lang w:eastAsia="en-US"/>
        </w:rPr>
        <w:t>Edge Security</w:t>
      </w:r>
      <w:bookmarkEnd w:id="90"/>
    </w:p>
    <w:p w14:paraId="5C5FDB72" w14:textId="1293FBBB"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91" w:name="_Toc242719983"/>
      <w:r w:rsidRPr="00AC7387">
        <w:rPr>
          <w:rFonts w:asciiTheme="minorHAnsi" w:eastAsia="Times New Roman" w:hAnsiTheme="minorHAnsi" w:cs="Times New Roman"/>
          <w:b w:val="0"/>
          <w:color w:val="132040" w:themeColor="accent1" w:themeShade="BF"/>
          <w:sz w:val="24"/>
          <w:szCs w:val="26"/>
          <w:lang w:eastAsia="en-US"/>
        </w:rPr>
        <w:t xml:space="preserve">API </w:t>
      </w:r>
      <w:r w:rsidR="00C979B9" w:rsidRPr="00AC7387">
        <w:rPr>
          <w:rFonts w:asciiTheme="minorHAnsi" w:eastAsia="Times New Roman" w:hAnsiTheme="minorHAnsi" w:cs="Times New Roman"/>
          <w:b w:val="0"/>
          <w:color w:val="132040" w:themeColor="accent1" w:themeShade="BF"/>
          <w:sz w:val="24"/>
          <w:szCs w:val="26"/>
          <w:lang w:eastAsia="en-US"/>
        </w:rPr>
        <w:t>Users</w:t>
      </w:r>
      <w:bookmarkEnd w:id="91"/>
    </w:p>
    <w:p w14:paraId="64728632"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APIs exposed through the platform serve distinct audience classes, each with a different access path and authentication expectation:</w:t>
      </w:r>
    </w:p>
    <w:p w14:paraId="18930794"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Internal consumers.</w:t>
      </w:r>
      <w:r w:rsidRPr="00AC7387">
        <w:rPr>
          <w:rFonts w:asciiTheme="minorHAnsi" w:hAnsiTheme="minorHAnsi"/>
          <w:sz w:val="20"/>
          <w:szCs w:val="20"/>
        </w:rPr>
        <w:t xml:space="preserve"> Chaucer applications and services, and on-premises systems reaching Azure over private connectivity, calling internal APIs from within the network boundary.</w:t>
      </w:r>
    </w:p>
    <w:p w14:paraId="5B968351" w14:textId="6263B86E"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External partners (B2B).</w:t>
      </w:r>
      <w:r w:rsidRPr="00AC7387">
        <w:rPr>
          <w:rFonts w:asciiTheme="minorHAnsi" w:hAnsiTheme="minorHAnsi"/>
          <w:sz w:val="20"/>
          <w:szCs w:val="20"/>
        </w:rPr>
        <w:t xml:space="preserve"> Known partner </w:t>
      </w:r>
      <w:r w:rsidR="00A03051" w:rsidRPr="00AC7387">
        <w:rPr>
          <w:rFonts w:asciiTheme="minorHAnsi" w:hAnsiTheme="minorHAnsi"/>
          <w:sz w:val="20"/>
          <w:szCs w:val="20"/>
        </w:rPr>
        <w:t>organisations brokers</w:t>
      </w:r>
      <w:r w:rsidRPr="00AC7387">
        <w:rPr>
          <w:rFonts w:asciiTheme="minorHAnsi" w:hAnsiTheme="minorHAnsi"/>
          <w:sz w:val="20"/>
          <w:szCs w:val="20"/>
        </w:rPr>
        <w:t xml:space="preserve">, market participants, suppliers and service </w:t>
      </w:r>
      <w:r w:rsidR="002B6B90" w:rsidRPr="00AC7387">
        <w:rPr>
          <w:rFonts w:asciiTheme="minorHAnsi" w:hAnsiTheme="minorHAnsi"/>
          <w:sz w:val="20"/>
          <w:szCs w:val="20"/>
        </w:rPr>
        <w:t>providers represented</w:t>
      </w:r>
      <w:r w:rsidRPr="00AC7387">
        <w:rPr>
          <w:rFonts w:asciiTheme="minorHAnsi" w:hAnsiTheme="minorHAnsi"/>
          <w:sz w:val="20"/>
          <w:szCs w:val="20"/>
        </w:rPr>
        <w:t xml:space="preserve"> through Microsoft Entra External ID (B2B) with partner-specific application registrations.</w:t>
      </w:r>
    </w:p>
    <w:p w14:paraId="7EB18486" w14:textId="33A8034B" w:rsidR="000E38ED" w:rsidRPr="00AC7387" w:rsidRDefault="00F550E5" w:rsidP="000D0D38">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Public or third-party clients.</w:t>
      </w:r>
      <w:r w:rsidRPr="00AC7387">
        <w:rPr>
          <w:rFonts w:asciiTheme="minorHAnsi" w:hAnsiTheme="minorHAnsi"/>
          <w:sz w:val="20"/>
          <w:szCs w:val="20"/>
        </w:rPr>
        <w:t xml:space="preserve"> External clients reaching published APIs through the inspected edge, subject to WAF, OAuth 2.0 and per-subscription rate limits and quotas.</w:t>
      </w:r>
    </w:p>
    <w:p w14:paraId="71D2B5E0"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Access, visibility and policy are governed per audience class through products, subscriptions and Entra ID groups, as detailed in Section 9.</w:t>
      </w:r>
    </w:p>
    <w:p w14:paraId="3B984744"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92" w:name="_Internal_Access"/>
      <w:bookmarkStart w:id="93" w:name="_Toc242719984"/>
      <w:bookmarkEnd w:id="92"/>
      <w:r w:rsidRPr="00AC7387">
        <w:rPr>
          <w:rFonts w:asciiTheme="minorHAnsi" w:eastAsia="Times New Roman" w:hAnsiTheme="minorHAnsi" w:cs="Times New Roman"/>
          <w:b w:val="0"/>
          <w:color w:val="132040" w:themeColor="accent1" w:themeShade="BF"/>
          <w:sz w:val="24"/>
          <w:szCs w:val="26"/>
          <w:lang w:eastAsia="en-US"/>
        </w:rPr>
        <w:t>Internal Access</w:t>
      </w:r>
      <w:bookmarkEnd w:id="93"/>
    </w:p>
    <w:p w14:paraId="5BF2BCF7" w14:textId="3203FC28"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 xml:space="preserve">Internal consumers call APIM directly over the private network via VNet peering, or over ExpressRoute or VPN for on-premises </w:t>
      </w:r>
      <w:r w:rsidR="00EF2AEE" w:rsidRPr="00AC7387">
        <w:rPr>
          <w:rFonts w:asciiTheme="minorHAnsi" w:hAnsiTheme="minorHAnsi"/>
          <w:sz w:val="20"/>
          <w:szCs w:val="20"/>
        </w:rPr>
        <w:t>systems with</w:t>
      </w:r>
      <w:r w:rsidRPr="00AC7387">
        <w:rPr>
          <w:rFonts w:asciiTheme="minorHAnsi" w:hAnsiTheme="minorHAnsi"/>
          <w:sz w:val="20"/>
          <w:szCs w:val="20"/>
        </w:rPr>
        <w:t xml:space="preserve"> no edge service in the path, because there is no public exposure to guard against on this route.</w:t>
      </w:r>
    </w:p>
    <w:p w14:paraId="0A483197" w14:textId="5EC09CE8" w:rsidR="00F550E5" w:rsidRPr="00AC7387" w:rsidRDefault="0096660B" w:rsidP="00F550E5">
      <w:pPr>
        <w:spacing w:after="140"/>
        <w:rPr>
          <w:rFonts w:asciiTheme="minorHAnsi" w:hAnsiTheme="minorHAnsi"/>
          <w:sz w:val="20"/>
          <w:szCs w:val="20"/>
        </w:rPr>
      </w:pPr>
      <w:r w:rsidRPr="00AC7387">
        <w:rPr>
          <w:rFonts w:asciiTheme="minorHAnsi" w:hAnsiTheme="minorHAnsi"/>
          <w:sz w:val="20"/>
          <w:szCs w:val="20"/>
        </w:rPr>
        <w:t>Internal traffic remains on the organisational network and is routed through the central firewall in accordance with the networking model.</w:t>
      </w:r>
      <w:r w:rsidR="00F550E5" w:rsidRPr="00AC7387">
        <w:rPr>
          <w:rFonts w:asciiTheme="minorHAnsi" w:hAnsiTheme="minorHAnsi"/>
          <w:sz w:val="20"/>
          <w:szCs w:val="20"/>
        </w:rPr>
        <w:t xml:space="preserve"> </w:t>
      </w:r>
      <w:r w:rsidR="001B462E" w:rsidRPr="00AC7387">
        <w:rPr>
          <w:rFonts w:asciiTheme="minorHAnsi" w:hAnsiTheme="minorHAnsi"/>
          <w:sz w:val="20"/>
          <w:szCs w:val="20"/>
        </w:rPr>
        <w:t xml:space="preserve">Internal consumers never bypass APIM; every request is authenticated through Microsoft Entra ID and evaluated against platform policies in line with the Zero Trust security </w:t>
      </w:r>
      <w:r w:rsidR="00EF2AEE" w:rsidRPr="00AC7387">
        <w:rPr>
          <w:rFonts w:asciiTheme="minorHAnsi" w:hAnsiTheme="minorHAnsi"/>
          <w:sz w:val="20"/>
          <w:szCs w:val="20"/>
        </w:rPr>
        <w:t>model.</w:t>
      </w:r>
      <w:r w:rsidR="00F550E5" w:rsidRPr="00AC7387">
        <w:rPr>
          <w:rFonts w:asciiTheme="minorHAnsi" w:hAnsiTheme="minorHAnsi"/>
          <w:sz w:val="20"/>
          <w:szCs w:val="20"/>
        </w:rPr>
        <w:t xml:space="preserve"> </w:t>
      </w:r>
    </w:p>
    <w:p w14:paraId="0EA329E0" w14:textId="1E32CCC0"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94" w:name="_External_Access"/>
      <w:bookmarkStart w:id="95" w:name="_Toc242719985"/>
      <w:bookmarkEnd w:id="94"/>
      <w:r w:rsidRPr="00AC7387">
        <w:rPr>
          <w:rFonts w:asciiTheme="minorHAnsi" w:eastAsia="Times New Roman" w:hAnsiTheme="minorHAnsi" w:cs="Times New Roman"/>
          <w:b w:val="0"/>
          <w:color w:val="132040" w:themeColor="accent1" w:themeShade="BF"/>
          <w:sz w:val="24"/>
          <w:szCs w:val="26"/>
          <w:lang w:eastAsia="en-US"/>
        </w:rPr>
        <w:t>External</w:t>
      </w:r>
      <w:r w:rsidR="000737C6" w:rsidRPr="00AC7387">
        <w:rPr>
          <w:rFonts w:asciiTheme="minorHAnsi" w:eastAsia="Times New Roman" w:hAnsiTheme="minorHAnsi" w:cs="Times New Roman"/>
          <w:b w:val="0"/>
          <w:color w:val="132040" w:themeColor="accent1" w:themeShade="BF"/>
          <w:sz w:val="24"/>
          <w:szCs w:val="26"/>
          <w:lang w:eastAsia="en-US"/>
        </w:rPr>
        <w:t>/Partner</w:t>
      </w:r>
      <w:r w:rsidRPr="00AC7387">
        <w:rPr>
          <w:rFonts w:asciiTheme="minorHAnsi" w:eastAsia="Times New Roman" w:hAnsiTheme="minorHAnsi" w:cs="Times New Roman"/>
          <w:b w:val="0"/>
          <w:color w:val="132040" w:themeColor="accent1" w:themeShade="BF"/>
          <w:sz w:val="24"/>
          <w:szCs w:val="26"/>
          <w:lang w:eastAsia="en-US"/>
        </w:rPr>
        <w:t xml:space="preserve"> Access</w:t>
      </w:r>
      <w:bookmarkEnd w:id="95"/>
    </w:p>
    <w:p w14:paraId="664BA125" w14:textId="1EDE03FF" w:rsidR="00F550E5" w:rsidRPr="00AC7387" w:rsidRDefault="001F2E62" w:rsidP="00F550E5">
      <w:pPr>
        <w:spacing w:after="140"/>
        <w:rPr>
          <w:rFonts w:asciiTheme="minorHAnsi" w:hAnsiTheme="minorHAnsi"/>
          <w:sz w:val="20"/>
          <w:szCs w:val="20"/>
        </w:rPr>
      </w:pPr>
      <w:r w:rsidRPr="00AC7387">
        <w:rPr>
          <w:rFonts w:asciiTheme="minorHAnsi" w:hAnsiTheme="minorHAnsi"/>
          <w:sz w:val="20"/>
          <w:szCs w:val="20"/>
        </w:rPr>
        <w:t xml:space="preserve">External consumers access the platform through Azure Front Door with WAF, which provides TLS termination, OWASP protection and DDoS mitigation before requests are forwarded to APIM over Private Link. </w:t>
      </w:r>
      <w:r w:rsidR="00CC5082" w:rsidRPr="00AC7387">
        <w:rPr>
          <w:rFonts w:asciiTheme="minorHAnsi" w:hAnsiTheme="minorHAnsi"/>
          <w:sz w:val="20"/>
          <w:szCs w:val="20"/>
        </w:rPr>
        <w:t>As</w:t>
      </w:r>
      <w:r w:rsidRPr="00AC7387">
        <w:rPr>
          <w:rFonts w:asciiTheme="minorHAnsi" w:hAnsiTheme="minorHAnsi"/>
          <w:sz w:val="20"/>
          <w:szCs w:val="20"/>
        </w:rPr>
        <w:t xml:space="preserve"> APIM is deployed in internal mode, it is not directly accessible from the internet. At the gateway, OAuth 2.0 tokens are validated, and subscription-based quotas and rate limits are enforced before requests are routed to the appropriate backend </w:t>
      </w:r>
      <w:r w:rsidR="00EF2AEE" w:rsidRPr="00AC7387">
        <w:rPr>
          <w:rFonts w:asciiTheme="minorHAnsi" w:hAnsiTheme="minorHAnsi"/>
          <w:sz w:val="20"/>
          <w:szCs w:val="20"/>
        </w:rPr>
        <w:t>service.</w:t>
      </w:r>
      <w:r w:rsidR="00F550E5" w:rsidRPr="00AC7387">
        <w:rPr>
          <w:rFonts w:asciiTheme="minorHAnsi" w:hAnsiTheme="minorHAnsi"/>
          <w:sz w:val="20"/>
          <w:szCs w:val="20"/>
        </w:rPr>
        <w:t xml:space="preserve"> </w:t>
      </w:r>
    </w:p>
    <w:p w14:paraId="013FCB1B"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96" w:name="_Toc242719986"/>
      <w:r w:rsidRPr="00AC7387">
        <w:rPr>
          <w:rFonts w:asciiTheme="minorHAnsi" w:eastAsia="Times New Roman" w:hAnsiTheme="minorHAnsi" w:cs="Times New Roman"/>
          <w:b w:val="0"/>
          <w:color w:val="132040" w:themeColor="accent1" w:themeShade="BF"/>
          <w:sz w:val="24"/>
          <w:szCs w:val="26"/>
          <w:lang w:eastAsia="en-US"/>
        </w:rPr>
        <w:t>DNS and Custom Domains</w:t>
      </w:r>
      <w:bookmarkEnd w:id="96"/>
    </w:p>
    <w:p w14:paraId="01E3152C" w14:textId="0C8BF22D" w:rsidR="00D84422" w:rsidRPr="00D84422" w:rsidRDefault="00F550E5" w:rsidP="00D84422">
      <w:pPr>
        <w:spacing w:after="140"/>
        <w:rPr>
          <w:del w:id="97" w:author="BinilaElsa Joy - Chaucer" w:date="2026-10-09T23:00:00Z" w16du:dateUtc="2026-10-09T17:30:00Z"/>
          <w:rFonts w:asciiTheme="minorHAnsi" w:hAnsiTheme="minorHAnsi"/>
          <w:sz w:val="20"/>
          <w:szCs w:val="20"/>
        </w:rPr>
      </w:pPr>
      <w:r w:rsidRPr="00AC7387">
        <w:rPr>
          <w:rFonts w:asciiTheme="minorHAnsi" w:hAnsiTheme="minorHAnsi"/>
          <w:sz w:val="20"/>
          <w:szCs w:val="20"/>
        </w:rPr>
        <w:t>External API and developer</w:t>
      </w:r>
      <w:r w:rsidR="00816567" w:rsidRPr="00AC7387">
        <w:rPr>
          <w:rFonts w:asciiTheme="minorHAnsi" w:hAnsiTheme="minorHAnsi"/>
          <w:sz w:val="20"/>
          <w:szCs w:val="20"/>
        </w:rPr>
        <w:t xml:space="preserve"> </w:t>
      </w:r>
      <w:r w:rsidRPr="00AC7387">
        <w:rPr>
          <w:rFonts w:asciiTheme="minorHAnsi" w:hAnsiTheme="minorHAnsi"/>
          <w:sz w:val="20"/>
          <w:szCs w:val="20"/>
        </w:rPr>
        <w:t xml:space="preserve">portal endpoints are published on Chaucer custom domains presented at Azure Front Door with TLS certificates managed through the edge. </w:t>
      </w:r>
      <w:r w:rsidR="00D84422" w:rsidRPr="00D84422">
        <w:rPr>
          <w:rFonts w:asciiTheme="minorHAnsi" w:hAnsiTheme="minorHAnsi"/>
          <w:sz w:val="20"/>
          <w:szCs w:val="20"/>
        </w:rPr>
        <w:t xml:space="preserve">Chaucer currently uses ADDS for internal DNS resolution. </w:t>
      </w:r>
      <w:ins w:id="98" w:author="BinilaElsa Joy - Chaucer" w:date="2026-10-09T23:00:00Z">
        <w:r w:rsidR="001524F0" w:rsidRPr="001524F0">
          <w:rPr>
            <w:rFonts w:asciiTheme="minorHAnsi" w:hAnsiTheme="minorHAnsi"/>
            <w:sz w:val="20"/>
            <w:szCs w:val="20"/>
          </w:rPr>
          <w:t>Azure Private DNS zones will be created to support Azure Private Endpoint dependencies however ADDS remains the authoritative internal DNS service and will continue to provide name resolution for internal consumers.</w:t>
        </w:r>
        <w:r w:rsidR="001524F0" w:rsidRPr="001524F0" w:rsidDel="001524F0">
          <w:rPr>
            <w:rFonts w:asciiTheme="minorHAnsi" w:hAnsiTheme="minorHAnsi"/>
            <w:sz w:val="20"/>
            <w:szCs w:val="20"/>
          </w:rPr>
          <w:t xml:space="preserve"> </w:t>
        </w:r>
      </w:ins>
    </w:p>
    <w:p w14:paraId="0FD6EBF7" w14:textId="7FAFE497" w:rsidR="000E38ED" w:rsidRPr="00AC7387" w:rsidRDefault="00F550E5" w:rsidP="00F550E5">
      <w:pPr>
        <w:spacing w:after="140"/>
        <w:rPr>
          <w:rFonts w:asciiTheme="minorHAnsi" w:hAnsiTheme="minorHAnsi"/>
          <w:sz w:val="20"/>
          <w:szCs w:val="20"/>
        </w:rPr>
      </w:pPr>
      <w:commentRangeStart w:id="99"/>
      <w:commentRangeStart w:id="100"/>
      <w:commentRangeStart w:id="101"/>
      <w:del w:id="102" w:author="BinilaElsa Joy - Chaucer" w:date="2026-10-09T17:10:00Z" w16du:dateUtc="2026-10-09T11:40:00Z">
        <w:r w:rsidRPr="00AC7387">
          <w:rPr>
            <w:rFonts w:asciiTheme="minorHAnsi" w:hAnsiTheme="minorHAnsi"/>
            <w:sz w:val="20"/>
            <w:szCs w:val="20"/>
          </w:rPr>
          <w:delText xml:space="preserve">Internal name resolution for the private APIM endpoint is provided through Azure Private DNS using the link </w:delText>
        </w:r>
        <w:r w:rsidR="002A23FC" w:rsidRPr="00AC7387">
          <w:rPr>
            <w:rFonts w:asciiTheme="minorHAnsi" w:hAnsiTheme="minorHAnsi"/>
            <w:sz w:val="20"/>
            <w:szCs w:val="20"/>
          </w:rPr>
          <w:delText>to</w:delText>
        </w:r>
        <w:r w:rsidRPr="00AC7387">
          <w:rPr>
            <w:rFonts w:asciiTheme="minorHAnsi" w:hAnsiTheme="minorHAnsi"/>
            <w:sz w:val="20"/>
            <w:szCs w:val="20"/>
          </w:rPr>
          <w:delText xml:space="preserve"> </w:delText>
        </w:r>
        <w:r w:rsidR="00EF2AEE" w:rsidRPr="00AC7387">
          <w:rPr>
            <w:rFonts w:asciiTheme="minorHAnsi" w:hAnsiTheme="minorHAnsi"/>
            <w:sz w:val="20"/>
            <w:szCs w:val="20"/>
          </w:rPr>
          <w:delText>VNet</w:delText>
        </w:r>
        <w:r w:rsidR="00816567" w:rsidRPr="00AC7387">
          <w:rPr>
            <w:rFonts w:asciiTheme="minorHAnsi" w:hAnsiTheme="minorHAnsi"/>
            <w:sz w:val="20"/>
            <w:szCs w:val="20"/>
          </w:rPr>
          <w:delText>.</w:delText>
        </w:r>
      </w:del>
      <w:commentRangeEnd w:id="99"/>
      <w:r w:rsidR="004C1F25" w:rsidRPr="00AC7387">
        <w:rPr>
          <w:rStyle w:val="CommentReference"/>
          <w:rFonts w:asciiTheme="minorHAnsi" w:hAnsiTheme="minorHAnsi"/>
          <w:sz w:val="20"/>
          <w:szCs w:val="20"/>
        </w:rPr>
        <w:commentReference w:id="99"/>
      </w:r>
      <w:commentRangeEnd w:id="100"/>
      <w:r w:rsidR="00B84076" w:rsidRPr="00AC7387">
        <w:rPr>
          <w:rStyle w:val="CommentReference"/>
          <w:rFonts w:asciiTheme="minorHAnsi" w:hAnsiTheme="minorHAnsi"/>
          <w:sz w:val="20"/>
          <w:szCs w:val="20"/>
        </w:rPr>
        <w:commentReference w:id="100"/>
      </w:r>
      <w:commentRangeEnd w:id="101"/>
      <w:r w:rsidR="0092502A" w:rsidRPr="00AC7387">
        <w:rPr>
          <w:rStyle w:val="CommentReference"/>
          <w:rFonts w:asciiTheme="minorHAnsi" w:hAnsiTheme="minorHAnsi"/>
          <w:sz w:val="20"/>
          <w:szCs w:val="20"/>
        </w:rPr>
        <w:commentReference w:id="101"/>
      </w:r>
    </w:p>
    <w:p w14:paraId="776770D9"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03" w:name="_Edge_Controls"/>
      <w:bookmarkStart w:id="104" w:name="_Toc242719987"/>
      <w:bookmarkEnd w:id="103"/>
      <w:r w:rsidRPr="00AC7387">
        <w:rPr>
          <w:rFonts w:asciiTheme="minorHAnsi" w:eastAsia="Times New Roman" w:hAnsiTheme="minorHAnsi" w:cs="Times New Roman"/>
          <w:b w:val="0"/>
          <w:color w:val="132040" w:themeColor="accent1" w:themeShade="BF"/>
          <w:sz w:val="24"/>
          <w:szCs w:val="26"/>
          <w:lang w:eastAsia="en-US"/>
        </w:rPr>
        <w:t>Edge Controls</w:t>
      </w:r>
      <w:bookmarkEnd w:id="104"/>
    </w:p>
    <w:p w14:paraId="73851869" w14:textId="77777777" w:rsidR="00F81E72" w:rsidRPr="00AC7387" w:rsidRDefault="00F81E72">
      <w:pPr>
        <w:spacing w:after="140"/>
        <w:rPr>
          <w:rFonts w:asciiTheme="minorHAnsi" w:hAnsiTheme="minorHAnsi"/>
          <w:sz w:val="20"/>
          <w:szCs w:val="20"/>
        </w:rPr>
      </w:pPr>
      <w:r w:rsidRPr="00AC7387">
        <w:rPr>
          <w:rFonts w:asciiTheme="minorHAnsi" w:hAnsiTheme="minorHAnsi"/>
          <w:sz w:val="20"/>
          <w:szCs w:val="20"/>
        </w:rPr>
        <w:t>The table below summarises the controls applied at the Azure Front Door Premium edge before external traffic reaches APIM.</w:t>
      </w:r>
    </w:p>
    <w:p w14:paraId="43977C79" w14:textId="1AB70F9A" w:rsidR="00940A1B" w:rsidRPr="00AC7387" w:rsidRDefault="00E96ADA">
      <w:pPr>
        <w:spacing w:after="140"/>
        <w:rPr>
          <w:rFonts w:asciiTheme="minorHAnsi" w:hAnsiTheme="minorHAnsi"/>
          <w:sz w:val="20"/>
          <w:szCs w:val="20"/>
        </w:rPr>
      </w:pPr>
      <w:r w:rsidRPr="00AC7387">
        <w:rPr>
          <w:rFonts w:asciiTheme="minorHAnsi" w:hAnsiTheme="minorHAnsi"/>
          <w:sz w:val="20"/>
          <w:szCs w:val="20"/>
        </w:rPr>
        <w:t>The</w:t>
      </w:r>
      <w:r w:rsidR="00957D80" w:rsidRPr="00AC7387">
        <w:rPr>
          <w:rFonts w:asciiTheme="minorHAnsi" w:hAnsiTheme="minorHAnsi"/>
          <w:sz w:val="20"/>
          <w:szCs w:val="20"/>
        </w:rPr>
        <w:t xml:space="preserve"> last column identifies whether the control is inherited from the platform or configured for this design, and where the associated parameter is recorded.</w:t>
      </w:r>
    </w:p>
    <w:p w14:paraId="258F0301" w14:textId="77777777"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Inherited.</w:t>
      </w:r>
      <w:r w:rsidRPr="00AC7387">
        <w:rPr>
          <w:rFonts w:asciiTheme="minorHAnsi" w:hAnsiTheme="minorHAnsi"/>
          <w:sz w:val="20"/>
          <w:szCs w:val="20"/>
        </w:rPr>
        <w:t xml:space="preserve"> Built into Front Door Premium. Nothing is set per deployment other than choosing the Premium tier.</w:t>
      </w:r>
    </w:p>
    <w:p w14:paraId="7A72F70E" w14:textId="77777777"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Configured.</w:t>
      </w:r>
      <w:r w:rsidRPr="00AC7387">
        <w:rPr>
          <w:rFonts w:asciiTheme="minorHAnsi" w:hAnsiTheme="minorHAnsi"/>
          <w:sz w:val="20"/>
          <w:szCs w:val="20"/>
        </w:rPr>
        <w:t xml:space="preserve"> A setting chosen for this design and recorded as a parameter, in the APIM Setup Parameter Sheet (Edge Service Config tab, shown as “Parameter Sheet”) or the APIM Resources Sheet (Front Door tab, shown as “Resources Sheet”).</w:t>
      </w:r>
    </w:p>
    <w:p w14:paraId="277CCF0C" w14:textId="5C25B7E9"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Inherited + Configured.</w:t>
      </w:r>
      <w:r w:rsidRPr="00AC7387">
        <w:rPr>
          <w:rFonts w:asciiTheme="minorHAnsi" w:hAnsiTheme="minorHAnsi"/>
          <w:sz w:val="20"/>
          <w:szCs w:val="20"/>
        </w:rPr>
        <w:t xml:space="preserve"> The platform provides the </w:t>
      </w:r>
      <w:r w:rsidR="00E22B67" w:rsidRPr="00AC7387">
        <w:rPr>
          <w:rFonts w:asciiTheme="minorHAnsi" w:hAnsiTheme="minorHAnsi"/>
          <w:sz w:val="20"/>
          <w:szCs w:val="20"/>
        </w:rPr>
        <w:t>capability,</w:t>
      </w:r>
      <w:r w:rsidRPr="00AC7387">
        <w:rPr>
          <w:rFonts w:asciiTheme="minorHAnsi" w:hAnsiTheme="minorHAnsi"/>
          <w:sz w:val="20"/>
          <w:szCs w:val="20"/>
        </w:rPr>
        <w:t xml:space="preserve"> and a parameter sets how it behaves.</w:t>
      </w:r>
    </w:p>
    <w:p w14:paraId="7A1FB5AE" w14:textId="77777777" w:rsidR="00940A1B" w:rsidRPr="00AC7387" w:rsidRDefault="00940A1B">
      <w:pPr>
        <w:spacing w:after="60"/>
        <w:rPr>
          <w:rFonts w:asciiTheme="minorHAnsi" w:hAnsiTheme="minorHAnsi"/>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050"/>
        <w:gridCol w:w="2300"/>
        <w:gridCol w:w="1550"/>
        <w:gridCol w:w="2126"/>
      </w:tblGrid>
      <w:tr w:rsidR="00940A1B" w:rsidRPr="00AC7387" w14:paraId="107BE504" w14:textId="77777777">
        <w:trPr>
          <w:tblHeader/>
        </w:trPr>
        <w:tc>
          <w:tcPr>
            <w:tcW w:w="17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89C880" w14:textId="77777777" w:rsidR="00940A1B" w:rsidRPr="00AC7387" w:rsidRDefault="00E96ADA">
            <w:pPr>
              <w:rPr>
                <w:rFonts w:asciiTheme="minorHAnsi" w:hAnsiTheme="minorHAnsi"/>
                <w:b/>
                <w:bCs/>
                <w:sz w:val="20"/>
                <w:szCs w:val="20"/>
              </w:rPr>
            </w:pPr>
            <w:r w:rsidRPr="00AC7387">
              <w:rPr>
                <w:rFonts w:asciiTheme="minorHAnsi" w:hAnsiTheme="minorHAnsi"/>
                <w:b/>
                <w:bCs/>
                <w:sz w:val="20"/>
                <w:szCs w:val="20"/>
              </w:rPr>
              <w:t>Control</w:t>
            </w:r>
          </w:p>
        </w:tc>
        <w:tc>
          <w:tcPr>
            <w:tcW w:w="20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DDACBF" w14:textId="44450F20" w:rsidR="00940A1B" w:rsidRPr="00AC7387" w:rsidRDefault="00223004">
            <w:pPr>
              <w:rPr>
                <w:rFonts w:asciiTheme="minorHAnsi" w:hAnsiTheme="minorHAnsi"/>
                <w:b/>
                <w:bCs/>
                <w:sz w:val="20"/>
                <w:szCs w:val="20"/>
              </w:rPr>
            </w:pPr>
            <w:r w:rsidRPr="00AC7387">
              <w:rPr>
                <w:rFonts w:asciiTheme="minorHAnsi" w:hAnsiTheme="minorHAnsi"/>
                <w:b/>
                <w:bCs/>
                <w:sz w:val="20"/>
                <w:szCs w:val="20"/>
              </w:rPr>
              <w:t>Purpose</w:t>
            </w:r>
          </w:p>
        </w:tc>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38D17C" w14:textId="49FAFB45" w:rsidR="00940A1B" w:rsidRPr="00AC7387" w:rsidRDefault="00223004">
            <w:pPr>
              <w:rPr>
                <w:rFonts w:asciiTheme="minorHAnsi" w:hAnsiTheme="minorHAnsi"/>
                <w:b/>
                <w:bCs/>
                <w:sz w:val="20"/>
                <w:szCs w:val="20"/>
              </w:rPr>
            </w:pPr>
            <w:r w:rsidRPr="00AC7387">
              <w:rPr>
                <w:rFonts w:asciiTheme="minorHAnsi" w:hAnsiTheme="minorHAnsi"/>
                <w:b/>
                <w:bCs/>
                <w:sz w:val="20"/>
                <w:szCs w:val="20"/>
              </w:rPr>
              <w:t>Implementation</w:t>
            </w:r>
          </w:p>
        </w:tc>
        <w:tc>
          <w:tcPr>
            <w:tcW w:w="15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C9616E" w14:textId="4DBC7EB7" w:rsidR="00940A1B" w:rsidRPr="00AC7387" w:rsidRDefault="00302C03">
            <w:pPr>
              <w:rPr>
                <w:rFonts w:asciiTheme="minorHAnsi" w:hAnsiTheme="minorHAnsi"/>
                <w:b/>
                <w:bCs/>
                <w:sz w:val="20"/>
                <w:szCs w:val="20"/>
              </w:rPr>
            </w:pPr>
            <w:r w:rsidRPr="00AC7387">
              <w:rPr>
                <w:rFonts w:asciiTheme="minorHAnsi" w:hAnsiTheme="minorHAnsi"/>
                <w:b/>
                <w:bCs/>
                <w:sz w:val="20"/>
                <w:szCs w:val="20"/>
              </w:rPr>
              <w:t>Applies To</w:t>
            </w:r>
          </w:p>
        </w:tc>
        <w:tc>
          <w:tcPr>
            <w:tcW w:w="212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6AB9B91" w14:textId="6A5042C0" w:rsidR="00940A1B" w:rsidRPr="00AC7387" w:rsidRDefault="00E96ADA">
            <w:pPr>
              <w:rPr>
                <w:rFonts w:asciiTheme="minorHAnsi" w:hAnsiTheme="minorHAnsi"/>
                <w:b/>
                <w:bCs/>
                <w:sz w:val="20"/>
                <w:szCs w:val="20"/>
              </w:rPr>
            </w:pPr>
            <w:r w:rsidRPr="00AC7387">
              <w:rPr>
                <w:rFonts w:asciiTheme="minorHAnsi" w:hAnsiTheme="minorHAnsi"/>
                <w:b/>
                <w:bCs/>
                <w:sz w:val="20"/>
                <w:szCs w:val="20"/>
              </w:rPr>
              <w:t xml:space="preserve">Inherited or </w:t>
            </w:r>
            <w:r w:rsidR="00436936" w:rsidRPr="00AC7387">
              <w:rPr>
                <w:rFonts w:asciiTheme="minorHAnsi" w:hAnsiTheme="minorHAnsi"/>
                <w:b/>
                <w:bCs/>
                <w:sz w:val="20"/>
                <w:szCs w:val="20"/>
              </w:rPr>
              <w:t>C</w:t>
            </w:r>
            <w:r w:rsidRPr="00AC7387">
              <w:rPr>
                <w:rFonts w:asciiTheme="minorHAnsi" w:hAnsiTheme="minorHAnsi"/>
                <w:b/>
                <w:bCs/>
                <w:sz w:val="20"/>
                <w:szCs w:val="20"/>
              </w:rPr>
              <w:t>onfigured</w:t>
            </w:r>
          </w:p>
        </w:tc>
      </w:tr>
      <w:tr w:rsidR="00650CEA" w:rsidRPr="00AC7387" w14:paraId="7546D36D" w14:textId="77777777" w:rsidTr="00E54502">
        <w:trPr>
          <w:cantSplit/>
        </w:trPr>
        <w:tc>
          <w:tcPr>
            <w:tcW w:w="1750" w:type="dxa"/>
            <w:tcMar>
              <w:top w:w="70" w:type="dxa"/>
              <w:left w:w="100" w:type="dxa"/>
              <w:bottom w:w="70" w:type="dxa"/>
              <w:right w:w="100" w:type="dxa"/>
            </w:tcMar>
          </w:tcPr>
          <w:p w14:paraId="7C0D8E09" w14:textId="5A6F62E6"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Web Application Firewall (managed rules)</w:t>
            </w:r>
          </w:p>
        </w:tc>
        <w:tc>
          <w:tcPr>
            <w:tcW w:w="2050" w:type="dxa"/>
            <w:tcMar>
              <w:top w:w="70" w:type="dxa"/>
              <w:left w:w="100" w:type="dxa"/>
              <w:bottom w:w="70" w:type="dxa"/>
              <w:right w:w="100" w:type="dxa"/>
            </w:tcMar>
          </w:tcPr>
          <w:p w14:paraId="2F0EE954" w14:textId="60A99F1D" w:rsidR="00650CEA" w:rsidRPr="00AC7387" w:rsidRDefault="00650CEA" w:rsidP="00650CEA">
            <w:pPr>
              <w:rPr>
                <w:rFonts w:asciiTheme="minorHAnsi" w:hAnsiTheme="minorHAnsi"/>
                <w:sz w:val="20"/>
                <w:szCs w:val="20"/>
              </w:rPr>
            </w:pPr>
            <w:r w:rsidRPr="00AC7387">
              <w:rPr>
                <w:rFonts w:asciiTheme="minorHAnsi" w:hAnsiTheme="minorHAnsi"/>
                <w:sz w:val="20"/>
                <w:szCs w:val="20"/>
              </w:rPr>
              <w:t>Detects and blocks common web attacks, including SQL injection and cross-site scripting (OWASP Top 10 categories).</w:t>
            </w:r>
          </w:p>
        </w:tc>
        <w:tc>
          <w:tcPr>
            <w:tcW w:w="2300" w:type="dxa"/>
            <w:tcMar>
              <w:top w:w="70" w:type="dxa"/>
              <w:left w:w="100" w:type="dxa"/>
              <w:bottom w:w="70" w:type="dxa"/>
              <w:right w:w="100" w:type="dxa"/>
            </w:tcMar>
          </w:tcPr>
          <w:p w14:paraId="6A1A114E" w14:textId="41C10E3B" w:rsidR="00650CEA" w:rsidRPr="00AC7387" w:rsidRDefault="00650CEA" w:rsidP="00650CEA">
            <w:pPr>
              <w:rPr>
                <w:rFonts w:asciiTheme="minorHAnsi" w:hAnsiTheme="minorHAnsi"/>
                <w:sz w:val="20"/>
                <w:szCs w:val="20"/>
              </w:rPr>
            </w:pPr>
            <w:r w:rsidRPr="00AC7387">
              <w:rPr>
                <w:rFonts w:asciiTheme="minorHAnsi" w:hAnsiTheme="minorHAnsi"/>
                <w:sz w:val="20"/>
                <w:szCs w:val="20"/>
              </w:rPr>
              <w:t>A WAF policy is attached to the Front Door profile with the Microsoft Default Rule Set enabled. It runs in Prevention mode, so matching requests are blocked rather than logged.</w:t>
            </w:r>
          </w:p>
        </w:tc>
        <w:tc>
          <w:tcPr>
            <w:tcW w:w="1550" w:type="dxa"/>
            <w:tcMar>
              <w:top w:w="70" w:type="dxa"/>
              <w:left w:w="100" w:type="dxa"/>
              <w:bottom w:w="70" w:type="dxa"/>
              <w:right w:w="100" w:type="dxa"/>
            </w:tcMar>
          </w:tcPr>
          <w:p w14:paraId="0516DCB8" w14:textId="4611441E" w:rsidR="00650CEA" w:rsidRPr="00AC7387" w:rsidRDefault="00650CEA" w:rsidP="00650CEA">
            <w:pPr>
              <w:rPr>
                <w:rFonts w:asciiTheme="minorHAnsi" w:hAnsiTheme="minorHAnsi"/>
                <w:sz w:val="20"/>
                <w:szCs w:val="20"/>
              </w:rPr>
            </w:pPr>
            <w:r w:rsidRPr="00AC7387">
              <w:rPr>
                <w:rFonts w:asciiTheme="minorHAnsi" w:hAnsiTheme="minorHAnsi"/>
                <w:sz w:val="20"/>
                <w:szCs w:val="20"/>
              </w:rPr>
              <w:t>Front Door edge, on every route, before traffic is forwarded to APIM.</w:t>
            </w:r>
          </w:p>
        </w:tc>
        <w:tc>
          <w:tcPr>
            <w:tcW w:w="2126" w:type="dxa"/>
            <w:tcMar>
              <w:top w:w="70" w:type="dxa"/>
              <w:left w:w="100" w:type="dxa"/>
              <w:bottom w:w="70" w:type="dxa"/>
              <w:right w:w="100" w:type="dxa"/>
            </w:tcMar>
          </w:tcPr>
          <w:p w14:paraId="64F3601A" w14:textId="77777777" w:rsidR="00650CEA" w:rsidRPr="00AC7387" w:rsidRDefault="00650CEA" w:rsidP="00650CEA">
            <w:pPr>
              <w:rPr>
                <w:rFonts w:asciiTheme="minorHAnsi" w:hAnsiTheme="minorHAnsi"/>
                <w:sz w:val="20"/>
                <w:szCs w:val="20"/>
              </w:rPr>
            </w:pPr>
            <w:r w:rsidRPr="00AC7387">
              <w:rPr>
                <w:rFonts w:asciiTheme="minorHAnsi" w:hAnsiTheme="minorHAnsi"/>
                <w:b/>
                <w:bCs/>
                <w:sz w:val="20"/>
                <w:szCs w:val="20"/>
              </w:rPr>
              <w:t>Inherited + Configured.</w:t>
            </w:r>
            <w:r w:rsidRPr="00AC7387">
              <w:rPr>
                <w:rFonts w:asciiTheme="minorHAnsi" w:hAnsiTheme="minorHAnsi"/>
                <w:sz w:val="20"/>
                <w:szCs w:val="20"/>
              </w:rPr>
              <w:t xml:space="preserve"> </w:t>
            </w:r>
          </w:p>
          <w:p w14:paraId="591E2A3A" w14:textId="27F10902" w:rsidR="00650CEA" w:rsidRPr="00AC7387" w:rsidRDefault="00650CEA" w:rsidP="00650CEA">
            <w:pPr>
              <w:rPr>
                <w:rFonts w:asciiTheme="minorHAnsi" w:hAnsiTheme="minorHAnsi"/>
                <w:sz w:val="20"/>
                <w:szCs w:val="20"/>
              </w:rPr>
            </w:pPr>
            <w:r w:rsidRPr="00AC7387">
              <w:rPr>
                <w:rFonts w:asciiTheme="minorHAnsi" w:hAnsiTheme="minorHAnsi"/>
                <w:sz w:val="20"/>
                <w:szCs w:val="20"/>
              </w:rPr>
              <w:t>The WAF engine and rule content come with Front Door Premium; the rule set and mode are parameters. Parameter Sheet: WAF policy mode; Managed rule set.</w:t>
            </w:r>
          </w:p>
        </w:tc>
      </w:tr>
      <w:tr w:rsidR="00650CEA" w:rsidRPr="00AC7387" w14:paraId="21F57FF5" w14:textId="77777777" w:rsidTr="00E54502">
        <w:trPr>
          <w:cantSplit/>
        </w:trPr>
        <w:tc>
          <w:tcPr>
            <w:tcW w:w="1750" w:type="dxa"/>
            <w:tcMar>
              <w:top w:w="70" w:type="dxa"/>
              <w:left w:w="100" w:type="dxa"/>
              <w:bottom w:w="70" w:type="dxa"/>
              <w:right w:w="100" w:type="dxa"/>
            </w:tcMar>
          </w:tcPr>
          <w:p w14:paraId="3929ED11" w14:textId="435746E8"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Bot protection</w:t>
            </w:r>
          </w:p>
        </w:tc>
        <w:tc>
          <w:tcPr>
            <w:tcW w:w="2050" w:type="dxa"/>
            <w:tcMar>
              <w:top w:w="70" w:type="dxa"/>
              <w:left w:w="100" w:type="dxa"/>
              <w:bottom w:w="70" w:type="dxa"/>
              <w:right w:w="100" w:type="dxa"/>
            </w:tcMar>
          </w:tcPr>
          <w:p w14:paraId="18787161" w14:textId="13C6C14B" w:rsidR="00650CEA" w:rsidRPr="00AC7387" w:rsidRDefault="00650CEA" w:rsidP="00650CEA">
            <w:pPr>
              <w:rPr>
                <w:rFonts w:asciiTheme="minorHAnsi" w:hAnsiTheme="minorHAnsi"/>
                <w:sz w:val="20"/>
                <w:szCs w:val="20"/>
              </w:rPr>
            </w:pPr>
            <w:r w:rsidRPr="00AC7387">
              <w:rPr>
                <w:rFonts w:asciiTheme="minorHAnsi" w:hAnsiTheme="minorHAnsi"/>
                <w:sz w:val="20"/>
                <w:szCs w:val="20"/>
              </w:rPr>
              <w:t>Detects and blocks malicious automated traffic using Microsoft's bot intelligence.</w:t>
            </w:r>
          </w:p>
        </w:tc>
        <w:tc>
          <w:tcPr>
            <w:tcW w:w="2300" w:type="dxa"/>
            <w:tcMar>
              <w:top w:w="70" w:type="dxa"/>
              <w:left w:w="100" w:type="dxa"/>
              <w:bottom w:w="70" w:type="dxa"/>
              <w:right w:w="100" w:type="dxa"/>
            </w:tcMar>
          </w:tcPr>
          <w:p w14:paraId="5FA265A9" w14:textId="4283E9B3" w:rsidR="00650CEA" w:rsidRPr="00AC7387" w:rsidRDefault="00650CEA" w:rsidP="00650CEA">
            <w:pPr>
              <w:rPr>
                <w:rFonts w:asciiTheme="minorHAnsi" w:hAnsiTheme="minorHAnsi"/>
                <w:sz w:val="20"/>
                <w:szCs w:val="20"/>
              </w:rPr>
            </w:pPr>
            <w:r w:rsidRPr="00AC7387">
              <w:rPr>
                <w:rFonts w:asciiTheme="minorHAnsi" w:hAnsiTheme="minorHAnsi"/>
                <w:sz w:val="20"/>
                <w:szCs w:val="20"/>
              </w:rPr>
              <w:t>The Microsoft Bot Manager Rule Set is enabled in the same WAF policy and acts according to the policy's Prevention mode.</w:t>
            </w:r>
          </w:p>
        </w:tc>
        <w:tc>
          <w:tcPr>
            <w:tcW w:w="1550" w:type="dxa"/>
            <w:tcMar>
              <w:top w:w="70" w:type="dxa"/>
              <w:left w:w="100" w:type="dxa"/>
              <w:bottom w:w="70" w:type="dxa"/>
              <w:right w:w="100" w:type="dxa"/>
            </w:tcMar>
          </w:tcPr>
          <w:p w14:paraId="7422F2E9" w14:textId="4EB0EF17" w:rsidR="00650CEA" w:rsidRPr="00AC7387" w:rsidRDefault="00650CEA" w:rsidP="00650CEA">
            <w:pPr>
              <w:rPr>
                <w:rFonts w:asciiTheme="minorHAnsi" w:hAnsiTheme="minorHAnsi"/>
                <w:sz w:val="20"/>
                <w:szCs w:val="20"/>
              </w:rPr>
            </w:pPr>
            <w:r w:rsidRPr="00AC7387">
              <w:rPr>
                <w:rFonts w:asciiTheme="minorHAnsi" w:hAnsiTheme="minorHAnsi"/>
                <w:sz w:val="20"/>
                <w:szCs w:val="20"/>
              </w:rPr>
              <w:t>Front Door edge (same WAF policy).</w:t>
            </w:r>
          </w:p>
        </w:tc>
        <w:tc>
          <w:tcPr>
            <w:tcW w:w="2126" w:type="dxa"/>
            <w:tcMar>
              <w:top w:w="70" w:type="dxa"/>
              <w:left w:w="100" w:type="dxa"/>
              <w:bottom w:w="70" w:type="dxa"/>
              <w:right w:w="100" w:type="dxa"/>
            </w:tcMar>
          </w:tcPr>
          <w:p w14:paraId="7D77C572" w14:textId="77777777" w:rsidR="00650CEA" w:rsidRPr="00AC7387" w:rsidRDefault="00650CEA" w:rsidP="00650CEA">
            <w:pPr>
              <w:rPr>
                <w:rFonts w:asciiTheme="minorHAnsi" w:hAnsiTheme="minorHAnsi"/>
                <w:sz w:val="20"/>
                <w:szCs w:val="20"/>
              </w:rPr>
            </w:pPr>
            <w:r w:rsidRPr="00AC7387">
              <w:rPr>
                <w:rFonts w:asciiTheme="minorHAnsi" w:hAnsiTheme="minorHAnsi"/>
                <w:b/>
                <w:bCs/>
                <w:sz w:val="20"/>
                <w:szCs w:val="20"/>
              </w:rPr>
              <w:t>Inherited + Configured.</w:t>
            </w:r>
            <w:r w:rsidRPr="00AC7387">
              <w:rPr>
                <w:rFonts w:asciiTheme="minorHAnsi" w:hAnsiTheme="minorHAnsi"/>
                <w:sz w:val="20"/>
                <w:szCs w:val="20"/>
              </w:rPr>
              <w:t xml:space="preserve"> </w:t>
            </w:r>
          </w:p>
          <w:p w14:paraId="36506323" w14:textId="77777777" w:rsidR="007B35F5" w:rsidRPr="007B35F5" w:rsidRDefault="00650CEA" w:rsidP="007B35F5">
            <w:pPr>
              <w:rPr>
                <w:ins w:id="105" w:author="Joycell Sundararaj - Chaucer" w:date="2026-10-12T17:35:00Z"/>
                <w:rFonts w:asciiTheme="minorHAnsi" w:hAnsiTheme="minorHAnsi"/>
                <w:sz w:val="20"/>
                <w:szCs w:val="20"/>
              </w:rPr>
            </w:pPr>
            <w:r w:rsidRPr="00AC7387">
              <w:rPr>
                <w:rFonts w:asciiTheme="minorHAnsi" w:hAnsiTheme="minorHAnsi"/>
                <w:sz w:val="20"/>
                <w:szCs w:val="20"/>
              </w:rPr>
              <w:t xml:space="preserve">Bot intelligence comes with Front Door Premium; enabling the rule set is a parameter. </w:t>
            </w:r>
            <w:ins w:id="106" w:author="Joycell Sundararaj - Chaucer" w:date="2026-10-12T17:35:00Z">
              <w:r w:rsidR="007B35F5" w:rsidRPr="007B35F5">
                <w:rPr>
                  <w:rFonts w:asciiTheme="minorHAnsi" w:hAnsiTheme="minorHAnsi"/>
                  <w:sz w:val="20"/>
                  <w:szCs w:val="20"/>
                </w:rPr>
                <w:t>Bot protection helps identify and mitigate crawler and bot traffic. Monitor trends to manage traffic growth and consumption.</w:t>
              </w:r>
            </w:ins>
          </w:p>
          <w:p w14:paraId="7BCDD1C5" w14:textId="44F7F9AD" w:rsidR="00650CEA" w:rsidRPr="00AC7387" w:rsidRDefault="00650CEA" w:rsidP="00650CEA">
            <w:pPr>
              <w:rPr>
                <w:rFonts w:asciiTheme="minorHAnsi" w:hAnsiTheme="minorHAnsi"/>
                <w:sz w:val="20"/>
                <w:szCs w:val="20"/>
              </w:rPr>
            </w:pPr>
            <w:r w:rsidRPr="00AC7387">
              <w:rPr>
                <w:rFonts w:asciiTheme="minorHAnsi" w:hAnsiTheme="minorHAnsi"/>
                <w:sz w:val="20"/>
                <w:szCs w:val="20"/>
              </w:rPr>
              <w:t>Parameter Sheet: Bot protection rule set.</w:t>
            </w:r>
          </w:p>
        </w:tc>
      </w:tr>
      <w:tr w:rsidR="00650CEA" w:rsidRPr="00AC7387" w14:paraId="5B551577" w14:textId="77777777" w:rsidTr="00E54502">
        <w:trPr>
          <w:cantSplit/>
        </w:trPr>
        <w:tc>
          <w:tcPr>
            <w:tcW w:w="1750" w:type="dxa"/>
            <w:tcMar>
              <w:top w:w="70" w:type="dxa"/>
              <w:left w:w="100" w:type="dxa"/>
              <w:bottom w:w="70" w:type="dxa"/>
              <w:right w:w="100" w:type="dxa"/>
            </w:tcMar>
          </w:tcPr>
          <w:p w14:paraId="623AAA8D" w14:textId="7DC8DEE9"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Rate limiting</w:t>
            </w:r>
          </w:p>
        </w:tc>
        <w:tc>
          <w:tcPr>
            <w:tcW w:w="2050" w:type="dxa"/>
            <w:tcMar>
              <w:top w:w="70" w:type="dxa"/>
              <w:left w:w="100" w:type="dxa"/>
              <w:bottom w:w="70" w:type="dxa"/>
              <w:right w:w="100" w:type="dxa"/>
            </w:tcMar>
          </w:tcPr>
          <w:p w14:paraId="7FADC72C" w14:textId="46D13EE4" w:rsidR="00650CEA" w:rsidRPr="00AC7387" w:rsidRDefault="00650CEA" w:rsidP="00650CEA">
            <w:pPr>
              <w:rPr>
                <w:rFonts w:asciiTheme="minorHAnsi" w:hAnsiTheme="minorHAnsi"/>
                <w:sz w:val="20"/>
                <w:szCs w:val="20"/>
              </w:rPr>
            </w:pPr>
            <w:r w:rsidRPr="00AC7387">
              <w:rPr>
                <w:rFonts w:asciiTheme="minorHAnsi" w:hAnsiTheme="minorHAnsi"/>
                <w:sz w:val="20"/>
                <w:szCs w:val="20"/>
              </w:rPr>
              <w:t>Limits requests from a single client to reduce abuse, scraping and brute-force attacks.</w:t>
            </w:r>
          </w:p>
        </w:tc>
        <w:tc>
          <w:tcPr>
            <w:tcW w:w="2300" w:type="dxa"/>
            <w:tcMar>
              <w:top w:w="70" w:type="dxa"/>
              <w:left w:w="100" w:type="dxa"/>
              <w:bottom w:w="70" w:type="dxa"/>
              <w:right w:w="100" w:type="dxa"/>
            </w:tcMar>
          </w:tcPr>
          <w:p w14:paraId="48BEEF06" w14:textId="71CD0643" w:rsidR="00650CEA" w:rsidRPr="00AC7387" w:rsidRDefault="00650CEA" w:rsidP="00650CEA">
            <w:pPr>
              <w:rPr>
                <w:rFonts w:asciiTheme="minorHAnsi" w:hAnsiTheme="minorHAnsi"/>
                <w:sz w:val="20"/>
                <w:szCs w:val="20"/>
              </w:rPr>
            </w:pPr>
            <w:r w:rsidRPr="00AC7387">
              <w:rPr>
                <w:rFonts w:asciiTheme="minorHAnsi" w:hAnsiTheme="minorHAnsi"/>
                <w:sz w:val="20"/>
                <w:szCs w:val="20"/>
              </w:rPr>
              <w:t>WAF custom rules count requests per client IP address over a one-minute window and block requests above the threshold: 300 per minute for general API traffic, 15 per minute for sensitive or authentication endpoints.</w:t>
            </w:r>
            <w:ins w:id="107" w:author="Joycell Sundararaj - Chaucer" w:date="2026-10-12T17:30:00Z" w16du:dateUtc="2026-10-12T16:30:00Z">
              <w:r w:rsidR="001200C9">
                <w:rPr>
                  <w:rFonts w:asciiTheme="minorHAnsi" w:hAnsiTheme="minorHAnsi"/>
                  <w:sz w:val="20"/>
                  <w:szCs w:val="20"/>
                </w:rPr>
                <w:t xml:space="preserve"> </w:t>
              </w:r>
            </w:ins>
          </w:p>
        </w:tc>
        <w:tc>
          <w:tcPr>
            <w:tcW w:w="1550" w:type="dxa"/>
            <w:tcMar>
              <w:top w:w="70" w:type="dxa"/>
              <w:left w:w="100" w:type="dxa"/>
              <w:bottom w:w="70" w:type="dxa"/>
              <w:right w:w="100" w:type="dxa"/>
            </w:tcMar>
          </w:tcPr>
          <w:p w14:paraId="5FE4A5C0" w14:textId="20331EDC" w:rsidR="00650CEA" w:rsidRPr="00AC7387" w:rsidRDefault="00650CEA" w:rsidP="00650CEA">
            <w:pPr>
              <w:rPr>
                <w:rFonts w:asciiTheme="minorHAnsi" w:hAnsiTheme="minorHAnsi"/>
                <w:sz w:val="20"/>
                <w:szCs w:val="20"/>
              </w:rPr>
            </w:pPr>
            <w:r w:rsidRPr="00AC7387">
              <w:rPr>
                <w:rFonts w:asciiTheme="minorHAnsi" w:hAnsiTheme="minorHAnsi"/>
                <w:sz w:val="20"/>
                <w:szCs w:val="20"/>
              </w:rPr>
              <w:t>Front Door edge. Finer per-subscription limits are applied separately at the APIM gateway.</w:t>
            </w:r>
          </w:p>
        </w:tc>
        <w:tc>
          <w:tcPr>
            <w:tcW w:w="2126" w:type="dxa"/>
            <w:tcMar>
              <w:top w:w="70" w:type="dxa"/>
              <w:left w:w="100" w:type="dxa"/>
              <w:bottom w:w="70" w:type="dxa"/>
              <w:right w:w="100" w:type="dxa"/>
            </w:tcMar>
          </w:tcPr>
          <w:p w14:paraId="22432086" w14:textId="77777777" w:rsidR="000B087C" w:rsidRPr="000B087C" w:rsidRDefault="00650CEA" w:rsidP="000B087C">
            <w:pPr>
              <w:rPr>
                <w:ins w:id="108" w:author="Joycell Sundararaj - Chaucer" w:date="2026-10-12T17:31:00Z"/>
                <w:rFonts w:asciiTheme="minorHAnsi" w:hAnsiTheme="minorHAnsi"/>
                <w:sz w:val="20"/>
                <w:szCs w:val="20"/>
              </w:rPr>
            </w:pPr>
            <w:r w:rsidRPr="00AC7387">
              <w:rPr>
                <w:rFonts w:asciiTheme="minorHAnsi" w:hAnsiTheme="minorHAnsi"/>
                <w:b/>
                <w:bCs/>
                <w:sz w:val="20"/>
                <w:szCs w:val="20"/>
              </w:rPr>
              <w:t>Configured</w:t>
            </w:r>
            <w:r w:rsidRPr="00AC7387">
              <w:rPr>
                <w:rFonts w:asciiTheme="minorHAnsi" w:hAnsiTheme="minorHAnsi"/>
                <w:sz w:val="20"/>
                <w:szCs w:val="20"/>
              </w:rPr>
              <w:t xml:space="preserve">. </w:t>
            </w:r>
            <w:ins w:id="109" w:author="Joycell Sundararaj - Chaucer" w:date="2026-10-12T17:31:00Z">
              <w:r w:rsidR="000B087C" w:rsidRPr="000B087C">
                <w:rPr>
                  <w:rFonts w:asciiTheme="minorHAnsi" w:hAnsiTheme="minorHAnsi"/>
                  <w:sz w:val="20"/>
                  <w:szCs w:val="20"/>
                </w:rPr>
                <w:t>Initial rate-limit thresholds are defined to provide a reasonable security baseline from day one.</w:t>
              </w:r>
            </w:ins>
          </w:p>
          <w:p w14:paraId="61B79828" w14:textId="04436816" w:rsidR="00650CEA" w:rsidRPr="00AC7387" w:rsidRDefault="00650CEA" w:rsidP="00650CEA">
            <w:pPr>
              <w:rPr>
                <w:rFonts w:asciiTheme="minorHAnsi" w:hAnsiTheme="minorHAnsi"/>
                <w:sz w:val="20"/>
                <w:szCs w:val="20"/>
              </w:rPr>
            </w:pPr>
            <w:r w:rsidRPr="00AC7387">
              <w:rPr>
                <w:rFonts w:asciiTheme="minorHAnsi" w:hAnsiTheme="minorHAnsi"/>
                <w:sz w:val="20"/>
                <w:szCs w:val="20"/>
              </w:rPr>
              <w:t>Thresholds are starting values and are tuned against real traffic. Parameter Sheet: Rate limit threshold (general API traffic); Rate limit threshold (sensitive/auth endpoints); Rate limit window.</w:t>
            </w:r>
          </w:p>
        </w:tc>
      </w:tr>
      <w:tr w:rsidR="00650CEA" w:rsidRPr="00AC7387" w14:paraId="1B4CDC07" w14:textId="77777777" w:rsidTr="00E54502">
        <w:trPr>
          <w:cantSplit/>
        </w:trPr>
        <w:tc>
          <w:tcPr>
            <w:tcW w:w="1750" w:type="dxa"/>
            <w:tcMar>
              <w:top w:w="70" w:type="dxa"/>
              <w:left w:w="100" w:type="dxa"/>
              <w:bottom w:w="70" w:type="dxa"/>
              <w:right w:w="100" w:type="dxa"/>
            </w:tcMar>
          </w:tcPr>
          <w:p w14:paraId="6A255563" w14:textId="4817A30E"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DDoS mitigation</w:t>
            </w:r>
          </w:p>
        </w:tc>
        <w:tc>
          <w:tcPr>
            <w:tcW w:w="2050" w:type="dxa"/>
            <w:tcMar>
              <w:top w:w="70" w:type="dxa"/>
              <w:left w:w="100" w:type="dxa"/>
              <w:bottom w:w="70" w:type="dxa"/>
              <w:right w:w="100" w:type="dxa"/>
            </w:tcMar>
          </w:tcPr>
          <w:p w14:paraId="3549AB08" w14:textId="50ACFA89" w:rsidR="00650CEA" w:rsidRPr="00AC7387" w:rsidRDefault="00650CEA" w:rsidP="00650CEA">
            <w:pPr>
              <w:rPr>
                <w:rFonts w:asciiTheme="minorHAnsi" w:hAnsiTheme="minorHAnsi"/>
                <w:sz w:val="20"/>
                <w:szCs w:val="20"/>
              </w:rPr>
            </w:pPr>
            <w:r w:rsidRPr="00AC7387">
              <w:rPr>
                <w:rFonts w:asciiTheme="minorHAnsi" w:hAnsiTheme="minorHAnsi"/>
                <w:sz w:val="20"/>
                <w:szCs w:val="20"/>
              </w:rPr>
              <w:t>Protects against network and protocol-based denial-of-service attacks.</w:t>
            </w:r>
          </w:p>
        </w:tc>
        <w:tc>
          <w:tcPr>
            <w:tcW w:w="2300" w:type="dxa"/>
            <w:tcMar>
              <w:top w:w="70" w:type="dxa"/>
              <w:left w:w="100" w:type="dxa"/>
              <w:bottom w:w="70" w:type="dxa"/>
              <w:right w:w="100" w:type="dxa"/>
            </w:tcMar>
          </w:tcPr>
          <w:p w14:paraId="6633133E" w14:textId="00C14EAC" w:rsidR="00650CEA" w:rsidRPr="00AC7387" w:rsidRDefault="00650CEA" w:rsidP="00650CEA">
            <w:pPr>
              <w:rPr>
                <w:rFonts w:asciiTheme="minorHAnsi" w:hAnsiTheme="minorHAnsi"/>
                <w:sz w:val="20"/>
                <w:szCs w:val="20"/>
              </w:rPr>
            </w:pPr>
            <w:r w:rsidRPr="00AC7387">
              <w:rPr>
                <w:rFonts w:asciiTheme="minorHAnsi" w:hAnsiTheme="minorHAnsi"/>
                <w:sz w:val="20"/>
                <w:szCs w:val="20"/>
              </w:rPr>
              <w:t>Protection against network-level DDoS attacks is built into Front Door's global edge network. Application-layer attacks are further constrained by the WAF and rate-limiting controls.</w:t>
            </w:r>
          </w:p>
        </w:tc>
        <w:tc>
          <w:tcPr>
            <w:tcW w:w="1550" w:type="dxa"/>
            <w:tcMar>
              <w:top w:w="70" w:type="dxa"/>
              <w:left w:w="100" w:type="dxa"/>
              <w:bottom w:w="70" w:type="dxa"/>
              <w:right w:w="100" w:type="dxa"/>
            </w:tcMar>
          </w:tcPr>
          <w:p w14:paraId="50761A59" w14:textId="2BD78090" w:rsidR="00650CEA" w:rsidRPr="00AC7387" w:rsidRDefault="00650CEA" w:rsidP="00650CEA">
            <w:pPr>
              <w:rPr>
                <w:rFonts w:asciiTheme="minorHAnsi" w:hAnsiTheme="minorHAnsi"/>
                <w:sz w:val="20"/>
                <w:szCs w:val="20"/>
              </w:rPr>
            </w:pPr>
            <w:r w:rsidRPr="00AC7387">
              <w:rPr>
                <w:rFonts w:asciiTheme="minorHAnsi" w:hAnsiTheme="minorHAnsi"/>
                <w:sz w:val="20"/>
                <w:szCs w:val="20"/>
              </w:rPr>
              <w:t>Front Door edge, before traffic reaches Chaucer's network.</w:t>
            </w:r>
          </w:p>
        </w:tc>
        <w:tc>
          <w:tcPr>
            <w:tcW w:w="2126" w:type="dxa"/>
            <w:tcMar>
              <w:top w:w="70" w:type="dxa"/>
              <w:left w:w="100" w:type="dxa"/>
              <w:bottom w:w="70" w:type="dxa"/>
              <w:right w:w="100" w:type="dxa"/>
            </w:tcMar>
          </w:tcPr>
          <w:p w14:paraId="57D5BFB2" w14:textId="77777777" w:rsidR="00650CEA" w:rsidRPr="00AC7387" w:rsidRDefault="00650CEA" w:rsidP="00650CEA">
            <w:pPr>
              <w:rPr>
                <w:rFonts w:asciiTheme="minorHAnsi" w:hAnsiTheme="minorHAnsi"/>
                <w:sz w:val="20"/>
                <w:szCs w:val="20"/>
              </w:rPr>
            </w:pPr>
            <w:r w:rsidRPr="00AC7387">
              <w:rPr>
                <w:rFonts w:asciiTheme="minorHAnsi" w:hAnsiTheme="minorHAnsi"/>
                <w:b/>
                <w:bCs/>
                <w:sz w:val="20"/>
                <w:szCs w:val="20"/>
              </w:rPr>
              <w:t>Inherited</w:t>
            </w:r>
            <w:r w:rsidRPr="00AC7387">
              <w:rPr>
                <w:rFonts w:asciiTheme="minorHAnsi" w:hAnsiTheme="minorHAnsi"/>
                <w:sz w:val="20"/>
                <w:szCs w:val="20"/>
              </w:rPr>
              <w:t xml:space="preserve">. </w:t>
            </w:r>
          </w:p>
          <w:p w14:paraId="5DDDA697" w14:textId="76DEAE68" w:rsidR="00650CEA" w:rsidRPr="00AC7387" w:rsidRDefault="00650CEA" w:rsidP="00650CEA">
            <w:pPr>
              <w:rPr>
                <w:rFonts w:asciiTheme="minorHAnsi" w:hAnsiTheme="minorHAnsi"/>
                <w:sz w:val="20"/>
                <w:szCs w:val="20"/>
              </w:rPr>
            </w:pPr>
            <w:r w:rsidRPr="00AC7387">
              <w:rPr>
                <w:rFonts w:asciiTheme="minorHAnsi" w:hAnsiTheme="minorHAnsi"/>
                <w:sz w:val="20"/>
                <w:szCs w:val="20"/>
              </w:rPr>
              <w:t>Nothing is set per deployment.</w:t>
            </w:r>
          </w:p>
        </w:tc>
      </w:tr>
      <w:tr w:rsidR="00650CEA" w:rsidRPr="00AC7387" w14:paraId="6418F96C" w14:textId="77777777" w:rsidTr="00E54502">
        <w:trPr>
          <w:cantSplit/>
        </w:trPr>
        <w:tc>
          <w:tcPr>
            <w:tcW w:w="1750" w:type="dxa"/>
            <w:tcMar>
              <w:top w:w="70" w:type="dxa"/>
              <w:left w:w="100" w:type="dxa"/>
              <w:bottom w:w="70" w:type="dxa"/>
              <w:right w:w="100" w:type="dxa"/>
            </w:tcMar>
          </w:tcPr>
          <w:p w14:paraId="6EA1C4F8" w14:textId="40FC8CF4"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TLS termination and HTTPS enforcement</w:t>
            </w:r>
          </w:p>
        </w:tc>
        <w:tc>
          <w:tcPr>
            <w:tcW w:w="2050" w:type="dxa"/>
            <w:tcMar>
              <w:top w:w="70" w:type="dxa"/>
              <w:left w:w="100" w:type="dxa"/>
              <w:bottom w:w="70" w:type="dxa"/>
              <w:right w:w="100" w:type="dxa"/>
            </w:tcMar>
          </w:tcPr>
          <w:p w14:paraId="4F0E426C" w14:textId="3CF96AF0" w:rsidR="00650CEA" w:rsidRPr="00AC7387" w:rsidRDefault="00650CEA" w:rsidP="00650CEA">
            <w:pPr>
              <w:rPr>
                <w:rFonts w:asciiTheme="minorHAnsi" w:hAnsiTheme="minorHAnsi"/>
                <w:sz w:val="20"/>
                <w:szCs w:val="20"/>
              </w:rPr>
            </w:pPr>
            <w:r w:rsidRPr="00AC7387">
              <w:rPr>
                <w:rFonts w:asciiTheme="minorHAnsi" w:hAnsiTheme="minorHAnsi"/>
                <w:sz w:val="20"/>
                <w:szCs w:val="20"/>
              </w:rPr>
              <w:t>Encrypts traffic in transit. Front Door terminates TLS at the edge for inspection and re-encrypts traffic before forwarding it to APIM.</w:t>
            </w:r>
          </w:p>
        </w:tc>
        <w:tc>
          <w:tcPr>
            <w:tcW w:w="2300" w:type="dxa"/>
            <w:tcMar>
              <w:top w:w="70" w:type="dxa"/>
              <w:left w:w="100" w:type="dxa"/>
              <w:bottom w:w="70" w:type="dxa"/>
              <w:right w:w="100" w:type="dxa"/>
            </w:tcMar>
          </w:tcPr>
          <w:p w14:paraId="07C58994" w14:textId="23CE99E5" w:rsidR="00B67582" w:rsidRPr="00B67582" w:rsidRDefault="00650CEA" w:rsidP="00B67582">
            <w:pPr>
              <w:rPr>
                <w:ins w:id="110" w:author="BinilaElsa Joy - Chaucer" w:date="2026-10-09T15:55:00Z"/>
                <w:rFonts w:asciiTheme="minorHAnsi" w:hAnsiTheme="minorHAnsi"/>
                <w:sz w:val="20"/>
                <w:szCs w:val="20"/>
              </w:rPr>
            </w:pPr>
            <w:r w:rsidRPr="00AC7387">
              <w:rPr>
                <w:rFonts w:asciiTheme="minorHAnsi" w:hAnsiTheme="minorHAnsi"/>
                <w:sz w:val="20"/>
                <w:szCs w:val="20"/>
              </w:rPr>
              <w:t xml:space="preserve">HTTPS is required on every custom domain. </w:t>
            </w:r>
            <w:ins w:id="111" w:author="BinilaElsa Joy - Chaucer" w:date="2026-10-09T15:55:00Z" w16du:dateUtc="2026-10-09T10:25:00Z">
              <w:r w:rsidR="00B67582">
                <w:rPr>
                  <w:rFonts w:asciiTheme="minorHAnsi" w:hAnsiTheme="minorHAnsi"/>
                  <w:sz w:val="20"/>
                  <w:szCs w:val="20"/>
                </w:rPr>
                <w:t>T</w:t>
              </w:r>
            </w:ins>
            <w:ins w:id="112" w:author="BinilaElsa Joy - Chaucer" w:date="2026-10-09T15:55:00Z">
              <w:r w:rsidR="00B67582" w:rsidRPr="00B67582">
                <w:rPr>
                  <w:rFonts w:asciiTheme="minorHAnsi" w:hAnsiTheme="minorHAnsi"/>
                  <w:sz w:val="20"/>
                  <w:szCs w:val="20"/>
                </w:rPr>
                <w:t>LS 1.3 is the preferred protocol version, with TLS 1.2 retained for compatibility with consumers that cannot yet support TLS 1.3.</w:t>
              </w:r>
            </w:ins>
          </w:p>
          <w:p w14:paraId="71170B76" w14:textId="403B9ED3" w:rsidR="00650CEA" w:rsidRPr="00AC7387" w:rsidRDefault="00650CEA" w:rsidP="00650CEA">
            <w:pPr>
              <w:rPr>
                <w:rFonts w:asciiTheme="minorHAnsi" w:hAnsiTheme="minorHAnsi"/>
                <w:sz w:val="20"/>
                <w:szCs w:val="20"/>
              </w:rPr>
            </w:pPr>
            <w:del w:id="113" w:author="BinilaElsa Joy - Chaucer" w:date="2026-10-09T15:55:00Z" w16du:dateUtc="2026-10-09T10:25:00Z">
              <w:r w:rsidRPr="00AC7387">
                <w:rPr>
                  <w:rFonts w:asciiTheme="minorHAnsi" w:hAnsiTheme="minorHAnsi"/>
                  <w:sz w:val="20"/>
                  <w:szCs w:val="20"/>
                </w:rPr>
                <w:delText>The TLS policy sets a minimum of TLS 1.2, with TLS 1.3 used where supported</w:delText>
              </w:r>
            </w:del>
            <w:r w:rsidRPr="00AC7387">
              <w:rPr>
                <w:rFonts w:asciiTheme="minorHAnsi" w:hAnsiTheme="minorHAnsi"/>
                <w:sz w:val="20"/>
                <w:szCs w:val="20"/>
              </w:rPr>
              <w:t>. HTTP requests are redirected to HTTPS and forwarded to APIM over HTTPS only. The certificate is Azure-managed.</w:t>
            </w:r>
          </w:p>
        </w:tc>
        <w:tc>
          <w:tcPr>
            <w:tcW w:w="1550" w:type="dxa"/>
            <w:tcMar>
              <w:top w:w="70" w:type="dxa"/>
              <w:left w:w="100" w:type="dxa"/>
              <w:bottom w:w="70" w:type="dxa"/>
              <w:right w:w="100" w:type="dxa"/>
            </w:tcMar>
          </w:tcPr>
          <w:p w14:paraId="1C1FB318" w14:textId="3509C68E" w:rsidR="00650CEA" w:rsidRPr="00AC7387" w:rsidRDefault="00650CEA" w:rsidP="00650CEA">
            <w:pPr>
              <w:rPr>
                <w:rFonts w:asciiTheme="minorHAnsi" w:hAnsiTheme="minorHAnsi"/>
                <w:sz w:val="20"/>
                <w:szCs w:val="20"/>
              </w:rPr>
            </w:pPr>
            <w:r w:rsidRPr="00AC7387">
              <w:rPr>
                <w:rFonts w:asciiTheme="minorHAnsi" w:hAnsiTheme="minorHAnsi"/>
                <w:sz w:val="20"/>
                <w:szCs w:val="20"/>
              </w:rPr>
              <w:t>Front Door edge (client to Front Door) and Front Door routes (Front Door to APIM). APIM's TLS minimum is configured separately.</w:t>
            </w:r>
          </w:p>
        </w:tc>
        <w:tc>
          <w:tcPr>
            <w:tcW w:w="2126" w:type="dxa"/>
            <w:tcMar>
              <w:top w:w="70" w:type="dxa"/>
              <w:left w:w="100" w:type="dxa"/>
              <w:bottom w:w="70" w:type="dxa"/>
              <w:right w:w="100" w:type="dxa"/>
            </w:tcMar>
          </w:tcPr>
          <w:p w14:paraId="1C35CB8A" w14:textId="77777777" w:rsidR="00650CEA" w:rsidRPr="00AC7387" w:rsidRDefault="00650CEA" w:rsidP="00650CEA">
            <w:pPr>
              <w:rPr>
                <w:rFonts w:asciiTheme="minorHAnsi" w:hAnsiTheme="minorHAnsi"/>
                <w:sz w:val="20"/>
                <w:szCs w:val="20"/>
              </w:rPr>
            </w:pPr>
            <w:r w:rsidRPr="00AC7387">
              <w:rPr>
                <w:rFonts w:asciiTheme="minorHAnsi" w:hAnsiTheme="minorHAnsi"/>
                <w:b/>
                <w:bCs/>
                <w:sz w:val="20"/>
                <w:szCs w:val="20"/>
              </w:rPr>
              <w:t>Inherited + Configured.</w:t>
            </w:r>
            <w:r w:rsidRPr="00AC7387">
              <w:rPr>
                <w:rFonts w:asciiTheme="minorHAnsi" w:hAnsiTheme="minorHAnsi"/>
                <w:sz w:val="20"/>
                <w:szCs w:val="20"/>
              </w:rPr>
              <w:t xml:space="preserve"> </w:t>
            </w:r>
          </w:p>
          <w:p w14:paraId="072651B3" w14:textId="3E27E981" w:rsidR="00650CEA" w:rsidRPr="00AC7387" w:rsidRDefault="00650CEA" w:rsidP="00650CEA">
            <w:pPr>
              <w:rPr>
                <w:rFonts w:asciiTheme="minorHAnsi" w:hAnsiTheme="minorHAnsi"/>
                <w:sz w:val="20"/>
                <w:szCs w:val="20"/>
              </w:rPr>
            </w:pPr>
            <w:r w:rsidRPr="00AC7387">
              <w:rPr>
                <w:rFonts w:asciiTheme="minorHAnsi" w:hAnsiTheme="minorHAnsi"/>
                <w:sz w:val="20"/>
                <w:szCs w:val="20"/>
              </w:rPr>
              <w:t>TLS termination and managed certificates come with Front Door; the version, certificate source and route protocol are parameters. Parameter Sheet: TLS minimum version; Custom domain certificate. Resources Sheet (Front Door Routes): Forwarding Protocol; HTTPS Redirect.</w:t>
            </w:r>
          </w:p>
        </w:tc>
      </w:tr>
      <w:tr w:rsidR="00650CEA" w:rsidRPr="00AC7387" w14:paraId="0187EC0D" w14:textId="77777777" w:rsidTr="00E54502">
        <w:trPr>
          <w:cantSplit/>
        </w:trPr>
        <w:tc>
          <w:tcPr>
            <w:tcW w:w="1750" w:type="dxa"/>
            <w:tcMar>
              <w:top w:w="70" w:type="dxa"/>
              <w:left w:w="100" w:type="dxa"/>
              <w:bottom w:w="70" w:type="dxa"/>
              <w:right w:w="100" w:type="dxa"/>
            </w:tcMar>
          </w:tcPr>
          <w:p w14:paraId="2D258352" w14:textId="2ABB41AC"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Private Link origin</w:t>
            </w:r>
          </w:p>
        </w:tc>
        <w:tc>
          <w:tcPr>
            <w:tcW w:w="2050" w:type="dxa"/>
            <w:tcMar>
              <w:top w:w="70" w:type="dxa"/>
              <w:left w:w="100" w:type="dxa"/>
              <w:bottom w:w="70" w:type="dxa"/>
              <w:right w:w="100" w:type="dxa"/>
            </w:tcMar>
          </w:tcPr>
          <w:p w14:paraId="132BA786" w14:textId="7A300102" w:rsidR="00650CEA" w:rsidRPr="00AC7387" w:rsidRDefault="00650CEA" w:rsidP="00650CEA">
            <w:pPr>
              <w:rPr>
                <w:rFonts w:asciiTheme="minorHAnsi" w:hAnsiTheme="minorHAnsi"/>
                <w:sz w:val="20"/>
                <w:szCs w:val="20"/>
              </w:rPr>
            </w:pPr>
            <w:r w:rsidRPr="00AC7387">
              <w:rPr>
                <w:rFonts w:asciiTheme="minorHAnsi" w:hAnsiTheme="minorHAnsi"/>
                <w:sz w:val="20"/>
                <w:szCs w:val="20"/>
              </w:rPr>
              <w:t>Provides private connectivity between Front Door and the APIM gateway, removing the need for direct public gateway access. Supported with a VNet-injected Premium v2 instance when fronted by Front Door Premium.</w:t>
            </w:r>
          </w:p>
        </w:tc>
        <w:tc>
          <w:tcPr>
            <w:tcW w:w="2300" w:type="dxa"/>
            <w:tcMar>
              <w:top w:w="70" w:type="dxa"/>
              <w:left w:w="100" w:type="dxa"/>
              <w:bottom w:w="70" w:type="dxa"/>
              <w:right w:w="100" w:type="dxa"/>
            </w:tcMar>
          </w:tcPr>
          <w:p w14:paraId="0CC68524" w14:textId="07BAE136" w:rsidR="00650CEA" w:rsidRPr="00AC7387" w:rsidRDefault="00650CEA" w:rsidP="00650CEA">
            <w:pPr>
              <w:rPr>
                <w:rFonts w:asciiTheme="minorHAnsi" w:hAnsiTheme="minorHAnsi"/>
                <w:sz w:val="20"/>
                <w:szCs w:val="20"/>
              </w:rPr>
            </w:pPr>
            <w:r w:rsidRPr="00AC7387">
              <w:rPr>
                <w:rFonts w:asciiTheme="minorHAnsi" w:hAnsiTheme="minorHAnsi"/>
                <w:sz w:val="20"/>
                <w:szCs w:val="20"/>
              </w:rPr>
              <w:t>The Front Door origin is created as type API Management with the Gateway Private Link sub-resource. Front Door sends a private endpoint connection request, which an APIM owner approves as a one-time deployment step.</w:t>
            </w:r>
          </w:p>
        </w:tc>
        <w:tc>
          <w:tcPr>
            <w:tcW w:w="1550" w:type="dxa"/>
            <w:tcMar>
              <w:top w:w="70" w:type="dxa"/>
              <w:left w:w="100" w:type="dxa"/>
              <w:bottom w:w="70" w:type="dxa"/>
              <w:right w:w="100" w:type="dxa"/>
            </w:tcMar>
          </w:tcPr>
          <w:p w14:paraId="36EE782A" w14:textId="7191E723" w:rsidR="00650CEA" w:rsidRPr="00AC7387" w:rsidRDefault="00650CEA" w:rsidP="00650CEA">
            <w:pPr>
              <w:rPr>
                <w:rFonts w:asciiTheme="minorHAnsi" w:hAnsiTheme="minorHAnsi"/>
                <w:sz w:val="20"/>
                <w:szCs w:val="20"/>
              </w:rPr>
            </w:pPr>
            <w:r w:rsidRPr="00AC7387">
              <w:rPr>
                <w:rFonts w:asciiTheme="minorHAnsi" w:hAnsiTheme="minorHAnsi"/>
                <w:sz w:val="20"/>
                <w:szCs w:val="20"/>
              </w:rPr>
              <w:t>Between Front Door and the APIM gateway endpoint.</w:t>
            </w:r>
          </w:p>
        </w:tc>
        <w:tc>
          <w:tcPr>
            <w:tcW w:w="2126" w:type="dxa"/>
            <w:tcMar>
              <w:top w:w="70" w:type="dxa"/>
              <w:left w:w="100" w:type="dxa"/>
              <w:bottom w:w="70" w:type="dxa"/>
              <w:right w:w="100" w:type="dxa"/>
            </w:tcMar>
          </w:tcPr>
          <w:p w14:paraId="7584C509" w14:textId="600FE5B5" w:rsidR="00650CEA" w:rsidRPr="00AC7387" w:rsidRDefault="00650CEA" w:rsidP="00650CEA">
            <w:pPr>
              <w:rPr>
                <w:rFonts w:asciiTheme="minorHAnsi" w:hAnsiTheme="minorHAnsi"/>
                <w:sz w:val="20"/>
                <w:szCs w:val="20"/>
              </w:rPr>
            </w:pPr>
            <w:r w:rsidRPr="00AC7387">
              <w:rPr>
                <w:rFonts w:asciiTheme="minorHAnsi" w:hAnsiTheme="minorHAnsi"/>
                <w:b/>
                <w:bCs/>
                <w:sz w:val="20"/>
                <w:szCs w:val="20"/>
              </w:rPr>
              <w:t>Configured</w:t>
            </w:r>
            <w:r w:rsidRPr="00AC7387">
              <w:rPr>
                <w:rFonts w:asciiTheme="minorHAnsi" w:hAnsiTheme="minorHAnsi"/>
                <w:sz w:val="20"/>
                <w:szCs w:val="20"/>
              </w:rPr>
              <w:t>. Parameter Sheet: Origin type. Resources Sheet (Front Door Origins): Private Link Target and Sub-resource.</w:t>
            </w:r>
          </w:p>
        </w:tc>
      </w:tr>
      <w:tr w:rsidR="00650CEA" w:rsidRPr="00AC7387" w14:paraId="709F8655" w14:textId="77777777" w:rsidTr="00E54502">
        <w:trPr>
          <w:cantSplit/>
        </w:trPr>
        <w:tc>
          <w:tcPr>
            <w:tcW w:w="1750" w:type="dxa"/>
            <w:tcMar>
              <w:top w:w="70" w:type="dxa"/>
              <w:left w:w="100" w:type="dxa"/>
              <w:bottom w:w="70" w:type="dxa"/>
              <w:right w:w="100" w:type="dxa"/>
            </w:tcMar>
          </w:tcPr>
          <w:p w14:paraId="275BB58D" w14:textId="6EE25015"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Caching</w:t>
            </w:r>
          </w:p>
        </w:tc>
        <w:tc>
          <w:tcPr>
            <w:tcW w:w="2050" w:type="dxa"/>
            <w:tcMar>
              <w:top w:w="70" w:type="dxa"/>
              <w:left w:w="100" w:type="dxa"/>
              <w:bottom w:w="70" w:type="dxa"/>
              <w:right w:w="100" w:type="dxa"/>
            </w:tcMar>
          </w:tcPr>
          <w:p w14:paraId="0450B429" w14:textId="270483B0" w:rsidR="00650CEA" w:rsidRPr="00AC7387" w:rsidRDefault="00650CEA" w:rsidP="00650CEA">
            <w:pPr>
              <w:rPr>
                <w:rFonts w:asciiTheme="minorHAnsi" w:hAnsiTheme="minorHAnsi"/>
                <w:sz w:val="20"/>
                <w:szCs w:val="20"/>
              </w:rPr>
            </w:pPr>
            <w:r w:rsidRPr="00AC7387">
              <w:rPr>
                <w:rFonts w:asciiTheme="minorHAnsi" w:hAnsiTheme="minorHAnsi"/>
                <w:sz w:val="20"/>
                <w:szCs w:val="20"/>
              </w:rPr>
              <w:t>Stores responses at the edge to improve response times for repeat requests.</w:t>
            </w:r>
          </w:p>
        </w:tc>
        <w:tc>
          <w:tcPr>
            <w:tcW w:w="2300" w:type="dxa"/>
            <w:tcMar>
              <w:top w:w="70" w:type="dxa"/>
              <w:left w:w="100" w:type="dxa"/>
              <w:bottom w:w="70" w:type="dxa"/>
              <w:right w:w="100" w:type="dxa"/>
            </w:tcMar>
          </w:tcPr>
          <w:p w14:paraId="271C4121" w14:textId="02C379DA" w:rsidR="00650CEA" w:rsidRPr="00AC7387" w:rsidRDefault="00650CEA" w:rsidP="00650CEA">
            <w:pPr>
              <w:rPr>
                <w:rFonts w:asciiTheme="minorHAnsi" w:hAnsiTheme="minorHAnsi"/>
                <w:sz w:val="20"/>
                <w:szCs w:val="20"/>
              </w:rPr>
            </w:pPr>
            <w:r w:rsidRPr="00AC7387">
              <w:rPr>
                <w:rFonts w:asciiTheme="minorHAnsi" w:hAnsiTheme="minorHAnsi"/>
                <w:sz w:val="20"/>
                <w:szCs w:val="20"/>
              </w:rPr>
              <w:t xml:space="preserve">Caching is disabled on API routes by default because responses are dynamic and often </w:t>
            </w:r>
            <w:r w:rsidR="00E62E73" w:rsidRPr="00AC7387">
              <w:rPr>
                <w:rFonts w:asciiTheme="minorHAnsi" w:hAnsiTheme="minorHAnsi"/>
                <w:sz w:val="20"/>
                <w:szCs w:val="20"/>
              </w:rPr>
              <w:t>consumer specific</w:t>
            </w:r>
            <w:r w:rsidRPr="00AC7387">
              <w:rPr>
                <w:rFonts w:asciiTheme="minorHAnsi" w:hAnsiTheme="minorHAnsi"/>
                <w:sz w:val="20"/>
                <w:szCs w:val="20"/>
              </w:rPr>
              <w:t>. It may be enabled for individual routes that serve cacheable GET responses.</w:t>
            </w:r>
          </w:p>
        </w:tc>
        <w:tc>
          <w:tcPr>
            <w:tcW w:w="1550" w:type="dxa"/>
            <w:tcMar>
              <w:top w:w="70" w:type="dxa"/>
              <w:left w:w="100" w:type="dxa"/>
              <w:bottom w:w="70" w:type="dxa"/>
              <w:right w:w="100" w:type="dxa"/>
            </w:tcMar>
          </w:tcPr>
          <w:p w14:paraId="01FB61FA" w14:textId="0F0B3972" w:rsidR="00650CEA" w:rsidRPr="00AC7387" w:rsidRDefault="00650CEA" w:rsidP="00650CEA">
            <w:pPr>
              <w:rPr>
                <w:rFonts w:asciiTheme="minorHAnsi" w:hAnsiTheme="minorHAnsi"/>
                <w:sz w:val="20"/>
                <w:szCs w:val="20"/>
              </w:rPr>
            </w:pPr>
            <w:r w:rsidRPr="00AC7387">
              <w:rPr>
                <w:rFonts w:asciiTheme="minorHAnsi" w:hAnsiTheme="minorHAnsi"/>
                <w:sz w:val="20"/>
                <w:szCs w:val="20"/>
              </w:rPr>
              <w:t>Front Door routes.</w:t>
            </w:r>
          </w:p>
        </w:tc>
        <w:tc>
          <w:tcPr>
            <w:tcW w:w="2126" w:type="dxa"/>
            <w:tcMar>
              <w:top w:w="70" w:type="dxa"/>
              <w:left w:w="100" w:type="dxa"/>
              <w:bottom w:w="70" w:type="dxa"/>
              <w:right w:w="100" w:type="dxa"/>
            </w:tcMar>
          </w:tcPr>
          <w:p w14:paraId="23EA5A86" w14:textId="7FBAEF53" w:rsidR="00650CEA" w:rsidRPr="00AC7387" w:rsidRDefault="00650CEA" w:rsidP="00650CEA">
            <w:pPr>
              <w:rPr>
                <w:rFonts w:asciiTheme="minorHAnsi" w:hAnsiTheme="minorHAnsi"/>
                <w:sz w:val="20"/>
                <w:szCs w:val="20"/>
              </w:rPr>
            </w:pPr>
            <w:r w:rsidRPr="00AC7387">
              <w:rPr>
                <w:rFonts w:asciiTheme="minorHAnsi" w:hAnsiTheme="minorHAnsi"/>
                <w:b/>
                <w:bCs/>
                <w:sz w:val="20"/>
                <w:szCs w:val="20"/>
              </w:rPr>
              <w:t>Configured (off by default).</w:t>
            </w:r>
            <w:r w:rsidRPr="00AC7387">
              <w:rPr>
                <w:rFonts w:asciiTheme="minorHAnsi" w:hAnsiTheme="minorHAnsi"/>
                <w:sz w:val="20"/>
                <w:szCs w:val="20"/>
              </w:rPr>
              <w:t xml:space="preserve"> Parameter Sheet: Caching.</w:t>
            </w:r>
          </w:p>
        </w:tc>
      </w:tr>
      <w:tr w:rsidR="00650CEA" w:rsidRPr="00AC7387" w14:paraId="6899EAFE" w14:textId="77777777" w:rsidTr="00E54502">
        <w:trPr>
          <w:cantSplit/>
        </w:trPr>
        <w:tc>
          <w:tcPr>
            <w:tcW w:w="1750" w:type="dxa"/>
            <w:tcMar>
              <w:top w:w="70" w:type="dxa"/>
              <w:left w:w="100" w:type="dxa"/>
              <w:bottom w:w="70" w:type="dxa"/>
              <w:right w:w="100" w:type="dxa"/>
            </w:tcMar>
          </w:tcPr>
          <w:p w14:paraId="32F15431" w14:textId="581101B8" w:rsidR="00650CEA" w:rsidRPr="00AC7387" w:rsidRDefault="00650CEA" w:rsidP="00650CEA">
            <w:pPr>
              <w:rPr>
                <w:rFonts w:asciiTheme="minorHAnsi" w:hAnsiTheme="minorHAnsi"/>
                <w:b/>
                <w:bCs/>
                <w:sz w:val="20"/>
                <w:szCs w:val="20"/>
              </w:rPr>
            </w:pPr>
            <w:r w:rsidRPr="00AC7387">
              <w:rPr>
                <w:rFonts w:asciiTheme="minorHAnsi" w:hAnsiTheme="minorHAnsi"/>
                <w:b/>
                <w:bCs/>
                <w:sz w:val="20"/>
                <w:szCs w:val="20"/>
              </w:rPr>
              <w:t>Origin health probes</w:t>
            </w:r>
          </w:p>
        </w:tc>
        <w:tc>
          <w:tcPr>
            <w:tcW w:w="2050" w:type="dxa"/>
            <w:tcMar>
              <w:top w:w="70" w:type="dxa"/>
              <w:left w:w="100" w:type="dxa"/>
              <w:bottom w:w="70" w:type="dxa"/>
              <w:right w:w="100" w:type="dxa"/>
            </w:tcMar>
          </w:tcPr>
          <w:p w14:paraId="6F37ADD8" w14:textId="69C17E15" w:rsidR="00650CEA" w:rsidRPr="00AC7387" w:rsidRDefault="00650CEA" w:rsidP="00650CEA">
            <w:pPr>
              <w:rPr>
                <w:rFonts w:asciiTheme="minorHAnsi" w:hAnsiTheme="minorHAnsi"/>
                <w:sz w:val="20"/>
                <w:szCs w:val="20"/>
              </w:rPr>
            </w:pPr>
            <w:r w:rsidRPr="00AC7387">
              <w:rPr>
                <w:rFonts w:asciiTheme="minorHAnsi" w:hAnsiTheme="minorHAnsi"/>
                <w:sz w:val="20"/>
                <w:szCs w:val="20"/>
              </w:rPr>
              <w:t>Monitors APIM gateway health to ensure traffic is sent only to healthy origins.</w:t>
            </w:r>
          </w:p>
        </w:tc>
        <w:tc>
          <w:tcPr>
            <w:tcW w:w="2300" w:type="dxa"/>
            <w:tcMar>
              <w:top w:w="70" w:type="dxa"/>
              <w:left w:w="100" w:type="dxa"/>
              <w:bottom w:w="70" w:type="dxa"/>
              <w:right w:w="100" w:type="dxa"/>
            </w:tcMar>
          </w:tcPr>
          <w:p w14:paraId="461533B3" w14:textId="37805E53" w:rsidR="00650CEA" w:rsidRPr="00AC7387" w:rsidRDefault="00650CEA" w:rsidP="00650CEA">
            <w:pPr>
              <w:rPr>
                <w:rFonts w:asciiTheme="minorHAnsi" w:hAnsiTheme="minorHAnsi"/>
                <w:sz w:val="20"/>
                <w:szCs w:val="20"/>
              </w:rPr>
            </w:pPr>
            <w:r w:rsidRPr="00AC7387">
              <w:rPr>
                <w:rFonts w:asciiTheme="minorHAnsi" w:hAnsiTheme="minorHAnsi"/>
                <w:sz w:val="20"/>
                <w:szCs w:val="20"/>
              </w:rPr>
              <w:t>The gateway origin group probes APIM's status endpoint over HTTPS every 30 seconds and treats the origin as healthy when 3 of the last 4 probes succeed.</w:t>
            </w:r>
          </w:p>
        </w:tc>
        <w:tc>
          <w:tcPr>
            <w:tcW w:w="1550" w:type="dxa"/>
            <w:tcMar>
              <w:top w:w="70" w:type="dxa"/>
              <w:left w:w="100" w:type="dxa"/>
              <w:bottom w:w="70" w:type="dxa"/>
              <w:right w:w="100" w:type="dxa"/>
            </w:tcMar>
          </w:tcPr>
          <w:p w14:paraId="366D3A29" w14:textId="2C463907" w:rsidR="00650CEA" w:rsidRPr="00AC7387" w:rsidRDefault="00650CEA" w:rsidP="00650CEA">
            <w:pPr>
              <w:rPr>
                <w:rFonts w:asciiTheme="minorHAnsi" w:hAnsiTheme="minorHAnsi"/>
                <w:sz w:val="20"/>
                <w:szCs w:val="20"/>
              </w:rPr>
            </w:pPr>
            <w:r w:rsidRPr="00AC7387">
              <w:rPr>
                <w:rFonts w:asciiTheme="minorHAnsi" w:hAnsiTheme="minorHAnsi"/>
                <w:sz w:val="20"/>
                <w:szCs w:val="20"/>
              </w:rPr>
              <w:t>Front Door origin group for the APIM gateway.</w:t>
            </w:r>
          </w:p>
        </w:tc>
        <w:tc>
          <w:tcPr>
            <w:tcW w:w="2126" w:type="dxa"/>
            <w:tcMar>
              <w:top w:w="70" w:type="dxa"/>
              <w:left w:w="100" w:type="dxa"/>
              <w:bottom w:w="70" w:type="dxa"/>
              <w:right w:w="100" w:type="dxa"/>
            </w:tcMar>
          </w:tcPr>
          <w:p w14:paraId="175D1276" w14:textId="214772FE" w:rsidR="00650CEA" w:rsidRPr="00AC7387" w:rsidRDefault="00650CEA" w:rsidP="00650CEA">
            <w:pPr>
              <w:rPr>
                <w:rFonts w:asciiTheme="minorHAnsi" w:hAnsiTheme="minorHAnsi"/>
                <w:sz w:val="20"/>
                <w:szCs w:val="20"/>
              </w:rPr>
            </w:pPr>
            <w:r w:rsidRPr="00AC7387">
              <w:rPr>
                <w:rFonts w:asciiTheme="minorHAnsi" w:hAnsiTheme="minorHAnsi"/>
                <w:b/>
                <w:bCs/>
                <w:sz w:val="20"/>
                <w:szCs w:val="20"/>
              </w:rPr>
              <w:t>Configured</w:t>
            </w:r>
            <w:r w:rsidRPr="00AC7387">
              <w:rPr>
                <w:rFonts w:asciiTheme="minorHAnsi" w:hAnsiTheme="minorHAnsi"/>
                <w:sz w:val="20"/>
                <w:szCs w:val="20"/>
              </w:rPr>
              <w:t>. Parameter Sheet: Origin health probe path; Origin health probe protocol / interval. Resources Sheet (Front Door Origin Groups).</w:t>
            </w:r>
          </w:p>
        </w:tc>
      </w:tr>
    </w:tbl>
    <w:p w14:paraId="73D8FFF7" w14:textId="77777777" w:rsidR="00940A1B" w:rsidRPr="00AC7387" w:rsidRDefault="00940A1B">
      <w:pPr>
        <w:spacing w:after="60"/>
        <w:rPr>
          <w:rFonts w:asciiTheme="minorHAnsi" w:hAnsiTheme="minorHAnsi"/>
          <w:sz w:val="20"/>
          <w:szCs w:val="20"/>
        </w:rPr>
      </w:pPr>
    </w:p>
    <w:p w14:paraId="7F790E9F" w14:textId="77777777" w:rsidR="00620043" w:rsidRPr="00AC7387" w:rsidRDefault="00620043">
      <w:pPr>
        <w:spacing w:after="60"/>
        <w:rPr>
          <w:rFonts w:asciiTheme="minorHAnsi" w:hAnsiTheme="minorHAnsi"/>
          <w:sz w:val="20"/>
          <w:szCs w:val="20"/>
        </w:rPr>
      </w:pPr>
    </w:p>
    <w:p w14:paraId="57B669EC" w14:textId="77777777" w:rsidR="00620043" w:rsidRPr="00AC7387" w:rsidRDefault="00620043">
      <w:pPr>
        <w:spacing w:after="60"/>
        <w:rPr>
          <w:rFonts w:asciiTheme="minorHAnsi" w:hAnsiTheme="minorHAnsi"/>
          <w:sz w:val="20"/>
          <w:szCs w:val="20"/>
        </w:rPr>
      </w:pPr>
    </w:p>
    <w:p w14:paraId="06F84946" w14:textId="77777777" w:rsidR="00620043" w:rsidRPr="00AC7387" w:rsidRDefault="00620043">
      <w:pPr>
        <w:spacing w:after="60"/>
        <w:rPr>
          <w:rFonts w:asciiTheme="minorHAnsi" w:hAnsiTheme="minorHAnsi"/>
          <w:sz w:val="20"/>
          <w:szCs w:val="20"/>
        </w:rPr>
      </w:pPr>
    </w:p>
    <w:p w14:paraId="20F43E11" w14:textId="77777777" w:rsidR="00620043" w:rsidRPr="00AC7387" w:rsidRDefault="00620043">
      <w:pPr>
        <w:spacing w:after="60"/>
        <w:rPr>
          <w:rFonts w:asciiTheme="minorHAnsi" w:hAnsiTheme="minorHAnsi"/>
          <w:sz w:val="20"/>
          <w:szCs w:val="20"/>
        </w:rPr>
      </w:pPr>
    </w:p>
    <w:p w14:paraId="2BBEADDA" w14:textId="77777777" w:rsidR="00620043" w:rsidRPr="00AC7387" w:rsidRDefault="00620043">
      <w:pPr>
        <w:spacing w:after="60"/>
        <w:rPr>
          <w:rFonts w:asciiTheme="minorHAnsi" w:hAnsiTheme="minorHAnsi"/>
          <w:sz w:val="20"/>
          <w:szCs w:val="20"/>
        </w:rPr>
      </w:pPr>
    </w:p>
    <w:p w14:paraId="66E0A3EF" w14:textId="77777777" w:rsidR="00940A1B" w:rsidRPr="00AC7387" w:rsidRDefault="00E96ADA">
      <w:pPr>
        <w:spacing w:after="140"/>
        <w:rPr>
          <w:rFonts w:asciiTheme="minorHAnsi" w:hAnsiTheme="minorHAnsi"/>
          <w:sz w:val="20"/>
          <w:szCs w:val="20"/>
        </w:rPr>
      </w:pPr>
      <w:r w:rsidRPr="00AC7387">
        <w:rPr>
          <w:rFonts w:asciiTheme="minorHAnsi" w:hAnsiTheme="minorHAnsi"/>
          <w:sz w:val="20"/>
          <w:szCs w:val="20"/>
        </w:rPr>
        <w:t>Points to note:</w:t>
      </w:r>
    </w:p>
    <w:p w14:paraId="52FDF5BE" w14:textId="77777777"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Geo-filtering.</w:t>
      </w:r>
      <w:r w:rsidRPr="00AC7387">
        <w:rPr>
          <w:rFonts w:asciiTheme="minorHAnsi" w:hAnsiTheme="minorHAnsi"/>
          <w:sz w:val="20"/>
          <w:szCs w:val="20"/>
        </w:rPr>
        <w:t xml:space="preserve"> Allowing or blocking requests by client country is available as a WAF rule but is not enabled by default. It would be enabled only if data-residency or partner-geography rules require it (Parameter Sheet: Geo-filtering).</w:t>
      </w:r>
    </w:p>
    <w:p w14:paraId="73C965C4" w14:textId="77777777"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DDoS protection on the hub.</w:t>
      </w:r>
      <w:r w:rsidRPr="00AC7387">
        <w:rPr>
          <w:rFonts w:asciiTheme="minorHAnsi" w:hAnsiTheme="minorHAnsi"/>
          <w:sz w:val="20"/>
          <w:szCs w:val="20"/>
        </w:rPr>
        <w:t xml:space="preserve"> Azure DDoS Network Protection on the hub VNet (Parameter Sheet: DDoS protection) is a separate control. It protects public IP addresses hosted in the hub; it does not sit on the Front Door inbound path, which is covered by the edge protection above.</w:t>
      </w:r>
    </w:p>
    <w:p w14:paraId="1052180D" w14:textId="18A8C791"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Mutual TLS.</w:t>
      </w:r>
      <w:r w:rsidRPr="00AC7387">
        <w:rPr>
          <w:rFonts w:asciiTheme="minorHAnsi" w:hAnsiTheme="minorHAnsi"/>
          <w:sz w:val="20"/>
          <w:szCs w:val="20"/>
        </w:rPr>
        <w:t xml:space="preserve"> Front Door ends TLS at the edge. Microsoft currently documents client-certificate (mutual TLS) authentication on Front Door as a preview capability, so this design does not assume it is available at the edge. </w:t>
      </w:r>
    </w:p>
    <w:p w14:paraId="38716A56" w14:textId="77777777"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Developer portal.</w:t>
      </w:r>
      <w:r w:rsidRPr="00AC7387">
        <w:rPr>
          <w:rFonts w:asciiTheme="minorHAnsi" w:hAnsiTheme="minorHAnsi"/>
          <w:sz w:val="20"/>
          <w:szCs w:val="20"/>
        </w:rPr>
        <w:t xml:space="preserve"> Private Link applies to the APIM gateway endpoint only; Microsoft supports inbound Private Link for the Gateway sub-resource only. Making the developer portal available to external users is therefore not provided by this control and is a separate design decision.</w:t>
      </w:r>
    </w:p>
    <w:p w14:paraId="7209473F" w14:textId="77777777" w:rsidR="00940A1B" w:rsidRPr="00AC7387" w:rsidRDefault="00E96ADA">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Tuning.</w:t>
      </w:r>
      <w:r w:rsidRPr="00AC7387">
        <w:rPr>
          <w:rFonts w:asciiTheme="minorHAnsi" w:hAnsiTheme="minorHAnsi"/>
          <w:sz w:val="20"/>
          <w:szCs w:val="20"/>
        </w:rPr>
        <w:t xml:space="preserve"> Rate-limit thresholds are indicative starting values and are tuned against real traffic.</w:t>
      </w:r>
    </w:p>
    <w:p w14:paraId="1729F89B" w14:textId="77777777" w:rsidR="00F550E5" w:rsidRPr="00AC7387" w:rsidRDefault="00F550E5" w:rsidP="004E7192">
      <w:pPr>
        <w:rPr>
          <w:rFonts w:asciiTheme="minorHAnsi" w:hAnsiTheme="minorHAnsi"/>
          <w:lang w:eastAsia="en-US"/>
        </w:rPr>
      </w:pPr>
    </w:p>
    <w:p w14:paraId="3333AEC6" w14:textId="77777777" w:rsidR="00992E25" w:rsidRPr="00AC7387" w:rsidRDefault="00992E25">
      <w:pPr>
        <w:spacing w:after="165" w:line="259" w:lineRule="auto"/>
        <w:rPr>
          <w:rFonts w:asciiTheme="minorHAnsi" w:eastAsia="Noe Text Regular" w:hAnsiTheme="minorHAnsi" w:cs="Noe Text Regular"/>
          <w:color w:val="1E2761"/>
          <w:sz w:val="24"/>
          <w:szCs w:val="24"/>
          <w:lang w:eastAsia="en-US"/>
        </w:rPr>
      </w:pPr>
      <w:bookmarkStart w:id="114" w:name="_Network_and_Connectivity"/>
      <w:bookmarkEnd w:id="114"/>
      <w:r w:rsidRPr="00AC7387">
        <w:rPr>
          <w:rFonts w:asciiTheme="minorHAnsi" w:hAnsiTheme="minorHAnsi"/>
          <w:b/>
          <w:bCs/>
          <w:lang w:eastAsia="en-US"/>
        </w:rPr>
        <w:br w:type="page"/>
      </w:r>
    </w:p>
    <w:p w14:paraId="403304E3" w14:textId="5CA1D5A4"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15" w:name="_Toc242719988"/>
      <w:r w:rsidRPr="00AC7387">
        <w:rPr>
          <w:rFonts w:asciiTheme="minorHAnsi" w:eastAsiaTheme="minorHAnsi" w:hAnsiTheme="minorHAnsi" w:cstheme="minorBidi"/>
          <w:b w:val="0"/>
          <w:bCs w:val="0"/>
          <w:color w:val="000000" w:themeColor="text1" w:themeShade="80"/>
          <w:szCs w:val="20"/>
          <w:lang w:eastAsia="en-US"/>
        </w:rPr>
        <w:t>Network Connectivity Architecture</w:t>
      </w:r>
      <w:bookmarkEnd w:id="115"/>
    </w:p>
    <w:p w14:paraId="004F4EC0"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16" w:name="_Network_Context"/>
      <w:bookmarkStart w:id="117" w:name="_Toc242719989"/>
      <w:bookmarkEnd w:id="116"/>
      <w:r w:rsidRPr="00AC7387">
        <w:rPr>
          <w:rFonts w:asciiTheme="minorHAnsi" w:eastAsia="Times New Roman" w:hAnsiTheme="minorHAnsi" w:cs="Times New Roman"/>
          <w:b w:val="0"/>
          <w:color w:val="132040" w:themeColor="accent1" w:themeShade="BF"/>
          <w:sz w:val="24"/>
          <w:szCs w:val="26"/>
          <w:lang w:eastAsia="en-US"/>
        </w:rPr>
        <w:t>Network Context</w:t>
      </w:r>
      <w:bookmarkEnd w:id="117"/>
    </w:p>
    <w:p w14:paraId="3148C00A" w14:textId="73854F10" w:rsidR="00E27776" w:rsidRPr="00AC7387" w:rsidRDefault="00E27776" w:rsidP="00E27776">
      <w:pPr>
        <w:rPr>
          <w:rFonts w:asciiTheme="minorHAnsi" w:hAnsiTheme="minorHAnsi"/>
          <w:sz w:val="20"/>
          <w:szCs w:val="20"/>
        </w:rPr>
      </w:pPr>
      <w:r w:rsidRPr="00AC7387">
        <w:rPr>
          <w:rFonts w:asciiTheme="minorHAnsi" w:hAnsiTheme="minorHAnsi"/>
          <w:sz w:val="20"/>
          <w:szCs w:val="20"/>
        </w:rPr>
        <w:t>APIM is deployed within the Chaucer landing-zone architecture and relies on private DNS, hybrid connectivity and centralised network security controls. The HLD defines the required connectivity patterns; route tables, address allocations, firewall policies and DNS records are maintained separately within the parameter sheets</w:t>
      </w:r>
      <w:r w:rsidR="00FC3227" w:rsidRPr="00AC7387">
        <w:rPr>
          <w:rFonts w:asciiTheme="minorHAnsi" w:hAnsiTheme="minorHAnsi"/>
          <w:sz w:val="20"/>
          <w:szCs w:val="20"/>
        </w:rPr>
        <w:t xml:space="preserve">. </w:t>
      </w:r>
      <w:hyperlink w:anchor="Ref1" w:history="1">
        <w:r w:rsidR="00FC3227" w:rsidRPr="00AC7387">
          <w:rPr>
            <w:rStyle w:val="Hyperlink"/>
            <w:rFonts w:asciiTheme="minorHAnsi" w:hAnsiTheme="minorHAnsi"/>
            <w:sz w:val="20"/>
            <w:szCs w:val="20"/>
          </w:rPr>
          <w:t>[</w:t>
        </w:r>
        <w:bookmarkStart w:id="118" w:name="_Hlt242279735"/>
        <w:bookmarkStart w:id="119" w:name="_Hlt242279736"/>
        <w:r w:rsidR="00FC3227" w:rsidRPr="00AC7387">
          <w:rPr>
            <w:rStyle w:val="Hyperlink"/>
            <w:rFonts w:asciiTheme="minorHAnsi" w:hAnsiTheme="minorHAnsi"/>
            <w:sz w:val="20"/>
            <w:szCs w:val="20"/>
          </w:rPr>
          <w:t>R</w:t>
        </w:r>
        <w:bookmarkEnd w:id="118"/>
        <w:bookmarkEnd w:id="119"/>
        <w:r w:rsidR="00FC3227" w:rsidRPr="00AC7387">
          <w:rPr>
            <w:rStyle w:val="Hyperlink"/>
            <w:rFonts w:asciiTheme="minorHAnsi" w:hAnsiTheme="minorHAnsi"/>
            <w:sz w:val="20"/>
            <w:szCs w:val="20"/>
          </w:rPr>
          <w:t>ef 1]</w:t>
        </w:r>
      </w:hyperlink>
    </w:p>
    <w:p w14:paraId="7E7D012D" w14:textId="77777777" w:rsidR="0027599B" w:rsidRPr="00AC7387" w:rsidRDefault="0027599B" w:rsidP="00E27776">
      <w:pPr>
        <w:rPr>
          <w:rFonts w:asciiTheme="minorHAnsi" w:hAnsiTheme="minorHAnsi"/>
          <w:sz w:val="20"/>
          <w:szCs w:val="20"/>
        </w:rPr>
      </w:pPr>
    </w:p>
    <w:p w14:paraId="27F5D8CE" w14:textId="7A468584" w:rsidR="000E4780" w:rsidRPr="00AC7387" w:rsidRDefault="00E27776" w:rsidP="00E27776">
      <w:pPr>
        <w:rPr>
          <w:rFonts w:asciiTheme="minorHAnsi" w:hAnsiTheme="minorHAnsi"/>
          <w:sz w:val="20"/>
          <w:szCs w:val="20"/>
        </w:rPr>
      </w:pPr>
      <w:r w:rsidRPr="00AC7387">
        <w:rPr>
          <w:rFonts w:asciiTheme="minorHAnsi" w:hAnsiTheme="minorHAnsi"/>
          <w:sz w:val="20"/>
          <w:szCs w:val="20"/>
        </w:rPr>
        <w:t>Network routing follows the Chaucer networking model, with Azure Routing Intent directing traffic through the central Palo Alto inspection layer where applicable.</w:t>
      </w:r>
    </w:p>
    <w:p w14:paraId="638F5F3F" w14:textId="3602F0ED" w:rsidR="00F550E5" w:rsidRPr="00AC7387" w:rsidRDefault="00D65AF7"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20" w:name="_Toc242719990"/>
      <w:r w:rsidRPr="00AC7387">
        <w:rPr>
          <w:rFonts w:asciiTheme="minorHAnsi" w:eastAsia="Times New Roman" w:hAnsiTheme="minorHAnsi" w:cs="Times New Roman"/>
          <w:b w:val="0"/>
          <w:color w:val="132040" w:themeColor="accent1" w:themeShade="BF"/>
          <w:sz w:val="24"/>
          <w:szCs w:val="26"/>
          <w:lang w:eastAsia="en-US"/>
        </w:rPr>
        <w:t>Traffic Flows</w:t>
      </w:r>
      <w:bookmarkEnd w:id="120"/>
    </w:p>
    <w:p w14:paraId="2820C8BB" w14:textId="77777777" w:rsidR="00B63C4E" w:rsidRPr="00AC7387" w:rsidRDefault="00B63C4E" w:rsidP="00B63C4E">
      <w:pPr>
        <w:spacing w:after="140"/>
        <w:rPr>
          <w:rFonts w:asciiTheme="minorHAnsi" w:hAnsiTheme="minorHAnsi"/>
          <w:sz w:val="20"/>
          <w:szCs w:val="20"/>
        </w:rPr>
      </w:pPr>
      <w:r w:rsidRPr="00AC7387">
        <w:rPr>
          <w:rFonts w:asciiTheme="minorHAnsi" w:hAnsiTheme="minorHAnsi"/>
          <w:sz w:val="20"/>
          <w:szCs w:val="20"/>
        </w:rPr>
        <w:t>This subsection elaborates the four main traffic flows possible.</w:t>
      </w:r>
    </w:p>
    <w:p w14:paraId="0CC184DB" w14:textId="2BCFB137" w:rsidR="00B63C4E" w:rsidRPr="00AC7387" w:rsidRDefault="00B63C4E" w:rsidP="00B63C4E">
      <w:pPr>
        <w:spacing w:after="140"/>
        <w:rPr>
          <w:rFonts w:asciiTheme="minorHAnsi" w:hAnsiTheme="minorHAnsi"/>
        </w:rPr>
      </w:pPr>
      <w:r w:rsidRPr="00AC7387">
        <w:rPr>
          <w:rFonts w:asciiTheme="minorHAnsi" w:hAnsiTheme="minorHAnsi"/>
          <w:b/>
          <w:bCs/>
          <w:sz w:val="20"/>
          <w:szCs w:val="20"/>
        </w:rPr>
        <w:t xml:space="preserve">Flow 1: External </w:t>
      </w:r>
      <w:r w:rsidR="005A40FD" w:rsidRPr="00AC7387">
        <w:rPr>
          <w:rFonts w:asciiTheme="minorHAnsi" w:hAnsiTheme="minorHAnsi"/>
          <w:b/>
          <w:bCs/>
          <w:sz w:val="20"/>
          <w:szCs w:val="20"/>
        </w:rPr>
        <w:t>t</w:t>
      </w:r>
      <w:r w:rsidR="004E479A" w:rsidRPr="00AC7387">
        <w:rPr>
          <w:rFonts w:asciiTheme="minorHAnsi" w:hAnsiTheme="minorHAnsi"/>
          <w:b/>
          <w:bCs/>
          <w:sz w:val="20"/>
          <w:szCs w:val="20"/>
        </w:rPr>
        <w:t>o APIM</w:t>
      </w:r>
      <w:r w:rsidRPr="00AC7387">
        <w:rPr>
          <w:rFonts w:asciiTheme="minorHAnsi" w:hAnsiTheme="minorHAnsi"/>
          <w:b/>
          <w:bCs/>
          <w:sz w:val="20"/>
          <w:szCs w:val="20"/>
        </w:rPr>
        <w:t xml:space="preserve"> </w:t>
      </w:r>
      <w:r w:rsidR="00483E87" w:rsidRPr="00AC7387">
        <w:rPr>
          <w:rFonts w:asciiTheme="minorHAnsi" w:hAnsiTheme="minorHAnsi"/>
          <w:b/>
          <w:bCs/>
          <w:sz w:val="20"/>
          <w:szCs w:val="20"/>
        </w:rPr>
        <w:br/>
      </w:r>
    </w:p>
    <w:p w14:paraId="77126DA4" w14:textId="34109979" w:rsidR="00B63C4E" w:rsidRPr="00AC7387" w:rsidRDefault="00483E87" w:rsidP="00175759">
      <w:pPr>
        <w:spacing w:before="80" w:after="60"/>
        <w:rPr>
          <w:rFonts w:asciiTheme="minorHAnsi" w:hAnsiTheme="minorHAnsi"/>
        </w:rPr>
      </w:pPr>
      <w:r w:rsidRPr="00B223AC">
        <w:rPr>
          <w:rFonts w:asciiTheme="minorHAnsi" w:hAnsiTheme="minorHAnsi"/>
        </w:rPr>
        <w:drawing>
          <wp:inline distT="0" distB="0" distL="0" distR="0" wp14:anchorId="43C1F109" wp14:editId="5F41D924">
            <wp:extent cx="6080760" cy="513718"/>
            <wp:effectExtent l="0" t="0" r="0" b="635"/>
            <wp:docPr id="1934566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02940" cy="524040"/>
                    </a:xfrm>
                    <a:prstGeom prst="rect">
                      <a:avLst/>
                    </a:prstGeom>
                    <a:noFill/>
                  </pic:spPr>
                </pic:pic>
              </a:graphicData>
            </a:graphic>
          </wp:inline>
        </w:drawing>
      </w:r>
    </w:p>
    <w:p w14:paraId="19066634" w14:textId="1FC38A6B" w:rsidR="00E80C03" w:rsidRPr="00B223AC" w:rsidRDefault="00E80C03" w:rsidP="00E80C03">
      <w:pPr>
        <w:spacing w:after="140"/>
        <w:rPr>
          <w:rFonts w:asciiTheme="minorHAnsi" w:hAnsiTheme="minorHAnsi"/>
          <w:sz w:val="20"/>
          <w:szCs w:val="20"/>
        </w:rPr>
      </w:pPr>
      <w:r w:rsidRPr="00B223AC">
        <w:rPr>
          <w:rFonts w:asciiTheme="minorHAnsi" w:hAnsiTheme="minorHAnsi"/>
          <w:sz w:val="20"/>
          <w:szCs w:val="20"/>
        </w:rPr>
        <w:t>An external consumer accesses an API through Azure Front Door. Traffic is inspected at the edge using WAF, TLS termination and DDoS protection before being forwarded to APIM over Private Link. As APIM is deployed in internal mode, it is not directly accessible from the internet.</w:t>
      </w:r>
    </w:p>
    <w:p w14:paraId="258B8553" w14:textId="77777777" w:rsidR="00E80C03" w:rsidRPr="00AC7387" w:rsidRDefault="00E80C03" w:rsidP="00B52B74">
      <w:pPr>
        <w:numPr>
          <w:ilvl w:val="0"/>
          <w:numId w:val="14"/>
        </w:numPr>
        <w:spacing w:after="140"/>
        <w:rPr>
          <w:rFonts w:asciiTheme="minorHAnsi" w:hAnsiTheme="minorHAnsi"/>
          <w:sz w:val="20"/>
          <w:szCs w:val="20"/>
        </w:rPr>
      </w:pPr>
      <w:r w:rsidRPr="00AC7387">
        <w:rPr>
          <w:rFonts w:asciiTheme="minorHAnsi" w:hAnsiTheme="minorHAnsi"/>
          <w:b/>
          <w:bCs/>
          <w:sz w:val="20"/>
          <w:szCs w:val="20"/>
        </w:rPr>
        <w:t>Front Door</w:t>
      </w:r>
      <w:r w:rsidRPr="00AC7387">
        <w:rPr>
          <w:rFonts w:asciiTheme="minorHAnsi" w:hAnsiTheme="minorHAnsi"/>
          <w:sz w:val="20"/>
          <w:szCs w:val="20"/>
        </w:rPr>
        <w:t xml:space="preserve"> provides WAF protection, TLS termination and DDoS mitigation.</w:t>
      </w:r>
    </w:p>
    <w:p w14:paraId="74868FF9" w14:textId="77777777" w:rsidR="00E80C03" w:rsidRPr="00AC7387" w:rsidRDefault="00E80C03" w:rsidP="00B52B74">
      <w:pPr>
        <w:numPr>
          <w:ilvl w:val="0"/>
          <w:numId w:val="14"/>
        </w:numPr>
        <w:spacing w:after="140"/>
        <w:rPr>
          <w:rFonts w:asciiTheme="minorHAnsi" w:hAnsiTheme="minorHAnsi"/>
          <w:sz w:val="20"/>
          <w:szCs w:val="20"/>
        </w:rPr>
      </w:pPr>
      <w:r w:rsidRPr="00AC7387">
        <w:rPr>
          <w:rFonts w:asciiTheme="minorHAnsi" w:hAnsiTheme="minorHAnsi"/>
          <w:b/>
          <w:bCs/>
          <w:sz w:val="20"/>
          <w:szCs w:val="20"/>
        </w:rPr>
        <w:t>APIM</w:t>
      </w:r>
      <w:r w:rsidRPr="00AC7387">
        <w:rPr>
          <w:rFonts w:asciiTheme="minorHAnsi" w:hAnsiTheme="minorHAnsi"/>
          <w:sz w:val="20"/>
          <w:szCs w:val="20"/>
        </w:rPr>
        <w:t xml:space="preserve"> accepts traffic only from the approved Front Door Private Link origin and applies authentication, authorisation and gateway policies.</w:t>
      </w:r>
    </w:p>
    <w:p w14:paraId="694E46F4" w14:textId="77777777" w:rsidR="00E80C03" w:rsidRPr="00AC7387" w:rsidRDefault="00E80C03" w:rsidP="00B52B74">
      <w:pPr>
        <w:numPr>
          <w:ilvl w:val="0"/>
          <w:numId w:val="14"/>
        </w:numPr>
        <w:spacing w:after="140"/>
        <w:rPr>
          <w:rFonts w:asciiTheme="minorHAnsi" w:hAnsiTheme="minorHAnsi"/>
          <w:sz w:val="20"/>
          <w:szCs w:val="20"/>
        </w:rPr>
      </w:pPr>
      <w:r w:rsidRPr="00AC7387">
        <w:rPr>
          <w:rFonts w:asciiTheme="minorHAnsi" w:hAnsiTheme="minorHAnsi"/>
          <w:b/>
          <w:bCs/>
          <w:sz w:val="20"/>
          <w:szCs w:val="20"/>
        </w:rPr>
        <w:t>Network Path:</w:t>
      </w:r>
      <w:r w:rsidRPr="00AC7387">
        <w:rPr>
          <w:rFonts w:asciiTheme="minorHAnsi" w:hAnsiTheme="minorHAnsi"/>
          <w:sz w:val="20"/>
          <w:szCs w:val="20"/>
        </w:rPr>
        <w:t xml:space="preserve"> Traffic remains on the Microsoft backbone between Front Door and APIM and does not traverse the Palo Alto firewall.</w:t>
      </w:r>
    </w:p>
    <w:p w14:paraId="3221952B" w14:textId="4E52427F" w:rsidR="00B63C4E" w:rsidRPr="00AC7387" w:rsidRDefault="00E36054" w:rsidP="00B63C4E">
      <w:pPr>
        <w:spacing w:after="140"/>
        <w:rPr>
          <w:rFonts w:asciiTheme="minorHAnsi" w:hAnsiTheme="minorHAnsi"/>
        </w:rPr>
      </w:pPr>
      <w:r w:rsidRPr="00AC7387">
        <w:rPr>
          <w:rFonts w:asciiTheme="minorHAnsi" w:hAnsiTheme="minorHAnsi"/>
          <w:b/>
          <w:bCs/>
          <w:sz w:val="20"/>
          <w:szCs w:val="20"/>
        </w:rPr>
        <w:br/>
      </w:r>
      <w:r w:rsidR="00B63C4E" w:rsidRPr="00AC7387">
        <w:rPr>
          <w:rFonts w:asciiTheme="minorHAnsi" w:hAnsiTheme="minorHAnsi"/>
          <w:b/>
          <w:bCs/>
          <w:sz w:val="20"/>
          <w:szCs w:val="20"/>
        </w:rPr>
        <w:t xml:space="preserve">Flow 2: Internal </w:t>
      </w:r>
      <w:r w:rsidR="005A40FD" w:rsidRPr="00AC7387">
        <w:rPr>
          <w:rFonts w:asciiTheme="minorHAnsi" w:hAnsiTheme="minorHAnsi"/>
          <w:b/>
          <w:bCs/>
          <w:sz w:val="20"/>
          <w:szCs w:val="20"/>
        </w:rPr>
        <w:t>t</w:t>
      </w:r>
      <w:r w:rsidR="004E479A" w:rsidRPr="00AC7387">
        <w:rPr>
          <w:rFonts w:asciiTheme="minorHAnsi" w:hAnsiTheme="minorHAnsi"/>
          <w:b/>
          <w:bCs/>
          <w:sz w:val="20"/>
          <w:szCs w:val="20"/>
        </w:rPr>
        <w:t>o APIM</w:t>
      </w:r>
      <w:r w:rsidR="00B63C4E" w:rsidRPr="00AC7387">
        <w:rPr>
          <w:rFonts w:asciiTheme="minorHAnsi" w:hAnsiTheme="minorHAnsi"/>
          <w:b/>
          <w:bCs/>
          <w:sz w:val="20"/>
          <w:szCs w:val="20"/>
        </w:rPr>
        <w:t xml:space="preserve"> </w:t>
      </w:r>
      <w:r w:rsidR="00E75784" w:rsidRPr="00AC7387">
        <w:rPr>
          <w:rFonts w:asciiTheme="minorHAnsi" w:hAnsiTheme="minorHAnsi"/>
          <w:b/>
          <w:bCs/>
          <w:sz w:val="20"/>
          <w:szCs w:val="20"/>
        </w:rPr>
        <w:br/>
      </w:r>
    </w:p>
    <w:p w14:paraId="4D645C0D" w14:textId="1B59C4B5" w:rsidR="00B63C4E" w:rsidRPr="00AC7387" w:rsidRDefault="00ED4E72" w:rsidP="00E75784">
      <w:pPr>
        <w:spacing w:before="80" w:after="60"/>
        <w:rPr>
          <w:rFonts w:asciiTheme="minorHAnsi" w:hAnsiTheme="minorHAnsi"/>
        </w:rPr>
      </w:pPr>
      <w:r w:rsidRPr="00B223AC">
        <w:rPr>
          <w:rFonts w:asciiTheme="minorHAnsi" w:hAnsiTheme="minorHAnsi"/>
        </w:rPr>
        <w:drawing>
          <wp:inline distT="0" distB="0" distL="0" distR="0" wp14:anchorId="66B89777" wp14:editId="6B932C53">
            <wp:extent cx="5509895" cy="644375"/>
            <wp:effectExtent l="0" t="0" r="0" b="3810"/>
            <wp:docPr id="521631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2058" cy="652814"/>
                    </a:xfrm>
                    <a:prstGeom prst="rect">
                      <a:avLst/>
                    </a:prstGeom>
                    <a:noFill/>
                  </pic:spPr>
                </pic:pic>
              </a:graphicData>
            </a:graphic>
          </wp:inline>
        </w:drawing>
      </w:r>
    </w:p>
    <w:p w14:paraId="079750E3" w14:textId="10E50278" w:rsidR="009D38B6" w:rsidRPr="00B223AC" w:rsidRDefault="009D38B6" w:rsidP="009D38B6">
      <w:pPr>
        <w:spacing w:after="140"/>
        <w:rPr>
          <w:rFonts w:asciiTheme="minorHAnsi" w:hAnsiTheme="minorHAnsi"/>
          <w:sz w:val="20"/>
          <w:szCs w:val="20"/>
        </w:rPr>
      </w:pPr>
      <w:r w:rsidRPr="00B223AC">
        <w:rPr>
          <w:rFonts w:asciiTheme="minorHAnsi" w:hAnsiTheme="minorHAnsi"/>
          <w:sz w:val="20"/>
          <w:szCs w:val="20"/>
        </w:rPr>
        <w:t>An internal Chaucer system, or an on-premises system connected through ExpressRoute or VPN, calls an internal API through APIM. Requests reach the gateway through private network connectivity, where authentication, authori</w:t>
      </w:r>
      <w:r w:rsidR="009D4BE7" w:rsidRPr="00B223AC">
        <w:rPr>
          <w:rFonts w:asciiTheme="minorHAnsi" w:hAnsiTheme="minorHAnsi"/>
          <w:sz w:val="20"/>
          <w:szCs w:val="20"/>
        </w:rPr>
        <w:t>z</w:t>
      </w:r>
      <w:r w:rsidRPr="00B223AC">
        <w:rPr>
          <w:rFonts w:asciiTheme="minorHAnsi" w:hAnsiTheme="minorHAnsi"/>
          <w:sz w:val="20"/>
          <w:szCs w:val="20"/>
        </w:rPr>
        <w:t>ation and policy controls are applied before routing to the target backend service.</w:t>
      </w:r>
    </w:p>
    <w:p w14:paraId="5306B907" w14:textId="225B5C29" w:rsidR="009D38B6" w:rsidRPr="00AC7387" w:rsidRDefault="009D38B6" w:rsidP="009D38B6">
      <w:pPr>
        <w:spacing w:after="140"/>
        <w:rPr>
          <w:rFonts w:asciiTheme="minorHAnsi" w:hAnsiTheme="minorHAnsi"/>
          <w:sz w:val="20"/>
          <w:szCs w:val="20"/>
        </w:rPr>
      </w:pPr>
      <w:r w:rsidRPr="00AC7387">
        <w:rPr>
          <w:rFonts w:asciiTheme="minorHAnsi" w:hAnsiTheme="minorHAnsi"/>
          <w:sz w:val="20"/>
          <w:szCs w:val="20"/>
        </w:rPr>
        <w:t xml:space="preserve">Traffic from internal consumers to the APIM gateway remains on the private network </w:t>
      </w:r>
      <w:r w:rsidR="00023C26" w:rsidRPr="00AC7387">
        <w:rPr>
          <w:rFonts w:asciiTheme="minorHAnsi" w:hAnsiTheme="minorHAnsi"/>
          <w:sz w:val="20"/>
          <w:szCs w:val="20"/>
        </w:rPr>
        <w:t>and is routed through the central Palo Alto firewall in accordance with the networking model.</w:t>
      </w:r>
      <w:r w:rsidRPr="00AC7387">
        <w:rPr>
          <w:rFonts w:asciiTheme="minorHAnsi" w:hAnsiTheme="minorHAnsi"/>
          <w:sz w:val="20"/>
          <w:szCs w:val="20"/>
        </w:rPr>
        <w:t xml:space="preserve"> Internal consumers never bypass APIM; every request is authenticated through Microsoft Entra ID and evaluated against platform policies in line with the Zero Trust security model.</w:t>
      </w:r>
    </w:p>
    <w:p w14:paraId="3034F20C" w14:textId="77777777" w:rsidR="000644FB" w:rsidRPr="00AC7387" w:rsidRDefault="000644FB" w:rsidP="0027599B">
      <w:pPr>
        <w:spacing w:after="140"/>
        <w:rPr>
          <w:rFonts w:asciiTheme="minorHAnsi" w:hAnsiTheme="minorHAnsi"/>
          <w:b/>
          <w:bCs/>
          <w:sz w:val="20"/>
          <w:szCs w:val="20"/>
        </w:rPr>
      </w:pPr>
    </w:p>
    <w:p w14:paraId="651C1739" w14:textId="4B1D4716" w:rsidR="00B63C4E" w:rsidRPr="00AC7387" w:rsidRDefault="00B63C4E" w:rsidP="0027599B">
      <w:pPr>
        <w:spacing w:after="140"/>
        <w:rPr>
          <w:rFonts w:asciiTheme="minorHAnsi" w:hAnsiTheme="minorHAnsi"/>
          <w:b/>
          <w:bCs/>
          <w:sz w:val="20"/>
          <w:szCs w:val="20"/>
        </w:rPr>
      </w:pPr>
      <w:r w:rsidRPr="00AC7387">
        <w:rPr>
          <w:rFonts w:asciiTheme="minorHAnsi" w:hAnsiTheme="minorHAnsi"/>
          <w:b/>
          <w:bCs/>
          <w:sz w:val="20"/>
          <w:szCs w:val="20"/>
        </w:rPr>
        <w:t xml:space="preserve">Flow 3: </w:t>
      </w:r>
      <w:r w:rsidR="0047635D" w:rsidRPr="00AC7387">
        <w:rPr>
          <w:rFonts w:asciiTheme="minorHAnsi" w:hAnsiTheme="minorHAnsi"/>
          <w:b/>
          <w:bCs/>
          <w:sz w:val="20"/>
          <w:szCs w:val="20"/>
        </w:rPr>
        <w:t xml:space="preserve">APIM to </w:t>
      </w:r>
      <w:r w:rsidR="00672139" w:rsidRPr="00AC7387">
        <w:rPr>
          <w:rFonts w:asciiTheme="minorHAnsi" w:hAnsiTheme="minorHAnsi"/>
          <w:b/>
          <w:bCs/>
          <w:sz w:val="20"/>
          <w:szCs w:val="20"/>
        </w:rPr>
        <w:t>External</w:t>
      </w:r>
    </w:p>
    <w:p w14:paraId="2C476702" w14:textId="77777777" w:rsidR="0027599B" w:rsidRPr="00AC7387" w:rsidRDefault="0027599B" w:rsidP="0027599B">
      <w:pPr>
        <w:spacing w:after="140"/>
        <w:rPr>
          <w:rFonts w:asciiTheme="minorHAnsi" w:hAnsiTheme="minorHAnsi"/>
          <w:b/>
          <w:bCs/>
          <w:sz w:val="20"/>
          <w:szCs w:val="20"/>
        </w:rPr>
      </w:pPr>
    </w:p>
    <w:p w14:paraId="33555FA1" w14:textId="70D80D6F" w:rsidR="0027599B" w:rsidRPr="00AC7387" w:rsidRDefault="0027599B" w:rsidP="0027599B">
      <w:pPr>
        <w:spacing w:after="140"/>
        <w:rPr>
          <w:rFonts w:asciiTheme="minorHAnsi" w:hAnsiTheme="minorHAnsi"/>
          <w:b/>
          <w:bCs/>
          <w:sz w:val="20"/>
          <w:szCs w:val="20"/>
        </w:rPr>
      </w:pPr>
      <w:r w:rsidRPr="00B223AC">
        <w:rPr>
          <w:rFonts w:asciiTheme="minorHAnsi" w:hAnsiTheme="minorHAnsi"/>
          <w:b/>
          <w:sz w:val="20"/>
          <w:szCs w:val="20"/>
        </w:rPr>
        <w:drawing>
          <wp:inline distT="0" distB="0" distL="0" distR="0" wp14:anchorId="29929F6A" wp14:editId="3BDEA102">
            <wp:extent cx="5598795" cy="646196"/>
            <wp:effectExtent l="0" t="0" r="0" b="1905"/>
            <wp:docPr id="1526619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36412" cy="650538"/>
                    </a:xfrm>
                    <a:prstGeom prst="rect">
                      <a:avLst/>
                    </a:prstGeom>
                    <a:noFill/>
                  </pic:spPr>
                </pic:pic>
              </a:graphicData>
            </a:graphic>
          </wp:inline>
        </w:drawing>
      </w:r>
    </w:p>
    <w:p w14:paraId="14C6548C" w14:textId="0890F546" w:rsidR="008673AA" w:rsidRPr="00B223AC" w:rsidRDefault="009D38B6" w:rsidP="009D38B6">
      <w:pPr>
        <w:spacing w:after="140"/>
        <w:rPr>
          <w:rFonts w:asciiTheme="minorHAnsi" w:hAnsiTheme="minorHAnsi"/>
          <w:sz w:val="20"/>
          <w:szCs w:val="20"/>
        </w:rPr>
      </w:pPr>
      <w:r w:rsidRPr="00B223AC">
        <w:rPr>
          <w:rFonts w:asciiTheme="minorHAnsi" w:hAnsiTheme="minorHAnsi"/>
          <w:sz w:val="20"/>
          <w:szCs w:val="20"/>
        </w:rPr>
        <w:t>When APIM or a backend service calls an external SaaS provider or internet-facing endpoint, traffic is routed through the central egress path for inspection and control.</w:t>
      </w:r>
    </w:p>
    <w:p w14:paraId="5755EE46" w14:textId="77777777" w:rsidR="009D38B6" w:rsidRPr="00AC7387" w:rsidRDefault="009D38B6" w:rsidP="00B52B74">
      <w:pPr>
        <w:numPr>
          <w:ilvl w:val="0"/>
          <w:numId w:val="15"/>
        </w:numPr>
        <w:spacing w:after="140"/>
        <w:rPr>
          <w:rFonts w:asciiTheme="minorHAnsi" w:hAnsiTheme="minorHAnsi"/>
          <w:sz w:val="20"/>
          <w:szCs w:val="20"/>
        </w:rPr>
      </w:pPr>
      <w:r w:rsidRPr="00AC7387">
        <w:rPr>
          <w:rFonts w:asciiTheme="minorHAnsi" w:hAnsiTheme="minorHAnsi"/>
          <w:b/>
          <w:bCs/>
          <w:sz w:val="20"/>
          <w:szCs w:val="20"/>
        </w:rPr>
        <w:t>Routing Intent</w:t>
      </w:r>
      <w:r w:rsidRPr="00AC7387">
        <w:rPr>
          <w:rFonts w:asciiTheme="minorHAnsi" w:hAnsiTheme="minorHAnsi"/>
          <w:sz w:val="20"/>
          <w:szCs w:val="20"/>
        </w:rPr>
        <w:t xml:space="preserve"> directs outbound traffic through the central Palo Alto firewall.</w:t>
      </w:r>
    </w:p>
    <w:p w14:paraId="16A2E3D3" w14:textId="77777777" w:rsidR="009D38B6" w:rsidRPr="00AC7387" w:rsidRDefault="009D38B6" w:rsidP="00B52B74">
      <w:pPr>
        <w:numPr>
          <w:ilvl w:val="0"/>
          <w:numId w:val="15"/>
        </w:numPr>
        <w:spacing w:after="140"/>
        <w:rPr>
          <w:rFonts w:asciiTheme="minorHAnsi" w:hAnsiTheme="minorHAnsi"/>
          <w:sz w:val="20"/>
          <w:szCs w:val="20"/>
        </w:rPr>
      </w:pPr>
      <w:r w:rsidRPr="00AC7387">
        <w:rPr>
          <w:rFonts w:asciiTheme="minorHAnsi" w:hAnsiTheme="minorHAnsi"/>
          <w:b/>
          <w:bCs/>
          <w:sz w:val="20"/>
          <w:szCs w:val="20"/>
        </w:rPr>
        <w:t>Palo Alto</w:t>
      </w:r>
      <w:r w:rsidRPr="00AC7387">
        <w:rPr>
          <w:rFonts w:asciiTheme="minorHAnsi" w:hAnsiTheme="minorHAnsi"/>
          <w:sz w:val="20"/>
          <w:szCs w:val="20"/>
        </w:rPr>
        <w:t xml:space="preserve"> applies outbound security controls, URL filtering, threat prevention and logging.</w:t>
      </w:r>
    </w:p>
    <w:p w14:paraId="71733C62" w14:textId="0EBA2873" w:rsidR="00672139" w:rsidRPr="00AC7387" w:rsidRDefault="009D38B6" w:rsidP="00B52B74">
      <w:pPr>
        <w:numPr>
          <w:ilvl w:val="0"/>
          <w:numId w:val="15"/>
        </w:numPr>
        <w:spacing w:after="140"/>
        <w:rPr>
          <w:rFonts w:asciiTheme="minorHAnsi" w:hAnsiTheme="minorHAnsi"/>
          <w:b/>
          <w:bCs/>
          <w:sz w:val="20"/>
          <w:szCs w:val="20"/>
        </w:rPr>
      </w:pPr>
      <w:r w:rsidRPr="00AC7387">
        <w:rPr>
          <w:rFonts w:asciiTheme="minorHAnsi" w:hAnsiTheme="minorHAnsi"/>
          <w:b/>
          <w:bCs/>
          <w:sz w:val="20"/>
          <w:szCs w:val="20"/>
        </w:rPr>
        <w:t>Credential Management:</w:t>
      </w:r>
      <w:r w:rsidRPr="00AC7387">
        <w:rPr>
          <w:rFonts w:asciiTheme="minorHAnsi" w:hAnsiTheme="minorHAnsi"/>
          <w:sz w:val="20"/>
          <w:szCs w:val="20"/>
        </w:rPr>
        <w:t xml:space="preserve"> Secrets and credentials are retrieved from Azure Key Vault and are not stored within firewall configurations.</w:t>
      </w:r>
      <w:r w:rsidR="0027599B" w:rsidRPr="00AC7387">
        <w:rPr>
          <w:rFonts w:asciiTheme="minorHAnsi" w:hAnsiTheme="minorHAnsi"/>
          <w:sz w:val="20"/>
          <w:szCs w:val="20"/>
        </w:rPr>
        <w:br/>
      </w:r>
    </w:p>
    <w:p w14:paraId="538D0A4D" w14:textId="4016522A" w:rsidR="00672139" w:rsidRPr="00AC7387" w:rsidRDefault="00B63C4E" w:rsidP="00672139">
      <w:pPr>
        <w:spacing w:after="140"/>
        <w:rPr>
          <w:rFonts w:asciiTheme="minorHAnsi" w:hAnsiTheme="minorHAnsi"/>
          <w:b/>
          <w:bCs/>
          <w:sz w:val="20"/>
          <w:szCs w:val="20"/>
        </w:rPr>
      </w:pPr>
      <w:r w:rsidRPr="00AC7387">
        <w:rPr>
          <w:rFonts w:asciiTheme="minorHAnsi" w:hAnsiTheme="minorHAnsi"/>
          <w:b/>
          <w:bCs/>
          <w:sz w:val="20"/>
          <w:szCs w:val="20"/>
        </w:rPr>
        <w:t xml:space="preserve">Flow 4: </w:t>
      </w:r>
      <w:r w:rsidR="0047635D" w:rsidRPr="00AC7387">
        <w:rPr>
          <w:rFonts w:asciiTheme="minorHAnsi" w:hAnsiTheme="minorHAnsi"/>
          <w:b/>
          <w:bCs/>
          <w:sz w:val="20"/>
          <w:szCs w:val="20"/>
        </w:rPr>
        <w:t xml:space="preserve">APIM to </w:t>
      </w:r>
      <w:r w:rsidR="00672139" w:rsidRPr="00AC7387">
        <w:rPr>
          <w:rFonts w:asciiTheme="minorHAnsi" w:hAnsiTheme="minorHAnsi"/>
          <w:b/>
          <w:bCs/>
          <w:sz w:val="20"/>
          <w:szCs w:val="20"/>
        </w:rPr>
        <w:t>Internal</w:t>
      </w:r>
    </w:p>
    <w:p w14:paraId="603586AE" w14:textId="77777777" w:rsidR="008673AA" w:rsidRPr="00AC7387" w:rsidRDefault="008673AA" w:rsidP="00672139">
      <w:pPr>
        <w:spacing w:after="140"/>
        <w:rPr>
          <w:rFonts w:asciiTheme="minorHAnsi" w:hAnsiTheme="minorHAnsi"/>
        </w:rPr>
      </w:pPr>
    </w:p>
    <w:p w14:paraId="71FF1EAB" w14:textId="4680E531" w:rsidR="00C441A1" w:rsidRPr="00AC7387" w:rsidRDefault="00C441A1" w:rsidP="00672139">
      <w:pPr>
        <w:spacing w:after="140"/>
        <w:rPr>
          <w:rFonts w:asciiTheme="minorHAnsi" w:hAnsiTheme="minorHAnsi"/>
        </w:rPr>
      </w:pPr>
      <w:r w:rsidRPr="00B223AC">
        <w:rPr>
          <w:rFonts w:asciiTheme="minorHAnsi" w:hAnsiTheme="minorHAnsi"/>
        </w:rPr>
        <w:drawing>
          <wp:inline distT="0" distB="0" distL="0" distR="0" wp14:anchorId="3CE7F19A" wp14:editId="5768173D">
            <wp:extent cx="5547995" cy="656904"/>
            <wp:effectExtent l="0" t="0" r="0" b="0"/>
            <wp:docPr id="2026384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7506" cy="663950"/>
                    </a:xfrm>
                    <a:prstGeom prst="rect">
                      <a:avLst/>
                    </a:prstGeom>
                    <a:noFill/>
                  </pic:spPr>
                </pic:pic>
              </a:graphicData>
            </a:graphic>
          </wp:inline>
        </w:drawing>
      </w:r>
    </w:p>
    <w:p w14:paraId="3C411C06" w14:textId="7B5A87A8" w:rsidR="0029611A" w:rsidRPr="00AC7387" w:rsidRDefault="0029611A" w:rsidP="0029611A">
      <w:pPr>
        <w:spacing w:after="140"/>
        <w:rPr>
          <w:rFonts w:asciiTheme="minorHAnsi" w:hAnsiTheme="minorHAnsi"/>
          <w:sz w:val="20"/>
          <w:szCs w:val="20"/>
        </w:rPr>
      </w:pPr>
      <w:r w:rsidRPr="00AC7387">
        <w:rPr>
          <w:rFonts w:asciiTheme="minorHAnsi" w:hAnsiTheme="minorHAnsi"/>
          <w:sz w:val="20"/>
          <w:szCs w:val="20"/>
        </w:rPr>
        <w:t>Calls from APIM to internal backends, including Azure Functions, integration services and PaaS services accessed through Private Endpoints, remain on the private network. East-west traffic is routed through the central Palo Alto firewall using Azure Routing Intent before reaching the destination service. This ensures internal platform traffic is subject to consistent inspection, policy enforcement and monitoring.</w:t>
      </w:r>
    </w:p>
    <w:p w14:paraId="20DBF4BD" w14:textId="77777777"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21" w:name="_Security_and_Identity"/>
      <w:bookmarkStart w:id="122" w:name="_Toc242719991"/>
      <w:bookmarkEnd w:id="121"/>
      <w:r w:rsidRPr="00AC7387">
        <w:rPr>
          <w:rFonts w:asciiTheme="minorHAnsi" w:eastAsiaTheme="minorHAnsi" w:hAnsiTheme="minorHAnsi" w:cstheme="minorBidi"/>
          <w:b w:val="0"/>
          <w:bCs w:val="0"/>
          <w:color w:val="000000" w:themeColor="text1" w:themeShade="80"/>
          <w:szCs w:val="20"/>
          <w:lang w:eastAsia="en-US"/>
        </w:rPr>
        <w:t>Security and Identity Architecture</w:t>
      </w:r>
      <w:bookmarkEnd w:id="122"/>
    </w:p>
    <w:p w14:paraId="3148C2F0" w14:textId="58D6AB1B"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23" w:name="_Security_Model"/>
      <w:bookmarkStart w:id="124" w:name="_Toc242719992"/>
      <w:bookmarkEnd w:id="123"/>
      <w:r w:rsidRPr="00AC7387">
        <w:rPr>
          <w:rFonts w:asciiTheme="minorHAnsi" w:eastAsia="Times New Roman" w:hAnsiTheme="minorHAnsi" w:cs="Times New Roman"/>
          <w:b w:val="0"/>
          <w:color w:val="132040" w:themeColor="accent1" w:themeShade="BF"/>
          <w:sz w:val="24"/>
          <w:szCs w:val="26"/>
          <w:lang w:eastAsia="en-US"/>
        </w:rPr>
        <w:t>Security Model</w:t>
      </w:r>
      <w:bookmarkEnd w:id="124"/>
    </w:p>
    <w:p w14:paraId="4F6B4794" w14:textId="7A010283" w:rsidR="00F550E5" w:rsidRPr="00B223AC" w:rsidRDefault="00F550E5" w:rsidP="00F550E5">
      <w:pPr>
        <w:spacing w:after="140"/>
        <w:rPr>
          <w:rFonts w:asciiTheme="minorHAnsi" w:hAnsiTheme="minorHAnsi"/>
          <w:sz w:val="20"/>
          <w:szCs w:val="20"/>
        </w:rPr>
      </w:pPr>
      <w:r w:rsidRPr="00B223AC">
        <w:rPr>
          <w:rFonts w:asciiTheme="minorHAnsi" w:hAnsiTheme="minorHAnsi"/>
          <w:sz w:val="20"/>
          <w:szCs w:val="20"/>
        </w:rPr>
        <w:t xml:space="preserve">Security is the foundational principle of </w:t>
      </w:r>
      <w:r w:rsidR="00572F5B" w:rsidRPr="00B223AC">
        <w:rPr>
          <w:rFonts w:asciiTheme="minorHAnsi" w:hAnsiTheme="minorHAnsi"/>
          <w:sz w:val="20"/>
          <w:szCs w:val="20"/>
        </w:rPr>
        <w:t>the platform</w:t>
      </w:r>
      <w:r w:rsidRPr="00B223AC">
        <w:rPr>
          <w:rFonts w:asciiTheme="minorHAnsi" w:hAnsiTheme="minorHAnsi"/>
          <w:sz w:val="20"/>
          <w:szCs w:val="20"/>
        </w:rPr>
        <w:t xml:space="preserve"> architecture. </w:t>
      </w:r>
      <w:r w:rsidR="00B04DBB" w:rsidRPr="00B223AC">
        <w:rPr>
          <w:rFonts w:asciiTheme="minorHAnsi" w:hAnsiTheme="minorHAnsi"/>
          <w:sz w:val="20"/>
          <w:szCs w:val="20"/>
        </w:rPr>
        <w:t>Access is validated at every hop and never assumed based on network location or prior perimeter controls. Internal and external requests are subject to the same authentication and authorization requirements.</w:t>
      </w:r>
    </w:p>
    <w:p w14:paraId="759370FF" w14:textId="487C408B" w:rsidR="00F550E5" w:rsidRPr="00AC7387" w:rsidRDefault="006842BA" w:rsidP="001E4D8D">
      <w:pPr>
        <w:spacing w:after="140"/>
        <w:rPr>
          <w:rFonts w:asciiTheme="minorHAnsi" w:hAnsiTheme="minorHAnsi"/>
          <w:sz w:val="20"/>
          <w:szCs w:val="20"/>
        </w:rPr>
      </w:pPr>
      <w:r w:rsidRPr="00AC7387">
        <w:rPr>
          <w:rFonts w:asciiTheme="minorHAnsi" w:hAnsiTheme="minorHAnsi"/>
          <w:sz w:val="20"/>
          <w:szCs w:val="20"/>
        </w:rPr>
        <w:t xml:space="preserve">No individual security control is relied upon in isolation. </w:t>
      </w:r>
      <w:r w:rsidR="00F550E5" w:rsidRPr="00B223AC">
        <w:rPr>
          <w:rFonts w:asciiTheme="minorHAnsi" w:hAnsiTheme="minorHAnsi"/>
          <w:sz w:val="20"/>
          <w:szCs w:val="20"/>
        </w:rPr>
        <w:t>Each request passes through a mandatory, ordered sequence of defence-in-depth controls before reaching downstream targets</w:t>
      </w:r>
      <w:r w:rsidR="001E4D8D" w:rsidRPr="00B223AC">
        <w:rPr>
          <w:rFonts w:asciiTheme="minorHAnsi" w:hAnsiTheme="minorHAnsi"/>
          <w:sz w:val="20"/>
          <w:szCs w:val="20"/>
        </w:rPr>
        <w:t>.</w:t>
      </w:r>
    </w:p>
    <w:p w14:paraId="3462CB1E" w14:textId="1387566C" w:rsidR="00F550E5" w:rsidRPr="00AC7387" w:rsidRDefault="00F550E5" w:rsidP="00F550E5">
      <w:pPr>
        <w:rPr>
          <w:rFonts w:asciiTheme="minorHAnsi" w:hAnsiTheme="minorHAnsi"/>
          <w:b/>
          <w:bCs/>
          <w:sz w:val="20"/>
          <w:szCs w:val="20"/>
        </w:rPr>
      </w:pPr>
      <w:r w:rsidRPr="00AC7387">
        <w:rPr>
          <w:rFonts w:asciiTheme="minorHAnsi" w:hAnsiTheme="minorHAnsi"/>
          <w:b/>
          <w:bCs/>
          <w:sz w:val="20"/>
          <w:szCs w:val="20"/>
        </w:rPr>
        <w:t xml:space="preserve">Security architecture: </w:t>
      </w:r>
      <w:r w:rsidR="0001797C" w:rsidRPr="00AC7387">
        <w:rPr>
          <w:rFonts w:asciiTheme="minorHAnsi" w:hAnsiTheme="minorHAnsi"/>
          <w:b/>
          <w:bCs/>
          <w:sz w:val="20"/>
          <w:szCs w:val="20"/>
        </w:rPr>
        <w:t xml:space="preserve">Gateway </w:t>
      </w:r>
      <w:r w:rsidR="00915DF6" w:rsidRPr="00AC7387">
        <w:rPr>
          <w:rFonts w:asciiTheme="minorHAnsi" w:hAnsiTheme="minorHAnsi"/>
          <w:b/>
          <w:bCs/>
          <w:sz w:val="20"/>
          <w:szCs w:val="20"/>
        </w:rPr>
        <w:t>Ingress D</w:t>
      </w:r>
      <w:r w:rsidRPr="00AC7387">
        <w:rPr>
          <w:rFonts w:asciiTheme="minorHAnsi" w:hAnsiTheme="minorHAnsi"/>
          <w:b/>
          <w:bCs/>
          <w:sz w:val="20"/>
          <w:szCs w:val="20"/>
        </w:rPr>
        <w:t xml:space="preserve">efence in </w:t>
      </w:r>
      <w:r w:rsidR="00915DF6" w:rsidRPr="00AC7387">
        <w:rPr>
          <w:rFonts w:asciiTheme="minorHAnsi" w:hAnsiTheme="minorHAnsi"/>
          <w:b/>
          <w:bCs/>
          <w:sz w:val="20"/>
          <w:szCs w:val="20"/>
        </w:rPr>
        <w:t>D</w:t>
      </w:r>
      <w:r w:rsidRPr="00AC7387">
        <w:rPr>
          <w:rFonts w:asciiTheme="minorHAnsi" w:hAnsiTheme="minorHAnsi"/>
          <w:b/>
          <w:bCs/>
          <w:sz w:val="20"/>
          <w:szCs w:val="20"/>
        </w:rPr>
        <w:t>epth</w:t>
      </w:r>
    </w:p>
    <w:p w14:paraId="14A86B01" w14:textId="77777777" w:rsidR="00BC1A52" w:rsidRPr="00AC7387" w:rsidRDefault="00BC1A52" w:rsidP="00F550E5">
      <w:pPr>
        <w:rPr>
          <w:rFonts w:asciiTheme="minorHAnsi" w:hAnsiTheme="minorHAnsi"/>
          <w:b/>
          <w:bCs/>
          <w:sz w:val="20"/>
          <w:szCs w:val="20"/>
        </w:rPr>
      </w:pPr>
    </w:p>
    <w:p w14:paraId="4D1707B4" w14:textId="31A5139B"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The</w:t>
      </w:r>
      <w:r w:rsidR="00C87D92" w:rsidRPr="00AC7387">
        <w:rPr>
          <w:rFonts w:asciiTheme="minorHAnsi" w:hAnsiTheme="minorHAnsi"/>
          <w:sz w:val="20"/>
          <w:szCs w:val="20"/>
        </w:rPr>
        <w:t xml:space="preserve"> diagram below illustrates the defence-in-depth model for a private APIM deployment protected by edge security controls. Requests traverse multiple security layers before reaching backend services, with each layer providing a distinct security function. Platform security is achieved through the combined operation of all controls rather than reliance on any single mechanism.</w:t>
      </w:r>
    </w:p>
    <w:p w14:paraId="078F5B03" w14:textId="428C4298" w:rsidR="00F550E5" w:rsidRPr="00AC7387" w:rsidRDefault="00650096" w:rsidP="00F550E5">
      <w:pPr>
        <w:spacing w:before="80" w:after="120"/>
        <w:jc w:val="center"/>
        <w:rPr>
          <w:rFonts w:asciiTheme="minorHAnsi" w:hAnsiTheme="minorHAnsi"/>
        </w:rPr>
      </w:pPr>
      <w:r w:rsidRPr="00B223AC">
        <w:rPr>
          <w:rFonts w:asciiTheme="minorHAnsi" w:hAnsiTheme="minorHAnsi"/>
        </w:rPr>
        <w:drawing>
          <wp:inline distT="0" distB="0" distL="0" distR="0" wp14:anchorId="134DEBDF" wp14:editId="225C1DAC">
            <wp:extent cx="5849223" cy="2883876"/>
            <wp:effectExtent l="0" t="0" r="0" b="0"/>
            <wp:docPr id="35081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68465" cy="2893363"/>
                    </a:xfrm>
                    <a:prstGeom prst="rect">
                      <a:avLst/>
                    </a:prstGeom>
                    <a:noFill/>
                    <a:ln>
                      <a:noFill/>
                    </a:ln>
                  </pic:spPr>
                </pic:pic>
              </a:graphicData>
            </a:graphic>
          </wp:inline>
        </w:drawing>
      </w:r>
    </w:p>
    <w:p w14:paraId="0D284EE7" w14:textId="77777777" w:rsidR="00F550E5" w:rsidRPr="00AC7387" w:rsidRDefault="00F550E5" w:rsidP="00F550E5">
      <w:pPr>
        <w:rPr>
          <w:rFonts w:asciiTheme="minorHAnsi" w:hAnsiTheme="minorHAnsi"/>
          <w:b/>
          <w:bCs/>
          <w:sz w:val="20"/>
          <w:szCs w:val="20"/>
        </w:rPr>
      </w:pPr>
    </w:p>
    <w:p w14:paraId="5E67B208" w14:textId="59CF2F7C" w:rsidR="00F550E5" w:rsidRPr="00AC7387" w:rsidRDefault="00F550E5" w:rsidP="00F550E5">
      <w:pPr>
        <w:rPr>
          <w:rFonts w:asciiTheme="minorHAnsi" w:hAnsiTheme="minorHAnsi"/>
          <w:b/>
          <w:bCs/>
          <w:sz w:val="20"/>
          <w:szCs w:val="20"/>
        </w:rPr>
      </w:pPr>
      <w:r w:rsidRPr="00AC7387">
        <w:rPr>
          <w:rFonts w:asciiTheme="minorHAnsi" w:hAnsiTheme="minorHAnsi"/>
          <w:b/>
          <w:bCs/>
          <w:sz w:val="20"/>
          <w:szCs w:val="20"/>
        </w:rPr>
        <w:t xml:space="preserve">Security design principles  </w:t>
      </w:r>
      <w:hyperlink w:anchor="Ref2" w:history="1">
        <w:r w:rsidR="003513D6" w:rsidRPr="00DF5572">
          <w:rPr>
            <w:rStyle w:val="Hyperlink"/>
            <w:rFonts w:asciiTheme="minorHAnsi" w:hAnsiTheme="minorHAnsi"/>
          </w:rPr>
          <w:t>[Re</w:t>
        </w:r>
        <w:bookmarkStart w:id="125" w:name="_Hlt242279866"/>
        <w:r w:rsidR="003513D6" w:rsidRPr="00DF5572">
          <w:rPr>
            <w:rStyle w:val="Hyperlink"/>
            <w:rFonts w:asciiTheme="minorHAnsi" w:hAnsiTheme="minorHAnsi"/>
          </w:rPr>
          <w:t>f</w:t>
        </w:r>
        <w:bookmarkEnd w:id="125"/>
        <w:r w:rsidR="002309A3" w:rsidRPr="00DF5572">
          <w:rPr>
            <w:rStyle w:val="Hyperlink"/>
            <w:rFonts w:asciiTheme="minorHAnsi" w:hAnsiTheme="minorHAnsi"/>
          </w:rPr>
          <w:t xml:space="preserve"> </w:t>
        </w:r>
        <w:r w:rsidR="00396C4B" w:rsidRPr="00DF5572">
          <w:rPr>
            <w:rStyle w:val="Hyperlink"/>
            <w:rFonts w:asciiTheme="minorHAnsi" w:hAnsiTheme="minorHAnsi"/>
          </w:rPr>
          <w:t>2</w:t>
        </w:r>
        <w:r w:rsidR="003513D6" w:rsidRPr="00DF5572">
          <w:rPr>
            <w:rStyle w:val="Hyperlink"/>
            <w:rFonts w:asciiTheme="minorHAnsi" w:hAnsiTheme="minorHAnsi"/>
          </w:rPr>
          <w:t>]</w:t>
        </w:r>
      </w:hyperlink>
      <w:r w:rsidR="00D61733" w:rsidRPr="00DF5572">
        <w:rPr>
          <w:rFonts w:asciiTheme="minorHAnsi" w:hAnsiTheme="minorHAnsi"/>
        </w:rPr>
        <w:t xml:space="preserve"> </w:t>
      </w:r>
      <w:hyperlink w:anchor="Ref3" w:history="1">
        <w:r w:rsidR="002309A3" w:rsidRPr="00DF5572">
          <w:rPr>
            <w:rStyle w:val="Hyperlink"/>
            <w:rFonts w:asciiTheme="minorHAnsi" w:hAnsiTheme="minorHAnsi"/>
          </w:rPr>
          <w:t xml:space="preserve">[Ref </w:t>
        </w:r>
        <w:r w:rsidR="00396C4B" w:rsidRPr="00DF5572">
          <w:rPr>
            <w:rStyle w:val="Hyperlink"/>
            <w:rFonts w:asciiTheme="minorHAnsi" w:hAnsiTheme="minorHAnsi"/>
          </w:rPr>
          <w:t>3</w:t>
        </w:r>
        <w:r w:rsidR="002309A3" w:rsidRPr="00DF5572">
          <w:rPr>
            <w:rStyle w:val="Hyperlink"/>
            <w:rFonts w:asciiTheme="minorHAnsi" w:hAnsiTheme="minorHAnsi"/>
          </w:rPr>
          <w:t>]</w:t>
        </w:r>
      </w:hyperlink>
      <w:r w:rsidR="00774A81" w:rsidRPr="00AC7387">
        <w:rPr>
          <w:rFonts w:asciiTheme="minorHAnsi" w:hAnsiTheme="minorHAnsi"/>
        </w:rPr>
        <w:t xml:space="preserve"> </w:t>
      </w:r>
    </w:p>
    <w:p w14:paraId="4B25CD00" w14:textId="77777777" w:rsidR="00F550E5" w:rsidRPr="00B223AC" w:rsidRDefault="00F550E5" w:rsidP="00F550E5">
      <w:pPr>
        <w:spacing w:after="140"/>
        <w:rPr>
          <w:rFonts w:asciiTheme="minorHAnsi" w:hAnsiTheme="minorHAnsi"/>
          <w:sz w:val="20"/>
          <w:szCs w:val="20"/>
        </w:rPr>
      </w:pPr>
      <w:r w:rsidRPr="00B223AC">
        <w:rPr>
          <w:rFonts w:asciiTheme="minorHAnsi" w:hAnsiTheme="minorHAnsi"/>
          <w:sz w:val="20"/>
          <w:szCs w:val="20"/>
        </w:rPr>
        <w:t>The controls detailed in this section enforce seven foundational security principles across the platform:</w:t>
      </w:r>
    </w:p>
    <w:p w14:paraId="043648A7" w14:textId="1A286C03" w:rsidR="00F550E5" w:rsidRPr="00B223AC" w:rsidRDefault="00F550E5" w:rsidP="00B52B74">
      <w:pPr>
        <w:numPr>
          <w:ilvl w:val="0"/>
          <w:numId w:val="7"/>
        </w:numPr>
        <w:spacing w:after="140"/>
        <w:rPr>
          <w:rFonts w:asciiTheme="minorHAnsi" w:hAnsiTheme="minorHAnsi"/>
          <w:sz w:val="20"/>
          <w:szCs w:val="20"/>
        </w:rPr>
      </w:pPr>
      <w:r w:rsidRPr="00B223AC">
        <w:rPr>
          <w:rFonts w:asciiTheme="minorHAnsi" w:hAnsiTheme="minorHAnsi"/>
          <w:b/>
          <w:sz w:val="20"/>
          <w:szCs w:val="20"/>
        </w:rPr>
        <w:t>Verify Explicitly (Zero-Trust):</w:t>
      </w:r>
      <w:r w:rsidRPr="00B223AC">
        <w:rPr>
          <w:rFonts w:asciiTheme="minorHAnsi" w:hAnsiTheme="minorHAnsi"/>
          <w:sz w:val="20"/>
          <w:szCs w:val="20"/>
        </w:rPr>
        <w:t xml:space="preserve"> </w:t>
      </w:r>
      <w:r w:rsidR="00180945" w:rsidRPr="00B223AC">
        <w:rPr>
          <w:rFonts w:asciiTheme="minorHAnsi" w:hAnsiTheme="minorHAnsi"/>
          <w:sz w:val="20"/>
          <w:szCs w:val="20"/>
        </w:rPr>
        <w:t>Every request is authenticated and authorized regardless of network origin.</w:t>
      </w:r>
    </w:p>
    <w:p w14:paraId="318DE55E" w14:textId="1F8EED22" w:rsidR="00F550E5" w:rsidRPr="00B223AC" w:rsidRDefault="00F550E5" w:rsidP="00B52B74">
      <w:pPr>
        <w:numPr>
          <w:ilvl w:val="0"/>
          <w:numId w:val="7"/>
        </w:numPr>
        <w:spacing w:after="140"/>
        <w:rPr>
          <w:rFonts w:asciiTheme="minorHAnsi" w:hAnsiTheme="minorHAnsi"/>
          <w:sz w:val="20"/>
          <w:szCs w:val="20"/>
        </w:rPr>
      </w:pPr>
      <w:r w:rsidRPr="00B223AC">
        <w:rPr>
          <w:rFonts w:asciiTheme="minorHAnsi" w:hAnsiTheme="minorHAnsi"/>
          <w:b/>
          <w:sz w:val="20"/>
          <w:szCs w:val="20"/>
        </w:rPr>
        <w:t>Defence-in-Depth:</w:t>
      </w:r>
      <w:r w:rsidRPr="00B223AC">
        <w:rPr>
          <w:rFonts w:asciiTheme="minorHAnsi" w:hAnsiTheme="minorHAnsi"/>
          <w:sz w:val="20"/>
          <w:szCs w:val="20"/>
        </w:rPr>
        <w:t xml:space="preserve"> </w:t>
      </w:r>
      <w:r w:rsidR="00AA7D46" w:rsidRPr="00B223AC">
        <w:rPr>
          <w:rFonts w:asciiTheme="minorHAnsi" w:hAnsiTheme="minorHAnsi"/>
          <w:sz w:val="20"/>
          <w:szCs w:val="20"/>
        </w:rPr>
        <w:t>Security is provided through multiple complementary controls including WAF, gateway policies, identity validation and network isolation.</w:t>
      </w:r>
      <w:r w:rsidRPr="00B223AC">
        <w:rPr>
          <w:rFonts w:asciiTheme="minorHAnsi" w:hAnsiTheme="minorHAnsi"/>
          <w:sz w:val="20"/>
          <w:szCs w:val="20"/>
        </w:rPr>
        <w:t xml:space="preserve"> </w:t>
      </w:r>
    </w:p>
    <w:p w14:paraId="2BA5118E" w14:textId="77777777" w:rsidR="00F550E5" w:rsidRPr="00B223AC" w:rsidRDefault="00F550E5" w:rsidP="00B52B74">
      <w:pPr>
        <w:numPr>
          <w:ilvl w:val="0"/>
          <w:numId w:val="7"/>
        </w:numPr>
        <w:spacing w:after="140"/>
        <w:rPr>
          <w:rFonts w:asciiTheme="minorHAnsi" w:hAnsiTheme="minorHAnsi"/>
          <w:sz w:val="20"/>
          <w:szCs w:val="20"/>
        </w:rPr>
      </w:pPr>
      <w:r w:rsidRPr="00B223AC">
        <w:rPr>
          <w:rFonts w:asciiTheme="minorHAnsi" w:hAnsiTheme="minorHAnsi"/>
          <w:b/>
          <w:sz w:val="20"/>
          <w:szCs w:val="20"/>
        </w:rPr>
        <w:t>Least Privilege:</w:t>
      </w:r>
      <w:r w:rsidRPr="00B223AC">
        <w:rPr>
          <w:rFonts w:asciiTheme="minorHAnsi" w:hAnsiTheme="minorHAnsi"/>
          <w:sz w:val="20"/>
          <w:szCs w:val="20"/>
        </w:rPr>
        <w:t xml:space="preserve"> Consumers, APIOps deployment pipelines, and administrators are granted the minimum permissions necessary to perform their roles.</w:t>
      </w:r>
    </w:p>
    <w:p w14:paraId="769F3638" w14:textId="1F657221" w:rsidR="00F550E5" w:rsidRPr="00B223AC" w:rsidRDefault="00F550E5" w:rsidP="00B52B74">
      <w:pPr>
        <w:numPr>
          <w:ilvl w:val="0"/>
          <w:numId w:val="7"/>
        </w:numPr>
        <w:spacing w:after="140"/>
        <w:rPr>
          <w:rFonts w:asciiTheme="minorHAnsi" w:hAnsiTheme="minorHAnsi"/>
          <w:sz w:val="20"/>
          <w:szCs w:val="20"/>
        </w:rPr>
      </w:pPr>
      <w:r w:rsidRPr="00B223AC">
        <w:rPr>
          <w:rFonts w:asciiTheme="minorHAnsi" w:hAnsiTheme="minorHAnsi"/>
          <w:b/>
          <w:sz w:val="20"/>
          <w:szCs w:val="20"/>
        </w:rPr>
        <w:t>Secure &amp; Deny by Default:</w:t>
      </w:r>
      <w:r w:rsidRPr="00B223AC">
        <w:rPr>
          <w:rFonts w:asciiTheme="minorHAnsi" w:hAnsiTheme="minorHAnsi"/>
          <w:sz w:val="20"/>
          <w:szCs w:val="20"/>
        </w:rPr>
        <w:t xml:space="preserve"> </w:t>
      </w:r>
      <w:r w:rsidR="00AA7D46" w:rsidRPr="00B223AC">
        <w:rPr>
          <w:rFonts w:asciiTheme="minorHAnsi" w:hAnsiTheme="minorHAnsi"/>
          <w:sz w:val="20"/>
          <w:szCs w:val="20"/>
        </w:rPr>
        <w:t>APIs remain inaccessible until explicitly published, secured and approved.</w:t>
      </w:r>
      <w:r w:rsidRPr="00B223AC">
        <w:rPr>
          <w:rFonts w:asciiTheme="minorHAnsi" w:hAnsiTheme="minorHAnsi"/>
          <w:sz w:val="20"/>
          <w:szCs w:val="20"/>
        </w:rPr>
        <w:t xml:space="preserve"> </w:t>
      </w:r>
    </w:p>
    <w:p w14:paraId="54F0070A" w14:textId="37348A9C" w:rsidR="00F550E5" w:rsidRPr="00B223AC" w:rsidRDefault="00F550E5" w:rsidP="00B52B74">
      <w:pPr>
        <w:numPr>
          <w:ilvl w:val="0"/>
          <w:numId w:val="7"/>
        </w:numPr>
        <w:spacing w:after="140"/>
        <w:rPr>
          <w:rFonts w:asciiTheme="minorHAnsi" w:hAnsiTheme="minorHAnsi"/>
          <w:sz w:val="20"/>
          <w:szCs w:val="20"/>
        </w:rPr>
      </w:pPr>
      <w:r w:rsidRPr="00B223AC">
        <w:rPr>
          <w:rFonts w:asciiTheme="minorHAnsi" w:hAnsiTheme="minorHAnsi"/>
          <w:b/>
          <w:sz w:val="20"/>
          <w:szCs w:val="20"/>
        </w:rPr>
        <w:t>Single Identity Provider:</w:t>
      </w:r>
      <w:r w:rsidRPr="00B223AC">
        <w:rPr>
          <w:rFonts w:asciiTheme="minorHAnsi" w:hAnsiTheme="minorHAnsi"/>
          <w:sz w:val="20"/>
          <w:szCs w:val="20"/>
        </w:rPr>
        <w:t xml:space="preserve"> </w:t>
      </w:r>
      <w:r w:rsidR="00F9167E" w:rsidRPr="00B223AC">
        <w:rPr>
          <w:rFonts w:asciiTheme="minorHAnsi" w:hAnsiTheme="minorHAnsi"/>
          <w:sz w:val="20"/>
          <w:szCs w:val="20"/>
        </w:rPr>
        <w:t>Microsoft Entra ID provides centralized identity and access management for consumers and administrators.</w:t>
      </w:r>
    </w:p>
    <w:p w14:paraId="174AFED9" w14:textId="77777777" w:rsidR="00F550E5" w:rsidRPr="00B223AC" w:rsidRDefault="00F550E5" w:rsidP="00B52B74">
      <w:pPr>
        <w:numPr>
          <w:ilvl w:val="0"/>
          <w:numId w:val="7"/>
        </w:numPr>
        <w:spacing w:after="140"/>
        <w:rPr>
          <w:rFonts w:asciiTheme="minorHAnsi" w:hAnsiTheme="minorHAnsi"/>
          <w:sz w:val="20"/>
          <w:szCs w:val="20"/>
        </w:rPr>
      </w:pPr>
      <w:r w:rsidRPr="00B223AC">
        <w:rPr>
          <w:rFonts w:asciiTheme="minorHAnsi" w:hAnsiTheme="minorHAnsi"/>
          <w:b/>
          <w:sz w:val="20"/>
          <w:szCs w:val="20"/>
        </w:rPr>
        <w:t>Everything as Code (APIOps):</w:t>
      </w:r>
      <w:r w:rsidRPr="00B223AC">
        <w:rPr>
          <w:rFonts w:asciiTheme="minorHAnsi" w:hAnsiTheme="minorHAnsi"/>
          <w:sz w:val="20"/>
          <w:szCs w:val="20"/>
        </w:rPr>
        <w:t xml:space="preserve"> Platform and API security configurations are version-controlled, peer-reviewed, and deployed exclusively via automated pipelines.</w:t>
      </w:r>
    </w:p>
    <w:p w14:paraId="331F9A1B" w14:textId="2214DD3D" w:rsidR="00F550E5" w:rsidRPr="00AC7387" w:rsidRDefault="00F550E5" w:rsidP="00B52B74">
      <w:pPr>
        <w:numPr>
          <w:ilvl w:val="0"/>
          <w:numId w:val="7"/>
        </w:numPr>
        <w:spacing w:after="140"/>
        <w:rPr>
          <w:rFonts w:asciiTheme="minorHAnsi" w:hAnsiTheme="minorHAnsi"/>
          <w:sz w:val="20"/>
          <w:szCs w:val="20"/>
        </w:rPr>
      </w:pPr>
      <w:r w:rsidRPr="00B223AC">
        <w:rPr>
          <w:rFonts w:asciiTheme="minorHAnsi" w:hAnsiTheme="minorHAnsi"/>
          <w:b/>
          <w:sz w:val="20"/>
          <w:szCs w:val="20"/>
        </w:rPr>
        <w:t>Zero Secrets in Code:</w:t>
      </w:r>
      <w:r w:rsidRPr="00B223AC">
        <w:rPr>
          <w:rFonts w:asciiTheme="minorHAnsi" w:hAnsiTheme="minorHAnsi"/>
          <w:sz w:val="20"/>
          <w:szCs w:val="20"/>
        </w:rPr>
        <w:t xml:space="preserve"> </w:t>
      </w:r>
      <w:r w:rsidR="000D6E45" w:rsidRPr="00AC7387">
        <w:rPr>
          <w:rFonts w:asciiTheme="minorHAnsi" w:hAnsiTheme="minorHAnsi"/>
          <w:sz w:val="20"/>
          <w:szCs w:val="20"/>
        </w:rPr>
        <w:t>Secrets, certificates and credentials are stored outside source control and referenced securely through Azure Key Vault.</w:t>
      </w:r>
      <w:r w:rsidR="0093114C" w:rsidRPr="00B223AC">
        <w:rPr>
          <w:rFonts w:asciiTheme="minorHAnsi" w:hAnsiTheme="minorHAnsi"/>
          <w:sz w:val="20"/>
          <w:szCs w:val="20"/>
        </w:rPr>
        <w:br/>
      </w:r>
    </w:p>
    <w:p w14:paraId="4B897F65" w14:textId="77777777" w:rsidR="00F550E5" w:rsidRPr="00AC7387" w:rsidRDefault="00F550E5" w:rsidP="00F550E5">
      <w:pPr>
        <w:rPr>
          <w:rFonts w:asciiTheme="minorHAnsi" w:hAnsiTheme="minorHAnsi"/>
          <w:b/>
          <w:bCs/>
          <w:sz w:val="20"/>
          <w:szCs w:val="20"/>
        </w:rPr>
      </w:pPr>
      <w:r w:rsidRPr="00AC7387">
        <w:rPr>
          <w:rFonts w:asciiTheme="minorHAnsi" w:hAnsiTheme="minorHAnsi"/>
          <w:b/>
          <w:bCs/>
          <w:sz w:val="20"/>
          <w:szCs w:val="20"/>
        </w:rPr>
        <w:t>Threat model: STRIDE and the OWASP API Security Top 10</w:t>
      </w:r>
    </w:p>
    <w:p w14:paraId="74E92A04" w14:textId="77777777" w:rsidR="00F550E5" w:rsidRPr="00B223AC" w:rsidRDefault="00F550E5" w:rsidP="00F550E5">
      <w:pPr>
        <w:spacing w:after="140"/>
        <w:rPr>
          <w:rFonts w:asciiTheme="minorHAnsi" w:hAnsiTheme="minorHAnsi"/>
          <w:sz w:val="20"/>
          <w:szCs w:val="20"/>
        </w:rPr>
      </w:pPr>
      <w:r w:rsidRPr="00B223AC">
        <w:rPr>
          <w:rFonts w:asciiTheme="minorHAnsi" w:hAnsiTheme="minorHAnsi"/>
          <w:sz w:val="20"/>
          <w:szCs w:val="20"/>
        </w:rPr>
        <w:t>To ensure comprehensive coverage, the platform security model is evaluated against two complementary frameworks:</w:t>
      </w:r>
    </w:p>
    <w:p w14:paraId="2FFDE3F9" w14:textId="77777777" w:rsidR="00F550E5" w:rsidRPr="00B223AC" w:rsidRDefault="00F550E5" w:rsidP="00B52B74">
      <w:pPr>
        <w:numPr>
          <w:ilvl w:val="0"/>
          <w:numId w:val="8"/>
        </w:numPr>
        <w:spacing w:after="140"/>
        <w:rPr>
          <w:rFonts w:asciiTheme="minorHAnsi" w:hAnsiTheme="minorHAnsi"/>
          <w:sz w:val="20"/>
          <w:szCs w:val="20"/>
        </w:rPr>
      </w:pPr>
      <w:r w:rsidRPr="00B223AC">
        <w:rPr>
          <w:rFonts w:asciiTheme="minorHAnsi" w:hAnsiTheme="minorHAnsi"/>
          <w:b/>
          <w:sz w:val="20"/>
          <w:szCs w:val="20"/>
        </w:rPr>
        <w:t>STRIDE:</w:t>
      </w:r>
      <w:r w:rsidRPr="00B223AC">
        <w:rPr>
          <w:rFonts w:asciiTheme="minorHAnsi" w:hAnsiTheme="minorHAnsi"/>
          <w:sz w:val="20"/>
          <w:szCs w:val="20"/>
        </w:rPr>
        <w:t xml:space="preserve"> Evaluates platform and infrastructure-level threat vectors (Spoofing, Tampering, Repudiation, Information Disclosure, Denial of Service, Elevation of Privilege).</w:t>
      </w:r>
    </w:p>
    <w:p w14:paraId="3A1F9F80" w14:textId="77777777" w:rsidR="00F550E5" w:rsidRPr="00B223AC" w:rsidRDefault="00F550E5" w:rsidP="00B52B74">
      <w:pPr>
        <w:numPr>
          <w:ilvl w:val="0"/>
          <w:numId w:val="8"/>
        </w:numPr>
        <w:spacing w:after="140"/>
        <w:rPr>
          <w:rFonts w:asciiTheme="minorHAnsi" w:hAnsiTheme="minorHAnsi"/>
          <w:sz w:val="20"/>
          <w:szCs w:val="20"/>
        </w:rPr>
      </w:pPr>
      <w:r w:rsidRPr="00B223AC">
        <w:rPr>
          <w:rFonts w:asciiTheme="minorHAnsi" w:hAnsiTheme="minorHAnsi"/>
          <w:b/>
          <w:sz w:val="20"/>
          <w:szCs w:val="20"/>
        </w:rPr>
        <w:t>OWASP API Security Top 10:</w:t>
      </w:r>
      <w:r w:rsidRPr="00B223AC">
        <w:rPr>
          <w:rFonts w:asciiTheme="minorHAnsi" w:hAnsiTheme="minorHAnsi"/>
          <w:sz w:val="20"/>
          <w:szCs w:val="20"/>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8"/>
        <w:gridCol w:w="2351"/>
        <w:gridCol w:w="4277"/>
      </w:tblGrid>
      <w:tr w:rsidR="00F550E5" w:rsidRPr="00AC7387" w14:paraId="1E7860E4" w14:textId="77777777" w:rsidTr="00203EEB">
        <w:tc>
          <w:tcPr>
            <w:tcW w:w="2592" w:type="dxa"/>
            <w:tcBorders>
              <w:bottom w:val="single" w:sz="12" w:space="0" w:color="1A2B56" w:themeColor="accent1"/>
            </w:tcBorders>
            <w:shd w:val="clear" w:color="auto" w:fill="C1CDEC" w:themeFill="accent1" w:themeFillTint="33"/>
          </w:tcPr>
          <w:p w14:paraId="6A36B562" w14:textId="77777777" w:rsidR="00F550E5" w:rsidRPr="00B223AC" w:rsidRDefault="00F550E5" w:rsidP="00203EEB">
            <w:pPr>
              <w:rPr>
                <w:rFonts w:asciiTheme="minorHAnsi" w:hAnsiTheme="minorHAnsi"/>
                <w:b/>
                <w:kern w:val="0"/>
                <w:sz w:val="20"/>
                <w:szCs w:val="20"/>
                <w14:ligatures w14:val="none"/>
              </w:rPr>
            </w:pPr>
            <w:r w:rsidRPr="00B223AC">
              <w:rPr>
                <w:rFonts w:asciiTheme="minorHAnsi" w:hAnsiTheme="minorHAnsi"/>
                <w:b/>
                <w:kern w:val="0"/>
                <w:sz w:val="20"/>
                <w:szCs w:val="20"/>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4FD9602B" w14:textId="77777777" w:rsidR="00F550E5" w:rsidRPr="00B223AC" w:rsidRDefault="00F550E5" w:rsidP="00203EEB">
            <w:pPr>
              <w:rPr>
                <w:rFonts w:asciiTheme="minorHAnsi" w:hAnsiTheme="minorHAnsi"/>
                <w:b/>
                <w:kern w:val="0"/>
                <w:sz w:val="20"/>
                <w:szCs w:val="20"/>
                <w14:ligatures w14:val="none"/>
              </w:rPr>
            </w:pPr>
            <w:r w:rsidRPr="00B223AC">
              <w:rPr>
                <w:rFonts w:asciiTheme="minorHAnsi" w:hAnsiTheme="minorHAnsi"/>
                <w:b/>
                <w:kern w:val="0"/>
                <w:sz w:val="20"/>
                <w:szCs w:val="20"/>
                <w14:ligatures w14:val="none"/>
              </w:rPr>
              <w:t>Framework Mapping</w:t>
            </w:r>
          </w:p>
        </w:tc>
        <w:tc>
          <w:tcPr>
            <w:tcW w:w="4896" w:type="dxa"/>
            <w:tcBorders>
              <w:bottom w:val="single" w:sz="12" w:space="0" w:color="1A2B56" w:themeColor="accent1"/>
            </w:tcBorders>
            <w:shd w:val="clear" w:color="auto" w:fill="C1CDEC" w:themeFill="accent1" w:themeFillTint="33"/>
          </w:tcPr>
          <w:p w14:paraId="614B3D37" w14:textId="77777777" w:rsidR="00F550E5" w:rsidRPr="00B223AC" w:rsidRDefault="00F550E5" w:rsidP="00203EEB">
            <w:pPr>
              <w:rPr>
                <w:rFonts w:asciiTheme="minorHAnsi" w:hAnsiTheme="minorHAnsi"/>
                <w:b/>
                <w:kern w:val="0"/>
                <w:sz w:val="20"/>
                <w:szCs w:val="20"/>
                <w14:ligatures w14:val="none"/>
              </w:rPr>
            </w:pPr>
            <w:r w:rsidRPr="00B223AC">
              <w:rPr>
                <w:rFonts w:asciiTheme="minorHAnsi" w:hAnsiTheme="minorHAnsi"/>
                <w:b/>
                <w:kern w:val="0"/>
                <w:sz w:val="20"/>
                <w:szCs w:val="20"/>
                <w14:ligatures w14:val="none"/>
              </w:rPr>
              <w:t>Architectural Control &amp; Enforcement Strategy</w:t>
            </w:r>
          </w:p>
        </w:tc>
      </w:tr>
      <w:tr w:rsidR="00F550E5" w:rsidRPr="00AC7387" w14:paraId="2ABDCA13" w14:textId="77777777" w:rsidTr="00203EEB">
        <w:tc>
          <w:tcPr>
            <w:tcW w:w="2592" w:type="dxa"/>
            <w:tcBorders>
              <w:top w:val="single" w:sz="12" w:space="0" w:color="1A2B56" w:themeColor="accent1"/>
              <w:bottom w:val="single" w:sz="12" w:space="0" w:color="1A2B56" w:themeColor="accent1"/>
            </w:tcBorders>
          </w:tcPr>
          <w:p w14:paraId="0B29D29D"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Identity Spoofing &amp; Broken Authentication</w:t>
            </w:r>
          </w:p>
        </w:tc>
        <w:tc>
          <w:tcPr>
            <w:tcW w:w="2592" w:type="dxa"/>
            <w:tcBorders>
              <w:top w:val="single" w:sz="12" w:space="0" w:color="1A2B56" w:themeColor="accent1"/>
            </w:tcBorders>
          </w:tcPr>
          <w:p w14:paraId="5E8184F5"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STRIDE: Spoofing</w:t>
            </w:r>
            <w:r w:rsidRPr="00B223AC">
              <w:rPr>
                <w:rFonts w:asciiTheme="minorHAnsi" w:hAnsiTheme="minorHAnsi"/>
                <w:kern w:val="0"/>
                <w:sz w:val="20"/>
                <w:szCs w:val="20"/>
                <w14:ligatures w14:val="none"/>
              </w:rPr>
              <w:br/>
              <w:t>OWASP: API2:2023</w:t>
            </w:r>
          </w:p>
        </w:tc>
        <w:tc>
          <w:tcPr>
            <w:tcW w:w="4896" w:type="dxa"/>
            <w:tcBorders>
              <w:top w:val="single" w:sz="12" w:space="0" w:color="1A2B56" w:themeColor="accent1"/>
            </w:tcBorders>
          </w:tcPr>
          <w:p w14:paraId="29D6A67D" w14:textId="30C5D38C"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Mandatory Microsoft Entra ID OAuth 2.0 / JWT validation at gateway; strict claim inspection; mTLS and static IP allow-listing for authorized legacy exceptions.</w:t>
            </w:r>
            <w:r w:rsidR="00874E1C" w:rsidRPr="00B223AC">
              <w:rPr>
                <w:rFonts w:asciiTheme="minorHAnsi" w:hAnsiTheme="minorHAnsi"/>
                <w:kern w:val="0"/>
                <w:sz w:val="20"/>
                <w:szCs w:val="20"/>
                <w14:ligatures w14:val="none"/>
              </w:rPr>
              <w:t xml:space="preserve"> See </w:t>
            </w:r>
            <w:hyperlink w:anchor="_Internal_Access" w:history="1">
              <w:r w:rsidR="00874E1C" w:rsidRPr="00B223AC">
                <w:rPr>
                  <w:rStyle w:val="Hyperlink"/>
                  <w:rFonts w:asciiTheme="minorHAnsi" w:hAnsiTheme="minorHAnsi"/>
                  <w:kern w:val="0"/>
                  <w:sz w:val="20"/>
                  <w:szCs w:val="20"/>
                  <w14:ligatures w14:val="none"/>
                </w:rPr>
                <w:t>section</w:t>
              </w:r>
              <w:r w:rsidR="00C71606" w:rsidRPr="00B223AC">
                <w:rPr>
                  <w:rStyle w:val="Hyperlink"/>
                  <w:rFonts w:asciiTheme="minorHAnsi" w:hAnsiTheme="minorHAnsi"/>
                  <w:kern w:val="0"/>
                  <w:sz w:val="20"/>
                  <w:szCs w:val="20"/>
                  <w14:ligatures w14:val="none"/>
                </w:rPr>
                <w:t>6</w:t>
              </w:r>
            </w:hyperlink>
            <w:r w:rsidR="0020613F" w:rsidRPr="00B223AC">
              <w:rPr>
                <w:rFonts w:asciiTheme="minorHAnsi" w:hAnsiTheme="minorHAnsi"/>
                <w:kern w:val="0"/>
                <w:sz w:val="20"/>
                <w:szCs w:val="20"/>
                <w14:ligatures w14:val="none"/>
              </w:rPr>
              <w:t xml:space="preserve"> and </w:t>
            </w:r>
            <w:hyperlink w:anchor="_Mandatory_Policy_Capabilities" w:history="1">
              <w:r w:rsidR="0020613F" w:rsidRPr="00B223AC">
                <w:rPr>
                  <w:rStyle w:val="Hyperlink"/>
                  <w:rFonts w:asciiTheme="minorHAnsi" w:hAnsiTheme="minorHAnsi"/>
                  <w:kern w:val="0"/>
                  <w:sz w:val="20"/>
                  <w:szCs w:val="20"/>
                  <w14:ligatures w14:val="none"/>
                </w:rPr>
                <w:t>section</w:t>
              </w:r>
              <w:r w:rsidR="003D5DC5" w:rsidRPr="00B223AC">
                <w:rPr>
                  <w:rStyle w:val="Hyperlink"/>
                  <w:rFonts w:asciiTheme="minorHAnsi" w:hAnsiTheme="minorHAnsi"/>
                  <w:kern w:val="0"/>
                  <w:sz w:val="20"/>
                  <w:szCs w:val="20"/>
                  <w14:ligatures w14:val="none"/>
                </w:rPr>
                <w:t>10.</w:t>
              </w:r>
              <w:r w:rsidR="006A72D1" w:rsidRPr="00B223AC">
                <w:rPr>
                  <w:rStyle w:val="Hyperlink"/>
                  <w:rFonts w:asciiTheme="minorHAnsi" w:hAnsiTheme="minorHAnsi"/>
                  <w:kern w:val="0"/>
                  <w:sz w:val="20"/>
                  <w:szCs w:val="20"/>
                  <w14:ligatures w14:val="none"/>
                </w:rPr>
                <w:t>7</w:t>
              </w:r>
            </w:hyperlink>
          </w:p>
        </w:tc>
      </w:tr>
      <w:tr w:rsidR="00F550E5" w:rsidRPr="00AC7387" w14:paraId="40AEE9F7" w14:textId="77777777" w:rsidTr="00203EEB">
        <w:tc>
          <w:tcPr>
            <w:tcW w:w="2592" w:type="dxa"/>
            <w:tcBorders>
              <w:top w:val="single" w:sz="12" w:space="0" w:color="1A2B56" w:themeColor="accent1"/>
            </w:tcBorders>
          </w:tcPr>
          <w:p w14:paraId="4DFE0B60"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Data Tampering &amp; Payload Injection</w:t>
            </w:r>
          </w:p>
        </w:tc>
        <w:tc>
          <w:tcPr>
            <w:tcW w:w="2592" w:type="dxa"/>
          </w:tcPr>
          <w:p w14:paraId="26073EDD"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STRIDE: Tampering</w:t>
            </w:r>
            <w:r w:rsidRPr="00B223AC">
              <w:rPr>
                <w:rFonts w:asciiTheme="minorHAnsi" w:hAnsiTheme="minorHAnsi"/>
                <w:kern w:val="0"/>
                <w:sz w:val="20"/>
                <w:szCs w:val="20"/>
                <w14:ligatures w14:val="none"/>
              </w:rPr>
              <w:br/>
              <w:t>OWASP: API8:2023</w:t>
            </w:r>
          </w:p>
        </w:tc>
        <w:tc>
          <w:tcPr>
            <w:tcW w:w="4896" w:type="dxa"/>
          </w:tcPr>
          <w:p w14:paraId="2BC3EFC0"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Enforcement of TLS 1.2+ end-to-end; edge Azure Front Door WAF rulesets; strict OpenAPI request schema validation at gateway ingress.</w:t>
            </w:r>
          </w:p>
          <w:p w14:paraId="7F0367B8" w14:textId="2BCE1498" w:rsidR="00F550E5" w:rsidRPr="00B223AC" w:rsidRDefault="0076552E"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 xml:space="preserve">See </w:t>
            </w:r>
            <w:hyperlink w:anchor="_Edge_Controls" w:history="1">
              <w:r w:rsidRPr="00B223AC">
                <w:rPr>
                  <w:rStyle w:val="Hyperlink"/>
                  <w:rFonts w:asciiTheme="minorHAnsi" w:hAnsiTheme="minorHAnsi"/>
                  <w:kern w:val="0"/>
                  <w:sz w:val="20"/>
                  <w:szCs w:val="20"/>
                  <w14:ligatures w14:val="none"/>
                </w:rPr>
                <w:t>section6</w:t>
              </w:r>
              <w:r w:rsidR="009E7B6C" w:rsidRPr="00B223AC">
                <w:rPr>
                  <w:rStyle w:val="Hyperlink"/>
                  <w:rFonts w:asciiTheme="minorHAnsi" w:hAnsiTheme="minorHAnsi"/>
                  <w:kern w:val="0"/>
                  <w:sz w:val="20"/>
                  <w:szCs w:val="20"/>
                  <w14:ligatures w14:val="none"/>
                </w:rPr>
                <w:t>.5</w:t>
              </w:r>
            </w:hyperlink>
            <w:r w:rsidRPr="00B223AC">
              <w:rPr>
                <w:rFonts w:asciiTheme="minorHAnsi" w:hAnsiTheme="minorHAnsi"/>
                <w:kern w:val="0"/>
                <w:sz w:val="20"/>
                <w:szCs w:val="20"/>
                <w14:ligatures w14:val="none"/>
              </w:rPr>
              <w:t xml:space="preserve"> and </w:t>
            </w:r>
            <w:hyperlink w:anchor="_Mandatory_Policy_Capabilities" w:history="1">
              <w:r w:rsidRPr="00B223AC">
                <w:rPr>
                  <w:rStyle w:val="Hyperlink"/>
                  <w:rFonts w:asciiTheme="minorHAnsi" w:hAnsiTheme="minorHAnsi"/>
                  <w:kern w:val="0"/>
                  <w:sz w:val="20"/>
                  <w:szCs w:val="20"/>
                  <w14:ligatures w14:val="none"/>
                </w:rPr>
                <w:t>section10.7</w:t>
              </w:r>
            </w:hyperlink>
          </w:p>
        </w:tc>
      </w:tr>
      <w:tr w:rsidR="00F550E5" w:rsidRPr="00AC7387" w14:paraId="51D363CE" w14:textId="77777777" w:rsidTr="00203EEB">
        <w:tc>
          <w:tcPr>
            <w:tcW w:w="2592" w:type="dxa"/>
          </w:tcPr>
          <w:p w14:paraId="115286C5"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Repudiation &amp; Audit Gaps</w:t>
            </w:r>
          </w:p>
        </w:tc>
        <w:tc>
          <w:tcPr>
            <w:tcW w:w="2592" w:type="dxa"/>
          </w:tcPr>
          <w:p w14:paraId="2608E578"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STRIDE: Repudiation</w:t>
            </w:r>
            <w:r w:rsidRPr="00B223AC">
              <w:rPr>
                <w:rFonts w:asciiTheme="minorHAnsi" w:hAnsiTheme="minorHAnsi"/>
                <w:kern w:val="0"/>
                <w:sz w:val="20"/>
                <w:szCs w:val="20"/>
                <w14:ligatures w14:val="none"/>
              </w:rPr>
              <w:br/>
              <w:t>OWASP: API10:2023</w:t>
            </w:r>
          </w:p>
        </w:tc>
        <w:tc>
          <w:tcPr>
            <w:tcW w:w="4896" w:type="dxa"/>
          </w:tcPr>
          <w:p w14:paraId="3E580562" w14:textId="242AB7D0"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Centralized, immutable Azure Monitor / Log Analytics audit trail for all management and control plane actions; structured APIOps deployment logging.</w:t>
            </w:r>
            <w:r w:rsidR="00810CCA" w:rsidRPr="00B223AC">
              <w:rPr>
                <w:rFonts w:asciiTheme="minorHAnsi" w:hAnsiTheme="minorHAnsi"/>
                <w:kern w:val="0"/>
                <w:sz w:val="20"/>
                <w:szCs w:val="20"/>
                <w14:ligatures w14:val="none"/>
              </w:rPr>
              <w:t xml:space="preserve"> See</w:t>
            </w:r>
            <w:r w:rsidR="0048692B" w:rsidRPr="00B223AC">
              <w:rPr>
                <w:rFonts w:asciiTheme="minorHAnsi" w:hAnsiTheme="minorHAnsi"/>
                <w:kern w:val="0"/>
                <w:sz w:val="20"/>
                <w:szCs w:val="20"/>
                <w14:ligatures w14:val="none"/>
              </w:rPr>
              <w:t xml:space="preserve"> </w:t>
            </w:r>
            <w:r w:rsidR="00336128" w:rsidRPr="00B223AC">
              <w:rPr>
                <w:rFonts w:asciiTheme="minorHAnsi" w:hAnsiTheme="minorHAnsi"/>
                <w:kern w:val="0"/>
                <w:sz w:val="20"/>
                <w:szCs w:val="20"/>
                <w14:ligatures w14:val="none"/>
              </w:rPr>
              <w:t xml:space="preserve"> </w:t>
            </w:r>
            <w:hyperlink w:anchor="_APIOps" w:history="1">
              <w:r w:rsidR="005E36AF" w:rsidRPr="00B223AC">
                <w:rPr>
                  <w:rStyle w:val="Hyperlink"/>
                  <w:rFonts w:asciiTheme="minorHAnsi" w:hAnsiTheme="minorHAnsi"/>
                  <w:kern w:val="0"/>
                  <w:sz w:val="20"/>
                  <w:szCs w:val="20"/>
                  <w14:ligatures w14:val="none"/>
                </w:rPr>
                <w:t>section11.2</w:t>
              </w:r>
            </w:hyperlink>
            <w:r w:rsidR="00336128" w:rsidRPr="00B223AC">
              <w:rPr>
                <w:rFonts w:asciiTheme="minorHAnsi" w:hAnsiTheme="minorHAnsi"/>
                <w:kern w:val="0"/>
                <w:sz w:val="20"/>
                <w:szCs w:val="20"/>
                <w14:ligatures w14:val="none"/>
              </w:rPr>
              <w:t xml:space="preserve">  and </w:t>
            </w:r>
            <w:r w:rsidR="00810CCA" w:rsidRPr="00B223AC">
              <w:rPr>
                <w:rFonts w:asciiTheme="minorHAnsi" w:hAnsiTheme="minorHAnsi"/>
                <w:kern w:val="0"/>
                <w:sz w:val="20"/>
                <w:szCs w:val="20"/>
                <w14:ligatures w14:val="none"/>
              </w:rPr>
              <w:t xml:space="preserve"> </w:t>
            </w:r>
            <w:hyperlink w:anchor="_Observability_and_Operational_1" w:history="1">
              <w:r w:rsidR="00336128" w:rsidRPr="00B223AC">
                <w:rPr>
                  <w:rStyle w:val="Hyperlink"/>
                  <w:rFonts w:asciiTheme="minorHAnsi" w:hAnsiTheme="minorHAnsi"/>
                  <w:kern w:val="0"/>
                  <w:sz w:val="20"/>
                  <w:szCs w:val="20"/>
                  <w14:ligatures w14:val="none"/>
                </w:rPr>
                <w:t>section14</w:t>
              </w:r>
            </w:hyperlink>
            <w:r w:rsidR="00810CCA" w:rsidRPr="00B223AC">
              <w:rPr>
                <w:rFonts w:asciiTheme="minorHAnsi" w:hAnsiTheme="minorHAnsi"/>
                <w:kern w:val="0"/>
                <w:sz w:val="20"/>
                <w:szCs w:val="20"/>
                <w14:ligatures w14:val="none"/>
              </w:rPr>
              <w:t xml:space="preserve"> </w:t>
            </w:r>
          </w:p>
        </w:tc>
      </w:tr>
      <w:tr w:rsidR="00F550E5" w:rsidRPr="00AC7387" w14:paraId="526DC513" w14:textId="77777777" w:rsidTr="00203EEB">
        <w:tc>
          <w:tcPr>
            <w:tcW w:w="2592" w:type="dxa"/>
          </w:tcPr>
          <w:p w14:paraId="35A8C28F"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Information Disclosure &amp; Secret Exposure</w:t>
            </w:r>
          </w:p>
        </w:tc>
        <w:tc>
          <w:tcPr>
            <w:tcW w:w="2592" w:type="dxa"/>
          </w:tcPr>
          <w:p w14:paraId="263CB0EE"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STRIDE: Info Disclosure</w:t>
            </w:r>
            <w:r w:rsidRPr="00B223AC">
              <w:rPr>
                <w:rFonts w:asciiTheme="minorHAnsi" w:hAnsiTheme="minorHAnsi"/>
                <w:kern w:val="0"/>
                <w:sz w:val="20"/>
                <w:szCs w:val="20"/>
                <w14:ligatures w14:val="none"/>
              </w:rPr>
              <w:br/>
              <w:t>OWASP: API3:2023</w:t>
            </w:r>
          </w:p>
        </w:tc>
        <w:tc>
          <w:tcPr>
            <w:tcW w:w="4896" w:type="dxa"/>
          </w:tcPr>
          <w:p w14:paraId="015C7128" w14:textId="20F57EB4"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Strict Private Endpoints / VNet isolation; zero plain-text secrets in policies (Azure Key Vault-backed Named Values); payload logging disabled by default with strict PII redaction rules</w:t>
            </w:r>
            <w:r w:rsidR="002154F0" w:rsidRPr="00B223AC">
              <w:rPr>
                <w:rFonts w:asciiTheme="minorHAnsi" w:hAnsiTheme="minorHAnsi"/>
                <w:kern w:val="0"/>
                <w:sz w:val="20"/>
                <w:szCs w:val="20"/>
                <w14:ligatures w14:val="none"/>
              </w:rPr>
              <w:t xml:space="preserve"> </w:t>
            </w:r>
            <w:hyperlink w:anchor="_Network_Context" w:history="1">
              <w:r w:rsidR="00964DDC" w:rsidRPr="00B223AC">
                <w:rPr>
                  <w:rStyle w:val="Hyperlink"/>
                  <w:rFonts w:asciiTheme="minorHAnsi" w:hAnsiTheme="minorHAnsi"/>
                  <w:kern w:val="0"/>
                  <w:sz w:val="20"/>
                  <w:szCs w:val="20"/>
                  <w14:ligatures w14:val="none"/>
                </w:rPr>
                <w:t>section7.1</w:t>
              </w:r>
            </w:hyperlink>
            <w:r w:rsidR="002154F0" w:rsidRPr="00B223AC">
              <w:rPr>
                <w:rFonts w:asciiTheme="minorHAnsi" w:hAnsiTheme="minorHAnsi"/>
                <w:kern w:val="0"/>
                <w:sz w:val="20"/>
                <w:szCs w:val="20"/>
                <w14:ligatures w14:val="none"/>
              </w:rPr>
              <w:t xml:space="preserve"> </w:t>
            </w:r>
            <w:r w:rsidR="00964DDC" w:rsidRPr="00B223AC">
              <w:rPr>
                <w:rFonts w:asciiTheme="minorHAnsi" w:hAnsiTheme="minorHAnsi"/>
                <w:kern w:val="0"/>
                <w:sz w:val="20"/>
                <w:szCs w:val="20"/>
                <w14:ligatures w14:val="none"/>
              </w:rPr>
              <w:t xml:space="preserve">and </w:t>
            </w:r>
            <w:hyperlink w:anchor="_Secrets_and_Certificates" w:history="1">
              <w:r w:rsidR="00D51C39" w:rsidRPr="00B223AC">
                <w:rPr>
                  <w:rStyle w:val="Hyperlink"/>
                  <w:rFonts w:asciiTheme="minorHAnsi" w:hAnsiTheme="minorHAnsi"/>
                  <w:kern w:val="0"/>
                  <w:sz w:val="20"/>
                  <w:szCs w:val="20"/>
                  <w14:ligatures w14:val="none"/>
                </w:rPr>
                <w:t>section</w:t>
              </w:r>
              <w:r w:rsidR="00964DDC" w:rsidRPr="00B223AC">
                <w:rPr>
                  <w:rStyle w:val="Hyperlink"/>
                  <w:rFonts w:asciiTheme="minorHAnsi" w:hAnsiTheme="minorHAnsi"/>
                  <w:kern w:val="0"/>
                  <w:sz w:val="20"/>
                  <w:szCs w:val="20"/>
                  <w14:ligatures w14:val="none"/>
                </w:rPr>
                <w:t xml:space="preserve"> 8.3</w:t>
              </w:r>
            </w:hyperlink>
          </w:p>
        </w:tc>
      </w:tr>
      <w:tr w:rsidR="00F550E5" w:rsidRPr="00AC7387" w14:paraId="26007B7E" w14:textId="77777777" w:rsidTr="00203EEB">
        <w:tc>
          <w:tcPr>
            <w:tcW w:w="2592" w:type="dxa"/>
          </w:tcPr>
          <w:p w14:paraId="582E56EC"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Denial of Service &amp; Resource Exhaustion</w:t>
            </w:r>
          </w:p>
        </w:tc>
        <w:tc>
          <w:tcPr>
            <w:tcW w:w="2592" w:type="dxa"/>
          </w:tcPr>
          <w:p w14:paraId="04C98C0E"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STRIDE: Denial of Service</w:t>
            </w:r>
            <w:r w:rsidRPr="00B223AC">
              <w:rPr>
                <w:rFonts w:asciiTheme="minorHAnsi" w:hAnsiTheme="minorHAnsi"/>
                <w:kern w:val="0"/>
                <w:sz w:val="20"/>
                <w:szCs w:val="20"/>
                <w14:ligatures w14:val="none"/>
              </w:rPr>
              <w:br/>
              <w:t>OWASP: API4:2023</w:t>
            </w:r>
          </w:p>
        </w:tc>
        <w:tc>
          <w:tcPr>
            <w:tcW w:w="4896" w:type="dxa"/>
          </w:tcPr>
          <w:p w14:paraId="430EB347" w14:textId="77B0288F"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Edge Azure DDoS Protection; per-subscription rate limits and quotas; dynamic gateway autoscaling based on CPU/Memory thresholds.</w:t>
            </w:r>
            <w:r w:rsidR="00946D17" w:rsidRPr="00B223AC">
              <w:rPr>
                <w:rFonts w:asciiTheme="minorHAnsi" w:hAnsiTheme="minorHAnsi"/>
                <w:kern w:val="0"/>
                <w:sz w:val="20"/>
                <w:szCs w:val="20"/>
                <w14:ligatures w14:val="none"/>
              </w:rPr>
              <w:t xml:space="preserve"> </w:t>
            </w:r>
            <w:hyperlink w:anchor="_Edge_Controls" w:history="1">
              <w:r w:rsidR="00946D17" w:rsidRPr="00B223AC">
                <w:rPr>
                  <w:rStyle w:val="Hyperlink"/>
                  <w:rFonts w:asciiTheme="minorHAnsi" w:hAnsiTheme="minorHAnsi"/>
                  <w:sz w:val="20"/>
                  <w:szCs w:val="20"/>
                </w:rPr>
                <w:t>s</w:t>
              </w:r>
              <w:r w:rsidR="00946D17" w:rsidRPr="00AC7387">
                <w:rPr>
                  <w:rStyle w:val="Hyperlink"/>
                  <w:rFonts w:asciiTheme="minorHAnsi" w:hAnsiTheme="minorHAnsi"/>
                  <w:sz w:val="20"/>
                  <w:szCs w:val="20"/>
                </w:rPr>
                <w:t>ection6.</w:t>
              </w:r>
              <w:r w:rsidR="00632114" w:rsidRPr="00AC7387">
                <w:rPr>
                  <w:rStyle w:val="Hyperlink"/>
                  <w:rFonts w:asciiTheme="minorHAnsi" w:hAnsiTheme="minorHAnsi"/>
                  <w:sz w:val="20"/>
                  <w:szCs w:val="20"/>
                </w:rPr>
                <w:t>5</w:t>
              </w:r>
            </w:hyperlink>
            <w:r w:rsidR="00843408" w:rsidRPr="00AC7387">
              <w:rPr>
                <w:rFonts w:asciiTheme="minorHAnsi" w:hAnsiTheme="minorHAnsi"/>
                <w:sz w:val="20"/>
                <w:szCs w:val="20"/>
              </w:rPr>
              <w:t xml:space="preserve"> and </w:t>
            </w:r>
            <w:hyperlink w:anchor="_Capacity_and_Cost" w:history="1">
              <w:r w:rsidR="00843408" w:rsidRPr="00AC7387">
                <w:rPr>
                  <w:rStyle w:val="Hyperlink"/>
                  <w:rFonts w:asciiTheme="minorHAnsi" w:hAnsiTheme="minorHAnsi"/>
                  <w:sz w:val="20"/>
                  <w:szCs w:val="20"/>
                </w:rPr>
                <w:t>section</w:t>
              </w:r>
              <w:r w:rsidR="009608B7" w:rsidRPr="00AC7387">
                <w:rPr>
                  <w:rStyle w:val="Hyperlink"/>
                  <w:rFonts w:asciiTheme="minorHAnsi" w:hAnsiTheme="minorHAnsi"/>
                  <w:sz w:val="20"/>
                  <w:szCs w:val="20"/>
                </w:rPr>
                <w:t>15</w:t>
              </w:r>
            </w:hyperlink>
          </w:p>
        </w:tc>
      </w:tr>
      <w:tr w:rsidR="00F550E5" w:rsidRPr="00AC7387" w14:paraId="48BA01CF" w14:textId="77777777" w:rsidTr="00203EEB">
        <w:tc>
          <w:tcPr>
            <w:tcW w:w="2592" w:type="dxa"/>
          </w:tcPr>
          <w:p w14:paraId="7B8E5C4C"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Broken Authorization (BOLA / BFLA)</w:t>
            </w:r>
          </w:p>
        </w:tc>
        <w:tc>
          <w:tcPr>
            <w:tcW w:w="2592" w:type="dxa"/>
          </w:tcPr>
          <w:p w14:paraId="1F77D369"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STRIDE: Elevation of Privilege</w:t>
            </w:r>
            <w:r w:rsidRPr="00B223AC">
              <w:rPr>
                <w:rFonts w:asciiTheme="minorHAnsi" w:hAnsiTheme="minorHAnsi"/>
                <w:kern w:val="0"/>
                <w:sz w:val="20"/>
                <w:szCs w:val="20"/>
                <w14:ligatures w14:val="none"/>
              </w:rPr>
              <w:br/>
              <w:t>OWASP: API1 &amp; API5:2023</w:t>
            </w:r>
          </w:p>
        </w:tc>
        <w:tc>
          <w:tcPr>
            <w:tcW w:w="4896" w:type="dxa"/>
          </w:tcPr>
          <w:p w14:paraId="52F62A1A" w14:textId="4651A9E6"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Shared Responsibility Boundary: APIM validates caller identity/scopes and forwards claims. Downstream domain backends must enforce object-level and function-level authorization checks.</w:t>
            </w:r>
            <w:r w:rsidR="004340D5" w:rsidRPr="00B223AC">
              <w:rPr>
                <w:rFonts w:asciiTheme="minorHAnsi" w:hAnsiTheme="minorHAnsi"/>
                <w:kern w:val="0"/>
                <w:sz w:val="20"/>
                <w:szCs w:val="20"/>
                <w14:ligatures w14:val="none"/>
              </w:rPr>
              <w:t xml:space="preserve"> </w:t>
            </w:r>
            <w:hyperlink w:anchor="_Authentication_&amp;_Role" w:history="1">
              <w:r w:rsidR="00772B73" w:rsidRPr="00B223AC">
                <w:rPr>
                  <w:rStyle w:val="Hyperlink"/>
                  <w:rFonts w:asciiTheme="minorHAnsi" w:hAnsiTheme="minorHAnsi"/>
                  <w:kern w:val="0"/>
                  <w:sz w:val="20"/>
                  <w:szCs w:val="20"/>
                  <w14:ligatures w14:val="none"/>
                </w:rPr>
                <w:t>s</w:t>
              </w:r>
              <w:r w:rsidR="004340D5" w:rsidRPr="00B223AC">
                <w:rPr>
                  <w:rStyle w:val="Hyperlink"/>
                  <w:rFonts w:asciiTheme="minorHAnsi" w:hAnsiTheme="minorHAnsi"/>
                  <w:kern w:val="0"/>
                  <w:sz w:val="20"/>
                  <w:szCs w:val="20"/>
                  <w14:ligatures w14:val="none"/>
                </w:rPr>
                <w:t>ection8.2</w:t>
              </w:r>
            </w:hyperlink>
            <w:r w:rsidR="004340D5" w:rsidRPr="00B223AC">
              <w:rPr>
                <w:rFonts w:asciiTheme="minorHAnsi" w:hAnsiTheme="minorHAnsi"/>
                <w:kern w:val="0"/>
                <w:sz w:val="20"/>
                <w:szCs w:val="20"/>
                <w14:ligatures w14:val="none"/>
              </w:rPr>
              <w:t xml:space="preserve"> and </w:t>
            </w:r>
            <w:hyperlink w:anchor="_Portal_Access_Model" w:history="1">
              <w:r w:rsidR="004340D5" w:rsidRPr="00B223AC">
                <w:rPr>
                  <w:rStyle w:val="Hyperlink"/>
                  <w:rFonts w:asciiTheme="minorHAnsi" w:hAnsiTheme="minorHAnsi"/>
                  <w:kern w:val="0"/>
                  <w:sz w:val="20"/>
                  <w:szCs w:val="20"/>
                  <w14:ligatures w14:val="none"/>
                </w:rPr>
                <w:t>section</w:t>
              </w:r>
              <w:r w:rsidR="00772B73" w:rsidRPr="00B223AC">
                <w:rPr>
                  <w:rStyle w:val="Hyperlink"/>
                  <w:rFonts w:asciiTheme="minorHAnsi" w:hAnsiTheme="minorHAnsi"/>
                  <w:kern w:val="0"/>
                  <w:sz w:val="20"/>
                  <w:szCs w:val="20"/>
                  <w14:ligatures w14:val="none"/>
                </w:rPr>
                <w:t>9.2</w:t>
              </w:r>
            </w:hyperlink>
          </w:p>
        </w:tc>
      </w:tr>
      <w:tr w:rsidR="00F550E5" w:rsidRPr="00AC7387" w14:paraId="2AB99DE1" w14:textId="77777777" w:rsidTr="00203EEB">
        <w:tc>
          <w:tcPr>
            <w:tcW w:w="2592" w:type="dxa"/>
          </w:tcPr>
          <w:p w14:paraId="22E43E4A"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Shadow / Unmanaged API Proliferation</w:t>
            </w:r>
          </w:p>
        </w:tc>
        <w:tc>
          <w:tcPr>
            <w:tcW w:w="2592" w:type="dxa"/>
          </w:tcPr>
          <w:p w14:paraId="2936596D" w14:textId="77777777"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STRIDE: All Categories</w:t>
            </w:r>
            <w:r w:rsidRPr="00B223AC">
              <w:rPr>
                <w:rFonts w:asciiTheme="minorHAnsi" w:hAnsiTheme="minorHAnsi"/>
                <w:kern w:val="0"/>
                <w:sz w:val="20"/>
                <w:szCs w:val="20"/>
                <w14:ligatures w14:val="none"/>
              </w:rPr>
              <w:br/>
              <w:t>OWASP: API9:2023</w:t>
            </w:r>
          </w:p>
        </w:tc>
        <w:tc>
          <w:tcPr>
            <w:tcW w:w="4896" w:type="dxa"/>
          </w:tcPr>
          <w:p w14:paraId="25117B72" w14:textId="061C55E9" w:rsidR="00F550E5" w:rsidRPr="00B223AC" w:rsidRDefault="00F550E5" w:rsidP="00203EEB">
            <w:pPr>
              <w:rPr>
                <w:rFonts w:asciiTheme="minorHAnsi" w:hAnsiTheme="minorHAnsi"/>
                <w:kern w:val="0"/>
                <w:sz w:val="20"/>
                <w:szCs w:val="20"/>
                <w14:ligatures w14:val="none"/>
              </w:rPr>
            </w:pPr>
            <w:r w:rsidRPr="00B223AC">
              <w:rPr>
                <w:rFonts w:asciiTheme="minorHAnsi" w:hAnsiTheme="minorHAnsi"/>
                <w:kern w:val="0"/>
                <w:sz w:val="20"/>
                <w:szCs w:val="20"/>
                <w14:ligatures w14:val="none"/>
              </w:rPr>
              <w:t xml:space="preserve">Single ingress path via central APIM </w:t>
            </w:r>
            <w:r w:rsidR="00E62E73" w:rsidRPr="00E62E73">
              <w:rPr>
                <w:rFonts w:asciiTheme="minorHAnsi" w:hAnsiTheme="minorHAnsi"/>
                <w:kern w:val="0"/>
                <w:sz w:val="20"/>
                <w:szCs w:val="20"/>
                <w14:ligatures w14:val="none"/>
              </w:rPr>
              <w:t>catalogue;</w:t>
            </w:r>
            <w:r w:rsidRPr="00B223AC">
              <w:rPr>
                <w:rFonts w:asciiTheme="minorHAnsi" w:hAnsiTheme="minorHAnsi"/>
                <w:kern w:val="0"/>
                <w:sz w:val="20"/>
                <w:szCs w:val="20"/>
                <w14:ligatures w14:val="none"/>
              </w:rPr>
              <w:t xml:space="preserve"> mandatory metadata tagging (audience, lifecycle status, data sensitivity); structured APIOps deprecation pipelines.</w:t>
            </w:r>
            <w:r w:rsidR="002D3FC2" w:rsidRPr="00B223AC">
              <w:rPr>
                <w:rFonts w:asciiTheme="minorHAnsi" w:hAnsiTheme="minorHAnsi"/>
                <w:kern w:val="0"/>
                <w:sz w:val="20"/>
                <w:szCs w:val="20"/>
                <w14:ligatures w14:val="none"/>
              </w:rPr>
              <w:t xml:space="preserve"> </w:t>
            </w:r>
            <w:hyperlink w:anchor="_APIOps" w:history="1">
              <w:r w:rsidR="004553AA" w:rsidRPr="00B223AC">
                <w:rPr>
                  <w:rStyle w:val="Hyperlink"/>
                  <w:rFonts w:asciiTheme="minorHAnsi" w:hAnsiTheme="minorHAnsi"/>
                  <w:kern w:val="0"/>
                  <w:sz w:val="20"/>
                  <w:szCs w:val="20"/>
                  <w14:ligatures w14:val="none"/>
                </w:rPr>
                <w:t>section11.2</w:t>
              </w:r>
            </w:hyperlink>
            <w:r w:rsidR="004553AA" w:rsidRPr="00B223AC">
              <w:rPr>
                <w:rFonts w:asciiTheme="minorHAnsi" w:hAnsiTheme="minorHAnsi"/>
                <w:kern w:val="0"/>
                <w:sz w:val="20"/>
                <w:szCs w:val="20"/>
                <w14:ligatures w14:val="none"/>
              </w:rPr>
              <w:t xml:space="preserve"> and </w:t>
            </w:r>
            <w:hyperlink w:anchor="_Developer_Portal_Purpose" w:history="1">
              <w:r w:rsidR="004553AA" w:rsidRPr="00B223AC">
                <w:rPr>
                  <w:rStyle w:val="Hyperlink"/>
                  <w:rFonts w:asciiTheme="minorHAnsi" w:hAnsiTheme="minorHAnsi"/>
                  <w:kern w:val="0"/>
                  <w:sz w:val="20"/>
                  <w:szCs w:val="20"/>
                  <w14:ligatures w14:val="none"/>
                </w:rPr>
                <w:t>section 9.1</w:t>
              </w:r>
            </w:hyperlink>
          </w:p>
        </w:tc>
      </w:tr>
    </w:tbl>
    <w:p w14:paraId="30C61885" w14:textId="77777777" w:rsidR="00F550E5" w:rsidRPr="00AC7387" w:rsidRDefault="00F550E5" w:rsidP="00F550E5">
      <w:pPr>
        <w:rPr>
          <w:rFonts w:asciiTheme="minorHAnsi" w:hAnsiTheme="minorHAnsi"/>
          <w:b/>
          <w:bCs/>
          <w:sz w:val="20"/>
          <w:szCs w:val="20"/>
        </w:rPr>
      </w:pPr>
    </w:p>
    <w:p w14:paraId="3C8F9FF5" w14:textId="77777777" w:rsidR="00475AA5" w:rsidRPr="00AC7387" w:rsidRDefault="00475AA5" w:rsidP="00475AA5">
      <w:pPr>
        <w:rPr>
          <w:rFonts w:asciiTheme="minorHAnsi" w:hAnsiTheme="minorHAnsi"/>
          <w:b/>
          <w:bCs/>
          <w:sz w:val="20"/>
          <w:szCs w:val="20"/>
        </w:rPr>
      </w:pPr>
      <w:r w:rsidRPr="00AC7387">
        <w:rPr>
          <w:rFonts w:asciiTheme="minorHAnsi" w:hAnsiTheme="minorHAnsi"/>
          <w:b/>
          <w:bCs/>
          <w:sz w:val="20"/>
          <w:szCs w:val="20"/>
        </w:rPr>
        <w:t>Consumer Authentication Model</w:t>
      </w:r>
    </w:p>
    <w:p w14:paraId="68AB1341" w14:textId="77777777" w:rsidR="00830FA3" w:rsidRPr="00AC7387" w:rsidRDefault="00830FA3" w:rsidP="00F550E5">
      <w:pPr>
        <w:rPr>
          <w:rFonts w:asciiTheme="minorHAnsi" w:hAnsiTheme="minorHAnsi"/>
          <w:b/>
          <w:bCs/>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544"/>
        <w:gridCol w:w="3776"/>
      </w:tblGrid>
      <w:tr w:rsidR="00F550E5" w:rsidRPr="00AC7387" w14:paraId="7128D78B" w14:textId="77777777" w:rsidTr="00830FA3">
        <w:trPr>
          <w:trHeight w:val="426"/>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932CA88"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Consumer</w:t>
            </w:r>
          </w:p>
        </w:tc>
        <w:tc>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907A68"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Primary Authentication Method</w:t>
            </w:r>
          </w:p>
        </w:tc>
        <w:tc>
          <w:tcPr>
            <w:tcW w:w="377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6922F2E" w14:textId="461C5A34" w:rsidR="00F550E5" w:rsidRPr="00AC7387" w:rsidRDefault="00F550E5" w:rsidP="00203EEB">
            <w:pPr>
              <w:rPr>
                <w:rFonts w:asciiTheme="minorHAnsi" w:hAnsiTheme="minorHAnsi"/>
                <w:b/>
                <w:bCs/>
                <w:color w:val="000000" w:themeColor="text1"/>
                <w:sz w:val="20"/>
                <w:szCs w:val="20"/>
              </w:rPr>
            </w:pPr>
            <w:r w:rsidRPr="00AC7387">
              <w:rPr>
                <w:rFonts w:asciiTheme="minorHAnsi" w:hAnsiTheme="minorHAnsi"/>
                <w:b/>
                <w:bCs/>
                <w:color w:val="000000" w:themeColor="text1"/>
                <w:sz w:val="20"/>
                <w:szCs w:val="20"/>
              </w:rPr>
              <w:t>Secondary / Compensating Control</w:t>
            </w:r>
          </w:p>
        </w:tc>
      </w:tr>
      <w:tr w:rsidR="00F550E5" w:rsidRPr="00AC7387" w14:paraId="7B6D0975" w14:textId="77777777" w:rsidTr="00830FA3">
        <w:tc>
          <w:tcPr>
            <w:tcW w:w="1980" w:type="dxa"/>
            <w:tcMar>
              <w:top w:w="70" w:type="dxa"/>
              <w:left w:w="100" w:type="dxa"/>
              <w:bottom w:w="70" w:type="dxa"/>
              <w:right w:w="100" w:type="dxa"/>
            </w:tcMar>
            <w:vAlign w:val="center"/>
          </w:tcPr>
          <w:p w14:paraId="46E1D58C" w14:textId="77777777" w:rsidR="00F550E5" w:rsidRPr="00AC7387" w:rsidRDefault="00F550E5" w:rsidP="00203EEB">
            <w:pPr>
              <w:rPr>
                <w:rFonts w:asciiTheme="minorHAnsi" w:hAnsiTheme="minorHAnsi"/>
              </w:rPr>
            </w:pPr>
            <w:r w:rsidRPr="00AC7387">
              <w:rPr>
                <w:rFonts w:asciiTheme="minorHAnsi" w:hAnsiTheme="minorHAnsi"/>
                <w:sz w:val="20"/>
                <w:szCs w:val="20"/>
              </w:rPr>
              <w:t>External partner</w:t>
            </w:r>
          </w:p>
        </w:tc>
        <w:tc>
          <w:tcPr>
            <w:tcW w:w="3544" w:type="dxa"/>
            <w:tcMar>
              <w:top w:w="70" w:type="dxa"/>
              <w:left w:w="100" w:type="dxa"/>
              <w:bottom w:w="70" w:type="dxa"/>
              <w:right w:w="100" w:type="dxa"/>
            </w:tcMar>
            <w:vAlign w:val="center"/>
          </w:tcPr>
          <w:p w14:paraId="60CA44FB" w14:textId="06D27C5F" w:rsidR="00F550E5" w:rsidRPr="00AC7387" w:rsidRDefault="00F550E5" w:rsidP="00203EEB">
            <w:pPr>
              <w:rPr>
                <w:rFonts w:asciiTheme="minorHAnsi" w:hAnsiTheme="minorHAnsi"/>
                <w:sz w:val="20"/>
                <w:szCs w:val="20"/>
              </w:rPr>
            </w:pPr>
            <w:r w:rsidRPr="00AC7387">
              <w:rPr>
                <w:rFonts w:asciiTheme="minorHAnsi" w:hAnsiTheme="minorHAnsi"/>
                <w:sz w:val="20"/>
                <w:szCs w:val="20"/>
              </w:rPr>
              <w:t xml:space="preserve">OAuth 2.0 token issued by Entra ID and validated at </w:t>
            </w:r>
            <w:r w:rsidR="008B1391" w:rsidRPr="00AC7387">
              <w:rPr>
                <w:rFonts w:asciiTheme="minorHAnsi" w:hAnsiTheme="minorHAnsi"/>
                <w:sz w:val="20"/>
                <w:szCs w:val="20"/>
              </w:rPr>
              <w:t>APIM.</w:t>
            </w:r>
          </w:p>
          <w:p w14:paraId="4AC54B51" w14:textId="77777777" w:rsidR="00F550E5" w:rsidRPr="00AC7387" w:rsidRDefault="00F550E5" w:rsidP="00203EEB">
            <w:pPr>
              <w:rPr>
                <w:rFonts w:asciiTheme="minorHAnsi" w:hAnsiTheme="minorHAnsi"/>
              </w:rPr>
            </w:pPr>
          </w:p>
        </w:tc>
        <w:tc>
          <w:tcPr>
            <w:tcW w:w="3776" w:type="dxa"/>
            <w:tcMar>
              <w:top w:w="70" w:type="dxa"/>
              <w:left w:w="100" w:type="dxa"/>
              <w:bottom w:w="70" w:type="dxa"/>
              <w:right w:w="100" w:type="dxa"/>
            </w:tcMar>
            <w:vAlign w:val="center"/>
          </w:tcPr>
          <w:p w14:paraId="0DE73F1E" w14:textId="77777777" w:rsidR="00F550E5" w:rsidRPr="00AC7387" w:rsidRDefault="00F550E5" w:rsidP="00203EEB">
            <w:pPr>
              <w:rPr>
                <w:rFonts w:asciiTheme="minorHAnsi" w:hAnsiTheme="minorHAnsi"/>
              </w:rPr>
            </w:pPr>
            <w:r w:rsidRPr="00AC7387">
              <w:rPr>
                <w:rFonts w:asciiTheme="minorHAnsi" w:hAnsiTheme="minorHAnsi"/>
                <w:sz w:val="20"/>
                <w:szCs w:val="20"/>
              </w:rPr>
              <w:t>Subscription key, IP allow-list where fixed egress IPs exist</w:t>
            </w:r>
          </w:p>
        </w:tc>
      </w:tr>
      <w:tr w:rsidR="00F550E5" w:rsidRPr="00AC7387" w14:paraId="301400F6" w14:textId="77777777" w:rsidTr="00830FA3">
        <w:tc>
          <w:tcPr>
            <w:tcW w:w="1980" w:type="dxa"/>
            <w:tcMar>
              <w:top w:w="70" w:type="dxa"/>
              <w:left w:w="100" w:type="dxa"/>
              <w:bottom w:w="70" w:type="dxa"/>
              <w:right w:w="100" w:type="dxa"/>
            </w:tcMar>
            <w:vAlign w:val="center"/>
          </w:tcPr>
          <w:p w14:paraId="2110CA1D" w14:textId="77777777" w:rsidR="00F550E5" w:rsidRPr="00AC7387" w:rsidRDefault="00F550E5" w:rsidP="00203EEB">
            <w:pPr>
              <w:rPr>
                <w:rFonts w:asciiTheme="minorHAnsi" w:hAnsiTheme="minorHAnsi"/>
              </w:rPr>
            </w:pPr>
            <w:r w:rsidRPr="00AC7387">
              <w:rPr>
                <w:rFonts w:asciiTheme="minorHAnsi" w:hAnsiTheme="minorHAnsi"/>
                <w:sz w:val="20"/>
                <w:szCs w:val="20"/>
              </w:rPr>
              <w:t>Internal Organization system</w:t>
            </w:r>
          </w:p>
        </w:tc>
        <w:tc>
          <w:tcPr>
            <w:tcW w:w="3544" w:type="dxa"/>
            <w:tcMar>
              <w:top w:w="70" w:type="dxa"/>
              <w:left w:w="100" w:type="dxa"/>
              <w:bottom w:w="70" w:type="dxa"/>
              <w:right w:w="100" w:type="dxa"/>
            </w:tcMar>
            <w:vAlign w:val="center"/>
          </w:tcPr>
          <w:p w14:paraId="244D433E" w14:textId="77777777" w:rsidR="00830FA3" w:rsidRPr="00AC7387" w:rsidRDefault="00F550E5" w:rsidP="00203EEB">
            <w:pPr>
              <w:rPr>
                <w:rFonts w:asciiTheme="minorHAnsi" w:hAnsiTheme="minorHAnsi"/>
                <w:sz w:val="20"/>
                <w:szCs w:val="20"/>
              </w:rPr>
            </w:pPr>
            <w:r w:rsidRPr="00AC7387">
              <w:rPr>
                <w:rFonts w:asciiTheme="minorHAnsi" w:hAnsiTheme="minorHAnsi"/>
                <w:sz w:val="20"/>
                <w:szCs w:val="20"/>
              </w:rPr>
              <w:t xml:space="preserve">Managed Identity </w:t>
            </w:r>
          </w:p>
          <w:p w14:paraId="09BEB61C" w14:textId="77777777" w:rsidR="00F550E5" w:rsidRPr="00AC7387" w:rsidRDefault="00F550E5" w:rsidP="00452431">
            <w:pPr>
              <w:rPr>
                <w:rFonts w:asciiTheme="minorHAnsi" w:hAnsiTheme="minorHAnsi"/>
              </w:rPr>
            </w:pPr>
          </w:p>
        </w:tc>
        <w:tc>
          <w:tcPr>
            <w:tcW w:w="3776" w:type="dxa"/>
            <w:tcMar>
              <w:top w:w="70" w:type="dxa"/>
              <w:left w:w="100" w:type="dxa"/>
              <w:bottom w:w="70" w:type="dxa"/>
              <w:right w:w="100" w:type="dxa"/>
            </w:tcMar>
            <w:vAlign w:val="center"/>
          </w:tcPr>
          <w:p w14:paraId="745D084A" w14:textId="77777777" w:rsidR="00F550E5" w:rsidRPr="00AC7387" w:rsidRDefault="00F550E5" w:rsidP="00203EEB">
            <w:pPr>
              <w:rPr>
                <w:rFonts w:asciiTheme="minorHAnsi" w:hAnsiTheme="minorHAnsi"/>
              </w:rPr>
            </w:pPr>
            <w:r w:rsidRPr="00AC7387">
              <w:rPr>
                <w:rFonts w:asciiTheme="minorHAnsi" w:hAnsiTheme="minorHAnsi"/>
                <w:sz w:val="20"/>
                <w:szCs w:val="20"/>
              </w:rPr>
              <w:t>Entra ID conditional access on the calling service</w:t>
            </w:r>
          </w:p>
        </w:tc>
      </w:tr>
      <w:tr w:rsidR="00F550E5" w:rsidRPr="00AC7387" w14:paraId="0FBE71E3" w14:textId="77777777" w:rsidTr="00830FA3">
        <w:tc>
          <w:tcPr>
            <w:tcW w:w="1980" w:type="dxa"/>
            <w:tcMar>
              <w:top w:w="70" w:type="dxa"/>
              <w:left w:w="100" w:type="dxa"/>
              <w:bottom w:w="70" w:type="dxa"/>
              <w:right w:w="100" w:type="dxa"/>
            </w:tcMar>
            <w:vAlign w:val="center"/>
          </w:tcPr>
          <w:p w14:paraId="0A759D6F" w14:textId="637C3621" w:rsidR="00F550E5" w:rsidRPr="00AC7387" w:rsidRDefault="00452431" w:rsidP="00203EEB">
            <w:pPr>
              <w:rPr>
                <w:rFonts w:asciiTheme="minorHAnsi" w:hAnsiTheme="minorHAnsi"/>
                <w:sz w:val="20"/>
                <w:szCs w:val="20"/>
              </w:rPr>
            </w:pPr>
            <w:r w:rsidRPr="00AC7387">
              <w:rPr>
                <w:rFonts w:asciiTheme="minorHAnsi" w:hAnsiTheme="minorHAnsi"/>
                <w:sz w:val="20"/>
                <w:szCs w:val="20"/>
              </w:rPr>
              <w:t>Inbound Vendor Webhook</w:t>
            </w:r>
          </w:p>
        </w:tc>
        <w:tc>
          <w:tcPr>
            <w:tcW w:w="3544" w:type="dxa"/>
            <w:tcMar>
              <w:top w:w="70" w:type="dxa"/>
              <w:left w:w="100" w:type="dxa"/>
              <w:bottom w:w="70" w:type="dxa"/>
              <w:right w:w="100" w:type="dxa"/>
            </w:tcMar>
            <w:vAlign w:val="center"/>
          </w:tcPr>
          <w:p w14:paraId="5D256A6A" w14:textId="77777777" w:rsidR="00F550E5" w:rsidRPr="00AC7387" w:rsidRDefault="00F550E5" w:rsidP="00203EEB">
            <w:pPr>
              <w:rPr>
                <w:rFonts w:asciiTheme="minorHAnsi" w:hAnsiTheme="minorHAnsi"/>
              </w:rPr>
            </w:pPr>
            <w:r w:rsidRPr="00AC7387">
              <w:rPr>
                <w:rFonts w:asciiTheme="minorHAnsi" w:hAnsiTheme="minorHAnsi"/>
                <w:sz w:val="20"/>
                <w:szCs w:val="20"/>
              </w:rPr>
              <w:t>Shared secret header, checked against Key Vault</w:t>
            </w:r>
          </w:p>
        </w:tc>
        <w:tc>
          <w:tcPr>
            <w:tcW w:w="3776" w:type="dxa"/>
            <w:tcMar>
              <w:top w:w="70" w:type="dxa"/>
              <w:left w:w="100" w:type="dxa"/>
              <w:bottom w:w="70" w:type="dxa"/>
              <w:right w:w="100" w:type="dxa"/>
            </w:tcMar>
            <w:vAlign w:val="center"/>
          </w:tcPr>
          <w:p w14:paraId="7F703C18" w14:textId="77777777" w:rsidR="00F550E5" w:rsidRPr="00AC7387" w:rsidRDefault="00F550E5" w:rsidP="00203EEB">
            <w:pPr>
              <w:rPr>
                <w:rFonts w:asciiTheme="minorHAnsi" w:hAnsiTheme="minorHAnsi"/>
              </w:rPr>
            </w:pPr>
            <w:r w:rsidRPr="00AC7387">
              <w:rPr>
                <w:rFonts w:asciiTheme="minorHAnsi" w:hAnsiTheme="minorHAnsi"/>
                <w:sz w:val="20"/>
                <w:szCs w:val="20"/>
              </w:rPr>
              <w:t>IP allow-list restricting the source range</w:t>
            </w:r>
          </w:p>
        </w:tc>
      </w:tr>
    </w:tbl>
    <w:p w14:paraId="1823CD09" w14:textId="77777777" w:rsidR="00F550E5" w:rsidRPr="00AC7387" w:rsidRDefault="00F550E5" w:rsidP="00F550E5">
      <w:pPr>
        <w:rPr>
          <w:rFonts w:asciiTheme="minorHAnsi" w:hAnsiTheme="minorHAnsi"/>
          <w:b/>
          <w:sz w:val="20"/>
          <w:szCs w:val="20"/>
        </w:rPr>
      </w:pPr>
    </w:p>
    <w:p w14:paraId="307D9542" w14:textId="77777777" w:rsidR="00F550E5" w:rsidRPr="00AC7387" w:rsidRDefault="00F550E5" w:rsidP="00F550E5">
      <w:pPr>
        <w:rPr>
          <w:rFonts w:asciiTheme="minorHAnsi" w:hAnsiTheme="minorHAnsi"/>
          <w:b/>
          <w:bCs/>
          <w:sz w:val="20"/>
          <w:szCs w:val="20"/>
        </w:rPr>
      </w:pPr>
      <w:r w:rsidRPr="00AC7387">
        <w:rPr>
          <w:rFonts w:asciiTheme="minorHAnsi" w:hAnsiTheme="minorHAnsi"/>
          <w:b/>
          <w:bCs/>
          <w:sz w:val="20"/>
          <w:szCs w:val="20"/>
        </w:rPr>
        <w:t>Partner and External Identity</w:t>
      </w:r>
    </w:p>
    <w:p w14:paraId="3B46A6CB" w14:textId="77777777" w:rsidR="0093114C" w:rsidRPr="00AC7387" w:rsidRDefault="0093114C" w:rsidP="00F550E5">
      <w:pPr>
        <w:rPr>
          <w:rFonts w:asciiTheme="minorHAnsi" w:hAnsiTheme="minorHAnsi"/>
          <w:b/>
          <w:bCs/>
          <w:sz w:val="20"/>
          <w:szCs w:val="20"/>
        </w:rPr>
      </w:pPr>
    </w:p>
    <w:p w14:paraId="5CD3C749" w14:textId="78B191B9"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The Organi</w:t>
      </w:r>
      <w:r w:rsidR="00452431" w:rsidRPr="00AC7387">
        <w:rPr>
          <w:rFonts w:asciiTheme="minorHAnsi" w:hAnsiTheme="minorHAnsi"/>
          <w:sz w:val="20"/>
          <w:szCs w:val="20"/>
        </w:rPr>
        <w:t>z</w:t>
      </w:r>
      <w:r w:rsidRPr="00AC7387">
        <w:rPr>
          <w:rFonts w:asciiTheme="minorHAnsi" w:hAnsiTheme="minorHAnsi"/>
          <w:sz w:val="20"/>
          <w:szCs w:val="20"/>
        </w:rPr>
        <w:t>ation's external consumers include brokers, market participants, strategic partners, suppliers and third-party service providers. Authentication and onboarding approaches may vary by consumer type and technical capability.</w:t>
      </w:r>
    </w:p>
    <w:p w14:paraId="43913235" w14:textId="64F3398E"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Preferred approach:</w:t>
      </w:r>
      <w:r w:rsidRPr="00AC7387">
        <w:rPr>
          <w:rFonts w:asciiTheme="minorHAnsi" w:hAnsiTheme="minorHAnsi"/>
          <w:sz w:val="20"/>
          <w:szCs w:val="20"/>
        </w:rPr>
        <w:t xml:space="preserve"> External organi</w:t>
      </w:r>
      <w:r w:rsidR="00946ECD" w:rsidRPr="00AC7387">
        <w:rPr>
          <w:rFonts w:asciiTheme="minorHAnsi" w:hAnsiTheme="minorHAnsi"/>
          <w:sz w:val="20"/>
          <w:szCs w:val="20"/>
        </w:rPr>
        <w:t>z</w:t>
      </w:r>
      <w:r w:rsidRPr="00AC7387">
        <w:rPr>
          <w:rFonts w:asciiTheme="minorHAnsi" w:hAnsiTheme="minorHAnsi"/>
          <w:sz w:val="20"/>
          <w:szCs w:val="20"/>
        </w:rPr>
        <w:t>ations are represented through Microsoft Entra External ID (B2B) using partner-specific application registrations and controlled access assignments.</w:t>
      </w:r>
    </w:p>
    <w:p w14:paraId="343FEA4E"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Approved alternatives:</w:t>
      </w:r>
      <w:r w:rsidRPr="00AC7387">
        <w:rPr>
          <w:rFonts w:asciiTheme="minorHAnsi" w:hAnsiTheme="minorHAnsi"/>
          <w:sz w:val="20"/>
          <w:szCs w:val="20"/>
        </w:rPr>
        <w:t xml:space="preserve"> Where Entra-based integration is not supported, approved federated identity, OAuth 2.0, mTLS, HMAC-signed requests or other approved authentication mechanisms may be used through the exception process.</w:t>
      </w:r>
    </w:p>
    <w:p w14:paraId="130C7E04"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Governance requirement:</w:t>
      </w:r>
      <w:r w:rsidRPr="00AC7387">
        <w:rPr>
          <w:rFonts w:asciiTheme="minorHAnsi" w:hAnsiTheme="minorHAnsi"/>
          <w:sz w:val="20"/>
          <w:szCs w:val="20"/>
        </w:rPr>
        <w:t xml:space="preserve"> Partner onboarding, application registration, credential and certificate lifecycle management, access reviews, rotation and revocation responsibilities must be defined and owned by the appropriate Identity and Access Management function before implementation.</w:t>
      </w:r>
    </w:p>
    <w:p w14:paraId="1F110ED8" w14:textId="4EDC8EDD" w:rsidR="00F550E5" w:rsidRPr="00AC7387" w:rsidRDefault="007376F0"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26" w:name="_Authentication_&amp;_Role"/>
      <w:bookmarkStart w:id="127" w:name="_Toc242719993"/>
      <w:bookmarkEnd w:id="126"/>
      <w:r w:rsidRPr="00AC7387">
        <w:rPr>
          <w:rFonts w:asciiTheme="minorHAnsi" w:eastAsia="Times New Roman" w:hAnsiTheme="minorHAnsi" w:cs="Times New Roman"/>
          <w:b w:val="0"/>
          <w:color w:val="132040" w:themeColor="accent1" w:themeShade="BF"/>
          <w:sz w:val="24"/>
          <w:szCs w:val="26"/>
          <w:lang w:eastAsia="en-US"/>
        </w:rPr>
        <w:t xml:space="preserve">Authentication &amp; Role Based </w:t>
      </w:r>
      <w:r w:rsidR="00F550E5" w:rsidRPr="00AC7387">
        <w:rPr>
          <w:rFonts w:asciiTheme="minorHAnsi" w:eastAsia="Times New Roman" w:hAnsiTheme="minorHAnsi" w:cs="Times New Roman"/>
          <w:b w:val="0"/>
          <w:color w:val="132040" w:themeColor="accent1" w:themeShade="BF"/>
          <w:sz w:val="24"/>
          <w:szCs w:val="26"/>
          <w:lang w:eastAsia="en-US"/>
        </w:rPr>
        <w:t>Authori</w:t>
      </w:r>
      <w:r w:rsidR="004F5807" w:rsidRPr="00AC7387">
        <w:rPr>
          <w:rFonts w:asciiTheme="minorHAnsi" w:eastAsia="Times New Roman" w:hAnsiTheme="minorHAnsi" w:cs="Times New Roman"/>
          <w:b w:val="0"/>
          <w:color w:val="132040" w:themeColor="accent1" w:themeShade="BF"/>
          <w:sz w:val="24"/>
          <w:szCs w:val="26"/>
          <w:lang w:eastAsia="en-US"/>
        </w:rPr>
        <w:t>z</w:t>
      </w:r>
      <w:r w:rsidR="00F550E5" w:rsidRPr="00AC7387">
        <w:rPr>
          <w:rFonts w:asciiTheme="minorHAnsi" w:eastAsia="Times New Roman" w:hAnsiTheme="minorHAnsi" w:cs="Times New Roman"/>
          <w:b w:val="0"/>
          <w:color w:val="132040" w:themeColor="accent1" w:themeShade="BF"/>
          <w:sz w:val="24"/>
          <w:szCs w:val="26"/>
          <w:lang w:eastAsia="en-US"/>
        </w:rPr>
        <w:t>ation</w:t>
      </w:r>
      <w:bookmarkEnd w:id="127"/>
    </w:p>
    <w:p w14:paraId="6C734038" w14:textId="5E3BA361"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Authentication establishes who the caller is; authori</w:t>
      </w:r>
      <w:r w:rsidR="00FD3AED" w:rsidRPr="00AC7387">
        <w:rPr>
          <w:rFonts w:asciiTheme="minorHAnsi" w:hAnsiTheme="minorHAnsi"/>
          <w:sz w:val="20"/>
          <w:szCs w:val="20"/>
        </w:rPr>
        <w:t>z</w:t>
      </w:r>
      <w:r w:rsidRPr="00AC7387">
        <w:rPr>
          <w:rFonts w:asciiTheme="minorHAnsi" w:hAnsiTheme="minorHAnsi"/>
          <w:sz w:val="20"/>
          <w:szCs w:val="20"/>
        </w:rPr>
        <w:t xml:space="preserve">ation determines what they may access. </w:t>
      </w:r>
      <w:r w:rsidR="00197921" w:rsidRPr="00AC7387">
        <w:rPr>
          <w:rFonts w:asciiTheme="minorHAnsi" w:hAnsiTheme="minorHAnsi"/>
          <w:sz w:val="20"/>
          <w:szCs w:val="20"/>
        </w:rPr>
        <w:t>Gateway-level authorization is enforced through token validation, claims evaluation and subscription controls. The validated token is inspected to confirm issuer, audience, expiry and required scopes before requests are allowed to proceed.</w:t>
      </w:r>
    </w:p>
    <w:p w14:paraId="2FC7BAE6" w14:textId="54515226" w:rsidR="0001737A" w:rsidRPr="00AC7387" w:rsidRDefault="0001737A" w:rsidP="00F550E5">
      <w:pPr>
        <w:spacing w:after="140"/>
        <w:rPr>
          <w:rFonts w:asciiTheme="minorHAnsi" w:hAnsiTheme="minorHAnsi"/>
          <w:sz w:val="20"/>
          <w:szCs w:val="20"/>
        </w:rPr>
      </w:pPr>
      <w:r w:rsidRPr="00AC7387">
        <w:rPr>
          <w:rFonts w:asciiTheme="minorHAnsi" w:hAnsiTheme="minorHAnsi"/>
          <w:sz w:val="20"/>
          <w:szCs w:val="20"/>
        </w:rPr>
        <w:t>Access follows a secure-by-default model. APIs are not accessible until visibility has been granted through the appropriate product, group membership and subscription assignment</w:t>
      </w:r>
      <w:r w:rsidR="00FB6EAC" w:rsidRPr="00AC7387">
        <w:rPr>
          <w:rFonts w:asciiTheme="minorHAnsi" w:hAnsiTheme="minorHAnsi"/>
          <w:sz w:val="20"/>
          <w:szCs w:val="20"/>
        </w:rPr>
        <w:t>. F</w:t>
      </w:r>
      <w:r w:rsidR="00A82344" w:rsidRPr="00AC7387">
        <w:rPr>
          <w:rFonts w:asciiTheme="minorHAnsi" w:hAnsiTheme="minorHAnsi"/>
          <w:sz w:val="20"/>
          <w:szCs w:val="20"/>
        </w:rPr>
        <w:t xml:space="preserve">or detail configuration </w:t>
      </w:r>
      <w:r w:rsidR="00D341BF" w:rsidRPr="00AC7387">
        <w:rPr>
          <w:rFonts w:asciiTheme="minorHAnsi" w:hAnsiTheme="minorHAnsi"/>
          <w:sz w:val="20"/>
          <w:szCs w:val="20"/>
        </w:rPr>
        <w:t xml:space="preserve">about the </w:t>
      </w:r>
      <w:r w:rsidR="003A228F" w:rsidRPr="00AC7387">
        <w:rPr>
          <w:rFonts w:asciiTheme="minorHAnsi" w:hAnsiTheme="minorHAnsi"/>
          <w:sz w:val="20"/>
          <w:szCs w:val="20"/>
        </w:rPr>
        <w:t xml:space="preserve">parameters </w:t>
      </w:r>
      <w:r w:rsidR="006A55FB" w:rsidRPr="00AC7387">
        <w:rPr>
          <w:rFonts w:asciiTheme="minorHAnsi" w:hAnsiTheme="minorHAnsi"/>
          <w:sz w:val="20"/>
          <w:szCs w:val="20"/>
        </w:rPr>
        <w:t xml:space="preserve">check </w:t>
      </w:r>
      <w:r w:rsidR="001A7AE0" w:rsidRPr="00AC7387">
        <w:rPr>
          <w:rFonts w:asciiTheme="minorHAnsi" w:hAnsiTheme="minorHAnsi"/>
          <w:sz w:val="20"/>
          <w:szCs w:val="20"/>
        </w:rPr>
        <w:t>the reference</w:t>
      </w:r>
      <w:r w:rsidR="00351CF1" w:rsidRPr="00AC7387">
        <w:rPr>
          <w:rFonts w:asciiTheme="minorHAnsi" w:hAnsiTheme="minorHAnsi"/>
          <w:sz w:val="20"/>
          <w:szCs w:val="20"/>
        </w:rPr>
        <w:t xml:space="preserve">. </w:t>
      </w:r>
      <w:hyperlink w:anchor="Ref1" w:history="1">
        <w:r w:rsidR="003D0D5F" w:rsidRPr="00863334">
          <w:rPr>
            <w:rStyle w:val="Hyperlink"/>
            <w:rFonts w:asciiTheme="minorHAnsi" w:hAnsiTheme="minorHAnsi"/>
          </w:rPr>
          <w:t xml:space="preserve">[Ref </w:t>
        </w:r>
        <w:r w:rsidR="00827DC1" w:rsidRPr="00863334">
          <w:rPr>
            <w:rStyle w:val="Hyperlink"/>
            <w:rFonts w:asciiTheme="minorHAnsi" w:hAnsiTheme="minorHAnsi"/>
          </w:rPr>
          <w:t>1</w:t>
        </w:r>
        <w:r w:rsidR="003D0D5F" w:rsidRPr="00863334">
          <w:rPr>
            <w:rStyle w:val="Hyperlink"/>
            <w:rFonts w:asciiTheme="minorHAnsi" w:hAnsiTheme="minorHAnsi"/>
          </w:rPr>
          <w:t>]</w:t>
        </w:r>
      </w:hyperlink>
    </w:p>
    <w:p w14:paraId="39FA5838" w14:textId="50430FB6" w:rsidR="0082417F" w:rsidRPr="00AC7387" w:rsidRDefault="00322AD1" w:rsidP="00C233A0">
      <w:pPr>
        <w:rPr>
          <w:rFonts w:asciiTheme="minorHAnsi" w:hAnsiTheme="minorHAnsi"/>
          <w:sz w:val="20"/>
          <w:szCs w:val="20"/>
        </w:rPr>
      </w:pPr>
      <w:r w:rsidRPr="00AC7387">
        <w:rPr>
          <w:rFonts w:asciiTheme="minorHAnsi" w:hAnsiTheme="minorHAnsi"/>
          <w:b/>
          <w:bCs/>
          <w:sz w:val="20"/>
          <w:szCs w:val="20"/>
        </w:rPr>
        <w:t xml:space="preserve">RBAC Model </w:t>
      </w:r>
      <w:r w:rsidR="00625FE7" w:rsidRPr="00AC7387">
        <w:rPr>
          <w:rFonts w:asciiTheme="minorHAnsi" w:hAnsiTheme="minorHAnsi"/>
          <w:b/>
          <w:bCs/>
        </w:rPr>
        <w:t>for Azure Front Door, APIM and Developer portal.</w:t>
      </w:r>
      <w:r w:rsidRPr="00AC7387">
        <w:rPr>
          <w:rFonts w:asciiTheme="minorHAnsi" w:hAnsiTheme="minorHAnsi"/>
          <w:sz w:val="20"/>
          <w:szCs w:val="20"/>
        </w:rPr>
        <w:br/>
      </w:r>
    </w:p>
    <w:p w14:paraId="2E657D8F" w14:textId="5E66D1BD" w:rsidR="00322AD1" w:rsidRPr="00AC7387" w:rsidRDefault="00322AD1" w:rsidP="00C233A0">
      <w:pPr>
        <w:rPr>
          <w:rFonts w:asciiTheme="minorHAnsi" w:hAnsiTheme="minorHAnsi"/>
          <w:sz w:val="20"/>
          <w:szCs w:val="20"/>
        </w:rPr>
      </w:pPr>
      <w:r w:rsidRPr="00AC7387">
        <w:rPr>
          <w:rFonts w:asciiTheme="minorHAnsi" w:hAnsiTheme="minorHAnsi"/>
          <w:sz w:val="20"/>
          <w:szCs w:val="20"/>
        </w:rPr>
        <w:t>Th</w:t>
      </w:r>
      <w:r w:rsidR="0082417F" w:rsidRPr="00AC7387">
        <w:rPr>
          <w:rFonts w:asciiTheme="minorHAnsi" w:hAnsiTheme="minorHAnsi"/>
          <w:sz w:val="20"/>
          <w:szCs w:val="20"/>
        </w:rPr>
        <w:t>e</w:t>
      </w:r>
      <w:r w:rsidRPr="00AC7387">
        <w:rPr>
          <w:rFonts w:asciiTheme="minorHAnsi" w:hAnsiTheme="minorHAnsi"/>
          <w:sz w:val="20"/>
          <w:szCs w:val="20"/>
        </w:rPr>
        <w:t xml:space="preserve"> diagram </w:t>
      </w:r>
      <w:r w:rsidR="0082417F" w:rsidRPr="00AC7387">
        <w:rPr>
          <w:rFonts w:asciiTheme="minorHAnsi" w:hAnsiTheme="minorHAnsi"/>
          <w:sz w:val="20"/>
          <w:szCs w:val="20"/>
        </w:rPr>
        <w:t xml:space="preserve">below </w:t>
      </w:r>
      <w:r w:rsidRPr="00AC7387">
        <w:rPr>
          <w:rFonts w:asciiTheme="minorHAnsi" w:hAnsiTheme="minorHAnsi"/>
          <w:sz w:val="20"/>
          <w:szCs w:val="20"/>
        </w:rPr>
        <w:t xml:space="preserve">illustrates the end-to-end Role-Based Access Control (RBAC) model for Azure API Management. User identities are authenticated through Microsoft Entra ID, with access governed using Entra ID groups, Azure RBAC roles, APIM products, and subscriptions. Internal users access APIM directly through the private network, while external users connect via Azure Front Door and WAF. Azure API Management validates authentication tokens, enforces authorization policies, and controls access to backend services and the Developer Portal based on assigned roles and group </w:t>
      </w:r>
      <w:r w:rsidR="008B1391" w:rsidRPr="00AC7387">
        <w:rPr>
          <w:rFonts w:asciiTheme="minorHAnsi" w:hAnsiTheme="minorHAnsi"/>
          <w:sz w:val="20"/>
          <w:szCs w:val="20"/>
        </w:rPr>
        <w:t>memberships.</w:t>
      </w:r>
    </w:p>
    <w:p w14:paraId="61A5E4A7" w14:textId="77777777" w:rsidR="00855AAB" w:rsidRPr="00AC7387" w:rsidRDefault="00855AAB" w:rsidP="00F550E5">
      <w:pPr>
        <w:spacing w:after="140"/>
        <w:rPr>
          <w:rFonts w:asciiTheme="minorHAnsi" w:hAnsiTheme="minorHAnsi"/>
          <w:sz w:val="20"/>
          <w:szCs w:val="20"/>
        </w:rPr>
      </w:pPr>
    </w:p>
    <w:p w14:paraId="0B5F6B9A" w14:textId="3B68DB2D" w:rsidR="003A5569" w:rsidRPr="00AC7387" w:rsidRDefault="00A648B5" w:rsidP="00F550E5">
      <w:pPr>
        <w:spacing w:after="140"/>
        <w:rPr>
          <w:rFonts w:asciiTheme="minorHAnsi" w:hAnsiTheme="minorHAnsi"/>
          <w:sz w:val="20"/>
          <w:szCs w:val="20"/>
        </w:rPr>
      </w:pPr>
      <w:r w:rsidRPr="00863334">
        <w:rPr>
          <w:rFonts w:asciiTheme="minorHAnsi" w:hAnsiTheme="minorHAnsi"/>
        </w:rPr>
        <w:drawing>
          <wp:inline distT="0" distB="0" distL="0" distR="0" wp14:anchorId="40AD23D1" wp14:editId="206051B6">
            <wp:extent cx="5731510" cy="3076575"/>
            <wp:effectExtent l="0" t="0" r="2540" b="9525"/>
            <wp:docPr id="184472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29798" name=""/>
                    <pic:cNvPicPr/>
                  </pic:nvPicPr>
                  <pic:blipFill>
                    <a:blip r:embed="rId34"/>
                    <a:stretch>
                      <a:fillRect/>
                    </a:stretch>
                  </pic:blipFill>
                  <pic:spPr>
                    <a:xfrm>
                      <a:off x="0" y="0"/>
                      <a:ext cx="5731510" cy="3076575"/>
                    </a:xfrm>
                    <a:prstGeom prst="rect">
                      <a:avLst/>
                    </a:prstGeom>
                  </pic:spPr>
                </pic:pic>
              </a:graphicData>
            </a:graphic>
          </wp:inline>
        </w:drawing>
      </w:r>
    </w:p>
    <w:p w14:paraId="10AACAD4" w14:textId="77777777" w:rsidR="000644FB" w:rsidRPr="00AC7387" w:rsidRDefault="000644FB" w:rsidP="00F550E5">
      <w:pPr>
        <w:spacing w:after="140"/>
        <w:rPr>
          <w:rFonts w:asciiTheme="minorHAnsi" w:hAnsiTheme="minorHAnsi"/>
          <w:sz w:val="20"/>
          <w:szCs w:val="20"/>
        </w:rPr>
      </w:pPr>
    </w:p>
    <w:p w14:paraId="77A541B1" w14:textId="77777777" w:rsidR="000644FB" w:rsidRPr="00AC7387" w:rsidRDefault="000644FB" w:rsidP="00F550E5">
      <w:pPr>
        <w:spacing w:after="140"/>
        <w:rPr>
          <w:rFonts w:asciiTheme="minorHAnsi" w:hAnsiTheme="minorHAnsi"/>
          <w:sz w:val="20"/>
          <w:szCs w:val="20"/>
        </w:rPr>
      </w:pPr>
    </w:p>
    <w:p w14:paraId="1230E949" w14:textId="77777777" w:rsidR="000644FB" w:rsidRPr="00AC7387" w:rsidRDefault="000644FB" w:rsidP="00F550E5">
      <w:pPr>
        <w:spacing w:after="140"/>
        <w:rPr>
          <w:rFonts w:asciiTheme="minorHAnsi" w:hAnsiTheme="minorHAnsi"/>
          <w:sz w:val="20"/>
          <w:szCs w:val="20"/>
        </w:rPr>
      </w:pPr>
    </w:p>
    <w:p w14:paraId="15CEF624"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28" w:name="_Secrets_and_Certificates"/>
      <w:bookmarkStart w:id="129" w:name="_Toc242719994"/>
      <w:bookmarkEnd w:id="128"/>
      <w:r w:rsidRPr="00AC7387">
        <w:rPr>
          <w:rFonts w:asciiTheme="minorHAnsi" w:eastAsia="Times New Roman" w:hAnsiTheme="minorHAnsi" w:cs="Times New Roman"/>
          <w:b w:val="0"/>
          <w:color w:val="132040" w:themeColor="accent1" w:themeShade="BF"/>
          <w:sz w:val="24"/>
          <w:szCs w:val="26"/>
          <w:lang w:eastAsia="en-US"/>
        </w:rPr>
        <w:t>Secrets and Certificates</w:t>
      </w:r>
      <w:bookmarkEnd w:id="129"/>
    </w:p>
    <w:p w14:paraId="3FC56FA9"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 xml:space="preserve">The preferred implementation is that APIM does not store application secrets locally. Required certificates, keys and credentials are retrieved from Azure Key Vault at runtime using the APIM managed </w:t>
      </w:r>
      <w:r w:rsidRPr="00AC7387" w:rsidDel="00F166FE">
        <w:rPr>
          <w:rFonts w:asciiTheme="minorHAnsi" w:hAnsiTheme="minorHAnsi"/>
          <w:sz w:val="20"/>
          <w:szCs w:val="20"/>
        </w:rPr>
        <w:t>identity</w:t>
      </w:r>
      <w:r w:rsidRPr="00AC7387">
        <w:rPr>
          <w:rFonts w:asciiTheme="minorHAnsi" w:hAnsiTheme="minorHAnsi"/>
          <w:sz w:val="20"/>
          <w:szCs w:val="20"/>
        </w:rPr>
        <w:t>.</w:t>
      </w:r>
    </w:p>
    <w:p w14:paraId="14598329" w14:textId="7048937E" w:rsidR="00F550E5" w:rsidRPr="00AC7387" w:rsidRDefault="005C2945" w:rsidP="00F550E5">
      <w:pPr>
        <w:rPr>
          <w:rFonts w:asciiTheme="minorHAnsi" w:hAnsiTheme="minorHAnsi"/>
        </w:rPr>
      </w:pPr>
      <w:r w:rsidRPr="00B223AC">
        <w:rPr>
          <w:rFonts w:asciiTheme="minorHAnsi" w:hAnsiTheme="minorHAnsi"/>
        </w:rPr>
        <w:drawing>
          <wp:inline distT="0" distB="0" distL="0" distR="0" wp14:anchorId="1B856026" wp14:editId="301FD1AB">
            <wp:extent cx="6120684" cy="1905000"/>
            <wp:effectExtent l="0" t="0" r="0" b="0"/>
            <wp:docPr id="1462874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56126" cy="1916031"/>
                    </a:xfrm>
                    <a:prstGeom prst="rect">
                      <a:avLst/>
                    </a:prstGeom>
                    <a:noFill/>
                  </pic:spPr>
                </pic:pic>
              </a:graphicData>
            </a:graphic>
          </wp:inline>
        </w:drawing>
      </w:r>
    </w:p>
    <w:p w14:paraId="49096A6D" w14:textId="77777777"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30" w:name="_Toc242719995"/>
      <w:r w:rsidRPr="00AC7387">
        <w:rPr>
          <w:rFonts w:asciiTheme="minorHAnsi" w:eastAsia="Times New Roman" w:hAnsiTheme="minorHAnsi" w:cs="Times New Roman"/>
          <w:b w:val="0"/>
          <w:color w:val="132040" w:themeColor="accent1" w:themeShade="BF"/>
          <w:sz w:val="24"/>
          <w:szCs w:val="26"/>
          <w:lang w:eastAsia="en-US"/>
        </w:rPr>
        <w:t>Data Classification and Logging</w:t>
      </w:r>
      <w:bookmarkEnd w:id="130"/>
    </w:p>
    <w:p w14:paraId="5ABFEDE7" w14:textId="715E6DBA" w:rsidR="00F550E5" w:rsidRPr="00AC7387" w:rsidRDefault="00F550E5" w:rsidP="00F143D4">
      <w:pPr>
        <w:spacing w:after="70"/>
        <w:rPr>
          <w:rFonts w:asciiTheme="minorHAnsi" w:hAnsiTheme="minorHAnsi"/>
          <w:sz w:val="20"/>
          <w:szCs w:val="20"/>
        </w:rPr>
      </w:pPr>
    </w:p>
    <w:tbl>
      <w:tblPr>
        <w:tblStyle w:val="TableGrid"/>
        <w:tblW w:w="0" w:type="auto"/>
        <w:tblLook w:val="04A0" w:firstRow="1" w:lastRow="0" w:firstColumn="1" w:lastColumn="0" w:noHBand="0" w:noVBand="1"/>
      </w:tblPr>
      <w:tblGrid>
        <w:gridCol w:w="1683"/>
        <w:gridCol w:w="3007"/>
        <w:gridCol w:w="4326"/>
      </w:tblGrid>
      <w:tr w:rsidR="00F143D4" w:rsidRPr="00AC7387" w14:paraId="76CCF5ED" w14:textId="77777777" w:rsidTr="00F143D4">
        <w:tc>
          <w:tcPr>
            <w:tcW w:w="0" w:type="auto"/>
            <w:tcBorders>
              <w:bottom w:val="single" w:sz="12" w:space="0" w:color="1A2B56" w:themeColor="accent1"/>
            </w:tcBorders>
            <w:shd w:val="clear" w:color="auto" w:fill="C1CDEC" w:themeFill="accent1" w:themeFillTint="33"/>
            <w:hideMark/>
          </w:tcPr>
          <w:p w14:paraId="25EACB9F" w14:textId="77777777" w:rsidR="00F143D4" w:rsidRPr="00AC7387" w:rsidRDefault="00F143D4" w:rsidP="00F143D4">
            <w:pPr>
              <w:spacing w:after="70"/>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Principle</w:t>
            </w:r>
          </w:p>
        </w:tc>
        <w:tc>
          <w:tcPr>
            <w:tcW w:w="0" w:type="auto"/>
            <w:tcBorders>
              <w:bottom w:val="single" w:sz="12" w:space="0" w:color="1A2B56" w:themeColor="accent1"/>
            </w:tcBorders>
            <w:shd w:val="clear" w:color="auto" w:fill="C1CDEC" w:themeFill="accent1" w:themeFillTint="33"/>
            <w:hideMark/>
          </w:tcPr>
          <w:p w14:paraId="3B924CFB" w14:textId="77777777" w:rsidR="00F143D4" w:rsidRPr="00AC7387" w:rsidRDefault="00F143D4" w:rsidP="00F143D4">
            <w:pPr>
              <w:spacing w:after="70"/>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Design Control</w:t>
            </w:r>
          </w:p>
        </w:tc>
        <w:tc>
          <w:tcPr>
            <w:tcW w:w="0" w:type="auto"/>
            <w:tcBorders>
              <w:bottom w:val="single" w:sz="12" w:space="0" w:color="1A2B56" w:themeColor="accent1"/>
            </w:tcBorders>
            <w:shd w:val="clear" w:color="auto" w:fill="C1CDEC" w:themeFill="accent1" w:themeFillTint="33"/>
            <w:hideMark/>
          </w:tcPr>
          <w:p w14:paraId="76A01831" w14:textId="77777777" w:rsidR="00F143D4" w:rsidRPr="00AC7387" w:rsidRDefault="00F143D4" w:rsidP="00F143D4">
            <w:pPr>
              <w:spacing w:after="70"/>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APIM Enforcement</w:t>
            </w:r>
          </w:p>
        </w:tc>
      </w:tr>
      <w:tr w:rsidR="00F143D4" w:rsidRPr="00AC7387" w14:paraId="26BCBC33" w14:textId="77777777" w:rsidTr="00F143D4">
        <w:tc>
          <w:tcPr>
            <w:tcW w:w="0" w:type="auto"/>
            <w:tcBorders>
              <w:top w:val="single" w:sz="12" w:space="0" w:color="1A2B56" w:themeColor="accent1"/>
            </w:tcBorders>
            <w:hideMark/>
          </w:tcPr>
          <w:p w14:paraId="3003751E"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Classify at Onboarding</w:t>
            </w:r>
          </w:p>
        </w:tc>
        <w:tc>
          <w:tcPr>
            <w:tcW w:w="0" w:type="auto"/>
            <w:tcBorders>
              <w:top w:val="single" w:sz="12" w:space="0" w:color="1A2B56" w:themeColor="accent1"/>
            </w:tcBorders>
            <w:hideMark/>
          </w:tcPr>
          <w:p w14:paraId="0FB0C8A8"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Every API is assigned a data classification (Public, Internal, Confidential, Restricted) during onboarding.</w:t>
            </w:r>
          </w:p>
        </w:tc>
        <w:tc>
          <w:tcPr>
            <w:tcW w:w="0" w:type="auto"/>
            <w:tcBorders>
              <w:top w:val="single" w:sz="12" w:space="0" w:color="1A2B56" w:themeColor="accent1"/>
            </w:tcBorders>
            <w:hideMark/>
          </w:tcPr>
          <w:p w14:paraId="0C0E96D2"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Classification recorded as part of the API onboarding process and used to determine logging, monitoring, and support requirements.</w:t>
            </w:r>
          </w:p>
        </w:tc>
      </w:tr>
      <w:tr w:rsidR="00F143D4" w:rsidRPr="00AC7387" w14:paraId="01B7B8A4" w14:textId="77777777" w:rsidTr="00F143D4">
        <w:tc>
          <w:tcPr>
            <w:tcW w:w="0" w:type="auto"/>
            <w:hideMark/>
          </w:tcPr>
          <w:p w14:paraId="318CB610"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No Body Logging by Default</w:t>
            </w:r>
          </w:p>
        </w:tc>
        <w:tc>
          <w:tcPr>
            <w:tcW w:w="0" w:type="auto"/>
            <w:hideMark/>
          </w:tcPr>
          <w:p w14:paraId="7E314CDD"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Request and response payload logging is disabled by default across the platform.</w:t>
            </w:r>
          </w:p>
        </w:tc>
        <w:tc>
          <w:tcPr>
            <w:tcW w:w="0" w:type="auto"/>
            <w:hideMark/>
          </w:tcPr>
          <w:p w14:paraId="445EBE4F"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APIM diagnostics and Application Insights are configured to capture operational telemetry only. Payload logging requires documented approval and explicit configuration.</w:t>
            </w:r>
          </w:p>
        </w:tc>
      </w:tr>
      <w:tr w:rsidR="00F143D4" w:rsidRPr="00AC7387" w14:paraId="350BAB5E" w14:textId="77777777" w:rsidTr="00F143D4">
        <w:tc>
          <w:tcPr>
            <w:tcW w:w="0" w:type="auto"/>
            <w:hideMark/>
          </w:tcPr>
          <w:p w14:paraId="00331A30"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No PII in Telemetry</w:t>
            </w:r>
          </w:p>
        </w:tc>
        <w:tc>
          <w:tcPr>
            <w:tcW w:w="0" w:type="auto"/>
            <w:hideMark/>
          </w:tcPr>
          <w:p w14:paraId="4380562B"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Sensitive data must not be written to logs, traces, or monitoring platforms.</w:t>
            </w:r>
          </w:p>
        </w:tc>
        <w:tc>
          <w:tcPr>
            <w:tcW w:w="0" w:type="auto"/>
            <w:hideMark/>
          </w:tcPr>
          <w:p w14:paraId="2D7678F9"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APIM policies redact or exclude Authorization headers, subscription keys, cookies, tokens, and identified PII before telemetry is exported.</w:t>
            </w:r>
          </w:p>
        </w:tc>
      </w:tr>
      <w:tr w:rsidR="00F143D4" w:rsidRPr="00AC7387" w14:paraId="4D5913D5" w14:textId="77777777" w:rsidTr="00F143D4">
        <w:tc>
          <w:tcPr>
            <w:tcW w:w="0" w:type="auto"/>
            <w:hideMark/>
          </w:tcPr>
          <w:p w14:paraId="1BBA16DC"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Centralised Logging Standards</w:t>
            </w:r>
          </w:p>
        </w:tc>
        <w:tc>
          <w:tcPr>
            <w:tcW w:w="0" w:type="auto"/>
            <w:hideMark/>
          </w:tcPr>
          <w:p w14:paraId="4D0BA401"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Logging behaviour must be consistent across all APIs.</w:t>
            </w:r>
          </w:p>
        </w:tc>
        <w:tc>
          <w:tcPr>
            <w:tcW w:w="0" w:type="auto"/>
            <w:hideMark/>
          </w:tcPr>
          <w:p w14:paraId="529F890A"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Shared policy fragments and platform standards enforce common telemetry, redaction, and monitoring controls.</w:t>
            </w:r>
          </w:p>
        </w:tc>
      </w:tr>
      <w:tr w:rsidR="00F143D4" w:rsidRPr="00AC7387" w14:paraId="57C447F5" w14:textId="77777777" w:rsidTr="00F143D4">
        <w:tc>
          <w:tcPr>
            <w:tcW w:w="0" w:type="auto"/>
            <w:hideMark/>
          </w:tcPr>
          <w:p w14:paraId="6D5AABFE"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Least-Privilege Observability</w:t>
            </w:r>
          </w:p>
        </w:tc>
        <w:tc>
          <w:tcPr>
            <w:tcW w:w="0" w:type="auto"/>
            <w:hideMark/>
          </w:tcPr>
          <w:p w14:paraId="4A851267"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Operations teams require visibility without access to sensitive payload data.</w:t>
            </w:r>
          </w:p>
        </w:tc>
        <w:tc>
          <w:tcPr>
            <w:tcW w:w="0" w:type="auto"/>
            <w:hideMark/>
          </w:tcPr>
          <w:p w14:paraId="6E1FDF3E" w14:textId="77777777" w:rsidR="00F143D4" w:rsidRPr="00AC7387" w:rsidRDefault="00F143D4" w:rsidP="00F143D4">
            <w:pPr>
              <w:spacing w:after="70"/>
              <w:rPr>
                <w:rFonts w:asciiTheme="minorHAnsi" w:hAnsiTheme="minorHAnsi"/>
                <w:kern w:val="0"/>
                <w:sz w:val="20"/>
                <w:szCs w:val="20"/>
                <w14:ligatures w14:val="none"/>
              </w:rPr>
            </w:pPr>
            <w:r w:rsidRPr="00AC7387">
              <w:rPr>
                <w:rFonts w:asciiTheme="minorHAnsi" w:hAnsiTheme="minorHAnsi"/>
                <w:kern w:val="0"/>
                <w:sz w:val="20"/>
                <w:szCs w:val="20"/>
                <w14:ligatures w14:val="none"/>
              </w:rPr>
              <w:t>Monitoring focuses on availability, latency, throughput, dependency failures, and error rates rather than business content.</w:t>
            </w:r>
          </w:p>
        </w:tc>
      </w:tr>
    </w:tbl>
    <w:p w14:paraId="473750DC" w14:textId="7393184E"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31" w:name="_Toc242719996"/>
      <w:r w:rsidRPr="00AC7387">
        <w:rPr>
          <w:rFonts w:asciiTheme="minorHAnsi" w:eastAsiaTheme="minorHAnsi" w:hAnsiTheme="minorHAnsi" w:cstheme="minorBidi"/>
          <w:b w:val="0"/>
          <w:bCs w:val="0"/>
          <w:color w:val="000000" w:themeColor="text1" w:themeShade="80"/>
          <w:szCs w:val="20"/>
          <w:lang w:eastAsia="en-US"/>
        </w:rPr>
        <w:t>Developer Portal</w:t>
      </w:r>
      <w:bookmarkEnd w:id="131"/>
    </w:p>
    <w:p w14:paraId="37BF9E79" w14:textId="7C7894DB" w:rsidR="00F550E5" w:rsidRPr="00AC7387" w:rsidRDefault="0049250D"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32" w:name="_Developer_Portal_Purpose"/>
      <w:bookmarkStart w:id="133" w:name="_Toc242719997"/>
      <w:bookmarkEnd w:id="132"/>
      <w:r w:rsidRPr="00AC7387">
        <w:rPr>
          <w:rFonts w:asciiTheme="minorHAnsi" w:eastAsia="Times New Roman" w:hAnsiTheme="minorHAnsi" w:cs="Times New Roman"/>
          <w:b w:val="0"/>
          <w:color w:val="132040" w:themeColor="accent1" w:themeShade="BF"/>
          <w:sz w:val="24"/>
          <w:szCs w:val="26"/>
          <w:lang w:eastAsia="en-US"/>
        </w:rPr>
        <w:t xml:space="preserve">Reference </w:t>
      </w:r>
      <w:r w:rsidR="00363798" w:rsidRPr="00AC7387">
        <w:rPr>
          <w:rFonts w:asciiTheme="minorHAnsi" w:eastAsia="Times New Roman" w:hAnsiTheme="minorHAnsi" w:cs="Times New Roman"/>
          <w:b w:val="0"/>
          <w:color w:val="132040" w:themeColor="accent1" w:themeShade="BF"/>
          <w:sz w:val="24"/>
          <w:szCs w:val="26"/>
          <w:lang w:eastAsia="en-US"/>
        </w:rPr>
        <w:t>Architecture</w:t>
      </w:r>
      <w:bookmarkEnd w:id="133"/>
    </w:p>
    <w:p w14:paraId="4D2F4985" w14:textId="77777777" w:rsidR="00F550E5" w:rsidRPr="00AC7387" w:rsidRDefault="00F550E5" w:rsidP="00F550E5">
      <w:pPr>
        <w:spacing w:before="120" w:after="140"/>
        <w:rPr>
          <w:rFonts w:asciiTheme="minorHAnsi" w:hAnsiTheme="minorHAnsi"/>
          <w:b/>
          <w:bCs/>
          <w:sz w:val="20"/>
          <w:szCs w:val="20"/>
        </w:rPr>
      </w:pPr>
      <w:r w:rsidRPr="00AC7387">
        <w:rPr>
          <w:rFonts w:asciiTheme="minorHAnsi" w:hAnsiTheme="minorHAnsi"/>
          <w:b/>
          <w:bCs/>
          <w:sz w:val="20"/>
          <w:szCs w:val="20"/>
        </w:rPr>
        <w:t>Purpose</w:t>
      </w:r>
    </w:p>
    <w:p w14:paraId="6C0DE187" w14:textId="77777777" w:rsidR="00E5544D" w:rsidRPr="00E5544D" w:rsidRDefault="00E5544D" w:rsidP="00E5544D">
      <w:pPr>
        <w:spacing w:after="140"/>
        <w:rPr>
          <w:rFonts w:asciiTheme="minorHAnsi" w:hAnsiTheme="minorHAnsi"/>
          <w:sz w:val="20"/>
          <w:szCs w:val="20"/>
        </w:rPr>
      </w:pPr>
      <w:r w:rsidRPr="00E5544D">
        <w:rPr>
          <w:rFonts w:asciiTheme="minorHAnsi" w:hAnsiTheme="minorHAnsi"/>
          <w:sz w:val="20"/>
          <w:szCs w:val="20"/>
        </w:rPr>
        <w:t>The Azure APIM Developer Portal provides a centralized, self-service interface for approved API consumers to discover, understand, subscribe to, and adopt published APIs. The portal delivers API documentation, onboarding guidance, subscription management, and access to API products, while supporting self-service API discovery and onboarding in accordance with Chaucer governance and approval processes.</w:t>
      </w:r>
    </w:p>
    <w:p w14:paraId="4D51ED78" w14:textId="77777777" w:rsidR="00F550E5" w:rsidRPr="00B223AC" w:rsidRDefault="00F550E5" w:rsidP="00F550E5">
      <w:pPr>
        <w:spacing w:after="140"/>
        <w:rPr>
          <w:rFonts w:asciiTheme="minorHAnsi" w:hAnsiTheme="minorHAnsi"/>
          <w:sz w:val="20"/>
          <w:szCs w:val="20"/>
        </w:rPr>
      </w:pPr>
      <w:r w:rsidRPr="00B223AC">
        <w:rPr>
          <w:rFonts w:asciiTheme="minorHAnsi" w:hAnsiTheme="minorHAnsi"/>
          <w:sz w:val="20"/>
          <w:szCs w:val="20"/>
        </w:rPr>
        <w:t>The platform distinguishes between two operational roles:</w:t>
      </w:r>
    </w:p>
    <w:p w14:paraId="5B1002E3" w14:textId="77777777" w:rsidR="00F550E5" w:rsidRPr="00B223AC" w:rsidRDefault="00F550E5" w:rsidP="00B52B74">
      <w:pPr>
        <w:numPr>
          <w:ilvl w:val="0"/>
          <w:numId w:val="5"/>
        </w:numPr>
        <w:spacing w:after="140"/>
        <w:rPr>
          <w:rFonts w:asciiTheme="minorHAnsi" w:hAnsiTheme="minorHAnsi"/>
          <w:sz w:val="20"/>
          <w:szCs w:val="20"/>
        </w:rPr>
      </w:pPr>
      <w:r w:rsidRPr="00B223AC">
        <w:rPr>
          <w:rFonts w:asciiTheme="minorHAnsi" w:hAnsiTheme="minorHAnsi"/>
          <w:b/>
          <w:sz w:val="20"/>
          <w:szCs w:val="20"/>
        </w:rPr>
        <w:t>API Publishers (Platform &amp; Internal Teams):</w:t>
      </w:r>
      <w:r w:rsidRPr="00B223AC">
        <w:rPr>
          <w:rFonts w:asciiTheme="minorHAnsi" w:hAnsiTheme="minorHAnsi"/>
          <w:sz w:val="20"/>
          <w:szCs w:val="20"/>
        </w:rPr>
        <w:t xml:space="preserve"> Operate exclusively via </w:t>
      </w:r>
      <w:r w:rsidRPr="00B223AC">
        <w:rPr>
          <w:rFonts w:asciiTheme="minorHAnsi" w:hAnsiTheme="minorHAnsi"/>
          <w:b/>
          <w:sz w:val="20"/>
          <w:szCs w:val="20"/>
        </w:rPr>
        <w:t>APIOps pipelines</w:t>
      </w:r>
      <w:r w:rsidRPr="00B223AC">
        <w:rPr>
          <w:rFonts w:asciiTheme="minorHAnsi" w:hAnsiTheme="minorHAnsi"/>
          <w:sz w:val="20"/>
          <w:szCs w:val="20"/>
        </w:rPr>
        <w:t xml:space="preserve"> to deploy APIs, products, and policies into the management plane.</w:t>
      </w:r>
    </w:p>
    <w:p w14:paraId="104BA6B1" w14:textId="77777777" w:rsidR="00F550E5" w:rsidRPr="00B223AC" w:rsidRDefault="00F550E5" w:rsidP="00B52B74">
      <w:pPr>
        <w:numPr>
          <w:ilvl w:val="0"/>
          <w:numId w:val="5"/>
        </w:numPr>
        <w:spacing w:after="140"/>
        <w:rPr>
          <w:rFonts w:asciiTheme="minorHAnsi" w:hAnsiTheme="minorHAnsi"/>
          <w:sz w:val="20"/>
          <w:szCs w:val="20"/>
        </w:rPr>
      </w:pPr>
      <w:r w:rsidRPr="00B223AC">
        <w:rPr>
          <w:rFonts w:asciiTheme="minorHAnsi" w:hAnsiTheme="minorHAnsi"/>
          <w:b/>
          <w:sz w:val="20"/>
          <w:szCs w:val="20"/>
        </w:rPr>
        <w:t>API Consumers (Developers &amp; Partners):</w:t>
      </w:r>
      <w:r w:rsidRPr="00B223AC">
        <w:rPr>
          <w:rFonts w:asciiTheme="minorHAnsi" w:hAnsiTheme="minorHAnsi"/>
          <w:sz w:val="20"/>
          <w:szCs w:val="20"/>
        </w:rPr>
        <w:t xml:space="preserve"> Interact strictly through the </w:t>
      </w:r>
      <w:r w:rsidRPr="00B223AC">
        <w:rPr>
          <w:rFonts w:asciiTheme="minorHAnsi" w:hAnsiTheme="minorHAnsi"/>
          <w:b/>
          <w:sz w:val="20"/>
          <w:szCs w:val="20"/>
        </w:rPr>
        <w:t>Developer Portal</w:t>
      </w:r>
      <w:r w:rsidRPr="00B223AC">
        <w:rPr>
          <w:rFonts w:asciiTheme="minorHAnsi" w:hAnsiTheme="minorHAnsi"/>
          <w:sz w:val="20"/>
          <w:szCs w:val="20"/>
        </w:rPr>
        <w:t xml:space="preserve"> to consume documentation, manage subscriptions, and generate access keys.</w:t>
      </w:r>
    </w:p>
    <w:p w14:paraId="4146A12D" w14:textId="77777777" w:rsidR="00F550E5" w:rsidRPr="00AC7387" w:rsidRDefault="00F550E5" w:rsidP="00F550E5">
      <w:pPr>
        <w:spacing w:before="120" w:after="140"/>
        <w:rPr>
          <w:rFonts w:asciiTheme="minorHAnsi" w:hAnsiTheme="minorHAnsi"/>
          <w:b/>
          <w:bCs/>
          <w:sz w:val="20"/>
          <w:szCs w:val="20"/>
        </w:rPr>
      </w:pPr>
      <w:r w:rsidRPr="00AC7387">
        <w:rPr>
          <w:rFonts w:asciiTheme="minorHAnsi" w:hAnsiTheme="minorHAnsi"/>
          <w:b/>
          <w:bCs/>
          <w:sz w:val="20"/>
          <w:szCs w:val="20"/>
        </w:rPr>
        <w:t>Reference architecture</w:t>
      </w:r>
    </w:p>
    <w:p w14:paraId="4DA2231F" w14:textId="77777777" w:rsidR="00F550E5" w:rsidRPr="00AC7387" w:rsidRDefault="00F550E5" w:rsidP="00F550E5">
      <w:pPr>
        <w:spacing w:before="120" w:after="140"/>
        <w:rPr>
          <w:rFonts w:asciiTheme="minorHAnsi" w:hAnsiTheme="minorHAnsi"/>
          <w:sz w:val="20"/>
          <w:szCs w:val="20"/>
        </w:rPr>
      </w:pPr>
      <w:r w:rsidRPr="00AC7387">
        <w:rPr>
          <w:rFonts w:asciiTheme="minorHAnsi" w:hAnsiTheme="minorHAnsi"/>
          <w:sz w:val="20"/>
          <w:szCs w:val="20"/>
        </w:rPr>
        <w:t>The Developer Portal is hosted independently as a managed web application and is completely isolated from the gateway runtime path:</w:t>
      </w:r>
    </w:p>
    <w:p w14:paraId="602A4C0E" w14:textId="77777777" w:rsidR="00F550E5" w:rsidRPr="00AC7387" w:rsidRDefault="00F550E5" w:rsidP="00B52B74">
      <w:pPr>
        <w:numPr>
          <w:ilvl w:val="0"/>
          <w:numId w:val="6"/>
        </w:numPr>
        <w:spacing w:before="120" w:after="140"/>
        <w:rPr>
          <w:rFonts w:asciiTheme="minorHAnsi" w:hAnsiTheme="minorHAnsi"/>
          <w:sz w:val="20"/>
          <w:szCs w:val="20"/>
        </w:rPr>
      </w:pPr>
      <w:r w:rsidRPr="00B223AC">
        <w:rPr>
          <w:rFonts w:asciiTheme="minorHAnsi" w:hAnsiTheme="minorHAnsi"/>
          <w:b/>
          <w:sz w:val="20"/>
          <w:szCs w:val="20"/>
        </w:rPr>
        <w:t>Catalogue</w:t>
      </w:r>
      <w:r w:rsidRPr="00AC7387">
        <w:rPr>
          <w:rFonts w:asciiTheme="minorHAnsi" w:hAnsiTheme="minorHAnsi"/>
          <w:b/>
          <w:bCs/>
          <w:sz w:val="20"/>
          <w:szCs w:val="20"/>
        </w:rPr>
        <w:t xml:space="preserve"> Publishing</w:t>
      </w:r>
      <w:r w:rsidRPr="00AC7387">
        <w:rPr>
          <w:rFonts w:asciiTheme="minorHAnsi" w:hAnsiTheme="minorHAnsi"/>
          <w:sz w:val="20"/>
          <w:szCs w:val="20"/>
        </w:rPr>
        <w:t>: The APIM management plane dynamically projects published APIs, schemas, and products onto the portal interface.</w:t>
      </w:r>
    </w:p>
    <w:p w14:paraId="51B48F39" w14:textId="77777777" w:rsidR="00F550E5" w:rsidRPr="00AC7387" w:rsidRDefault="00F550E5" w:rsidP="00B52B74">
      <w:pPr>
        <w:numPr>
          <w:ilvl w:val="0"/>
          <w:numId w:val="6"/>
        </w:numPr>
        <w:spacing w:before="120" w:after="140"/>
        <w:rPr>
          <w:rFonts w:asciiTheme="minorHAnsi" w:hAnsiTheme="minorHAnsi"/>
          <w:sz w:val="20"/>
          <w:szCs w:val="20"/>
        </w:rPr>
      </w:pPr>
      <w:r w:rsidRPr="00AC7387">
        <w:rPr>
          <w:rFonts w:asciiTheme="minorHAnsi" w:hAnsiTheme="minorHAnsi"/>
          <w:b/>
          <w:bCs/>
          <w:sz w:val="20"/>
          <w:szCs w:val="20"/>
        </w:rPr>
        <w:t>Identity &amp; Access Control</w:t>
      </w:r>
      <w:r w:rsidRPr="00AC7387">
        <w:rPr>
          <w:rFonts w:asciiTheme="minorHAnsi" w:hAnsiTheme="minorHAnsi"/>
          <w:sz w:val="20"/>
          <w:szCs w:val="20"/>
        </w:rPr>
        <w:t>: Authentication delegates directly to Microsoft Entra ID for internal workforce users and Entra ID B2B for external partners.</w:t>
      </w:r>
    </w:p>
    <w:p w14:paraId="16E76B41" w14:textId="58DF49CC" w:rsidR="00F550E5" w:rsidRPr="00AC7387" w:rsidRDefault="00F550E5" w:rsidP="00B52B74">
      <w:pPr>
        <w:numPr>
          <w:ilvl w:val="0"/>
          <w:numId w:val="6"/>
        </w:numPr>
        <w:spacing w:before="120" w:after="140"/>
        <w:rPr>
          <w:rFonts w:asciiTheme="minorHAnsi" w:hAnsiTheme="minorHAnsi"/>
          <w:sz w:val="20"/>
          <w:szCs w:val="20"/>
        </w:rPr>
      </w:pPr>
      <w:r w:rsidRPr="00AC7387">
        <w:rPr>
          <w:rFonts w:asciiTheme="minorHAnsi" w:hAnsiTheme="minorHAnsi"/>
          <w:b/>
          <w:bCs/>
          <w:sz w:val="20"/>
          <w:szCs w:val="20"/>
        </w:rPr>
        <w:t>Runtime Isolation</w:t>
      </w:r>
      <w:r w:rsidRPr="00AC7387">
        <w:rPr>
          <w:rFonts w:asciiTheme="minorHAnsi" w:hAnsiTheme="minorHAnsi"/>
          <w:sz w:val="20"/>
          <w:szCs w:val="20"/>
        </w:rPr>
        <w:t>: The portal handles metadata and subscription lifecycle only. Once a subscription key is issued, consumer application traffic bypasses the portal entirely, invoking the APIM Gateway directly where policy enforcement and security controls occur.</w:t>
      </w:r>
      <w:r w:rsidR="00381197" w:rsidRPr="00AC7387">
        <w:rPr>
          <w:rFonts w:asciiTheme="minorHAnsi" w:hAnsiTheme="minorHAnsi"/>
          <w:sz w:val="20"/>
          <w:szCs w:val="20"/>
        </w:rPr>
        <w:br/>
      </w:r>
    </w:p>
    <w:p w14:paraId="20B9AFB8" w14:textId="38437723" w:rsidR="00381197" w:rsidRPr="00AC7387" w:rsidRDefault="00381197" w:rsidP="00381197">
      <w:pPr>
        <w:spacing w:before="120" w:after="60"/>
        <w:rPr>
          <w:rFonts w:asciiTheme="minorHAnsi" w:hAnsiTheme="minorHAnsi"/>
        </w:rPr>
      </w:pPr>
      <w:r w:rsidRPr="00B223AC">
        <w:rPr>
          <w:rFonts w:asciiTheme="minorHAnsi" w:hAnsiTheme="minorHAnsi"/>
        </w:rPr>
        <w:drawing>
          <wp:inline distT="0" distB="0" distL="0" distR="0" wp14:anchorId="7BE35A70" wp14:editId="77D0DA85">
            <wp:extent cx="5346719" cy="2412110"/>
            <wp:effectExtent l="0" t="0" r="6350" b="7620"/>
            <wp:docPr id="1114759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57901" cy="2417155"/>
                    </a:xfrm>
                    <a:prstGeom prst="rect">
                      <a:avLst/>
                    </a:prstGeom>
                    <a:noFill/>
                  </pic:spPr>
                </pic:pic>
              </a:graphicData>
            </a:graphic>
          </wp:inline>
        </w:drawing>
      </w:r>
    </w:p>
    <w:p w14:paraId="7048880C" w14:textId="77777777" w:rsidR="00F550E5" w:rsidRPr="00AC7387" w:rsidRDefault="00F550E5" w:rsidP="00F550E5">
      <w:pPr>
        <w:spacing w:before="120" w:after="140"/>
        <w:rPr>
          <w:rFonts w:asciiTheme="minorHAnsi" w:hAnsiTheme="minorHAnsi"/>
          <w:b/>
          <w:bCs/>
          <w:sz w:val="20"/>
          <w:szCs w:val="20"/>
        </w:rPr>
      </w:pPr>
      <w:r w:rsidRPr="00AC7387">
        <w:rPr>
          <w:rFonts w:asciiTheme="minorHAnsi" w:hAnsiTheme="minorHAnsi"/>
          <w:b/>
          <w:bCs/>
          <w:sz w:val="20"/>
          <w:szCs w:val="20"/>
        </w:rPr>
        <w:t>Built-in roles and RBAC</w:t>
      </w:r>
    </w:p>
    <w:p w14:paraId="299827FA"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7E592A50" w14:textId="77777777" w:rsidR="006E6D0B" w:rsidRPr="00AC7387" w:rsidRDefault="006E6D0B" w:rsidP="00F550E5">
      <w:pPr>
        <w:spacing w:after="140"/>
        <w:rPr>
          <w:rFonts w:asciiTheme="minorHAnsi" w:hAnsiTheme="minorHAnsi"/>
          <w:sz w:val="20"/>
          <w:szCs w:val="20"/>
        </w:rPr>
      </w:pPr>
    </w:p>
    <w:p w14:paraId="0A1E5A01" w14:textId="77777777" w:rsidR="00297225" w:rsidRDefault="00297225" w:rsidP="00F550E5">
      <w:pPr>
        <w:spacing w:after="140"/>
        <w:rPr>
          <w:rFonts w:asciiTheme="minorHAnsi" w:hAnsiTheme="minorHAnsi"/>
          <w:sz w:val="20"/>
          <w:szCs w:val="20"/>
        </w:rPr>
      </w:pPr>
    </w:p>
    <w:p w14:paraId="2798D6EF" w14:textId="77777777" w:rsidR="00297225" w:rsidRPr="009A5A18" w:rsidRDefault="00297225" w:rsidP="00F550E5">
      <w:pPr>
        <w:spacing w:after="140"/>
        <w:rPr>
          <w:rFonts w:asciiTheme="minorHAnsi" w:hAnsiTheme="minorHAnsi"/>
          <w:sz w:val="20"/>
          <w:szCs w:val="20"/>
        </w:rPr>
      </w:pPr>
    </w:p>
    <w:p w14:paraId="4D425FC9" w14:textId="5BCEEB9A" w:rsidR="00F550E5" w:rsidRPr="00AC7387" w:rsidRDefault="00F550E5" w:rsidP="00F550E5">
      <w:pPr>
        <w:spacing w:before="100" w:after="100"/>
        <w:rPr>
          <w:rFonts w:asciiTheme="minorHAnsi" w:hAnsiTheme="minorHAnsi"/>
          <w:b/>
          <w:bCs/>
          <w:sz w:val="20"/>
          <w:szCs w:val="20"/>
        </w:rPr>
      </w:pPr>
      <w:r w:rsidRPr="00AC7387">
        <w:rPr>
          <w:rFonts w:asciiTheme="minorHAnsi" w:hAnsiTheme="minorHAnsi"/>
          <w:b/>
          <w:bCs/>
          <w:sz w:val="20"/>
          <w:szCs w:val="20"/>
        </w:rPr>
        <w:t>Portal groups: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F550E5" w:rsidRPr="00AC7387" w14:paraId="73434D67" w14:textId="77777777" w:rsidTr="00203EEB">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661842E"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188A3D"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67C2279"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What it grants</w:t>
            </w:r>
          </w:p>
        </w:tc>
      </w:tr>
      <w:tr w:rsidR="00207C57" w:rsidRPr="00AC7387" w14:paraId="0783E893" w14:textId="77777777">
        <w:tc>
          <w:tcPr>
            <w:tcW w:w="1900" w:type="dxa"/>
            <w:tcMar>
              <w:top w:w="70" w:type="dxa"/>
              <w:left w:w="100" w:type="dxa"/>
              <w:bottom w:w="70" w:type="dxa"/>
              <w:right w:w="100" w:type="dxa"/>
            </w:tcMar>
            <w:vAlign w:val="center"/>
          </w:tcPr>
          <w:p w14:paraId="77FD5343" w14:textId="76C4AA89" w:rsidR="00207C57" w:rsidRPr="00AC7387" w:rsidRDefault="00207C57" w:rsidP="00207C57">
            <w:pPr>
              <w:rPr>
                <w:rFonts w:asciiTheme="minorHAnsi" w:hAnsiTheme="minorHAnsi"/>
                <w:sz w:val="20"/>
                <w:szCs w:val="20"/>
              </w:rPr>
            </w:pPr>
            <w:r w:rsidRPr="00AC7387">
              <w:rPr>
                <w:rFonts w:asciiTheme="minorHAnsi" w:hAnsiTheme="minorHAnsi"/>
                <w:sz w:val="20"/>
                <w:szCs w:val="20"/>
              </w:rPr>
              <w:t>Administrators</w:t>
            </w:r>
          </w:p>
        </w:tc>
        <w:tc>
          <w:tcPr>
            <w:tcW w:w="3600" w:type="dxa"/>
            <w:tcMar>
              <w:top w:w="70" w:type="dxa"/>
              <w:left w:w="100" w:type="dxa"/>
              <w:bottom w:w="70" w:type="dxa"/>
              <w:right w:w="100" w:type="dxa"/>
            </w:tcMar>
            <w:vAlign w:val="center"/>
          </w:tcPr>
          <w:p w14:paraId="4C703271" w14:textId="35FFC21B" w:rsidR="00207C57" w:rsidRPr="00AC7387" w:rsidRDefault="00207C57" w:rsidP="00207C57">
            <w:pPr>
              <w:rPr>
                <w:rFonts w:asciiTheme="minorHAnsi" w:hAnsiTheme="minorHAnsi"/>
                <w:sz w:val="20"/>
                <w:szCs w:val="20"/>
              </w:rPr>
            </w:pPr>
            <w:r w:rsidRPr="00AC7387">
              <w:rPr>
                <w:rFonts w:asciiTheme="minorHAnsi" w:hAnsiTheme="minorHAnsi"/>
                <w:sz w:val="20"/>
                <w:szCs w:val="20"/>
              </w:rPr>
              <w:t>Azure subscription administrators</w:t>
            </w:r>
          </w:p>
        </w:tc>
        <w:tc>
          <w:tcPr>
            <w:tcW w:w="3800" w:type="dxa"/>
            <w:tcMar>
              <w:top w:w="70" w:type="dxa"/>
              <w:left w:w="100" w:type="dxa"/>
              <w:bottom w:w="70" w:type="dxa"/>
              <w:right w:w="100" w:type="dxa"/>
            </w:tcMar>
            <w:vAlign w:val="center"/>
          </w:tcPr>
          <w:p w14:paraId="074BF1B2" w14:textId="6587550C" w:rsidR="00207C57" w:rsidRPr="00AC7387" w:rsidRDefault="00207C57" w:rsidP="00207C57">
            <w:pPr>
              <w:rPr>
                <w:rFonts w:asciiTheme="minorHAnsi" w:hAnsiTheme="minorHAnsi"/>
                <w:sz w:val="20"/>
                <w:szCs w:val="20"/>
              </w:rPr>
            </w:pPr>
            <w:r w:rsidRPr="00AC7387">
              <w:rPr>
                <w:rFonts w:asciiTheme="minorHAnsi" w:hAnsiTheme="minorHAnsi"/>
                <w:sz w:val="20"/>
                <w:szCs w:val="20"/>
              </w:rPr>
              <w:t>APIM service administration; not a consumer role</w:t>
            </w:r>
          </w:p>
        </w:tc>
      </w:tr>
      <w:tr w:rsidR="00207C57" w:rsidRPr="00AC7387" w14:paraId="599F13A7" w14:textId="77777777">
        <w:tc>
          <w:tcPr>
            <w:tcW w:w="1900" w:type="dxa"/>
            <w:tcMar>
              <w:top w:w="70" w:type="dxa"/>
              <w:left w:w="100" w:type="dxa"/>
              <w:bottom w:w="70" w:type="dxa"/>
              <w:right w:w="100" w:type="dxa"/>
            </w:tcMar>
            <w:vAlign w:val="center"/>
          </w:tcPr>
          <w:p w14:paraId="6A7DF7A3" w14:textId="2BAB178F" w:rsidR="00207C57" w:rsidRPr="00AC7387" w:rsidRDefault="00207C57" w:rsidP="00207C57">
            <w:pPr>
              <w:rPr>
                <w:rFonts w:asciiTheme="minorHAnsi" w:hAnsiTheme="minorHAnsi"/>
                <w:sz w:val="20"/>
                <w:szCs w:val="20"/>
              </w:rPr>
            </w:pPr>
            <w:r w:rsidRPr="00AC7387">
              <w:rPr>
                <w:rFonts w:asciiTheme="minorHAnsi" w:hAnsiTheme="minorHAnsi"/>
                <w:sz w:val="20"/>
                <w:szCs w:val="20"/>
              </w:rPr>
              <w:t>Developers</w:t>
            </w:r>
          </w:p>
        </w:tc>
        <w:tc>
          <w:tcPr>
            <w:tcW w:w="3600" w:type="dxa"/>
            <w:tcMar>
              <w:top w:w="70" w:type="dxa"/>
              <w:left w:w="100" w:type="dxa"/>
              <w:bottom w:w="70" w:type="dxa"/>
              <w:right w:w="100" w:type="dxa"/>
            </w:tcMar>
            <w:vAlign w:val="center"/>
          </w:tcPr>
          <w:p w14:paraId="7D9216CE" w14:textId="4C0398E3" w:rsidR="00207C57" w:rsidRPr="00AC7387" w:rsidRDefault="00207C57" w:rsidP="00207C57">
            <w:pPr>
              <w:rPr>
                <w:rFonts w:asciiTheme="minorHAnsi" w:hAnsiTheme="minorHAnsi"/>
                <w:sz w:val="20"/>
                <w:szCs w:val="20"/>
              </w:rPr>
            </w:pPr>
            <w:r w:rsidRPr="00AC7387">
              <w:rPr>
                <w:rFonts w:asciiTheme="minorHAnsi" w:hAnsiTheme="minorHAnsi"/>
                <w:sz w:val="20"/>
                <w:szCs w:val="20"/>
              </w:rPr>
              <w:t>Authenticated portal users</w:t>
            </w:r>
          </w:p>
        </w:tc>
        <w:tc>
          <w:tcPr>
            <w:tcW w:w="3800" w:type="dxa"/>
            <w:tcMar>
              <w:top w:w="70" w:type="dxa"/>
              <w:left w:w="100" w:type="dxa"/>
              <w:bottom w:w="70" w:type="dxa"/>
              <w:right w:w="100" w:type="dxa"/>
            </w:tcMar>
            <w:vAlign w:val="center"/>
          </w:tcPr>
          <w:p w14:paraId="6881E0EF" w14:textId="3E305E07" w:rsidR="00207C57" w:rsidRPr="00922B18" w:rsidRDefault="00DC7831" w:rsidP="00922B18">
            <w:pPr>
              <w:rPr>
                <w:rFonts w:asciiTheme="minorHAnsi" w:hAnsiTheme="minorHAnsi"/>
                <w:kern w:val="2"/>
                <w:sz w:val="20"/>
                <w:szCs w:val="20"/>
                <w14:ligatures w14:val="standardContextual"/>
              </w:rPr>
            </w:pPr>
            <w:r w:rsidRPr="00297225">
              <w:rPr>
                <w:rFonts w:asciiTheme="minorHAnsi" w:hAnsiTheme="minorHAnsi"/>
                <w:sz w:val="20"/>
                <w:szCs w:val="20"/>
              </w:rPr>
              <w:t>P</w:t>
            </w:r>
            <w:r w:rsidR="009F560A" w:rsidRPr="00297225">
              <w:rPr>
                <w:rFonts w:asciiTheme="minorHAnsi" w:hAnsiTheme="minorHAnsi"/>
                <w:sz w:val="20"/>
                <w:szCs w:val="20"/>
              </w:rPr>
              <w:t>rovides</w:t>
            </w:r>
            <w:r w:rsidR="00922B18" w:rsidRPr="00297225">
              <w:rPr>
                <w:rFonts w:asciiTheme="minorHAnsi" w:hAnsiTheme="minorHAnsi"/>
                <w:sz w:val="20"/>
                <w:szCs w:val="20"/>
              </w:rPr>
              <w:t xml:space="preserve"> standard portal access, with product visibility determined by group membership</w:t>
            </w:r>
          </w:p>
        </w:tc>
      </w:tr>
      <w:tr w:rsidR="00207C57" w:rsidRPr="00AC7387" w14:paraId="7E1B5DC3" w14:textId="77777777">
        <w:tc>
          <w:tcPr>
            <w:tcW w:w="1900" w:type="dxa"/>
            <w:tcMar>
              <w:top w:w="70" w:type="dxa"/>
              <w:left w:w="100" w:type="dxa"/>
              <w:bottom w:w="70" w:type="dxa"/>
              <w:right w:w="100" w:type="dxa"/>
            </w:tcMar>
            <w:vAlign w:val="center"/>
          </w:tcPr>
          <w:p w14:paraId="46C1DDE9" w14:textId="5C7982D4" w:rsidR="00207C57" w:rsidRPr="00AC7387" w:rsidRDefault="00207C57" w:rsidP="00207C57">
            <w:pPr>
              <w:rPr>
                <w:rFonts w:asciiTheme="minorHAnsi" w:hAnsiTheme="minorHAnsi"/>
                <w:sz w:val="20"/>
                <w:szCs w:val="20"/>
              </w:rPr>
            </w:pPr>
            <w:r w:rsidRPr="00AC7387">
              <w:rPr>
                <w:rFonts w:asciiTheme="minorHAnsi" w:hAnsiTheme="minorHAnsi"/>
                <w:sz w:val="20"/>
                <w:szCs w:val="20"/>
              </w:rPr>
              <w:t>Guests</w:t>
            </w:r>
          </w:p>
        </w:tc>
        <w:tc>
          <w:tcPr>
            <w:tcW w:w="3600" w:type="dxa"/>
            <w:tcMar>
              <w:top w:w="70" w:type="dxa"/>
              <w:left w:w="100" w:type="dxa"/>
              <w:bottom w:w="70" w:type="dxa"/>
              <w:right w:w="100" w:type="dxa"/>
            </w:tcMar>
            <w:vAlign w:val="center"/>
          </w:tcPr>
          <w:p w14:paraId="166B113C" w14:textId="690CD1A8" w:rsidR="00207C57" w:rsidRPr="00AC7387" w:rsidRDefault="00207C57" w:rsidP="00207C57">
            <w:pPr>
              <w:rPr>
                <w:rFonts w:asciiTheme="minorHAnsi" w:hAnsiTheme="minorHAnsi"/>
                <w:sz w:val="20"/>
                <w:szCs w:val="20"/>
              </w:rPr>
            </w:pPr>
            <w:r w:rsidRPr="00AC7387">
              <w:rPr>
                <w:rFonts w:asciiTheme="minorHAnsi" w:hAnsiTheme="minorHAnsi"/>
                <w:sz w:val="20"/>
                <w:szCs w:val="20"/>
              </w:rPr>
              <w:t>Anonymous portal visitors</w:t>
            </w:r>
          </w:p>
        </w:tc>
        <w:tc>
          <w:tcPr>
            <w:tcW w:w="3800" w:type="dxa"/>
            <w:tcMar>
              <w:top w:w="70" w:type="dxa"/>
              <w:left w:w="100" w:type="dxa"/>
              <w:bottom w:w="70" w:type="dxa"/>
              <w:right w:w="100" w:type="dxa"/>
            </w:tcMar>
            <w:vAlign w:val="center"/>
          </w:tcPr>
          <w:p w14:paraId="2480D941" w14:textId="0338BEE3" w:rsidR="00207C57" w:rsidRPr="00AC7387" w:rsidRDefault="00207C57" w:rsidP="00207C57">
            <w:pPr>
              <w:rPr>
                <w:rFonts w:asciiTheme="minorHAnsi" w:hAnsiTheme="minorHAnsi"/>
                <w:sz w:val="20"/>
                <w:szCs w:val="20"/>
              </w:rPr>
            </w:pPr>
            <w:r w:rsidRPr="00AC7387">
              <w:rPr>
                <w:rFonts w:asciiTheme="minorHAnsi" w:hAnsiTheme="minorHAnsi"/>
                <w:sz w:val="20"/>
                <w:szCs w:val="20"/>
              </w:rPr>
              <w:t>No access under the proposed security model</w:t>
            </w:r>
          </w:p>
        </w:tc>
      </w:tr>
      <w:tr w:rsidR="00207C57" w:rsidRPr="00AC7387" w14:paraId="0F4554BC" w14:textId="77777777">
        <w:tc>
          <w:tcPr>
            <w:tcW w:w="1900" w:type="dxa"/>
            <w:tcMar>
              <w:top w:w="70" w:type="dxa"/>
              <w:left w:w="100" w:type="dxa"/>
              <w:bottom w:w="70" w:type="dxa"/>
              <w:right w:w="100" w:type="dxa"/>
            </w:tcMar>
            <w:vAlign w:val="center"/>
          </w:tcPr>
          <w:p w14:paraId="7AE90928" w14:textId="173AE2D5" w:rsidR="00207C57" w:rsidRPr="00AC7387" w:rsidRDefault="00207C57" w:rsidP="00207C57">
            <w:pPr>
              <w:rPr>
                <w:rFonts w:asciiTheme="minorHAnsi" w:hAnsiTheme="minorHAnsi"/>
                <w:sz w:val="20"/>
                <w:szCs w:val="20"/>
              </w:rPr>
            </w:pPr>
            <w:r w:rsidRPr="00AC7387">
              <w:rPr>
                <w:rFonts w:asciiTheme="minorHAnsi" w:hAnsiTheme="minorHAnsi"/>
                <w:sz w:val="20"/>
                <w:szCs w:val="20"/>
              </w:rPr>
              <w:t>Custom / Entra ID Groups</w:t>
            </w:r>
          </w:p>
        </w:tc>
        <w:tc>
          <w:tcPr>
            <w:tcW w:w="3600" w:type="dxa"/>
            <w:tcMar>
              <w:top w:w="70" w:type="dxa"/>
              <w:left w:w="100" w:type="dxa"/>
              <w:bottom w:w="70" w:type="dxa"/>
              <w:right w:w="100" w:type="dxa"/>
            </w:tcMar>
            <w:vAlign w:val="center"/>
          </w:tcPr>
          <w:p w14:paraId="59114588" w14:textId="703400FA" w:rsidR="00207C57" w:rsidRPr="00AC7387" w:rsidRDefault="00207C57" w:rsidP="00207C57">
            <w:pPr>
              <w:rPr>
                <w:rFonts w:asciiTheme="minorHAnsi" w:hAnsiTheme="minorHAnsi"/>
                <w:sz w:val="20"/>
                <w:szCs w:val="20"/>
              </w:rPr>
            </w:pPr>
            <w:r w:rsidRPr="00AC7387">
              <w:rPr>
                <w:rFonts w:asciiTheme="minorHAnsi" w:hAnsiTheme="minorHAnsi"/>
                <w:sz w:val="20"/>
                <w:szCs w:val="20"/>
              </w:rPr>
              <w:t>Consumer-specific groups such as internal teams or partners</w:t>
            </w:r>
          </w:p>
        </w:tc>
        <w:tc>
          <w:tcPr>
            <w:tcW w:w="3800" w:type="dxa"/>
            <w:tcMar>
              <w:top w:w="70" w:type="dxa"/>
              <w:left w:w="100" w:type="dxa"/>
              <w:bottom w:w="70" w:type="dxa"/>
              <w:right w:w="100" w:type="dxa"/>
            </w:tcMar>
            <w:vAlign w:val="center"/>
          </w:tcPr>
          <w:p w14:paraId="06A551F2" w14:textId="722C8909" w:rsidR="00207C57" w:rsidRPr="00AC7387" w:rsidRDefault="00207C57" w:rsidP="00207C57">
            <w:pPr>
              <w:rPr>
                <w:rFonts w:asciiTheme="minorHAnsi" w:hAnsiTheme="minorHAnsi"/>
                <w:sz w:val="20"/>
                <w:szCs w:val="20"/>
              </w:rPr>
            </w:pPr>
            <w:r w:rsidRPr="00AC7387">
              <w:rPr>
                <w:rFonts w:asciiTheme="minorHAnsi" w:hAnsiTheme="minorHAnsi"/>
                <w:sz w:val="20"/>
                <w:szCs w:val="20"/>
              </w:rPr>
              <w:t>Controls visibility of permitted products</w:t>
            </w:r>
          </w:p>
        </w:tc>
      </w:tr>
    </w:tbl>
    <w:p w14:paraId="618DC03D" w14:textId="50E6B885" w:rsidR="00F550E5" w:rsidRPr="00AC7387" w:rsidRDefault="00C76F09" w:rsidP="00F550E5">
      <w:pPr>
        <w:spacing w:before="100" w:after="100"/>
        <w:rPr>
          <w:rFonts w:asciiTheme="minorHAnsi" w:hAnsiTheme="minorHAnsi"/>
          <w:b/>
          <w:bCs/>
          <w:sz w:val="20"/>
          <w:szCs w:val="20"/>
        </w:rPr>
      </w:pPr>
      <w:r w:rsidRPr="00AC7387">
        <w:rPr>
          <w:rFonts w:asciiTheme="minorHAnsi" w:hAnsiTheme="minorHAnsi"/>
          <w:b/>
          <w:bCs/>
          <w:sz w:val="20"/>
          <w:szCs w:val="20"/>
        </w:rPr>
        <w:br/>
      </w:r>
      <w:r w:rsidR="00F550E5" w:rsidRPr="00AC7387">
        <w:rPr>
          <w:rFonts w:asciiTheme="minorHAnsi" w:hAnsiTheme="minorHAnsi"/>
          <w:b/>
          <w:bCs/>
          <w:sz w:val="20"/>
          <w:szCs w:val="20"/>
        </w:rPr>
        <w:t>RBAC for administering portal content</w:t>
      </w:r>
      <w:r w:rsidR="002F0C98">
        <w:rPr>
          <w:rFonts w:asciiTheme="minorHAnsi" w:hAnsiTheme="minorHAnsi"/>
          <w:b/>
          <w:bCs/>
          <w:sz w:val="20"/>
          <w:szCs w:val="20"/>
        </w:rPr>
        <w:t>:</w:t>
      </w:r>
    </w:p>
    <w:p w14:paraId="1614D72E"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F550E5" w:rsidRPr="00AC7387" w14:paraId="72D018AD" w14:textId="77777777" w:rsidTr="00203EEB">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88FAC38"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ACEB622"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72E35BA"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Use</w:t>
            </w:r>
          </w:p>
        </w:tc>
      </w:tr>
      <w:tr w:rsidR="00190B62" w:rsidRPr="00AC7387" w14:paraId="35E0B26D" w14:textId="77777777">
        <w:tc>
          <w:tcPr>
            <w:tcW w:w="3400" w:type="dxa"/>
            <w:tcMar>
              <w:top w:w="70" w:type="dxa"/>
              <w:left w:w="100" w:type="dxa"/>
              <w:bottom w:w="70" w:type="dxa"/>
              <w:right w:w="100" w:type="dxa"/>
            </w:tcMar>
            <w:vAlign w:val="center"/>
          </w:tcPr>
          <w:p w14:paraId="344FAB92" w14:textId="77777777" w:rsidR="00190B62" w:rsidRPr="00AC7387" w:rsidRDefault="00190B62" w:rsidP="00190B62">
            <w:pPr>
              <w:rPr>
                <w:rFonts w:asciiTheme="minorHAnsi" w:hAnsiTheme="minorHAnsi"/>
                <w:sz w:val="20"/>
                <w:szCs w:val="20"/>
              </w:rPr>
            </w:pPr>
            <w:r w:rsidRPr="00AC7387">
              <w:rPr>
                <w:rFonts w:asciiTheme="minorHAnsi" w:hAnsiTheme="minorHAnsi"/>
                <w:sz w:val="20"/>
                <w:szCs w:val="20"/>
              </w:rPr>
              <w:t>API Management Developer Portal Content Editor</w:t>
            </w:r>
          </w:p>
        </w:tc>
        <w:tc>
          <w:tcPr>
            <w:tcW w:w="1900" w:type="dxa"/>
            <w:tcMar>
              <w:top w:w="70" w:type="dxa"/>
              <w:left w:w="100" w:type="dxa"/>
              <w:bottom w:w="70" w:type="dxa"/>
              <w:right w:w="100" w:type="dxa"/>
            </w:tcMar>
            <w:vAlign w:val="center"/>
          </w:tcPr>
          <w:p w14:paraId="6F75CA4A" w14:textId="6FC7AC2A" w:rsidR="00190B62" w:rsidRPr="00AC7387" w:rsidRDefault="00190B62" w:rsidP="00190B62">
            <w:pPr>
              <w:rPr>
                <w:rFonts w:asciiTheme="minorHAnsi" w:hAnsiTheme="minorHAnsi"/>
                <w:sz w:val="20"/>
                <w:szCs w:val="20"/>
              </w:rPr>
            </w:pPr>
            <w:r w:rsidRPr="00AC7387">
              <w:rPr>
                <w:rFonts w:asciiTheme="minorHAnsi" w:hAnsiTheme="minorHAnsi"/>
                <w:sz w:val="20"/>
                <w:szCs w:val="20"/>
              </w:rPr>
              <w:t>APIM Service</w:t>
            </w:r>
          </w:p>
        </w:tc>
        <w:tc>
          <w:tcPr>
            <w:tcW w:w="4000" w:type="dxa"/>
            <w:tcMar>
              <w:top w:w="70" w:type="dxa"/>
              <w:left w:w="100" w:type="dxa"/>
              <w:bottom w:w="70" w:type="dxa"/>
              <w:right w:w="100" w:type="dxa"/>
            </w:tcMar>
            <w:vAlign w:val="center"/>
          </w:tcPr>
          <w:p w14:paraId="14DE7950" w14:textId="7F69C4BB" w:rsidR="00190B62" w:rsidRPr="00AC7387" w:rsidRDefault="00190B62" w:rsidP="00190B62">
            <w:pPr>
              <w:rPr>
                <w:rFonts w:asciiTheme="minorHAnsi" w:hAnsiTheme="minorHAnsi"/>
                <w:sz w:val="20"/>
                <w:szCs w:val="20"/>
              </w:rPr>
            </w:pPr>
            <w:r w:rsidRPr="00AC7387">
              <w:rPr>
                <w:rFonts w:asciiTheme="minorHAnsi" w:hAnsiTheme="minorHAnsi"/>
                <w:sz w:val="20"/>
                <w:szCs w:val="20"/>
              </w:rPr>
              <w:t xml:space="preserve">Edit, customise and publish </w:t>
            </w:r>
            <w:r w:rsidR="00682F58" w:rsidRPr="00682F58">
              <w:rPr>
                <w:rFonts w:asciiTheme="minorHAnsi" w:hAnsiTheme="minorHAnsi"/>
                <w:sz w:val="20"/>
                <w:szCs w:val="20"/>
              </w:rPr>
              <w:t>Developer Portal</w:t>
            </w:r>
            <w:r w:rsidRPr="00AC7387">
              <w:rPr>
                <w:rFonts w:asciiTheme="minorHAnsi" w:hAnsiTheme="minorHAnsi"/>
                <w:sz w:val="20"/>
                <w:szCs w:val="20"/>
              </w:rPr>
              <w:t xml:space="preserve"> content </w:t>
            </w:r>
            <w:r w:rsidR="00682F58" w:rsidRPr="00682F58">
              <w:rPr>
                <w:rFonts w:asciiTheme="minorHAnsi" w:hAnsiTheme="minorHAnsi"/>
                <w:sz w:val="20"/>
                <w:szCs w:val="20"/>
              </w:rPr>
              <w:t xml:space="preserve">through the Developer Portal administration experience </w:t>
            </w:r>
            <w:r w:rsidRPr="00AC7387">
              <w:rPr>
                <w:rFonts w:asciiTheme="minorHAnsi" w:hAnsiTheme="minorHAnsi"/>
                <w:sz w:val="20"/>
                <w:szCs w:val="20"/>
              </w:rPr>
              <w:t>without broader APIM administration</w:t>
            </w:r>
          </w:p>
        </w:tc>
      </w:tr>
      <w:tr w:rsidR="00190B62" w:rsidRPr="00AC7387" w14:paraId="59A6ADD4" w14:textId="77777777">
        <w:tc>
          <w:tcPr>
            <w:tcW w:w="3400" w:type="dxa"/>
            <w:tcMar>
              <w:top w:w="70" w:type="dxa"/>
              <w:left w:w="100" w:type="dxa"/>
              <w:bottom w:w="70" w:type="dxa"/>
              <w:right w:w="100" w:type="dxa"/>
            </w:tcMar>
            <w:vAlign w:val="center"/>
          </w:tcPr>
          <w:p w14:paraId="0829DA90" w14:textId="77777777" w:rsidR="00190B62" w:rsidRPr="00AC7387" w:rsidRDefault="00190B62" w:rsidP="00190B62">
            <w:pPr>
              <w:rPr>
                <w:rFonts w:asciiTheme="minorHAnsi" w:hAnsiTheme="minorHAnsi"/>
                <w:sz w:val="20"/>
                <w:szCs w:val="20"/>
              </w:rPr>
            </w:pPr>
            <w:r w:rsidRPr="00AC7387">
              <w:rPr>
                <w:rFonts w:asciiTheme="minorHAnsi" w:hAnsiTheme="minorHAnsi"/>
                <w:sz w:val="20"/>
                <w:szCs w:val="20"/>
              </w:rPr>
              <w:t>API Management Service Contributor</w:t>
            </w:r>
          </w:p>
        </w:tc>
        <w:tc>
          <w:tcPr>
            <w:tcW w:w="1900" w:type="dxa"/>
            <w:tcMar>
              <w:top w:w="70" w:type="dxa"/>
              <w:left w:w="100" w:type="dxa"/>
              <w:bottom w:w="70" w:type="dxa"/>
              <w:right w:w="100" w:type="dxa"/>
            </w:tcMar>
            <w:vAlign w:val="center"/>
          </w:tcPr>
          <w:p w14:paraId="48B28D6B" w14:textId="0FA1C015" w:rsidR="00190B62" w:rsidRPr="00AC7387" w:rsidRDefault="00190B62" w:rsidP="00190B62">
            <w:pPr>
              <w:rPr>
                <w:rFonts w:asciiTheme="minorHAnsi" w:hAnsiTheme="minorHAnsi"/>
                <w:sz w:val="20"/>
                <w:szCs w:val="20"/>
              </w:rPr>
            </w:pPr>
            <w:r w:rsidRPr="00AC7387">
              <w:rPr>
                <w:rFonts w:asciiTheme="minorHAnsi" w:hAnsiTheme="minorHAnsi"/>
                <w:sz w:val="20"/>
                <w:szCs w:val="20"/>
              </w:rPr>
              <w:t>APIM Service</w:t>
            </w:r>
          </w:p>
        </w:tc>
        <w:tc>
          <w:tcPr>
            <w:tcW w:w="4000" w:type="dxa"/>
            <w:tcMar>
              <w:top w:w="70" w:type="dxa"/>
              <w:left w:w="100" w:type="dxa"/>
              <w:bottom w:w="70" w:type="dxa"/>
              <w:right w:w="100" w:type="dxa"/>
            </w:tcMar>
            <w:vAlign w:val="center"/>
          </w:tcPr>
          <w:p w14:paraId="04E82A2D" w14:textId="3B4CAC88" w:rsidR="00190B62" w:rsidRPr="00AC7387" w:rsidRDefault="00190B62" w:rsidP="00190B62">
            <w:pPr>
              <w:rPr>
                <w:rFonts w:asciiTheme="minorHAnsi" w:hAnsiTheme="minorHAnsi"/>
                <w:sz w:val="20"/>
                <w:szCs w:val="20"/>
              </w:rPr>
            </w:pPr>
            <w:r w:rsidRPr="00AC7387">
              <w:rPr>
                <w:rFonts w:asciiTheme="minorHAnsi" w:hAnsiTheme="minorHAnsi"/>
                <w:sz w:val="20"/>
                <w:szCs w:val="20"/>
              </w:rPr>
              <w:t>Full APIM service administration; not intended for portal content editors</w:t>
            </w:r>
          </w:p>
        </w:tc>
      </w:tr>
    </w:tbl>
    <w:p w14:paraId="1FE66D4B" w14:textId="2049FB61" w:rsidR="00F550E5" w:rsidRPr="00AC7387" w:rsidRDefault="00D349D7" w:rsidP="00F550E5">
      <w:pPr>
        <w:spacing w:after="140"/>
        <w:rPr>
          <w:rFonts w:asciiTheme="minorHAnsi" w:hAnsiTheme="minorHAnsi"/>
          <w:sz w:val="20"/>
          <w:szCs w:val="20"/>
        </w:rPr>
      </w:pPr>
      <w:r w:rsidRPr="00AC7387">
        <w:rPr>
          <w:rFonts w:asciiTheme="minorHAnsi" w:hAnsiTheme="minorHAnsi"/>
          <w:sz w:val="20"/>
          <w:szCs w:val="20"/>
        </w:rPr>
        <w:br/>
      </w:r>
      <w:r w:rsidR="009B3201" w:rsidRPr="00AC7387">
        <w:rPr>
          <w:rFonts w:asciiTheme="minorHAnsi" w:hAnsiTheme="minorHAnsi"/>
          <w:sz w:val="20"/>
          <w:szCs w:val="20"/>
        </w:rPr>
        <w:t>Entra ID group membership and products</w:t>
      </w:r>
      <w:r w:rsidR="008003FE">
        <w:rPr>
          <w:rFonts w:asciiTheme="minorHAnsi" w:hAnsiTheme="minorHAnsi"/>
          <w:sz w:val="20"/>
          <w:szCs w:val="20"/>
        </w:rPr>
        <w:t xml:space="preserve"> control</w:t>
      </w:r>
      <w:r w:rsidR="00926F94">
        <w:rPr>
          <w:rFonts w:asciiTheme="minorHAnsi" w:hAnsiTheme="minorHAnsi"/>
          <w:sz w:val="20"/>
          <w:szCs w:val="20"/>
        </w:rPr>
        <w:t xml:space="preserve"> Consumer access.</w:t>
      </w:r>
      <w:r w:rsidR="009B3201" w:rsidRPr="00AC7387">
        <w:rPr>
          <w:rFonts w:asciiTheme="minorHAnsi" w:hAnsiTheme="minorHAnsi"/>
          <w:sz w:val="20"/>
          <w:szCs w:val="20"/>
        </w:rPr>
        <w:t xml:space="preserve"> </w:t>
      </w:r>
      <w:r w:rsidR="00DA09C2">
        <w:rPr>
          <w:rFonts w:asciiTheme="minorHAnsi" w:hAnsiTheme="minorHAnsi"/>
          <w:sz w:val="20"/>
          <w:szCs w:val="20"/>
        </w:rPr>
        <w:t>P</w:t>
      </w:r>
      <w:r w:rsidR="009B3201" w:rsidRPr="00AC7387">
        <w:rPr>
          <w:rFonts w:asciiTheme="minorHAnsi" w:hAnsiTheme="minorHAnsi"/>
          <w:sz w:val="20"/>
          <w:szCs w:val="20"/>
        </w:rPr>
        <w:t>ortal administration is controlled separately through Azure RBAC.</w:t>
      </w:r>
    </w:p>
    <w:p w14:paraId="785BB2FA" w14:textId="77777777" w:rsidR="00C76F09" w:rsidRPr="00AC7387" w:rsidRDefault="00C76F09" w:rsidP="00C76F09">
      <w:pPr>
        <w:spacing w:after="140"/>
        <w:rPr>
          <w:rFonts w:asciiTheme="minorHAnsi" w:hAnsiTheme="minorHAnsi"/>
          <w:b/>
          <w:bCs/>
          <w:sz w:val="20"/>
          <w:szCs w:val="20"/>
        </w:rPr>
      </w:pPr>
      <w:r w:rsidRPr="00AC7387">
        <w:rPr>
          <w:rFonts w:asciiTheme="minorHAnsi" w:hAnsiTheme="minorHAnsi"/>
          <w:b/>
          <w:bCs/>
          <w:sz w:val="20"/>
          <w:szCs w:val="20"/>
        </w:rPr>
        <w:t>API Consumer Journey</w:t>
      </w:r>
    </w:p>
    <w:p w14:paraId="7D63B570" w14:textId="420C2128" w:rsidR="00F550E5" w:rsidRPr="00AC7387" w:rsidRDefault="00F36748" w:rsidP="00F550E5">
      <w:pPr>
        <w:spacing w:after="140"/>
        <w:rPr>
          <w:rFonts w:asciiTheme="minorHAnsi" w:hAnsiTheme="minorHAnsi"/>
          <w:sz w:val="20"/>
          <w:szCs w:val="20"/>
        </w:rPr>
      </w:pPr>
      <w:r w:rsidRPr="00AC7387">
        <w:rPr>
          <w:rFonts w:asciiTheme="minorHAnsi" w:hAnsiTheme="minorHAnsi"/>
          <w:sz w:val="20"/>
          <w:szCs w:val="20"/>
        </w:rPr>
        <w:t>The below diagram</w:t>
      </w:r>
      <w:r w:rsidR="00F550E5" w:rsidRPr="00AC7387">
        <w:rPr>
          <w:rFonts w:asciiTheme="minorHAnsi" w:hAnsiTheme="minorHAnsi"/>
          <w:sz w:val="20"/>
          <w:szCs w:val="20"/>
        </w:rPr>
        <w:t xml:space="preserve"> shows the shared journey </w:t>
      </w:r>
      <w:r w:rsidR="005804DE" w:rsidRPr="00AC7387">
        <w:rPr>
          <w:rFonts w:asciiTheme="minorHAnsi" w:hAnsiTheme="minorHAnsi"/>
          <w:sz w:val="20"/>
          <w:szCs w:val="20"/>
        </w:rPr>
        <w:t xml:space="preserve">for consumers </w:t>
      </w:r>
      <w:r w:rsidR="003C3EAD">
        <w:rPr>
          <w:rFonts w:asciiTheme="minorHAnsi" w:hAnsiTheme="minorHAnsi"/>
          <w:sz w:val="20"/>
          <w:szCs w:val="20"/>
        </w:rPr>
        <w:t>with appropriate access</w:t>
      </w:r>
      <w:r w:rsidR="009C50E1">
        <w:rPr>
          <w:rFonts w:asciiTheme="minorHAnsi" w:hAnsiTheme="minorHAnsi"/>
          <w:sz w:val="20"/>
          <w:szCs w:val="20"/>
        </w:rPr>
        <w:t xml:space="preserve"> for both</w:t>
      </w:r>
      <w:r w:rsidR="005804DE" w:rsidRPr="00AC7387">
        <w:rPr>
          <w:rFonts w:asciiTheme="minorHAnsi" w:hAnsiTheme="minorHAnsi"/>
          <w:sz w:val="20"/>
          <w:szCs w:val="20"/>
        </w:rPr>
        <w:t xml:space="preserve"> internal and external</w:t>
      </w:r>
      <w:r w:rsidR="009C50E1">
        <w:rPr>
          <w:rFonts w:asciiTheme="minorHAnsi" w:hAnsiTheme="minorHAnsi"/>
          <w:sz w:val="20"/>
          <w:szCs w:val="20"/>
        </w:rPr>
        <w:t xml:space="preserve"> consumers</w:t>
      </w:r>
      <w:r w:rsidR="005804DE" w:rsidRPr="00AC7387">
        <w:rPr>
          <w:rFonts w:asciiTheme="minorHAnsi" w:hAnsiTheme="minorHAnsi"/>
          <w:sz w:val="20"/>
          <w:szCs w:val="20"/>
        </w:rPr>
        <w:t>.</w:t>
      </w:r>
    </w:p>
    <w:p w14:paraId="01EA7D74" w14:textId="763DADD1" w:rsidR="00F550E5" w:rsidRPr="00AC7387" w:rsidRDefault="00BF762F" w:rsidP="00BF762F">
      <w:pPr>
        <w:spacing w:before="120" w:after="120"/>
        <w:rPr>
          <w:rFonts w:asciiTheme="minorHAnsi" w:hAnsiTheme="minorHAnsi"/>
        </w:rPr>
      </w:pPr>
      <w:r w:rsidRPr="00B223AC">
        <w:rPr>
          <w:rFonts w:asciiTheme="minorHAnsi" w:hAnsiTheme="minorHAnsi"/>
        </w:rPr>
        <w:drawing>
          <wp:inline distT="0" distB="0" distL="0" distR="0" wp14:anchorId="114CFF6D" wp14:editId="20B1D8C8">
            <wp:extent cx="5726821" cy="1617114"/>
            <wp:effectExtent l="0" t="0" r="7620" b="2540"/>
            <wp:docPr id="1467746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4610" cy="1624961"/>
                    </a:xfrm>
                    <a:prstGeom prst="rect">
                      <a:avLst/>
                    </a:prstGeom>
                    <a:noFill/>
                  </pic:spPr>
                </pic:pic>
              </a:graphicData>
            </a:graphic>
          </wp:inline>
        </w:drawing>
      </w:r>
    </w:p>
    <w:p w14:paraId="1BDB8CDB" w14:textId="77063A38" w:rsidR="00F550E5" w:rsidRPr="00AC7387" w:rsidRDefault="00F550E5" w:rsidP="00F550E5">
      <w:pPr>
        <w:spacing w:after="180"/>
        <w:jc w:val="center"/>
        <w:rPr>
          <w:rFonts w:asciiTheme="minorHAnsi" w:hAnsiTheme="minorHAnsi"/>
        </w:rPr>
      </w:pPr>
      <w:bookmarkStart w:id="134" w:name="_Figure_20"/>
      <w:r w:rsidRPr="00AC7387">
        <w:rPr>
          <w:rFonts w:asciiTheme="minorHAnsi" w:hAnsiTheme="minorHAnsi"/>
          <w:i/>
          <w:iCs/>
          <w:color w:val="666666"/>
          <w:sz w:val="18"/>
          <w:szCs w:val="18"/>
        </w:rPr>
        <w:t xml:space="preserve">The API consumer journey, ten steps from access granted to steady-state use, support and </w:t>
      </w:r>
      <w:bookmarkEnd w:id="134"/>
      <w:r w:rsidR="009C50E1" w:rsidRPr="00AC7387">
        <w:rPr>
          <w:rFonts w:asciiTheme="minorHAnsi" w:hAnsiTheme="minorHAnsi"/>
          <w:i/>
          <w:iCs/>
          <w:color w:val="666666"/>
          <w:sz w:val="18"/>
          <w:szCs w:val="18"/>
        </w:rPr>
        <w:t>versioning.</w:t>
      </w:r>
      <w:r w:rsidR="00297225">
        <w:rPr>
          <w:rFonts w:asciiTheme="minorHAnsi" w:hAnsiTheme="minorHAnsi"/>
          <w:i/>
          <w:iCs/>
          <w:color w:val="666666"/>
          <w:sz w:val="18"/>
          <w:szCs w:val="18"/>
        </w:rPr>
        <w:br/>
      </w:r>
      <w:r w:rsidR="00297225">
        <w:rPr>
          <w:rFonts w:asciiTheme="minorHAnsi" w:hAnsiTheme="minorHAnsi"/>
          <w:i/>
          <w:iCs/>
          <w:color w:val="666666"/>
          <w:sz w:val="18"/>
          <w:szCs w:val="18"/>
        </w:rPr>
        <w:br/>
      </w:r>
    </w:p>
    <w:p w14:paraId="27CA4B29" w14:textId="1D9D7D35"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35" w:name="_Portal_Access_Model"/>
      <w:bookmarkStart w:id="136" w:name="_Toc242719998"/>
      <w:bookmarkEnd w:id="135"/>
      <w:r w:rsidRPr="00AC7387">
        <w:rPr>
          <w:rFonts w:asciiTheme="minorHAnsi" w:eastAsia="Times New Roman" w:hAnsiTheme="minorHAnsi" w:cs="Times New Roman"/>
          <w:b w:val="0"/>
          <w:color w:val="132040" w:themeColor="accent1" w:themeShade="BF"/>
          <w:sz w:val="24"/>
          <w:szCs w:val="26"/>
          <w:lang w:eastAsia="en-US"/>
        </w:rPr>
        <w:t>Access Model</w:t>
      </w:r>
      <w:bookmarkEnd w:id="136"/>
    </w:p>
    <w:p w14:paraId="16B22383" w14:textId="32C7B7DC" w:rsidR="00F550E5" w:rsidRPr="00AC7387" w:rsidRDefault="00132A09" w:rsidP="00F550E5">
      <w:pPr>
        <w:spacing w:after="140"/>
        <w:rPr>
          <w:rFonts w:asciiTheme="minorHAnsi" w:hAnsiTheme="minorHAnsi"/>
          <w:sz w:val="20"/>
          <w:szCs w:val="20"/>
        </w:rPr>
      </w:pPr>
      <w:r w:rsidRPr="00AC7387">
        <w:rPr>
          <w:rFonts w:asciiTheme="minorHAnsi" w:hAnsiTheme="minorHAnsi"/>
          <w:sz w:val="20"/>
          <w:szCs w:val="20"/>
        </w:rPr>
        <w:t>Developer Portal access is based on</w:t>
      </w:r>
      <w:r w:rsidR="001F5E68">
        <w:rPr>
          <w:rFonts w:asciiTheme="minorHAnsi" w:hAnsiTheme="minorHAnsi"/>
          <w:sz w:val="20"/>
          <w:szCs w:val="20"/>
        </w:rPr>
        <w:t xml:space="preserve">ly on </w:t>
      </w:r>
      <w:r w:rsidRPr="00AC7387">
        <w:rPr>
          <w:rFonts w:asciiTheme="minorHAnsi" w:hAnsiTheme="minorHAnsi"/>
          <w:sz w:val="20"/>
          <w:szCs w:val="20"/>
        </w:rPr>
        <w:t>Microsoft Entra ID</w:t>
      </w:r>
      <w:r w:rsidR="00AA1E6E">
        <w:rPr>
          <w:rFonts w:asciiTheme="minorHAnsi" w:hAnsiTheme="minorHAnsi"/>
          <w:sz w:val="20"/>
          <w:szCs w:val="20"/>
        </w:rPr>
        <w:t>.</w:t>
      </w:r>
      <w:r w:rsidRPr="00AC7387">
        <w:rPr>
          <w:rFonts w:asciiTheme="minorHAnsi" w:hAnsiTheme="minorHAnsi"/>
          <w:sz w:val="20"/>
          <w:szCs w:val="20"/>
        </w:rPr>
        <w:t xml:space="preserve"> </w:t>
      </w:r>
      <w:r w:rsidR="00AA1E6E">
        <w:rPr>
          <w:rFonts w:asciiTheme="minorHAnsi" w:hAnsiTheme="minorHAnsi"/>
          <w:sz w:val="20"/>
          <w:szCs w:val="20"/>
        </w:rPr>
        <w:t>The proposed design does not rely on any local accounts</w:t>
      </w:r>
      <w:r w:rsidR="00F550E5" w:rsidRPr="00AC7387">
        <w:rPr>
          <w:rFonts w:asciiTheme="minorHAnsi" w:hAnsiTheme="minorHAnsi"/>
          <w:sz w:val="20"/>
          <w:szCs w:val="20"/>
        </w:rPr>
        <w:t>.</w:t>
      </w:r>
    </w:p>
    <w:p w14:paraId="4B09143B" w14:textId="75834DCC" w:rsidR="00F550E5" w:rsidRPr="00AC7387" w:rsidRDefault="00B85388" w:rsidP="00F550E5">
      <w:pPr>
        <w:pStyle w:val="ListParagraph"/>
        <w:numPr>
          <w:ilvl w:val="0"/>
          <w:numId w:val="1"/>
        </w:numPr>
        <w:spacing w:after="70"/>
        <w:rPr>
          <w:rFonts w:asciiTheme="minorHAnsi" w:hAnsiTheme="minorHAnsi"/>
          <w:sz w:val="20"/>
          <w:szCs w:val="20"/>
        </w:rPr>
      </w:pPr>
      <w:r w:rsidRPr="009A5A18">
        <w:rPr>
          <w:rFonts w:asciiTheme="minorHAnsi" w:hAnsiTheme="minorHAnsi"/>
          <w:b/>
          <w:bCs/>
          <w:sz w:val="20"/>
          <w:szCs w:val="20"/>
        </w:rPr>
        <w:t xml:space="preserve">Identity </w:t>
      </w:r>
      <w:r w:rsidR="004C2C32" w:rsidRPr="009A5A18">
        <w:rPr>
          <w:rFonts w:asciiTheme="minorHAnsi" w:hAnsiTheme="minorHAnsi"/>
          <w:b/>
          <w:bCs/>
          <w:sz w:val="20"/>
          <w:szCs w:val="20"/>
        </w:rPr>
        <w:t>b</w:t>
      </w:r>
      <w:r w:rsidRPr="009A5A18">
        <w:rPr>
          <w:rFonts w:asciiTheme="minorHAnsi" w:hAnsiTheme="minorHAnsi"/>
          <w:b/>
          <w:bCs/>
          <w:sz w:val="20"/>
          <w:szCs w:val="20"/>
        </w:rPr>
        <w:t xml:space="preserve">ased </w:t>
      </w:r>
      <w:r w:rsidR="00F550E5" w:rsidRPr="00AC7387">
        <w:rPr>
          <w:rFonts w:asciiTheme="minorHAnsi" w:hAnsiTheme="minorHAnsi"/>
          <w:b/>
          <w:bCs/>
          <w:sz w:val="20"/>
          <w:szCs w:val="20"/>
        </w:rPr>
        <w:t>Visibility</w:t>
      </w:r>
      <w:r w:rsidR="0064168F" w:rsidRPr="009A5A18">
        <w:rPr>
          <w:rFonts w:asciiTheme="minorHAnsi" w:hAnsiTheme="minorHAnsi"/>
          <w:b/>
          <w:bCs/>
          <w:sz w:val="20"/>
          <w:szCs w:val="20"/>
        </w:rPr>
        <w:t>.</w:t>
      </w:r>
      <w:r w:rsidR="00F550E5" w:rsidRPr="00AC7387">
        <w:rPr>
          <w:rFonts w:asciiTheme="minorHAnsi" w:hAnsiTheme="minorHAnsi"/>
          <w:sz w:val="20"/>
          <w:szCs w:val="20"/>
        </w:rPr>
        <w:t xml:space="preserve"> A signed-in developer sees only the products their Entra ID group permits</w:t>
      </w:r>
      <w:r w:rsidR="00F47544" w:rsidRPr="00AC7387">
        <w:rPr>
          <w:rFonts w:asciiTheme="minorHAnsi" w:hAnsiTheme="minorHAnsi"/>
          <w:sz w:val="20"/>
          <w:szCs w:val="20"/>
        </w:rPr>
        <w:t>.</w:t>
      </w:r>
    </w:p>
    <w:p w14:paraId="3EF6DFB7" w14:textId="6856445D" w:rsidR="00A12407" w:rsidRPr="009A5A18" w:rsidRDefault="00F550E5" w:rsidP="00A12407">
      <w:pPr>
        <w:pStyle w:val="ListParagraph"/>
        <w:numPr>
          <w:ilvl w:val="0"/>
          <w:numId w:val="1"/>
        </w:numPr>
        <w:spacing w:after="70"/>
        <w:rPr>
          <w:ins w:id="137" w:author="BinilaElsa Joy - Chaucer" w:date="2026-10-10T17:35:00Z"/>
          <w:rFonts w:asciiTheme="minorHAnsi" w:hAnsiTheme="minorHAnsi"/>
          <w:sz w:val="20"/>
          <w:szCs w:val="20"/>
        </w:rPr>
      </w:pPr>
      <w:r w:rsidRPr="009A5A18">
        <w:rPr>
          <w:rFonts w:asciiTheme="minorHAnsi" w:hAnsiTheme="minorHAnsi"/>
          <w:b/>
          <w:bCs/>
          <w:sz w:val="20"/>
          <w:szCs w:val="20"/>
        </w:rPr>
        <w:t>Consumers.</w:t>
      </w:r>
      <w:r w:rsidRPr="009A5A18">
        <w:rPr>
          <w:rFonts w:asciiTheme="minorHAnsi" w:hAnsiTheme="minorHAnsi"/>
          <w:sz w:val="20"/>
          <w:szCs w:val="20"/>
        </w:rPr>
        <w:t xml:space="preserve"> Internal users authenticate with corporate SSO</w:t>
      </w:r>
      <w:r w:rsidR="005E39DF" w:rsidRPr="009A5A18">
        <w:rPr>
          <w:rFonts w:asciiTheme="minorHAnsi" w:hAnsiTheme="minorHAnsi"/>
          <w:sz w:val="20"/>
          <w:szCs w:val="20"/>
        </w:rPr>
        <w:t xml:space="preserve"> and Entra Conditional Access policy will be used to restrict authentication to trusted locations and devices</w:t>
      </w:r>
      <w:r w:rsidRPr="009A5A18">
        <w:rPr>
          <w:rFonts w:asciiTheme="minorHAnsi" w:hAnsiTheme="minorHAnsi"/>
          <w:sz w:val="20"/>
          <w:szCs w:val="20"/>
        </w:rPr>
        <w:t>; external partners authenticate as Entra External ID (B2B) guests with their own organisation's credentials.</w:t>
      </w:r>
      <w:ins w:id="138" w:author="BinilaElsa Joy - Chaucer" w:date="2026-10-10T17:35:00Z" w16du:dateUtc="2026-10-10T12:05:00Z">
        <w:r w:rsidR="00A12407" w:rsidRPr="009A5A18">
          <w:rPr>
            <w:rFonts w:asciiTheme="minorHAnsi" w:hAnsiTheme="minorHAnsi"/>
            <w:sz w:val="20"/>
            <w:szCs w:val="20"/>
          </w:rPr>
          <w:t xml:space="preserve"> </w:t>
        </w:r>
      </w:ins>
      <w:ins w:id="139" w:author="BinilaElsa Joy - Chaucer" w:date="2026-10-10T17:36:00Z" w16du:dateUtc="2026-10-10T12:06:00Z">
        <w:r w:rsidR="00C20569" w:rsidRPr="009A5A18">
          <w:rPr>
            <w:rFonts w:asciiTheme="minorHAnsi" w:hAnsiTheme="minorHAnsi"/>
            <w:sz w:val="20"/>
            <w:szCs w:val="20"/>
          </w:rPr>
          <w:t>Also,</w:t>
        </w:r>
      </w:ins>
      <w:ins w:id="140" w:author="BinilaElsa Joy - Chaucer" w:date="2026-10-10T17:35:00Z" w16du:dateUtc="2026-10-10T12:05:00Z">
        <w:r w:rsidR="008E6E89" w:rsidRPr="009A5A18">
          <w:rPr>
            <w:rFonts w:asciiTheme="minorHAnsi" w:hAnsiTheme="minorHAnsi"/>
            <w:sz w:val="20"/>
            <w:szCs w:val="20"/>
          </w:rPr>
          <w:t xml:space="preserve"> </w:t>
        </w:r>
      </w:ins>
      <w:ins w:id="141" w:author="BinilaElsa Joy - Chaucer" w:date="2026-10-10T17:35:00Z">
        <w:r w:rsidR="00A12407" w:rsidRPr="009A5A18">
          <w:rPr>
            <w:rFonts w:asciiTheme="minorHAnsi" w:hAnsiTheme="minorHAnsi"/>
            <w:sz w:val="20"/>
            <w:szCs w:val="20"/>
          </w:rPr>
          <w:t>where Developer Portal access is enabled, user session duration, token validity and re-authentication requirements are governed through Entra Conditional Access session controls rather than Microsoft default settings.</w:t>
        </w:r>
      </w:ins>
    </w:p>
    <w:p w14:paraId="0448E60A" w14:textId="615A57FE" w:rsidR="00F550E5" w:rsidRPr="00BB2922" w:rsidRDefault="00F550E5" w:rsidP="00F550E5">
      <w:pPr>
        <w:pStyle w:val="ListParagraph"/>
        <w:numPr>
          <w:ilvl w:val="0"/>
          <w:numId w:val="1"/>
        </w:numPr>
        <w:spacing w:after="140"/>
        <w:rPr>
          <w:rFonts w:asciiTheme="minorHAnsi" w:hAnsiTheme="minorHAnsi"/>
          <w:sz w:val="20"/>
          <w:szCs w:val="20"/>
        </w:rPr>
      </w:pPr>
      <w:r w:rsidRPr="00BB2922">
        <w:rPr>
          <w:rFonts w:asciiTheme="minorHAnsi" w:hAnsiTheme="minorHAnsi"/>
          <w:b/>
          <w:bCs/>
          <w:sz w:val="20"/>
          <w:szCs w:val="20"/>
        </w:rPr>
        <w:t>Content administration.</w:t>
      </w:r>
      <w:r w:rsidRPr="00BB2922">
        <w:rPr>
          <w:rFonts w:asciiTheme="minorHAnsi" w:hAnsiTheme="minorHAnsi"/>
          <w:sz w:val="20"/>
          <w:szCs w:val="20"/>
        </w:rPr>
        <w:t xml:space="preserve"> Azure RBAC (the Developer Portal Content Editor role)</w:t>
      </w:r>
      <w:r w:rsidR="004E263A" w:rsidRPr="00BB2922">
        <w:rPr>
          <w:rFonts w:asciiTheme="minorHAnsi" w:hAnsiTheme="minorHAnsi"/>
          <w:sz w:val="20"/>
          <w:szCs w:val="20"/>
        </w:rPr>
        <w:t xml:space="preserve"> controls </w:t>
      </w:r>
      <w:r w:rsidR="00CE0176" w:rsidRPr="00BB2922">
        <w:rPr>
          <w:rFonts w:asciiTheme="minorHAnsi" w:hAnsiTheme="minorHAnsi"/>
          <w:sz w:val="20"/>
          <w:szCs w:val="20"/>
        </w:rPr>
        <w:t>customising or publishing</w:t>
      </w:r>
      <w:r w:rsidR="002E3A01" w:rsidRPr="00BB2922">
        <w:rPr>
          <w:rFonts w:asciiTheme="minorHAnsi" w:hAnsiTheme="minorHAnsi"/>
          <w:sz w:val="20"/>
          <w:szCs w:val="20"/>
        </w:rPr>
        <w:t xml:space="preserve"> content which is</w:t>
      </w:r>
      <w:r w:rsidRPr="00BB2922">
        <w:rPr>
          <w:rFonts w:asciiTheme="minorHAnsi" w:hAnsiTheme="minorHAnsi"/>
          <w:sz w:val="20"/>
          <w:szCs w:val="20"/>
        </w:rPr>
        <w:t xml:space="preserve"> separate from consumer visibility.</w:t>
      </w:r>
      <w:r w:rsidR="005C7965">
        <w:rPr>
          <w:rFonts w:asciiTheme="minorHAnsi" w:hAnsiTheme="minorHAnsi"/>
          <w:sz w:val="20"/>
          <w:szCs w:val="20"/>
        </w:rPr>
        <w:t xml:space="preserve"> </w:t>
      </w:r>
      <w:r w:rsidR="00023CC6" w:rsidRPr="00BB2922">
        <w:rPr>
          <w:rFonts w:asciiTheme="minorHAnsi" w:hAnsiTheme="minorHAnsi"/>
          <w:sz w:val="20"/>
          <w:szCs w:val="20"/>
        </w:rPr>
        <w:t>Portal administration is separate from consumer access.</w:t>
      </w:r>
    </w:p>
    <w:p w14:paraId="7BADB2CB" w14:textId="3DD9281B" w:rsidR="00F550E5" w:rsidRPr="00AC7387" w:rsidRDefault="00F550E5"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42" w:name="_Toc242719999"/>
      <w:r w:rsidRPr="00AC7387">
        <w:rPr>
          <w:rFonts w:asciiTheme="minorHAnsi" w:eastAsia="Times New Roman" w:hAnsiTheme="minorHAnsi" w:cs="Times New Roman"/>
          <w:b w:val="0"/>
          <w:color w:val="132040" w:themeColor="accent1" w:themeShade="BF"/>
          <w:sz w:val="24"/>
          <w:szCs w:val="26"/>
          <w:lang w:eastAsia="en-US"/>
        </w:rPr>
        <w:t>Deployment and Hosting</w:t>
      </w:r>
      <w:bookmarkEnd w:id="142"/>
    </w:p>
    <w:p w14:paraId="68143373" w14:textId="1D8CB473" w:rsidR="00B13D86" w:rsidRPr="00B13D86" w:rsidRDefault="00C7475E" w:rsidP="00F14AF5">
      <w:pPr>
        <w:pStyle w:val="NormalWeb"/>
        <w:spacing w:before="0" w:beforeAutospacing="0" w:after="140" w:afterAutospacing="0"/>
        <w:rPr>
          <w:rFonts w:asciiTheme="minorHAnsi" w:hAnsiTheme="minorHAnsi"/>
          <w:sz w:val="20"/>
          <w:szCs w:val="20"/>
        </w:rPr>
      </w:pPr>
      <w:r w:rsidRPr="009A5A18">
        <w:rPr>
          <w:rFonts w:asciiTheme="minorHAnsi" w:hAnsiTheme="minorHAnsi"/>
          <w:sz w:val="20"/>
          <w:szCs w:val="20"/>
          <w:lang w:val="en-GB"/>
        </w:rPr>
        <w:t>The current proposal uses the Microsoft-managed APIM Developer Portal. The portal is a management and onboarding capability and is not part of the runtime API transaction path.</w:t>
      </w:r>
      <w:r w:rsidR="00F14AF5">
        <w:rPr>
          <w:rFonts w:asciiTheme="minorHAnsi" w:hAnsiTheme="minorHAnsi"/>
          <w:sz w:val="20"/>
          <w:szCs w:val="20"/>
          <w:lang w:val="en-GB"/>
        </w:rPr>
        <w:t xml:space="preserve"> </w:t>
      </w:r>
      <w:r w:rsidRPr="009A5A18">
        <w:rPr>
          <w:rFonts w:asciiTheme="minorHAnsi" w:hAnsiTheme="minorHAnsi"/>
          <w:sz w:val="20"/>
          <w:szCs w:val="20"/>
          <w:lang w:val="en-GB"/>
        </w:rPr>
        <w:t>The selected hosting approach and self-hosted alternative are documented in ADR-</w:t>
      </w:r>
      <w:r w:rsidR="008D1CD6">
        <w:rPr>
          <w:rFonts w:asciiTheme="minorHAnsi" w:hAnsiTheme="minorHAnsi"/>
          <w:sz w:val="20"/>
          <w:szCs w:val="20"/>
          <w:lang w:val="en-GB"/>
        </w:rPr>
        <w:t>10</w:t>
      </w:r>
      <w:r w:rsidRPr="009A5A18">
        <w:rPr>
          <w:rFonts w:asciiTheme="minorHAnsi" w:hAnsiTheme="minorHAnsi"/>
          <w:sz w:val="20"/>
          <w:szCs w:val="20"/>
          <w:lang w:val="en-GB"/>
        </w:rPr>
        <w:t xml:space="preserve"> Developer Portal Hosting, with detailed trade-offs in the architecture decisions appendix.</w:t>
      </w:r>
      <w:r w:rsidR="00B13D86">
        <w:rPr>
          <w:rFonts w:asciiTheme="minorHAnsi" w:hAnsiTheme="minorHAnsi"/>
          <w:sz w:val="20"/>
          <w:szCs w:val="20"/>
          <w:lang w:val="en-GB"/>
        </w:rPr>
        <w:br/>
      </w:r>
      <w:r w:rsidR="00B13D86">
        <w:rPr>
          <w:rFonts w:asciiTheme="minorHAnsi" w:hAnsiTheme="minorHAnsi"/>
          <w:sz w:val="20"/>
          <w:szCs w:val="20"/>
          <w:lang w:val="en-GB"/>
        </w:rPr>
        <w:br/>
      </w:r>
      <w:r w:rsidR="00B13D86" w:rsidRPr="00B13D86">
        <w:rPr>
          <w:rFonts w:asciiTheme="minorHAnsi" w:hAnsiTheme="minorHAnsi"/>
          <w:sz w:val="20"/>
          <w:szCs w:val="20"/>
        </w:rPr>
        <w:t>Developer Portal content is administered through the Microsoft-managed Developer Portal administration experience. Content publication is controlled separately from APIOps deployments and follows the agreed change management and approval process. APIs, products, policies and infrastructure remain managed through APIOps and Infrastructure as Code</w:t>
      </w:r>
    </w:p>
    <w:p w14:paraId="0A6D7E9B" w14:textId="77777777" w:rsidR="00C7475E" w:rsidRPr="00B223AC" w:rsidRDefault="00C7475E" w:rsidP="00124A74">
      <w:pPr>
        <w:pStyle w:val="NormalWeb"/>
        <w:spacing w:before="0" w:beforeAutospacing="0" w:after="140" w:afterAutospacing="0"/>
        <w:rPr>
          <w:rFonts w:asciiTheme="minorHAnsi" w:hAnsiTheme="minorHAnsi"/>
          <w:sz w:val="20"/>
          <w:szCs w:val="20"/>
          <w:lang w:val="en-GB"/>
        </w:rPr>
      </w:pPr>
      <w:r w:rsidRPr="00B223AC">
        <w:rPr>
          <w:rFonts w:asciiTheme="minorHAnsi" w:hAnsiTheme="minorHAnsi"/>
          <w:b/>
          <w:sz w:val="20"/>
          <w:szCs w:val="20"/>
          <w:lang w:val="en-GB"/>
        </w:rPr>
        <w:t>Environment Mapping</w:t>
      </w:r>
    </w:p>
    <w:p w14:paraId="556F4BAA" w14:textId="77777777" w:rsidR="00C7475E" w:rsidRPr="00B223AC" w:rsidRDefault="00C7475E" w:rsidP="00124A74">
      <w:pPr>
        <w:pStyle w:val="NormalWeb"/>
        <w:spacing w:before="0" w:beforeAutospacing="0" w:after="140" w:afterAutospacing="0"/>
        <w:rPr>
          <w:rFonts w:asciiTheme="minorHAnsi" w:hAnsiTheme="minorHAnsi"/>
          <w:sz w:val="20"/>
          <w:szCs w:val="20"/>
          <w:lang w:val="en-GB"/>
        </w:rPr>
      </w:pPr>
      <w:r w:rsidRPr="00B223AC">
        <w:rPr>
          <w:rFonts w:asciiTheme="minorHAnsi" w:hAnsiTheme="minorHAnsi"/>
          <w:sz w:val="20"/>
          <w:szCs w:val="20"/>
          <w:lang w:val="en-GB"/>
        </w:rPr>
        <w:t xml:space="preserve">Each APIM environment has an associated Developer Portal, maintaining separation across </w:t>
      </w:r>
      <w:r w:rsidRPr="00B223AC">
        <w:rPr>
          <w:rFonts w:asciiTheme="minorHAnsi" w:hAnsiTheme="minorHAnsi"/>
          <w:b/>
          <w:sz w:val="20"/>
          <w:szCs w:val="20"/>
          <w:lang w:val="en-GB"/>
        </w:rPr>
        <w:t>Dev, SIT, UAT and Production</w:t>
      </w:r>
      <w:r w:rsidRPr="00B223AC">
        <w:rPr>
          <w:rFonts w:asciiTheme="minorHAnsi" w:hAnsiTheme="minorHAnsi"/>
          <w:sz w:val="20"/>
          <w:szCs w:val="20"/>
          <w:lang w:val="en-GB"/>
        </w:rPr>
        <w:t>. Dev and SIT use the Developer tier, while UAT and Production use Premium v2.</w:t>
      </w:r>
    </w:p>
    <w:p w14:paraId="789D4DCE" w14:textId="4EE46315" w:rsidR="00E33E26" w:rsidRPr="00AC7387" w:rsidRDefault="001E4BA2" w:rsidP="00E33E26">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43" w:name="_Toc242720000"/>
      <w:r w:rsidRPr="00AC7387">
        <w:rPr>
          <w:rFonts w:asciiTheme="minorHAnsi" w:eastAsia="Times New Roman" w:hAnsiTheme="minorHAnsi" w:cs="Times New Roman"/>
          <w:b w:val="0"/>
          <w:color w:val="132040" w:themeColor="accent1" w:themeShade="BF"/>
          <w:sz w:val="24"/>
          <w:szCs w:val="26"/>
          <w:lang w:eastAsia="en-US"/>
        </w:rPr>
        <w:t>Content and Promotion</w:t>
      </w:r>
      <w:bookmarkEnd w:id="143"/>
    </w:p>
    <w:p w14:paraId="411C3994" w14:textId="5221A5F6" w:rsidR="00C81780" w:rsidRPr="00B223AC" w:rsidRDefault="00127195" w:rsidP="00C81780">
      <w:pPr>
        <w:pStyle w:val="NormalWeb"/>
        <w:spacing w:before="0" w:beforeAutospacing="0" w:after="140" w:afterAutospacing="0"/>
        <w:rPr>
          <w:rFonts w:asciiTheme="minorHAnsi" w:hAnsiTheme="minorHAnsi"/>
          <w:sz w:val="20"/>
          <w:szCs w:val="20"/>
          <w:lang w:val="en-GB"/>
        </w:rPr>
      </w:pPr>
      <w:r w:rsidRPr="00127195">
        <w:rPr>
          <w:rFonts w:asciiTheme="minorHAnsi" w:hAnsiTheme="minorHAnsi"/>
          <w:sz w:val="20"/>
          <w:szCs w:val="20"/>
          <w:lang w:val="en-GB"/>
        </w:rPr>
        <w:t>Developer Portal content promotion between APIM Premium v2 environments is currently not supported, and Microsoft does not recommend or certify an automated Dev → UAT → Prod promotion mechanism for Developer Portal content</w:t>
      </w:r>
      <w:r w:rsidR="00C81780" w:rsidRPr="009A5A18">
        <w:rPr>
          <w:rFonts w:asciiTheme="minorHAnsi" w:hAnsiTheme="minorHAnsi"/>
          <w:sz w:val="20"/>
          <w:szCs w:val="20"/>
          <w:lang w:val="en-GB"/>
        </w:rPr>
        <w:t>.</w:t>
      </w:r>
    </w:p>
    <w:p w14:paraId="25D4DB9A" w14:textId="209DBADC" w:rsidR="00C81780" w:rsidRPr="00B223AC" w:rsidRDefault="00E52102" w:rsidP="00C81780">
      <w:pPr>
        <w:pStyle w:val="NormalWeb"/>
        <w:numPr>
          <w:ilvl w:val="0"/>
          <w:numId w:val="29"/>
        </w:numPr>
        <w:spacing w:before="0" w:beforeAutospacing="0" w:after="140" w:afterAutospacing="0"/>
        <w:rPr>
          <w:rFonts w:asciiTheme="minorHAnsi" w:hAnsiTheme="minorHAnsi"/>
          <w:sz w:val="20"/>
          <w:szCs w:val="20"/>
          <w:lang w:val="en-GB"/>
        </w:rPr>
      </w:pPr>
      <w:r w:rsidRPr="00E52102">
        <w:rPr>
          <w:rFonts w:asciiTheme="minorHAnsi" w:hAnsiTheme="minorHAnsi"/>
          <w:b/>
          <w:sz w:val="20"/>
          <w:szCs w:val="20"/>
          <w:lang w:val="en-GB"/>
        </w:rPr>
        <w:t xml:space="preserve">Portal Content Management </w:t>
      </w:r>
      <w:r w:rsidRPr="00E52102">
        <w:rPr>
          <w:rFonts w:asciiTheme="minorHAnsi" w:hAnsiTheme="minorHAnsi"/>
          <w:bCs/>
          <w:sz w:val="20"/>
          <w:szCs w:val="20"/>
          <w:lang w:val="en-GB"/>
        </w:rPr>
        <w:t>– Developer Portal content, including pages, media, styling, layouts and settings, is managed independently within each APIM environment. Unlike APIs, products and policies, Developer Portal content is not currently promoted between APIM Premium v2 environments through a Microsoft-supported automated deployment process</w:t>
      </w:r>
      <w:r w:rsidR="00C81780" w:rsidRPr="00E52102">
        <w:rPr>
          <w:rFonts w:asciiTheme="minorHAnsi" w:hAnsiTheme="minorHAnsi"/>
          <w:bCs/>
          <w:sz w:val="20"/>
          <w:szCs w:val="20"/>
          <w:lang w:val="en-GB"/>
        </w:rPr>
        <w:t>.</w:t>
      </w:r>
      <w:r w:rsidR="00770D0F" w:rsidRPr="00770D0F">
        <w:rPr>
          <w:rFonts w:ascii="Noe Text" w:eastAsia="Noe Text" w:hAnsi="Noe Text" w:cs="Noe Text"/>
          <w:color w:val="333333"/>
          <w:sz w:val="21"/>
          <w:szCs w:val="21"/>
          <w:lang w:val="en-GB" w:eastAsia="en-GB"/>
        </w:rPr>
        <w:t xml:space="preserve"> </w:t>
      </w:r>
      <w:r w:rsidR="00770D0F" w:rsidRPr="00770D0F">
        <w:rPr>
          <w:rFonts w:asciiTheme="minorHAnsi" w:hAnsiTheme="minorHAnsi"/>
          <w:bCs/>
          <w:sz w:val="20"/>
          <w:szCs w:val="20"/>
          <w:lang w:val="en-GB"/>
        </w:rPr>
        <w:t>Portal content changes are created, reviewed and published directly within the target APIM environment.</w:t>
      </w:r>
    </w:p>
    <w:p w14:paraId="71F97CC8" w14:textId="1EEFE280" w:rsidR="00C81780" w:rsidRPr="00B223AC" w:rsidRDefault="00C81780" w:rsidP="00C81780">
      <w:pPr>
        <w:pStyle w:val="NormalWeb"/>
        <w:numPr>
          <w:ilvl w:val="0"/>
          <w:numId w:val="29"/>
        </w:numPr>
        <w:spacing w:before="0" w:beforeAutospacing="0" w:after="140" w:afterAutospacing="0"/>
        <w:rPr>
          <w:rFonts w:asciiTheme="minorHAnsi" w:hAnsiTheme="minorHAnsi"/>
          <w:sz w:val="20"/>
          <w:szCs w:val="20"/>
          <w:lang w:val="en-GB"/>
        </w:rPr>
      </w:pPr>
      <w:r w:rsidRPr="009A5A18">
        <w:rPr>
          <w:rFonts w:asciiTheme="minorHAnsi" w:hAnsiTheme="minorHAnsi"/>
          <w:b/>
          <w:sz w:val="20"/>
          <w:szCs w:val="20"/>
          <w:lang w:val="en-GB"/>
        </w:rPr>
        <w:t>Environment-Specific Configuration</w:t>
      </w:r>
      <w:r w:rsidRPr="009A5A18">
        <w:rPr>
          <w:rFonts w:asciiTheme="minorHAnsi" w:hAnsiTheme="minorHAnsi"/>
          <w:sz w:val="20"/>
          <w:szCs w:val="20"/>
          <w:lang w:val="en-GB"/>
        </w:rPr>
        <w:t xml:space="preserve"> – </w:t>
      </w:r>
      <w:r w:rsidR="00C437E8" w:rsidRPr="00C437E8">
        <w:rPr>
          <w:rFonts w:asciiTheme="minorHAnsi" w:hAnsiTheme="minorHAnsi"/>
          <w:sz w:val="20"/>
          <w:szCs w:val="20"/>
          <w:lang w:val="en-GB"/>
        </w:rPr>
        <w:t>Each environment (Development, SIT, UAT and Production) maintains its own Developer Portal content, branding, documentation, layouts and settings. Changes made in one environment must be separately applied and published in other environments where required</w:t>
      </w:r>
      <w:r w:rsidRPr="009A5A18">
        <w:rPr>
          <w:rFonts w:asciiTheme="minorHAnsi" w:hAnsiTheme="minorHAnsi"/>
          <w:sz w:val="20"/>
          <w:szCs w:val="20"/>
          <w:lang w:val="en-GB"/>
        </w:rPr>
        <w:t>.</w:t>
      </w:r>
    </w:p>
    <w:p w14:paraId="2B268698" w14:textId="7A122B83" w:rsidR="00C437E8" w:rsidRPr="009A5A18" w:rsidRDefault="009904E6" w:rsidP="00C81780">
      <w:pPr>
        <w:pStyle w:val="NormalWeb"/>
        <w:numPr>
          <w:ilvl w:val="0"/>
          <w:numId w:val="29"/>
        </w:numPr>
        <w:spacing w:before="0" w:beforeAutospacing="0" w:after="140" w:afterAutospacing="0"/>
        <w:rPr>
          <w:rFonts w:asciiTheme="minorHAnsi" w:hAnsiTheme="minorHAnsi"/>
          <w:sz w:val="20"/>
          <w:szCs w:val="20"/>
          <w:lang w:val="en-GB"/>
        </w:rPr>
      </w:pPr>
      <w:r w:rsidRPr="009904E6">
        <w:rPr>
          <w:rFonts w:asciiTheme="minorHAnsi" w:hAnsiTheme="minorHAnsi"/>
          <w:b/>
          <w:bCs/>
          <w:sz w:val="20"/>
          <w:szCs w:val="20"/>
          <w:lang w:val="en-GB"/>
        </w:rPr>
        <w:t>Configuration Management</w:t>
      </w:r>
      <w:r w:rsidRPr="009904E6">
        <w:rPr>
          <w:rFonts w:asciiTheme="minorHAnsi" w:hAnsiTheme="minorHAnsi"/>
          <w:sz w:val="20"/>
          <w:szCs w:val="20"/>
          <w:lang w:val="en-GB"/>
        </w:rPr>
        <w:t xml:space="preserve"> – Environment-specific settings such as identity providers, custom domains, networking configuration, portal access controls and publication state are managed independently for each APIM environment.</w:t>
      </w:r>
    </w:p>
    <w:p w14:paraId="0B34FCB2" w14:textId="34311F22" w:rsidR="00C81780" w:rsidRPr="00B223AC" w:rsidRDefault="00C81780" w:rsidP="00C81780">
      <w:pPr>
        <w:pStyle w:val="NormalWeb"/>
        <w:numPr>
          <w:ilvl w:val="0"/>
          <w:numId w:val="29"/>
        </w:numPr>
        <w:spacing w:before="0" w:beforeAutospacing="0" w:after="140" w:afterAutospacing="0"/>
        <w:rPr>
          <w:rFonts w:asciiTheme="minorHAnsi" w:hAnsiTheme="minorHAnsi"/>
          <w:sz w:val="20"/>
          <w:szCs w:val="20"/>
          <w:lang w:val="en-GB"/>
        </w:rPr>
      </w:pPr>
      <w:r w:rsidRPr="009A5A18">
        <w:rPr>
          <w:rFonts w:asciiTheme="minorHAnsi" w:hAnsiTheme="minorHAnsi"/>
          <w:b/>
          <w:sz w:val="20"/>
          <w:szCs w:val="20"/>
          <w:lang w:val="en-GB"/>
        </w:rPr>
        <w:t>Backup and Recovery</w:t>
      </w:r>
      <w:r w:rsidRPr="009A5A18">
        <w:rPr>
          <w:rFonts w:asciiTheme="minorHAnsi" w:hAnsiTheme="minorHAnsi"/>
          <w:sz w:val="20"/>
          <w:szCs w:val="20"/>
          <w:lang w:val="en-GB"/>
        </w:rPr>
        <w:t xml:space="preserve"> – </w:t>
      </w:r>
      <w:r w:rsidR="00F77ACD" w:rsidRPr="00F77ACD">
        <w:rPr>
          <w:rFonts w:asciiTheme="minorHAnsi" w:hAnsiTheme="minorHAnsi"/>
          <w:sz w:val="20"/>
          <w:szCs w:val="20"/>
          <w:lang w:val="en-GB"/>
        </w:rPr>
        <w:t>Developer Portal content is not included within APIM backup and restore operations. Recovery procedures therefore rely on maintaining approved documentation, configuration records and environment-specific content management practices</w:t>
      </w:r>
      <w:r w:rsidRPr="009A5A18">
        <w:rPr>
          <w:rFonts w:asciiTheme="minorHAnsi" w:hAnsiTheme="minorHAnsi"/>
          <w:sz w:val="20"/>
          <w:szCs w:val="20"/>
          <w:lang w:val="en-GB"/>
        </w:rPr>
        <w:t>.</w:t>
      </w:r>
    </w:p>
    <w:p w14:paraId="0ACEEBD8" w14:textId="3195977C" w:rsidR="00C81780" w:rsidRPr="00B223AC" w:rsidRDefault="00C81780" w:rsidP="00C81780">
      <w:pPr>
        <w:pStyle w:val="NormalWeb"/>
        <w:numPr>
          <w:ilvl w:val="0"/>
          <w:numId w:val="29"/>
        </w:numPr>
        <w:spacing w:before="0" w:beforeAutospacing="0" w:after="140" w:afterAutospacing="0"/>
        <w:rPr>
          <w:rFonts w:asciiTheme="minorHAnsi" w:hAnsiTheme="minorHAnsi"/>
          <w:sz w:val="20"/>
          <w:szCs w:val="20"/>
          <w:lang w:val="en-GB"/>
        </w:rPr>
      </w:pPr>
      <w:r w:rsidRPr="00B223AC">
        <w:rPr>
          <w:rFonts w:asciiTheme="minorHAnsi" w:hAnsiTheme="minorHAnsi"/>
          <w:b/>
          <w:sz w:val="20"/>
          <w:szCs w:val="20"/>
          <w:lang w:val="en-GB"/>
        </w:rPr>
        <w:t>APIOps Separation</w:t>
      </w:r>
      <w:r w:rsidRPr="00B223AC">
        <w:rPr>
          <w:rFonts w:asciiTheme="minorHAnsi" w:hAnsiTheme="minorHAnsi"/>
          <w:sz w:val="20"/>
          <w:szCs w:val="20"/>
          <w:lang w:val="en-GB"/>
        </w:rPr>
        <w:t xml:space="preserve"> – Standard APIOps </w:t>
      </w:r>
      <w:r w:rsidR="00AC4DFC" w:rsidRPr="00AC4DFC">
        <w:rPr>
          <w:rFonts w:asciiTheme="minorHAnsi" w:hAnsiTheme="minorHAnsi"/>
          <w:sz w:val="20"/>
          <w:szCs w:val="20"/>
          <w:lang w:val="en-GB"/>
        </w:rPr>
        <w:t xml:space="preserve">processes continue to manage </w:t>
      </w:r>
      <w:r w:rsidRPr="00B223AC">
        <w:rPr>
          <w:rFonts w:asciiTheme="minorHAnsi" w:hAnsiTheme="minorHAnsi"/>
          <w:sz w:val="20"/>
          <w:szCs w:val="20"/>
          <w:lang w:val="en-GB"/>
        </w:rPr>
        <w:t>APIs, products</w:t>
      </w:r>
      <w:r w:rsidR="00AC4DFC" w:rsidRPr="00AC4DFC">
        <w:rPr>
          <w:rFonts w:asciiTheme="minorHAnsi" w:hAnsiTheme="minorHAnsi"/>
          <w:sz w:val="20"/>
          <w:szCs w:val="20"/>
          <w:lang w:val="en-GB"/>
        </w:rPr>
        <w:t>, subscriptions</w:t>
      </w:r>
      <w:r w:rsidRPr="00B223AC">
        <w:rPr>
          <w:rFonts w:asciiTheme="minorHAnsi" w:hAnsiTheme="minorHAnsi"/>
          <w:sz w:val="20"/>
          <w:szCs w:val="20"/>
          <w:lang w:val="en-GB"/>
        </w:rPr>
        <w:t xml:space="preserve"> and policies </w:t>
      </w:r>
      <w:r w:rsidR="00AC4DFC" w:rsidRPr="00AC4DFC">
        <w:rPr>
          <w:rFonts w:asciiTheme="minorHAnsi" w:hAnsiTheme="minorHAnsi"/>
          <w:sz w:val="20"/>
          <w:szCs w:val="20"/>
          <w:lang w:val="en-GB"/>
        </w:rPr>
        <w:t>through CI/CD pipelines.</w:t>
      </w:r>
      <w:r w:rsidRPr="00B223AC">
        <w:rPr>
          <w:rFonts w:asciiTheme="minorHAnsi" w:hAnsiTheme="minorHAnsi"/>
          <w:sz w:val="20"/>
          <w:szCs w:val="20"/>
          <w:lang w:val="en-GB"/>
        </w:rPr>
        <w:t xml:space="preserve"> Developer Portal content</w:t>
      </w:r>
      <w:r w:rsidR="00AC4DFC" w:rsidRPr="00AC4DFC">
        <w:rPr>
          <w:rFonts w:asciiTheme="minorHAnsi" w:hAnsiTheme="minorHAnsi"/>
          <w:sz w:val="20"/>
          <w:szCs w:val="20"/>
          <w:lang w:val="en-GB"/>
        </w:rPr>
        <w:t xml:space="preserve"> is outside the scope of APIOps deployments and is managed separately in accordance with current APIM Premium v2 platform limitations</w:t>
      </w:r>
      <w:r w:rsidRPr="00B223AC">
        <w:rPr>
          <w:rFonts w:asciiTheme="minorHAnsi" w:hAnsiTheme="minorHAnsi"/>
          <w:sz w:val="20"/>
          <w:szCs w:val="20"/>
          <w:lang w:val="en-GB"/>
        </w:rPr>
        <w:t>.</w:t>
      </w:r>
    </w:p>
    <w:p w14:paraId="274CA19B" w14:textId="6D093961" w:rsidR="00AB0651" w:rsidRPr="009A5A18" w:rsidRDefault="00DC64BE" w:rsidP="00C81780">
      <w:pPr>
        <w:pStyle w:val="NormalWeb"/>
        <w:numPr>
          <w:ilvl w:val="0"/>
          <w:numId w:val="29"/>
        </w:numPr>
        <w:spacing w:before="0" w:beforeAutospacing="0" w:after="140" w:afterAutospacing="0"/>
        <w:rPr>
          <w:rFonts w:asciiTheme="minorHAnsi" w:hAnsiTheme="minorHAnsi"/>
          <w:sz w:val="20"/>
          <w:szCs w:val="20"/>
          <w:lang w:val="en-GB"/>
        </w:rPr>
      </w:pPr>
      <w:r w:rsidRPr="00DC64BE">
        <w:rPr>
          <w:rFonts w:asciiTheme="minorHAnsi" w:hAnsiTheme="minorHAnsi"/>
          <w:b/>
          <w:bCs/>
          <w:sz w:val="20"/>
          <w:szCs w:val="20"/>
          <w:lang w:val="en-GB"/>
        </w:rPr>
        <w:t>Publication Process</w:t>
      </w:r>
      <w:r w:rsidRPr="00DC64BE">
        <w:rPr>
          <w:rFonts w:asciiTheme="minorHAnsi" w:hAnsiTheme="minorHAnsi"/>
          <w:sz w:val="20"/>
          <w:szCs w:val="20"/>
          <w:lang w:val="en-GB"/>
        </w:rPr>
        <w:t xml:space="preserve"> – After any Developer Portal content changes are made, the Managed Developer Portal must be published</w:t>
      </w:r>
      <w:r w:rsidR="00345C5D">
        <w:rPr>
          <w:rFonts w:asciiTheme="minorHAnsi" w:hAnsiTheme="minorHAnsi"/>
          <w:sz w:val="20"/>
          <w:szCs w:val="20"/>
          <w:lang w:val="en-GB"/>
        </w:rPr>
        <w:t xml:space="preserve"> (</w:t>
      </w:r>
      <w:r w:rsidR="00345C5D" w:rsidRPr="00BA2777">
        <w:rPr>
          <w:rFonts w:asciiTheme="minorHAnsi" w:hAnsiTheme="minorHAnsi"/>
          <w:sz w:val="20"/>
          <w:szCs w:val="20"/>
          <w:lang w:val="en-GB"/>
        </w:rPr>
        <w:t>must be governed through documented change-control and approval processes to ensure traceability and auditability</w:t>
      </w:r>
      <w:r w:rsidR="00345C5D">
        <w:rPr>
          <w:rFonts w:asciiTheme="minorHAnsi" w:hAnsiTheme="minorHAnsi"/>
          <w:sz w:val="20"/>
          <w:szCs w:val="20"/>
          <w:lang w:val="en-GB"/>
        </w:rPr>
        <w:t>)</w:t>
      </w:r>
      <w:r w:rsidRPr="00DC64BE">
        <w:rPr>
          <w:rFonts w:asciiTheme="minorHAnsi" w:hAnsiTheme="minorHAnsi"/>
          <w:sz w:val="20"/>
          <w:szCs w:val="20"/>
          <w:lang w:val="en-GB"/>
        </w:rPr>
        <w:t xml:space="preserve"> within the respective APIM environment for the changes to become visible to portal users</w:t>
      </w:r>
      <w:r w:rsidR="006C5DBE">
        <w:rPr>
          <w:rFonts w:asciiTheme="minorHAnsi" w:hAnsiTheme="minorHAnsi"/>
          <w:sz w:val="20"/>
          <w:szCs w:val="20"/>
          <w:lang w:val="en-GB"/>
        </w:rPr>
        <w:t>.</w:t>
      </w:r>
    </w:p>
    <w:p w14:paraId="3F3A7345" w14:textId="7E382424" w:rsidR="00C81780" w:rsidRPr="00B223AC" w:rsidRDefault="00C81780" w:rsidP="00C81780">
      <w:pPr>
        <w:pStyle w:val="NormalWeb"/>
        <w:numPr>
          <w:ilvl w:val="0"/>
          <w:numId w:val="29"/>
        </w:numPr>
        <w:spacing w:before="0" w:beforeAutospacing="0" w:after="140" w:afterAutospacing="0"/>
        <w:rPr>
          <w:rFonts w:asciiTheme="minorHAnsi" w:hAnsiTheme="minorHAnsi"/>
          <w:sz w:val="20"/>
          <w:szCs w:val="20"/>
          <w:lang w:val="en-GB"/>
        </w:rPr>
      </w:pPr>
      <w:r w:rsidRPr="00B223AC">
        <w:rPr>
          <w:rFonts w:asciiTheme="minorHAnsi" w:hAnsiTheme="minorHAnsi"/>
          <w:b/>
          <w:sz w:val="20"/>
          <w:szCs w:val="20"/>
          <w:lang w:val="en-GB"/>
        </w:rPr>
        <w:t>Connectivity</w:t>
      </w:r>
      <w:r w:rsidRPr="00B223AC">
        <w:rPr>
          <w:rFonts w:asciiTheme="minorHAnsi" w:hAnsiTheme="minorHAnsi"/>
          <w:sz w:val="20"/>
          <w:szCs w:val="20"/>
          <w:lang w:val="en-GB"/>
        </w:rPr>
        <w:t xml:space="preserve"> – </w:t>
      </w:r>
      <w:r w:rsidR="00933841" w:rsidRPr="00933841">
        <w:rPr>
          <w:rFonts w:asciiTheme="minorHAnsi" w:hAnsiTheme="minorHAnsi"/>
          <w:sz w:val="20"/>
          <w:szCs w:val="20"/>
          <w:lang w:val="en-GB"/>
        </w:rPr>
        <w:t xml:space="preserve">Connectivity to </w:t>
      </w:r>
      <w:r w:rsidRPr="00B223AC">
        <w:rPr>
          <w:rFonts w:asciiTheme="minorHAnsi" w:hAnsiTheme="minorHAnsi"/>
          <w:sz w:val="20"/>
          <w:szCs w:val="20"/>
          <w:lang w:val="en-GB"/>
        </w:rPr>
        <w:t xml:space="preserve">Microsoft-hosted </w:t>
      </w:r>
      <w:r w:rsidR="00933841" w:rsidRPr="00933841">
        <w:rPr>
          <w:rFonts w:asciiTheme="minorHAnsi" w:hAnsiTheme="minorHAnsi"/>
          <w:sz w:val="20"/>
          <w:szCs w:val="20"/>
          <w:lang w:val="en-GB"/>
        </w:rPr>
        <w:t>services</w:t>
      </w:r>
      <w:r w:rsidRPr="00B223AC">
        <w:rPr>
          <w:rFonts w:asciiTheme="minorHAnsi" w:hAnsiTheme="minorHAnsi"/>
          <w:sz w:val="20"/>
          <w:szCs w:val="20"/>
          <w:lang w:val="en-GB"/>
        </w:rPr>
        <w:t xml:space="preserve"> required for </w:t>
      </w:r>
      <w:r w:rsidR="00933841" w:rsidRPr="00933841">
        <w:rPr>
          <w:rFonts w:asciiTheme="minorHAnsi" w:hAnsiTheme="minorHAnsi"/>
          <w:sz w:val="20"/>
          <w:szCs w:val="20"/>
          <w:lang w:val="en-GB"/>
        </w:rPr>
        <w:t>Developer Portal administration, publishing and runtime operation</w:t>
      </w:r>
      <w:r w:rsidRPr="00B223AC">
        <w:rPr>
          <w:rFonts w:asciiTheme="minorHAnsi" w:hAnsiTheme="minorHAnsi"/>
          <w:sz w:val="20"/>
          <w:szCs w:val="20"/>
          <w:lang w:val="en-GB"/>
        </w:rPr>
        <w:t xml:space="preserve"> must be permitted through Chaucer's approved </w:t>
      </w:r>
      <w:r w:rsidR="00933841" w:rsidRPr="00933841">
        <w:rPr>
          <w:rFonts w:asciiTheme="minorHAnsi" w:hAnsiTheme="minorHAnsi"/>
          <w:sz w:val="20"/>
          <w:szCs w:val="20"/>
          <w:lang w:val="en-GB"/>
        </w:rPr>
        <w:t xml:space="preserve">network </w:t>
      </w:r>
      <w:r w:rsidRPr="00B223AC">
        <w:rPr>
          <w:rFonts w:asciiTheme="minorHAnsi" w:hAnsiTheme="minorHAnsi"/>
          <w:sz w:val="20"/>
          <w:szCs w:val="20"/>
          <w:lang w:val="en-GB"/>
        </w:rPr>
        <w:t>egress controls.</w:t>
      </w:r>
    </w:p>
    <w:p w14:paraId="48801F58" w14:textId="2A6F6D17" w:rsidR="007252D9" w:rsidRPr="00AC7387" w:rsidRDefault="005224DE" w:rsidP="00E33E26">
      <w:pPr>
        <w:pStyle w:val="NormalWeb"/>
        <w:spacing w:before="0" w:beforeAutospacing="0" w:after="140" w:afterAutospacing="0"/>
        <w:rPr>
          <w:rFonts w:asciiTheme="minorHAnsi" w:eastAsia="Noe Text" w:hAnsiTheme="minorHAnsi" w:cs="Noe Text"/>
          <w:color w:val="333333"/>
          <w:sz w:val="20"/>
          <w:szCs w:val="20"/>
          <w:lang w:val="en-GB" w:eastAsia="en-GB"/>
        </w:rPr>
      </w:pPr>
      <w:r>
        <w:rPr>
          <w:rFonts w:asciiTheme="minorHAnsi" w:hAnsiTheme="minorHAnsi"/>
          <w:sz w:val="20"/>
          <w:szCs w:val="20"/>
          <w:lang w:val="en-GB"/>
        </w:rPr>
        <w:t>A</w:t>
      </w:r>
      <w:r w:rsidRPr="005224DE">
        <w:rPr>
          <w:rFonts w:asciiTheme="minorHAnsi" w:hAnsiTheme="minorHAnsi"/>
          <w:sz w:val="20"/>
          <w:szCs w:val="20"/>
          <w:lang w:val="en-GB"/>
        </w:rPr>
        <w:t>PIs, products and policies continue to be deployed through the established APIOps CI/CD process. Once APIs and products are deployed to a target APIM environment, they become available within that environment's Developer Portal catalogue. Developer Portal content, documentation, branding and page customizations are managed and published separately within each APIM environment and are not automatically promoted between Premium v2 environments.</w:t>
      </w:r>
    </w:p>
    <w:p w14:paraId="58BBA184" w14:textId="4C27EE50" w:rsidR="00D61900" w:rsidRPr="00AC7387" w:rsidRDefault="00D61900"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44" w:name="_Toc242720001"/>
      <w:r w:rsidRPr="00AC7387">
        <w:rPr>
          <w:rFonts w:asciiTheme="minorHAnsi" w:eastAsia="Times New Roman" w:hAnsiTheme="minorHAnsi" w:cs="Times New Roman"/>
          <w:b w:val="0"/>
          <w:color w:val="132040" w:themeColor="accent1" w:themeShade="BF"/>
          <w:sz w:val="24"/>
          <w:szCs w:val="26"/>
          <w:lang w:eastAsia="en-US"/>
        </w:rPr>
        <w:t>Internal Onboarding</w:t>
      </w:r>
      <w:bookmarkEnd w:id="144"/>
    </w:p>
    <w:p w14:paraId="31302AB5" w14:textId="77777777" w:rsidR="00D61900" w:rsidRPr="00AC7387" w:rsidRDefault="00D61900" w:rsidP="00D61900">
      <w:pPr>
        <w:spacing w:after="140"/>
        <w:rPr>
          <w:rFonts w:asciiTheme="minorHAnsi" w:hAnsiTheme="minorHAnsi"/>
          <w:sz w:val="20"/>
          <w:szCs w:val="20"/>
        </w:rPr>
      </w:pPr>
      <w:r w:rsidRPr="00AC7387">
        <w:rPr>
          <w:rFonts w:asciiTheme="minorHAnsi" w:hAnsiTheme="minorHAnsi"/>
          <w:sz w:val="20"/>
          <w:szCs w:val="20"/>
        </w:rPr>
        <w:t>Internal consumer onboarding follows the organisation's existing joiner-mover-leaver process and creates no APIM account:</w:t>
      </w:r>
    </w:p>
    <w:p w14:paraId="1FE32EDB"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Request.</w:t>
      </w:r>
      <w:r w:rsidRPr="00AC7387">
        <w:rPr>
          <w:rFonts w:asciiTheme="minorHAnsi" w:hAnsiTheme="minorHAnsi"/>
          <w:sz w:val="20"/>
          <w:szCs w:val="20"/>
        </w:rPr>
        <w:t xml:space="preserve"> The consumer's manager or team identifies the product needed.</w:t>
      </w:r>
    </w:p>
    <w:p w14:paraId="69895DE0"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Group membership.</w:t>
      </w:r>
      <w:r w:rsidRPr="00AC7387">
        <w:rPr>
          <w:rFonts w:asciiTheme="minorHAnsi" w:hAnsiTheme="minorHAnsi"/>
          <w:sz w:val="20"/>
          <w:szCs w:val="20"/>
        </w:rPr>
        <w:t xml:space="preserve"> The user is added to the relevant Entra ID group through the existing identity process.</w:t>
      </w:r>
    </w:p>
    <w:p w14:paraId="55E33DCE"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Sign-in.</w:t>
      </w:r>
      <w:r w:rsidRPr="00AC7387">
        <w:rPr>
          <w:rFonts w:asciiTheme="minorHAnsi" w:hAnsiTheme="minorHAnsi"/>
          <w:sz w:val="20"/>
          <w:szCs w:val="20"/>
        </w:rPr>
        <w:t xml:space="preserve"> The user signs into the developer portal with corporate SSO and is automatically a Developer.</w:t>
      </w:r>
    </w:p>
    <w:p w14:paraId="09C6E31A" w14:textId="6ED456D4"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Discover and subscribe.</w:t>
      </w:r>
      <w:r w:rsidRPr="00AC7387">
        <w:rPr>
          <w:rFonts w:asciiTheme="minorHAnsi" w:hAnsiTheme="minorHAnsi"/>
          <w:sz w:val="20"/>
          <w:szCs w:val="20"/>
        </w:rPr>
        <w:t xml:space="preserve"> They see only the products their group permits; internal products are typically </w:t>
      </w:r>
      <w:r w:rsidR="008B15F5" w:rsidRPr="00AC7387">
        <w:rPr>
          <w:rFonts w:asciiTheme="minorHAnsi" w:hAnsiTheme="minorHAnsi"/>
          <w:sz w:val="20"/>
          <w:szCs w:val="20"/>
        </w:rPr>
        <w:t>auto approved</w:t>
      </w:r>
      <w:r w:rsidRPr="00AC7387">
        <w:rPr>
          <w:rFonts w:asciiTheme="minorHAnsi" w:hAnsiTheme="minorHAnsi"/>
          <w:sz w:val="20"/>
          <w:szCs w:val="20"/>
        </w:rPr>
        <w:t>.</w:t>
      </w:r>
    </w:p>
    <w:p w14:paraId="2E031910"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Credentials.</w:t>
      </w:r>
      <w:r w:rsidRPr="00AC7387">
        <w:rPr>
          <w:rFonts w:asciiTheme="minorHAnsi" w:hAnsiTheme="minorHAnsi"/>
          <w:sz w:val="20"/>
          <w:szCs w:val="20"/>
        </w:rPr>
        <w:t xml:space="preserve"> A subscription key is issued, and OAuth-protected calls use a token obtained from Entra ID.</w:t>
      </w:r>
    </w:p>
    <w:p w14:paraId="47E552A1" w14:textId="77777777" w:rsidR="00D61900" w:rsidRPr="00AC7387" w:rsidRDefault="00D61900" w:rsidP="00D61900">
      <w:pPr>
        <w:spacing w:after="70"/>
        <w:rPr>
          <w:rFonts w:asciiTheme="minorHAnsi" w:hAnsiTheme="minorHAnsi"/>
          <w:sz w:val="20"/>
          <w:szCs w:val="20"/>
        </w:rPr>
      </w:pPr>
      <w:r w:rsidRPr="00B223AC">
        <w:rPr>
          <w:rFonts w:asciiTheme="minorHAnsi" w:hAnsiTheme="minorHAnsi"/>
        </w:rPr>
        <w:drawing>
          <wp:inline distT="0" distB="0" distL="0" distR="0" wp14:anchorId="439FBFD5" wp14:editId="628F23F2">
            <wp:extent cx="5486400" cy="2726941"/>
            <wp:effectExtent l="0" t="0" r="0" b="0"/>
            <wp:docPr id="992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 name="Internal user onboarding flow"/>
                    <pic:cNvPicPr>
                      <a:picLocks noChangeAspect="1" noChangeArrowheads="1"/>
                    </pic:cNvPicPr>
                  </pic:nvPicPr>
                  <pic:blipFill>
                    <a:blip r:embed="rId38"/>
                    <a:srcRect/>
                    <a:stretch>
                      <a:fillRect/>
                    </a:stretch>
                  </pic:blipFill>
                  <pic:spPr bwMode="auto">
                    <a:xfrm>
                      <a:off x="0" y="0"/>
                      <a:ext cx="5486400" cy="2726941"/>
                    </a:xfrm>
                    <a:prstGeom prst="rect">
                      <a:avLst/>
                    </a:prstGeom>
                  </pic:spPr>
                </pic:pic>
              </a:graphicData>
            </a:graphic>
          </wp:inline>
        </w:drawing>
      </w:r>
    </w:p>
    <w:p w14:paraId="1A55F9B6" w14:textId="77777777" w:rsidR="009015EC" w:rsidRPr="00AC7387" w:rsidRDefault="009015EC" w:rsidP="00D61900">
      <w:pPr>
        <w:spacing w:after="70"/>
        <w:rPr>
          <w:rFonts w:asciiTheme="minorHAnsi" w:hAnsiTheme="minorHAnsi"/>
          <w:sz w:val="20"/>
          <w:szCs w:val="20"/>
        </w:rPr>
      </w:pPr>
    </w:p>
    <w:p w14:paraId="3E122038" w14:textId="77777777" w:rsidR="00D61900" w:rsidRPr="00AC7387" w:rsidRDefault="00D61900" w:rsidP="00167A4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45" w:name="_Toc242720002"/>
      <w:r w:rsidRPr="00AC7387">
        <w:rPr>
          <w:rFonts w:asciiTheme="minorHAnsi" w:eastAsia="Times New Roman" w:hAnsiTheme="minorHAnsi" w:cs="Times New Roman"/>
          <w:b w:val="0"/>
          <w:color w:val="132040" w:themeColor="accent1" w:themeShade="BF"/>
          <w:sz w:val="24"/>
          <w:szCs w:val="26"/>
          <w:lang w:eastAsia="en-US"/>
        </w:rPr>
        <w:t>Partner Onboarding</w:t>
      </w:r>
      <w:bookmarkEnd w:id="145"/>
    </w:p>
    <w:p w14:paraId="19B5343D" w14:textId="77777777" w:rsidR="00B44E51" w:rsidRDefault="00B44E51" w:rsidP="005E29FD">
      <w:pPr>
        <w:rPr>
          <w:rFonts w:asciiTheme="minorHAnsi" w:hAnsiTheme="minorHAnsi"/>
          <w:sz w:val="20"/>
          <w:szCs w:val="20"/>
        </w:rPr>
      </w:pPr>
      <w:r w:rsidRPr="005E29FD">
        <w:rPr>
          <w:rFonts w:asciiTheme="minorHAnsi" w:hAnsiTheme="minorHAnsi"/>
          <w:sz w:val="20"/>
          <w:szCs w:val="20"/>
        </w:rPr>
        <w:t>B2B partner onboarding capability is not currently implemented within the target architecture. Any future use of Microsoft Entra ID B2B will require an agreed solution design, security and governance approvals, defined onboarding guardrails, access duration and review requirements, and a documented offboarding/deprovisioning process before partner access is enabled.</w:t>
      </w:r>
    </w:p>
    <w:p w14:paraId="594F2F77" w14:textId="77777777" w:rsidR="0001092E" w:rsidRPr="00731F2F" w:rsidRDefault="0001092E" w:rsidP="00660F80">
      <w:pPr>
        <w:spacing w:line="300" w:lineRule="atLeast"/>
        <w:rPr>
          <w:rFonts w:asciiTheme="minorHAnsi" w:hAnsiTheme="minorHAnsi"/>
          <w:sz w:val="20"/>
          <w:szCs w:val="20"/>
        </w:rPr>
      </w:pPr>
    </w:p>
    <w:p w14:paraId="586ADC29" w14:textId="77777777" w:rsidR="00D61900" w:rsidRPr="00AC7387" w:rsidRDefault="00D61900" w:rsidP="00D61900">
      <w:pPr>
        <w:spacing w:after="140"/>
        <w:rPr>
          <w:rFonts w:asciiTheme="minorHAnsi" w:hAnsiTheme="minorHAnsi"/>
          <w:sz w:val="20"/>
          <w:szCs w:val="20"/>
        </w:rPr>
      </w:pPr>
      <w:r w:rsidRPr="00AC7387">
        <w:rPr>
          <w:rFonts w:asciiTheme="minorHAnsi" w:hAnsiTheme="minorHAnsi"/>
          <w:sz w:val="20"/>
          <w:szCs w:val="20"/>
        </w:rPr>
        <w:t>Partner (B2B) onboarding is sponsored and gated by approval rather than automatic:</w:t>
      </w:r>
    </w:p>
    <w:p w14:paraId="168CE63E"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Sponsorship.</w:t>
      </w:r>
      <w:r w:rsidRPr="00AC7387">
        <w:rPr>
          <w:rFonts w:asciiTheme="minorHAnsi" w:hAnsiTheme="minorHAnsi"/>
          <w:sz w:val="20"/>
          <w:szCs w:val="20"/>
        </w:rPr>
        <w:t xml:space="preserve"> A named internal owner sponsors the partner and confirms which product they may access.</w:t>
      </w:r>
    </w:p>
    <w:p w14:paraId="366987BB"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Guest invitation.</w:t>
      </w:r>
      <w:r w:rsidRPr="00AC7387">
        <w:rPr>
          <w:rFonts w:asciiTheme="minorHAnsi" w:hAnsiTheme="minorHAnsi"/>
          <w:sz w:val="20"/>
          <w:szCs w:val="20"/>
        </w:rPr>
        <w:t xml:space="preserve"> The partner user is invited as an Entra ID B2B guest, authenticating with their own organisation's credentials.</w:t>
      </w:r>
    </w:p>
    <w:p w14:paraId="0988D50C"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Group membership.</w:t>
      </w:r>
      <w:r w:rsidRPr="00AC7387">
        <w:rPr>
          <w:rFonts w:asciiTheme="minorHAnsi" w:hAnsiTheme="minorHAnsi"/>
          <w:sz w:val="20"/>
          <w:szCs w:val="20"/>
        </w:rPr>
        <w:t xml:space="preserve"> Once the invitation is redeemed, the guest is added to a per-partner Entra ID group, scoping visibility to that partner's product only.</w:t>
      </w:r>
    </w:p>
    <w:p w14:paraId="6161E51B"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Sign-in and subscribe.</w:t>
      </w:r>
      <w:r w:rsidRPr="00AC7387">
        <w:rPr>
          <w:rFonts w:asciiTheme="minorHAnsi" w:hAnsiTheme="minorHAnsi"/>
          <w:sz w:val="20"/>
          <w:szCs w:val="20"/>
        </w:rPr>
        <w:t xml:space="preserve"> The partner signs in through B2B guest SSO and requests a subscription; external subscriptions are gated by approval.</w:t>
      </w:r>
    </w:p>
    <w:p w14:paraId="039F1C0C" w14:textId="77777777" w:rsidR="00D61900" w:rsidRPr="00AC7387" w:rsidRDefault="00D61900" w:rsidP="00D61900">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Credentials.</w:t>
      </w:r>
      <w:r w:rsidRPr="00AC7387">
        <w:rPr>
          <w:rFonts w:asciiTheme="minorHAnsi" w:hAnsiTheme="minorHAnsi"/>
          <w:sz w:val="20"/>
          <w:szCs w:val="20"/>
        </w:rPr>
        <w:t xml:space="preserve"> On approval, a subscription key is issued, and, for OAuth-protected APIs, the partner's registered application obtains a token from Entra ID.</w:t>
      </w:r>
      <w:r w:rsidRPr="00AC7387">
        <w:rPr>
          <w:rFonts w:asciiTheme="minorHAnsi" w:hAnsiTheme="minorHAnsi"/>
          <w:sz w:val="20"/>
          <w:szCs w:val="20"/>
        </w:rPr>
        <w:br/>
      </w:r>
    </w:p>
    <w:p w14:paraId="0A03A6AB" w14:textId="77777777" w:rsidR="00D61900" w:rsidRPr="00AC7387" w:rsidRDefault="00D61900" w:rsidP="00D61900">
      <w:pPr>
        <w:spacing w:after="70"/>
        <w:rPr>
          <w:rFonts w:asciiTheme="minorHAnsi" w:hAnsiTheme="minorHAnsi"/>
          <w:sz w:val="20"/>
          <w:szCs w:val="20"/>
        </w:rPr>
      </w:pPr>
      <w:r w:rsidRPr="00B223AC">
        <w:rPr>
          <w:rFonts w:asciiTheme="minorHAnsi" w:hAnsiTheme="minorHAnsi"/>
        </w:rPr>
        <w:drawing>
          <wp:inline distT="0" distB="0" distL="0" distR="0" wp14:anchorId="2C4F28CA" wp14:editId="18EFFAAA">
            <wp:extent cx="5486400" cy="2726941"/>
            <wp:effectExtent l="0" t="0" r="0" b="0"/>
            <wp:docPr id="992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 name="External user onboarding flow"/>
                    <pic:cNvPicPr>
                      <a:picLocks noChangeAspect="1" noChangeArrowheads="1"/>
                    </pic:cNvPicPr>
                  </pic:nvPicPr>
                  <pic:blipFill>
                    <a:blip r:embed="rId39"/>
                    <a:srcRect/>
                    <a:stretch>
                      <a:fillRect/>
                    </a:stretch>
                  </pic:blipFill>
                  <pic:spPr bwMode="auto">
                    <a:xfrm>
                      <a:off x="0" y="0"/>
                      <a:ext cx="5486400" cy="2726941"/>
                    </a:xfrm>
                    <a:prstGeom prst="rect">
                      <a:avLst/>
                    </a:prstGeom>
                    <a:ln>
                      <a:noFill/>
                    </a:ln>
                  </pic:spPr>
                </pic:pic>
              </a:graphicData>
            </a:graphic>
          </wp:inline>
        </w:drawing>
      </w:r>
    </w:p>
    <w:p w14:paraId="491DAB56" w14:textId="77777777" w:rsidR="00D61900" w:rsidRPr="00AC7387" w:rsidRDefault="00D61900" w:rsidP="00D61900">
      <w:pPr>
        <w:rPr>
          <w:rFonts w:asciiTheme="minorHAnsi" w:hAnsiTheme="minorHAnsi"/>
          <w:lang w:eastAsia="en-US"/>
        </w:rPr>
      </w:pPr>
    </w:p>
    <w:p w14:paraId="10B93D57" w14:textId="3712F5E8" w:rsidR="003538F9" w:rsidRPr="000B6F40" w:rsidRDefault="003538F9" w:rsidP="000B6F40">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46" w:name="_Toc242720003"/>
      <w:r w:rsidRPr="00AC7387">
        <w:rPr>
          <w:rFonts w:asciiTheme="minorHAnsi" w:eastAsia="Times New Roman" w:hAnsiTheme="minorHAnsi" w:cs="Times New Roman"/>
          <w:b w:val="0"/>
          <w:color w:val="132040" w:themeColor="accent1" w:themeShade="BF"/>
          <w:sz w:val="24"/>
          <w:szCs w:val="26"/>
          <w:lang w:eastAsia="en-US"/>
        </w:rPr>
        <w:t>Security Controls</w:t>
      </w:r>
      <w:bookmarkEnd w:id="146"/>
    </w:p>
    <w:p w14:paraId="2012C734" w14:textId="62132C22" w:rsidR="00917EC7" w:rsidRPr="00AC7387" w:rsidRDefault="00917EC7" w:rsidP="00124B1E">
      <w:pPr>
        <w:rPr>
          <w:rFonts w:asciiTheme="minorHAnsi" w:hAnsiTheme="minorHAnsi"/>
          <w:sz w:val="20"/>
          <w:szCs w:val="20"/>
        </w:rPr>
      </w:pPr>
      <w:r w:rsidRPr="00AC7387">
        <w:rPr>
          <w:rFonts w:asciiTheme="minorHAnsi" w:hAnsiTheme="minorHAnsi"/>
          <w:sz w:val="20"/>
          <w:szCs w:val="20"/>
        </w:rPr>
        <w:t>The Developer Portal shall operate under a controlled access model with the following security controls:</w:t>
      </w:r>
      <w:r w:rsidR="009015EC" w:rsidRPr="00AC7387">
        <w:rPr>
          <w:rFonts w:asciiTheme="minorHAnsi" w:hAnsiTheme="minorHAnsi"/>
          <w:sz w:val="20"/>
          <w:szCs w:val="20"/>
        </w:rPr>
        <w:br/>
      </w:r>
    </w:p>
    <w:p w14:paraId="0B70DC8D"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Anonymous access shall be disabled for API documentation and product access.</w:t>
      </w:r>
    </w:p>
    <w:p w14:paraId="03C9D738"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Self-service user registration shall be disabled.</w:t>
      </w:r>
    </w:p>
    <w:p w14:paraId="71522DD6"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Internal users shall authenticate through Microsoft Entra ID.</w:t>
      </w:r>
    </w:p>
    <w:p w14:paraId="78B54C8F"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External partners shall authenticate through Microsoft Entra ID B2B guest accounts.</w:t>
      </w:r>
    </w:p>
    <w:p w14:paraId="5E46FC10"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Product visibility shall be restricted through Entra ID group membership.</w:t>
      </w:r>
    </w:p>
    <w:p w14:paraId="6440E43A"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External product subscription requests shall require administrator approval.</w:t>
      </w:r>
    </w:p>
    <w:p w14:paraId="28806CEC"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Subscription keys shall be used for consumption tracking and throttling purposes only and shall not be considered an authentication mechanism.</w:t>
      </w:r>
    </w:p>
    <w:p w14:paraId="61DF6A21" w14:textId="77777777" w:rsidR="00917EC7" w:rsidRPr="00AC7387" w:rsidRDefault="00917EC7" w:rsidP="00335DEB">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OAuth 2.0 tokens issued by Microsoft Entra ID shall be the preferred authentication mechanism for all APIs.</w:t>
      </w:r>
    </w:p>
    <w:p w14:paraId="6238B1D1" w14:textId="55E7CEE1"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47" w:name="_Toc242720004"/>
      <w:r w:rsidRPr="00AC7387">
        <w:rPr>
          <w:rFonts w:asciiTheme="minorHAnsi" w:eastAsiaTheme="minorHAnsi" w:hAnsiTheme="minorHAnsi" w:cstheme="minorBidi"/>
          <w:b w:val="0"/>
          <w:bCs w:val="0"/>
          <w:color w:val="000000" w:themeColor="text1" w:themeShade="80"/>
          <w:szCs w:val="20"/>
          <w:lang w:eastAsia="en-US"/>
        </w:rPr>
        <w:t>API Design, Policies and Lifecycle</w:t>
      </w:r>
      <w:bookmarkEnd w:id="147"/>
    </w:p>
    <w:p w14:paraId="21E48973" w14:textId="77777777" w:rsidR="00913C06" w:rsidRPr="00AC7387" w:rsidRDefault="00913C06"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48" w:name="_Toc242720005"/>
      <w:r w:rsidRPr="00AC7387">
        <w:rPr>
          <w:rFonts w:asciiTheme="minorHAnsi" w:eastAsia="Times New Roman" w:hAnsiTheme="minorHAnsi" w:cs="Times New Roman"/>
          <w:b w:val="0"/>
          <w:color w:val="132040" w:themeColor="accent1" w:themeShade="BF"/>
          <w:sz w:val="24"/>
          <w:szCs w:val="26"/>
          <w:lang w:eastAsia="en-US"/>
        </w:rPr>
        <w:t>Governance Model</w:t>
      </w:r>
      <w:bookmarkEnd w:id="148"/>
    </w:p>
    <w:p w14:paraId="5779CD0E" w14:textId="77777777" w:rsidR="00913C06" w:rsidRPr="00AC7387" w:rsidRDefault="00913C06" w:rsidP="00913C06">
      <w:pPr>
        <w:spacing w:after="140"/>
        <w:rPr>
          <w:rFonts w:asciiTheme="minorHAnsi" w:hAnsiTheme="minorHAnsi"/>
          <w:sz w:val="20"/>
          <w:szCs w:val="20"/>
        </w:rPr>
      </w:pPr>
      <w:r w:rsidRPr="00AC7387">
        <w:rPr>
          <w:rFonts w:asciiTheme="minorHAnsi" w:hAnsiTheme="minorHAnsi"/>
          <w:sz w:val="20"/>
          <w:szCs w:val="20"/>
        </w:rPr>
        <w:t xml:space="preserve">API platform governance requires clear separation of ownership while maintaining centralised visibility and control. Workspaces provide logical isolation between teams, while products, subscriptions and Microsoft Entra ID groups control API exposure, access and administration. This approach enables decentralised API ownership within a centrally governed platform. </w:t>
      </w:r>
    </w:p>
    <w:p w14:paraId="76BC687A" w14:textId="4390615F" w:rsidR="00913C06" w:rsidRPr="00AC7387" w:rsidRDefault="00913C06" w:rsidP="00913C06">
      <w:pPr>
        <w:rPr>
          <w:rFonts w:asciiTheme="minorHAnsi" w:hAnsiTheme="minorHAnsi"/>
          <w:b/>
          <w:bCs/>
        </w:rPr>
      </w:pPr>
      <w:r w:rsidRPr="00AC7387">
        <w:rPr>
          <w:rFonts w:asciiTheme="minorHAnsi" w:hAnsiTheme="minorHAnsi"/>
          <w:b/>
          <w:bCs/>
        </w:rPr>
        <w:t>Choosing each layer: a clear strategy for Products, Consumers and the Portal</w:t>
      </w:r>
      <w:r w:rsidR="00E840D3" w:rsidRPr="00AC7387">
        <w:rPr>
          <w:rFonts w:asciiTheme="minorHAnsi" w:hAnsiTheme="minorHAnsi"/>
          <w:b/>
          <w:bCs/>
        </w:rPr>
        <w:br/>
      </w:r>
    </w:p>
    <w:p w14:paraId="3500FAB8" w14:textId="77777777" w:rsidR="00913C06" w:rsidRPr="00AC7387" w:rsidRDefault="00913C06" w:rsidP="00913C06">
      <w:pPr>
        <w:spacing w:before="120" w:after="120"/>
        <w:jc w:val="center"/>
        <w:rPr>
          <w:rFonts w:asciiTheme="minorHAnsi" w:hAnsiTheme="minorHAnsi"/>
        </w:rPr>
      </w:pPr>
      <w:r w:rsidRPr="00B223AC">
        <w:rPr>
          <w:rFonts w:asciiTheme="minorHAnsi" w:hAnsiTheme="minorHAnsi"/>
        </w:rPr>
        <w:drawing>
          <wp:inline distT="0" distB="0" distL="0" distR="0" wp14:anchorId="0BEA387D" wp14:editId="70729BD3">
            <wp:extent cx="5801858" cy="2665828"/>
            <wp:effectExtent l="0" t="0" r="8890" b="1270"/>
            <wp:docPr id="1889013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03294" cy="2712436"/>
                    </a:xfrm>
                    <a:prstGeom prst="rect">
                      <a:avLst/>
                    </a:prstGeom>
                    <a:noFill/>
                    <a:ln>
                      <a:noFill/>
                    </a:ln>
                  </pic:spPr>
                </pic:pic>
              </a:graphicData>
            </a:graphic>
          </wp:inline>
        </w:drawing>
      </w:r>
    </w:p>
    <w:p w14:paraId="019F3BFD" w14:textId="05D7AB43" w:rsidR="00913C06" w:rsidRPr="00AC7387" w:rsidRDefault="00913C06" w:rsidP="00913C06">
      <w:pPr>
        <w:spacing w:after="180"/>
        <w:jc w:val="center"/>
        <w:rPr>
          <w:rFonts w:asciiTheme="minorHAnsi" w:hAnsiTheme="minorHAnsi"/>
        </w:rPr>
      </w:pPr>
      <w:bookmarkStart w:id="149" w:name="_Figure_17"/>
      <w:r w:rsidRPr="00AC7387">
        <w:rPr>
          <w:rFonts w:asciiTheme="minorHAnsi" w:hAnsiTheme="minorHAnsi"/>
          <w:i/>
          <w:iCs/>
          <w:color w:val="666666"/>
          <w:sz w:val="18"/>
          <w:szCs w:val="18"/>
        </w:rPr>
        <w:t>The access model, the core chain plus what each construct controls, including Groups and Tags</w:t>
      </w:r>
      <w:bookmarkEnd w:id="149"/>
    </w:p>
    <w:p w14:paraId="332FA53C" w14:textId="77777777" w:rsidR="00913C06" w:rsidRPr="00AC7387" w:rsidRDefault="00913C06" w:rsidP="00913C06">
      <w:pPr>
        <w:pStyle w:val="ListParagraph"/>
        <w:spacing w:after="70"/>
        <w:ind w:left="460"/>
        <w:rPr>
          <w:rFonts w:asciiTheme="minorHAnsi" w:hAnsiTheme="minorHAnsi"/>
          <w:sz w:val="20"/>
          <w:szCs w:val="20"/>
        </w:rPr>
      </w:pPr>
    </w:p>
    <w:tbl>
      <w:tblPr>
        <w:tblStyle w:val="TableGrid"/>
        <w:tblW w:w="0" w:type="auto"/>
        <w:tblLook w:val="04A0" w:firstRow="1" w:lastRow="0" w:firstColumn="1" w:lastColumn="0" w:noHBand="0" w:noVBand="1"/>
      </w:tblPr>
      <w:tblGrid>
        <w:gridCol w:w="1998"/>
        <w:gridCol w:w="4050"/>
        <w:gridCol w:w="2968"/>
      </w:tblGrid>
      <w:tr w:rsidR="00913C06" w:rsidRPr="00AC7387" w14:paraId="74717F9C" w14:textId="77777777" w:rsidTr="004E325F">
        <w:tc>
          <w:tcPr>
            <w:tcW w:w="1998" w:type="dxa"/>
            <w:tcBorders>
              <w:bottom w:val="single" w:sz="12" w:space="0" w:color="1A2B56" w:themeColor="accent1"/>
            </w:tcBorders>
            <w:shd w:val="clear" w:color="auto" w:fill="C1CDEC" w:themeFill="accent1" w:themeFillTint="33"/>
          </w:tcPr>
          <w:p w14:paraId="45E2CEDB" w14:textId="77777777" w:rsidR="00913C06" w:rsidRPr="00AC7387" w:rsidRDefault="00913C06" w:rsidP="004E325F">
            <w:pPr>
              <w:rPr>
                <w:rFonts w:asciiTheme="minorHAnsi" w:hAnsiTheme="minorHAnsi"/>
                <w:color w:val="000000" w:themeColor="text1"/>
              </w:rPr>
            </w:pPr>
            <w:r w:rsidRPr="00AC7387">
              <w:rPr>
                <w:rFonts w:asciiTheme="minorHAnsi" w:hAnsiTheme="minorHAnsi"/>
                <w:b/>
                <w:color w:val="000000" w:themeColor="text1"/>
                <w:sz w:val="20"/>
                <w:szCs w:val="20"/>
              </w:rPr>
              <w:t>Governance Construct</w:t>
            </w:r>
          </w:p>
        </w:tc>
        <w:tc>
          <w:tcPr>
            <w:tcW w:w="4050" w:type="dxa"/>
            <w:tcBorders>
              <w:bottom w:val="single" w:sz="12" w:space="0" w:color="1A2B56" w:themeColor="accent1"/>
            </w:tcBorders>
            <w:shd w:val="clear" w:color="auto" w:fill="C1CDEC" w:themeFill="accent1" w:themeFillTint="33"/>
          </w:tcPr>
          <w:p w14:paraId="29267C28" w14:textId="77777777" w:rsidR="00913C06" w:rsidRPr="00AC7387" w:rsidRDefault="00913C06" w:rsidP="004E325F">
            <w:pPr>
              <w:rPr>
                <w:rFonts w:asciiTheme="minorHAnsi" w:hAnsiTheme="minorHAnsi"/>
                <w:color w:val="000000" w:themeColor="text1"/>
              </w:rPr>
            </w:pPr>
            <w:r w:rsidRPr="00AC7387">
              <w:rPr>
                <w:rFonts w:asciiTheme="minorHAnsi" w:hAnsiTheme="minorHAnsi"/>
                <w:b/>
                <w:color w:val="000000" w:themeColor="text1"/>
                <w:sz w:val="20"/>
                <w:szCs w:val="20"/>
              </w:rPr>
              <w:t>Core Purpose &amp; Architectural Behaviour</w:t>
            </w:r>
          </w:p>
        </w:tc>
        <w:tc>
          <w:tcPr>
            <w:tcW w:w="2968" w:type="dxa"/>
            <w:tcBorders>
              <w:bottom w:val="single" w:sz="12" w:space="0" w:color="1A2B56" w:themeColor="accent1"/>
            </w:tcBorders>
            <w:shd w:val="clear" w:color="auto" w:fill="C1CDEC" w:themeFill="accent1" w:themeFillTint="33"/>
          </w:tcPr>
          <w:p w14:paraId="4475C0C8" w14:textId="77777777" w:rsidR="00913C06" w:rsidRPr="00AC7387" w:rsidRDefault="00913C06" w:rsidP="004E325F">
            <w:pPr>
              <w:rPr>
                <w:rFonts w:asciiTheme="minorHAnsi" w:hAnsiTheme="minorHAnsi"/>
                <w:color w:val="000000" w:themeColor="text1"/>
              </w:rPr>
            </w:pPr>
            <w:r w:rsidRPr="00AC7387">
              <w:rPr>
                <w:rFonts w:asciiTheme="minorHAnsi" w:hAnsiTheme="minorHAnsi"/>
                <w:b/>
                <w:color w:val="000000" w:themeColor="text1"/>
                <w:sz w:val="20"/>
                <w:szCs w:val="20"/>
              </w:rPr>
              <w:t>Key Governance Rule &amp; Enforcement</w:t>
            </w:r>
          </w:p>
        </w:tc>
      </w:tr>
      <w:tr w:rsidR="00913C06" w:rsidRPr="00AC7387" w14:paraId="3096D42D" w14:textId="77777777" w:rsidTr="004E325F">
        <w:tc>
          <w:tcPr>
            <w:tcW w:w="1998" w:type="dxa"/>
            <w:tcBorders>
              <w:top w:val="single" w:sz="12" w:space="0" w:color="1A2B56" w:themeColor="accent1"/>
            </w:tcBorders>
          </w:tcPr>
          <w:p w14:paraId="41398466"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Backends</w:t>
            </w:r>
          </w:p>
        </w:tc>
        <w:tc>
          <w:tcPr>
            <w:tcW w:w="4050" w:type="dxa"/>
            <w:tcBorders>
              <w:top w:val="single" w:sz="12" w:space="0" w:color="1A2B56" w:themeColor="accent1"/>
            </w:tcBorders>
          </w:tcPr>
          <w:p w14:paraId="5699194A"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Abstracts downstream target URLs and centralizes runtime resilience rules (circuit breaking, load balancing, retries).</w:t>
            </w:r>
          </w:p>
        </w:tc>
        <w:tc>
          <w:tcPr>
            <w:tcW w:w="2968" w:type="dxa"/>
            <w:tcBorders>
              <w:top w:val="single" w:sz="12" w:space="0" w:color="1A2B56" w:themeColor="accent1"/>
            </w:tcBorders>
          </w:tcPr>
          <w:p w14:paraId="4A6C1CB9"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Target URLs and health check policies are managed centrally outside individual API definitions.</w:t>
            </w:r>
          </w:p>
        </w:tc>
      </w:tr>
      <w:tr w:rsidR="00913C06" w:rsidRPr="00AC7387" w14:paraId="46F1598D" w14:textId="77777777" w:rsidTr="004E325F">
        <w:tc>
          <w:tcPr>
            <w:tcW w:w="1998" w:type="dxa"/>
          </w:tcPr>
          <w:p w14:paraId="25569C90"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Named Values</w:t>
            </w:r>
          </w:p>
        </w:tc>
        <w:tc>
          <w:tcPr>
            <w:tcW w:w="4050" w:type="dxa"/>
          </w:tcPr>
          <w:p w14:paraId="06C10E77"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Provides APIM's key-value store for plain settings (URLs, limits) and Key Vault-backed secret references.</w:t>
            </w:r>
          </w:p>
        </w:tc>
        <w:tc>
          <w:tcPr>
            <w:tcW w:w="2968" w:type="dxa"/>
          </w:tcPr>
          <w:p w14:paraId="3754B004" w14:textId="1178F0EB"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 xml:space="preserve">Zero secrets </w:t>
            </w:r>
            <w:r w:rsidR="008B15F5" w:rsidRPr="00AC7387">
              <w:rPr>
                <w:rFonts w:asciiTheme="minorHAnsi" w:hAnsiTheme="minorHAnsi"/>
                <w:kern w:val="0"/>
                <w:sz w:val="20"/>
                <w:szCs w:val="20"/>
                <w14:ligatures w14:val="none"/>
              </w:rPr>
              <w:t>hard coded</w:t>
            </w:r>
            <w:r w:rsidRPr="00AC7387">
              <w:rPr>
                <w:rFonts w:asciiTheme="minorHAnsi" w:hAnsiTheme="minorHAnsi"/>
                <w:kern w:val="0"/>
                <w:sz w:val="20"/>
                <w:szCs w:val="20"/>
                <w14:ligatures w14:val="none"/>
              </w:rPr>
              <w:t xml:space="preserve"> in policies. All secrets use Key Vault integration and are version-controlled via APIOps.</w:t>
            </w:r>
          </w:p>
        </w:tc>
      </w:tr>
      <w:tr w:rsidR="00913C06" w:rsidRPr="00AC7387" w14:paraId="638C2DF5" w14:textId="77777777" w:rsidTr="004E325F">
        <w:tc>
          <w:tcPr>
            <w:tcW w:w="1998" w:type="dxa"/>
          </w:tcPr>
          <w:p w14:paraId="340556BB"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Policies</w:t>
            </w:r>
          </w:p>
        </w:tc>
        <w:tc>
          <w:tcPr>
            <w:tcW w:w="4050" w:type="dxa"/>
          </w:tcPr>
          <w:p w14:paraId="4BDD1BF9"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Enforces execution logic, transformations, authentication, and rate limits at global, product, or API scopes.</w:t>
            </w:r>
          </w:p>
        </w:tc>
        <w:tc>
          <w:tcPr>
            <w:tcW w:w="2968" w:type="dxa"/>
          </w:tcPr>
          <w:p w14:paraId="7C8709B4"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Policies reference Named Values for config; product-level policies enforce class-wide rules once.</w:t>
            </w:r>
          </w:p>
        </w:tc>
      </w:tr>
      <w:tr w:rsidR="00913C06" w:rsidRPr="00AC7387" w14:paraId="75D41D13" w14:textId="77777777" w:rsidTr="004E325F">
        <w:tc>
          <w:tcPr>
            <w:tcW w:w="1998" w:type="dxa"/>
          </w:tcPr>
          <w:p w14:paraId="13CBFBAE"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Products</w:t>
            </w:r>
          </w:p>
        </w:tc>
        <w:tc>
          <w:tcPr>
            <w:tcW w:w="4050" w:type="dxa"/>
          </w:tcPr>
          <w:p w14:paraId="1382F65D"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Group APIs into consumable offerings with common access and subscription controls.</w:t>
            </w:r>
          </w:p>
        </w:tc>
        <w:tc>
          <w:tcPr>
            <w:tcW w:w="2968" w:type="dxa"/>
          </w:tcPr>
          <w:p w14:paraId="22321173"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Consumers subscribe to products rather than individual APIs.</w:t>
            </w:r>
          </w:p>
        </w:tc>
      </w:tr>
      <w:tr w:rsidR="00913C06" w:rsidRPr="00AC7387" w14:paraId="21AD31B7" w14:textId="77777777" w:rsidTr="004E325F">
        <w:tc>
          <w:tcPr>
            <w:tcW w:w="1998" w:type="dxa"/>
          </w:tcPr>
          <w:p w14:paraId="656C59DC"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Groups</w:t>
            </w:r>
          </w:p>
        </w:tc>
        <w:tc>
          <w:tcPr>
            <w:tcW w:w="4050" w:type="dxa"/>
          </w:tcPr>
          <w:p w14:paraId="08C045C9"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Controls visibility and subscription access to Products based on user membership.</w:t>
            </w:r>
          </w:p>
        </w:tc>
        <w:tc>
          <w:tcPr>
            <w:tcW w:w="2968" w:type="dxa"/>
          </w:tcPr>
          <w:p w14:paraId="5341E2F8"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Custom groups map strictly to Microsoft Entra ID. No local user accounts are created inside APIM.</w:t>
            </w:r>
          </w:p>
        </w:tc>
      </w:tr>
      <w:tr w:rsidR="00913C06" w:rsidRPr="00AC7387" w14:paraId="38F3013C" w14:textId="77777777" w:rsidTr="004E325F">
        <w:tc>
          <w:tcPr>
            <w:tcW w:w="1998" w:type="dxa"/>
          </w:tcPr>
          <w:p w14:paraId="0C59095C"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Tags</w:t>
            </w:r>
          </w:p>
        </w:tc>
        <w:tc>
          <w:tcPr>
            <w:tcW w:w="4050" w:type="dxa"/>
          </w:tcPr>
          <w:p w14:paraId="4EC8B3A9"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Provide categorisation, discovery and reporting metadata.</w:t>
            </w:r>
          </w:p>
        </w:tc>
        <w:tc>
          <w:tcPr>
            <w:tcW w:w="2968" w:type="dxa"/>
          </w:tcPr>
          <w:p w14:paraId="04A13ECD" w14:textId="77777777" w:rsidR="00913C06" w:rsidRPr="00AC7387" w:rsidRDefault="00913C06" w:rsidP="004E325F">
            <w:pPr>
              <w:rPr>
                <w:rFonts w:asciiTheme="minorHAnsi" w:hAnsiTheme="minorHAnsi"/>
                <w:kern w:val="0"/>
                <w:sz w:val="20"/>
                <w:szCs w:val="20"/>
                <w14:ligatures w14:val="none"/>
              </w:rPr>
            </w:pPr>
            <w:r w:rsidRPr="00AC7387">
              <w:rPr>
                <w:rFonts w:asciiTheme="minorHAnsi" w:hAnsiTheme="minorHAnsi"/>
                <w:kern w:val="0"/>
                <w:sz w:val="20"/>
                <w:szCs w:val="20"/>
                <w14:ligatures w14:val="none"/>
              </w:rPr>
              <w:t>Tags support discovery and governance only and do not influence runtime behaviour.</w:t>
            </w:r>
          </w:p>
        </w:tc>
      </w:tr>
    </w:tbl>
    <w:p w14:paraId="5D832E91" w14:textId="77777777" w:rsidR="00913C06" w:rsidRPr="00AC7387" w:rsidRDefault="00913C06" w:rsidP="00913C06">
      <w:pPr>
        <w:spacing w:after="60"/>
        <w:rPr>
          <w:rFonts w:asciiTheme="minorHAnsi" w:hAnsiTheme="minorHAnsi"/>
        </w:rPr>
      </w:pPr>
    </w:p>
    <w:p w14:paraId="35030744" w14:textId="77777777" w:rsidR="00C315B7" w:rsidRPr="00AC7387" w:rsidRDefault="00C315B7" w:rsidP="00913C06">
      <w:pPr>
        <w:spacing w:before="80" w:after="120"/>
        <w:rPr>
          <w:rFonts w:asciiTheme="minorHAnsi" w:hAnsiTheme="minorHAnsi"/>
          <w:b/>
          <w:bCs/>
          <w:sz w:val="20"/>
          <w:szCs w:val="20"/>
        </w:rPr>
      </w:pPr>
    </w:p>
    <w:p w14:paraId="78C59B37" w14:textId="77777777" w:rsidR="00A718F7" w:rsidRPr="00AC7387" w:rsidRDefault="00913C06" w:rsidP="00913C06">
      <w:pPr>
        <w:spacing w:before="80" w:after="120"/>
        <w:rPr>
          <w:rFonts w:asciiTheme="minorHAnsi" w:hAnsiTheme="minorHAnsi"/>
          <w:b/>
          <w:bCs/>
          <w:sz w:val="20"/>
          <w:szCs w:val="20"/>
        </w:rPr>
      </w:pPr>
      <w:r w:rsidRPr="00AC7387">
        <w:rPr>
          <w:rFonts w:asciiTheme="minorHAnsi" w:hAnsiTheme="minorHAnsi"/>
          <w:b/>
          <w:bCs/>
          <w:sz w:val="20"/>
          <w:szCs w:val="20"/>
        </w:rPr>
        <w:t>How the Governance Constructs Fit Together</w:t>
      </w:r>
    </w:p>
    <w:p w14:paraId="0C9E4D5E" w14:textId="4298BE34" w:rsidR="00913C06" w:rsidRPr="00AC7387" w:rsidRDefault="00A718F7" w:rsidP="00913C06">
      <w:pPr>
        <w:spacing w:before="80" w:after="120"/>
        <w:rPr>
          <w:rFonts w:asciiTheme="minorHAnsi" w:hAnsiTheme="minorHAnsi"/>
        </w:rPr>
      </w:pPr>
      <w:r w:rsidRPr="00AC7387">
        <w:rPr>
          <w:rFonts w:asciiTheme="minorHAnsi" w:hAnsiTheme="minorHAnsi"/>
          <w:b/>
          <w:bCs/>
          <w:sz w:val="20"/>
          <w:szCs w:val="20"/>
        </w:rPr>
        <w:br/>
      </w:r>
      <w:r w:rsidR="00913C06" w:rsidRPr="00B223AC">
        <w:rPr>
          <w:rFonts w:asciiTheme="minorHAnsi" w:hAnsiTheme="minorHAnsi"/>
          <w:b/>
          <w:sz w:val="20"/>
          <w:szCs w:val="20"/>
        </w:rPr>
        <w:drawing>
          <wp:inline distT="0" distB="0" distL="0" distR="0" wp14:anchorId="2F7C1502" wp14:editId="21CDD50A">
            <wp:extent cx="5477347" cy="2328418"/>
            <wp:effectExtent l="0" t="0" r="0" b="0"/>
            <wp:docPr id="200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8"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13544" cy="2343805"/>
                    </a:xfrm>
                    <a:prstGeom prst="rect">
                      <a:avLst/>
                    </a:prstGeom>
                    <a:noFill/>
                    <a:ln>
                      <a:noFill/>
                    </a:ln>
                  </pic:spPr>
                </pic:pic>
              </a:graphicData>
            </a:graphic>
          </wp:inline>
        </w:drawing>
      </w:r>
    </w:p>
    <w:p w14:paraId="127209F9" w14:textId="6F96DBB3" w:rsidR="0004007F" w:rsidRPr="00AC7387" w:rsidRDefault="00463F94"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50" w:name="_Policy_Hierarchy"/>
      <w:bookmarkStart w:id="151" w:name="_Toc242720006"/>
      <w:bookmarkEnd w:id="150"/>
      <w:r w:rsidRPr="00AC7387">
        <w:rPr>
          <w:rFonts w:asciiTheme="minorHAnsi" w:eastAsia="Times New Roman" w:hAnsiTheme="minorHAnsi" w:cs="Times New Roman"/>
          <w:b w:val="0"/>
          <w:color w:val="132040" w:themeColor="accent1" w:themeShade="BF"/>
          <w:sz w:val="24"/>
          <w:szCs w:val="26"/>
          <w:lang w:eastAsia="en-US"/>
        </w:rPr>
        <w:t>Policy Hierarchy</w:t>
      </w:r>
      <w:bookmarkEnd w:id="151"/>
    </w:p>
    <w:p w14:paraId="5B832297" w14:textId="43598AAE" w:rsidR="00F550E5" w:rsidRPr="00AC7387" w:rsidRDefault="00F550E5" w:rsidP="0004007F">
      <w:pPr>
        <w:spacing w:after="140"/>
        <w:rPr>
          <w:rFonts w:asciiTheme="minorHAnsi" w:hAnsiTheme="minorHAnsi"/>
          <w:sz w:val="20"/>
          <w:szCs w:val="20"/>
        </w:rPr>
      </w:pPr>
      <w:r w:rsidRPr="00AC7387">
        <w:rPr>
          <w:rFonts w:asciiTheme="minorHAnsi" w:hAnsiTheme="minorHAnsi"/>
          <w:sz w:val="20"/>
          <w:szCs w:val="20"/>
        </w:rPr>
        <w:t>APIM policies are applied in a hierarchy, with each level inheriting from the one above and able to extend it. This allows platform-wide controls to be enforced centrally while individual APIs add their own behaviour:</w:t>
      </w:r>
    </w:p>
    <w:p w14:paraId="50D2E8F6" w14:textId="6960D25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Global (all APIs).</w:t>
      </w:r>
      <w:r w:rsidRPr="00AC7387">
        <w:rPr>
          <w:rFonts w:asciiTheme="minorHAnsi" w:hAnsiTheme="minorHAnsi"/>
          <w:sz w:val="20"/>
          <w:szCs w:val="20"/>
        </w:rPr>
        <w:t xml:space="preserve"> Baseline controls applied to every call correlation ID propagation, base security headers and platform-wide defaults.</w:t>
      </w:r>
    </w:p>
    <w:p w14:paraId="46400F51" w14:textId="570A1A48"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Product.</w:t>
      </w:r>
      <w:r w:rsidRPr="00AC7387">
        <w:rPr>
          <w:rFonts w:asciiTheme="minorHAnsi" w:hAnsiTheme="minorHAnsi"/>
          <w:sz w:val="20"/>
          <w:szCs w:val="20"/>
        </w:rPr>
        <w:t xml:space="preserve"> Controls applied to all APIs in a product</w:t>
      </w:r>
      <w:r w:rsidR="00FA0967" w:rsidRPr="00AC7387">
        <w:rPr>
          <w:rFonts w:asciiTheme="minorHAnsi" w:hAnsiTheme="minorHAnsi"/>
          <w:sz w:val="20"/>
          <w:szCs w:val="20"/>
        </w:rPr>
        <w:t xml:space="preserve">, </w:t>
      </w:r>
      <w:r w:rsidRPr="00AC7387">
        <w:rPr>
          <w:rFonts w:asciiTheme="minorHAnsi" w:hAnsiTheme="minorHAnsi"/>
          <w:sz w:val="20"/>
          <w:szCs w:val="20"/>
        </w:rPr>
        <w:t xml:space="preserve">typically the subscription </w:t>
      </w:r>
      <w:r w:rsidR="00FA0967" w:rsidRPr="00AC7387">
        <w:rPr>
          <w:rFonts w:asciiTheme="minorHAnsi" w:hAnsiTheme="minorHAnsi"/>
          <w:sz w:val="20"/>
          <w:szCs w:val="20"/>
        </w:rPr>
        <w:t xml:space="preserve">quotas and </w:t>
      </w:r>
      <w:r w:rsidRPr="00AC7387">
        <w:rPr>
          <w:rFonts w:asciiTheme="minorHAnsi" w:hAnsiTheme="minorHAnsi"/>
          <w:sz w:val="20"/>
          <w:szCs w:val="20"/>
        </w:rPr>
        <w:t xml:space="preserve">rate limits for </w:t>
      </w:r>
      <w:r w:rsidR="00FA0967" w:rsidRPr="00AC7387">
        <w:rPr>
          <w:rFonts w:asciiTheme="minorHAnsi" w:hAnsiTheme="minorHAnsi"/>
          <w:sz w:val="20"/>
          <w:szCs w:val="20"/>
        </w:rPr>
        <w:t>a</w:t>
      </w:r>
      <w:r w:rsidRPr="00AC7387">
        <w:rPr>
          <w:rFonts w:asciiTheme="minorHAnsi" w:hAnsiTheme="minorHAnsi"/>
          <w:sz w:val="20"/>
          <w:szCs w:val="20"/>
        </w:rPr>
        <w:t xml:space="preserve"> consumer class.</w:t>
      </w:r>
    </w:p>
    <w:p w14:paraId="22986A1F" w14:textId="520C7054"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API.</w:t>
      </w:r>
      <w:r w:rsidRPr="00AC7387">
        <w:rPr>
          <w:rFonts w:asciiTheme="minorHAnsi" w:hAnsiTheme="minorHAnsi"/>
          <w:sz w:val="20"/>
          <w:szCs w:val="20"/>
        </w:rPr>
        <w:t xml:space="preserve"> Controls specific to an API</w:t>
      </w:r>
      <w:r w:rsidR="00FA0967" w:rsidRPr="00AC7387">
        <w:rPr>
          <w:rFonts w:asciiTheme="minorHAnsi" w:hAnsiTheme="minorHAnsi"/>
          <w:sz w:val="20"/>
          <w:szCs w:val="20"/>
        </w:rPr>
        <w:t>, including</w:t>
      </w:r>
      <w:r w:rsidRPr="00AC7387">
        <w:rPr>
          <w:rFonts w:asciiTheme="minorHAnsi" w:hAnsiTheme="minorHAnsi"/>
          <w:sz w:val="20"/>
          <w:szCs w:val="20"/>
        </w:rPr>
        <w:t xml:space="preserve"> </w:t>
      </w:r>
      <w:r w:rsidR="00FA0967" w:rsidRPr="00AC7387">
        <w:rPr>
          <w:rFonts w:asciiTheme="minorHAnsi" w:hAnsiTheme="minorHAnsi"/>
          <w:sz w:val="20"/>
          <w:szCs w:val="20"/>
        </w:rPr>
        <w:t>token</w:t>
      </w:r>
      <w:r w:rsidRPr="00AC7387">
        <w:rPr>
          <w:rFonts w:asciiTheme="minorHAnsi" w:hAnsiTheme="minorHAnsi"/>
          <w:sz w:val="20"/>
          <w:szCs w:val="20"/>
        </w:rPr>
        <w:t xml:space="preserve"> validation, backend routing and transformation</w:t>
      </w:r>
      <w:r w:rsidR="00FA0967" w:rsidRPr="00AC7387">
        <w:rPr>
          <w:rFonts w:asciiTheme="minorHAnsi" w:hAnsiTheme="minorHAnsi"/>
          <w:sz w:val="20"/>
          <w:szCs w:val="20"/>
        </w:rPr>
        <w:t>s</w:t>
      </w:r>
      <w:r w:rsidRPr="00AC7387">
        <w:rPr>
          <w:rFonts w:asciiTheme="minorHAnsi" w:hAnsiTheme="minorHAnsi"/>
          <w:sz w:val="20"/>
          <w:szCs w:val="20"/>
        </w:rPr>
        <w:t>.</w:t>
      </w:r>
    </w:p>
    <w:p w14:paraId="2B2734F6" w14:textId="53CC8F05" w:rsidR="00896DF6" w:rsidRPr="00AC7387" w:rsidRDefault="00F550E5" w:rsidP="00896DF6">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Operation.</w:t>
      </w:r>
      <w:r w:rsidRPr="00AC7387">
        <w:rPr>
          <w:rFonts w:asciiTheme="minorHAnsi" w:hAnsiTheme="minorHAnsi"/>
          <w:sz w:val="20"/>
          <w:szCs w:val="20"/>
        </w:rPr>
        <w:t xml:space="preserve"> Controls specific to a single operation, where finer-grained behaviour is required.</w:t>
      </w:r>
      <w:r w:rsidR="000644FB" w:rsidRPr="00AC7387">
        <w:rPr>
          <w:rFonts w:asciiTheme="minorHAnsi" w:hAnsiTheme="minorHAnsi"/>
          <w:sz w:val="20"/>
          <w:szCs w:val="20"/>
        </w:rPr>
        <w:br/>
      </w:r>
    </w:p>
    <w:p w14:paraId="4E94FB3B"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Policies are maintained as code and deployed through the pipeline; they are not edited directly in the portal except through approved emergency procedures.</w:t>
      </w:r>
    </w:p>
    <w:p w14:paraId="4476DC4D" w14:textId="358071E4" w:rsidR="00F550E5" w:rsidRPr="00AC7387" w:rsidRDefault="00840CFA"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52" w:name="_Toc242720007"/>
      <w:r w:rsidRPr="00AC7387">
        <w:rPr>
          <w:rFonts w:asciiTheme="minorHAnsi" w:eastAsia="Times New Roman" w:hAnsiTheme="minorHAnsi" w:cs="Times New Roman"/>
          <w:b w:val="0"/>
          <w:color w:val="132040" w:themeColor="accent1" w:themeShade="BF"/>
          <w:sz w:val="24"/>
          <w:szCs w:val="26"/>
          <w:lang w:eastAsia="en-US"/>
        </w:rPr>
        <w:t xml:space="preserve">APIM </w:t>
      </w:r>
      <w:r w:rsidR="00F550E5" w:rsidRPr="00AC7387">
        <w:rPr>
          <w:rFonts w:asciiTheme="minorHAnsi" w:eastAsia="Times New Roman" w:hAnsiTheme="minorHAnsi" w:cs="Times New Roman"/>
          <w:b w:val="0"/>
          <w:color w:val="132040" w:themeColor="accent1" w:themeShade="BF"/>
          <w:sz w:val="24"/>
          <w:szCs w:val="26"/>
          <w:lang w:eastAsia="en-US"/>
        </w:rPr>
        <w:t xml:space="preserve">Policy </w:t>
      </w:r>
      <w:r w:rsidR="00D457A2" w:rsidRPr="00AC7387">
        <w:rPr>
          <w:rFonts w:asciiTheme="minorHAnsi" w:eastAsia="Times New Roman" w:hAnsiTheme="minorHAnsi" w:cs="Times New Roman"/>
          <w:b w:val="0"/>
          <w:color w:val="132040" w:themeColor="accent1" w:themeShade="BF"/>
          <w:sz w:val="24"/>
          <w:szCs w:val="26"/>
          <w:lang w:eastAsia="en-US"/>
        </w:rPr>
        <w:t>Standards</w:t>
      </w:r>
      <w:bookmarkEnd w:id="152"/>
      <w:r w:rsidR="0098529E" w:rsidRPr="00AC7387">
        <w:rPr>
          <w:rFonts w:asciiTheme="minorHAnsi" w:eastAsia="Times New Roman" w:hAnsiTheme="minorHAnsi" w:cs="Times New Roman"/>
          <w:b w:val="0"/>
          <w:color w:val="132040" w:themeColor="accent1" w:themeShade="BF"/>
          <w:sz w:val="24"/>
          <w:szCs w:val="26"/>
          <w:lang w:eastAsia="en-US"/>
        </w:rPr>
        <w:t xml:space="preserve"> </w:t>
      </w:r>
    </w:p>
    <w:p w14:paraId="298E2ED3" w14:textId="143005CD" w:rsidR="00896DF6" w:rsidRPr="00AC7387" w:rsidRDefault="00751F67" w:rsidP="000644FB">
      <w:pPr>
        <w:rPr>
          <w:rFonts w:asciiTheme="minorHAnsi" w:hAnsiTheme="minorHAnsi"/>
          <w:sz w:val="20"/>
          <w:szCs w:val="20"/>
        </w:rPr>
      </w:pPr>
      <w:r w:rsidRPr="00AC7387">
        <w:rPr>
          <w:rFonts w:asciiTheme="minorHAnsi" w:hAnsiTheme="minorHAnsi"/>
          <w:sz w:val="20"/>
          <w:szCs w:val="20"/>
        </w:rPr>
        <w:t>Standard policy controls are applied across the Azure API Management service to provide consistent enforcement of authentication, validation, rate limiting, logging, and operational governance requirements. Detailed policy definitions and implementation guidance are maintained in the APIM Policy Capability Matrix</w:t>
      </w:r>
      <w:r w:rsidR="002D7BA2" w:rsidRPr="00AC7387">
        <w:rPr>
          <w:rFonts w:asciiTheme="minorHAnsi" w:hAnsiTheme="minorHAnsi"/>
          <w:sz w:val="20"/>
          <w:szCs w:val="20"/>
        </w:rPr>
        <w:t>.</w:t>
      </w:r>
      <w:r w:rsidR="002F7ACD" w:rsidRPr="00AC7387">
        <w:rPr>
          <w:rFonts w:asciiTheme="minorHAnsi" w:hAnsiTheme="minorHAnsi"/>
          <w:sz w:val="20"/>
          <w:szCs w:val="20"/>
        </w:rPr>
        <w:t xml:space="preserve"> </w:t>
      </w:r>
      <w:hyperlink w:anchor="Ref4" w:history="1">
        <w:r w:rsidR="002F7ACD" w:rsidRPr="00AC7387">
          <w:rPr>
            <w:rStyle w:val="Hyperlink"/>
            <w:rFonts w:asciiTheme="minorHAnsi" w:hAnsiTheme="minorHAnsi"/>
            <w:sz w:val="20"/>
            <w:szCs w:val="20"/>
          </w:rPr>
          <w:t>[Ref 4]</w:t>
        </w:r>
      </w:hyperlink>
    </w:p>
    <w:p w14:paraId="37BBED92" w14:textId="77777777" w:rsidR="00F550E5" w:rsidRPr="00AC7387" w:rsidRDefault="00F550E5"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53" w:name="_Lifecycle_and_Versioning"/>
      <w:bookmarkStart w:id="154" w:name="_Toc242720008"/>
      <w:bookmarkEnd w:id="153"/>
      <w:r w:rsidRPr="00AC7387">
        <w:rPr>
          <w:rFonts w:asciiTheme="minorHAnsi" w:eastAsia="Times New Roman" w:hAnsiTheme="minorHAnsi" w:cs="Times New Roman"/>
          <w:b w:val="0"/>
          <w:color w:val="132040" w:themeColor="accent1" w:themeShade="BF"/>
          <w:sz w:val="24"/>
          <w:szCs w:val="26"/>
          <w:lang w:eastAsia="en-US"/>
        </w:rPr>
        <w:t>Lifecycle and Versioning</w:t>
      </w:r>
      <w:bookmarkEnd w:id="154"/>
    </w:p>
    <w:p w14:paraId="6585B73A" w14:textId="77777777" w:rsidR="00073F0F" w:rsidRPr="00AC7387" w:rsidRDefault="00073F0F" w:rsidP="00753AE5">
      <w:pPr>
        <w:spacing w:afterLines="120" w:after="288"/>
        <w:rPr>
          <w:rFonts w:asciiTheme="minorHAnsi" w:hAnsiTheme="minorHAnsi"/>
          <w:sz w:val="20"/>
          <w:szCs w:val="20"/>
        </w:rPr>
      </w:pPr>
      <w:r w:rsidRPr="00AC7387">
        <w:rPr>
          <w:rFonts w:asciiTheme="minorHAnsi" w:hAnsiTheme="minorHAnsi"/>
          <w:sz w:val="20"/>
          <w:szCs w:val="20"/>
        </w:rPr>
        <w:t>API versions are managed in accordance with Chaucer Engineering Standards. Breaking changes require a new API version, while non-breaking changes are managed through the standard release process. Deprecated APIs remain available for an agreed transition period before retirement</w:t>
      </w:r>
      <w:r w:rsidR="00253DBD" w:rsidRPr="00AC7387">
        <w:rPr>
          <w:rFonts w:asciiTheme="minorHAnsi" w:hAnsiTheme="minorHAnsi"/>
          <w:sz w:val="20"/>
          <w:szCs w:val="20"/>
        </w:rPr>
        <w:t>.</w:t>
      </w:r>
    </w:p>
    <w:p w14:paraId="3F95C066" w14:textId="3D9817D0" w:rsidR="00F550E5" w:rsidRPr="00AC7387" w:rsidRDefault="00F550E5" w:rsidP="00753AE5">
      <w:pPr>
        <w:pStyle w:val="NormalWeb"/>
        <w:spacing w:before="0" w:beforeAutospacing="0" w:afterLines="120" w:after="288" w:afterAutospacing="0"/>
        <w:rPr>
          <w:rFonts w:asciiTheme="minorHAnsi" w:eastAsia="Noe Text" w:hAnsiTheme="minorHAnsi" w:cs="Noe Text"/>
          <w:color w:val="333333"/>
          <w:sz w:val="20"/>
          <w:szCs w:val="20"/>
          <w:lang w:val="en-GB" w:eastAsia="en-GB"/>
        </w:rPr>
      </w:pPr>
      <w:r w:rsidRPr="00AC7387">
        <w:rPr>
          <w:rFonts w:asciiTheme="minorHAnsi" w:eastAsia="Noe Text" w:hAnsiTheme="minorHAnsi" w:cs="Noe Text"/>
          <w:color w:val="333333"/>
          <w:sz w:val="20"/>
          <w:szCs w:val="20"/>
          <w:lang w:val="en-GB" w:eastAsia="en-GB"/>
        </w:rPr>
        <w:t>Every API follows a standard lifecycle from design through retirement, ensuring consistent governance, security and operational management. The lifecycle aligns with Chaucer's engineering standards and API governance practices, with operational insights and monitoring data feeding future enhancements and design decisions</w:t>
      </w:r>
      <w:r w:rsidR="00323555" w:rsidRPr="00AC7387">
        <w:rPr>
          <w:rFonts w:asciiTheme="minorHAnsi" w:eastAsia="Noe Text" w:hAnsiTheme="minorHAnsi" w:cs="Noe Text"/>
          <w:color w:val="333333"/>
          <w:sz w:val="20"/>
          <w:szCs w:val="20"/>
          <w:lang w:val="en-GB" w:eastAsia="en-GB"/>
        </w:rPr>
        <w:t xml:space="preserve">. </w:t>
      </w:r>
    </w:p>
    <w:p w14:paraId="5231CABC" w14:textId="30A3A6C1" w:rsidR="008344CC" w:rsidRPr="00AC7387" w:rsidRDefault="008344CC" w:rsidP="00253DBD">
      <w:pPr>
        <w:pStyle w:val="NormalWeb"/>
        <w:spacing w:afterLines="120" w:after="288"/>
        <w:rPr>
          <w:rFonts w:asciiTheme="minorHAnsi" w:eastAsia="Noe Text" w:hAnsiTheme="minorHAnsi" w:cs="Noe Text"/>
          <w:color w:val="333333"/>
          <w:sz w:val="20"/>
          <w:szCs w:val="20"/>
          <w:lang w:val="en-GB" w:eastAsia="en-GB"/>
        </w:rPr>
      </w:pPr>
      <w:r w:rsidRPr="00AC7387">
        <w:rPr>
          <w:rFonts w:asciiTheme="minorHAnsi" w:eastAsia="Noe Text" w:hAnsiTheme="minorHAnsi" w:cs="Noe Text"/>
          <w:color w:val="333333"/>
          <w:sz w:val="20"/>
          <w:szCs w:val="20"/>
          <w:lang w:val="en-GB" w:eastAsia="en-GB"/>
        </w:rPr>
        <w:t xml:space="preserve">Approved API definitions, products, policies and configuration are promoted through Dev → SIT → UAT → Production using the APIOps process defined in Section 11. </w:t>
      </w:r>
    </w:p>
    <w:p w14:paraId="1278FEC7" w14:textId="11D95F3A" w:rsidR="00992E25" w:rsidRPr="00B223AC" w:rsidRDefault="00F550E5" w:rsidP="00753AE5">
      <w:pPr>
        <w:pStyle w:val="NormalWeb"/>
        <w:spacing w:before="0" w:beforeAutospacing="0" w:afterLines="120" w:after="288" w:afterAutospacing="0"/>
        <w:rPr>
          <w:rFonts w:asciiTheme="minorHAnsi" w:eastAsia="Noe Text Regular" w:hAnsiTheme="minorHAnsi" w:cs="Noe Text Regular"/>
          <w:color w:val="1E2761"/>
          <w:lang w:val="en-GB" w:eastAsia="en-US"/>
        </w:rPr>
      </w:pPr>
      <w:r w:rsidRPr="00AC7387">
        <w:rPr>
          <w:rFonts w:asciiTheme="minorHAnsi" w:eastAsia="Noe Text" w:hAnsiTheme="minorHAnsi" w:cs="Noe Text"/>
          <w:color w:val="333333"/>
          <w:sz w:val="20"/>
          <w:szCs w:val="20"/>
          <w:lang w:val="en-GB" w:eastAsia="en-GB"/>
        </w:rPr>
        <w:t xml:space="preserve">Further guidance on API lifecycle management is available in the Chaucer Engineering Standards and API Governance documentation on </w:t>
      </w:r>
      <w:bookmarkStart w:id="155" w:name="_Environments,_APIOps_and"/>
      <w:bookmarkEnd w:id="155"/>
      <w:r w:rsidRPr="00AC7387">
        <w:rPr>
          <w:rFonts w:asciiTheme="minorHAnsi" w:eastAsia="Noe Text" w:hAnsiTheme="minorHAnsi" w:cs="Noe Text"/>
          <w:b/>
          <w:bCs/>
          <w:color w:val="333333"/>
          <w:sz w:val="20"/>
          <w:szCs w:val="20"/>
          <w:lang w:val="en-GB" w:eastAsia="en-GB"/>
        </w:rPr>
        <w:t>Confluence</w:t>
      </w:r>
      <w:r w:rsidRPr="00AC7387">
        <w:rPr>
          <w:rFonts w:asciiTheme="minorHAnsi" w:eastAsia="Noe Text" w:hAnsiTheme="minorHAnsi" w:cs="Noe Text"/>
          <w:color w:val="333333"/>
          <w:sz w:val="20"/>
          <w:szCs w:val="20"/>
          <w:lang w:val="en-GB" w:eastAsia="en-GB"/>
        </w:rPr>
        <w:t>:</w:t>
      </w:r>
      <w:r w:rsidR="0063448B" w:rsidRPr="00AC7387">
        <w:rPr>
          <w:rFonts w:asciiTheme="minorHAnsi" w:eastAsia="Noe Text" w:hAnsiTheme="minorHAnsi" w:cs="Noe Text"/>
          <w:color w:val="333333"/>
          <w:sz w:val="20"/>
          <w:szCs w:val="20"/>
          <w:lang w:val="en-GB" w:eastAsia="en-GB"/>
        </w:rPr>
        <w:t xml:space="preserve"> </w:t>
      </w:r>
      <w:hyperlink w:anchor="Ref5" w:history="1">
        <w:r w:rsidR="0063448B" w:rsidRPr="00AC7387">
          <w:rPr>
            <w:rStyle w:val="Hyperlink"/>
            <w:rFonts w:asciiTheme="minorHAnsi" w:eastAsia="Noe Text" w:hAnsiTheme="minorHAnsi" w:cs="Noe Text"/>
            <w:sz w:val="20"/>
            <w:szCs w:val="20"/>
            <w:lang w:val="en-GB" w:eastAsia="en-GB"/>
          </w:rPr>
          <w:t>[Ref 5]</w:t>
        </w:r>
      </w:hyperlink>
      <w:r w:rsidR="00992E25" w:rsidRPr="00B223AC">
        <w:rPr>
          <w:rFonts w:asciiTheme="minorHAnsi" w:hAnsiTheme="minorHAnsi"/>
          <w:b/>
          <w:lang w:val="en-GB" w:eastAsia="en-US"/>
        </w:rPr>
        <w:br w:type="page"/>
      </w:r>
    </w:p>
    <w:p w14:paraId="1B2DF453" w14:textId="10D04347"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56" w:name="_Toc242720009"/>
      <w:r w:rsidRPr="00AC7387">
        <w:rPr>
          <w:rFonts w:asciiTheme="minorHAnsi" w:eastAsiaTheme="minorHAnsi" w:hAnsiTheme="minorHAnsi" w:cstheme="minorBidi"/>
          <w:b w:val="0"/>
          <w:bCs w:val="0"/>
          <w:color w:val="000000" w:themeColor="text1" w:themeShade="80"/>
          <w:szCs w:val="20"/>
          <w:lang w:eastAsia="en-US"/>
        </w:rPr>
        <w:t>Environments</w:t>
      </w:r>
      <w:r w:rsidR="000F3F91" w:rsidRPr="00AC7387">
        <w:rPr>
          <w:rFonts w:asciiTheme="minorHAnsi" w:eastAsiaTheme="minorHAnsi" w:hAnsiTheme="minorHAnsi" w:cstheme="minorBidi"/>
          <w:b w:val="0"/>
          <w:bCs w:val="0"/>
          <w:color w:val="000000" w:themeColor="text1" w:themeShade="80"/>
          <w:szCs w:val="20"/>
          <w:lang w:eastAsia="en-US"/>
        </w:rPr>
        <w:t xml:space="preserve"> and </w:t>
      </w:r>
      <w:r w:rsidRPr="00AC7387">
        <w:rPr>
          <w:rFonts w:asciiTheme="minorHAnsi" w:eastAsiaTheme="minorHAnsi" w:hAnsiTheme="minorHAnsi" w:cstheme="minorBidi"/>
          <w:b w:val="0"/>
          <w:bCs w:val="0"/>
          <w:color w:val="000000" w:themeColor="text1" w:themeShade="80"/>
          <w:szCs w:val="20"/>
          <w:lang w:eastAsia="en-US"/>
        </w:rPr>
        <w:t>APIOps</w:t>
      </w:r>
      <w:bookmarkEnd w:id="156"/>
      <w:r w:rsidRPr="00AC7387">
        <w:rPr>
          <w:rFonts w:asciiTheme="minorHAnsi" w:eastAsiaTheme="minorHAnsi" w:hAnsiTheme="minorHAnsi" w:cstheme="minorBidi"/>
          <w:b w:val="0"/>
          <w:bCs w:val="0"/>
          <w:color w:val="000000" w:themeColor="text1" w:themeShade="80"/>
          <w:szCs w:val="20"/>
          <w:lang w:eastAsia="en-US"/>
        </w:rPr>
        <w:t xml:space="preserve"> </w:t>
      </w:r>
    </w:p>
    <w:p w14:paraId="4D02CE85" w14:textId="77777777" w:rsidR="00F550E5" w:rsidRPr="00AC7387" w:rsidRDefault="00F550E5"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57" w:name="_Toc242720010"/>
      <w:r w:rsidRPr="00AC7387">
        <w:rPr>
          <w:rFonts w:asciiTheme="minorHAnsi" w:eastAsia="Times New Roman" w:hAnsiTheme="minorHAnsi" w:cs="Times New Roman"/>
          <w:b w:val="0"/>
          <w:color w:val="132040" w:themeColor="accent1" w:themeShade="BF"/>
          <w:sz w:val="24"/>
          <w:szCs w:val="26"/>
          <w:lang w:eastAsia="en-US"/>
        </w:rPr>
        <w:t>Environment Model</w:t>
      </w:r>
      <w:bookmarkEnd w:id="15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701"/>
        <w:gridCol w:w="1701"/>
        <w:gridCol w:w="4343"/>
      </w:tblGrid>
      <w:tr w:rsidR="00F550E5" w:rsidRPr="00AC7387" w14:paraId="36FD7657" w14:textId="77777777" w:rsidTr="00E83708">
        <w:trPr>
          <w:tblHeader/>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FB9B142"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Environment</w:t>
            </w:r>
          </w:p>
        </w:tc>
        <w:tc>
          <w:tcPr>
            <w:tcW w:w="170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D2353A"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Service tier</w:t>
            </w:r>
          </w:p>
        </w:tc>
        <w:tc>
          <w:tcPr>
            <w:tcW w:w="170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850BC79"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Target SLA</w:t>
            </w:r>
          </w:p>
        </w:tc>
        <w:tc>
          <w:tcPr>
            <w:tcW w:w="4343"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C5B55F5"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bCs/>
                <w:color w:val="000000" w:themeColor="text1"/>
                <w:sz w:val="20"/>
                <w:szCs w:val="20"/>
              </w:rPr>
              <w:t>Purpose</w:t>
            </w:r>
          </w:p>
        </w:tc>
      </w:tr>
      <w:tr w:rsidR="00F550E5" w:rsidRPr="00AC7387" w14:paraId="1660A85D" w14:textId="77777777" w:rsidTr="00E83708">
        <w:tc>
          <w:tcPr>
            <w:tcW w:w="1555" w:type="dxa"/>
            <w:tcMar>
              <w:top w:w="70" w:type="dxa"/>
              <w:left w:w="100" w:type="dxa"/>
              <w:bottom w:w="70" w:type="dxa"/>
              <w:right w:w="100" w:type="dxa"/>
            </w:tcMar>
            <w:vAlign w:val="center"/>
          </w:tcPr>
          <w:p w14:paraId="34B1B562"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Dev</w:t>
            </w:r>
          </w:p>
        </w:tc>
        <w:tc>
          <w:tcPr>
            <w:tcW w:w="1701" w:type="dxa"/>
            <w:tcMar>
              <w:top w:w="70" w:type="dxa"/>
              <w:left w:w="100" w:type="dxa"/>
              <w:bottom w:w="70" w:type="dxa"/>
              <w:right w:w="100" w:type="dxa"/>
            </w:tcMar>
            <w:vAlign w:val="center"/>
          </w:tcPr>
          <w:p w14:paraId="208838E9"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Developer</w:t>
            </w:r>
          </w:p>
        </w:tc>
        <w:tc>
          <w:tcPr>
            <w:tcW w:w="1701" w:type="dxa"/>
            <w:tcMar>
              <w:top w:w="70" w:type="dxa"/>
              <w:left w:w="100" w:type="dxa"/>
              <w:bottom w:w="70" w:type="dxa"/>
              <w:right w:w="100" w:type="dxa"/>
            </w:tcMar>
            <w:vAlign w:val="center"/>
          </w:tcPr>
          <w:p w14:paraId="24FC00FD" w14:textId="0033D308" w:rsidR="00F550E5" w:rsidRPr="00AC7387" w:rsidRDefault="00F550E5" w:rsidP="00203EEB">
            <w:pPr>
              <w:rPr>
                <w:rFonts w:asciiTheme="minorHAnsi" w:hAnsiTheme="minorHAnsi"/>
                <w:sz w:val="20"/>
                <w:szCs w:val="20"/>
              </w:rPr>
            </w:pPr>
            <w:r w:rsidRPr="00AC7387">
              <w:rPr>
                <w:rFonts w:asciiTheme="minorHAnsi" w:hAnsiTheme="minorHAnsi"/>
                <w:sz w:val="20"/>
                <w:szCs w:val="20"/>
              </w:rPr>
              <w:t>None (No SLA)</w:t>
            </w:r>
          </w:p>
        </w:tc>
        <w:tc>
          <w:tcPr>
            <w:tcW w:w="4343" w:type="dxa"/>
            <w:tcMar>
              <w:top w:w="70" w:type="dxa"/>
              <w:left w:w="100" w:type="dxa"/>
              <w:bottom w:w="70" w:type="dxa"/>
              <w:right w:w="100" w:type="dxa"/>
            </w:tcMar>
            <w:vAlign w:val="center"/>
          </w:tcPr>
          <w:p w14:paraId="72BEA22E"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Functional API policy development, mock backend testing, and automated pipeline builds at minimum cost. Non-production evaluation tier.</w:t>
            </w:r>
          </w:p>
        </w:tc>
      </w:tr>
      <w:tr w:rsidR="00F550E5" w:rsidRPr="00AC7387" w14:paraId="3B318F8A" w14:textId="77777777" w:rsidTr="00E83708">
        <w:tc>
          <w:tcPr>
            <w:tcW w:w="1555" w:type="dxa"/>
            <w:tcMar>
              <w:top w:w="70" w:type="dxa"/>
              <w:left w:w="100" w:type="dxa"/>
              <w:bottom w:w="70" w:type="dxa"/>
              <w:right w:w="100" w:type="dxa"/>
            </w:tcMar>
            <w:vAlign w:val="center"/>
          </w:tcPr>
          <w:p w14:paraId="1527AFC2"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SIT</w:t>
            </w:r>
          </w:p>
        </w:tc>
        <w:tc>
          <w:tcPr>
            <w:tcW w:w="1701" w:type="dxa"/>
            <w:tcMar>
              <w:top w:w="70" w:type="dxa"/>
              <w:left w:w="100" w:type="dxa"/>
              <w:bottom w:w="70" w:type="dxa"/>
              <w:right w:w="100" w:type="dxa"/>
            </w:tcMar>
            <w:vAlign w:val="center"/>
          </w:tcPr>
          <w:p w14:paraId="2E8E7341"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Developer</w:t>
            </w:r>
          </w:p>
        </w:tc>
        <w:tc>
          <w:tcPr>
            <w:tcW w:w="1701" w:type="dxa"/>
            <w:tcMar>
              <w:top w:w="70" w:type="dxa"/>
              <w:left w:w="100" w:type="dxa"/>
              <w:bottom w:w="70" w:type="dxa"/>
              <w:right w:w="100" w:type="dxa"/>
            </w:tcMar>
            <w:vAlign w:val="center"/>
          </w:tcPr>
          <w:p w14:paraId="29E84CEC"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None (No SLA)</w:t>
            </w:r>
          </w:p>
        </w:tc>
        <w:tc>
          <w:tcPr>
            <w:tcW w:w="4343" w:type="dxa"/>
            <w:tcMar>
              <w:top w:w="70" w:type="dxa"/>
              <w:left w:w="100" w:type="dxa"/>
              <w:bottom w:w="70" w:type="dxa"/>
              <w:right w:w="100" w:type="dxa"/>
            </w:tcMar>
            <w:vAlign w:val="center"/>
          </w:tcPr>
          <w:p w14:paraId="4FDBB813"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Functional API policy development, mock backend testing, and automated pipeline builds at minimum cost. Non-production evaluation tier.</w:t>
            </w:r>
          </w:p>
        </w:tc>
      </w:tr>
      <w:tr w:rsidR="00F550E5" w:rsidRPr="00AC7387" w14:paraId="1F1812CF" w14:textId="77777777" w:rsidTr="00E83708">
        <w:tc>
          <w:tcPr>
            <w:tcW w:w="1555" w:type="dxa"/>
            <w:tcMar>
              <w:top w:w="70" w:type="dxa"/>
              <w:left w:w="100" w:type="dxa"/>
              <w:bottom w:w="70" w:type="dxa"/>
              <w:right w:w="100" w:type="dxa"/>
            </w:tcMar>
            <w:vAlign w:val="center"/>
          </w:tcPr>
          <w:p w14:paraId="775C646A"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UAT</w:t>
            </w:r>
          </w:p>
        </w:tc>
        <w:tc>
          <w:tcPr>
            <w:tcW w:w="1701" w:type="dxa"/>
            <w:tcMar>
              <w:top w:w="70" w:type="dxa"/>
              <w:left w:w="100" w:type="dxa"/>
              <w:bottom w:w="70" w:type="dxa"/>
              <w:right w:w="100" w:type="dxa"/>
            </w:tcMar>
            <w:vAlign w:val="center"/>
          </w:tcPr>
          <w:p w14:paraId="2E853B0F"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Premium V2</w:t>
            </w:r>
          </w:p>
        </w:tc>
        <w:tc>
          <w:tcPr>
            <w:tcW w:w="1701" w:type="dxa"/>
            <w:tcMar>
              <w:top w:w="70" w:type="dxa"/>
              <w:left w:w="100" w:type="dxa"/>
              <w:bottom w:w="70" w:type="dxa"/>
              <w:right w:w="100" w:type="dxa"/>
            </w:tcMar>
            <w:vAlign w:val="center"/>
          </w:tcPr>
          <w:p w14:paraId="48376E5D"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99.95%</w:t>
            </w:r>
          </w:p>
        </w:tc>
        <w:tc>
          <w:tcPr>
            <w:tcW w:w="4343" w:type="dxa"/>
            <w:tcMar>
              <w:top w:w="70" w:type="dxa"/>
              <w:left w:w="100" w:type="dxa"/>
              <w:bottom w:w="70" w:type="dxa"/>
              <w:right w:w="100" w:type="dxa"/>
            </w:tcMar>
            <w:vAlign w:val="center"/>
          </w:tcPr>
          <w:p w14:paraId="1191BD4E"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Pre-production business sign-off and user acceptance. Guarantees complete architectural parity with Production (VNet Injection, Private Endpoints, isolated networking) on a single scale unit.</w:t>
            </w:r>
          </w:p>
        </w:tc>
      </w:tr>
      <w:tr w:rsidR="00F550E5" w:rsidRPr="00AC7387" w14:paraId="63A3E3F9" w14:textId="77777777" w:rsidTr="00E83708">
        <w:tc>
          <w:tcPr>
            <w:tcW w:w="1555" w:type="dxa"/>
            <w:tcMar>
              <w:top w:w="70" w:type="dxa"/>
              <w:left w:w="100" w:type="dxa"/>
              <w:bottom w:w="70" w:type="dxa"/>
              <w:right w:w="100" w:type="dxa"/>
            </w:tcMar>
            <w:vAlign w:val="center"/>
          </w:tcPr>
          <w:p w14:paraId="79964EE3"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Production</w:t>
            </w:r>
          </w:p>
        </w:tc>
        <w:tc>
          <w:tcPr>
            <w:tcW w:w="1701" w:type="dxa"/>
            <w:tcMar>
              <w:top w:w="70" w:type="dxa"/>
              <w:left w:w="100" w:type="dxa"/>
              <w:bottom w:w="70" w:type="dxa"/>
              <w:right w:w="100" w:type="dxa"/>
            </w:tcMar>
            <w:vAlign w:val="center"/>
          </w:tcPr>
          <w:p w14:paraId="165D4371"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Premium V2</w:t>
            </w:r>
          </w:p>
        </w:tc>
        <w:tc>
          <w:tcPr>
            <w:tcW w:w="1701" w:type="dxa"/>
            <w:tcMar>
              <w:top w:w="70" w:type="dxa"/>
              <w:left w:w="100" w:type="dxa"/>
              <w:bottom w:w="70" w:type="dxa"/>
              <w:right w:w="100" w:type="dxa"/>
            </w:tcMar>
            <w:vAlign w:val="center"/>
          </w:tcPr>
          <w:p w14:paraId="12F10BF6" w14:textId="1343ABB3" w:rsidR="00F550E5" w:rsidRPr="00AC7387" w:rsidRDefault="00F550E5" w:rsidP="00203EEB">
            <w:pPr>
              <w:rPr>
                <w:rFonts w:asciiTheme="minorHAnsi" w:hAnsiTheme="minorHAnsi"/>
                <w:sz w:val="20"/>
                <w:szCs w:val="20"/>
              </w:rPr>
            </w:pPr>
            <w:r w:rsidRPr="00AC7387">
              <w:rPr>
                <w:rFonts w:asciiTheme="minorHAnsi" w:hAnsiTheme="minorHAnsi"/>
                <w:sz w:val="20"/>
                <w:szCs w:val="20"/>
              </w:rPr>
              <w:t>99.9</w:t>
            </w:r>
            <w:r w:rsidR="008643C4" w:rsidRPr="00AC7387">
              <w:rPr>
                <w:rFonts w:asciiTheme="minorHAnsi" w:hAnsiTheme="minorHAnsi"/>
                <w:sz w:val="20"/>
                <w:szCs w:val="20"/>
              </w:rPr>
              <w:t>9</w:t>
            </w:r>
            <w:r w:rsidRPr="00AC7387">
              <w:rPr>
                <w:rFonts w:asciiTheme="minorHAnsi" w:hAnsiTheme="minorHAnsi"/>
                <w:sz w:val="20"/>
                <w:szCs w:val="20"/>
              </w:rPr>
              <w:t>%</w:t>
            </w:r>
          </w:p>
        </w:tc>
        <w:tc>
          <w:tcPr>
            <w:tcW w:w="4343" w:type="dxa"/>
            <w:tcMar>
              <w:top w:w="70" w:type="dxa"/>
              <w:left w:w="100" w:type="dxa"/>
              <w:bottom w:w="70" w:type="dxa"/>
              <w:right w:w="100" w:type="dxa"/>
            </w:tcMar>
            <w:vAlign w:val="center"/>
          </w:tcPr>
          <w:p w14:paraId="4464A1E7"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Live customer traffic, high availability. Deployed across 2 Availability Zones (Silver Tier) with dynamic autoscaling based on gateway CPU/Memory load</w:t>
            </w:r>
          </w:p>
        </w:tc>
      </w:tr>
    </w:tbl>
    <w:p w14:paraId="216DA51F" w14:textId="77777777" w:rsidR="00F550E5" w:rsidRPr="00AC7387" w:rsidRDefault="00F550E5" w:rsidP="00F550E5">
      <w:pPr>
        <w:spacing w:after="140"/>
        <w:rPr>
          <w:rFonts w:asciiTheme="minorHAnsi" w:hAnsiTheme="minorHAnsi"/>
        </w:rPr>
      </w:pPr>
    </w:p>
    <w:p w14:paraId="06644BB0" w14:textId="77777777" w:rsidR="00F550E5" w:rsidRPr="00B223AC" w:rsidRDefault="00F550E5" w:rsidP="00F550E5">
      <w:pPr>
        <w:spacing w:before="80" w:after="120"/>
        <w:rPr>
          <w:rFonts w:asciiTheme="minorHAnsi" w:hAnsiTheme="minorHAnsi"/>
          <w:sz w:val="20"/>
          <w:szCs w:val="20"/>
        </w:rPr>
      </w:pPr>
      <w:r w:rsidRPr="00B223AC">
        <w:rPr>
          <w:rFonts w:asciiTheme="minorHAnsi" w:hAnsiTheme="minorHAnsi"/>
          <w:sz w:val="20"/>
          <w:szCs w:val="20"/>
        </w:rPr>
        <w:t xml:space="preserve">The platform environment strategy uses four distinct environments: </w:t>
      </w:r>
      <w:r w:rsidRPr="00B223AC">
        <w:rPr>
          <w:rFonts w:asciiTheme="minorHAnsi" w:hAnsiTheme="minorHAnsi"/>
          <w:b/>
          <w:sz w:val="20"/>
          <w:szCs w:val="20"/>
        </w:rPr>
        <w:t>Dev</w:t>
      </w:r>
      <w:r w:rsidRPr="00B223AC">
        <w:rPr>
          <w:rFonts w:asciiTheme="minorHAnsi" w:hAnsiTheme="minorHAnsi"/>
          <w:sz w:val="20"/>
          <w:szCs w:val="20"/>
        </w:rPr>
        <w:t xml:space="preserve">, </w:t>
      </w:r>
      <w:r w:rsidRPr="00B223AC">
        <w:rPr>
          <w:rFonts w:asciiTheme="minorHAnsi" w:hAnsiTheme="minorHAnsi"/>
          <w:b/>
          <w:sz w:val="20"/>
          <w:szCs w:val="20"/>
        </w:rPr>
        <w:t>SIT</w:t>
      </w:r>
      <w:r w:rsidRPr="00B223AC">
        <w:rPr>
          <w:rFonts w:asciiTheme="minorHAnsi" w:hAnsiTheme="minorHAnsi"/>
          <w:sz w:val="20"/>
          <w:szCs w:val="20"/>
        </w:rPr>
        <w:t xml:space="preserve">, </w:t>
      </w:r>
      <w:r w:rsidRPr="00B223AC">
        <w:rPr>
          <w:rFonts w:asciiTheme="minorHAnsi" w:hAnsiTheme="minorHAnsi"/>
          <w:b/>
          <w:sz w:val="20"/>
          <w:szCs w:val="20"/>
        </w:rPr>
        <w:t>UAT</w:t>
      </w:r>
      <w:r w:rsidRPr="00B223AC">
        <w:rPr>
          <w:rFonts w:asciiTheme="minorHAnsi" w:hAnsiTheme="minorHAnsi"/>
          <w:sz w:val="20"/>
          <w:szCs w:val="20"/>
        </w:rPr>
        <w:t xml:space="preserve">, and </w:t>
      </w:r>
      <w:r w:rsidRPr="00B223AC">
        <w:rPr>
          <w:rFonts w:asciiTheme="minorHAnsi" w:hAnsiTheme="minorHAnsi"/>
          <w:b/>
          <w:sz w:val="20"/>
          <w:szCs w:val="20"/>
        </w:rPr>
        <w:t>Production</w:t>
      </w:r>
      <w:r w:rsidRPr="00B223AC">
        <w:rPr>
          <w:rFonts w:asciiTheme="minorHAnsi" w:hAnsiTheme="minorHAnsi"/>
          <w:sz w:val="20"/>
          <w:szCs w:val="20"/>
        </w:rPr>
        <w:t>.</w:t>
      </w:r>
    </w:p>
    <w:p w14:paraId="50B865F8" w14:textId="77777777" w:rsidR="00F550E5" w:rsidRPr="00B223AC" w:rsidRDefault="00F550E5" w:rsidP="00B52B74">
      <w:pPr>
        <w:numPr>
          <w:ilvl w:val="0"/>
          <w:numId w:val="4"/>
        </w:numPr>
        <w:spacing w:before="80" w:after="120"/>
        <w:rPr>
          <w:rFonts w:asciiTheme="minorHAnsi" w:hAnsiTheme="minorHAnsi"/>
          <w:sz w:val="20"/>
          <w:szCs w:val="20"/>
        </w:rPr>
      </w:pPr>
      <w:r w:rsidRPr="00B223AC">
        <w:rPr>
          <w:rFonts w:asciiTheme="minorHAnsi" w:hAnsiTheme="minorHAnsi"/>
          <w:b/>
          <w:sz w:val="20"/>
          <w:szCs w:val="20"/>
        </w:rPr>
        <w:t>Dev and SIT:</w:t>
      </w:r>
      <w:r w:rsidRPr="00B223AC">
        <w:rPr>
          <w:rFonts w:asciiTheme="minorHAnsi" w:hAnsiTheme="minorHAnsi"/>
          <w:sz w:val="20"/>
          <w:szCs w:val="20"/>
        </w:rPr>
        <w:t xml:space="preserve"> Provisioned on the cost-effective </w:t>
      </w:r>
      <w:r w:rsidRPr="00B223AC">
        <w:rPr>
          <w:rFonts w:asciiTheme="minorHAnsi" w:hAnsiTheme="minorHAnsi"/>
          <w:b/>
          <w:sz w:val="20"/>
          <w:szCs w:val="20"/>
        </w:rPr>
        <w:t>Developer</w:t>
      </w:r>
      <w:r w:rsidRPr="00B223AC">
        <w:rPr>
          <w:rFonts w:asciiTheme="minorHAnsi" w:hAnsiTheme="minorHAnsi"/>
          <w:sz w:val="20"/>
          <w:szCs w:val="20"/>
        </w:rPr>
        <w:t xml:space="preserve"> tier to support functional API policy development, mock testing, and automated integration pipeline builds at minimal cost.</w:t>
      </w:r>
    </w:p>
    <w:p w14:paraId="4D2CBC6D" w14:textId="77777777" w:rsidR="00F550E5" w:rsidRPr="00B223AC" w:rsidRDefault="00F550E5" w:rsidP="00B52B74">
      <w:pPr>
        <w:numPr>
          <w:ilvl w:val="0"/>
          <w:numId w:val="4"/>
        </w:numPr>
        <w:spacing w:before="80" w:after="120"/>
        <w:rPr>
          <w:rFonts w:asciiTheme="minorHAnsi" w:hAnsiTheme="minorHAnsi"/>
          <w:sz w:val="20"/>
          <w:szCs w:val="20"/>
        </w:rPr>
      </w:pPr>
      <w:r w:rsidRPr="00B223AC">
        <w:rPr>
          <w:rFonts w:asciiTheme="minorHAnsi" w:hAnsiTheme="minorHAnsi"/>
          <w:b/>
          <w:sz w:val="20"/>
          <w:szCs w:val="20"/>
        </w:rPr>
        <w:t>UAT:</w:t>
      </w:r>
      <w:r w:rsidRPr="00B223AC">
        <w:rPr>
          <w:rFonts w:asciiTheme="minorHAnsi" w:hAnsiTheme="minorHAnsi"/>
          <w:sz w:val="20"/>
          <w:szCs w:val="20"/>
        </w:rPr>
        <w:t xml:space="preserve"> Provisioned on </w:t>
      </w:r>
      <w:r w:rsidRPr="00B223AC">
        <w:rPr>
          <w:rFonts w:asciiTheme="minorHAnsi" w:hAnsiTheme="minorHAnsi"/>
          <w:b/>
          <w:sz w:val="20"/>
          <w:szCs w:val="20"/>
        </w:rPr>
        <w:t>Premium v2</w:t>
      </w:r>
      <w:r w:rsidRPr="00B223AC">
        <w:rPr>
          <w:rFonts w:asciiTheme="minorHAnsi" w:hAnsiTheme="minorHAnsi"/>
          <w:sz w:val="20"/>
          <w:szCs w:val="20"/>
        </w:rPr>
        <w:t xml:space="preserve"> (1 scale unit) to ensure complete pre-production architectural and network parity (VNet Injection, Private Endpoints) with Production, providing a supported, SLA-backed platform for business sign-off and user acceptance testing. </w:t>
      </w:r>
    </w:p>
    <w:p w14:paraId="48457990" w14:textId="77777777" w:rsidR="00F550E5" w:rsidRPr="00B223AC" w:rsidRDefault="00F550E5" w:rsidP="00B52B74">
      <w:pPr>
        <w:numPr>
          <w:ilvl w:val="0"/>
          <w:numId w:val="4"/>
        </w:numPr>
        <w:spacing w:before="80" w:after="120"/>
        <w:rPr>
          <w:rFonts w:asciiTheme="minorHAnsi" w:hAnsiTheme="minorHAnsi"/>
          <w:sz w:val="20"/>
          <w:szCs w:val="20"/>
        </w:rPr>
      </w:pPr>
      <w:r w:rsidRPr="00B223AC">
        <w:rPr>
          <w:rFonts w:asciiTheme="minorHAnsi" w:hAnsiTheme="minorHAnsi"/>
          <w:b/>
          <w:sz w:val="20"/>
          <w:szCs w:val="20"/>
        </w:rPr>
        <w:t>Production:</w:t>
      </w:r>
      <w:r w:rsidRPr="00B223AC">
        <w:rPr>
          <w:rFonts w:asciiTheme="minorHAnsi" w:hAnsiTheme="minorHAnsi"/>
          <w:sz w:val="20"/>
          <w:szCs w:val="20"/>
        </w:rPr>
        <w:t xml:space="preserve"> Provisioned on </w:t>
      </w:r>
      <w:r w:rsidRPr="00B223AC">
        <w:rPr>
          <w:rFonts w:asciiTheme="minorHAnsi" w:hAnsiTheme="minorHAnsi"/>
          <w:b/>
          <w:sz w:val="20"/>
          <w:szCs w:val="20"/>
        </w:rPr>
        <w:t>Premium v2</w:t>
      </w:r>
      <w:r w:rsidRPr="00B223AC">
        <w:rPr>
          <w:rFonts w:asciiTheme="minorHAnsi" w:hAnsiTheme="minorHAnsi"/>
          <w:sz w:val="20"/>
          <w:szCs w:val="20"/>
        </w:rPr>
        <w:t xml:space="preserve"> with Zone Redundancy enabled (Silver Tier across 2 Availability Zones) for live customer traffic, maximum platform availability, and dynamic autoscaling capabilities. </w:t>
      </w:r>
    </w:p>
    <w:p w14:paraId="21E0AEEF" w14:textId="788C190E" w:rsidR="006D73D6" w:rsidRPr="00B223AC" w:rsidRDefault="00DF3EB0" w:rsidP="006D73D6">
      <w:pPr>
        <w:spacing w:before="80" w:after="120"/>
        <w:rPr>
          <w:rFonts w:asciiTheme="minorHAnsi" w:hAnsiTheme="minorHAnsi"/>
          <w:sz w:val="20"/>
          <w:szCs w:val="20"/>
        </w:rPr>
      </w:pPr>
      <w:r w:rsidRPr="00B223AC">
        <w:rPr>
          <w:rFonts w:asciiTheme="minorHAnsi" w:hAnsiTheme="minorHAnsi"/>
          <w:sz w:val="20"/>
          <w:szCs w:val="20"/>
        </w:rPr>
        <w:t xml:space="preserve">Each APIM environment has an associated Developer Portal. Portal hosting, environment mapping and content-promotion arrangements are defined in Section 9.3 and Section </w:t>
      </w:r>
      <w:r w:rsidR="00F33600" w:rsidRPr="00B223AC">
        <w:rPr>
          <w:rFonts w:asciiTheme="minorHAnsi" w:hAnsiTheme="minorHAnsi"/>
          <w:sz w:val="20"/>
          <w:szCs w:val="20"/>
        </w:rPr>
        <w:t>9. 4.</w:t>
      </w:r>
    </w:p>
    <w:p w14:paraId="68C320A4" w14:textId="72ECD2C3" w:rsidR="00F550E5" w:rsidRPr="00AC7387" w:rsidRDefault="001B4295"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58" w:name="_APIOps"/>
      <w:bookmarkStart w:id="159" w:name="_Toc242720011"/>
      <w:bookmarkEnd w:id="158"/>
      <w:r w:rsidRPr="00AC7387">
        <w:rPr>
          <w:rFonts w:asciiTheme="minorHAnsi" w:eastAsia="Times New Roman" w:hAnsiTheme="minorHAnsi" w:cs="Times New Roman"/>
          <w:b w:val="0"/>
          <w:color w:val="132040" w:themeColor="accent1" w:themeShade="BF"/>
          <w:sz w:val="24"/>
          <w:szCs w:val="26"/>
          <w:lang w:eastAsia="en-US"/>
        </w:rPr>
        <w:t>APIOps</w:t>
      </w:r>
      <w:bookmarkEnd w:id="159"/>
    </w:p>
    <w:p w14:paraId="22E5CC7D" w14:textId="21A35057" w:rsidR="001B4295" w:rsidRPr="00AC7387" w:rsidRDefault="001B4295" w:rsidP="001B4295">
      <w:pPr>
        <w:spacing w:after="140"/>
        <w:rPr>
          <w:rFonts w:asciiTheme="minorHAnsi" w:hAnsiTheme="minorHAnsi"/>
          <w:sz w:val="20"/>
          <w:szCs w:val="20"/>
        </w:rPr>
      </w:pPr>
      <w:r w:rsidRPr="00AC7387">
        <w:rPr>
          <w:rFonts w:asciiTheme="minorHAnsi" w:hAnsiTheme="minorHAnsi"/>
          <w:sz w:val="20"/>
          <w:szCs w:val="20"/>
        </w:rPr>
        <w:t>This design adopts an APIOps operating model, aligned to Chaucer's existing Azure delivery approach and platform engineering standards.</w:t>
      </w:r>
    </w:p>
    <w:p w14:paraId="64E29945" w14:textId="77777777" w:rsidR="001B4295" w:rsidRPr="00AC7387" w:rsidRDefault="001B4295" w:rsidP="001B429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Infrastructure as code:</w:t>
      </w:r>
      <w:r w:rsidRPr="00AC7387">
        <w:rPr>
          <w:rFonts w:asciiTheme="minorHAnsi" w:hAnsiTheme="minorHAnsi"/>
          <w:sz w:val="20"/>
          <w:szCs w:val="20"/>
        </w:rPr>
        <w:t xml:space="preserve"> Terraform is used to provision and manage APIM, networking, Front Door, Key Vault and supporting Azure resources. Environment-specific behaviour is controlled through approved configuration and parameterisation rather than separate infrastructure definitions.</w:t>
      </w:r>
    </w:p>
    <w:p w14:paraId="641EDF4E" w14:textId="763BBF56" w:rsidR="001B4295" w:rsidRPr="00AC7387" w:rsidRDefault="001B4295" w:rsidP="001B429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Configuration as Code:</w:t>
      </w:r>
      <w:r w:rsidRPr="00AC7387">
        <w:rPr>
          <w:rFonts w:asciiTheme="minorHAnsi" w:hAnsiTheme="minorHAnsi"/>
          <w:sz w:val="20"/>
          <w:szCs w:val="20"/>
        </w:rPr>
        <w:t xml:space="preserve"> APIM APIs, products, policies, named values and related configuration are maintained in source control and deployed through automated pipelines. Configuration is managed as code rather than through manual changes in the Azure </w:t>
      </w:r>
      <w:r w:rsidR="00F33600" w:rsidRPr="00AC7387">
        <w:rPr>
          <w:rFonts w:asciiTheme="minorHAnsi" w:hAnsiTheme="minorHAnsi"/>
          <w:sz w:val="20"/>
          <w:szCs w:val="20"/>
        </w:rPr>
        <w:t>portal.</w:t>
      </w:r>
    </w:p>
    <w:p w14:paraId="0F699B1D" w14:textId="77777777" w:rsidR="001B4295" w:rsidRPr="00AC7387" w:rsidRDefault="001B4295" w:rsidP="001B429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Source Control and CI/CD:</w:t>
      </w:r>
      <w:r w:rsidRPr="00AC7387">
        <w:rPr>
          <w:rFonts w:asciiTheme="minorHAnsi" w:hAnsiTheme="minorHAnsi"/>
          <w:sz w:val="20"/>
          <w:szCs w:val="20"/>
        </w:rPr>
        <w:t xml:space="preserve"> Azure Repos provides source control, with Azure DevOps Pipelines used for build, validation and deployment. All changes are subject to pull-request review and approval prior to deployment.</w:t>
      </w:r>
    </w:p>
    <w:p w14:paraId="617070F7" w14:textId="566060A4" w:rsidR="001B4295" w:rsidRPr="00AC7387" w:rsidRDefault="001B4295" w:rsidP="001B429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Environment promotion:</w:t>
      </w:r>
      <w:r w:rsidRPr="00AC7387">
        <w:rPr>
          <w:rFonts w:asciiTheme="minorHAnsi" w:hAnsiTheme="minorHAnsi"/>
          <w:sz w:val="20"/>
          <w:szCs w:val="20"/>
        </w:rPr>
        <w:t xml:space="preserve"> Changes are deployed to Development through the CI/CD pipeline and promoted through SIT, UAT and Production using the same approved artefacts. Production deployments are governed through approval gates and change management processes</w:t>
      </w:r>
      <w:r w:rsidR="00F06460" w:rsidRPr="00AC7387">
        <w:rPr>
          <w:rFonts w:asciiTheme="minorHAnsi" w:hAnsiTheme="minorHAnsi"/>
          <w:sz w:val="20"/>
          <w:szCs w:val="20"/>
        </w:rPr>
        <w:br/>
      </w:r>
    </w:p>
    <w:p w14:paraId="6CB473F1" w14:textId="3F85C0F1" w:rsidR="00092154" w:rsidRPr="00AC7387" w:rsidRDefault="00F06460" w:rsidP="00092154">
      <w:pPr>
        <w:spacing w:after="140"/>
        <w:rPr>
          <w:rFonts w:asciiTheme="minorHAnsi" w:hAnsiTheme="minorHAnsi"/>
          <w:b/>
          <w:bCs/>
          <w:sz w:val="20"/>
          <w:szCs w:val="20"/>
        </w:rPr>
      </w:pPr>
      <w:r w:rsidRPr="00B223AC">
        <w:rPr>
          <w:rFonts w:asciiTheme="minorHAnsi" w:hAnsiTheme="minorHAnsi"/>
          <w:sz w:val="20"/>
          <w:szCs w:val="20"/>
        </w:rPr>
        <w:drawing>
          <wp:inline distT="0" distB="0" distL="0" distR="0" wp14:anchorId="1D6DC495" wp14:editId="2B3816C2">
            <wp:extent cx="5859568" cy="2002249"/>
            <wp:effectExtent l="0" t="0" r="8255" b="0"/>
            <wp:docPr id="9342305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80806" cy="2009506"/>
                    </a:xfrm>
                    <a:prstGeom prst="rect">
                      <a:avLst/>
                    </a:prstGeom>
                    <a:noFill/>
                  </pic:spPr>
                </pic:pic>
              </a:graphicData>
            </a:graphic>
          </wp:inline>
        </w:drawing>
      </w:r>
      <w:r w:rsidR="002E7BDE" w:rsidRPr="00AC7387">
        <w:rPr>
          <w:rFonts w:asciiTheme="minorHAnsi" w:hAnsiTheme="minorHAnsi"/>
          <w:b/>
          <w:bCs/>
          <w:sz w:val="20"/>
          <w:szCs w:val="20"/>
        </w:rPr>
        <w:br/>
      </w:r>
      <w:r w:rsidR="00092154" w:rsidRPr="00AC7387">
        <w:rPr>
          <w:rFonts w:asciiTheme="minorHAnsi" w:hAnsiTheme="minorHAnsi"/>
          <w:b/>
          <w:bCs/>
          <w:sz w:val="20"/>
          <w:szCs w:val="20"/>
        </w:rPr>
        <w:t>Configuration Management</w:t>
      </w:r>
    </w:p>
    <w:p w14:paraId="61D0E6C6" w14:textId="0947C1A9" w:rsidR="00092154" w:rsidRPr="00AC7387" w:rsidRDefault="00092154" w:rsidP="00092154">
      <w:pPr>
        <w:spacing w:after="140"/>
        <w:rPr>
          <w:rFonts w:asciiTheme="minorHAnsi" w:hAnsiTheme="minorHAnsi"/>
          <w:sz w:val="20"/>
          <w:szCs w:val="20"/>
        </w:rPr>
      </w:pPr>
      <w:r w:rsidRPr="00AC7387">
        <w:rPr>
          <w:rFonts w:asciiTheme="minorHAnsi" w:hAnsiTheme="minorHAnsi"/>
          <w:sz w:val="20"/>
          <w:szCs w:val="20"/>
        </w:rPr>
        <w:t>Environment-specific settings such as backend endpoints, rate-limit thresholds and timeout values are managed through environment-specific configuration files. API definitions, OpenAPI specifications and policies remain consistent across all environments.</w:t>
      </w:r>
    </w:p>
    <w:p w14:paraId="26322E72" w14:textId="366D6F49" w:rsidR="00092154" w:rsidRPr="00AC7387" w:rsidRDefault="00092154" w:rsidP="00092154">
      <w:pPr>
        <w:spacing w:after="140"/>
        <w:rPr>
          <w:rFonts w:asciiTheme="minorHAnsi" w:hAnsiTheme="minorHAnsi"/>
          <w:b/>
          <w:bCs/>
          <w:sz w:val="20"/>
          <w:szCs w:val="20"/>
        </w:rPr>
      </w:pPr>
      <w:r w:rsidRPr="00AC7387">
        <w:rPr>
          <w:rFonts w:asciiTheme="minorHAnsi" w:hAnsiTheme="minorHAnsi"/>
          <w:b/>
          <w:bCs/>
          <w:sz w:val="20"/>
          <w:szCs w:val="20"/>
        </w:rPr>
        <w:t xml:space="preserve">Security </w:t>
      </w:r>
      <w:r w:rsidR="00FA0228" w:rsidRPr="00AC7387">
        <w:rPr>
          <w:rFonts w:asciiTheme="minorHAnsi" w:hAnsiTheme="minorHAnsi"/>
          <w:b/>
          <w:bCs/>
          <w:sz w:val="20"/>
          <w:szCs w:val="20"/>
        </w:rPr>
        <w:t>Baseline</w:t>
      </w:r>
    </w:p>
    <w:p w14:paraId="6E2C9032" w14:textId="77777777" w:rsidR="00092154" w:rsidRPr="00AC7387" w:rsidRDefault="00092154" w:rsidP="00B52B74">
      <w:pPr>
        <w:numPr>
          <w:ilvl w:val="0"/>
          <w:numId w:val="16"/>
        </w:numPr>
        <w:spacing w:after="140"/>
        <w:ind w:left="714" w:hanging="357"/>
        <w:rPr>
          <w:rFonts w:asciiTheme="minorHAnsi" w:hAnsiTheme="minorHAnsi"/>
          <w:sz w:val="20"/>
          <w:szCs w:val="20"/>
        </w:rPr>
      </w:pPr>
      <w:r w:rsidRPr="00AC7387">
        <w:rPr>
          <w:rFonts w:asciiTheme="minorHAnsi" w:hAnsiTheme="minorHAnsi"/>
          <w:b/>
          <w:bCs/>
          <w:sz w:val="20"/>
          <w:szCs w:val="20"/>
        </w:rPr>
        <w:t>Secrets Governance</w:t>
      </w:r>
      <w:r w:rsidRPr="00AC7387">
        <w:rPr>
          <w:rFonts w:asciiTheme="minorHAnsi" w:hAnsiTheme="minorHAnsi"/>
          <w:sz w:val="20"/>
          <w:szCs w:val="20"/>
        </w:rPr>
        <w:t xml:space="preserve"> – Credentials, certificates and keys are stored in Azure Key Vault and referenced securely during deployment and runtime. No plain-text secrets are committed to source control.</w:t>
      </w:r>
    </w:p>
    <w:p w14:paraId="3EA4C4A0" w14:textId="77777777" w:rsidR="00092154" w:rsidRPr="00AC7387" w:rsidRDefault="00092154" w:rsidP="00B52B74">
      <w:pPr>
        <w:numPr>
          <w:ilvl w:val="0"/>
          <w:numId w:val="16"/>
        </w:numPr>
        <w:spacing w:after="140"/>
        <w:ind w:left="714" w:hanging="357"/>
        <w:rPr>
          <w:rFonts w:asciiTheme="minorHAnsi" w:hAnsiTheme="minorHAnsi"/>
          <w:sz w:val="20"/>
          <w:szCs w:val="20"/>
        </w:rPr>
      </w:pPr>
      <w:r w:rsidRPr="00AC7387">
        <w:rPr>
          <w:rFonts w:asciiTheme="minorHAnsi" w:hAnsiTheme="minorHAnsi"/>
          <w:b/>
          <w:bCs/>
          <w:sz w:val="20"/>
          <w:szCs w:val="20"/>
        </w:rPr>
        <w:t>Least Privilege</w:t>
      </w:r>
      <w:r w:rsidRPr="00AC7387">
        <w:rPr>
          <w:rFonts w:asciiTheme="minorHAnsi" w:hAnsiTheme="minorHAnsi"/>
          <w:sz w:val="20"/>
          <w:szCs w:val="20"/>
        </w:rPr>
        <w:t xml:space="preserve"> – Deployment identities use scoped credentials and the minimum required Azure RBAC permissions.</w:t>
      </w:r>
    </w:p>
    <w:p w14:paraId="52180EB5" w14:textId="77777777" w:rsidR="00092154" w:rsidRPr="00AC7387" w:rsidRDefault="00092154" w:rsidP="00B52B74">
      <w:pPr>
        <w:numPr>
          <w:ilvl w:val="0"/>
          <w:numId w:val="16"/>
        </w:numPr>
        <w:spacing w:after="140"/>
        <w:ind w:left="714" w:hanging="357"/>
        <w:rPr>
          <w:rFonts w:asciiTheme="minorHAnsi" w:hAnsiTheme="minorHAnsi"/>
          <w:sz w:val="20"/>
          <w:szCs w:val="20"/>
        </w:rPr>
      </w:pPr>
      <w:r w:rsidRPr="00AC7387">
        <w:rPr>
          <w:rFonts w:asciiTheme="minorHAnsi" w:hAnsiTheme="minorHAnsi"/>
          <w:b/>
          <w:bCs/>
          <w:sz w:val="20"/>
          <w:szCs w:val="20"/>
        </w:rPr>
        <w:t>Pipeline Enforcement</w:t>
      </w:r>
      <w:r w:rsidRPr="00AC7387">
        <w:rPr>
          <w:rFonts w:asciiTheme="minorHAnsi" w:hAnsiTheme="minorHAnsi"/>
          <w:sz w:val="20"/>
          <w:szCs w:val="20"/>
        </w:rPr>
        <w:t xml:space="preserve"> – Production changes are deployed exclusively through approved CI/CD pipelines.</w:t>
      </w:r>
    </w:p>
    <w:p w14:paraId="7FF914C2" w14:textId="19AFEEAC" w:rsidR="00092154" w:rsidRPr="00AC7387" w:rsidRDefault="00092154" w:rsidP="00B52B74">
      <w:pPr>
        <w:numPr>
          <w:ilvl w:val="0"/>
          <w:numId w:val="16"/>
        </w:numPr>
        <w:spacing w:after="140"/>
        <w:ind w:left="714" w:hanging="357"/>
        <w:rPr>
          <w:rFonts w:asciiTheme="minorHAnsi" w:hAnsiTheme="minorHAnsi"/>
          <w:sz w:val="20"/>
          <w:szCs w:val="20"/>
        </w:rPr>
      </w:pPr>
      <w:r w:rsidRPr="00AC7387">
        <w:rPr>
          <w:rFonts w:asciiTheme="minorHAnsi" w:hAnsiTheme="minorHAnsi"/>
          <w:b/>
          <w:bCs/>
          <w:sz w:val="20"/>
          <w:szCs w:val="20"/>
        </w:rPr>
        <w:t>Emergency Override</w:t>
      </w:r>
      <w:r w:rsidRPr="00AC7387">
        <w:rPr>
          <w:rFonts w:asciiTheme="minorHAnsi" w:hAnsiTheme="minorHAnsi"/>
          <w:sz w:val="20"/>
          <w:szCs w:val="20"/>
        </w:rPr>
        <w:t xml:space="preserve"> – Direct production access is restricted to approved, time-bound emergency access procedures using Azure PIM.</w:t>
      </w:r>
    </w:p>
    <w:p w14:paraId="459D5F80" w14:textId="46D2D7D5" w:rsidR="00AE1E59" w:rsidRPr="00AC7387" w:rsidRDefault="00AE1E59"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60" w:name="_Toc242720012"/>
      <w:r w:rsidRPr="00AC7387">
        <w:rPr>
          <w:rFonts w:asciiTheme="minorHAnsi" w:eastAsiaTheme="minorHAnsi" w:hAnsiTheme="minorHAnsi" w:cstheme="minorBidi"/>
          <w:b w:val="0"/>
          <w:bCs w:val="0"/>
          <w:color w:val="000000" w:themeColor="text1" w:themeShade="80"/>
          <w:szCs w:val="20"/>
          <w:lang w:eastAsia="en-US"/>
        </w:rPr>
        <w:t>Component Configuration</w:t>
      </w:r>
      <w:bookmarkEnd w:id="160"/>
    </w:p>
    <w:p w14:paraId="4EBC8A7F" w14:textId="77777777" w:rsidR="0093161D" w:rsidRPr="00AC7387" w:rsidRDefault="0093161D" w:rsidP="00DB2586">
      <w:pPr>
        <w:pStyle w:val="NormalWeb"/>
        <w:rPr>
          <w:rFonts w:asciiTheme="minorHAnsi" w:eastAsia="Noe Text" w:hAnsiTheme="minorHAnsi" w:cs="Noe Text"/>
          <w:color w:val="333333"/>
          <w:sz w:val="20"/>
          <w:szCs w:val="20"/>
          <w:lang w:val="en-GB" w:eastAsia="en-GB"/>
        </w:rPr>
      </w:pPr>
      <w:r w:rsidRPr="00AC7387">
        <w:rPr>
          <w:rFonts w:asciiTheme="minorHAnsi" w:eastAsia="Noe Text" w:hAnsiTheme="minorHAnsi" w:cs="Noe Text"/>
          <w:color w:val="333333"/>
          <w:sz w:val="20"/>
          <w:szCs w:val="20"/>
          <w:lang w:val="en-GB" w:eastAsia="en-GB"/>
        </w:rPr>
        <w:t xml:space="preserve">This section defines the target configuration for the core platform components, including </w:t>
      </w:r>
      <w:r w:rsidRPr="00AC7387">
        <w:rPr>
          <w:rFonts w:asciiTheme="minorHAnsi" w:eastAsia="Noe Text" w:hAnsiTheme="minorHAnsi" w:cs="Noe Text"/>
          <w:b/>
          <w:bCs/>
          <w:color w:val="333333"/>
          <w:sz w:val="20"/>
          <w:szCs w:val="20"/>
          <w:lang w:val="en-GB" w:eastAsia="en-GB"/>
        </w:rPr>
        <w:t>Azure API Management (APIM)</w:t>
      </w:r>
      <w:r w:rsidRPr="00AC7387">
        <w:rPr>
          <w:rFonts w:asciiTheme="minorHAnsi" w:eastAsia="Noe Text" w:hAnsiTheme="minorHAnsi" w:cs="Noe Text"/>
          <w:color w:val="333333"/>
          <w:sz w:val="20"/>
          <w:szCs w:val="20"/>
          <w:lang w:val="en-GB" w:eastAsia="en-GB"/>
        </w:rPr>
        <w:t xml:space="preserve">, </w:t>
      </w:r>
      <w:r w:rsidRPr="00AC7387">
        <w:rPr>
          <w:rFonts w:asciiTheme="minorHAnsi" w:eastAsia="Noe Text" w:hAnsiTheme="minorHAnsi" w:cs="Noe Text"/>
          <w:b/>
          <w:bCs/>
          <w:color w:val="333333"/>
          <w:sz w:val="20"/>
          <w:szCs w:val="20"/>
          <w:lang w:val="en-GB" w:eastAsia="en-GB"/>
        </w:rPr>
        <w:t>Azure Front Door (AFD)</w:t>
      </w:r>
      <w:r w:rsidRPr="00AC7387">
        <w:rPr>
          <w:rFonts w:asciiTheme="minorHAnsi" w:eastAsia="Noe Text" w:hAnsiTheme="minorHAnsi" w:cs="Noe Text"/>
          <w:color w:val="333333"/>
          <w:sz w:val="20"/>
          <w:szCs w:val="20"/>
          <w:lang w:val="en-GB" w:eastAsia="en-GB"/>
        </w:rPr>
        <w:t xml:space="preserve">, and the </w:t>
      </w:r>
      <w:r w:rsidRPr="00AC7387">
        <w:rPr>
          <w:rFonts w:asciiTheme="minorHAnsi" w:eastAsia="Noe Text" w:hAnsiTheme="minorHAnsi" w:cs="Noe Text"/>
          <w:b/>
          <w:bCs/>
          <w:color w:val="333333"/>
          <w:sz w:val="20"/>
          <w:szCs w:val="20"/>
          <w:lang w:val="en-GB" w:eastAsia="en-GB"/>
        </w:rPr>
        <w:t>Developer Portal</w:t>
      </w:r>
      <w:r w:rsidRPr="00AC7387">
        <w:rPr>
          <w:rFonts w:asciiTheme="minorHAnsi" w:eastAsia="Noe Text" w:hAnsiTheme="minorHAnsi" w:cs="Noe Text"/>
          <w:color w:val="333333"/>
          <w:sz w:val="20"/>
          <w:szCs w:val="20"/>
          <w:lang w:val="en-GB" w:eastAsia="en-GB"/>
        </w:rPr>
        <w:t>. The configuration values provide the baseline deployment specification required to support the target architecture, security model, networking approach, operational requirements, and non-functional requirements defined within this HLD.</w:t>
      </w:r>
    </w:p>
    <w:p w14:paraId="3219FC2F" w14:textId="5EA365E4" w:rsidR="0093161D" w:rsidRPr="00AC7387" w:rsidRDefault="0093161D" w:rsidP="00DB2586">
      <w:pPr>
        <w:pStyle w:val="NormalWeb"/>
        <w:rPr>
          <w:rFonts w:asciiTheme="minorHAnsi" w:eastAsia="Noe Text" w:hAnsiTheme="minorHAnsi" w:cs="Noe Text"/>
          <w:color w:val="333333"/>
          <w:sz w:val="20"/>
          <w:szCs w:val="20"/>
          <w:lang w:val="en-GB" w:eastAsia="en-GB"/>
        </w:rPr>
      </w:pPr>
      <w:r w:rsidRPr="00AC7387">
        <w:rPr>
          <w:rFonts w:asciiTheme="minorHAnsi" w:eastAsia="Noe Text" w:hAnsiTheme="minorHAnsi" w:cs="Noe Text"/>
          <w:color w:val="333333"/>
          <w:sz w:val="20"/>
          <w:szCs w:val="20"/>
          <w:lang w:val="en-GB" w:eastAsia="en-GB"/>
        </w:rPr>
        <w:t xml:space="preserve">The detailed configuration parameters for each component are provided in the accompanying </w:t>
      </w:r>
      <w:r w:rsidRPr="00AC7387">
        <w:rPr>
          <w:rFonts w:asciiTheme="minorHAnsi" w:eastAsia="Noe Text" w:hAnsiTheme="minorHAnsi" w:cs="Noe Text"/>
          <w:b/>
          <w:bCs/>
          <w:color w:val="333333"/>
          <w:sz w:val="20"/>
          <w:szCs w:val="20"/>
          <w:lang w:val="en-GB" w:eastAsia="en-GB"/>
        </w:rPr>
        <w:t>Parameter Sheet</w:t>
      </w:r>
      <w:r w:rsidRPr="00AC7387">
        <w:rPr>
          <w:rFonts w:asciiTheme="minorHAnsi" w:eastAsia="Noe Text" w:hAnsiTheme="minorHAnsi" w:cs="Noe Text"/>
          <w:color w:val="333333"/>
          <w:sz w:val="20"/>
          <w:szCs w:val="20"/>
          <w:lang w:val="en-GB" w:eastAsia="en-GB"/>
        </w:rPr>
        <w:t xml:space="preserve">. These values are indicative and intended to support design and planning activities. Prior to implementation, all parameters must be reviewed, validated, and confirmed by the </w:t>
      </w:r>
      <w:r w:rsidRPr="00AC7387">
        <w:rPr>
          <w:rFonts w:asciiTheme="minorHAnsi" w:eastAsia="Noe Text" w:hAnsiTheme="minorHAnsi" w:cs="Noe Text"/>
          <w:b/>
          <w:bCs/>
          <w:color w:val="333333"/>
          <w:sz w:val="20"/>
          <w:szCs w:val="20"/>
          <w:lang w:val="en-GB" w:eastAsia="en-GB"/>
        </w:rPr>
        <w:t>Cloud Engineering team</w:t>
      </w:r>
      <w:r w:rsidRPr="00AC7387">
        <w:rPr>
          <w:rFonts w:asciiTheme="minorHAnsi" w:eastAsia="Noe Text" w:hAnsiTheme="minorHAnsi" w:cs="Noe Text"/>
          <w:color w:val="333333"/>
          <w:sz w:val="20"/>
          <w:szCs w:val="20"/>
          <w:lang w:val="en-GB" w:eastAsia="en-GB"/>
        </w:rPr>
        <w:t xml:space="preserve"> as part of detailed design and deployment planning to ensure alignment with Chaucer engineering standards, environment-specific requirements, and operational constraints.</w:t>
      </w:r>
      <w:r w:rsidR="00330EE3" w:rsidRPr="00AC7387">
        <w:rPr>
          <w:rFonts w:asciiTheme="minorHAnsi" w:eastAsia="Noe Text" w:hAnsiTheme="minorHAnsi" w:cs="Noe Text"/>
          <w:color w:val="333333"/>
          <w:sz w:val="20"/>
          <w:szCs w:val="20"/>
          <w:lang w:val="en-GB" w:eastAsia="en-GB"/>
        </w:rPr>
        <w:t xml:space="preserve"> </w:t>
      </w:r>
      <w:hyperlink w:anchor="Ref1" w:history="1">
        <w:r w:rsidR="00330EE3" w:rsidRPr="00AC7387">
          <w:rPr>
            <w:rStyle w:val="Hyperlink"/>
            <w:rFonts w:asciiTheme="minorHAnsi" w:eastAsia="Noe Text" w:hAnsiTheme="minorHAnsi" w:cs="Noe Text"/>
            <w:sz w:val="20"/>
            <w:szCs w:val="20"/>
            <w:lang w:val="en-GB" w:eastAsia="en-GB"/>
          </w:rPr>
          <w:t>[Ref 1]</w:t>
        </w:r>
      </w:hyperlink>
    </w:p>
    <w:p w14:paraId="09433860" w14:textId="7A576FFA"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61" w:name="_Reliability,_Backup_and"/>
      <w:bookmarkStart w:id="162" w:name="_Toc242720013"/>
      <w:bookmarkEnd w:id="161"/>
      <w:r w:rsidRPr="00AC7387">
        <w:rPr>
          <w:rFonts w:asciiTheme="minorHAnsi" w:eastAsiaTheme="minorHAnsi" w:hAnsiTheme="minorHAnsi" w:cstheme="minorBidi"/>
          <w:b w:val="0"/>
          <w:bCs w:val="0"/>
          <w:color w:val="000000" w:themeColor="text1" w:themeShade="80"/>
          <w:szCs w:val="20"/>
          <w:lang w:eastAsia="en-US"/>
        </w:rPr>
        <w:t>Reliability</w:t>
      </w:r>
      <w:r w:rsidR="00003645" w:rsidRPr="00AC7387">
        <w:rPr>
          <w:rFonts w:asciiTheme="minorHAnsi" w:eastAsiaTheme="minorHAnsi" w:hAnsiTheme="minorHAnsi" w:cstheme="minorBidi"/>
          <w:b w:val="0"/>
          <w:bCs w:val="0"/>
          <w:color w:val="000000" w:themeColor="text1" w:themeShade="80"/>
          <w:szCs w:val="20"/>
          <w:lang w:eastAsia="en-US"/>
        </w:rPr>
        <w:t xml:space="preserve"> and </w:t>
      </w:r>
      <w:r w:rsidRPr="00AC7387">
        <w:rPr>
          <w:rFonts w:asciiTheme="minorHAnsi" w:eastAsiaTheme="minorHAnsi" w:hAnsiTheme="minorHAnsi" w:cstheme="minorBidi"/>
          <w:b w:val="0"/>
          <w:bCs w:val="0"/>
          <w:color w:val="000000" w:themeColor="text1" w:themeShade="80"/>
          <w:szCs w:val="20"/>
          <w:lang w:eastAsia="en-US"/>
        </w:rPr>
        <w:t>Backup</w:t>
      </w:r>
      <w:r w:rsidR="00003645" w:rsidRPr="00AC7387">
        <w:rPr>
          <w:rFonts w:asciiTheme="minorHAnsi" w:eastAsiaTheme="minorHAnsi" w:hAnsiTheme="minorHAnsi" w:cstheme="minorBidi"/>
          <w:b w:val="0"/>
          <w:bCs w:val="0"/>
          <w:color w:val="000000" w:themeColor="text1" w:themeShade="80"/>
          <w:szCs w:val="20"/>
          <w:lang w:eastAsia="en-US"/>
        </w:rPr>
        <w:t xml:space="preserve"> </w:t>
      </w:r>
      <w:r w:rsidR="008A4C90" w:rsidRPr="00AC7387">
        <w:rPr>
          <w:rFonts w:asciiTheme="minorHAnsi" w:eastAsiaTheme="minorHAnsi" w:hAnsiTheme="minorHAnsi" w:cstheme="minorBidi"/>
          <w:b w:val="0"/>
          <w:bCs w:val="0"/>
          <w:color w:val="000000" w:themeColor="text1" w:themeShade="80"/>
          <w:szCs w:val="20"/>
          <w:lang w:eastAsia="en-US"/>
        </w:rPr>
        <w:t>Strategy</w:t>
      </w:r>
      <w:bookmarkEnd w:id="162"/>
    </w:p>
    <w:p w14:paraId="4609C903" w14:textId="571681E0" w:rsidR="00BA518D" w:rsidRPr="00AC7387" w:rsidRDefault="00BA518D"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63" w:name="_Resilience_Tiers"/>
      <w:bookmarkStart w:id="164" w:name="_Toc242720014"/>
      <w:bookmarkEnd w:id="163"/>
      <w:r w:rsidRPr="00AC7387">
        <w:rPr>
          <w:rFonts w:asciiTheme="minorHAnsi" w:eastAsia="Times New Roman" w:hAnsiTheme="minorHAnsi" w:cs="Times New Roman"/>
          <w:b w:val="0"/>
          <w:color w:val="132040" w:themeColor="accent1" w:themeShade="BF"/>
          <w:sz w:val="24"/>
          <w:szCs w:val="26"/>
          <w:lang w:eastAsia="en-US"/>
        </w:rPr>
        <w:t>Resilience</w:t>
      </w:r>
      <w:bookmarkEnd w:id="164"/>
    </w:p>
    <w:p w14:paraId="7D0C810D" w14:textId="77777777" w:rsidR="0042663F" w:rsidRPr="00AC7387" w:rsidRDefault="0042663F" w:rsidP="003A2818">
      <w:pPr>
        <w:spacing w:after="140"/>
        <w:rPr>
          <w:rFonts w:asciiTheme="minorHAnsi" w:hAnsiTheme="minorHAnsi"/>
          <w:sz w:val="20"/>
          <w:szCs w:val="20"/>
        </w:rPr>
      </w:pPr>
      <w:r w:rsidRPr="00AC7387">
        <w:rPr>
          <w:rFonts w:asciiTheme="minorHAnsi" w:hAnsiTheme="minorHAnsi"/>
          <w:sz w:val="20"/>
          <w:szCs w:val="20"/>
        </w:rPr>
        <w:t>High Availability ensures the platform survives a datacentre failure within a region without disrupting users. By deploying APIM across independent Azure Availability Zones, traffic is automatically routed only to healthy zones.</w:t>
      </w:r>
    </w:p>
    <w:p w14:paraId="6E6B33F9" w14:textId="050747D1" w:rsidR="0042663F" w:rsidRPr="00AC7387" w:rsidRDefault="0042663F" w:rsidP="003A2818">
      <w:pPr>
        <w:spacing w:after="140"/>
        <w:rPr>
          <w:rFonts w:asciiTheme="minorHAnsi" w:hAnsiTheme="minorHAnsi"/>
          <w:sz w:val="20"/>
          <w:szCs w:val="20"/>
        </w:rPr>
      </w:pPr>
      <w:r w:rsidRPr="00AC7387">
        <w:rPr>
          <w:rFonts w:asciiTheme="minorHAnsi" w:hAnsiTheme="minorHAnsi"/>
          <w:sz w:val="20"/>
          <w:szCs w:val="20"/>
        </w:rPr>
        <w:t xml:space="preserve">Active-active multi-region deployment </w:t>
      </w:r>
      <w:r w:rsidR="006A0068" w:rsidRPr="00AC7387">
        <w:rPr>
          <w:rFonts w:asciiTheme="minorHAnsi" w:hAnsiTheme="minorHAnsi"/>
          <w:sz w:val="20"/>
          <w:szCs w:val="20"/>
        </w:rPr>
        <w:t>doubles</w:t>
      </w:r>
      <w:r w:rsidRPr="00AC7387">
        <w:rPr>
          <w:rFonts w:asciiTheme="minorHAnsi" w:hAnsiTheme="minorHAnsi"/>
          <w:sz w:val="20"/>
          <w:szCs w:val="20"/>
        </w:rPr>
        <w:t xml:space="preserve"> overall platform running costs, which is not justified for every API. To balance high availability with fiscal responsibility, resilience is tiered based on business criticality rather than paying a multi-region cost premium across the entire estate and hence the chosen baseline is the Silver resilience tier where a single region is selected and multiple units deployed across Availability Zones.</w:t>
      </w:r>
    </w:p>
    <w:p w14:paraId="3797F708" w14:textId="77777777" w:rsidR="00F550E5" w:rsidRPr="00AC7387" w:rsidRDefault="00F550E5"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65" w:name="_Toc242720015"/>
      <w:r w:rsidRPr="00AC7387">
        <w:rPr>
          <w:rFonts w:asciiTheme="minorHAnsi" w:eastAsia="Times New Roman" w:hAnsiTheme="minorHAnsi" w:cs="Times New Roman"/>
          <w:b w:val="0"/>
          <w:color w:val="132040" w:themeColor="accent1" w:themeShade="BF"/>
          <w:sz w:val="24"/>
          <w:szCs w:val="26"/>
          <w:lang w:eastAsia="en-US"/>
        </w:rPr>
        <w:t>Deployment-Unit Implication</w:t>
      </w:r>
      <w:bookmarkEnd w:id="165"/>
    </w:p>
    <w:p w14:paraId="5BECCEF0" w14:textId="6323ABE9"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 xml:space="preserve">Platform capacity and resilience scale with the number of provisioned units. The chosen Silver production baseline uses </w:t>
      </w:r>
      <w:r w:rsidR="00905A84" w:rsidRPr="00AC7387">
        <w:rPr>
          <w:rFonts w:asciiTheme="minorHAnsi" w:hAnsiTheme="minorHAnsi"/>
          <w:sz w:val="20"/>
          <w:szCs w:val="20"/>
        </w:rPr>
        <w:t>at least two</w:t>
      </w:r>
      <w:r w:rsidRPr="00AC7387">
        <w:rPr>
          <w:rFonts w:asciiTheme="minorHAnsi" w:hAnsiTheme="minorHAnsi"/>
          <w:sz w:val="20"/>
          <w:szCs w:val="20"/>
        </w:rPr>
        <w:t xml:space="preserve"> </w:t>
      </w:r>
      <w:r w:rsidR="00E3682F" w:rsidRPr="00AC7387">
        <w:rPr>
          <w:rFonts w:asciiTheme="minorHAnsi" w:hAnsiTheme="minorHAnsi"/>
          <w:sz w:val="20"/>
          <w:szCs w:val="20"/>
        </w:rPr>
        <w:t>units</w:t>
      </w:r>
      <w:r w:rsidRPr="00AC7387">
        <w:rPr>
          <w:rFonts w:asciiTheme="minorHAnsi" w:hAnsiTheme="minorHAnsi"/>
          <w:sz w:val="20"/>
          <w:szCs w:val="20"/>
        </w:rPr>
        <w:t xml:space="preserve"> distributed across Availability Zones, so the loss of a single zone does not take the platform </w:t>
      </w:r>
      <w:r w:rsidR="00E76690" w:rsidRPr="00AC7387">
        <w:rPr>
          <w:rFonts w:asciiTheme="minorHAnsi" w:hAnsiTheme="minorHAnsi"/>
          <w:sz w:val="20"/>
          <w:szCs w:val="20"/>
        </w:rPr>
        <w:t>offline,</w:t>
      </w:r>
      <w:r w:rsidRPr="00AC7387">
        <w:rPr>
          <w:rFonts w:asciiTheme="minorHAnsi" w:hAnsiTheme="minorHAnsi"/>
          <w:sz w:val="20"/>
          <w:szCs w:val="20"/>
        </w:rPr>
        <w:t xml:space="preserve"> and traffic is automatically served by the remaining healthy zones.</w:t>
      </w:r>
    </w:p>
    <w:p w14:paraId="26CBAFA5" w14:textId="29183840" w:rsidR="00F550E5" w:rsidRPr="00AC7387" w:rsidRDefault="002403F6" w:rsidP="00F550E5">
      <w:pPr>
        <w:spacing w:after="140"/>
        <w:rPr>
          <w:rFonts w:asciiTheme="minorHAnsi" w:hAnsiTheme="minorHAnsi"/>
          <w:sz w:val="20"/>
          <w:szCs w:val="20"/>
        </w:rPr>
      </w:pPr>
      <w:r w:rsidRPr="00AC7387">
        <w:rPr>
          <w:rFonts w:asciiTheme="minorHAnsi" w:hAnsiTheme="minorHAnsi"/>
          <w:sz w:val="20"/>
          <w:szCs w:val="20"/>
        </w:rPr>
        <w:t>In case of upgrade to</w:t>
      </w:r>
      <w:r w:rsidR="00F550E5" w:rsidRPr="00AC7387">
        <w:rPr>
          <w:rFonts w:asciiTheme="minorHAnsi" w:hAnsiTheme="minorHAnsi"/>
          <w:sz w:val="20"/>
          <w:szCs w:val="20"/>
        </w:rPr>
        <w:t xml:space="preserve"> Gold tier, each active region must carry </w:t>
      </w:r>
      <w:r w:rsidR="00A843B5" w:rsidRPr="00AC7387">
        <w:rPr>
          <w:rFonts w:asciiTheme="minorHAnsi" w:hAnsiTheme="minorHAnsi"/>
          <w:sz w:val="20"/>
          <w:szCs w:val="20"/>
        </w:rPr>
        <w:t xml:space="preserve">at least </w:t>
      </w:r>
      <w:r w:rsidR="00F04ECF" w:rsidRPr="00AC7387">
        <w:rPr>
          <w:rFonts w:asciiTheme="minorHAnsi" w:hAnsiTheme="minorHAnsi"/>
          <w:sz w:val="20"/>
          <w:szCs w:val="20"/>
        </w:rPr>
        <w:t>one</w:t>
      </w:r>
      <w:r w:rsidR="00F550E5" w:rsidRPr="00AC7387">
        <w:rPr>
          <w:rFonts w:asciiTheme="minorHAnsi" w:hAnsiTheme="minorHAnsi"/>
          <w:sz w:val="20"/>
          <w:szCs w:val="20"/>
        </w:rPr>
        <w:t xml:space="preserve"> unit to absorb the full peak workload during a single-region failover. </w:t>
      </w:r>
      <w:r w:rsidR="001B633D" w:rsidRPr="00AC7387">
        <w:rPr>
          <w:rFonts w:asciiTheme="minorHAnsi" w:hAnsiTheme="minorHAnsi"/>
          <w:sz w:val="20"/>
          <w:szCs w:val="20"/>
        </w:rPr>
        <w:br/>
      </w:r>
      <w:r w:rsidR="001B633D" w:rsidRPr="00AC7387">
        <w:rPr>
          <w:rFonts w:asciiTheme="minorHAnsi" w:hAnsiTheme="minorHAnsi"/>
          <w:sz w:val="20"/>
          <w:szCs w:val="20"/>
        </w:rPr>
        <w:br/>
        <w:t xml:space="preserve">In both cases the actual number of units used </w:t>
      </w:r>
      <w:r w:rsidR="00AF138C" w:rsidRPr="00AC7387">
        <w:rPr>
          <w:rFonts w:asciiTheme="minorHAnsi" w:hAnsiTheme="minorHAnsi"/>
          <w:sz w:val="20"/>
          <w:szCs w:val="20"/>
        </w:rPr>
        <w:t xml:space="preserve">also depends on the </w:t>
      </w:r>
      <w:r w:rsidR="00360420" w:rsidRPr="00AC7387">
        <w:rPr>
          <w:rFonts w:asciiTheme="minorHAnsi" w:hAnsiTheme="minorHAnsi"/>
          <w:sz w:val="20"/>
          <w:szCs w:val="20"/>
        </w:rPr>
        <w:t>workload.</w:t>
      </w:r>
    </w:p>
    <w:p w14:paraId="6F1E1A57" w14:textId="77777777" w:rsidR="00F550E5" w:rsidRPr="00AC7387" w:rsidRDefault="00F550E5" w:rsidP="006D0BDD">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66" w:name="_Backup,_Restore_and"/>
      <w:bookmarkStart w:id="167" w:name="_Toc242720016"/>
      <w:bookmarkEnd w:id="166"/>
      <w:r w:rsidRPr="00AC7387">
        <w:rPr>
          <w:rFonts w:asciiTheme="minorHAnsi" w:eastAsia="Times New Roman" w:hAnsiTheme="minorHAnsi" w:cs="Times New Roman"/>
          <w:b w:val="0"/>
          <w:color w:val="132040" w:themeColor="accent1" w:themeShade="BF"/>
          <w:sz w:val="24"/>
          <w:szCs w:val="26"/>
          <w:lang w:eastAsia="en-US"/>
        </w:rPr>
        <w:t>Backup, Restore and Rebuild</w:t>
      </w:r>
      <w:bookmarkEnd w:id="167"/>
    </w:p>
    <w:p w14:paraId="70E56DCB" w14:textId="12A59FB0" w:rsidR="00F550E5" w:rsidRPr="00AC7387" w:rsidRDefault="00D63D4B" w:rsidP="00F550E5">
      <w:pPr>
        <w:spacing w:after="140"/>
        <w:rPr>
          <w:rFonts w:asciiTheme="minorHAnsi" w:hAnsiTheme="minorHAnsi"/>
          <w:sz w:val="20"/>
          <w:szCs w:val="20"/>
        </w:rPr>
      </w:pPr>
      <w:r w:rsidRPr="00AC7387">
        <w:rPr>
          <w:rFonts w:asciiTheme="minorHAnsi" w:hAnsiTheme="minorHAnsi"/>
          <w:sz w:val="20"/>
          <w:szCs w:val="20"/>
        </w:rPr>
        <w:t>The platform is delivered as code, making rebuild-from-code the primary recovery mechanism for platform configuration and infrastructure.</w:t>
      </w:r>
      <w:r w:rsidR="00F550E5" w:rsidRPr="00AC7387">
        <w:rPr>
          <w:rFonts w:asciiTheme="minorHAnsi" w:hAnsiTheme="minorHAnsi"/>
          <w:sz w:val="20"/>
          <w:szCs w:val="20"/>
        </w:rPr>
        <w:t xml:space="preserve"> The APIM configuration, policies, products and infrastructure definitions are held in source control, so an environment can be reprovisioned to a known-good state from the repository.</w:t>
      </w:r>
    </w:p>
    <w:p w14:paraId="2CB1FE0E"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Configuration recovery.</w:t>
      </w:r>
      <w:r w:rsidRPr="00AC7387">
        <w:rPr>
          <w:rFonts w:asciiTheme="minorHAnsi" w:hAnsiTheme="minorHAnsi"/>
          <w:sz w:val="20"/>
          <w:szCs w:val="20"/>
        </w:rPr>
        <w:t xml:space="preserve"> APIM APIs, products, policies and named values are restored by redeploying the versioned configuration through the pipeline.</w:t>
      </w:r>
    </w:p>
    <w:p w14:paraId="436C3BEC"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Infrastructure recovery.</w:t>
      </w:r>
      <w:r w:rsidRPr="00AC7387">
        <w:rPr>
          <w:rFonts w:asciiTheme="minorHAnsi" w:hAnsiTheme="minorHAnsi"/>
          <w:sz w:val="20"/>
          <w:szCs w:val="20"/>
        </w:rPr>
        <w:t xml:space="preserve"> The Terraform definitions reprovision the APIM instance, networking and supporting resources.</w:t>
      </w:r>
    </w:p>
    <w:p w14:paraId="2A43A899" w14:textId="77777777"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Secrets and certificates.</w:t>
      </w:r>
      <w:r w:rsidRPr="00AC7387">
        <w:rPr>
          <w:rFonts w:asciiTheme="minorHAnsi" w:hAnsiTheme="minorHAnsi"/>
          <w:sz w:val="20"/>
          <w:szCs w:val="20"/>
        </w:rPr>
        <w:t xml:space="preserve"> These remain in Azure Key Vault and are referenced at runtime, so they are not re-created as part of a configuration rebuild.</w:t>
      </w:r>
    </w:p>
    <w:p w14:paraId="00A7C396"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68" w:name="_RTO_and_RPO"/>
      <w:bookmarkStart w:id="169" w:name="_Toc242720017"/>
      <w:bookmarkEnd w:id="168"/>
      <w:r w:rsidRPr="00AC7387">
        <w:rPr>
          <w:rFonts w:asciiTheme="minorHAnsi" w:eastAsia="Times New Roman" w:hAnsiTheme="minorHAnsi" w:cs="Times New Roman"/>
          <w:b w:val="0"/>
          <w:color w:val="132040" w:themeColor="accent1" w:themeShade="BF"/>
          <w:sz w:val="24"/>
          <w:szCs w:val="26"/>
          <w:lang w:eastAsia="en-US"/>
        </w:rPr>
        <w:t>RTO and RPO</w:t>
      </w:r>
      <w:bookmarkEnd w:id="169"/>
    </w:p>
    <w:p w14:paraId="3F070857" w14:textId="49152B60" w:rsidR="00F550E5" w:rsidRPr="00AC7387" w:rsidRDefault="00F550E5" w:rsidP="00A14C4D">
      <w:pPr>
        <w:spacing w:after="140"/>
        <w:rPr>
          <w:rFonts w:asciiTheme="minorHAnsi" w:hAnsiTheme="minorHAnsi"/>
          <w:sz w:val="20"/>
          <w:szCs w:val="20"/>
        </w:rPr>
      </w:pPr>
      <w:r w:rsidRPr="00AC7387">
        <w:rPr>
          <w:rFonts w:asciiTheme="minorHAnsi" w:hAnsiTheme="minorHAnsi"/>
          <w:sz w:val="20"/>
          <w:szCs w:val="20"/>
        </w:rPr>
        <w:t xml:space="preserve">Recovery objectives differ by resilience tier. Because </w:t>
      </w:r>
      <w:r w:rsidR="00C20F03" w:rsidRPr="00AC7387">
        <w:rPr>
          <w:rFonts w:asciiTheme="minorHAnsi" w:hAnsiTheme="minorHAnsi"/>
          <w:sz w:val="20"/>
          <w:szCs w:val="20"/>
        </w:rPr>
        <w:t xml:space="preserve">platform </w:t>
      </w:r>
      <w:r w:rsidRPr="00AC7387">
        <w:rPr>
          <w:rFonts w:asciiTheme="minorHAnsi" w:hAnsiTheme="minorHAnsi"/>
          <w:sz w:val="20"/>
          <w:szCs w:val="20"/>
        </w:rPr>
        <w:t>configuration is held as code, the configuration recovery-point objective is effectively near-</w:t>
      </w:r>
      <w:r w:rsidR="000949D2" w:rsidRPr="00AC7387">
        <w:rPr>
          <w:rFonts w:asciiTheme="minorHAnsi" w:hAnsiTheme="minorHAnsi"/>
          <w:sz w:val="20"/>
          <w:szCs w:val="20"/>
        </w:rPr>
        <w:t>zero,</w:t>
      </w:r>
      <w:r w:rsidR="00D06555" w:rsidRPr="00AC7387">
        <w:rPr>
          <w:rFonts w:asciiTheme="minorHAnsi" w:hAnsiTheme="minorHAnsi"/>
          <w:sz w:val="20"/>
          <w:szCs w:val="20"/>
        </w:rPr>
        <w:t xml:space="preserve"> </w:t>
      </w:r>
      <w:r w:rsidRPr="00AC7387">
        <w:rPr>
          <w:rFonts w:asciiTheme="minorHAnsi" w:hAnsiTheme="minorHAnsi"/>
          <w:sz w:val="20"/>
          <w:szCs w:val="20"/>
        </w:rPr>
        <w:t>the last committed state can always be redeployed.</w:t>
      </w:r>
      <w:r w:rsidR="00D33641" w:rsidRPr="00AC7387">
        <w:rPr>
          <w:rFonts w:asciiTheme="minorHAnsi" w:hAnsiTheme="minorHAnsi"/>
          <w:sz w:val="20"/>
          <w:szCs w:val="20"/>
        </w:rPr>
        <w:t xml:space="preserve"> </w:t>
      </w:r>
    </w:p>
    <w:p w14:paraId="24203A23" w14:textId="0861495E" w:rsidR="004179FD" w:rsidRPr="00AC7387" w:rsidRDefault="00F550E5" w:rsidP="004179FD">
      <w:pPr>
        <w:pStyle w:val="ListParagraph"/>
        <w:numPr>
          <w:ilvl w:val="0"/>
          <w:numId w:val="1"/>
        </w:numPr>
        <w:spacing w:after="70"/>
        <w:rPr>
          <w:rFonts w:asciiTheme="minorHAnsi" w:hAnsiTheme="minorHAnsi"/>
          <w:sz w:val="20"/>
          <w:szCs w:val="20"/>
        </w:rPr>
      </w:pPr>
      <w:r w:rsidRPr="00AC7387">
        <w:rPr>
          <w:rFonts w:asciiTheme="minorHAnsi" w:hAnsiTheme="minorHAnsi"/>
          <w:b/>
          <w:bCs/>
          <w:sz w:val="20"/>
          <w:szCs w:val="20"/>
        </w:rPr>
        <w:t>Silver (production baseline).</w:t>
      </w:r>
      <w:r w:rsidRPr="00AC7387">
        <w:rPr>
          <w:rFonts w:asciiTheme="minorHAnsi" w:hAnsiTheme="minorHAnsi"/>
          <w:sz w:val="20"/>
          <w:szCs w:val="20"/>
        </w:rPr>
        <w:t xml:space="preserve"> Zone failure is </w:t>
      </w:r>
      <w:r w:rsidR="005A0A5D" w:rsidRPr="00AC7387">
        <w:rPr>
          <w:rFonts w:asciiTheme="minorHAnsi" w:hAnsiTheme="minorHAnsi"/>
          <w:sz w:val="20"/>
          <w:szCs w:val="20"/>
        </w:rPr>
        <w:t>managed</w:t>
      </w:r>
      <w:r w:rsidRPr="00AC7387">
        <w:rPr>
          <w:rFonts w:asciiTheme="minorHAnsi" w:hAnsiTheme="minorHAnsi"/>
          <w:sz w:val="20"/>
          <w:szCs w:val="20"/>
        </w:rPr>
        <w:t xml:space="preserve"> automatically within the region with no meaningful interruption. </w:t>
      </w:r>
      <w:r w:rsidR="00CC5661" w:rsidRPr="00AC7387">
        <w:rPr>
          <w:rFonts w:asciiTheme="minorHAnsi" w:hAnsiTheme="minorHAnsi"/>
          <w:sz w:val="20"/>
          <w:szCs w:val="20"/>
        </w:rPr>
        <w:t xml:space="preserve">Microsoft provides an availability of </w:t>
      </w:r>
      <w:hyperlink r:id="rId43" w:history="1">
        <w:r w:rsidR="00CC5661" w:rsidRPr="00AC7387">
          <w:rPr>
            <w:rStyle w:val="Hyperlink"/>
            <w:rFonts w:asciiTheme="minorHAnsi" w:hAnsiTheme="minorHAnsi"/>
            <w:sz w:val="20"/>
            <w:szCs w:val="20"/>
          </w:rPr>
          <w:t>99.99%</w:t>
        </w:r>
      </w:hyperlink>
      <w:r w:rsidR="00CC5661" w:rsidRPr="00AC7387">
        <w:rPr>
          <w:rFonts w:asciiTheme="minorHAnsi" w:hAnsiTheme="minorHAnsi"/>
          <w:sz w:val="20"/>
          <w:szCs w:val="20"/>
        </w:rPr>
        <w:t xml:space="preserve"> for </w:t>
      </w:r>
      <w:r w:rsidR="007C0898" w:rsidRPr="00AC7387">
        <w:rPr>
          <w:rFonts w:asciiTheme="minorHAnsi" w:hAnsiTheme="minorHAnsi"/>
          <w:sz w:val="20"/>
          <w:szCs w:val="20"/>
        </w:rPr>
        <w:t>this</w:t>
      </w:r>
      <w:r w:rsidR="00CC5661" w:rsidRPr="00AC7387">
        <w:rPr>
          <w:rFonts w:asciiTheme="minorHAnsi" w:hAnsiTheme="minorHAnsi"/>
          <w:sz w:val="20"/>
          <w:szCs w:val="20"/>
        </w:rPr>
        <w:t xml:space="preserve"> baseline</w:t>
      </w:r>
      <w:r w:rsidR="007C0898" w:rsidRPr="00AC7387">
        <w:rPr>
          <w:rFonts w:asciiTheme="minorHAnsi" w:hAnsiTheme="minorHAnsi"/>
          <w:sz w:val="20"/>
          <w:szCs w:val="20"/>
        </w:rPr>
        <w:t xml:space="preserve">. </w:t>
      </w:r>
      <w:r w:rsidRPr="00AC7387">
        <w:rPr>
          <w:rFonts w:asciiTheme="minorHAnsi" w:hAnsiTheme="minorHAnsi"/>
          <w:sz w:val="20"/>
          <w:szCs w:val="20"/>
        </w:rPr>
        <w:t>A total regional outage is recovered by deploying to the secondary region from code, accepting an extended recovery-time objective in exchange for not running a permanent standby region.</w:t>
      </w:r>
    </w:p>
    <w:p w14:paraId="39EBD956" w14:textId="77777777" w:rsidR="00D33641" w:rsidRPr="00AC7387" w:rsidRDefault="00D33641" w:rsidP="00D33641">
      <w:pPr>
        <w:pStyle w:val="ListParagraph"/>
        <w:spacing w:after="70"/>
        <w:ind w:left="460"/>
        <w:rPr>
          <w:rFonts w:asciiTheme="minorHAnsi" w:hAnsiTheme="minorHAnsi"/>
          <w:sz w:val="20"/>
          <w:szCs w:val="20"/>
        </w:rPr>
      </w:pPr>
    </w:p>
    <w:p w14:paraId="4C6C8D0F" w14:textId="40B05FF0"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70" w:name="_Observability_and_Operational_1"/>
      <w:bookmarkStart w:id="171" w:name="_Toc242720018"/>
      <w:bookmarkEnd w:id="170"/>
      <w:r w:rsidRPr="00AC7387">
        <w:rPr>
          <w:rFonts w:asciiTheme="minorHAnsi" w:eastAsiaTheme="minorHAnsi" w:hAnsiTheme="minorHAnsi" w:cstheme="minorBidi"/>
          <w:b w:val="0"/>
          <w:bCs w:val="0"/>
          <w:color w:val="000000" w:themeColor="text1" w:themeShade="80"/>
          <w:szCs w:val="20"/>
          <w:lang w:eastAsia="en-US"/>
        </w:rPr>
        <w:t>Observability and Operational Management</w:t>
      </w:r>
      <w:bookmarkEnd w:id="171"/>
    </w:p>
    <w:p w14:paraId="7B6C4B02"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72" w:name="_Toc242720019"/>
      <w:r w:rsidRPr="00AC7387">
        <w:rPr>
          <w:rFonts w:asciiTheme="minorHAnsi" w:eastAsia="Times New Roman" w:hAnsiTheme="minorHAnsi" w:cs="Times New Roman"/>
          <w:b w:val="0"/>
          <w:color w:val="132040" w:themeColor="accent1" w:themeShade="BF"/>
          <w:sz w:val="24"/>
          <w:szCs w:val="26"/>
          <w:lang w:eastAsia="en-US"/>
        </w:rPr>
        <w:t>Monitoring Architecture</w:t>
      </w:r>
      <w:bookmarkEnd w:id="172"/>
    </w:p>
    <w:p w14:paraId="7011DCB7" w14:textId="77777777" w:rsidR="00712E1B" w:rsidRPr="00B223AC" w:rsidRDefault="00712E1B" w:rsidP="00712E1B">
      <w:pPr>
        <w:spacing w:after="140"/>
        <w:rPr>
          <w:rFonts w:asciiTheme="minorHAnsi" w:hAnsiTheme="minorHAnsi"/>
          <w:sz w:val="20"/>
          <w:szCs w:val="20"/>
        </w:rPr>
      </w:pPr>
      <w:r w:rsidRPr="00B223AC">
        <w:rPr>
          <w:rFonts w:asciiTheme="minorHAnsi" w:hAnsiTheme="minorHAnsi"/>
          <w:sz w:val="20"/>
          <w:szCs w:val="20"/>
        </w:rPr>
        <w:t>Azure Monitor provides a unified observability platform across APIM, policies and backend services. Application Insights delivers end-to-end tracing, Log Analytics stores diagnostic telemetry, and dashboards provide operational, security and management reporting.</w:t>
      </w:r>
    </w:p>
    <w:p w14:paraId="784D572E" w14:textId="77777777" w:rsidR="00712E1B" w:rsidRPr="00B223AC" w:rsidRDefault="00712E1B" w:rsidP="001743EB">
      <w:pPr>
        <w:spacing w:after="140"/>
        <w:rPr>
          <w:rFonts w:asciiTheme="minorHAnsi" w:hAnsiTheme="minorHAnsi"/>
          <w:sz w:val="20"/>
          <w:szCs w:val="20"/>
        </w:rPr>
      </w:pPr>
      <w:r w:rsidRPr="00B223AC">
        <w:rPr>
          <w:rFonts w:asciiTheme="minorHAnsi" w:hAnsiTheme="minorHAnsi"/>
          <w:sz w:val="20"/>
          <w:szCs w:val="20"/>
        </w:rPr>
        <w:t>As illustrated in the architecture below, telemetry is ingested from four primary sources:</w:t>
      </w:r>
    </w:p>
    <w:p w14:paraId="4A1685E8" w14:textId="77777777" w:rsidR="00712E1B" w:rsidRPr="00B223AC" w:rsidRDefault="00712E1B" w:rsidP="00B52B74">
      <w:pPr>
        <w:numPr>
          <w:ilvl w:val="0"/>
          <w:numId w:val="11"/>
        </w:numPr>
        <w:spacing w:after="140"/>
        <w:rPr>
          <w:rFonts w:asciiTheme="minorHAnsi" w:hAnsiTheme="minorHAnsi"/>
          <w:sz w:val="20"/>
          <w:szCs w:val="20"/>
        </w:rPr>
      </w:pPr>
      <w:r w:rsidRPr="00B223AC">
        <w:rPr>
          <w:rFonts w:asciiTheme="minorHAnsi" w:hAnsiTheme="minorHAnsi"/>
          <w:b/>
          <w:sz w:val="20"/>
          <w:szCs w:val="20"/>
        </w:rPr>
        <w:t>APIM Gateway Metrics</w:t>
      </w:r>
      <w:r w:rsidRPr="00B223AC">
        <w:rPr>
          <w:rFonts w:asciiTheme="minorHAnsi" w:hAnsiTheme="minorHAnsi"/>
          <w:sz w:val="20"/>
          <w:szCs w:val="20"/>
        </w:rPr>
        <w:t xml:space="preserve"> capture platform performance and resource utilization. </w:t>
      </w:r>
    </w:p>
    <w:p w14:paraId="5D1BFB68" w14:textId="77777777" w:rsidR="00712E1B" w:rsidRPr="00B223AC" w:rsidRDefault="00712E1B" w:rsidP="00B52B74">
      <w:pPr>
        <w:numPr>
          <w:ilvl w:val="0"/>
          <w:numId w:val="11"/>
        </w:numPr>
        <w:spacing w:after="140"/>
        <w:rPr>
          <w:rFonts w:asciiTheme="minorHAnsi" w:hAnsiTheme="minorHAnsi"/>
          <w:sz w:val="20"/>
          <w:szCs w:val="20"/>
        </w:rPr>
      </w:pPr>
      <w:r w:rsidRPr="00B223AC">
        <w:rPr>
          <w:rFonts w:asciiTheme="minorHAnsi" w:hAnsiTheme="minorHAnsi"/>
          <w:b/>
          <w:sz w:val="20"/>
          <w:szCs w:val="20"/>
        </w:rPr>
        <w:t>Application Insights</w:t>
      </w:r>
      <w:r w:rsidRPr="00B223AC">
        <w:rPr>
          <w:rFonts w:asciiTheme="minorHAnsi" w:hAnsiTheme="minorHAnsi"/>
          <w:sz w:val="20"/>
          <w:szCs w:val="20"/>
        </w:rPr>
        <w:t xml:space="preserve"> records distributed request flows and application telemetry. </w:t>
      </w:r>
    </w:p>
    <w:p w14:paraId="1588B4BA" w14:textId="77777777" w:rsidR="00712E1B" w:rsidRPr="00B223AC" w:rsidRDefault="00712E1B" w:rsidP="00B52B74">
      <w:pPr>
        <w:numPr>
          <w:ilvl w:val="0"/>
          <w:numId w:val="11"/>
        </w:numPr>
        <w:spacing w:after="140"/>
        <w:rPr>
          <w:rFonts w:asciiTheme="minorHAnsi" w:hAnsiTheme="minorHAnsi"/>
          <w:sz w:val="20"/>
          <w:szCs w:val="20"/>
        </w:rPr>
      </w:pPr>
      <w:r w:rsidRPr="00B223AC">
        <w:rPr>
          <w:rFonts w:asciiTheme="minorHAnsi" w:hAnsiTheme="minorHAnsi"/>
          <w:b/>
          <w:sz w:val="20"/>
          <w:szCs w:val="20"/>
        </w:rPr>
        <w:t>Azure Front Door / WAF</w:t>
      </w:r>
      <w:r w:rsidRPr="00B223AC">
        <w:rPr>
          <w:rFonts w:asciiTheme="minorHAnsi" w:hAnsiTheme="minorHAnsi"/>
          <w:sz w:val="20"/>
          <w:szCs w:val="20"/>
        </w:rPr>
        <w:t xml:space="preserve"> supplies edge security and traffic inspection logs. </w:t>
      </w:r>
    </w:p>
    <w:p w14:paraId="388A0549" w14:textId="77777777" w:rsidR="00712E1B" w:rsidRPr="00B223AC" w:rsidRDefault="00712E1B" w:rsidP="00B52B74">
      <w:pPr>
        <w:numPr>
          <w:ilvl w:val="0"/>
          <w:numId w:val="11"/>
        </w:numPr>
        <w:spacing w:after="140"/>
        <w:rPr>
          <w:rFonts w:asciiTheme="minorHAnsi" w:hAnsiTheme="minorHAnsi"/>
          <w:sz w:val="20"/>
          <w:szCs w:val="20"/>
        </w:rPr>
      </w:pPr>
      <w:r w:rsidRPr="00B223AC">
        <w:rPr>
          <w:rFonts w:asciiTheme="minorHAnsi" w:hAnsiTheme="minorHAnsi"/>
          <w:b/>
          <w:sz w:val="20"/>
          <w:szCs w:val="20"/>
        </w:rPr>
        <w:t>Diagnostics</w:t>
      </w:r>
      <w:r w:rsidRPr="00B223AC">
        <w:rPr>
          <w:rFonts w:asciiTheme="minorHAnsi" w:hAnsiTheme="minorHAnsi"/>
          <w:sz w:val="20"/>
          <w:szCs w:val="20"/>
        </w:rPr>
        <w:t xml:space="preserve"> provide underlying component health data. </w:t>
      </w:r>
    </w:p>
    <w:p w14:paraId="21F98076" w14:textId="77777777" w:rsidR="00712E1B" w:rsidRPr="00B223AC" w:rsidRDefault="00712E1B" w:rsidP="00712E1B">
      <w:pPr>
        <w:spacing w:after="140"/>
        <w:rPr>
          <w:rFonts w:asciiTheme="minorHAnsi" w:hAnsiTheme="minorHAnsi"/>
          <w:sz w:val="20"/>
          <w:szCs w:val="20"/>
        </w:rPr>
      </w:pPr>
      <w:r w:rsidRPr="00B223AC">
        <w:rPr>
          <w:rFonts w:asciiTheme="minorHAnsi" w:hAnsiTheme="minorHAnsi"/>
          <w:sz w:val="20"/>
          <w:szCs w:val="20"/>
        </w:rPr>
        <w:t xml:space="preserve">All incoming streams converge into Azure Monitor / Log Analytics as the central data store, which in turn powers role-specific Dashboards and Workbooks for integrated operational insight. </w:t>
      </w:r>
    </w:p>
    <w:p w14:paraId="375FCA78" w14:textId="3DDEED8A" w:rsidR="00F550E5" w:rsidRPr="00AC7387" w:rsidRDefault="00F550E5" w:rsidP="00F550E5">
      <w:pPr>
        <w:spacing w:before="80" w:after="120"/>
        <w:jc w:val="center"/>
        <w:rPr>
          <w:rFonts w:asciiTheme="minorHAnsi" w:hAnsiTheme="minorHAnsi"/>
        </w:rPr>
      </w:pPr>
      <w:r w:rsidRPr="00B223AC">
        <w:rPr>
          <w:rFonts w:asciiTheme="minorHAnsi" w:hAnsiTheme="minorHAnsi"/>
        </w:rPr>
        <w:drawing>
          <wp:inline distT="0" distB="0" distL="0" distR="0" wp14:anchorId="3A018089" wp14:editId="2F2375AA">
            <wp:extent cx="5486400" cy="1828800"/>
            <wp:effectExtent l="0" t="0" r="0" b="0"/>
            <wp:docPr id="200041"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1" name=""/>
                    <pic:cNvPicPr>
                      <a:picLocks noChangeAspect="1" noChangeArrowheads="1"/>
                    </pic:cNvPicPr>
                  </pic:nvPicPr>
                  <pic:blipFill>
                    <a:blip r:embed="rId44"/>
                    <a:srcRect/>
                    <a:stretch>
                      <a:fillRect/>
                    </a:stretch>
                  </pic:blipFill>
                  <pic:spPr bwMode="auto">
                    <a:xfrm>
                      <a:off x="0" y="0"/>
                      <a:ext cx="5486400" cy="1828800"/>
                    </a:xfrm>
                    <a:prstGeom prst="rect">
                      <a:avLst/>
                    </a:prstGeom>
                    <a:ln>
                      <a:noFill/>
                    </a:ln>
                  </pic:spPr>
                </pic:pic>
              </a:graphicData>
            </a:graphic>
          </wp:inline>
        </w:drawing>
      </w:r>
    </w:p>
    <w:p w14:paraId="70E73183" w14:textId="77777777" w:rsidR="00F550E5" w:rsidRPr="00AC7387" w:rsidRDefault="00F550E5" w:rsidP="00F550E5">
      <w:pPr>
        <w:spacing w:after="180"/>
        <w:jc w:val="center"/>
        <w:rPr>
          <w:rFonts w:asciiTheme="minorHAnsi" w:hAnsiTheme="minorHAnsi"/>
        </w:rPr>
      </w:pPr>
      <w:bookmarkStart w:id="173" w:name="_Figure_25"/>
      <w:r w:rsidRPr="00AC7387">
        <w:rPr>
          <w:rFonts w:asciiTheme="minorHAnsi" w:hAnsiTheme="minorHAnsi"/>
          <w:i/>
          <w:iCs/>
          <w:color w:val="666666"/>
          <w:sz w:val="18"/>
          <w:szCs w:val="18"/>
        </w:rPr>
        <w:t>Monitoring architecture</w:t>
      </w:r>
      <w:bookmarkEnd w:id="173"/>
    </w:p>
    <w:p w14:paraId="502B859C"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74" w:name="_Toc242720020"/>
      <w:r w:rsidRPr="00AC7387">
        <w:rPr>
          <w:rFonts w:asciiTheme="minorHAnsi" w:eastAsia="Times New Roman" w:hAnsiTheme="minorHAnsi" w:cs="Times New Roman"/>
          <w:b w:val="0"/>
          <w:color w:val="132040" w:themeColor="accent1" w:themeShade="BF"/>
          <w:sz w:val="24"/>
          <w:szCs w:val="26"/>
          <w:lang w:eastAsia="en-US"/>
        </w:rPr>
        <w:t>Telemetry</w:t>
      </w:r>
      <w:bookmarkEnd w:id="174"/>
    </w:p>
    <w:p w14:paraId="54FA4336" w14:textId="77777777" w:rsidR="00017235" w:rsidRPr="00AC7387" w:rsidRDefault="00017235" w:rsidP="00017235">
      <w:pPr>
        <w:spacing w:after="140"/>
        <w:rPr>
          <w:rFonts w:asciiTheme="minorHAnsi" w:hAnsiTheme="minorHAnsi"/>
          <w:sz w:val="20"/>
          <w:szCs w:val="20"/>
        </w:rPr>
      </w:pPr>
      <w:r w:rsidRPr="00AC7387">
        <w:rPr>
          <w:rFonts w:asciiTheme="minorHAnsi" w:hAnsiTheme="minorHAnsi"/>
          <w:sz w:val="20"/>
          <w:szCs w:val="20"/>
        </w:rPr>
        <w:t>Telemetry is captured through APIM diagnostic settings and routed to the appropriate platform based on its purpose, retention requirement, and security classification:</w:t>
      </w:r>
    </w:p>
    <w:p w14:paraId="1FF14A8E" w14:textId="77777777" w:rsidR="00017235" w:rsidRPr="00AC7387" w:rsidRDefault="00017235" w:rsidP="00B52B74">
      <w:pPr>
        <w:numPr>
          <w:ilvl w:val="0"/>
          <w:numId w:val="12"/>
        </w:numPr>
        <w:spacing w:after="140"/>
        <w:rPr>
          <w:rFonts w:asciiTheme="minorHAnsi" w:hAnsiTheme="minorHAnsi"/>
          <w:sz w:val="20"/>
          <w:szCs w:val="20"/>
        </w:rPr>
      </w:pPr>
      <w:r w:rsidRPr="00AC7387">
        <w:rPr>
          <w:rFonts w:asciiTheme="minorHAnsi" w:hAnsiTheme="minorHAnsi"/>
          <w:sz w:val="20"/>
          <w:szCs w:val="20"/>
        </w:rPr>
        <w:t>Operational and performance: Gateway request and response metadata, latencies, and throughput, used for health and capacity monitoring.</w:t>
      </w:r>
    </w:p>
    <w:p w14:paraId="06C5FE8F" w14:textId="77777777" w:rsidR="00017235" w:rsidRPr="00AC7387" w:rsidRDefault="00017235" w:rsidP="00B52B74">
      <w:pPr>
        <w:numPr>
          <w:ilvl w:val="0"/>
          <w:numId w:val="12"/>
        </w:numPr>
        <w:spacing w:after="140"/>
        <w:rPr>
          <w:rFonts w:asciiTheme="minorHAnsi" w:hAnsiTheme="minorHAnsi"/>
          <w:sz w:val="20"/>
          <w:szCs w:val="20"/>
        </w:rPr>
      </w:pPr>
      <w:r w:rsidRPr="00AC7387">
        <w:rPr>
          <w:rFonts w:asciiTheme="minorHAnsi" w:hAnsiTheme="minorHAnsi"/>
          <w:sz w:val="20"/>
          <w:szCs w:val="20"/>
        </w:rPr>
        <w:t>Diagnostic: Detailed diagnostic logs in Log Analytics; verbose policy tracing is restricted to non-production environments to control cost and protect sensitive data.</w:t>
      </w:r>
    </w:p>
    <w:p w14:paraId="0746D391" w14:textId="524C50AA" w:rsidR="00017235" w:rsidRPr="00B223AC" w:rsidRDefault="00017235" w:rsidP="00B52B74">
      <w:pPr>
        <w:numPr>
          <w:ilvl w:val="0"/>
          <w:numId w:val="12"/>
        </w:numPr>
        <w:spacing w:after="140"/>
        <w:rPr>
          <w:rFonts w:asciiTheme="minorHAnsi" w:hAnsiTheme="minorHAnsi"/>
        </w:rPr>
      </w:pPr>
      <w:r w:rsidRPr="00AC7387">
        <w:rPr>
          <w:rFonts w:asciiTheme="minorHAnsi" w:hAnsiTheme="minorHAnsi"/>
          <w:sz w:val="20"/>
          <w:szCs w:val="20"/>
        </w:rPr>
        <w:t>Security: WAF and security-relevant logs, which are also forwarded to the central security monitoring platform (SIEM).</w:t>
      </w:r>
      <w:r w:rsidR="000702D7" w:rsidRPr="00AC7387">
        <w:rPr>
          <w:rFonts w:asciiTheme="minorHAnsi" w:hAnsiTheme="minorHAnsi"/>
          <w:sz w:val="20"/>
          <w:szCs w:val="20"/>
        </w:rPr>
        <w:br/>
      </w:r>
    </w:p>
    <w:p w14:paraId="14BD7AF2" w14:textId="77777777" w:rsidR="00E66334" w:rsidRPr="00AC7387" w:rsidRDefault="00E66334" w:rsidP="00E66334">
      <w:pPr>
        <w:pStyle w:val="ListParagraph"/>
        <w:spacing w:before="80" w:after="120"/>
        <w:ind w:left="720"/>
        <w:rPr>
          <w:rFonts w:asciiTheme="minorHAnsi" w:hAnsiTheme="minorHAnsi"/>
        </w:rPr>
      </w:pPr>
      <w:r w:rsidRPr="00B223AC">
        <w:rPr>
          <w:rFonts w:asciiTheme="minorHAnsi" w:hAnsiTheme="minorHAnsi"/>
        </w:rPr>
        <w:drawing>
          <wp:inline distT="0" distB="0" distL="0" distR="0" wp14:anchorId="75D8CB4B" wp14:editId="11A3BB1B">
            <wp:extent cx="5486400" cy="1476375"/>
            <wp:effectExtent l="0" t="0" r="0" b="9525"/>
            <wp:docPr id="200042"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2" name=""/>
                    <pic:cNvPicPr>
                      <a:picLocks noChangeAspect="1" noChangeArrowheads="1"/>
                    </pic:cNvPicPr>
                  </pic:nvPicPr>
                  <pic:blipFill>
                    <a:blip r:embed="rId45"/>
                    <a:srcRect/>
                    <a:stretch>
                      <a:fillRect/>
                    </a:stretch>
                  </pic:blipFill>
                  <pic:spPr bwMode="auto">
                    <a:xfrm>
                      <a:off x="0" y="0"/>
                      <a:ext cx="5486400" cy="1476375"/>
                    </a:xfrm>
                    <a:prstGeom prst="rect">
                      <a:avLst/>
                    </a:prstGeom>
                    <a:ln>
                      <a:noFill/>
                    </a:ln>
                  </pic:spPr>
                </pic:pic>
              </a:graphicData>
            </a:graphic>
          </wp:inline>
        </w:drawing>
      </w:r>
    </w:p>
    <w:p w14:paraId="44226065" w14:textId="77777777" w:rsidR="00E66334" w:rsidRPr="00AC7387" w:rsidRDefault="00E66334" w:rsidP="00E66334">
      <w:pPr>
        <w:pStyle w:val="ListParagraph"/>
        <w:spacing w:before="80" w:after="120"/>
        <w:ind w:left="2880" w:firstLine="720"/>
        <w:rPr>
          <w:rFonts w:asciiTheme="minorHAnsi" w:hAnsiTheme="minorHAnsi"/>
          <w:i/>
          <w:iCs/>
          <w:color w:val="666666"/>
          <w:sz w:val="18"/>
          <w:szCs w:val="18"/>
        </w:rPr>
      </w:pPr>
      <w:bookmarkStart w:id="175" w:name="_Figure_26"/>
      <w:r w:rsidRPr="00AC7387">
        <w:rPr>
          <w:rFonts w:asciiTheme="minorHAnsi" w:hAnsiTheme="minorHAnsi"/>
          <w:i/>
          <w:iCs/>
          <w:color w:val="666666"/>
          <w:sz w:val="18"/>
          <w:szCs w:val="18"/>
        </w:rPr>
        <w:t>Telemetry Collection and Retention</w:t>
      </w:r>
    </w:p>
    <w:bookmarkEnd w:id="175"/>
    <w:p w14:paraId="443EFDC5" w14:textId="77777777" w:rsidR="008E7ECE" w:rsidRPr="00B223AC" w:rsidRDefault="008E7ECE" w:rsidP="008E7ECE">
      <w:pPr>
        <w:spacing w:after="140"/>
        <w:ind w:left="360"/>
        <w:rPr>
          <w:rFonts w:asciiTheme="minorHAnsi" w:hAnsiTheme="minorHAnsi"/>
        </w:rPr>
      </w:pPr>
    </w:p>
    <w:p w14:paraId="439A4ABE" w14:textId="0A58D3E0" w:rsidR="006A7417" w:rsidRPr="00AC7387" w:rsidRDefault="006A7417" w:rsidP="006A7417">
      <w:pPr>
        <w:spacing w:after="165" w:line="259" w:lineRule="auto"/>
        <w:rPr>
          <w:rFonts w:asciiTheme="minorHAnsi" w:hAnsiTheme="minorHAnsi"/>
          <w:sz w:val="20"/>
          <w:szCs w:val="20"/>
        </w:rPr>
      </w:pPr>
      <w:r w:rsidRPr="00AC7387">
        <w:rPr>
          <w:rFonts w:asciiTheme="minorHAnsi" w:hAnsiTheme="minorHAnsi"/>
          <w:sz w:val="20"/>
          <w:szCs w:val="20"/>
        </w:rPr>
        <w:t>Detailed telemetry destination mappings, retention requirements, security classifications, and operational ownership are maintained in the Telemetry Routing and Retention Matrix</w:t>
      </w:r>
      <w:r w:rsidR="003A08AF" w:rsidRPr="00AC7387">
        <w:rPr>
          <w:rFonts w:asciiTheme="minorHAnsi" w:hAnsiTheme="minorHAnsi"/>
          <w:sz w:val="20"/>
          <w:szCs w:val="20"/>
        </w:rPr>
        <w:t xml:space="preserve">. </w:t>
      </w:r>
      <w:hyperlink w:anchor="Ref4" w:history="1">
        <w:r w:rsidR="003A08AF" w:rsidRPr="00AC7387">
          <w:rPr>
            <w:rStyle w:val="Hyperlink"/>
            <w:rFonts w:asciiTheme="minorHAnsi" w:hAnsiTheme="minorHAnsi"/>
            <w:sz w:val="20"/>
            <w:szCs w:val="20"/>
          </w:rPr>
          <w:t>[Ref 4]</w:t>
        </w:r>
      </w:hyperlink>
    </w:p>
    <w:p w14:paraId="682496F6" w14:textId="77777777" w:rsidR="00017235" w:rsidRPr="00AC7387" w:rsidRDefault="00017235" w:rsidP="00017235">
      <w:pPr>
        <w:spacing w:after="140"/>
        <w:rPr>
          <w:rFonts w:asciiTheme="minorHAnsi" w:hAnsiTheme="minorHAnsi"/>
          <w:b/>
          <w:bCs/>
          <w:sz w:val="20"/>
          <w:szCs w:val="20"/>
        </w:rPr>
      </w:pPr>
      <w:r w:rsidRPr="00AC7387">
        <w:rPr>
          <w:rFonts w:asciiTheme="minorHAnsi" w:hAnsiTheme="minorHAnsi"/>
          <w:b/>
          <w:bCs/>
          <w:sz w:val="20"/>
          <w:szCs w:val="20"/>
        </w:rPr>
        <w:t>Correlation and Tracing</w:t>
      </w:r>
    </w:p>
    <w:p w14:paraId="17514474" w14:textId="4FE2A2FA" w:rsidR="00017235" w:rsidRPr="00AC7387" w:rsidRDefault="00B37793" w:rsidP="00B37793">
      <w:pPr>
        <w:spacing w:after="140"/>
        <w:rPr>
          <w:rFonts w:asciiTheme="minorHAnsi" w:hAnsiTheme="minorHAnsi"/>
          <w:lang w:eastAsia="en-US"/>
        </w:rPr>
      </w:pPr>
      <w:r w:rsidRPr="00AC7387">
        <w:rPr>
          <w:rFonts w:asciiTheme="minorHAnsi" w:hAnsiTheme="minorHAnsi"/>
          <w:sz w:val="20"/>
          <w:szCs w:val="20"/>
        </w:rPr>
        <w:t>Correlation identifiers are propagated from APIM to backend services to support end-to-end request tracing. Trace propagation should be validated during implementation to ensure continuity across distributed systems. Verbose policy tracing is restricted to non-production environments to protect sensitive data and control telemetry costs.</w:t>
      </w:r>
    </w:p>
    <w:p w14:paraId="28363CE1"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76" w:name="_Toc242720021"/>
      <w:r w:rsidRPr="00AC7387">
        <w:rPr>
          <w:rFonts w:asciiTheme="minorHAnsi" w:eastAsia="Times New Roman" w:hAnsiTheme="minorHAnsi" w:cs="Times New Roman"/>
          <w:b w:val="0"/>
          <w:color w:val="132040" w:themeColor="accent1" w:themeShade="BF"/>
          <w:sz w:val="24"/>
          <w:szCs w:val="26"/>
          <w:lang w:eastAsia="en-US"/>
        </w:rPr>
        <w:t>Dashboards and Alerts</w:t>
      </w:r>
      <w:bookmarkEnd w:id="176"/>
    </w:p>
    <w:p w14:paraId="7DD358B2" w14:textId="77777777" w:rsidR="008301D5" w:rsidRPr="00AC7387" w:rsidRDefault="008301D5" w:rsidP="008301D5">
      <w:pPr>
        <w:spacing w:after="140"/>
        <w:rPr>
          <w:rFonts w:asciiTheme="minorHAnsi" w:hAnsiTheme="minorHAnsi"/>
          <w:sz w:val="20"/>
          <w:szCs w:val="20"/>
        </w:rPr>
      </w:pPr>
      <w:r w:rsidRPr="00AC7387">
        <w:rPr>
          <w:rFonts w:asciiTheme="minorHAnsi" w:hAnsiTheme="minorHAnsi"/>
          <w:sz w:val="20"/>
          <w:szCs w:val="20"/>
        </w:rPr>
        <w:t>Operational dashboards and alerts provide visibility of service health, performance, availability, and security events across Azure API Management, Azure Front Door, and supporting platform services.</w:t>
      </w:r>
    </w:p>
    <w:p w14:paraId="2FFEB341" w14:textId="3688E029" w:rsidR="008301D5" w:rsidRPr="00AC7387" w:rsidRDefault="008301D5" w:rsidP="008301D5">
      <w:pPr>
        <w:spacing w:after="140"/>
        <w:rPr>
          <w:rFonts w:asciiTheme="minorHAnsi" w:hAnsiTheme="minorHAnsi"/>
          <w:sz w:val="20"/>
          <w:szCs w:val="20"/>
        </w:rPr>
      </w:pPr>
      <w:r w:rsidRPr="00AC7387">
        <w:rPr>
          <w:rFonts w:asciiTheme="minorHAnsi" w:hAnsiTheme="minorHAnsi"/>
          <w:sz w:val="20"/>
          <w:szCs w:val="20"/>
        </w:rPr>
        <w:t>Detailed dashboard definitions, monitored metrics, alert thresholds, notification channels, escalation routes, and support responsibilities are maintained in the Dashboard and Alerting Standards.</w:t>
      </w:r>
      <w:r w:rsidR="00685B39" w:rsidRPr="00AC7387">
        <w:rPr>
          <w:rFonts w:asciiTheme="minorHAnsi" w:hAnsiTheme="minorHAnsi"/>
          <w:sz w:val="20"/>
          <w:szCs w:val="20"/>
        </w:rPr>
        <w:t xml:space="preserve"> </w:t>
      </w:r>
      <w:hyperlink w:anchor="Ref4" w:history="1">
        <w:r w:rsidR="00685B39" w:rsidRPr="00AC7387">
          <w:rPr>
            <w:rStyle w:val="Hyperlink"/>
            <w:rFonts w:asciiTheme="minorHAnsi" w:hAnsiTheme="minorHAnsi"/>
            <w:sz w:val="20"/>
            <w:szCs w:val="20"/>
          </w:rPr>
          <w:t>[Ref 4]</w:t>
        </w:r>
      </w:hyperlink>
    </w:p>
    <w:p w14:paraId="592F9190" w14:textId="77777777" w:rsidR="008301D5" w:rsidRPr="00AC7387" w:rsidRDefault="008301D5" w:rsidP="008301D5">
      <w:pPr>
        <w:spacing w:after="140"/>
        <w:rPr>
          <w:rFonts w:asciiTheme="minorHAnsi" w:hAnsiTheme="minorHAnsi"/>
          <w:sz w:val="20"/>
          <w:szCs w:val="20"/>
        </w:rPr>
      </w:pPr>
      <w:r w:rsidRPr="00AC7387">
        <w:rPr>
          <w:rFonts w:asciiTheme="minorHAnsi" w:hAnsiTheme="minorHAnsi"/>
          <w:sz w:val="20"/>
          <w:szCs w:val="20"/>
        </w:rPr>
        <w:t>Threshold values are indicative starting points and should be tuned based on production traffic patterns and operational experience.</w:t>
      </w:r>
    </w:p>
    <w:p w14:paraId="12D051FC" w14:textId="77777777" w:rsidR="008301D5" w:rsidRPr="00AC7387" w:rsidRDefault="008301D5" w:rsidP="00B96413">
      <w:pPr>
        <w:spacing w:after="140"/>
        <w:rPr>
          <w:rFonts w:asciiTheme="minorHAnsi" w:hAnsiTheme="minorHAnsi"/>
          <w:sz w:val="20"/>
          <w:szCs w:val="20"/>
        </w:rPr>
      </w:pPr>
    </w:p>
    <w:p w14:paraId="1806250F" w14:textId="1D5ED75B"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77" w:name="_Capacity_and_Cost"/>
      <w:bookmarkStart w:id="178" w:name="_Toc242720022"/>
      <w:bookmarkEnd w:id="177"/>
      <w:r w:rsidRPr="00AC7387">
        <w:rPr>
          <w:rFonts w:asciiTheme="minorHAnsi" w:eastAsiaTheme="minorHAnsi" w:hAnsiTheme="minorHAnsi" w:cstheme="minorBidi"/>
          <w:b w:val="0"/>
          <w:bCs w:val="0"/>
          <w:color w:val="000000" w:themeColor="text1" w:themeShade="80"/>
          <w:szCs w:val="20"/>
          <w:lang w:eastAsia="en-US"/>
        </w:rPr>
        <w:t>Capacity and Cost</w:t>
      </w:r>
      <w:bookmarkEnd w:id="178"/>
    </w:p>
    <w:p w14:paraId="3EC87ADA"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79" w:name="_Toc242720023"/>
      <w:r w:rsidRPr="00AC7387">
        <w:rPr>
          <w:rFonts w:asciiTheme="minorHAnsi" w:eastAsia="Times New Roman" w:hAnsiTheme="minorHAnsi" w:cs="Times New Roman"/>
          <w:b w:val="0"/>
          <w:color w:val="132040" w:themeColor="accent1" w:themeShade="BF"/>
          <w:sz w:val="24"/>
          <w:szCs w:val="26"/>
          <w:lang w:eastAsia="en-US"/>
        </w:rPr>
        <w:t>Capacity</w:t>
      </w:r>
      <w:bookmarkEnd w:id="179"/>
    </w:p>
    <w:p w14:paraId="2C1DE533" w14:textId="5922E2F1"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The costs below are indicative UK South list prices and should be validated against current Microsoft pricing, enterprise agreements</w:t>
      </w:r>
      <w:r w:rsidR="00C161F7" w:rsidRPr="00AC7387">
        <w:rPr>
          <w:rFonts w:asciiTheme="minorHAnsi" w:hAnsiTheme="minorHAnsi"/>
          <w:sz w:val="20"/>
          <w:szCs w:val="20"/>
        </w:rPr>
        <w:t>.</w:t>
      </w:r>
    </w:p>
    <w:p w14:paraId="11EE8D80" w14:textId="7BE51748" w:rsidR="00F550E5" w:rsidRPr="00AC7387" w:rsidRDefault="00A10A0E" w:rsidP="00F550E5">
      <w:pPr>
        <w:spacing w:before="80" w:after="120"/>
        <w:jc w:val="center"/>
        <w:rPr>
          <w:rFonts w:asciiTheme="minorHAnsi" w:hAnsiTheme="minorHAnsi"/>
        </w:rPr>
      </w:pPr>
      <w:r w:rsidRPr="00B223AC">
        <w:rPr>
          <w:rFonts w:asciiTheme="minorHAnsi" w:hAnsiTheme="minorHAnsi"/>
        </w:rPr>
        <w:drawing>
          <wp:inline distT="0" distB="0" distL="0" distR="0" wp14:anchorId="1C479EBD" wp14:editId="5FE2F157">
            <wp:extent cx="5899873" cy="3055008"/>
            <wp:effectExtent l="0" t="0" r="5715" b="0"/>
            <wp:docPr id="107107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20544" cy="3065712"/>
                    </a:xfrm>
                    <a:prstGeom prst="rect">
                      <a:avLst/>
                    </a:prstGeom>
                    <a:noFill/>
                  </pic:spPr>
                </pic:pic>
              </a:graphicData>
            </a:graphic>
          </wp:inline>
        </w:drawing>
      </w:r>
    </w:p>
    <w:p w14:paraId="7B733550" w14:textId="1568F11B" w:rsidR="00F550E5" w:rsidRPr="00AC7387" w:rsidRDefault="00F550E5" w:rsidP="00197AD0">
      <w:pPr>
        <w:rPr>
          <w:rFonts w:asciiTheme="minorHAnsi" w:hAnsiTheme="minorHAnsi"/>
          <w:sz w:val="20"/>
          <w:szCs w:val="20"/>
        </w:rPr>
      </w:pPr>
      <w:r w:rsidRPr="00AC7387">
        <w:rPr>
          <w:rFonts w:asciiTheme="minorHAnsi" w:hAnsiTheme="minorHAnsi"/>
          <w:b/>
          <w:bCs/>
          <w:sz w:val="20"/>
          <w:szCs w:val="20"/>
        </w:rPr>
        <w:t>Cost per Component (Production)</w:t>
      </w:r>
      <w:r w:rsidR="006B02BF" w:rsidRPr="00AC7387">
        <w:rPr>
          <w:rFonts w:asciiTheme="minorHAnsi" w:hAnsiTheme="minorHAnsi"/>
          <w:b/>
          <w:bCs/>
          <w:sz w:val="20"/>
          <w:szCs w:val="20"/>
        </w:rPr>
        <w:br/>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835"/>
        <w:gridCol w:w="4485"/>
      </w:tblGrid>
      <w:tr w:rsidR="00F550E5" w:rsidRPr="00AC7387" w14:paraId="43852894" w14:textId="77777777" w:rsidTr="00A52509">
        <w:trPr>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D1429D" w14:textId="77777777" w:rsidR="00F550E5" w:rsidRPr="00AC7387" w:rsidRDefault="00F550E5" w:rsidP="00203EEB">
            <w:pPr>
              <w:rPr>
                <w:rFonts w:asciiTheme="minorHAnsi" w:hAnsiTheme="minorHAnsi"/>
                <w:sz w:val="20"/>
                <w:szCs w:val="20"/>
              </w:rPr>
            </w:pPr>
            <w:r w:rsidRPr="00AC7387">
              <w:rPr>
                <w:rFonts w:asciiTheme="minorHAnsi" w:hAnsiTheme="minorHAnsi"/>
                <w:b/>
                <w:bCs/>
                <w:color w:val="000000" w:themeColor="text1"/>
                <w:sz w:val="20"/>
                <w:szCs w:val="20"/>
              </w:rPr>
              <w:t>Component</w:t>
            </w:r>
          </w:p>
        </w:tc>
        <w:tc>
          <w:tcPr>
            <w:tcW w:w="283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FF540F3" w14:textId="77777777" w:rsidR="00F550E5" w:rsidRPr="00AC7387" w:rsidRDefault="00F550E5" w:rsidP="00203EEB">
            <w:pPr>
              <w:rPr>
                <w:rFonts w:asciiTheme="minorHAnsi" w:hAnsiTheme="minorHAnsi"/>
                <w:sz w:val="20"/>
                <w:szCs w:val="20"/>
              </w:rPr>
            </w:pPr>
            <w:r w:rsidRPr="00AC7387">
              <w:rPr>
                <w:rFonts w:asciiTheme="minorHAnsi" w:hAnsiTheme="minorHAnsi"/>
                <w:b/>
                <w:bCs/>
                <w:color w:val="000000" w:themeColor="text1"/>
                <w:sz w:val="20"/>
                <w:szCs w:val="20"/>
              </w:rPr>
              <w:t>Indicative monthly cost</w:t>
            </w:r>
          </w:p>
        </w:tc>
        <w:tc>
          <w:tcPr>
            <w:tcW w:w="44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EC981CB" w14:textId="77777777" w:rsidR="00F550E5" w:rsidRPr="00AC7387" w:rsidRDefault="00F550E5" w:rsidP="00203EEB">
            <w:pPr>
              <w:rPr>
                <w:rFonts w:asciiTheme="minorHAnsi" w:hAnsiTheme="minorHAnsi"/>
                <w:sz w:val="20"/>
                <w:szCs w:val="20"/>
              </w:rPr>
            </w:pPr>
            <w:r w:rsidRPr="00AC7387">
              <w:rPr>
                <w:rFonts w:asciiTheme="minorHAnsi" w:hAnsiTheme="minorHAnsi"/>
                <w:b/>
                <w:bCs/>
                <w:color w:val="000000" w:themeColor="text1"/>
                <w:sz w:val="20"/>
                <w:szCs w:val="20"/>
              </w:rPr>
              <w:t>Notes</w:t>
            </w:r>
          </w:p>
        </w:tc>
      </w:tr>
      <w:tr w:rsidR="00F550E5" w:rsidRPr="00AC7387" w14:paraId="638CE1C1" w14:textId="77777777" w:rsidTr="00A52509">
        <w:tc>
          <w:tcPr>
            <w:tcW w:w="1980" w:type="dxa"/>
            <w:tcMar>
              <w:top w:w="70" w:type="dxa"/>
              <w:left w:w="100" w:type="dxa"/>
              <w:bottom w:w="70" w:type="dxa"/>
              <w:right w:w="100" w:type="dxa"/>
            </w:tcMar>
            <w:vAlign w:val="center"/>
          </w:tcPr>
          <w:p w14:paraId="66729BE4"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 xml:space="preserve">APIM Premium V2 </w:t>
            </w:r>
          </w:p>
        </w:tc>
        <w:tc>
          <w:tcPr>
            <w:tcW w:w="2835" w:type="dxa"/>
            <w:tcMar>
              <w:top w:w="70" w:type="dxa"/>
              <w:left w:w="100" w:type="dxa"/>
              <w:bottom w:w="70" w:type="dxa"/>
              <w:right w:w="100" w:type="dxa"/>
            </w:tcMar>
            <w:vAlign w:val="center"/>
          </w:tcPr>
          <w:p w14:paraId="55D369C5"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 £2,100 to £2,300 (per unit)</w:t>
            </w:r>
          </w:p>
          <w:p w14:paraId="2A8D92A5" w14:textId="77777777" w:rsidR="00F550E5" w:rsidRPr="00AC7387" w:rsidRDefault="00F550E5" w:rsidP="00203EEB">
            <w:pPr>
              <w:rPr>
                <w:rFonts w:asciiTheme="minorHAnsi" w:hAnsiTheme="minorHAnsi"/>
                <w:sz w:val="20"/>
                <w:szCs w:val="20"/>
              </w:rPr>
            </w:pPr>
          </w:p>
        </w:tc>
        <w:tc>
          <w:tcPr>
            <w:tcW w:w="4485" w:type="dxa"/>
            <w:tcMar>
              <w:top w:w="70" w:type="dxa"/>
              <w:left w:w="100" w:type="dxa"/>
              <w:bottom w:w="70" w:type="dxa"/>
              <w:right w:w="100" w:type="dxa"/>
            </w:tcMar>
            <w:vAlign w:val="center"/>
          </w:tcPr>
          <w:p w14:paraId="143F82E2"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Modern v2 architecture eliminates legacy Cloud Services (Classic) dependencies. Zone redundancy (2 AZs) is configured within the region.</w:t>
            </w:r>
          </w:p>
        </w:tc>
      </w:tr>
      <w:tr w:rsidR="00F550E5" w:rsidRPr="00AC7387" w14:paraId="52A813BF" w14:textId="77777777" w:rsidTr="00A52509">
        <w:tc>
          <w:tcPr>
            <w:tcW w:w="1980" w:type="dxa"/>
            <w:tcMar>
              <w:top w:w="70" w:type="dxa"/>
              <w:left w:w="100" w:type="dxa"/>
              <w:bottom w:w="70" w:type="dxa"/>
              <w:right w:w="100" w:type="dxa"/>
            </w:tcMar>
            <w:vAlign w:val="center"/>
          </w:tcPr>
          <w:p w14:paraId="2EBD9829"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Azure Front Door Premium + WAF</w:t>
            </w:r>
          </w:p>
        </w:tc>
        <w:tc>
          <w:tcPr>
            <w:tcW w:w="2835" w:type="dxa"/>
            <w:tcMar>
              <w:top w:w="70" w:type="dxa"/>
              <w:left w:w="100" w:type="dxa"/>
              <w:bottom w:w="70" w:type="dxa"/>
              <w:right w:w="100" w:type="dxa"/>
            </w:tcMar>
            <w:vAlign w:val="center"/>
          </w:tcPr>
          <w:p w14:paraId="3A8317B7"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 £260 base, plus usage</w:t>
            </w:r>
          </w:p>
        </w:tc>
        <w:tc>
          <w:tcPr>
            <w:tcW w:w="4485" w:type="dxa"/>
            <w:tcMar>
              <w:top w:w="70" w:type="dxa"/>
              <w:left w:w="100" w:type="dxa"/>
              <w:bottom w:w="70" w:type="dxa"/>
              <w:right w:w="100" w:type="dxa"/>
            </w:tcMar>
            <w:vAlign w:val="center"/>
          </w:tcPr>
          <w:p w14:paraId="52319182"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In Premium v2, multi-region failover relies on Front Door orchestrating independent regional v2 instances. Includes WAF base rules</w:t>
            </w:r>
          </w:p>
        </w:tc>
      </w:tr>
      <w:tr w:rsidR="00F550E5" w:rsidRPr="00AC7387" w14:paraId="333960A9" w14:textId="77777777" w:rsidTr="00A52509">
        <w:tc>
          <w:tcPr>
            <w:tcW w:w="1980" w:type="dxa"/>
            <w:tcMar>
              <w:top w:w="70" w:type="dxa"/>
              <w:left w:w="100" w:type="dxa"/>
              <w:bottom w:w="70" w:type="dxa"/>
              <w:right w:w="100" w:type="dxa"/>
            </w:tcMar>
            <w:vAlign w:val="center"/>
          </w:tcPr>
          <w:p w14:paraId="150A7954"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Azure Key Vault</w:t>
            </w:r>
          </w:p>
        </w:tc>
        <w:tc>
          <w:tcPr>
            <w:tcW w:w="2835" w:type="dxa"/>
            <w:tcMar>
              <w:top w:w="70" w:type="dxa"/>
              <w:left w:w="100" w:type="dxa"/>
              <w:bottom w:w="70" w:type="dxa"/>
              <w:right w:w="100" w:type="dxa"/>
            </w:tcMar>
            <w:vAlign w:val="center"/>
          </w:tcPr>
          <w:p w14:paraId="4DDD576B"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Low cost</w:t>
            </w:r>
          </w:p>
        </w:tc>
        <w:tc>
          <w:tcPr>
            <w:tcW w:w="4485" w:type="dxa"/>
            <w:tcMar>
              <w:top w:w="70" w:type="dxa"/>
              <w:left w:w="100" w:type="dxa"/>
              <w:bottom w:w="70" w:type="dxa"/>
              <w:right w:w="100" w:type="dxa"/>
            </w:tcMar>
            <w:vAlign w:val="center"/>
          </w:tcPr>
          <w:p w14:paraId="3F6F7DC9"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Centralized secret and TLS certificate storage; operational cost is negligible.</w:t>
            </w:r>
          </w:p>
        </w:tc>
      </w:tr>
      <w:tr w:rsidR="00F550E5" w:rsidRPr="00AC7387" w14:paraId="67FF4167" w14:textId="77777777" w:rsidTr="00A52509">
        <w:tc>
          <w:tcPr>
            <w:tcW w:w="1980" w:type="dxa"/>
            <w:tcMar>
              <w:top w:w="70" w:type="dxa"/>
              <w:left w:w="100" w:type="dxa"/>
              <w:bottom w:w="70" w:type="dxa"/>
              <w:right w:w="100" w:type="dxa"/>
            </w:tcMar>
            <w:vAlign w:val="center"/>
          </w:tcPr>
          <w:p w14:paraId="3B3E08AA"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Azure Monitor and Application Insights</w:t>
            </w:r>
          </w:p>
        </w:tc>
        <w:tc>
          <w:tcPr>
            <w:tcW w:w="2835" w:type="dxa"/>
            <w:tcMar>
              <w:top w:w="70" w:type="dxa"/>
              <w:left w:w="100" w:type="dxa"/>
              <w:bottom w:w="70" w:type="dxa"/>
              <w:right w:w="100" w:type="dxa"/>
            </w:tcMar>
            <w:vAlign w:val="center"/>
          </w:tcPr>
          <w:p w14:paraId="55DF305B"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Usage-Based</w:t>
            </w:r>
          </w:p>
        </w:tc>
        <w:tc>
          <w:tcPr>
            <w:tcW w:w="4485" w:type="dxa"/>
            <w:tcMar>
              <w:top w:w="70" w:type="dxa"/>
              <w:left w:w="100" w:type="dxa"/>
              <w:bottom w:w="70" w:type="dxa"/>
              <w:right w:w="100" w:type="dxa"/>
            </w:tcMar>
            <w:vAlign w:val="center"/>
          </w:tcPr>
          <w:p w14:paraId="6E4F01A6"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Cost driven by telemetry volume and retention requirements.</w:t>
            </w:r>
          </w:p>
        </w:tc>
      </w:tr>
      <w:tr w:rsidR="00F550E5" w:rsidRPr="00AC7387" w14:paraId="36ACE339" w14:textId="77777777" w:rsidTr="00A52509">
        <w:tc>
          <w:tcPr>
            <w:tcW w:w="1980" w:type="dxa"/>
            <w:tcMar>
              <w:top w:w="70" w:type="dxa"/>
              <w:left w:w="100" w:type="dxa"/>
              <w:bottom w:w="70" w:type="dxa"/>
              <w:right w:w="100" w:type="dxa"/>
            </w:tcMar>
            <w:vAlign w:val="center"/>
          </w:tcPr>
          <w:p w14:paraId="467CEF40"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Azure DDoS Protection (Dedicated Plan)</w:t>
            </w:r>
          </w:p>
        </w:tc>
        <w:tc>
          <w:tcPr>
            <w:tcW w:w="2835" w:type="dxa"/>
            <w:tcMar>
              <w:top w:w="70" w:type="dxa"/>
              <w:left w:w="100" w:type="dxa"/>
              <w:bottom w:w="70" w:type="dxa"/>
              <w:right w:w="100" w:type="dxa"/>
            </w:tcMar>
            <w:vAlign w:val="center"/>
          </w:tcPr>
          <w:p w14:paraId="41F33421"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 £2,300 per month per tenant</w:t>
            </w:r>
          </w:p>
        </w:tc>
        <w:tc>
          <w:tcPr>
            <w:tcW w:w="4485" w:type="dxa"/>
            <w:tcMar>
              <w:top w:w="70" w:type="dxa"/>
              <w:left w:w="100" w:type="dxa"/>
              <w:bottom w:w="70" w:type="dxa"/>
              <w:right w:w="100" w:type="dxa"/>
            </w:tcMar>
            <w:vAlign w:val="center"/>
          </w:tcPr>
          <w:p w14:paraId="2A23B393" w14:textId="536956AC" w:rsidR="00F550E5" w:rsidRPr="00AC7387" w:rsidRDefault="00F550E5" w:rsidP="00203EEB">
            <w:pPr>
              <w:rPr>
                <w:rFonts w:asciiTheme="minorHAnsi" w:hAnsiTheme="minorHAnsi"/>
                <w:sz w:val="20"/>
                <w:szCs w:val="20"/>
              </w:rPr>
            </w:pPr>
            <w:r w:rsidRPr="00AC7387">
              <w:rPr>
                <w:rFonts w:asciiTheme="minorHAnsi" w:hAnsiTheme="minorHAnsi"/>
                <w:sz w:val="20"/>
                <w:szCs w:val="20"/>
              </w:rPr>
              <w:t>Flat tenant-wide fee covering up to 100 public IPs (optional if relying purely on Front Door edge protection).</w:t>
            </w:r>
          </w:p>
        </w:tc>
      </w:tr>
    </w:tbl>
    <w:p w14:paraId="65777641" w14:textId="77777777" w:rsidR="006B02BF" w:rsidRPr="00AC7387" w:rsidRDefault="006B02BF" w:rsidP="00E274DA">
      <w:pPr>
        <w:rPr>
          <w:rFonts w:asciiTheme="minorHAnsi" w:hAnsiTheme="minorHAnsi"/>
          <w:b/>
          <w:bCs/>
          <w:sz w:val="20"/>
          <w:szCs w:val="20"/>
        </w:rPr>
      </w:pPr>
    </w:p>
    <w:p w14:paraId="48FAE9A6" w14:textId="78AB7A15" w:rsidR="00E274DA" w:rsidRPr="00B223AC" w:rsidRDefault="00E274DA" w:rsidP="00E274DA">
      <w:pPr>
        <w:rPr>
          <w:rFonts w:asciiTheme="minorHAnsi" w:hAnsiTheme="minorHAnsi"/>
          <w:sz w:val="20"/>
          <w:szCs w:val="20"/>
        </w:rPr>
      </w:pPr>
      <w:r w:rsidRPr="00AC7387">
        <w:rPr>
          <w:rFonts w:asciiTheme="minorHAnsi" w:hAnsiTheme="minorHAnsi"/>
          <w:b/>
          <w:bCs/>
          <w:sz w:val="20"/>
          <w:szCs w:val="20"/>
        </w:rPr>
        <w:t>Capacity Planning and Scaling</w:t>
      </w:r>
    </w:p>
    <w:p w14:paraId="5CE252F7" w14:textId="0026CD4A" w:rsidR="00E274DA" w:rsidRPr="00B223AC" w:rsidRDefault="00DD764B" w:rsidP="00E274DA">
      <w:pPr>
        <w:spacing w:after="140"/>
        <w:rPr>
          <w:rFonts w:asciiTheme="minorHAnsi" w:hAnsiTheme="minorHAnsi"/>
          <w:sz w:val="20"/>
          <w:szCs w:val="20"/>
        </w:rPr>
      </w:pPr>
      <w:r w:rsidRPr="00AC7387">
        <w:rPr>
          <w:rFonts w:asciiTheme="minorHAnsi" w:hAnsiTheme="minorHAnsi"/>
          <w:sz w:val="20"/>
          <w:szCs w:val="20"/>
        </w:rPr>
        <w:t>Platform capacity scales with the number of provisioned APIM units. Actual throughput depends on factors such as payload size, policy complexity, backend latency and TLS overhead, and should be validated against production traffic characteristics.</w:t>
      </w:r>
    </w:p>
    <w:p w14:paraId="7195C52A" w14:textId="77777777" w:rsidR="00E274DA" w:rsidRPr="00B223AC" w:rsidRDefault="00E274DA" w:rsidP="00E274DA">
      <w:pPr>
        <w:spacing w:after="140"/>
        <w:rPr>
          <w:rFonts w:asciiTheme="minorHAnsi" w:hAnsiTheme="minorHAnsi"/>
          <w:sz w:val="20"/>
          <w:szCs w:val="20"/>
        </w:rPr>
      </w:pPr>
      <w:r w:rsidRPr="00B223AC">
        <w:rPr>
          <w:rFonts w:asciiTheme="minorHAnsi" w:hAnsiTheme="minorHAnsi"/>
          <w:sz w:val="20"/>
          <w:szCs w:val="20"/>
        </w:rPr>
        <w:t>Scaling Principles:</w:t>
      </w:r>
    </w:p>
    <w:p w14:paraId="19B9CAA1" w14:textId="77777777" w:rsidR="00E274DA" w:rsidRPr="00B223AC" w:rsidRDefault="00E274DA" w:rsidP="004A66C1">
      <w:pPr>
        <w:numPr>
          <w:ilvl w:val="0"/>
          <w:numId w:val="3"/>
        </w:numPr>
        <w:spacing w:after="140"/>
        <w:rPr>
          <w:rFonts w:asciiTheme="minorHAnsi" w:hAnsiTheme="minorHAnsi"/>
          <w:sz w:val="20"/>
          <w:szCs w:val="20"/>
        </w:rPr>
      </w:pPr>
      <w:r w:rsidRPr="00B223AC">
        <w:rPr>
          <w:rFonts w:asciiTheme="minorHAnsi" w:hAnsiTheme="minorHAnsi"/>
          <w:sz w:val="20"/>
          <w:szCs w:val="20"/>
        </w:rPr>
        <w:t>Auto scale Thresholds: For multi-unit instances, scale out when sustained gateway CPU or memory exceeds ~70%, and scale in below ~35% over a 30-minute average.</w:t>
      </w:r>
    </w:p>
    <w:p w14:paraId="079F4B66" w14:textId="77777777" w:rsidR="00E274DA" w:rsidRPr="00B223AC" w:rsidRDefault="00E274DA" w:rsidP="004A66C1">
      <w:pPr>
        <w:numPr>
          <w:ilvl w:val="0"/>
          <w:numId w:val="3"/>
        </w:numPr>
        <w:spacing w:after="140"/>
        <w:rPr>
          <w:rFonts w:asciiTheme="minorHAnsi" w:hAnsiTheme="minorHAnsi"/>
          <w:sz w:val="20"/>
          <w:szCs w:val="20"/>
        </w:rPr>
      </w:pPr>
      <w:r w:rsidRPr="00B223AC">
        <w:rPr>
          <w:rFonts w:asciiTheme="minorHAnsi" w:hAnsiTheme="minorHAnsi"/>
          <w:sz w:val="20"/>
          <w:szCs w:val="20"/>
        </w:rPr>
        <w:t>Provisioning Lead Time: Scale operations take 15–30 minutes to complete. Auto scale rules must react to sustained trends rather than short bursts.</w:t>
      </w:r>
    </w:p>
    <w:p w14:paraId="5CE18845" w14:textId="1F4C7F14" w:rsidR="00F550E5" w:rsidRPr="00AC7387" w:rsidRDefault="00F550E5" w:rsidP="00A665C0">
      <w:pPr>
        <w:spacing w:after="140"/>
        <w:ind w:left="720"/>
        <w:rPr>
          <w:rFonts w:asciiTheme="minorHAnsi" w:hAnsiTheme="minorHAnsi"/>
          <w:sz w:val="20"/>
          <w:szCs w:val="20"/>
        </w:rPr>
      </w:pPr>
    </w:p>
    <w:tbl>
      <w:tblPr>
        <w:tblStyle w:val="TableGrid"/>
        <w:tblW w:w="0" w:type="auto"/>
        <w:tblLook w:val="04A0" w:firstRow="1" w:lastRow="0" w:firstColumn="1" w:lastColumn="0" w:noHBand="0" w:noVBand="1"/>
      </w:tblPr>
      <w:tblGrid>
        <w:gridCol w:w="1604"/>
        <w:gridCol w:w="1368"/>
        <w:gridCol w:w="1134"/>
        <w:gridCol w:w="1418"/>
        <w:gridCol w:w="3492"/>
      </w:tblGrid>
      <w:tr w:rsidR="00F550E5" w:rsidRPr="00AC7387" w14:paraId="31593FDC" w14:textId="77777777" w:rsidTr="00731F2F">
        <w:tc>
          <w:tcPr>
            <w:tcW w:w="1604" w:type="dxa"/>
            <w:tcBorders>
              <w:bottom w:val="single" w:sz="12" w:space="0" w:color="1A2B56" w:themeColor="accent1"/>
            </w:tcBorders>
            <w:shd w:val="clear" w:color="auto" w:fill="C1CDEC" w:themeFill="accent1" w:themeFillTint="33"/>
          </w:tcPr>
          <w:p w14:paraId="5335B5AD" w14:textId="77777777" w:rsidR="00F550E5" w:rsidRPr="00731F2F" w:rsidRDefault="00F550E5" w:rsidP="00203EEB">
            <w:pPr>
              <w:rPr>
                <w:rFonts w:asciiTheme="minorHAnsi" w:hAnsiTheme="minorHAnsi"/>
                <w:b/>
                <w:color w:val="000000" w:themeColor="text1"/>
                <w:sz w:val="20"/>
                <w:szCs w:val="20"/>
              </w:rPr>
            </w:pPr>
            <w:r w:rsidRPr="00AC7387">
              <w:rPr>
                <w:rFonts w:asciiTheme="minorHAnsi" w:hAnsiTheme="minorHAnsi"/>
                <w:b/>
                <w:color w:val="000000" w:themeColor="text1"/>
                <w:sz w:val="20"/>
                <w:szCs w:val="20"/>
              </w:rPr>
              <w:t>Environment</w:t>
            </w:r>
          </w:p>
        </w:tc>
        <w:tc>
          <w:tcPr>
            <w:tcW w:w="1368" w:type="dxa"/>
            <w:tcBorders>
              <w:bottom w:val="single" w:sz="12" w:space="0" w:color="1A2B56" w:themeColor="accent1"/>
            </w:tcBorders>
            <w:shd w:val="clear" w:color="auto" w:fill="C1CDEC" w:themeFill="accent1" w:themeFillTint="33"/>
          </w:tcPr>
          <w:p w14:paraId="4E879C4B" w14:textId="77777777" w:rsidR="00F550E5" w:rsidRPr="00731F2F" w:rsidRDefault="00F550E5" w:rsidP="00203EEB">
            <w:pPr>
              <w:rPr>
                <w:rFonts w:asciiTheme="minorHAnsi" w:hAnsiTheme="minorHAnsi"/>
                <w:b/>
                <w:color w:val="000000" w:themeColor="text1"/>
                <w:sz w:val="20"/>
                <w:szCs w:val="20"/>
              </w:rPr>
            </w:pPr>
            <w:r w:rsidRPr="00AC7387">
              <w:rPr>
                <w:rFonts w:asciiTheme="minorHAnsi" w:hAnsiTheme="minorHAnsi"/>
                <w:b/>
                <w:color w:val="000000" w:themeColor="text1"/>
                <w:sz w:val="20"/>
                <w:szCs w:val="20"/>
              </w:rPr>
              <w:t>Service Tier</w:t>
            </w:r>
          </w:p>
        </w:tc>
        <w:tc>
          <w:tcPr>
            <w:tcW w:w="1134" w:type="dxa"/>
            <w:tcBorders>
              <w:bottom w:val="single" w:sz="12" w:space="0" w:color="1A2B56" w:themeColor="accent1"/>
            </w:tcBorders>
            <w:shd w:val="clear" w:color="auto" w:fill="C1CDEC" w:themeFill="accent1" w:themeFillTint="33"/>
          </w:tcPr>
          <w:p w14:paraId="4383B90B"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color w:val="000000" w:themeColor="text1"/>
                <w:sz w:val="20"/>
                <w:szCs w:val="20"/>
              </w:rPr>
              <w:t>Starting Capacity</w:t>
            </w:r>
          </w:p>
        </w:tc>
        <w:tc>
          <w:tcPr>
            <w:tcW w:w="1418" w:type="dxa"/>
            <w:tcBorders>
              <w:bottom w:val="single" w:sz="12" w:space="0" w:color="1A2B56" w:themeColor="accent1"/>
            </w:tcBorders>
            <w:shd w:val="clear" w:color="auto" w:fill="C1CDEC" w:themeFill="accent1" w:themeFillTint="33"/>
          </w:tcPr>
          <w:p w14:paraId="2F5EC5FF"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color w:val="000000" w:themeColor="text1"/>
                <w:sz w:val="20"/>
                <w:szCs w:val="20"/>
              </w:rPr>
              <w:t>Indicative Throughput</w:t>
            </w:r>
          </w:p>
        </w:tc>
        <w:tc>
          <w:tcPr>
            <w:tcW w:w="3492" w:type="dxa"/>
            <w:tcBorders>
              <w:bottom w:val="single" w:sz="12" w:space="0" w:color="1A2B56" w:themeColor="accent1"/>
            </w:tcBorders>
            <w:shd w:val="clear" w:color="auto" w:fill="C1CDEC" w:themeFill="accent1" w:themeFillTint="33"/>
          </w:tcPr>
          <w:p w14:paraId="61DE89CC" w14:textId="77777777" w:rsidR="00F550E5" w:rsidRPr="00AC7387" w:rsidRDefault="00F550E5" w:rsidP="00203EEB">
            <w:pPr>
              <w:rPr>
                <w:rFonts w:asciiTheme="minorHAnsi" w:hAnsiTheme="minorHAnsi"/>
                <w:color w:val="000000" w:themeColor="text1"/>
                <w:sz w:val="20"/>
                <w:szCs w:val="20"/>
              </w:rPr>
            </w:pPr>
            <w:r w:rsidRPr="00AC7387">
              <w:rPr>
                <w:rFonts w:asciiTheme="minorHAnsi" w:hAnsiTheme="minorHAnsi"/>
                <w:b/>
                <w:color w:val="000000" w:themeColor="text1"/>
                <w:sz w:val="20"/>
                <w:szCs w:val="20"/>
              </w:rPr>
              <w:t>Architectural &amp; Sizing Justification</w:t>
            </w:r>
          </w:p>
        </w:tc>
      </w:tr>
      <w:tr w:rsidR="00F550E5" w:rsidRPr="00AC7387" w14:paraId="22F5089B" w14:textId="77777777" w:rsidTr="00A52509">
        <w:tc>
          <w:tcPr>
            <w:tcW w:w="1604" w:type="dxa"/>
            <w:tcBorders>
              <w:top w:val="single" w:sz="12" w:space="0" w:color="1A2B56" w:themeColor="accent1"/>
            </w:tcBorders>
          </w:tcPr>
          <w:p w14:paraId="47F3B237" w14:textId="77777777" w:rsidR="00F550E5" w:rsidRPr="00AC7387" w:rsidRDefault="00F550E5" w:rsidP="00203EEB">
            <w:pPr>
              <w:rPr>
                <w:rFonts w:asciiTheme="minorHAnsi" w:hAnsiTheme="minorHAnsi"/>
                <w:bCs/>
                <w:sz w:val="20"/>
                <w:szCs w:val="20"/>
              </w:rPr>
            </w:pPr>
            <w:r w:rsidRPr="00AC7387">
              <w:rPr>
                <w:rFonts w:asciiTheme="minorHAnsi" w:hAnsiTheme="minorHAnsi"/>
                <w:bCs/>
                <w:sz w:val="20"/>
                <w:szCs w:val="20"/>
              </w:rPr>
              <w:t>Dev</w:t>
            </w:r>
          </w:p>
        </w:tc>
        <w:tc>
          <w:tcPr>
            <w:tcW w:w="1368" w:type="dxa"/>
            <w:tcBorders>
              <w:top w:val="single" w:sz="12" w:space="0" w:color="1A2B56" w:themeColor="accent1"/>
            </w:tcBorders>
          </w:tcPr>
          <w:p w14:paraId="6B08B2E8"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Developer</w:t>
            </w:r>
          </w:p>
        </w:tc>
        <w:tc>
          <w:tcPr>
            <w:tcW w:w="1134" w:type="dxa"/>
            <w:tcBorders>
              <w:top w:val="single" w:sz="12" w:space="0" w:color="1A2B56" w:themeColor="accent1"/>
            </w:tcBorders>
          </w:tcPr>
          <w:p w14:paraId="47C460B2"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1 Unit</w:t>
            </w:r>
          </w:p>
        </w:tc>
        <w:tc>
          <w:tcPr>
            <w:tcW w:w="1418" w:type="dxa"/>
            <w:tcBorders>
              <w:top w:val="single" w:sz="12" w:space="0" w:color="1A2B56" w:themeColor="accent1"/>
            </w:tcBorders>
          </w:tcPr>
          <w:p w14:paraId="53BE7497" w14:textId="0A1831B5" w:rsidR="00F550E5" w:rsidRPr="00AC7387" w:rsidRDefault="00F550E5" w:rsidP="00203EEB">
            <w:pPr>
              <w:rPr>
                <w:rFonts w:asciiTheme="minorHAnsi" w:hAnsiTheme="minorHAnsi"/>
                <w:sz w:val="20"/>
                <w:szCs w:val="20"/>
              </w:rPr>
            </w:pPr>
            <w:r w:rsidRPr="00AC7387">
              <w:rPr>
                <w:rFonts w:asciiTheme="minorHAnsi" w:hAnsiTheme="minorHAnsi"/>
                <w:sz w:val="20"/>
                <w:szCs w:val="20"/>
              </w:rPr>
              <w:t>N/A</w:t>
            </w:r>
            <w:r w:rsidRPr="00AC7387">
              <w:rPr>
                <w:rFonts w:asciiTheme="minorHAnsi" w:hAnsiTheme="minorHAnsi"/>
                <w:sz w:val="20"/>
                <w:szCs w:val="20"/>
              </w:rPr>
              <w:br/>
            </w:r>
          </w:p>
        </w:tc>
        <w:tc>
          <w:tcPr>
            <w:tcW w:w="3492" w:type="dxa"/>
            <w:tcBorders>
              <w:top w:val="single" w:sz="12" w:space="0" w:color="1A2B56" w:themeColor="accent1"/>
            </w:tcBorders>
          </w:tcPr>
          <w:p w14:paraId="4C8B9C39"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Supports API development, policy authoring, functional testing and APIOps validation with capabilities aligned to the target production model at minimal cost.</w:t>
            </w:r>
          </w:p>
        </w:tc>
      </w:tr>
      <w:tr w:rsidR="00F550E5" w:rsidRPr="00AC7387" w14:paraId="6557D58B" w14:textId="77777777" w:rsidTr="00A52509">
        <w:tc>
          <w:tcPr>
            <w:tcW w:w="1604" w:type="dxa"/>
          </w:tcPr>
          <w:p w14:paraId="2D57EA3E" w14:textId="77777777" w:rsidR="00F550E5" w:rsidRPr="00AC7387" w:rsidRDefault="00F550E5" w:rsidP="00203EEB">
            <w:pPr>
              <w:rPr>
                <w:rFonts w:asciiTheme="minorHAnsi" w:hAnsiTheme="minorHAnsi"/>
                <w:bCs/>
                <w:sz w:val="20"/>
                <w:szCs w:val="20"/>
              </w:rPr>
            </w:pPr>
            <w:r w:rsidRPr="00AC7387">
              <w:rPr>
                <w:rFonts w:asciiTheme="minorHAnsi" w:hAnsiTheme="minorHAnsi"/>
                <w:bCs/>
                <w:sz w:val="20"/>
                <w:szCs w:val="20"/>
              </w:rPr>
              <w:t>SIT</w:t>
            </w:r>
          </w:p>
        </w:tc>
        <w:tc>
          <w:tcPr>
            <w:tcW w:w="1368" w:type="dxa"/>
          </w:tcPr>
          <w:p w14:paraId="20C20E63"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Developer</w:t>
            </w:r>
          </w:p>
        </w:tc>
        <w:tc>
          <w:tcPr>
            <w:tcW w:w="1134" w:type="dxa"/>
          </w:tcPr>
          <w:p w14:paraId="4FAEB8D7"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1 Unit</w:t>
            </w:r>
          </w:p>
        </w:tc>
        <w:tc>
          <w:tcPr>
            <w:tcW w:w="1418" w:type="dxa"/>
          </w:tcPr>
          <w:p w14:paraId="7CF5F7E1" w14:textId="5D379178" w:rsidR="00F550E5" w:rsidRPr="00AC7387" w:rsidRDefault="00F550E5" w:rsidP="00203EEB">
            <w:pPr>
              <w:rPr>
                <w:rFonts w:asciiTheme="minorHAnsi" w:hAnsiTheme="minorHAnsi"/>
                <w:sz w:val="20"/>
                <w:szCs w:val="20"/>
              </w:rPr>
            </w:pPr>
            <w:r w:rsidRPr="00AC7387">
              <w:rPr>
                <w:rFonts w:asciiTheme="minorHAnsi" w:hAnsiTheme="minorHAnsi"/>
                <w:sz w:val="20"/>
                <w:szCs w:val="20"/>
              </w:rPr>
              <w:t>N/A</w:t>
            </w:r>
            <w:r w:rsidRPr="00AC7387">
              <w:rPr>
                <w:rFonts w:asciiTheme="minorHAnsi" w:hAnsiTheme="minorHAnsi"/>
                <w:sz w:val="20"/>
                <w:szCs w:val="20"/>
              </w:rPr>
              <w:br/>
            </w:r>
          </w:p>
        </w:tc>
        <w:tc>
          <w:tcPr>
            <w:tcW w:w="3492" w:type="dxa"/>
          </w:tcPr>
          <w:p w14:paraId="03336289"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Supports integration testing, environment validation and pre-UAT verification without Premium-tier licensing costs.</w:t>
            </w:r>
          </w:p>
        </w:tc>
      </w:tr>
      <w:tr w:rsidR="00F550E5" w:rsidRPr="00AC7387" w14:paraId="4B9A524C" w14:textId="77777777" w:rsidTr="00A52509">
        <w:tc>
          <w:tcPr>
            <w:tcW w:w="1604" w:type="dxa"/>
          </w:tcPr>
          <w:p w14:paraId="75A8230A" w14:textId="77777777" w:rsidR="00F550E5" w:rsidRPr="00AC7387" w:rsidRDefault="00F550E5" w:rsidP="00203EEB">
            <w:pPr>
              <w:rPr>
                <w:rFonts w:asciiTheme="minorHAnsi" w:hAnsiTheme="minorHAnsi"/>
                <w:bCs/>
                <w:sz w:val="20"/>
                <w:szCs w:val="20"/>
              </w:rPr>
            </w:pPr>
            <w:r w:rsidRPr="00AC7387">
              <w:rPr>
                <w:rFonts w:asciiTheme="minorHAnsi" w:hAnsiTheme="minorHAnsi"/>
                <w:bCs/>
                <w:sz w:val="20"/>
                <w:szCs w:val="20"/>
              </w:rPr>
              <w:t>UAT</w:t>
            </w:r>
          </w:p>
        </w:tc>
        <w:tc>
          <w:tcPr>
            <w:tcW w:w="1368" w:type="dxa"/>
          </w:tcPr>
          <w:p w14:paraId="4E553CE7"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Premium v2</w:t>
            </w:r>
          </w:p>
        </w:tc>
        <w:tc>
          <w:tcPr>
            <w:tcW w:w="1134" w:type="dxa"/>
          </w:tcPr>
          <w:p w14:paraId="370E56F1"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1 Unit</w:t>
            </w:r>
          </w:p>
        </w:tc>
        <w:tc>
          <w:tcPr>
            <w:tcW w:w="1418" w:type="dxa"/>
          </w:tcPr>
          <w:p w14:paraId="3C2A1A0B" w14:textId="5DBF664D" w:rsidR="00F550E5" w:rsidRPr="00AC7387" w:rsidRDefault="00F550E5" w:rsidP="00203EEB">
            <w:pPr>
              <w:rPr>
                <w:rFonts w:asciiTheme="minorHAnsi" w:hAnsiTheme="minorHAnsi"/>
                <w:sz w:val="20"/>
                <w:szCs w:val="20"/>
              </w:rPr>
            </w:pPr>
            <w:r w:rsidRPr="00AC7387">
              <w:rPr>
                <w:rFonts w:asciiTheme="minorHAnsi" w:hAnsiTheme="minorHAnsi"/>
                <w:sz w:val="20"/>
                <w:szCs w:val="20"/>
              </w:rPr>
              <w:t>~1,000 req</w:t>
            </w:r>
            <w:r w:rsidR="007B2386">
              <w:rPr>
                <w:rFonts w:asciiTheme="minorHAnsi" w:hAnsiTheme="minorHAnsi"/>
                <w:sz w:val="20"/>
                <w:szCs w:val="20"/>
              </w:rPr>
              <w:t>uests</w:t>
            </w:r>
            <w:r w:rsidRPr="00AC7387">
              <w:rPr>
                <w:rFonts w:asciiTheme="minorHAnsi" w:hAnsiTheme="minorHAnsi"/>
                <w:sz w:val="20"/>
                <w:szCs w:val="20"/>
              </w:rPr>
              <w:t>/sec</w:t>
            </w:r>
          </w:p>
        </w:tc>
        <w:tc>
          <w:tcPr>
            <w:tcW w:w="3492" w:type="dxa"/>
          </w:tcPr>
          <w:p w14:paraId="3635DE34"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Production-aligned environment supporting VNet Injection, private connectivity and enterprise networking validation prior to business sign-off.</w:t>
            </w:r>
          </w:p>
        </w:tc>
      </w:tr>
      <w:tr w:rsidR="00F550E5" w:rsidRPr="00AC7387" w14:paraId="578BB483" w14:textId="77777777" w:rsidTr="00A52509">
        <w:trPr>
          <w:trHeight w:val="416"/>
        </w:trPr>
        <w:tc>
          <w:tcPr>
            <w:tcW w:w="1604" w:type="dxa"/>
          </w:tcPr>
          <w:p w14:paraId="7A540C8A" w14:textId="77777777" w:rsidR="00F550E5" w:rsidRPr="00AC7387" w:rsidRDefault="00F550E5" w:rsidP="00203EEB">
            <w:pPr>
              <w:rPr>
                <w:rFonts w:asciiTheme="minorHAnsi" w:hAnsiTheme="minorHAnsi"/>
                <w:bCs/>
                <w:sz w:val="20"/>
                <w:szCs w:val="20"/>
              </w:rPr>
            </w:pPr>
            <w:r w:rsidRPr="00AC7387">
              <w:rPr>
                <w:rFonts w:asciiTheme="minorHAnsi" w:hAnsiTheme="minorHAnsi"/>
                <w:bCs/>
                <w:sz w:val="20"/>
                <w:szCs w:val="20"/>
              </w:rPr>
              <w:t>Production</w:t>
            </w:r>
            <w:r w:rsidRPr="00AC7387">
              <w:rPr>
                <w:rFonts w:asciiTheme="minorHAnsi" w:hAnsiTheme="minorHAnsi"/>
                <w:bCs/>
                <w:sz w:val="20"/>
                <w:szCs w:val="20"/>
              </w:rPr>
              <w:br/>
            </w:r>
          </w:p>
        </w:tc>
        <w:tc>
          <w:tcPr>
            <w:tcW w:w="1368" w:type="dxa"/>
          </w:tcPr>
          <w:p w14:paraId="05720FA9"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Premium v2</w:t>
            </w:r>
          </w:p>
        </w:tc>
        <w:tc>
          <w:tcPr>
            <w:tcW w:w="1134" w:type="dxa"/>
          </w:tcPr>
          <w:p w14:paraId="03CF6DE3"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2 Unit</w:t>
            </w:r>
            <w:r w:rsidRPr="00AC7387">
              <w:rPr>
                <w:rFonts w:asciiTheme="minorHAnsi" w:hAnsiTheme="minorHAnsi"/>
                <w:sz w:val="20"/>
                <w:szCs w:val="20"/>
              </w:rPr>
              <w:br/>
            </w:r>
          </w:p>
        </w:tc>
        <w:tc>
          <w:tcPr>
            <w:tcW w:w="1418" w:type="dxa"/>
          </w:tcPr>
          <w:p w14:paraId="47B74660" w14:textId="360F908F" w:rsidR="00F550E5" w:rsidRPr="00AC7387" w:rsidRDefault="00F550E5" w:rsidP="00203EEB">
            <w:pPr>
              <w:rPr>
                <w:rFonts w:asciiTheme="minorHAnsi" w:hAnsiTheme="minorHAnsi"/>
                <w:sz w:val="20"/>
                <w:szCs w:val="20"/>
              </w:rPr>
            </w:pPr>
            <w:r w:rsidRPr="00AC7387">
              <w:rPr>
                <w:rFonts w:asciiTheme="minorHAnsi" w:hAnsiTheme="minorHAnsi"/>
                <w:sz w:val="20"/>
                <w:szCs w:val="20"/>
              </w:rPr>
              <w:t>~1,000 req</w:t>
            </w:r>
            <w:r w:rsidR="007B2386">
              <w:rPr>
                <w:rFonts w:asciiTheme="minorHAnsi" w:hAnsiTheme="minorHAnsi"/>
                <w:sz w:val="20"/>
                <w:szCs w:val="20"/>
              </w:rPr>
              <w:t>uests</w:t>
            </w:r>
            <w:r w:rsidRPr="00AC7387">
              <w:rPr>
                <w:rFonts w:asciiTheme="minorHAnsi" w:hAnsiTheme="minorHAnsi"/>
                <w:sz w:val="20"/>
                <w:szCs w:val="20"/>
              </w:rPr>
              <w:t>/sec</w:t>
            </w:r>
            <w:r w:rsidRPr="00AC7387">
              <w:rPr>
                <w:rFonts w:asciiTheme="minorHAnsi" w:hAnsiTheme="minorHAnsi"/>
                <w:sz w:val="20"/>
                <w:szCs w:val="20"/>
              </w:rPr>
              <w:br/>
              <w:t>per unit</w:t>
            </w:r>
          </w:p>
        </w:tc>
        <w:tc>
          <w:tcPr>
            <w:tcW w:w="3492" w:type="dxa"/>
          </w:tcPr>
          <w:p w14:paraId="5D13B175"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Recommended Silver-tier production baseline. Deployed across Availability Zones for high availability and scaled based on observed demand, operational metrics and service-level objectives.</w:t>
            </w:r>
          </w:p>
        </w:tc>
      </w:tr>
    </w:tbl>
    <w:p w14:paraId="2598EBB8" w14:textId="77777777" w:rsidR="00F550E5" w:rsidRPr="00AC7387" w:rsidRDefault="00F550E5" w:rsidP="00F550E5">
      <w:pPr>
        <w:spacing w:after="60"/>
        <w:rPr>
          <w:rFonts w:asciiTheme="minorHAnsi" w:hAnsiTheme="minorHAnsi"/>
          <w:sz w:val="20"/>
          <w:szCs w:val="20"/>
        </w:rPr>
      </w:pPr>
    </w:p>
    <w:p w14:paraId="7697BB6C"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80" w:name="_Toc242720024"/>
      <w:r w:rsidRPr="00AC7387">
        <w:rPr>
          <w:rFonts w:asciiTheme="minorHAnsi" w:eastAsia="Times New Roman" w:hAnsiTheme="minorHAnsi" w:cs="Times New Roman"/>
          <w:b w:val="0"/>
          <w:color w:val="132040" w:themeColor="accent1" w:themeShade="BF"/>
          <w:sz w:val="24"/>
          <w:szCs w:val="26"/>
          <w:lang w:eastAsia="en-US"/>
        </w:rPr>
        <w:t>Cost Drivers</w:t>
      </w:r>
      <w:bookmarkEnd w:id="180"/>
    </w:p>
    <w:p w14:paraId="59051ED2" w14:textId="2A379FBE" w:rsidR="0067043F" w:rsidRPr="00731F2F" w:rsidRDefault="00AD7A59">
      <w:pPr>
        <w:spacing w:after="140"/>
        <w:rPr>
          <w:rFonts w:asciiTheme="minorHAnsi" w:hAnsiTheme="minorHAnsi"/>
          <w:kern w:val="2"/>
          <w14:ligatures w14:val="standardContextual"/>
        </w:rPr>
      </w:pPr>
      <w:r w:rsidRPr="00731F2F">
        <w:rPr>
          <w:rFonts w:asciiTheme="minorHAnsi" w:hAnsiTheme="minorHAnsi"/>
          <w:sz w:val="20"/>
          <w:szCs w:val="20"/>
        </w:rPr>
        <w:t xml:space="preserve">The </w:t>
      </w:r>
      <w:r w:rsidR="0067043F" w:rsidRPr="00731F2F">
        <w:rPr>
          <w:rFonts w:asciiTheme="minorHAnsi" w:hAnsiTheme="minorHAnsi"/>
          <w:sz w:val="20"/>
          <w:szCs w:val="20"/>
        </w:rPr>
        <w:t>key factors</w:t>
      </w:r>
      <w:r w:rsidR="002B447D" w:rsidRPr="00731F2F">
        <w:rPr>
          <w:rFonts w:asciiTheme="minorHAnsi" w:hAnsiTheme="minorHAnsi"/>
          <w:sz w:val="20"/>
          <w:szCs w:val="20"/>
        </w:rPr>
        <w:t xml:space="preserve"> which</w:t>
      </w:r>
      <w:r w:rsidR="0067043F" w:rsidRPr="00731F2F">
        <w:rPr>
          <w:rFonts w:asciiTheme="minorHAnsi" w:hAnsiTheme="minorHAnsi"/>
          <w:sz w:val="20"/>
          <w:szCs w:val="20"/>
        </w:rPr>
        <w:t xml:space="preserve"> primarily determine platform cost:</w:t>
      </w:r>
    </w:p>
    <w:p w14:paraId="13C2208A" w14:textId="428BF348" w:rsidR="00C63E05" w:rsidRPr="00B223AC" w:rsidRDefault="00C63E05" w:rsidP="00B52B74">
      <w:pPr>
        <w:numPr>
          <w:ilvl w:val="0"/>
          <w:numId w:val="9"/>
        </w:numPr>
        <w:spacing w:after="70"/>
        <w:rPr>
          <w:rFonts w:asciiTheme="minorHAnsi" w:hAnsiTheme="minorHAnsi"/>
          <w:sz w:val="20"/>
          <w:szCs w:val="20"/>
        </w:rPr>
      </w:pPr>
      <w:r w:rsidRPr="00B223AC">
        <w:rPr>
          <w:rFonts w:asciiTheme="minorHAnsi" w:hAnsiTheme="minorHAnsi"/>
          <w:b/>
          <w:sz w:val="20"/>
          <w:szCs w:val="20"/>
        </w:rPr>
        <w:t>APIM Units:</w:t>
      </w:r>
      <w:r w:rsidRPr="00B223AC">
        <w:rPr>
          <w:rFonts w:asciiTheme="minorHAnsi" w:hAnsiTheme="minorHAnsi"/>
          <w:sz w:val="20"/>
          <w:szCs w:val="20"/>
        </w:rPr>
        <w:t xml:space="preserve"> </w:t>
      </w:r>
      <w:r w:rsidR="00E47BB9" w:rsidRPr="00B223AC">
        <w:rPr>
          <w:rFonts w:asciiTheme="minorHAnsi" w:hAnsiTheme="minorHAnsi"/>
          <w:sz w:val="20"/>
          <w:szCs w:val="20"/>
        </w:rPr>
        <w:t>The number of provisioned Premium v2 units, which directly affects both platform capacity and cost.</w:t>
      </w:r>
    </w:p>
    <w:p w14:paraId="19671338" w14:textId="4EE0C6F0" w:rsidR="00C63E05" w:rsidRPr="00B223AC" w:rsidRDefault="00C63E05" w:rsidP="00B52B74">
      <w:pPr>
        <w:numPr>
          <w:ilvl w:val="0"/>
          <w:numId w:val="9"/>
        </w:numPr>
        <w:spacing w:after="70"/>
        <w:rPr>
          <w:rFonts w:asciiTheme="minorHAnsi" w:hAnsiTheme="minorHAnsi"/>
          <w:sz w:val="20"/>
          <w:szCs w:val="20"/>
        </w:rPr>
      </w:pPr>
      <w:r w:rsidRPr="00B223AC">
        <w:rPr>
          <w:rFonts w:asciiTheme="minorHAnsi" w:hAnsiTheme="minorHAnsi"/>
          <w:b/>
          <w:sz w:val="20"/>
          <w:szCs w:val="20"/>
        </w:rPr>
        <w:t>Edge:</w:t>
      </w:r>
      <w:r w:rsidRPr="00B223AC">
        <w:rPr>
          <w:rFonts w:asciiTheme="minorHAnsi" w:hAnsiTheme="minorHAnsi"/>
          <w:sz w:val="20"/>
          <w:szCs w:val="20"/>
        </w:rPr>
        <w:t xml:space="preserve"> </w:t>
      </w:r>
      <w:r w:rsidR="00E47BB9" w:rsidRPr="00B223AC">
        <w:rPr>
          <w:rFonts w:asciiTheme="minorHAnsi" w:hAnsiTheme="minorHAnsi"/>
          <w:sz w:val="20"/>
          <w:szCs w:val="20"/>
        </w:rPr>
        <w:t>Azure Front Door Premium and WAF provide the secure public ingress layer</w:t>
      </w:r>
      <w:r w:rsidRPr="00B223AC">
        <w:rPr>
          <w:rFonts w:asciiTheme="minorHAnsi" w:hAnsiTheme="minorHAnsi"/>
          <w:sz w:val="20"/>
          <w:szCs w:val="20"/>
        </w:rPr>
        <w:t>.</w:t>
      </w:r>
    </w:p>
    <w:p w14:paraId="225910F4" w14:textId="77777777" w:rsidR="00C63E05" w:rsidRPr="00B223AC" w:rsidRDefault="00C63E05" w:rsidP="00B52B74">
      <w:pPr>
        <w:numPr>
          <w:ilvl w:val="0"/>
          <w:numId w:val="9"/>
        </w:numPr>
        <w:spacing w:after="70"/>
        <w:rPr>
          <w:rFonts w:asciiTheme="minorHAnsi" w:hAnsiTheme="minorHAnsi"/>
          <w:sz w:val="20"/>
          <w:szCs w:val="20"/>
        </w:rPr>
      </w:pPr>
      <w:r w:rsidRPr="00B223AC">
        <w:rPr>
          <w:rFonts w:asciiTheme="minorHAnsi" w:hAnsiTheme="minorHAnsi"/>
          <w:b/>
          <w:sz w:val="20"/>
          <w:szCs w:val="20"/>
        </w:rPr>
        <w:t>Observability:</w:t>
      </w:r>
      <w:r w:rsidRPr="00B223AC">
        <w:rPr>
          <w:rFonts w:asciiTheme="minorHAnsi" w:hAnsiTheme="minorHAnsi"/>
          <w:sz w:val="20"/>
          <w:szCs w:val="20"/>
        </w:rPr>
        <w:t xml:space="preserve"> Application Insights and Log Analytics, which are usage-based and scale with telemetry volume and retention.</w:t>
      </w:r>
    </w:p>
    <w:p w14:paraId="4DEC30AA" w14:textId="66C1E909" w:rsidR="00C63E05" w:rsidRPr="00AC7387" w:rsidRDefault="00C63E05" w:rsidP="00B52B74">
      <w:pPr>
        <w:numPr>
          <w:ilvl w:val="0"/>
          <w:numId w:val="9"/>
        </w:numPr>
        <w:spacing w:after="70"/>
        <w:rPr>
          <w:rFonts w:asciiTheme="minorHAnsi" w:hAnsiTheme="minorHAnsi"/>
          <w:sz w:val="20"/>
          <w:szCs w:val="20"/>
        </w:rPr>
      </w:pPr>
      <w:r w:rsidRPr="00B223AC">
        <w:rPr>
          <w:rFonts w:asciiTheme="minorHAnsi" w:hAnsiTheme="minorHAnsi"/>
          <w:b/>
          <w:sz w:val="20"/>
          <w:szCs w:val="20"/>
        </w:rPr>
        <w:t>Non-Production Environments:</w:t>
      </w:r>
      <w:r w:rsidRPr="00B223AC">
        <w:rPr>
          <w:rFonts w:asciiTheme="minorHAnsi" w:hAnsiTheme="minorHAnsi"/>
          <w:sz w:val="20"/>
          <w:szCs w:val="20"/>
        </w:rPr>
        <w:t xml:space="preserve"> </w:t>
      </w:r>
      <w:r w:rsidR="00AB2F82" w:rsidRPr="00AC7387">
        <w:rPr>
          <w:rFonts w:asciiTheme="minorHAnsi" w:hAnsiTheme="minorHAnsi"/>
          <w:sz w:val="20"/>
          <w:szCs w:val="20"/>
        </w:rPr>
        <w:t>Developer tier is used for Dev and SIT, while UAT uses Premium v2 to provide production-aligned validation without additional resilience costs.</w:t>
      </w:r>
    </w:p>
    <w:p w14:paraId="72DB925A"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81" w:name="_Toc242720025"/>
      <w:r w:rsidRPr="00AC7387">
        <w:rPr>
          <w:rFonts w:asciiTheme="minorHAnsi" w:eastAsia="Times New Roman" w:hAnsiTheme="minorHAnsi" w:cs="Times New Roman"/>
          <w:b w:val="0"/>
          <w:color w:val="132040" w:themeColor="accent1" w:themeShade="BF"/>
          <w:sz w:val="24"/>
          <w:szCs w:val="26"/>
          <w:lang w:eastAsia="en-US"/>
        </w:rPr>
        <w:t>Cost Controls</w:t>
      </w:r>
      <w:bookmarkEnd w:id="181"/>
    </w:p>
    <w:p w14:paraId="780B8D4F" w14:textId="77777777" w:rsidR="00777724" w:rsidRPr="00B223AC" w:rsidRDefault="00777724" w:rsidP="00777724">
      <w:pPr>
        <w:spacing w:after="70"/>
        <w:rPr>
          <w:rFonts w:asciiTheme="minorHAnsi" w:hAnsiTheme="minorHAnsi"/>
          <w:sz w:val="20"/>
          <w:szCs w:val="20"/>
        </w:rPr>
      </w:pPr>
      <w:r w:rsidRPr="00B223AC">
        <w:rPr>
          <w:rFonts w:asciiTheme="minorHAnsi" w:hAnsiTheme="minorHAnsi"/>
          <w:sz w:val="20"/>
          <w:szCs w:val="20"/>
        </w:rPr>
        <w:t>Platform costs are kept proportionate to business need through four core controls:</w:t>
      </w:r>
    </w:p>
    <w:p w14:paraId="11947DF7" w14:textId="77777777" w:rsidR="00D429D6" w:rsidRPr="00AC7387" w:rsidRDefault="00777724" w:rsidP="00B52B74">
      <w:pPr>
        <w:numPr>
          <w:ilvl w:val="0"/>
          <w:numId w:val="10"/>
        </w:numPr>
        <w:spacing w:after="70"/>
        <w:rPr>
          <w:rFonts w:asciiTheme="minorHAnsi" w:hAnsiTheme="minorHAnsi"/>
          <w:sz w:val="20"/>
          <w:szCs w:val="20"/>
        </w:rPr>
      </w:pPr>
      <w:r w:rsidRPr="00B223AC">
        <w:rPr>
          <w:rFonts w:asciiTheme="minorHAnsi" w:hAnsiTheme="minorHAnsi"/>
          <w:b/>
          <w:sz w:val="20"/>
          <w:szCs w:val="20"/>
        </w:rPr>
        <w:t>Right-Sized Environments:</w:t>
      </w:r>
      <w:r w:rsidRPr="00B223AC">
        <w:rPr>
          <w:rFonts w:asciiTheme="minorHAnsi" w:hAnsiTheme="minorHAnsi"/>
          <w:sz w:val="20"/>
          <w:szCs w:val="20"/>
        </w:rPr>
        <w:t xml:space="preserve"> </w:t>
      </w:r>
      <w:r w:rsidR="00D429D6" w:rsidRPr="00AC7387">
        <w:rPr>
          <w:rFonts w:asciiTheme="minorHAnsi" w:hAnsiTheme="minorHAnsi"/>
          <w:sz w:val="20"/>
          <w:szCs w:val="20"/>
        </w:rPr>
        <w:t>Developer tier is used for Dev and SIT, while UAT uses a single Premium v2 unit to provide production-aligned validation without the cost of additional resilience tiers.</w:t>
      </w:r>
    </w:p>
    <w:p w14:paraId="1A8EF763" w14:textId="228B91B4" w:rsidR="00777724" w:rsidRPr="00AC7387" w:rsidRDefault="00777724" w:rsidP="00B52B74">
      <w:pPr>
        <w:numPr>
          <w:ilvl w:val="0"/>
          <w:numId w:val="10"/>
        </w:numPr>
        <w:spacing w:after="70"/>
        <w:rPr>
          <w:rFonts w:asciiTheme="minorHAnsi" w:hAnsiTheme="minorHAnsi"/>
          <w:sz w:val="20"/>
          <w:szCs w:val="20"/>
        </w:rPr>
      </w:pPr>
      <w:r w:rsidRPr="00B223AC">
        <w:rPr>
          <w:rFonts w:asciiTheme="minorHAnsi" w:hAnsiTheme="minorHAnsi"/>
          <w:b/>
          <w:sz w:val="20"/>
          <w:szCs w:val="20"/>
        </w:rPr>
        <w:t>Just-In-Time Scaling:</w:t>
      </w:r>
      <w:r w:rsidRPr="00B223AC">
        <w:rPr>
          <w:rFonts w:asciiTheme="minorHAnsi" w:hAnsiTheme="minorHAnsi"/>
          <w:sz w:val="20"/>
          <w:szCs w:val="20"/>
        </w:rPr>
        <w:t xml:space="preserve"> </w:t>
      </w:r>
      <w:r w:rsidR="00D429D6" w:rsidRPr="00AC7387">
        <w:rPr>
          <w:rFonts w:asciiTheme="minorHAnsi" w:hAnsiTheme="minorHAnsi"/>
          <w:sz w:val="20"/>
          <w:szCs w:val="20"/>
        </w:rPr>
        <w:t>Production starts with the approved Silver-tier baseline and scales based on observed demand, capacity metrics and service-level requirements.</w:t>
      </w:r>
    </w:p>
    <w:p w14:paraId="79B54D47" w14:textId="77777777" w:rsidR="00777724" w:rsidRPr="00B223AC" w:rsidRDefault="00777724" w:rsidP="00B52B74">
      <w:pPr>
        <w:numPr>
          <w:ilvl w:val="0"/>
          <w:numId w:val="10"/>
        </w:numPr>
        <w:spacing w:after="70"/>
        <w:rPr>
          <w:rFonts w:asciiTheme="minorHAnsi" w:hAnsiTheme="minorHAnsi"/>
          <w:sz w:val="20"/>
          <w:szCs w:val="20"/>
        </w:rPr>
      </w:pPr>
      <w:r w:rsidRPr="00B223AC">
        <w:rPr>
          <w:rFonts w:asciiTheme="minorHAnsi" w:hAnsiTheme="minorHAnsi"/>
          <w:b/>
          <w:sz w:val="20"/>
          <w:szCs w:val="20"/>
        </w:rPr>
        <w:t>Disciplined Telemetry:</w:t>
      </w:r>
      <w:r w:rsidRPr="00B223AC">
        <w:rPr>
          <w:rFonts w:asciiTheme="minorHAnsi" w:hAnsiTheme="minorHAnsi"/>
          <w:sz w:val="20"/>
          <w:szCs w:val="20"/>
        </w:rPr>
        <w:t xml:space="preserve"> Log volume is controlled via intelligent request sampling, selective verbose diagnostics for high-value APIs, and strict data retention limits.</w:t>
      </w:r>
    </w:p>
    <w:p w14:paraId="3B62A576" w14:textId="7276C20B" w:rsidR="00777724" w:rsidRPr="00AC7387" w:rsidRDefault="00777724" w:rsidP="00B52B74">
      <w:pPr>
        <w:numPr>
          <w:ilvl w:val="0"/>
          <w:numId w:val="10"/>
        </w:numPr>
        <w:spacing w:after="70"/>
        <w:rPr>
          <w:rFonts w:asciiTheme="minorHAnsi" w:hAnsiTheme="minorHAnsi"/>
          <w:sz w:val="20"/>
          <w:szCs w:val="20"/>
        </w:rPr>
      </w:pPr>
      <w:r w:rsidRPr="00B223AC">
        <w:rPr>
          <w:rFonts w:asciiTheme="minorHAnsi" w:hAnsiTheme="minorHAnsi"/>
          <w:b/>
          <w:sz w:val="20"/>
          <w:szCs w:val="20"/>
        </w:rPr>
        <w:t>Tiered Resilience:</w:t>
      </w:r>
      <w:r w:rsidRPr="00B223AC">
        <w:rPr>
          <w:rFonts w:asciiTheme="minorHAnsi" w:hAnsiTheme="minorHAnsi"/>
          <w:sz w:val="20"/>
          <w:szCs w:val="20"/>
        </w:rPr>
        <w:t xml:space="preserve"> </w:t>
      </w:r>
      <w:r w:rsidR="00A36607" w:rsidRPr="00AC7387">
        <w:rPr>
          <w:rFonts w:asciiTheme="minorHAnsi" w:hAnsiTheme="minorHAnsi"/>
          <w:sz w:val="20"/>
          <w:szCs w:val="20"/>
        </w:rPr>
        <w:t>High availability is achieved through a two-Availability-Zone deployment within a single region, avoiding unnecessary multi-region costs where they are not justified by business requirements.</w:t>
      </w:r>
    </w:p>
    <w:p w14:paraId="383AED78" w14:textId="77777777" w:rsidR="00F550E5" w:rsidRPr="00AC7387" w:rsidRDefault="00F550E5" w:rsidP="00F550E5">
      <w:pPr>
        <w:rPr>
          <w:rFonts w:asciiTheme="minorHAnsi" w:hAnsiTheme="minorHAnsi"/>
          <w:lang w:eastAsia="en-US"/>
        </w:rPr>
      </w:pPr>
    </w:p>
    <w:p w14:paraId="6B7B6468" w14:textId="77777777" w:rsidR="00992E25" w:rsidRPr="00AC7387" w:rsidRDefault="00992E25">
      <w:pPr>
        <w:spacing w:after="165" w:line="259" w:lineRule="auto"/>
        <w:rPr>
          <w:rFonts w:asciiTheme="minorHAnsi" w:eastAsia="Noe Text Regular" w:hAnsiTheme="minorHAnsi" w:cs="Noe Text Regular"/>
          <w:color w:val="1E2761"/>
          <w:sz w:val="24"/>
          <w:szCs w:val="24"/>
          <w:lang w:eastAsia="en-US"/>
        </w:rPr>
      </w:pPr>
      <w:r w:rsidRPr="00AC7387">
        <w:rPr>
          <w:rFonts w:asciiTheme="minorHAnsi" w:hAnsiTheme="minorHAnsi"/>
          <w:b/>
          <w:bCs/>
          <w:lang w:eastAsia="en-US"/>
        </w:rPr>
        <w:br w:type="page"/>
      </w:r>
    </w:p>
    <w:p w14:paraId="47B4EB49" w14:textId="48294576"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182" w:name="_Toc242720026"/>
      <w:r w:rsidRPr="00AC7387">
        <w:rPr>
          <w:rFonts w:asciiTheme="minorHAnsi" w:eastAsiaTheme="minorHAnsi" w:hAnsiTheme="minorHAnsi" w:cstheme="minorBidi"/>
          <w:b w:val="0"/>
          <w:bCs w:val="0"/>
          <w:color w:val="000000" w:themeColor="text1" w:themeShade="80"/>
          <w:szCs w:val="20"/>
          <w:lang w:eastAsia="en-US"/>
        </w:rPr>
        <w:t>Operating Model</w:t>
      </w:r>
      <w:bookmarkEnd w:id="182"/>
    </w:p>
    <w:p w14:paraId="02B32F6F" w14:textId="58117772" w:rsidR="00F550E5" w:rsidRPr="00AC7387" w:rsidRDefault="00726B9A"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183" w:name="_Toc242720027"/>
      <w:r w:rsidRPr="00AC7387">
        <w:rPr>
          <w:rFonts w:asciiTheme="minorHAnsi" w:eastAsia="Times New Roman" w:hAnsiTheme="minorHAnsi" w:cs="Times New Roman"/>
          <w:b w:val="0"/>
          <w:color w:val="132040" w:themeColor="accent1" w:themeShade="BF"/>
          <w:sz w:val="24"/>
          <w:szCs w:val="26"/>
          <w:lang w:eastAsia="en-US"/>
        </w:rPr>
        <w:t>Own</w:t>
      </w:r>
      <w:r w:rsidR="00DE00ED" w:rsidRPr="00AC7387">
        <w:rPr>
          <w:rFonts w:asciiTheme="minorHAnsi" w:eastAsia="Times New Roman" w:hAnsiTheme="minorHAnsi" w:cs="Times New Roman"/>
          <w:b w:val="0"/>
          <w:color w:val="132040" w:themeColor="accent1" w:themeShade="BF"/>
          <w:sz w:val="24"/>
          <w:szCs w:val="26"/>
          <w:lang w:eastAsia="en-US"/>
        </w:rPr>
        <w:t>ership</w:t>
      </w:r>
      <w:bookmarkEnd w:id="183"/>
    </w:p>
    <w:p w14:paraId="3BC0A878" w14:textId="64C75700" w:rsidR="00227B12" w:rsidRPr="00B64464" w:rsidRDefault="00DF405F" w:rsidP="00B1536E">
      <w:pPr>
        <w:spacing w:after="140"/>
        <w:rPr>
          <w:rFonts w:asciiTheme="minorHAnsi" w:eastAsia="Times New Roman" w:hAnsiTheme="minorHAnsi" w:cs="Segoe UI"/>
          <w:color w:val="auto"/>
        </w:rPr>
      </w:pPr>
      <w:r w:rsidRPr="00AC7387">
        <w:rPr>
          <w:rFonts w:asciiTheme="minorHAnsi" w:hAnsiTheme="minorHAnsi"/>
          <w:sz w:val="20"/>
          <w:szCs w:val="20"/>
        </w:rPr>
        <w:t>APIM introduces a shared API platform with responsibilities aligned to existing Chaucer teams and operating practices. Ownership is distributed across established organisational functions, with existing governance, operational and support processes continuing to apply.</w:t>
      </w:r>
    </w:p>
    <w:tbl>
      <w:tblPr>
        <w:tblStyle w:val="TableGrid"/>
        <w:tblW w:w="0" w:type="auto"/>
        <w:tblLayout w:type="fixed"/>
        <w:tblLook w:val="04A0" w:firstRow="1" w:lastRow="0" w:firstColumn="1" w:lastColumn="0" w:noHBand="0" w:noVBand="1"/>
      </w:tblPr>
      <w:tblGrid>
        <w:gridCol w:w="4531"/>
        <w:gridCol w:w="2268"/>
        <w:gridCol w:w="2217"/>
      </w:tblGrid>
      <w:tr w:rsidR="002B6A68" w14:paraId="7EB54787" w14:textId="77777777">
        <w:trPr>
          <w:trHeight w:val="377"/>
          <w:ins w:id="184" w:author="Joycell Sundararaj - Chaucer" w:date="2026-10-12T16:57:00Z"/>
        </w:trPr>
        <w:tc>
          <w:tcPr>
            <w:tcW w:w="4531" w:type="dxa"/>
            <w:shd w:val="clear" w:color="auto" w:fill="C1CDEC" w:themeFill="accent1" w:themeFillTint="33"/>
          </w:tcPr>
          <w:p w14:paraId="009FF5A1" w14:textId="77777777" w:rsidR="002B6A68" w:rsidRDefault="002B6A68">
            <w:pPr>
              <w:rPr>
                <w:ins w:id="185" w:author="Joycell Sundararaj - Chaucer" w:date="2026-10-12T16:57:00Z" w16du:dateUtc="2026-10-12T15:57:00Z"/>
                <w:rFonts w:asciiTheme="minorHAnsi" w:hAnsiTheme="minorHAnsi"/>
                <w:b/>
                <w:bCs/>
                <w:color w:val="000000" w:themeColor="text1"/>
                <w:sz w:val="20"/>
                <w:szCs w:val="20"/>
              </w:rPr>
            </w:pPr>
            <w:ins w:id="186" w:author="Joycell Sundararaj - Chaucer" w:date="2026-10-12T16:57:00Z" w16du:dateUtc="2026-10-12T15:57:00Z">
              <w:r w:rsidRPr="005271EC">
                <w:rPr>
                  <w:rFonts w:asciiTheme="minorHAnsi" w:hAnsiTheme="minorHAnsi"/>
                  <w:b/>
                  <w:bCs/>
                  <w:color w:val="000000" w:themeColor="text1"/>
                  <w:sz w:val="20"/>
                  <w:szCs w:val="20"/>
                </w:rPr>
                <w:t xml:space="preserve">Component </w:t>
              </w:r>
            </w:ins>
          </w:p>
        </w:tc>
        <w:tc>
          <w:tcPr>
            <w:tcW w:w="2268" w:type="dxa"/>
            <w:shd w:val="clear" w:color="auto" w:fill="C1CDEC" w:themeFill="accent1" w:themeFillTint="33"/>
          </w:tcPr>
          <w:p w14:paraId="139EDE68" w14:textId="77777777" w:rsidR="002B6A68" w:rsidRPr="000C6FB7" w:rsidRDefault="002B6A68">
            <w:pPr>
              <w:rPr>
                <w:ins w:id="187" w:author="Joycell Sundararaj - Chaucer" w:date="2026-10-12T16:57:00Z" w16du:dateUtc="2026-10-12T15:57:00Z"/>
                <w:rFonts w:asciiTheme="minorHAnsi" w:hAnsiTheme="minorHAnsi"/>
                <w:b/>
                <w:color w:val="000000" w:themeColor="text1"/>
                <w:kern w:val="0"/>
                <w:sz w:val="20"/>
                <w:szCs w:val="20"/>
                <w14:ligatures w14:val="none"/>
              </w:rPr>
            </w:pPr>
            <w:ins w:id="188" w:author="Joycell Sundararaj - Chaucer" w:date="2026-10-12T16:57:00Z" w16du:dateUtc="2026-10-12T15:57:00Z">
              <w:r w:rsidRPr="005271EC">
                <w:rPr>
                  <w:rFonts w:asciiTheme="minorHAnsi" w:hAnsiTheme="minorHAnsi"/>
                  <w:b/>
                  <w:bCs/>
                  <w:color w:val="000000" w:themeColor="text1"/>
                  <w:sz w:val="20"/>
                  <w:szCs w:val="20"/>
                </w:rPr>
                <w:t>Primary Owner</w:t>
              </w:r>
            </w:ins>
          </w:p>
        </w:tc>
        <w:tc>
          <w:tcPr>
            <w:tcW w:w="2217" w:type="dxa"/>
            <w:shd w:val="clear" w:color="auto" w:fill="C1CDEC" w:themeFill="accent1" w:themeFillTint="33"/>
          </w:tcPr>
          <w:p w14:paraId="50C7091C" w14:textId="77777777" w:rsidR="002B6A68" w:rsidRPr="005271EC" w:rsidRDefault="002B6A68">
            <w:pPr>
              <w:rPr>
                <w:ins w:id="189" w:author="Joycell Sundararaj - Chaucer" w:date="2026-10-12T16:57:00Z" w16du:dateUtc="2026-10-12T15:57:00Z"/>
                <w:rFonts w:asciiTheme="minorHAnsi" w:hAnsiTheme="minorHAnsi"/>
                <w:b/>
                <w:bCs/>
                <w:color w:val="000000" w:themeColor="text1"/>
                <w:sz w:val="20"/>
                <w:szCs w:val="20"/>
              </w:rPr>
            </w:pPr>
            <w:ins w:id="190" w:author="Joycell Sundararaj - Chaucer" w:date="2026-10-12T16:57:00Z" w16du:dateUtc="2026-10-12T15:57:00Z">
              <w:r w:rsidRPr="005271EC">
                <w:rPr>
                  <w:rFonts w:asciiTheme="minorHAnsi" w:hAnsiTheme="minorHAnsi"/>
                  <w:b/>
                  <w:bCs/>
                  <w:color w:val="000000" w:themeColor="text1"/>
                  <w:sz w:val="20"/>
                  <w:szCs w:val="20"/>
                </w:rPr>
                <w:t>Supporting Teams</w:t>
              </w:r>
            </w:ins>
          </w:p>
        </w:tc>
      </w:tr>
      <w:tr w:rsidR="002B6A68" w14:paraId="69212534" w14:textId="77777777">
        <w:trPr>
          <w:ins w:id="191" w:author="Joycell Sundararaj - Chaucer" w:date="2026-10-12T16:57:00Z"/>
        </w:trPr>
        <w:tc>
          <w:tcPr>
            <w:tcW w:w="4531" w:type="dxa"/>
            <w:vAlign w:val="center"/>
          </w:tcPr>
          <w:p w14:paraId="0B86122A" w14:textId="77777777" w:rsidR="002B6A68" w:rsidRPr="005271EC" w:rsidRDefault="002B6A68">
            <w:pPr>
              <w:spacing w:line="300" w:lineRule="atLeast"/>
              <w:rPr>
                <w:ins w:id="192" w:author="Joycell Sundararaj - Chaucer" w:date="2026-10-12T16:57:00Z" w16du:dateUtc="2026-10-12T15:57:00Z"/>
                <w:rStyle w:val="Strong"/>
                <w:rFonts w:asciiTheme="minorHAnsi" w:hAnsiTheme="minorHAnsi"/>
                <w:b w:val="0"/>
                <w:bCs w:val="0"/>
                <w:sz w:val="20"/>
                <w:szCs w:val="20"/>
              </w:rPr>
            </w:pPr>
            <w:ins w:id="193" w:author="Joycell Sundararaj - Chaucer" w:date="2026-10-12T16:57:00Z" w16du:dateUtc="2026-10-12T15:57:00Z">
              <w:r w:rsidRPr="00B1536E">
                <w:rPr>
                  <w:rStyle w:val="Strong"/>
                  <w:rFonts w:asciiTheme="minorHAnsi" w:hAnsiTheme="minorHAnsi"/>
                  <w:b w:val="0"/>
                  <w:bCs w:val="0"/>
                  <w:sz w:val="20"/>
                  <w:szCs w:val="20"/>
                </w:rPr>
                <w:t xml:space="preserve">APIM Service </w:t>
              </w:r>
            </w:ins>
          </w:p>
          <w:p w14:paraId="31737C26" w14:textId="77777777" w:rsidR="002B6A68" w:rsidRPr="00B1536E" w:rsidRDefault="002B6A68">
            <w:pPr>
              <w:spacing w:line="300" w:lineRule="atLeast"/>
              <w:rPr>
                <w:ins w:id="194" w:author="Joycell Sundararaj - Chaucer" w:date="2026-10-12T16:57:00Z" w16du:dateUtc="2026-10-12T15:57:00Z"/>
                <w:rFonts w:asciiTheme="minorHAnsi" w:hAnsiTheme="minorHAnsi"/>
                <w:kern w:val="0"/>
                <w:sz w:val="20"/>
                <w:szCs w:val="20"/>
                <w14:ligatures w14:val="none"/>
              </w:rPr>
            </w:pPr>
            <w:ins w:id="195" w:author="Joycell Sundararaj - Chaucer" w:date="2026-10-12T16:57:00Z" w16du:dateUtc="2026-10-12T15:57:00Z">
              <w:r w:rsidRPr="00B1536E">
                <w:rPr>
                  <w:rStyle w:val="Strong"/>
                  <w:rFonts w:asciiTheme="minorHAnsi" w:hAnsiTheme="minorHAnsi"/>
                  <w:b w:val="0"/>
                  <w:bCs w:val="0"/>
                  <w:sz w:val="20"/>
                  <w:szCs w:val="20"/>
                </w:rPr>
                <w:t>(Gateway, APIs, Products, Subscriptions, Backends)</w:t>
              </w:r>
            </w:ins>
          </w:p>
        </w:tc>
        <w:tc>
          <w:tcPr>
            <w:tcW w:w="2268" w:type="dxa"/>
            <w:vAlign w:val="center"/>
          </w:tcPr>
          <w:p w14:paraId="366E7BB2" w14:textId="77777777" w:rsidR="002B6A68" w:rsidRPr="00B1536E" w:rsidRDefault="002B6A68">
            <w:pPr>
              <w:spacing w:after="140"/>
              <w:rPr>
                <w:ins w:id="196" w:author="Joycell Sundararaj - Chaucer" w:date="2026-10-12T16:57:00Z" w16du:dateUtc="2026-10-12T15:57:00Z"/>
                <w:rFonts w:asciiTheme="minorHAnsi" w:eastAsia="Times New Roman" w:hAnsiTheme="minorHAnsi" w:cs="Segoe UI"/>
                <w:color w:val="auto"/>
                <w:sz w:val="20"/>
                <w:szCs w:val="20"/>
              </w:rPr>
            </w:pPr>
            <w:ins w:id="197" w:author="Joycell Sundararaj - Chaucer" w:date="2026-10-12T16:57:00Z" w16du:dateUtc="2026-10-12T15:57:00Z">
              <w:r w:rsidRPr="00B1536E">
                <w:rPr>
                  <w:rFonts w:asciiTheme="minorHAnsi" w:hAnsiTheme="minorHAnsi"/>
                  <w:sz w:val="20"/>
                  <w:szCs w:val="20"/>
                </w:rPr>
                <w:t>Integration Team</w:t>
              </w:r>
            </w:ins>
          </w:p>
        </w:tc>
        <w:tc>
          <w:tcPr>
            <w:tcW w:w="2217" w:type="dxa"/>
            <w:vAlign w:val="center"/>
          </w:tcPr>
          <w:p w14:paraId="478C36DA" w14:textId="77777777" w:rsidR="002B6A68" w:rsidRPr="00B1536E" w:rsidRDefault="002B6A68">
            <w:pPr>
              <w:spacing w:after="140"/>
              <w:rPr>
                <w:ins w:id="198" w:author="Joycell Sundararaj - Chaucer" w:date="2026-10-12T16:57:00Z" w16du:dateUtc="2026-10-12T15:57:00Z"/>
                <w:rFonts w:asciiTheme="minorHAnsi" w:hAnsiTheme="minorHAnsi"/>
                <w:sz w:val="20"/>
                <w:szCs w:val="20"/>
              </w:rPr>
            </w:pPr>
            <w:ins w:id="199" w:author="Joycell Sundararaj - Chaucer" w:date="2026-10-12T16:57:00Z" w16du:dateUtc="2026-10-12T15:57:00Z">
              <w:r w:rsidRPr="00B1536E">
                <w:rPr>
                  <w:rFonts w:asciiTheme="minorHAnsi" w:hAnsiTheme="minorHAnsi"/>
                  <w:sz w:val="20"/>
                  <w:szCs w:val="20"/>
                </w:rPr>
                <w:t>Application Teams</w:t>
              </w:r>
            </w:ins>
          </w:p>
        </w:tc>
      </w:tr>
      <w:tr w:rsidR="002B6A68" w14:paraId="5377949F" w14:textId="77777777">
        <w:trPr>
          <w:ins w:id="200" w:author="Joycell Sundararaj - Chaucer" w:date="2026-10-12T16:57:00Z"/>
        </w:trPr>
        <w:tc>
          <w:tcPr>
            <w:tcW w:w="4531" w:type="dxa"/>
            <w:vAlign w:val="center"/>
          </w:tcPr>
          <w:p w14:paraId="379D3E31" w14:textId="77777777" w:rsidR="002B6A68" w:rsidRPr="005271EC" w:rsidRDefault="002B6A68">
            <w:pPr>
              <w:spacing w:line="300" w:lineRule="atLeast"/>
              <w:rPr>
                <w:ins w:id="201" w:author="Joycell Sundararaj - Chaucer" w:date="2026-10-12T16:57:00Z" w16du:dateUtc="2026-10-12T15:57:00Z"/>
                <w:rStyle w:val="Strong"/>
                <w:rFonts w:asciiTheme="minorHAnsi" w:hAnsiTheme="minorHAnsi"/>
                <w:b w:val="0"/>
                <w:bCs w:val="0"/>
                <w:sz w:val="20"/>
                <w:szCs w:val="20"/>
              </w:rPr>
            </w:pPr>
            <w:ins w:id="202" w:author="Joycell Sundararaj - Chaucer" w:date="2026-10-12T16:57:00Z" w16du:dateUtc="2026-10-12T15:57:00Z">
              <w:r w:rsidRPr="00B1536E">
                <w:rPr>
                  <w:rStyle w:val="Strong"/>
                  <w:rFonts w:asciiTheme="minorHAnsi" w:hAnsiTheme="minorHAnsi"/>
                  <w:b w:val="0"/>
                  <w:bCs w:val="0"/>
                  <w:sz w:val="20"/>
                  <w:szCs w:val="20"/>
                </w:rPr>
                <w:t xml:space="preserve">APIM Policies </w:t>
              </w:r>
            </w:ins>
          </w:p>
          <w:p w14:paraId="2667B2C5" w14:textId="77777777" w:rsidR="002B6A68" w:rsidRPr="00B1536E" w:rsidRDefault="002B6A68">
            <w:pPr>
              <w:spacing w:line="300" w:lineRule="atLeast"/>
              <w:rPr>
                <w:ins w:id="203" w:author="Joycell Sundararaj - Chaucer" w:date="2026-10-12T16:57:00Z" w16du:dateUtc="2026-10-12T15:57:00Z"/>
                <w:rFonts w:asciiTheme="minorHAnsi" w:hAnsiTheme="minorHAnsi"/>
                <w:kern w:val="0"/>
                <w:sz w:val="20"/>
                <w:szCs w:val="20"/>
                <w14:ligatures w14:val="none"/>
              </w:rPr>
            </w:pPr>
            <w:ins w:id="204" w:author="Joycell Sundararaj - Chaucer" w:date="2026-10-12T16:57:00Z" w16du:dateUtc="2026-10-12T15:57:00Z">
              <w:r w:rsidRPr="00B1536E">
                <w:rPr>
                  <w:rStyle w:val="Strong"/>
                  <w:rFonts w:asciiTheme="minorHAnsi" w:hAnsiTheme="minorHAnsi"/>
                  <w:b w:val="0"/>
                  <w:bCs w:val="0"/>
                  <w:sz w:val="20"/>
                  <w:szCs w:val="20"/>
                </w:rPr>
                <w:t>(Global, Product, API, Operation, Policy Fragments, Rate Limits, Quotas)</w:t>
              </w:r>
            </w:ins>
          </w:p>
        </w:tc>
        <w:tc>
          <w:tcPr>
            <w:tcW w:w="2268" w:type="dxa"/>
            <w:vAlign w:val="center"/>
          </w:tcPr>
          <w:p w14:paraId="734208A7" w14:textId="77777777" w:rsidR="002B6A68" w:rsidRPr="00B1536E" w:rsidRDefault="002B6A68">
            <w:pPr>
              <w:spacing w:after="140"/>
              <w:rPr>
                <w:ins w:id="205" w:author="Joycell Sundararaj - Chaucer" w:date="2026-10-12T16:57:00Z" w16du:dateUtc="2026-10-12T15:57:00Z"/>
                <w:rFonts w:asciiTheme="minorHAnsi" w:hAnsiTheme="minorHAnsi"/>
                <w:kern w:val="0"/>
                <w:sz w:val="20"/>
                <w:szCs w:val="20"/>
                <w14:ligatures w14:val="none"/>
              </w:rPr>
            </w:pPr>
            <w:ins w:id="206" w:author="Joycell Sundararaj - Chaucer" w:date="2026-10-12T16:57:00Z" w16du:dateUtc="2026-10-12T15:57:00Z">
              <w:r w:rsidRPr="00B1536E">
                <w:rPr>
                  <w:rFonts w:asciiTheme="minorHAnsi" w:hAnsiTheme="minorHAnsi"/>
                  <w:sz w:val="20"/>
                  <w:szCs w:val="20"/>
                </w:rPr>
                <w:t>Integration Team</w:t>
              </w:r>
              <w:r>
                <w:rPr>
                  <w:rFonts w:asciiTheme="minorHAnsi" w:hAnsiTheme="minorHAnsi"/>
                  <w:sz w:val="20"/>
                  <w:szCs w:val="20"/>
                </w:rPr>
                <w:t>,</w:t>
              </w:r>
              <w:r>
                <w:rPr>
                  <w:rFonts w:asciiTheme="minorHAnsi" w:hAnsiTheme="minorHAnsi"/>
                  <w:sz w:val="20"/>
                  <w:szCs w:val="20"/>
                </w:rPr>
                <w:br/>
              </w:r>
              <w:r w:rsidRPr="00B1536E">
                <w:rPr>
                  <w:rFonts w:asciiTheme="minorHAnsi" w:hAnsiTheme="minorHAnsi"/>
                  <w:sz w:val="20"/>
                  <w:szCs w:val="20"/>
                </w:rPr>
                <w:t>DevSecOps (Build)</w:t>
              </w:r>
              <w:r>
                <w:rPr>
                  <w:rFonts w:asciiTheme="minorHAnsi" w:hAnsiTheme="minorHAnsi"/>
                  <w:sz w:val="20"/>
                  <w:szCs w:val="20"/>
                </w:rPr>
                <w:t>,</w:t>
              </w:r>
            </w:ins>
          </w:p>
        </w:tc>
        <w:tc>
          <w:tcPr>
            <w:tcW w:w="2217" w:type="dxa"/>
            <w:vAlign w:val="center"/>
          </w:tcPr>
          <w:p w14:paraId="4752EDBF" w14:textId="77777777" w:rsidR="002B6A68" w:rsidRPr="00B1536E" w:rsidRDefault="002B6A68">
            <w:pPr>
              <w:spacing w:after="140"/>
              <w:rPr>
                <w:ins w:id="207" w:author="Joycell Sundararaj - Chaucer" w:date="2026-10-12T16:57:00Z" w16du:dateUtc="2026-10-12T15:57:00Z"/>
                <w:rFonts w:asciiTheme="minorHAnsi" w:hAnsiTheme="minorHAnsi"/>
                <w:sz w:val="20"/>
                <w:szCs w:val="20"/>
              </w:rPr>
            </w:pPr>
            <w:ins w:id="208" w:author="Joycell Sundararaj - Chaucer" w:date="2026-10-12T16:57:00Z" w16du:dateUtc="2026-10-12T15:57:00Z">
              <w:r w:rsidRPr="00B1536E">
                <w:rPr>
                  <w:rFonts w:asciiTheme="minorHAnsi" w:hAnsiTheme="minorHAnsi"/>
                  <w:sz w:val="20"/>
                  <w:szCs w:val="20"/>
                </w:rPr>
                <w:t>DevSecOps (Security)</w:t>
              </w:r>
            </w:ins>
          </w:p>
        </w:tc>
      </w:tr>
      <w:tr w:rsidR="002B6A68" w14:paraId="1CA549B5" w14:textId="77777777">
        <w:trPr>
          <w:ins w:id="209" w:author="Joycell Sundararaj - Chaucer" w:date="2026-10-12T16:57:00Z"/>
        </w:trPr>
        <w:tc>
          <w:tcPr>
            <w:tcW w:w="4531" w:type="dxa"/>
            <w:vAlign w:val="center"/>
          </w:tcPr>
          <w:p w14:paraId="2D8D889B" w14:textId="77777777" w:rsidR="002B6A68" w:rsidRPr="005271EC" w:rsidRDefault="002B6A68">
            <w:pPr>
              <w:spacing w:line="300" w:lineRule="atLeast"/>
              <w:rPr>
                <w:ins w:id="210" w:author="Joycell Sundararaj - Chaucer" w:date="2026-10-12T16:57:00Z" w16du:dateUtc="2026-10-12T15:57:00Z"/>
                <w:rStyle w:val="Strong"/>
                <w:rFonts w:asciiTheme="minorHAnsi" w:hAnsiTheme="minorHAnsi"/>
                <w:b w:val="0"/>
                <w:bCs w:val="0"/>
                <w:sz w:val="20"/>
                <w:szCs w:val="20"/>
              </w:rPr>
            </w:pPr>
            <w:ins w:id="211" w:author="Joycell Sundararaj - Chaucer" w:date="2026-10-12T16:57:00Z" w16du:dateUtc="2026-10-12T15:57:00Z">
              <w:r w:rsidRPr="00B1536E">
                <w:rPr>
                  <w:rStyle w:val="Strong"/>
                  <w:rFonts w:asciiTheme="minorHAnsi" w:hAnsiTheme="minorHAnsi"/>
                  <w:b w:val="0"/>
                  <w:bCs w:val="0"/>
                  <w:sz w:val="20"/>
                  <w:szCs w:val="20"/>
                </w:rPr>
                <w:t xml:space="preserve">APIM Security Configuration </w:t>
              </w:r>
            </w:ins>
          </w:p>
          <w:p w14:paraId="29BE6AEA" w14:textId="77777777" w:rsidR="002B6A68" w:rsidRPr="00B1536E" w:rsidRDefault="002B6A68">
            <w:pPr>
              <w:spacing w:line="300" w:lineRule="atLeast"/>
              <w:rPr>
                <w:ins w:id="212" w:author="Joycell Sundararaj - Chaucer" w:date="2026-10-12T16:57:00Z" w16du:dateUtc="2026-10-12T15:57:00Z"/>
                <w:rFonts w:asciiTheme="minorHAnsi" w:hAnsiTheme="minorHAnsi"/>
                <w:kern w:val="0"/>
                <w:sz w:val="20"/>
                <w:szCs w:val="20"/>
                <w14:ligatures w14:val="none"/>
              </w:rPr>
            </w:pPr>
            <w:ins w:id="213" w:author="Joycell Sundararaj - Chaucer" w:date="2026-10-12T16:57:00Z" w16du:dateUtc="2026-10-12T15:57:00Z">
              <w:r w:rsidRPr="00B1536E">
                <w:rPr>
                  <w:rStyle w:val="Strong"/>
                  <w:rFonts w:asciiTheme="minorHAnsi" w:hAnsiTheme="minorHAnsi"/>
                  <w:b w:val="0"/>
                  <w:bCs w:val="0"/>
                  <w:sz w:val="20"/>
                  <w:szCs w:val="20"/>
                </w:rPr>
                <w:t>(OAuth/JWT Validation, Managed Identities, Named Values)</w:t>
              </w:r>
            </w:ins>
          </w:p>
        </w:tc>
        <w:tc>
          <w:tcPr>
            <w:tcW w:w="2268" w:type="dxa"/>
            <w:vAlign w:val="center"/>
          </w:tcPr>
          <w:p w14:paraId="09186D3A" w14:textId="3D965472" w:rsidR="002B6A68" w:rsidRPr="00B1536E" w:rsidRDefault="002B6A68">
            <w:pPr>
              <w:spacing w:after="140"/>
              <w:rPr>
                <w:ins w:id="214" w:author="Joycell Sundararaj - Chaucer" w:date="2026-10-12T16:57:00Z" w16du:dateUtc="2026-10-12T15:57:00Z"/>
                <w:rFonts w:asciiTheme="minorHAnsi" w:hAnsiTheme="minorHAnsi"/>
                <w:kern w:val="0"/>
                <w:sz w:val="20"/>
                <w:szCs w:val="20"/>
                <w14:ligatures w14:val="none"/>
              </w:rPr>
            </w:pPr>
            <w:ins w:id="215" w:author="Joycell Sundararaj - Chaucer" w:date="2026-10-12T16:57:00Z" w16du:dateUtc="2026-10-12T15:57:00Z">
              <w:r w:rsidRPr="00B1536E">
                <w:rPr>
                  <w:rFonts w:asciiTheme="minorHAnsi" w:hAnsiTheme="minorHAnsi"/>
                  <w:sz w:val="20"/>
                  <w:szCs w:val="20"/>
                </w:rPr>
                <w:t>Integration Team</w:t>
              </w:r>
            </w:ins>
            <w:ins w:id="216" w:author="Joycell Sundararaj - Chaucer" w:date="2026-10-13T16:36:00Z" w16du:dateUtc="2026-10-13T15:36:00Z">
              <w:r w:rsidR="00E179B0">
                <w:rPr>
                  <w:rFonts w:asciiTheme="minorHAnsi" w:hAnsiTheme="minorHAnsi"/>
                  <w:sz w:val="20"/>
                  <w:szCs w:val="20"/>
                </w:rPr>
                <w:t>,</w:t>
              </w:r>
              <w:r w:rsidR="00E179B0">
                <w:rPr>
                  <w:rFonts w:asciiTheme="minorHAnsi" w:hAnsiTheme="minorHAnsi"/>
                  <w:sz w:val="20"/>
                  <w:szCs w:val="20"/>
                </w:rPr>
                <w:br/>
              </w:r>
              <w:r w:rsidR="00E179B0" w:rsidRPr="00B1536E">
                <w:rPr>
                  <w:rFonts w:asciiTheme="minorHAnsi" w:hAnsiTheme="minorHAnsi"/>
                  <w:sz w:val="20"/>
                  <w:szCs w:val="20"/>
                </w:rPr>
                <w:t>DevSecOps (Security)</w:t>
              </w:r>
            </w:ins>
          </w:p>
        </w:tc>
        <w:tc>
          <w:tcPr>
            <w:tcW w:w="2217" w:type="dxa"/>
            <w:vAlign w:val="center"/>
          </w:tcPr>
          <w:p w14:paraId="0922F1DC" w14:textId="0F2AE0CE" w:rsidR="002B6A68" w:rsidRPr="00B1536E" w:rsidRDefault="002B6A68">
            <w:pPr>
              <w:spacing w:after="140"/>
              <w:rPr>
                <w:ins w:id="217" w:author="Joycell Sundararaj - Chaucer" w:date="2026-10-12T16:57:00Z" w16du:dateUtc="2026-10-12T15:57:00Z"/>
                <w:rFonts w:asciiTheme="minorHAnsi" w:hAnsiTheme="minorHAnsi"/>
                <w:sz w:val="20"/>
                <w:szCs w:val="20"/>
              </w:rPr>
            </w:pPr>
            <w:ins w:id="218" w:author="Joycell Sundararaj - Chaucer" w:date="2026-10-12T16:57:00Z" w16du:dateUtc="2026-10-12T15:57:00Z">
              <w:r w:rsidRPr="00B1536E">
                <w:rPr>
                  <w:rFonts w:asciiTheme="minorHAnsi" w:hAnsiTheme="minorHAnsi"/>
                  <w:sz w:val="20"/>
                  <w:szCs w:val="20"/>
                </w:rPr>
                <w:t>M365 Team</w:t>
              </w:r>
            </w:ins>
          </w:p>
        </w:tc>
      </w:tr>
      <w:tr w:rsidR="002B6A68" w14:paraId="475672D2" w14:textId="77777777">
        <w:trPr>
          <w:trHeight w:val="641"/>
          <w:ins w:id="219" w:author="Joycell Sundararaj - Chaucer" w:date="2026-10-12T16:57:00Z"/>
        </w:trPr>
        <w:tc>
          <w:tcPr>
            <w:tcW w:w="4531" w:type="dxa"/>
            <w:vAlign w:val="center"/>
          </w:tcPr>
          <w:p w14:paraId="0C0974DB" w14:textId="77777777" w:rsidR="002B6A68" w:rsidRPr="005271EC" w:rsidRDefault="002B6A68">
            <w:pPr>
              <w:spacing w:line="300" w:lineRule="atLeast"/>
              <w:rPr>
                <w:ins w:id="220" w:author="Joycell Sundararaj - Chaucer" w:date="2026-10-12T16:57:00Z" w16du:dateUtc="2026-10-12T15:57:00Z"/>
                <w:rStyle w:val="Strong"/>
                <w:rFonts w:asciiTheme="minorHAnsi" w:hAnsiTheme="minorHAnsi"/>
                <w:b w:val="0"/>
                <w:bCs w:val="0"/>
                <w:sz w:val="20"/>
                <w:szCs w:val="20"/>
              </w:rPr>
            </w:pPr>
            <w:ins w:id="221" w:author="Joycell Sundararaj - Chaucer" w:date="2026-10-12T16:57:00Z" w16du:dateUtc="2026-10-12T15:57:00Z">
              <w:r w:rsidRPr="00B1536E">
                <w:rPr>
                  <w:rStyle w:val="Strong"/>
                  <w:rFonts w:asciiTheme="minorHAnsi" w:hAnsiTheme="minorHAnsi"/>
                  <w:b w:val="0"/>
                  <w:bCs w:val="0"/>
                  <w:sz w:val="20"/>
                  <w:szCs w:val="20"/>
                </w:rPr>
                <w:t xml:space="preserve">Developer Portal </w:t>
              </w:r>
            </w:ins>
          </w:p>
          <w:p w14:paraId="61D4AFB4" w14:textId="77777777" w:rsidR="002B6A68" w:rsidRPr="00B1536E" w:rsidRDefault="002B6A68">
            <w:pPr>
              <w:spacing w:line="300" w:lineRule="atLeast"/>
              <w:rPr>
                <w:ins w:id="222" w:author="Joycell Sundararaj - Chaucer" w:date="2026-10-12T16:57:00Z" w16du:dateUtc="2026-10-12T15:57:00Z"/>
                <w:rFonts w:asciiTheme="minorHAnsi" w:hAnsiTheme="minorHAnsi"/>
                <w:kern w:val="0"/>
                <w:sz w:val="20"/>
                <w:szCs w:val="20"/>
                <w14:ligatures w14:val="none"/>
              </w:rPr>
            </w:pPr>
            <w:ins w:id="223" w:author="Joycell Sundararaj - Chaucer" w:date="2026-10-12T16:57:00Z" w16du:dateUtc="2026-10-12T15:57:00Z">
              <w:r w:rsidRPr="00B1536E">
                <w:rPr>
                  <w:rStyle w:val="Strong"/>
                  <w:rFonts w:asciiTheme="minorHAnsi" w:hAnsiTheme="minorHAnsi"/>
                  <w:b w:val="0"/>
                  <w:bCs w:val="0"/>
                  <w:sz w:val="20"/>
                  <w:szCs w:val="20"/>
                </w:rPr>
                <w:t>(Content, Branding, Configuration, Publication)</w:t>
              </w:r>
            </w:ins>
          </w:p>
        </w:tc>
        <w:tc>
          <w:tcPr>
            <w:tcW w:w="2268" w:type="dxa"/>
            <w:vAlign w:val="center"/>
          </w:tcPr>
          <w:p w14:paraId="3765646F" w14:textId="77777777" w:rsidR="002B6A68" w:rsidRPr="00B1536E" w:rsidRDefault="002B6A68">
            <w:pPr>
              <w:spacing w:after="140"/>
              <w:rPr>
                <w:ins w:id="224" w:author="Joycell Sundararaj - Chaucer" w:date="2026-10-12T16:57:00Z" w16du:dateUtc="2026-10-12T15:57:00Z"/>
                <w:rFonts w:asciiTheme="minorHAnsi" w:hAnsiTheme="minorHAnsi"/>
                <w:kern w:val="0"/>
                <w:sz w:val="20"/>
                <w:szCs w:val="20"/>
                <w14:ligatures w14:val="none"/>
              </w:rPr>
            </w:pPr>
            <w:ins w:id="225" w:author="Joycell Sundararaj - Chaucer" w:date="2026-10-12T16:57:00Z" w16du:dateUtc="2026-10-12T15:57:00Z">
              <w:r w:rsidRPr="00B1536E">
                <w:rPr>
                  <w:rFonts w:asciiTheme="minorHAnsi" w:hAnsiTheme="minorHAnsi"/>
                  <w:sz w:val="20"/>
                  <w:szCs w:val="20"/>
                </w:rPr>
                <w:t>Integration Team</w:t>
              </w:r>
            </w:ins>
          </w:p>
        </w:tc>
        <w:tc>
          <w:tcPr>
            <w:tcW w:w="2217" w:type="dxa"/>
            <w:vAlign w:val="center"/>
          </w:tcPr>
          <w:p w14:paraId="47CABA36" w14:textId="77777777" w:rsidR="002B6A68" w:rsidRPr="00B1536E" w:rsidRDefault="002B6A68">
            <w:pPr>
              <w:spacing w:after="140"/>
              <w:rPr>
                <w:ins w:id="226" w:author="Joycell Sundararaj - Chaucer" w:date="2026-10-12T16:57:00Z" w16du:dateUtc="2026-10-12T15:57:00Z"/>
                <w:rFonts w:asciiTheme="minorHAnsi" w:hAnsiTheme="minorHAnsi"/>
                <w:sz w:val="20"/>
                <w:szCs w:val="20"/>
              </w:rPr>
            </w:pPr>
            <w:ins w:id="227" w:author="Joycell Sundararaj - Chaucer" w:date="2026-10-12T16:57:00Z" w16du:dateUtc="2026-10-12T15:57:00Z">
              <w:r w:rsidRPr="00B1536E">
                <w:rPr>
                  <w:rFonts w:asciiTheme="minorHAnsi" w:hAnsiTheme="minorHAnsi"/>
                  <w:sz w:val="20"/>
                  <w:szCs w:val="20"/>
                </w:rPr>
                <w:t>Application Teams, M365 Team</w:t>
              </w:r>
            </w:ins>
          </w:p>
        </w:tc>
      </w:tr>
      <w:tr w:rsidR="002B6A68" w14:paraId="0E7EF074" w14:textId="77777777">
        <w:trPr>
          <w:ins w:id="228" w:author="Joycell Sundararaj - Chaucer" w:date="2026-10-12T16:57:00Z"/>
        </w:trPr>
        <w:tc>
          <w:tcPr>
            <w:tcW w:w="4531" w:type="dxa"/>
            <w:vAlign w:val="center"/>
          </w:tcPr>
          <w:p w14:paraId="5A7FCDE3" w14:textId="77777777" w:rsidR="002B6A68" w:rsidRPr="00B1536E" w:rsidRDefault="002B6A68">
            <w:pPr>
              <w:spacing w:after="140"/>
              <w:rPr>
                <w:ins w:id="229" w:author="Joycell Sundararaj - Chaucer" w:date="2026-10-12T16:57:00Z" w16du:dateUtc="2026-10-12T15:57:00Z"/>
                <w:rFonts w:asciiTheme="minorHAnsi" w:hAnsiTheme="minorHAnsi"/>
                <w:sz w:val="20"/>
                <w:szCs w:val="20"/>
              </w:rPr>
            </w:pPr>
            <w:ins w:id="230" w:author="Joycell Sundararaj - Chaucer" w:date="2026-10-12T16:57:00Z" w16du:dateUtc="2026-10-12T15:57:00Z">
              <w:r w:rsidRPr="00B1536E">
                <w:rPr>
                  <w:rStyle w:val="Strong"/>
                  <w:rFonts w:asciiTheme="minorHAnsi" w:hAnsiTheme="minorHAnsi"/>
                  <w:b w:val="0"/>
                  <w:bCs w:val="0"/>
                  <w:sz w:val="20"/>
                  <w:szCs w:val="20"/>
                </w:rPr>
                <w:t>APIOps Configuration Repository and Deployment</w:t>
              </w:r>
            </w:ins>
          </w:p>
        </w:tc>
        <w:tc>
          <w:tcPr>
            <w:tcW w:w="2268" w:type="dxa"/>
            <w:vAlign w:val="center"/>
          </w:tcPr>
          <w:p w14:paraId="740A5102" w14:textId="77777777" w:rsidR="002B6A68" w:rsidRPr="00B1536E" w:rsidRDefault="002B6A68">
            <w:pPr>
              <w:spacing w:after="140"/>
              <w:rPr>
                <w:ins w:id="231" w:author="Joycell Sundararaj - Chaucer" w:date="2026-10-12T16:57:00Z" w16du:dateUtc="2026-10-12T15:57:00Z"/>
                <w:rFonts w:asciiTheme="minorHAnsi" w:hAnsiTheme="minorHAnsi"/>
                <w:sz w:val="20"/>
                <w:szCs w:val="20"/>
              </w:rPr>
            </w:pPr>
            <w:ins w:id="232" w:author="Joycell Sundararaj - Chaucer" w:date="2026-10-12T16:57:00Z" w16du:dateUtc="2026-10-12T15:57:00Z">
              <w:r w:rsidRPr="00B1536E">
                <w:rPr>
                  <w:rFonts w:asciiTheme="minorHAnsi" w:hAnsiTheme="minorHAnsi"/>
                  <w:sz w:val="20"/>
                  <w:szCs w:val="20"/>
                </w:rPr>
                <w:t>Integration Team</w:t>
              </w:r>
            </w:ins>
          </w:p>
        </w:tc>
        <w:tc>
          <w:tcPr>
            <w:tcW w:w="2217" w:type="dxa"/>
            <w:vAlign w:val="center"/>
          </w:tcPr>
          <w:p w14:paraId="4AD2A7DF" w14:textId="77777777" w:rsidR="002B6A68" w:rsidRPr="00B1536E" w:rsidRDefault="002B6A68">
            <w:pPr>
              <w:spacing w:after="140"/>
              <w:rPr>
                <w:ins w:id="233" w:author="Joycell Sundararaj - Chaucer" w:date="2026-10-12T16:57:00Z" w16du:dateUtc="2026-10-12T15:57:00Z"/>
                <w:rFonts w:asciiTheme="minorHAnsi" w:hAnsiTheme="minorHAnsi"/>
                <w:sz w:val="20"/>
                <w:szCs w:val="20"/>
              </w:rPr>
            </w:pPr>
            <w:ins w:id="234" w:author="Joycell Sundararaj - Chaucer" w:date="2026-10-12T16:57:00Z" w16du:dateUtc="2026-10-12T15:57:00Z">
              <w:r w:rsidRPr="00B1536E">
                <w:rPr>
                  <w:rFonts w:asciiTheme="minorHAnsi" w:hAnsiTheme="minorHAnsi"/>
                  <w:sz w:val="20"/>
                  <w:szCs w:val="20"/>
                </w:rPr>
                <w:t>DevSecOps (Build)</w:t>
              </w:r>
            </w:ins>
          </w:p>
        </w:tc>
      </w:tr>
      <w:tr w:rsidR="002B6A68" w14:paraId="24623114" w14:textId="77777777">
        <w:trPr>
          <w:trHeight w:val="720"/>
          <w:ins w:id="235" w:author="Joycell Sundararaj - Chaucer" w:date="2026-10-12T16:57:00Z"/>
        </w:trPr>
        <w:tc>
          <w:tcPr>
            <w:tcW w:w="4531" w:type="dxa"/>
            <w:vAlign w:val="center"/>
          </w:tcPr>
          <w:p w14:paraId="36DB4ED5" w14:textId="77777777" w:rsidR="002B6A68" w:rsidRPr="005271EC" w:rsidRDefault="002B6A68">
            <w:pPr>
              <w:spacing w:line="300" w:lineRule="atLeast"/>
              <w:rPr>
                <w:ins w:id="236" w:author="Joycell Sundararaj - Chaucer" w:date="2026-10-12T16:57:00Z" w16du:dateUtc="2026-10-12T15:57:00Z"/>
                <w:rStyle w:val="Strong"/>
                <w:rFonts w:asciiTheme="minorHAnsi" w:hAnsiTheme="minorHAnsi"/>
                <w:b w:val="0"/>
                <w:bCs w:val="0"/>
                <w:sz w:val="20"/>
                <w:szCs w:val="20"/>
              </w:rPr>
            </w:pPr>
            <w:ins w:id="237" w:author="Joycell Sundararaj - Chaucer" w:date="2026-10-12T16:57:00Z" w16du:dateUtc="2026-10-12T15:57:00Z">
              <w:r w:rsidRPr="00B1536E">
                <w:rPr>
                  <w:rStyle w:val="Strong"/>
                  <w:rFonts w:asciiTheme="minorHAnsi" w:hAnsiTheme="minorHAnsi"/>
                  <w:b w:val="0"/>
                  <w:bCs w:val="0"/>
                  <w:sz w:val="20"/>
                  <w:szCs w:val="20"/>
                </w:rPr>
                <w:t xml:space="preserve">Azure Front Door </w:t>
              </w:r>
            </w:ins>
          </w:p>
          <w:p w14:paraId="166C202B" w14:textId="77777777" w:rsidR="002B6A68" w:rsidRPr="00B1536E" w:rsidRDefault="002B6A68">
            <w:pPr>
              <w:spacing w:line="300" w:lineRule="atLeast"/>
              <w:rPr>
                <w:ins w:id="238" w:author="Joycell Sundararaj - Chaucer" w:date="2026-10-12T16:57:00Z" w16du:dateUtc="2026-10-12T15:57:00Z"/>
                <w:rFonts w:asciiTheme="minorHAnsi" w:hAnsiTheme="minorHAnsi"/>
                <w:kern w:val="0"/>
                <w:sz w:val="20"/>
                <w:szCs w:val="20"/>
                <w14:ligatures w14:val="none"/>
              </w:rPr>
            </w:pPr>
            <w:ins w:id="239" w:author="Joycell Sundararaj - Chaucer" w:date="2026-10-12T16:57:00Z" w16du:dateUtc="2026-10-12T15:57:00Z">
              <w:r w:rsidRPr="00B1536E">
                <w:rPr>
                  <w:rStyle w:val="Strong"/>
                  <w:rFonts w:asciiTheme="minorHAnsi" w:hAnsiTheme="minorHAnsi"/>
                  <w:b w:val="0"/>
                  <w:bCs w:val="0"/>
                  <w:sz w:val="20"/>
                  <w:szCs w:val="20"/>
                </w:rPr>
                <w:t>(Profile, Origins, Origin Groups, TLS Configuration)</w:t>
              </w:r>
            </w:ins>
          </w:p>
        </w:tc>
        <w:tc>
          <w:tcPr>
            <w:tcW w:w="2268" w:type="dxa"/>
            <w:vAlign w:val="center"/>
          </w:tcPr>
          <w:p w14:paraId="4D1ABC7B" w14:textId="77777777" w:rsidR="002B6A68" w:rsidRPr="00B700A0" w:rsidRDefault="002B6A68">
            <w:pPr>
              <w:spacing w:after="140"/>
              <w:rPr>
                <w:ins w:id="240" w:author="Joycell Sundararaj - Chaucer" w:date="2026-10-12T16:57:00Z" w16du:dateUtc="2026-10-12T15:57:00Z"/>
                <w:rFonts w:asciiTheme="minorHAnsi" w:hAnsiTheme="minorHAnsi"/>
                <w:sz w:val="20"/>
                <w:szCs w:val="20"/>
              </w:rPr>
            </w:pPr>
            <w:ins w:id="241" w:author="Joycell Sundararaj - Chaucer" w:date="2026-10-12T16:57:00Z" w16du:dateUtc="2026-10-12T15:57:00Z">
              <w:r w:rsidRPr="00B1536E">
                <w:rPr>
                  <w:rFonts w:asciiTheme="minorHAnsi" w:hAnsiTheme="minorHAnsi"/>
                  <w:sz w:val="20"/>
                  <w:szCs w:val="20"/>
                </w:rPr>
                <w:t>DevSecOps (Platform)</w:t>
              </w:r>
              <w:r>
                <w:rPr>
                  <w:rFonts w:asciiTheme="minorHAnsi" w:hAnsiTheme="minorHAnsi"/>
                  <w:sz w:val="20"/>
                  <w:szCs w:val="20"/>
                </w:rPr>
                <w:t>,</w:t>
              </w:r>
              <w:r>
                <w:rPr>
                  <w:rFonts w:asciiTheme="minorHAnsi" w:hAnsiTheme="minorHAnsi"/>
                  <w:sz w:val="20"/>
                  <w:szCs w:val="20"/>
                </w:rPr>
                <w:br/>
              </w:r>
              <w:r w:rsidRPr="00B1536E">
                <w:rPr>
                  <w:rFonts w:asciiTheme="minorHAnsi" w:hAnsiTheme="minorHAnsi"/>
                  <w:sz w:val="20"/>
                  <w:szCs w:val="20"/>
                </w:rPr>
                <w:t>DevSecOps (Build)</w:t>
              </w:r>
            </w:ins>
          </w:p>
        </w:tc>
        <w:tc>
          <w:tcPr>
            <w:tcW w:w="2217" w:type="dxa"/>
            <w:vAlign w:val="center"/>
          </w:tcPr>
          <w:p w14:paraId="15BD90A1" w14:textId="77777777" w:rsidR="002B6A68" w:rsidRPr="00B1536E" w:rsidRDefault="002B6A68">
            <w:pPr>
              <w:spacing w:after="140"/>
              <w:rPr>
                <w:ins w:id="242" w:author="Joycell Sundararaj - Chaucer" w:date="2026-10-12T16:57:00Z" w16du:dateUtc="2026-10-12T15:57:00Z"/>
                <w:rFonts w:asciiTheme="minorHAnsi" w:hAnsiTheme="minorHAnsi"/>
                <w:sz w:val="20"/>
                <w:szCs w:val="20"/>
              </w:rPr>
            </w:pPr>
            <w:ins w:id="243" w:author="Joycell Sundararaj - Chaucer" w:date="2026-10-12T16:57:00Z" w16du:dateUtc="2026-10-12T15:57:00Z">
              <w:r w:rsidRPr="00B1536E">
                <w:rPr>
                  <w:rFonts w:asciiTheme="minorHAnsi" w:hAnsiTheme="minorHAnsi"/>
                  <w:sz w:val="20"/>
                  <w:szCs w:val="20"/>
                </w:rPr>
                <w:t>Integration Team</w:t>
              </w:r>
            </w:ins>
          </w:p>
        </w:tc>
      </w:tr>
      <w:tr w:rsidR="002B6A68" w14:paraId="7B3F45EC" w14:textId="77777777">
        <w:trPr>
          <w:ins w:id="244" w:author="Joycell Sundararaj - Chaucer" w:date="2026-10-12T16:57:00Z"/>
        </w:trPr>
        <w:tc>
          <w:tcPr>
            <w:tcW w:w="4531" w:type="dxa"/>
            <w:vAlign w:val="center"/>
          </w:tcPr>
          <w:p w14:paraId="660195C5" w14:textId="77777777" w:rsidR="002B6A68" w:rsidRPr="00B1536E" w:rsidRDefault="002B6A68">
            <w:pPr>
              <w:spacing w:line="300" w:lineRule="atLeast"/>
              <w:rPr>
                <w:ins w:id="245" w:author="Joycell Sundararaj - Chaucer" w:date="2026-10-12T16:57:00Z" w16du:dateUtc="2026-10-12T15:57:00Z"/>
                <w:rFonts w:asciiTheme="minorHAnsi" w:hAnsiTheme="minorHAnsi"/>
                <w:kern w:val="0"/>
                <w:sz w:val="20"/>
                <w:szCs w:val="20"/>
                <w14:ligatures w14:val="none"/>
              </w:rPr>
            </w:pPr>
            <w:ins w:id="246" w:author="Joycell Sundararaj - Chaucer" w:date="2026-10-12T16:57:00Z" w16du:dateUtc="2026-10-12T15:57:00Z">
              <w:r w:rsidRPr="00B1536E">
                <w:rPr>
                  <w:rStyle w:val="Strong"/>
                  <w:rFonts w:asciiTheme="minorHAnsi" w:hAnsiTheme="minorHAnsi"/>
                  <w:b w:val="0"/>
                  <w:bCs w:val="0"/>
                  <w:sz w:val="20"/>
                  <w:szCs w:val="20"/>
                </w:rPr>
                <w:t>WAF Policies, Rules and Exceptions</w:t>
              </w:r>
            </w:ins>
          </w:p>
        </w:tc>
        <w:tc>
          <w:tcPr>
            <w:tcW w:w="2268" w:type="dxa"/>
            <w:vAlign w:val="center"/>
          </w:tcPr>
          <w:p w14:paraId="65DB87AC" w14:textId="77777777" w:rsidR="002B6A68" w:rsidRPr="00B1536E" w:rsidRDefault="002B6A68">
            <w:pPr>
              <w:spacing w:after="140"/>
              <w:rPr>
                <w:ins w:id="247" w:author="Joycell Sundararaj - Chaucer" w:date="2026-10-12T16:57:00Z" w16du:dateUtc="2026-10-12T15:57:00Z"/>
                <w:rFonts w:asciiTheme="minorHAnsi" w:hAnsiTheme="minorHAnsi"/>
                <w:kern w:val="0"/>
                <w:sz w:val="20"/>
                <w:szCs w:val="20"/>
                <w14:ligatures w14:val="none"/>
              </w:rPr>
            </w:pPr>
            <w:ins w:id="248" w:author="Joycell Sundararaj - Chaucer" w:date="2026-10-12T16:57:00Z" w16du:dateUtc="2026-10-12T15:57:00Z">
              <w:r w:rsidRPr="00B1536E">
                <w:rPr>
                  <w:rFonts w:asciiTheme="minorHAnsi" w:hAnsiTheme="minorHAnsi"/>
                  <w:sz w:val="20"/>
                  <w:szCs w:val="20"/>
                </w:rPr>
                <w:t>DevSecOps (Security)</w:t>
              </w:r>
            </w:ins>
          </w:p>
        </w:tc>
        <w:tc>
          <w:tcPr>
            <w:tcW w:w="2217" w:type="dxa"/>
            <w:vAlign w:val="center"/>
          </w:tcPr>
          <w:p w14:paraId="31F0BAE9" w14:textId="77777777" w:rsidR="002B6A68" w:rsidRPr="00B1536E" w:rsidRDefault="002B6A68">
            <w:pPr>
              <w:spacing w:after="140"/>
              <w:rPr>
                <w:ins w:id="249" w:author="Joycell Sundararaj - Chaucer" w:date="2026-10-12T16:57:00Z" w16du:dateUtc="2026-10-12T15:57:00Z"/>
                <w:rFonts w:asciiTheme="minorHAnsi" w:hAnsiTheme="minorHAnsi"/>
                <w:sz w:val="20"/>
                <w:szCs w:val="20"/>
              </w:rPr>
            </w:pPr>
            <w:ins w:id="250" w:author="Joycell Sundararaj - Chaucer" w:date="2026-10-12T16:57:00Z" w16du:dateUtc="2026-10-12T15:57:00Z">
              <w:r w:rsidRPr="00B1536E">
                <w:rPr>
                  <w:rFonts w:asciiTheme="minorHAnsi" w:hAnsiTheme="minorHAnsi"/>
                  <w:sz w:val="20"/>
                  <w:szCs w:val="20"/>
                </w:rPr>
                <w:t>DevSecOps (Build)</w:t>
              </w:r>
            </w:ins>
          </w:p>
        </w:tc>
      </w:tr>
      <w:tr w:rsidR="002B6A68" w:rsidRPr="004C1E7D" w14:paraId="41CEA3C2" w14:textId="77777777">
        <w:trPr>
          <w:ins w:id="251" w:author="Joycell Sundararaj - Chaucer" w:date="2026-10-12T16:57:00Z"/>
        </w:trPr>
        <w:tc>
          <w:tcPr>
            <w:tcW w:w="4531" w:type="dxa"/>
            <w:vAlign w:val="center"/>
          </w:tcPr>
          <w:p w14:paraId="456A614D" w14:textId="77777777" w:rsidR="002B6A68" w:rsidRDefault="002B6A68">
            <w:pPr>
              <w:spacing w:line="300" w:lineRule="atLeast"/>
              <w:rPr>
                <w:ins w:id="252" w:author="Joycell Sundararaj - Chaucer" w:date="2026-10-12T16:57:00Z" w16du:dateUtc="2026-10-12T15:57:00Z"/>
                <w:rStyle w:val="Strong"/>
                <w:rFonts w:asciiTheme="minorHAnsi" w:hAnsiTheme="minorHAnsi"/>
                <w:b w:val="0"/>
                <w:bCs w:val="0"/>
                <w:sz w:val="20"/>
                <w:szCs w:val="20"/>
              </w:rPr>
            </w:pPr>
            <w:ins w:id="253" w:author="Joycell Sundararaj - Chaucer" w:date="2026-10-12T16:57:00Z" w16du:dateUtc="2026-10-12T15:57:00Z">
              <w:r w:rsidRPr="00B1536E">
                <w:rPr>
                  <w:rStyle w:val="Strong"/>
                  <w:rFonts w:asciiTheme="minorHAnsi" w:hAnsiTheme="minorHAnsi"/>
                  <w:b w:val="0"/>
                  <w:bCs w:val="0"/>
                  <w:sz w:val="20"/>
                  <w:szCs w:val="20"/>
                </w:rPr>
                <w:t>Networking</w:t>
              </w:r>
            </w:ins>
          </w:p>
          <w:p w14:paraId="1D239679" w14:textId="77777777" w:rsidR="002B6A68" w:rsidRPr="005271EC" w:rsidRDefault="002B6A68">
            <w:pPr>
              <w:spacing w:line="300" w:lineRule="atLeast"/>
              <w:rPr>
                <w:ins w:id="254" w:author="Joycell Sundararaj - Chaucer" w:date="2026-10-12T16:57:00Z" w16du:dateUtc="2026-10-12T15:57:00Z"/>
                <w:rStyle w:val="Strong"/>
                <w:rFonts w:asciiTheme="minorHAnsi" w:hAnsiTheme="minorHAnsi"/>
                <w:b w:val="0"/>
                <w:bCs w:val="0"/>
                <w:sz w:val="20"/>
                <w:szCs w:val="20"/>
              </w:rPr>
            </w:pPr>
            <w:ins w:id="255" w:author="Joycell Sundararaj - Chaucer" w:date="2026-10-12T16:57:00Z" w16du:dateUtc="2026-10-12T15:57:00Z">
              <w:r w:rsidRPr="00B1536E">
                <w:rPr>
                  <w:rStyle w:val="Strong"/>
                  <w:rFonts w:asciiTheme="minorHAnsi" w:hAnsiTheme="minorHAnsi"/>
                  <w:b w:val="0"/>
                  <w:bCs w:val="0"/>
                  <w:sz w:val="20"/>
                  <w:szCs w:val="20"/>
                </w:rPr>
                <w:t xml:space="preserve"> (VNETs, Subnets, NSGs, Routing, Private Link, DNS Integration)</w:t>
              </w:r>
            </w:ins>
          </w:p>
        </w:tc>
        <w:tc>
          <w:tcPr>
            <w:tcW w:w="2268" w:type="dxa"/>
            <w:vAlign w:val="center"/>
          </w:tcPr>
          <w:p w14:paraId="79506F14" w14:textId="77777777" w:rsidR="002B6A68" w:rsidRPr="005271EC" w:rsidRDefault="002B6A68">
            <w:pPr>
              <w:spacing w:after="140"/>
              <w:rPr>
                <w:ins w:id="256" w:author="Joycell Sundararaj - Chaucer" w:date="2026-10-12T16:57:00Z" w16du:dateUtc="2026-10-12T15:57:00Z"/>
                <w:rFonts w:asciiTheme="minorHAnsi" w:hAnsiTheme="minorHAnsi"/>
                <w:sz w:val="20"/>
                <w:szCs w:val="20"/>
              </w:rPr>
            </w:pPr>
            <w:ins w:id="257" w:author="Joycell Sundararaj - Chaucer" w:date="2026-10-12T16:57:00Z" w16du:dateUtc="2026-10-12T15:57:00Z">
              <w:r w:rsidRPr="00B1536E">
                <w:rPr>
                  <w:rFonts w:asciiTheme="minorHAnsi" w:hAnsiTheme="minorHAnsi"/>
                  <w:sz w:val="20"/>
                  <w:szCs w:val="20"/>
                </w:rPr>
                <w:t>DevSecOps (Platform)</w:t>
              </w:r>
            </w:ins>
          </w:p>
        </w:tc>
        <w:tc>
          <w:tcPr>
            <w:tcW w:w="2217" w:type="dxa"/>
            <w:vAlign w:val="center"/>
          </w:tcPr>
          <w:p w14:paraId="1DC24B47" w14:textId="77777777" w:rsidR="002B6A68" w:rsidRPr="005271EC" w:rsidRDefault="002B6A68">
            <w:pPr>
              <w:spacing w:after="140"/>
              <w:rPr>
                <w:ins w:id="258" w:author="Joycell Sundararaj - Chaucer" w:date="2026-10-12T16:57:00Z" w16du:dateUtc="2026-10-12T15:57:00Z"/>
                <w:rFonts w:asciiTheme="minorHAnsi" w:hAnsiTheme="minorHAnsi"/>
                <w:sz w:val="20"/>
                <w:szCs w:val="20"/>
              </w:rPr>
            </w:pPr>
            <w:ins w:id="259" w:author="Joycell Sundararaj - Chaucer" w:date="2026-10-12T16:57:00Z" w16du:dateUtc="2026-10-12T15:57:00Z">
              <w:r w:rsidRPr="00B1536E">
                <w:rPr>
                  <w:rFonts w:asciiTheme="minorHAnsi" w:hAnsiTheme="minorHAnsi"/>
                  <w:sz w:val="20"/>
                  <w:szCs w:val="20"/>
                </w:rPr>
                <w:t>DevSecOps (Build)</w:t>
              </w:r>
              <w:r>
                <w:rPr>
                  <w:rFonts w:asciiTheme="minorHAnsi" w:hAnsiTheme="minorHAnsi"/>
                  <w:sz w:val="20"/>
                  <w:szCs w:val="20"/>
                </w:rPr>
                <w:t>,</w:t>
              </w:r>
              <w:r>
                <w:rPr>
                  <w:rFonts w:asciiTheme="minorHAnsi" w:hAnsiTheme="minorHAnsi"/>
                  <w:sz w:val="20"/>
                  <w:szCs w:val="20"/>
                </w:rPr>
                <w:br/>
              </w:r>
              <w:r w:rsidRPr="00B1536E">
                <w:rPr>
                  <w:rFonts w:asciiTheme="minorHAnsi" w:hAnsiTheme="minorHAnsi"/>
                  <w:sz w:val="20"/>
                  <w:szCs w:val="20"/>
                </w:rPr>
                <w:t>DevSecOps</w:t>
              </w:r>
              <w:r>
                <w:rPr>
                  <w:rFonts w:asciiTheme="minorHAnsi" w:hAnsiTheme="minorHAnsi"/>
                  <w:sz w:val="20"/>
                  <w:szCs w:val="20"/>
                </w:rPr>
                <w:t xml:space="preserve"> </w:t>
              </w:r>
              <w:r w:rsidRPr="00B1536E">
                <w:rPr>
                  <w:rFonts w:asciiTheme="minorHAnsi" w:hAnsiTheme="minorHAnsi"/>
                  <w:sz w:val="20"/>
                  <w:szCs w:val="20"/>
                </w:rPr>
                <w:t>(Security)</w:t>
              </w:r>
            </w:ins>
          </w:p>
        </w:tc>
      </w:tr>
      <w:tr w:rsidR="002B6A68" w:rsidRPr="004C1E7D" w14:paraId="0FC4CA1F" w14:textId="77777777">
        <w:trPr>
          <w:ins w:id="260" w:author="Joycell Sundararaj - Chaucer" w:date="2026-10-12T16:57:00Z"/>
        </w:trPr>
        <w:tc>
          <w:tcPr>
            <w:tcW w:w="4531" w:type="dxa"/>
            <w:vAlign w:val="center"/>
          </w:tcPr>
          <w:p w14:paraId="2F6D0F76" w14:textId="77777777" w:rsidR="002B6A68" w:rsidRDefault="002B6A68">
            <w:pPr>
              <w:spacing w:line="300" w:lineRule="atLeast"/>
              <w:rPr>
                <w:ins w:id="261" w:author="Joycell Sundararaj - Chaucer" w:date="2026-10-12T16:57:00Z" w16du:dateUtc="2026-10-12T15:57:00Z"/>
                <w:rStyle w:val="Strong"/>
                <w:rFonts w:asciiTheme="minorHAnsi" w:hAnsiTheme="minorHAnsi"/>
                <w:b w:val="0"/>
                <w:bCs w:val="0"/>
                <w:sz w:val="20"/>
                <w:szCs w:val="20"/>
              </w:rPr>
            </w:pPr>
            <w:ins w:id="262" w:author="Joycell Sundararaj - Chaucer" w:date="2026-10-12T16:57:00Z" w16du:dateUtc="2026-10-12T15:57:00Z">
              <w:r w:rsidRPr="00B1536E">
                <w:rPr>
                  <w:rStyle w:val="Strong"/>
                  <w:rFonts w:asciiTheme="minorHAnsi" w:hAnsiTheme="minorHAnsi"/>
                  <w:b w:val="0"/>
                  <w:bCs w:val="0"/>
                  <w:sz w:val="20"/>
                  <w:szCs w:val="20"/>
                </w:rPr>
                <w:t xml:space="preserve">Identity and Access Management </w:t>
              </w:r>
            </w:ins>
          </w:p>
          <w:p w14:paraId="05F6EE5F" w14:textId="77777777" w:rsidR="002B6A68" w:rsidRPr="005271EC" w:rsidRDefault="002B6A68">
            <w:pPr>
              <w:spacing w:line="300" w:lineRule="atLeast"/>
              <w:rPr>
                <w:ins w:id="263" w:author="Joycell Sundararaj - Chaucer" w:date="2026-10-12T16:57:00Z" w16du:dateUtc="2026-10-12T15:57:00Z"/>
                <w:rStyle w:val="Strong"/>
                <w:rFonts w:asciiTheme="minorHAnsi" w:hAnsiTheme="minorHAnsi"/>
                <w:b w:val="0"/>
                <w:bCs w:val="0"/>
                <w:sz w:val="20"/>
                <w:szCs w:val="20"/>
              </w:rPr>
            </w:pPr>
            <w:ins w:id="264" w:author="Joycell Sundararaj - Chaucer" w:date="2026-10-12T16:57:00Z" w16du:dateUtc="2026-10-12T15:57:00Z">
              <w:r w:rsidRPr="00B1536E">
                <w:rPr>
                  <w:rStyle w:val="Strong"/>
                  <w:rFonts w:asciiTheme="minorHAnsi" w:hAnsiTheme="minorHAnsi"/>
                  <w:b w:val="0"/>
                  <w:bCs w:val="0"/>
                  <w:sz w:val="20"/>
                  <w:szCs w:val="20"/>
                </w:rPr>
                <w:t>(Microsoft Entra ID, Groups, Conditional Access, Managed Identities)</w:t>
              </w:r>
            </w:ins>
          </w:p>
        </w:tc>
        <w:tc>
          <w:tcPr>
            <w:tcW w:w="2268" w:type="dxa"/>
            <w:vAlign w:val="center"/>
          </w:tcPr>
          <w:p w14:paraId="6D237771" w14:textId="77777777" w:rsidR="002B6A68" w:rsidRPr="005271EC" w:rsidRDefault="002B6A68">
            <w:pPr>
              <w:spacing w:after="140"/>
              <w:rPr>
                <w:ins w:id="265" w:author="Joycell Sundararaj - Chaucer" w:date="2026-10-12T16:57:00Z" w16du:dateUtc="2026-10-12T15:57:00Z"/>
                <w:rFonts w:asciiTheme="minorHAnsi" w:hAnsiTheme="minorHAnsi"/>
                <w:sz w:val="20"/>
                <w:szCs w:val="20"/>
              </w:rPr>
            </w:pPr>
            <w:ins w:id="266" w:author="Joycell Sundararaj - Chaucer" w:date="2026-10-12T16:57:00Z" w16du:dateUtc="2026-10-12T15:57:00Z">
              <w:r w:rsidRPr="00B1536E">
                <w:rPr>
                  <w:rFonts w:asciiTheme="minorHAnsi" w:hAnsiTheme="minorHAnsi"/>
                  <w:sz w:val="20"/>
                  <w:szCs w:val="20"/>
                </w:rPr>
                <w:t>M365 Team</w:t>
              </w:r>
              <w:r>
                <w:rPr>
                  <w:rFonts w:asciiTheme="minorHAnsi" w:hAnsiTheme="minorHAnsi"/>
                  <w:sz w:val="20"/>
                  <w:szCs w:val="20"/>
                </w:rPr>
                <w:t>,</w:t>
              </w:r>
              <w:r>
                <w:rPr>
                  <w:rFonts w:asciiTheme="minorHAnsi" w:hAnsiTheme="minorHAnsi"/>
                  <w:sz w:val="20"/>
                  <w:szCs w:val="20"/>
                </w:rPr>
                <w:br/>
              </w:r>
              <w:r w:rsidRPr="00B1536E">
                <w:rPr>
                  <w:rFonts w:asciiTheme="minorHAnsi" w:hAnsiTheme="minorHAnsi"/>
                  <w:sz w:val="20"/>
                  <w:szCs w:val="20"/>
                </w:rPr>
                <w:t>DevSecOps (Build)</w:t>
              </w:r>
            </w:ins>
          </w:p>
        </w:tc>
        <w:tc>
          <w:tcPr>
            <w:tcW w:w="2217" w:type="dxa"/>
            <w:vAlign w:val="center"/>
          </w:tcPr>
          <w:p w14:paraId="04AA2E74" w14:textId="77777777" w:rsidR="002B6A68" w:rsidRPr="005271EC" w:rsidRDefault="002B6A68">
            <w:pPr>
              <w:spacing w:after="140"/>
              <w:rPr>
                <w:ins w:id="267" w:author="Joycell Sundararaj - Chaucer" w:date="2026-10-12T16:57:00Z" w16du:dateUtc="2026-10-12T15:57:00Z"/>
                <w:rFonts w:asciiTheme="minorHAnsi" w:hAnsiTheme="minorHAnsi"/>
                <w:sz w:val="20"/>
                <w:szCs w:val="20"/>
              </w:rPr>
            </w:pPr>
            <w:ins w:id="268" w:author="Joycell Sundararaj - Chaucer" w:date="2026-10-12T16:57:00Z" w16du:dateUtc="2026-10-12T15:57:00Z">
              <w:r w:rsidRPr="00B1536E">
                <w:rPr>
                  <w:rFonts w:asciiTheme="minorHAnsi" w:hAnsiTheme="minorHAnsi"/>
                  <w:sz w:val="20"/>
                  <w:szCs w:val="20"/>
                </w:rPr>
                <w:t>Integration Team</w:t>
              </w:r>
            </w:ins>
          </w:p>
        </w:tc>
      </w:tr>
      <w:tr w:rsidR="002B6A68" w:rsidRPr="004C1E7D" w14:paraId="577B4426" w14:textId="77777777">
        <w:trPr>
          <w:ins w:id="269" w:author="Joycell Sundararaj - Chaucer" w:date="2026-10-12T16:57:00Z"/>
        </w:trPr>
        <w:tc>
          <w:tcPr>
            <w:tcW w:w="4531" w:type="dxa"/>
            <w:vAlign w:val="center"/>
          </w:tcPr>
          <w:p w14:paraId="0B8AC0A9" w14:textId="77777777" w:rsidR="002B6A68" w:rsidRDefault="002B6A68">
            <w:pPr>
              <w:spacing w:line="300" w:lineRule="atLeast"/>
              <w:rPr>
                <w:ins w:id="270" w:author="Joycell Sundararaj - Chaucer" w:date="2026-10-12T16:57:00Z" w16du:dateUtc="2026-10-12T15:57:00Z"/>
                <w:rStyle w:val="Strong"/>
                <w:rFonts w:asciiTheme="minorHAnsi" w:hAnsiTheme="minorHAnsi"/>
                <w:b w:val="0"/>
                <w:bCs w:val="0"/>
                <w:sz w:val="20"/>
                <w:szCs w:val="20"/>
              </w:rPr>
            </w:pPr>
            <w:ins w:id="271" w:author="Joycell Sundararaj - Chaucer" w:date="2026-10-12T16:57:00Z" w16du:dateUtc="2026-10-12T15:57:00Z">
              <w:r w:rsidRPr="00B1536E">
                <w:rPr>
                  <w:rStyle w:val="Strong"/>
                  <w:rFonts w:asciiTheme="minorHAnsi" w:hAnsiTheme="minorHAnsi"/>
                  <w:b w:val="0"/>
                  <w:bCs w:val="0"/>
                  <w:sz w:val="20"/>
                  <w:szCs w:val="20"/>
                </w:rPr>
                <w:t>Secrets and Certificate Management</w:t>
              </w:r>
            </w:ins>
          </w:p>
          <w:p w14:paraId="650DCC1D" w14:textId="77777777" w:rsidR="002B6A68" w:rsidRPr="005271EC" w:rsidRDefault="002B6A68">
            <w:pPr>
              <w:spacing w:line="300" w:lineRule="atLeast"/>
              <w:rPr>
                <w:ins w:id="272" w:author="Joycell Sundararaj - Chaucer" w:date="2026-10-12T16:57:00Z" w16du:dateUtc="2026-10-12T15:57:00Z"/>
                <w:rStyle w:val="Strong"/>
                <w:rFonts w:asciiTheme="minorHAnsi" w:hAnsiTheme="minorHAnsi"/>
                <w:b w:val="0"/>
                <w:bCs w:val="0"/>
                <w:sz w:val="20"/>
                <w:szCs w:val="20"/>
              </w:rPr>
            </w:pPr>
            <w:ins w:id="273" w:author="Joycell Sundararaj - Chaucer" w:date="2026-10-12T16:57:00Z" w16du:dateUtc="2026-10-12T15:57:00Z">
              <w:r>
                <w:rPr>
                  <w:rStyle w:val="Strong"/>
                  <w:rFonts w:asciiTheme="minorHAnsi" w:hAnsiTheme="minorHAnsi"/>
                  <w:b w:val="0"/>
                  <w:bCs w:val="0"/>
                  <w:sz w:val="20"/>
                  <w:szCs w:val="20"/>
                </w:rPr>
                <w:t>(</w:t>
              </w:r>
              <w:r w:rsidRPr="00B1536E">
                <w:rPr>
                  <w:rStyle w:val="Strong"/>
                  <w:rFonts w:asciiTheme="minorHAnsi" w:hAnsiTheme="minorHAnsi"/>
                  <w:b w:val="0"/>
                  <w:bCs w:val="0"/>
                  <w:sz w:val="20"/>
                  <w:szCs w:val="20"/>
                </w:rPr>
                <w:t>Key Vault, Certificates, Secret Lifecycle)</w:t>
              </w:r>
            </w:ins>
          </w:p>
        </w:tc>
        <w:tc>
          <w:tcPr>
            <w:tcW w:w="2268" w:type="dxa"/>
            <w:vAlign w:val="center"/>
          </w:tcPr>
          <w:p w14:paraId="5D5C61A1" w14:textId="77777777" w:rsidR="002B6A68" w:rsidRPr="005271EC" w:rsidRDefault="002B6A68">
            <w:pPr>
              <w:spacing w:after="140"/>
              <w:rPr>
                <w:ins w:id="274" w:author="Joycell Sundararaj - Chaucer" w:date="2026-10-12T16:57:00Z" w16du:dateUtc="2026-10-12T15:57:00Z"/>
                <w:rFonts w:asciiTheme="minorHAnsi" w:hAnsiTheme="minorHAnsi"/>
                <w:sz w:val="20"/>
                <w:szCs w:val="20"/>
              </w:rPr>
            </w:pPr>
            <w:ins w:id="275" w:author="Joycell Sundararaj - Chaucer" w:date="2026-10-12T16:57:00Z" w16du:dateUtc="2026-10-12T15:57:00Z">
              <w:r w:rsidRPr="00B1536E">
                <w:rPr>
                  <w:rFonts w:asciiTheme="minorHAnsi" w:hAnsiTheme="minorHAnsi"/>
                  <w:sz w:val="20"/>
                  <w:szCs w:val="20"/>
                </w:rPr>
                <w:t>DevSecOps (Build)</w:t>
              </w:r>
            </w:ins>
          </w:p>
        </w:tc>
        <w:tc>
          <w:tcPr>
            <w:tcW w:w="2217" w:type="dxa"/>
            <w:vAlign w:val="center"/>
          </w:tcPr>
          <w:p w14:paraId="3C1A4950" w14:textId="77777777" w:rsidR="002B6A68" w:rsidRPr="005271EC" w:rsidRDefault="002B6A68">
            <w:pPr>
              <w:spacing w:after="140"/>
              <w:rPr>
                <w:ins w:id="276" w:author="Joycell Sundararaj - Chaucer" w:date="2026-10-12T16:57:00Z" w16du:dateUtc="2026-10-12T15:57:00Z"/>
                <w:rFonts w:asciiTheme="minorHAnsi" w:hAnsiTheme="minorHAnsi"/>
                <w:sz w:val="20"/>
                <w:szCs w:val="20"/>
              </w:rPr>
            </w:pPr>
            <w:ins w:id="277" w:author="Joycell Sundararaj - Chaucer" w:date="2026-10-12T16:57:00Z" w16du:dateUtc="2026-10-12T15:57:00Z">
              <w:r w:rsidRPr="00B1536E">
                <w:rPr>
                  <w:rFonts w:asciiTheme="minorHAnsi" w:hAnsiTheme="minorHAnsi"/>
                  <w:sz w:val="20"/>
                  <w:szCs w:val="20"/>
                </w:rPr>
                <w:t>DevSecOps (Security), Integration Team</w:t>
              </w:r>
            </w:ins>
          </w:p>
        </w:tc>
      </w:tr>
      <w:tr w:rsidR="002B6A68" w:rsidRPr="004C1E7D" w14:paraId="696ED484" w14:textId="77777777">
        <w:trPr>
          <w:ins w:id="278" w:author="Joycell Sundararaj - Chaucer" w:date="2026-10-12T16:57:00Z"/>
        </w:trPr>
        <w:tc>
          <w:tcPr>
            <w:tcW w:w="4531" w:type="dxa"/>
            <w:vAlign w:val="center"/>
          </w:tcPr>
          <w:p w14:paraId="2EF24796" w14:textId="77777777" w:rsidR="002B6A68" w:rsidRDefault="002B6A68">
            <w:pPr>
              <w:spacing w:line="300" w:lineRule="atLeast"/>
              <w:rPr>
                <w:ins w:id="279" w:author="Joycell Sundararaj - Chaucer" w:date="2026-10-12T16:57:00Z" w16du:dateUtc="2026-10-12T15:57:00Z"/>
                <w:rStyle w:val="Strong"/>
                <w:rFonts w:asciiTheme="minorHAnsi" w:hAnsiTheme="minorHAnsi"/>
                <w:b w:val="0"/>
                <w:bCs w:val="0"/>
                <w:sz w:val="20"/>
                <w:szCs w:val="20"/>
              </w:rPr>
            </w:pPr>
            <w:ins w:id="280" w:author="Joycell Sundararaj - Chaucer" w:date="2026-10-12T16:57:00Z" w16du:dateUtc="2026-10-12T15:57:00Z">
              <w:r w:rsidRPr="00B1536E">
                <w:rPr>
                  <w:rStyle w:val="Strong"/>
                  <w:rFonts w:asciiTheme="minorHAnsi" w:hAnsiTheme="minorHAnsi"/>
                  <w:b w:val="0"/>
                  <w:bCs w:val="0"/>
                  <w:sz w:val="20"/>
                  <w:szCs w:val="20"/>
                </w:rPr>
                <w:t>CI/CD Platforms and Deployment Automation</w:t>
              </w:r>
            </w:ins>
          </w:p>
          <w:p w14:paraId="1FB120E8" w14:textId="77777777" w:rsidR="002B6A68" w:rsidRPr="005271EC" w:rsidRDefault="002B6A68">
            <w:pPr>
              <w:spacing w:line="300" w:lineRule="atLeast"/>
              <w:rPr>
                <w:ins w:id="281" w:author="Joycell Sundararaj - Chaucer" w:date="2026-10-12T16:57:00Z" w16du:dateUtc="2026-10-12T15:57:00Z"/>
                <w:rStyle w:val="Strong"/>
                <w:rFonts w:asciiTheme="minorHAnsi" w:hAnsiTheme="minorHAnsi"/>
                <w:b w:val="0"/>
                <w:bCs w:val="0"/>
                <w:sz w:val="20"/>
                <w:szCs w:val="20"/>
              </w:rPr>
            </w:pPr>
            <w:ins w:id="282" w:author="Joycell Sundararaj - Chaucer" w:date="2026-10-12T16:57:00Z" w16du:dateUtc="2026-10-12T15:57:00Z">
              <w:r w:rsidRPr="00B1536E">
                <w:rPr>
                  <w:rStyle w:val="Strong"/>
                  <w:rFonts w:asciiTheme="minorHAnsi" w:hAnsiTheme="minorHAnsi"/>
                  <w:b w:val="0"/>
                  <w:bCs w:val="0"/>
                  <w:sz w:val="20"/>
                  <w:szCs w:val="20"/>
                </w:rPr>
                <w:t>(Azure DevOps, Terraform Pipelines, APIOps Tooling)</w:t>
              </w:r>
            </w:ins>
          </w:p>
        </w:tc>
        <w:tc>
          <w:tcPr>
            <w:tcW w:w="2268" w:type="dxa"/>
            <w:vAlign w:val="center"/>
          </w:tcPr>
          <w:p w14:paraId="69482ED5" w14:textId="77777777" w:rsidR="002B6A68" w:rsidRPr="005271EC" w:rsidRDefault="002B6A68">
            <w:pPr>
              <w:spacing w:after="140"/>
              <w:rPr>
                <w:ins w:id="283" w:author="Joycell Sundararaj - Chaucer" w:date="2026-10-12T16:57:00Z" w16du:dateUtc="2026-10-12T15:57:00Z"/>
                <w:rFonts w:asciiTheme="minorHAnsi" w:hAnsiTheme="minorHAnsi"/>
                <w:sz w:val="20"/>
                <w:szCs w:val="20"/>
              </w:rPr>
            </w:pPr>
            <w:ins w:id="284" w:author="Joycell Sundararaj - Chaucer" w:date="2026-10-12T16:57:00Z" w16du:dateUtc="2026-10-12T15:57:00Z">
              <w:r w:rsidRPr="00B1536E">
                <w:rPr>
                  <w:rFonts w:asciiTheme="minorHAnsi" w:hAnsiTheme="minorHAnsi"/>
                  <w:sz w:val="20"/>
                  <w:szCs w:val="20"/>
                </w:rPr>
                <w:t>DevSecOps (Build)</w:t>
              </w:r>
            </w:ins>
          </w:p>
        </w:tc>
        <w:tc>
          <w:tcPr>
            <w:tcW w:w="2217" w:type="dxa"/>
            <w:vAlign w:val="center"/>
          </w:tcPr>
          <w:p w14:paraId="11399752" w14:textId="77777777" w:rsidR="002B6A68" w:rsidRPr="005271EC" w:rsidRDefault="002B6A68">
            <w:pPr>
              <w:spacing w:after="140"/>
              <w:rPr>
                <w:ins w:id="285" w:author="Joycell Sundararaj - Chaucer" w:date="2026-10-12T16:57:00Z" w16du:dateUtc="2026-10-12T15:57:00Z"/>
                <w:rFonts w:asciiTheme="minorHAnsi" w:hAnsiTheme="minorHAnsi"/>
                <w:sz w:val="20"/>
                <w:szCs w:val="20"/>
              </w:rPr>
            </w:pPr>
            <w:ins w:id="286" w:author="Joycell Sundararaj - Chaucer" w:date="2026-10-12T16:57:00Z" w16du:dateUtc="2026-10-12T15:57:00Z">
              <w:r w:rsidRPr="00B1536E">
                <w:rPr>
                  <w:rFonts w:asciiTheme="minorHAnsi" w:hAnsiTheme="minorHAnsi"/>
                  <w:sz w:val="20"/>
                  <w:szCs w:val="20"/>
                </w:rPr>
                <w:t>Integration Team, DevSecOps (Platform)</w:t>
              </w:r>
            </w:ins>
          </w:p>
        </w:tc>
      </w:tr>
      <w:tr w:rsidR="002B6A68" w:rsidRPr="004C1E7D" w14:paraId="7E0B0AA2" w14:textId="77777777">
        <w:trPr>
          <w:ins w:id="287" w:author="Joycell Sundararaj - Chaucer" w:date="2026-10-12T16:57:00Z"/>
        </w:trPr>
        <w:tc>
          <w:tcPr>
            <w:tcW w:w="4531" w:type="dxa"/>
            <w:vAlign w:val="center"/>
          </w:tcPr>
          <w:p w14:paraId="5BDBC0D7" w14:textId="77777777" w:rsidR="002B6A68" w:rsidRDefault="002B6A68">
            <w:pPr>
              <w:spacing w:line="300" w:lineRule="atLeast"/>
              <w:rPr>
                <w:ins w:id="288" w:author="Joycell Sundararaj - Chaucer" w:date="2026-10-12T16:57:00Z" w16du:dateUtc="2026-10-12T15:57:00Z"/>
                <w:rStyle w:val="Strong"/>
                <w:rFonts w:asciiTheme="minorHAnsi" w:hAnsiTheme="minorHAnsi"/>
                <w:b w:val="0"/>
                <w:bCs w:val="0"/>
                <w:sz w:val="20"/>
                <w:szCs w:val="20"/>
              </w:rPr>
            </w:pPr>
            <w:ins w:id="289" w:author="Joycell Sundararaj - Chaucer" w:date="2026-10-12T16:57:00Z" w16du:dateUtc="2026-10-12T15:57:00Z">
              <w:r w:rsidRPr="00B1536E">
                <w:rPr>
                  <w:rStyle w:val="Strong"/>
                  <w:rFonts w:asciiTheme="minorHAnsi" w:hAnsiTheme="minorHAnsi"/>
                  <w:b w:val="0"/>
                  <w:bCs w:val="0"/>
                  <w:sz w:val="20"/>
                  <w:szCs w:val="20"/>
                </w:rPr>
                <w:t xml:space="preserve">Monitoring and Observability </w:t>
              </w:r>
            </w:ins>
          </w:p>
          <w:p w14:paraId="1881DFBC" w14:textId="77777777" w:rsidR="002B6A68" w:rsidRPr="00B1536E" w:rsidRDefault="002B6A68">
            <w:pPr>
              <w:spacing w:line="300" w:lineRule="atLeast"/>
              <w:rPr>
                <w:ins w:id="290" w:author="Joycell Sundararaj - Chaucer" w:date="2026-10-12T16:57:00Z" w16du:dateUtc="2026-10-12T15:57:00Z"/>
                <w:rStyle w:val="Strong"/>
                <w:rFonts w:asciiTheme="minorHAnsi" w:hAnsiTheme="minorHAnsi"/>
                <w:b w:val="0"/>
                <w:bCs w:val="0"/>
                <w:sz w:val="20"/>
                <w:szCs w:val="20"/>
              </w:rPr>
            </w:pPr>
            <w:ins w:id="291" w:author="Joycell Sundararaj - Chaucer" w:date="2026-10-12T16:57:00Z" w16du:dateUtc="2026-10-12T15:57:00Z">
              <w:r w:rsidRPr="00B1536E">
                <w:rPr>
                  <w:rStyle w:val="Strong"/>
                  <w:rFonts w:asciiTheme="minorHAnsi" w:hAnsiTheme="minorHAnsi"/>
                  <w:b w:val="0"/>
                  <w:bCs w:val="0"/>
                  <w:sz w:val="20"/>
                  <w:szCs w:val="20"/>
                </w:rPr>
                <w:t>(Azure Monitor, Log Analytics, Application Insights, Dashboards, Alerts)</w:t>
              </w:r>
            </w:ins>
          </w:p>
        </w:tc>
        <w:tc>
          <w:tcPr>
            <w:tcW w:w="2268" w:type="dxa"/>
            <w:vAlign w:val="center"/>
          </w:tcPr>
          <w:p w14:paraId="4970EACA" w14:textId="77777777" w:rsidR="002B6A68" w:rsidRPr="00B1536E" w:rsidRDefault="002B6A68">
            <w:pPr>
              <w:spacing w:after="140"/>
              <w:rPr>
                <w:ins w:id="292" w:author="Joycell Sundararaj - Chaucer" w:date="2026-10-12T16:57:00Z" w16du:dateUtc="2026-10-12T15:57:00Z"/>
                <w:rFonts w:asciiTheme="minorHAnsi" w:hAnsiTheme="minorHAnsi"/>
                <w:sz w:val="20"/>
                <w:szCs w:val="20"/>
              </w:rPr>
            </w:pPr>
            <w:ins w:id="293" w:author="Joycell Sundararaj - Chaucer" w:date="2026-10-12T16:57:00Z" w16du:dateUtc="2026-10-12T15:57:00Z">
              <w:r w:rsidRPr="00B1536E">
                <w:rPr>
                  <w:rFonts w:asciiTheme="minorHAnsi" w:hAnsiTheme="minorHAnsi"/>
                  <w:sz w:val="20"/>
                  <w:szCs w:val="20"/>
                </w:rPr>
                <w:t>Integration Team</w:t>
              </w:r>
            </w:ins>
          </w:p>
        </w:tc>
        <w:tc>
          <w:tcPr>
            <w:tcW w:w="2217" w:type="dxa"/>
            <w:vAlign w:val="center"/>
          </w:tcPr>
          <w:p w14:paraId="0BEC29C4" w14:textId="77777777" w:rsidR="002B6A68" w:rsidRPr="00B1536E" w:rsidRDefault="002B6A68">
            <w:pPr>
              <w:spacing w:after="140"/>
              <w:rPr>
                <w:ins w:id="294" w:author="Joycell Sundararaj - Chaucer" w:date="2026-10-12T16:57:00Z" w16du:dateUtc="2026-10-12T15:57:00Z"/>
                <w:rFonts w:asciiTheme="minorHAnsi" w:hAnsiTheme="minorHAnsi"/>
                <w:sz w:val="20"/>
                <w:szCs w:val="20"/>
              </w:rPr>
            </w:pPr>
            <w:ins w:id="295" w:author="Joycell Sundararaj - Chaucer" w:date="2026-10-12T16:57:00Z" w16du:dateUtc="2026-10-12T15:57:00Z">
              <w:r w:rsidRPr="00B1536E">
                <w:rPr>
                  <w:rFonts w:asciiTheme="minorHAnsi" w:hAnsiTheme="minorHAnsi"/>
                  <w:sz w:val="20"/>
                  <w:szCs w:val="20"/>
                </w:rPr>
                <w:t>DevSecOps (Platform)</w:t>
              </w:r>
            </w:ins>
          </w:p>
        </w:tc>
      </w:tr>
      <w:tr w:rsidR="002B6A68" w:rsidRPr="004C1E7D" w14:paraId="320778B3" w14:textId="77777777">
        <w:trPr>
          <w:ins w:id="296" w:author="Joycell Sundararaj - Chaucer" w:date="2026-10-12T16:57:00Z"/>
        </w:trPr>
        <w:tc>
          <w:tcPr>
            <w:tcW w:w="4531" w:type="dxa"/>
            <w:vAlign w:val="center"/>
          </w:tcPr>
          <w:p w14:paraId="08A3DF2B" w14:textId="77777777" w:rsidR="002B6A68" w:rsidRDefault="002B6A68">
            <w:pPr>
              <w:spacing w:line="300" w:lineRule="atLeast"/>
              <w:rPr>
                <w:ins w:id="297" w:author="Joycell Sundararaj - Chaucer" w:date="2026-10-12T16:57:00Z" w16du:dateUtc="2026-10-12T15:57:00Z"/>
                <w:rStyle w:val="Strong"/>
                <w:rFonts w:asciiTheme="minorHAnsi" w:hAnsiTheme="minorHAnsi"/>
                <w:b w:val="0"/>
                <w:bCs w:val="0"/>
                <w:sz w:val="20"/>
                <w:szCs w:val="20"/>
              </w:rPr>
            </w:pPr>
            <w:ins w:id="298" w:author="Joycell Sundararaj - Chaucer" w:date="2026-10-12T16:57:00Z" w16du:dateUtc="2026-10-12T15:57:00Z">
              <w:r w:rsidRPr="00B1536E">
                <w:rPr>
                  <w:rStyle w:val="Strong"/>
                  <w:rFonts w:asciiTheme="minorHAnsi" w:hAnsiTheme="minorHAnsi"/>
                  <w:b w:val="0"/>
                  <w:bCs w:val="0"/>
                  <w:sz w:val="20"/>
                  <w:szCs w:val="20"/>
                </w:rPr>
                <w:t xml:space="preserve">Security Monitoring and Compliance </w:t>
              </w:r>
            </w:ins>
          </w:p>
          <w:p w14:paraId="11B520E8" w14:textId="77777777" w:rsidR="002B6A68" w:rsidRPr="00B1536E" w:rsidRDefault="002B6A68">
            <w:pPr>
              <w:spacing w:line="300" w:lineRule="atLeast"/>
              <w:rPr>
                <w:ins w:id="299" w:author="Joycell Sundararaj - Chaucer" w:date="2026-10-12T16:57:00Z" w16du:dateUtc="2026-10-12T15:57:00Z"/>
                <w:rStyle w:val="Strong"/>
                <w:rFonts w:asciiTheme="minorHAnsi" w:hAnsiTheme="minorHAnsi"/>
                <w:b w:val="0"/>
                <w:bCs w:val="0"/>
                <w:sz w:val="20"/>
                <w:szCs w:val="20"/>
              </w:rPr>
            </w:pPr>
            <w:ins w:id="300" w:author="Joycell Sundararaj - Chaucer" w:date="2026-10-12T16:57:00Z" w16du:dateUtc="2026-10-12T15:57:00Z">
              <w:r w:rsidRPr="00B1536E">
                <w:rPr>
                  <w:rStyle w:val="Strong"/>
                  <w:rFonts w:asciiTheme="minorHAnsi" w:hAnsiTheme="minorHAnsi"/>
                  <w:b w:val="0"/>
                  <w:bCs w:val="0"/>
                  <w:sz w:val="20"/>
                  <w:szCs w:val="20"/>
                </w:rPr>
                <w:t>(SIEM Integration, Security Monitoring, Exception Management)</w:t>
              </w:r>
            </w:ins>
          </w:p>
        </w:tc>
        <w:tc>
          <w:tcPr>
            <w:tcW w:w="2268" w:type="dxa"/>
            <w:vAlign w:val="center"/>
          </w:tcPr>
          <w:p w14:paraId="6CBC252B" w14:textId="77777777" w:rsidR="002B6A68" w:rsidRPr="00B1536E" w:rsidRDefault="002B6A68">
            <w:pPr>
              <w:spacing w:after="140"/>
              <w:rPr>
                <w:ins w:id="301" w:author="Joycell Sundararaj - Chaucer" w:date="2026-10-12T16:57:00Z" w16du:dateUtc="2026-10-12T15:57:00Z"/>
                <w:rFonts w:asciiTheme="minorHAnsi" w:hAnsiTheme="minorHAnsi"/>
                <w:sz w:val="20"/>
                <w:szCs w:val="20"/>
              </w:rPr>
            </w:pPr>
            <w:ins w:id="302" w:author="Joycell Sundararaj - Chaucer" w:date="2026-10-12T16:57:00Z" w16du:dateUtc="2026-10-12T15:57:00Z">
              <w:r w:rsidRPr="00B1536E">
                <w:rPr>
                  <w:rFonts w:asciiTheme="minorHAnsi" w:hAnsiTheme="minorHAnsi"/>
                  <w:sz w:val="20"/>
                  <w:szCs w:val="20"/>
                </w:rPr>
                <w:t>DevSecOps (Security)</w:t>
              </w:r>
              <w:r>
                <w:rPr>
                  <w:rFonts w:asciiTheme="minorHAnsi" w:hAnsiTheme="minorHAnsi"/>
                  <w:sz w:val="20"/>
                  <w:szCs w:val="20"/>
                </w:rPr>
                <w:t>,</w:t>
              </w:r>
              <w:r>
                <w:rPr>
                  <w:rFonts w:asciiTheme="minorHAnsi" w:hAnsiTheme="minorHAnsi"/>
                  <w:sz w:val="20"/>
                  <w:szCs w:val="20"/>
                </w:rPr>
                <w:br/>
              </w:r>
              <w:r w:rsidRPr="00B1536E">
                <w:rPr>
                  <w:rFonts w:asciiTheme="minorHAnsi" w:hAnsiTheme="minorHAnsi"/>
                  <w:sz w:val="20"/>
                  <w:szCs w:val="20"/>
                </w:rPr>
                <w:t>DevSecOps (Build)</w:t>
              </w:r>
            </w:ins>
          </w:p>
        </w:tc>
        <w:tc>
          <w:tcPr>
            <w:tcW w:w="2217" w:type="dxa"/>
            <w:vAlign w:val="center"/>
          </w:tcPr>
          <w:p w14:paraId="08EAC801" w14:textId="77777777" w:rsidR="002B6A68" w:rsidRPr="00B1536E" w:rsidRDefault="002B6A68">
            <w:pPr>
              <w:spacing w:after="140"/>
              <w:rPr>
                <w:ins w:id="303" w:author="Joycell Sundararaj - Chaucer" w:date="2026-10-12T16:57:00Z" w16du:dateUtc="2026-10-12T15:57:00Z"/>
                <w:rFonts w:asciiTheme="minorHAnsi" w:hAnsiTheme="minorHAnsi"/>
                <w:sz w:val="20"/>
                <w:szCs w:val="20"/>
              </w:rPr>
            </w:pPr>
            <w:ins w:id="304" w:author="Joycell Sundararaj - Chaucer" w:date="2026-10-12T16:57:00Z" w16du:dateUtc="2026-10-12T15:57:00Z">
              <w:r w:rsidRPr="00B1536E">
                <w:rPr>
                  <w:rFonts w:asciiTheme="minorHAnsi" w:hAnsiTheme="minorHAnsi"/>
                  <w:sz w:val="20"/>
                  <w:szCs w:val="20"/>
                </w:rPr>
                <w:t>Integration Team</w:t>
              </w:r>
            </w:ins>
          </w:p>
        </w:tc>
      </w:tr>
      <w:tr w:rsidR="002B6A68" w:rsidRPr="004C1E7D" w14:paraId="236C2D36" w14:textId="77777777">
        <w:trPr>
          <w:ins w:id="305" w:author="Joycell Sundararaj - Chaucer" w:date="2026-10-12T16:57:00Z"/>
        </w:trPr>
        <w:tc>
          <w:tcPr>
            <w:tcW w:w="4531" w:type="dxa"/>
            <w:vAlign w:val="center"/>
          </w:tcPr>
          <w:p w14:paraId="63AE368E" w14:textId="77777777" w:rsidR="002B6A68" w:rsidRPr="00B1536E" w:rsidRDefault="002B6A68">
            <w:pPr>
              <w:spacing w:line="300" w:lineRule="atLeast"/>
              <w:rPr>
                <w:ins w:id="306" w:author="Joycell Sundararaj - Chaucer" w:date="2026-10-12T16:57:00Z" w16du:dateUtc="2026-10-12T15:57:00Z"/>
                <w:rStyle w:val="Strong"/>
                <w:rFonts w:asciiTheme="minorHAnsi" w:hAnsiTheme="minorHAnsi"/>
                <w:b w:val="0"/>
                <w:bCs w:val="0"/>
                <w:sz w:val="20"/>
                <w:szCs w:val="20"/>
              </w:rPr>
            </w:pPr>
            <w:ins w:id="307" w:author="Joycell Sundararaj - Chaucer" w:date="2026-10-12T16:57:00Z" w16du:dateUtc="2026-10-12T15:57:00Z">
              <w:r w:rsidRPr="00B1536E">
                <w:rPr>
                  <w:rStyle w:val="Strong"/>
                  <w:rFonts w:asciiTheme="minorHAnsi" w:hAnsiTheme="minorHAnsi"/>
                  <w:b w:val="0"/>
                  <w:bCs w:val="0"/>
                  <w:sz w:val="20"/>
                  <w:szCs w:val="20"/>
                </w:rPr>
                <w:t>Platform Resilience, Recovery and Capacity Management</w:t>
              </w:r>
            </w:ins>
          </w:p>
        </w:tc>
        <w:tc>
          <w:tcPr>
            <w:tcW w:w="2268" w:type="dxa"/>
            <w:vAlign w:val="center"/>
          </w:tcPr>
          <w:p w14:paraId="2D6FC306" w14:textId="77777777" w:rsidR="002B6A68" w:rsidRPr="00B1536E" w:rsidRDefault="002B6A68">
            <w:pPr>
              <w:spacing w:after="140"/>
              <w:rPr>
                <w:ins w:id="308" w:author="Joycell Sundararaj - Chaucer" w:date="2026-10-12T16:57:00Z" w16du:dateUtc="2026-10-12T15:57:00Z"/>
                <w:rFonts w:asciiTheme="minorHAnsi" w:hAnsiTheme="minorHAnsi"/>
                <w:sz w:val="20"/>
                <w:szCs w:val="20"/>
              </w:rPr>
            </w:pPr>
            <w:ins w:id="309" w:author="Joycell Sundararaj - Chaucer" w:date="2026-10-12T16:57:00Z" w16du:dateUtc="2026-10-12T15:57:00Z">
              <w:r w:rsidRPr="00B1536E">
                <w:rPr>
                  <w:rFonts w:asciiTheme="minorHAnsi" w:hAnsiTheme="minorHAnsi"/>
                  <w:sz w:val="20"/>
                  <w:szCs w:val="20"/>
                </w:rPr>
                <w:t>Integration Team</w:t>
              </w:r>
              <w:r>
                <w:rPr>
                  <w:rFonts w:asciiTheme="minorHAnsi" w:hAnsiTheme="minorHAnsi"/>
                  <w:sz w:val="20"/>
                  <w:szCs w:val="20"/>
                </w:rPr>
                <w:t>,</w:t>
              </w:r>
              <w:r>
                <w:rPr>
                  <w:rFonts w:asciiTheme="minorHAnsi" w:hAnsiTheme="minorHAnsi"/>
                  <w:sz w:val="20"/>
                  <w:szCs w:val="20"/>
                </w:rPr>
                <w:br/>
              </w:r>
              <w:r w:rsidRPr="00B1536E">
                <w:rPr>
                  <w:rFonts w:asciiTheme="minorHAnsi" w:hAnsiTheme="minorHAnsi"/>
                  <w:sz w:val="20"/>
                  <w:szCs w:val="20"/>
                </w:rPr>
                <w:t>DevSecOps (Build)</w:t>
              </w:r>
            </w:ins>
          </w:p>
        </w:tc>
        <w:tc>
          <w:tcPr>
            <w:tcW w:w="2217" w:type="dxa"/>
            <w:vAlign w:val="center"/>
          </w:tcPr>
          <w:p w14:paraId="33998410" w14:textId="77777777" w:rsidR="002B6A68" w:rsidRPr="00B1536E" w:rsidRDefault="002B6A68">
            <w:pPr>
              <w:spacing w:after="140"/>
              <w:rPr>
                <w:ins w:id="310" w:author="Joycell Sundararaj - Chaucer" w:date="2026-10-12T16:57:00Z" w16du:dateUtc="2026-10-12T15:57:00Z"/>
                <w:rFonts w:asciiTheme="minorHAnsi" w:hAnsiTheme="minorHAnsi"/>
                <w:sz w:val="20"/>
                <w:szCs w:val="20"/>
              </w:rPr>
            </w:pPr>
            <w:ins w:id="311" w:author="Joycell Sundararaj - Chaucer" w:date="2026-10-12T16:57:00Z" w16du:dateUtc="2026-10-12T15:57:00Z">
              <w:r w:rsidRPr="00B1536E">
                <w:rPr>
                  <w:rFonts w:asciiTheme="minorHAnsi" w:hAnsiTheme="minorHAnsi"/>
                  <w:sz w:val="20"/>
                  <w:szCs w:val="20"/>
                </w:rPr>
                <w:t>DevSecOps (Platform)</w:t>
              </w:r>
            </w:ins>
          </w:p>
        </w:tc>
      </w:tr>
      <w:tr w:rsidR="002B6A68" w:rsidRPr="004C1E7D" w14:paraId="4ACA514E" w14:textId="77777777">
        <w:trPr>
          <w:ins w:id="312" w:author="Joycell Sundararaj - Chaucer" w:date="2026-10-12T16:57:00Z"/>
        </w:trPr>
        <w:tc>
          <w:tcPr>
            <w:tcW w:w="4531" w:type="dxa"/>
            <w:vAlign w:val="center"/>
          </w:tcPr>
          <w:p w14:paraId="080F2A77" w14:textId="77777777" w:rsidR="002B6A68" w:rsidRPr="00B1536E" w:rsidRDefault="002B6A68">
            <w:pPr>
              <w:spacing w:line="300" w:lineRule="atLeast"/>
              <w:rPr>
                <w:ins w:id="313" w:author="Joycell Sundararaj - Chaucer" w:date="2026-10-12T16:57:00Z" w16du:dateUtc="2026-10-12T15:57:00Z"/>
                <w:rStyle w:val="Strong"/>
                <w:rFonts w:asciiTheme="minorHAnsi" w:hAnsiTheme="minorHAnsi"/>
                <w:b w:val="0"/>
                <w:bCs w:val="0"/>
                <w:sz w:val="20"/>
                <w:szCs w:val="20"/>
              </w:rPr>
            </w:pPr>
            <w:ins w:id="314" w:author="Joycell Sundararaj - Chaucer" w:date="2026-10-12T16:57:00Z" w16du:dateUtc="2026-10-12T15:57:00Z">
              <w:r w:rsidRPr="00B1536E">
                <w:rPr>
                  <w:rStyle w:val="Strong"/>
                  <w:rFonts w:asciiTheme="minorHAnsi" w:hAnsiTheme="minorHAnsi"/>
                  <w:b w:val="0"/>
                  <w:bCs w:val="0"/>
                  <w:sz w:val="20"/>
                  <w:szCs w:val="20"/>
                </w:rPr>
                <w:t>Backend Applications and Business Services</w:t>
              </w:r>
            </w:ins>
          </w:p>
        </w:tc>
        <w:tc>
          <w:tcPr>
            <w:tcW w:w="2268" w:type="dxa"/>
            <w:vAlign w:val="center"/>
          </w:tcPr>
          <w:p w14:paraId="48DCD366" w14:textId="77777777" w:rsidR="002B6A68" w:rsidRPr="00B1536E" w:rsidRDefault="002B6A68">
            <w:pPr>
              <w:spacing w:after="140"/>
              <w:rPr>
                <w:ins w:id="315" w:author="Joycell Sundararaj - Chaucer" w:date="2026-10-12T16:57:00Z" w16du:dateUtc="2026-10-12T15:57:00Z"/>
                <w:rFonts w:asciiTheme="minorHAnsi" w:hAnsiTheme="minorHAnsi"/>
                <w:sz w:val="20"/>
                <w:szCs w:val="20"/>
              </w:rPr>
            </w:pPr>
            <w:ins w:id="316" w:author="Joycell Sundararaj - Chaucer" w:date="2026-10-12T16:57:00Z" w16du:dateUtc="2026-10-12T15:57:00Z">
              <w:r w:rsidRPr="00B1536E">
                <w:rPr>
                  <w:rFonts w:asciiTheme="minorHAnsi" w:hAnsiTheme="minorHAnsi"/>
                  <w:sz w:val="20"/>
                  <w:szCs w:val="20"/>
                </w:rPr>
                <w:t>Application Teams</w:t>
              </w:r>
            </w:ins>
          </w:p>
        </w:tc>
        <w:tc>
          <w:tcPr>
            <w:tcW w:w="2217" w:type="dxa"/>
            <w:vAlign w:val="center"/>
          </w:tcPr>
          <w:p w14:paraId="5AA6C46C" w14:textId="77777777" w:rsidR="002B6A68" w:rsidRPr="00B1536E" w:rsidRDefault="002B6A68">
            <w:pPr>
              <w:spacing w:after="140"/>
              <w:rPr>
                <w:ins w:id="317" w:author="Joycell Sundararaj - Chaucer" w:date="2026-10-12T16:57:00Z" w16du:dateUtc="2026-10-12T15:57:00Z"/>
                <w:rFonts w:asciiTheme="minorHAnsi" w:hAnsiTheme="minorHAnsi"/>
                <w:sz w:val="20"/>
                <w:szCs w:val="20"/>
              </w:rPr>
            </w:pPr>
            <w:ins w:id="318" w:author="Joycell Sundararaj - Chaucer" w:date="2026-10-12T16:57:00Z" w16du:dateUtc="2026-10-12T15:57:00Z">
              <w:r w:rsidRPr="00B1536E">
                <w:rPr>
                  <w:rFonts w:asciiTheme="minorHAnsi" w:hAnsiTheme="minorHAnsi"/>
                  <w:sz w:val="20"/>
                  <w:szCs w:val="20"/>
                </w:rPr>
                <w:t>Integration Team</w:t>
              </w:r>
            </w:ins>
          </w:p>
        </w:tc>
      </w:tr>
    </w:tbl>
    <w:p w14:paraId="151B46C6" w14:textId="77777777" w:rsidR="00227B12" w:rsidRPr="00B1536E" w:rsidRDefault="00227B12" w:rsidP="00F26FE3">
      <w:pPr>
        <w:spacing w:line="300" w:lineRule="atLeast"/>
        <w:rPr>
          <w:rFonts w:asciiTheme="minorHAnsi" w:eastAsia="Times New Roman" w:hAnsiTheme="minorHAnsi" w:cs="Segoe UI"/>
          <w:color w:val="auto"/>
        </w:rPr>
      </w:pPr>
    </w:p>
    <w:p w14:paraId="0EECF709" w14:textId="1E066830"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19" w:name="_Toc242720028"/>
      <w:r w:rsidRPr="00AC7387">
        <w:rPr>
          <w:rFonts w:asciiTheme="minorHAnsi" w:eastAsia="Times New Roman" w:hAnsiTheme="minorHAnsi" w:cs="Times New Roman"/>
          <w:b w:val="0"/>
          <w:color w:val="132040" w:themeColor="accent1" w:themeShade="BF"/>
          <w:sz w:val="24"/>
          <w:szCs w:val="26"/>
          <w:lang w:eastAsia="en-US"/>
        </w:rPr>
        <w:t>Existing Processes</w:t>
      </w:r>
      <w:bookmarkEnd w:id="319"/>
    </w:p>
    <w:p w14:paraId="42E11923" w14:textId="58DE79FC" w:rsidR="00F14359" w:rsidRPr="00B223AC" w:rsidRDefault="00F14359" w:rsidP="00F14359">
      <w:pPr>
        <w:spacing w:after="140"/>
        <w:rPr>
          <w:rFonts w:asciiTheme="minorHAnsi" w:hAnsiTheme="minorHAnsi"/>
          <w:sz w:val="20"/>
          <w:szCs w:val="20"/>
        </w:rPr>
      </w:pPr>
      <w:r w:rsidRPr="00B223AC">
        <w:rPr>
          <w:rFonts w:asciiTheme="minorHAnsi" w:hAnsiTheme="minorHAnsi"/>
          <w:sz w:val="20"/>
          <w:szCs w:val="20"/>
        </w:rPr>
        <w:t>The operating model reuses existing Chaucer processes rather than creating parallel ones. Identity lifecycle management follows the existing joiner-mover-leaver process, change is governed through established change-management and approval processes, and service transition, incident and problem management follow the organisation's existing service-management framework.</w:t>
      </w:r>
    </w:p>
    <w:p w14:paraId="508E26CF" w14:textId="69101583" w:rsidR="00F14359" w:rsidRPr="00AC7387" w:rsidRDefault="00F14359" w:rsidP="00F14359">
      <w:pPr>
        <w:spacing w:after="140"/>
        <w:rPr>
          <w:rFonts w:asciiTheme="minorHAnsi" w:hAnsiTheme="minorHAnsi"/>
          <w:sz w:val="20"/>
          <w:szCs w:val="20"/>
        </w:rPr>
      </w:pPr>
      <w:r w:rsidRPr="00AC7387">
        <w:rPr>
          <w:rFonts w:asciiTheme="minorHAnsi" w:hAnsiTheme="minorHAnsi"/>
          <w:sz w:val="20"/>
          <w:szCs w:val="20"/>
        </w:rPr>
        <w:t>This section is complemented by the Chaucer Engineering Standards and API Governance documentation, which remain the authoritative source for detailed delivery, operational and governance guidance</w:t>
      </w:r>
      <w:r w:rsidR="001A7AD5" w:rsidRPr="00AC7387">
        <w:rPr>
          <w:rFonts w:asciiTheme="minorHAnsi" w:hAnsiTheme="minorHAnsi"/>
          <w:sz w:val="20"/>
          <w:szCs w:val="20"/>
        </w:rPr>
        <w:t xml:space="preserve"> in document </w:t>
      </w:r>
      <w:r w:rsidR="000B07A7" w:rsidRPr="00AC7387">
        <w:rPr>
          <w:rFonts w:asciiTheme="minorHAnsi" w:hAnsiTheme="minorHAnsi"/>
          <w:sz w:val="20"/>
          <w:szCs w:val="20"/>
        </w:rPr>
        <w:t>Enterprise DevOps Principles</w:t>
      </w:r>
      <w:r w:rsidR="00914EA3" w:rsidRPr="00AC7387">
        <w:rPr>
          <w:rFonts w:asciiTheme="minorHAnsi" w:hAnsiTheme="minorHAnsi"/>
          <w:sz w:val="20"/>
          <w:szCs w:val="20"/>
        </w:rPr>
        <w:t>.</w:t>
      </w:r>
      <w:r w:rsidR="00914EA3" w:rsidRPr="00B1536E">
        <w:rPr>
          <w:rFonts w:asciiTheme="minorHAnsi" w:hAnsiTheme="minorHAnsi"/>
        </w:rPr>
        <w:t xml:space="preserve"> </w:t>
      </w:r>
      <w:hyperlink w:anchor="Ref6" w:history="1">
        <w:r w:rsidR="00914EA3" w:rsidRPr="00B1536E">
          <w:rPr>
            <w:rStyle w:val="Hyperlink"/>
            <w:rFonts w:asciiTheme="minorHAnsi" w:hAnsiTheme="minorHAnsi"/>
          </w:rPr>
          <w:t>[Ref 6]</w:t>
        </w:r>
      </w:hyperlink>
    </w:p>
    <w:p w14:paraId="793E00A9" w14:textId="7873BDE5" w:rsidR="00F550E5" w:rsidRPr="00AC7387" w:rsidRDefault="00F550E5" w:rsidP="00F14359">
      <w:pPr>
        <w:spacing w:after="140"/>
        <w:rPr>
          <w:rFonts w:asciiTheme="minorHAnsi" w:hAnsiTheme="minorHAnsi"/>
          <w:sz w:val="20"/>
          <w:szCs w:val="20"/>
        </w:rPr>
      </w:pPr>
    </w:p>
    <w:p w14:paraId="5AAC3998" w14:textId="77777777" w:rsidR="00F550E5" w:rsidRPr="00AC7387" w:rsidRDefault="00F550E5" w:rsidP="00F550E5">
      <w:pPr>
        <w:rPr>
          <w:rFonts w:asciiTheme="minorHAnsi" w:hAnsiTheme="minorHAnsi"/>
          <w:lang w:eastAsia="en-US"/>
        </w:rPr>
      </w:pPr>
    </w:p>
    <w:p w14:paraId="48A7FA0E" w14:textId="77777777" w:rsidR="00992E25" w:rsidRPr="00AC7387" w:rsidRDefault="00992E25">
      <w:pPr>
        <w:spacing w:after="165" w:line="259" w:lineRule="auto"/>
        <w:rPr>
          <w:rFonts w:asciiTheme="minorHAnsi" w:eastAsia="Noe Text Regular" w:hAnsiTheme="minorHAnsi" w:cs="Noe Text Regular"/>
          <w:color w:val="1E2761"/>
          <w:sz w:val="24"/>
          <w:szCs w:val="24"/>
          <w:lang w:eastAsia="en-US"/>
        </w:rPr>
      </w:pPr>
      <w:r w:rsidRPr="00AC7387">
        <w:rPr>
          <w:rFonts w:asciiTheme="minorHAnsi" w:hAnsiTheme="minorHAnsi"/>
          <w:b/>
          <w:bCs/>
          <w:lang w:eastAsia="en-US"/>
        </w:rPr>
        <w:br w:type="page"/>
      </w:r>
    </w:p>
    <w:p w14:paraId="1C1B8820" w14:textId="77777777" w:rsidR="00FE16A2" w:rsidRPr="009A5A18" w:rsidRDefault="00FE16A2" w:rsidP="00D86285">
      <w:pPr>
        <w:pStyle w:val="Heading1"/>
        <w:numPr>
          <w:ilvl w:val="0"/>
          <w:numId w:val="2"/>
        </w:numPr>
        <w:rPr>
          <w:rFonts w:asciiTheme="minorHAnsi" w:eastAsiaTheme="minorHAnsi" w:hAnsiTheme="minorHAnsi" w:cstheme="minorBidi"/>
          <w:b w:val="0"/>
          <w:bCs w:val="0"/>
          <w:color w:val="000000" w:themeColor="text1" w:themeShade="80"/>
          <w:szCs w:val="20"/>
          <w:lang w:eastAsia="en-US"/>
        </w:rPr>
      </w:pPr>
      <w:bookmarkStart w:id="320" w:name="_Toc242720029"/>
      <w:r w:rsidRPr="009A5A18">
        <w:rPr>
          <w:rFonts w:asciiTheme="minorHAnsi" w:eastAsiaTheme="minorHAnsi" w:hAnsiTheme="minorHAnsi" w:cstheme="minorBidi"/>
          <w:b w:val="0"/>
          <w:bCs w:val="0"/>
          <w:color w:val="000000" w:themeColor="text1" w:themeShade="80"/>
          <w:szCs w:val="20"/>
          <w:lang w:eastAsia="en-US"/>
        </w:rPr>
        <w:t>Architecture Impact Assessment</w:t>
      </w:r>
      <w:bookmarkEnd w:id="320"/>
      <w:r w:rsidRPr="009A5A18">
        <w:rPr>
          <w:rFonts w:asciiTheme="minorHAnsi" w:eastAsiaTheme="minorHAnsi" w:hAnsiTheme="minorHAnsi" w:cstheme="minorBidi"/>
          <w:b w:val="0"/>
          <w:bCs w:val="0"/>
          <w:color w:val="000000" w:themeColor="text1" w:themeShade="80"/>
          <w:szCs w:val="20"/>
          <w:lang w:eastAsia="en-US"/>
        </w:rPr>
        <w:t> </w:t>
      </w:r>
    </w:p>
    <w:p w14:paraId="6741EF1E" w14:textId="77777777" w:rsidR="00D86285" w:rsidRPr="006D2E3F" w:rsidRDefault="00C91353" w:rsidP="00881722">
      <w:pPr>
        <w:pStyle w:val="ListParagraph"/>
        <w:rPr>
          <w:rFonts w:asciiTheme="minorHAnsi" w:hAnsiTheme="minorHAnsi"/>
          <w:lang w:eastAsia="en-US"/>
        </w:rPr>
      </w:pPr>
      <w:r w:rsidRPr="006D2E3F">
        <w:rPr>
          <w:rFonts w:asciiTheme="minorHAnsi" w:hAnsiTheme="minorHAnsi"/>
        </w:rPr>
        <w:t>The following section gives indication to the impact on architectural domains.</w:t>
      </w:r>
      <w:r w:rsidR="00881722" w:rsidRPr="009A5A18">
        <w:rPr>
          <w:rFonts w:asciiTheme="minorHAnsi" w:eastAsia="Times New Roman" w:hAnsiTheme="minorHAnsi" w:cs="Times New Roman"/>
          <w:b/>
          <w:color w:val="132040" w:themeColor="accent1" w:themeShade="BF"/>
          <w:sz w:val="24"/>
          <w:szCs w:val="26"/>
          <w:lang w:eastAsia="en-US"/>
        </w:rPr>
        <w:t xml:space="preserve"> </w:t>
      </w:r>
    </w:p>
    <w:p w14:paraId="677F3447" w14:textId="77777777" w:rsidR="00A83BA3" w:rsidRPr="009A5A18" w:rsidRDefault="00DB529C" w:rsidP="004D64A8">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21" w:name="_Toc242720030"/>
      <w:r w:rsidRPr="009A5A18">
        <w:rPr>
          <w:rFonts w:asciiTheme="minorHAnsi" w:eastAsia="Times New Roman" w:hAnsiTheme="minorHAnsi" w:cs="Times New Roman"/>
          <w:b w:val="0"/>
          <w:color w:val="132040" w:themeColor="accent1" w:themeShade="BF"/>
          <w:sz w:val="24"/>
          <w:szCs w:val="26"/>
          <w:lang w:eastAsia="en-US"/>
        </w:rPr>
        <w:t xml:space="preserve">High Level </w:t>
      </w:r>
      <w:r w:rsidR="00357DA1" w:rsidRPr="009A5A18">
        <w:rPr>
          <w:rFonts w:asciiTheme="minorHAnsi" w:eastAsia="Times New Roman" w:hAnsiTheme="minorHAnsi" w:cs="Times New Roman"/>
          <w:b w:val="0"/>
          <w:color w:val="132040" w:themeColor="accent1" w:themeShade="BF"/>
          <w:sz w:val="24"/>
          <w:szCs w:val="26"/>
          <w:lang w:eastAsia="en-US"/>
        </w:rPr>
        <w:t>Impact Assessment</w:t>
      </w:r>
      <w:bookmarkEnd w:id="321"/>
    </w:p>
    <w:p w14:paraId="16057497" w14:textId="77777777" w:rsidR="009A5A18" w:rsidRPr="006D2E3F" w:rsidRDefault="009A5A18" w:rsidP="00DB529C">
      <w:pPr>
        <w:pStyle w:val="ListParagraph"/>
        <w:rPr>
          <w:rFonts w:asciiTheme="minorHAnsi" w:hAnsiTheme="minorHAnsi"/>
          <w:sz w:val="20"/>
          <w:szCs w:val="20"/>
        </w:rPr>
      </w:pPr>
    </w:p>
    <w:tbl>
      <w:tblPr>
        <w:tblStyle w:val="TableGridLight"/>
        <w:tblW w:w="7406" w:type="dxa"/>
        <w:tblLook w:val="04A0" w:firstRow="1" w:lastRow="0" w:firstColumn="1" w:lastColumn="0" w:noHBand="0" w:noVBand="1"/>
      </w:tblPr>
      <w:tblGrid>
        <w:gridCol w:w="1530"/>
        <w:gridCol w:w="1275"/>
        <w:gridCol w:w="2457"/>
        <w:gridCol w:w="2144"/>
      </w:tblGrid>
      <w:tr w:rsidR="009A5A18" w:rsidRPr="006D2E3F" w14:paraId="3F366F50" w14:textId="77777777">
        <w:tc>
          <w:tcPr>
            <w:tcW w:w="1530" w:type="dxa"/>
            <w:tcBorders>
              <w:top w:val="single" w:sz="4" w:space="0" w:color="auto"/>
              <w:left w:val="single" w:sz="4" w:space="0" w:color="auto"/>
              <w:bottom w:val="single" w:sz="4" w:space="0" w:color="auto"/>
              <w:right w:val="single" w:sz="4" w:space="0" w:color="auto"/>
            </w:tcBorders>
            <w:shd w:val="clear" w:color="auto" w:fill="C1CDEC" w:themeFill="accent1" w:themeFillTint="33"/>
          </w:tcPr>
          <w:p w14:paraId="6A5694CD" w14:textId="77777777" w:rsidR="009A5A18" w:rsidRPr="006D2E3F" w:rsidRDefault="009A5A18">
            <w:pPr>
              <w:rPr>
                <w:rFonts w:asciiTheme="minorHAnsi" w:hAnsiTheme="minorHAnsi"/>
                <w:b/>
              </w:rPr>
            </w:pPr>
            <w:r w:rsidRPr="009A5A18">
              <w:rPr>
                <w:rFonts w:asciiTheme="minorHAnsi" w:hAnsiTheme="minorHAnsi"/>
                <w:b/>
              </w:rPr>
              <w:t>Domain</w:t>
            </w:r>
          </w:p>
        </w:tc>
        <w:tc>
          <w:tcPr>
            <w:tcW w:w="1275" w:type="dxa"/>
            <w:tcBorders>
              <w:top w:val="single" w:sz="4" w:space="0" w:color="auto"/>
              <w:left w:val="single" w:sz="4" w:space="0" w:color="auto"/>
              <w:bottom w:val="single" w:sz="4" w:space="0" w:color="auto"/>
              <w:right w:val="single" w:sz="4" w:space="0" w:color="auto"/>
            </w:tcBorders>
            <w:shd w:val="clear" w:color="auto" w:fill="C1CDEC" w:themeFill="accent1" w:themeFillTint="33"/>
          </w:tcPr>
          <w:p w14:paraId="16977569" w14:textId="77777777" w:rsidR="009A5A18" w:rsidRPr="006D2E3F" w:rsidRDefault="009A5A18">
            <w:pPr>
              <w:rPr>
                <w:rFonts w:asciiTheme="minorHAnsi" w:hAnsiTheme="minorHAnsi"/>
                <w:b/>
              </w:rPr>
            </w:pPr>
            <w:r w:rsidRPr="009A5A18">
              <w:rPr>
                <w:rFonts w:asciiTheme="minorHAnsi" w:hAnsiTheme="minorHAnsi"/>
                <w:b/>
              </w:rPr>
              <w:t>Impact</w:t>
            </w:r>
          </w:p>
        </w:tc>
        <w:tc>
          <w:tcPr>
            <w:tcW w:w="2457" w:type="dxa"/>
            <w:tcBorders>
              <w:top w:val="single" w:sz="4" w:space="0" w:color="auto"/>
              <w:left w:val="single" w:sz="4" w:space="0" w:color="auto"/>
              <w:bottom w:val="single" w:sz="4" w:space="0" w:color="auto"/>
              <w:right w:val="single" w:sz="4" w:space="0" w:color="auto"/>
            </w:tcBorders>
            <w:shd w:val="clear" w:color="auto" w:fill="C1CDEC" w:themeFill="accent1" w:themeFillTint="33"/>
          </w:tcPr>
          <w:p w14:paraId="4B7FF710" w14:textId="77777777" w:rsidR="009A5A18" w:rsidRPr="006D2E3F" w:rsidRDefault="009A5A18">
            <w:pPr>
              <w:rPr>
                <w:rFonts w:asciiTheme="minorHAnsi" w:hAnsiTheme="minorHAnsi"/>
                <w:b/>
              </w:rPr>
            </w:pPr>
            <w:r w:rsidRPr="009A5A18">
              <w:rPr>
                <w:rFonts w:asciiTheme="minorHAnsi" w:hAnsiTheme="minorHAnsi"/>
                <w:b/>
              </w:rPr>
              <w:t>Strategic Alignment</w:t>
            </w:r>
          </w:p>
        </w:tc>
        <w:tc>
          <w:tcPr>
            <w:tcW w:w="2144" w:type="dxa"/>
            <w:tcBorders>
              <w:top w:val="single" w:sz="4" w:space="0" w:color="auto"/>
              <w:left w:val="single" w:sz="4" w:space="0" w:color="auto"/>
              <w:bottom w:val="single" w:sz="4" w:space="0" w:color="auto"/>
              <w:right w:val="single" w:sz="4" w:space="0" w:color="auto"/>
            </w:tcBorders>
            <w:shd w:val="clear" w:color="auto" w:fill="C1CDEC" w:themeFill="accent1" w:themeFillTint="33"/>
          </w:tcPr>
          <w:p w14:paraId="07360A51" w14:textId="77777777" w:rsidR="009A5A18" w:rsidRPr="006D2E3F" w:rsidRDefault="009A5A18">
            <w:pPr>
              <w:rPr>
                <w:rFonts w:asciiTheme="minorHAnsi" w:hAnsiTheme="minorHAnsi"/>
                <w:b/>
              </w:rPr>
            </w:pPr>
            <w:r w:rsidRPr="009A5A18">
              <w:rPr>
                <w:rFonts w:asciiTheme="minorHAnsi" w:hAnsiTheme="minorHAnsi"/>
                <w:b/>
              </w:rPr>
              <w:t>Complexity</w:t>
            </w:r>
          </w:p>
        </w:tc>
      </w:tr>
      <w:tr w:rsidR="009A5A18" w:rsidRPr="006D2E3F" w14:paraId="740652E7" w14:textId="77777777">
        <w:trPr>
          <w:trHeight w:val="540"/>
        </w:trPr>
        <w:tc>
          <w:tcPr>
            <w:tcW w:w="1530" w:type="dxa"/>
            <w:tcBorders>
              <w:top w:val="single" w:sz="4" w:space="0" w:color="auto"/>
              <w:left w:val="single" w:sz="4" w:space="0" w:color="auto"/>
              <w:bottom w:val="single" w:sz="4" w:space="0" w:color="auto"/>
              <w:right w:val="single" w:sz="4" w:space="0" w:color="auto"/>
            </w:tcBorders>
          </w:tcPr>
          <w:p w14:paraId="26591825" w14:textId="77777777" w:rsidR="009A5A18" w:rsidRPr="006D2E3F" w:rsidRDefault="009A5A18">
            <w:pPr>
              <w:rPr>
                <w:rFonts w:asciiTheme="minorHAnsi" w:hAnsiTheme="minorHAnsi"/>
              </w:rPr>
            </w:pPr>
            <w:r w:rsidRPr="009A5A18">
              <w:rPr>
                <w:rFonts w:asciiTheme="minorHAnsi" w:hAnsiTheme="minorHAnsi"/>
              </w:rPr>
              <w:t>Business</w:t>
            </w:r>
          </w:p>
        </w:tc>
        <w:tc>
          <w:tcPr>
            <w:tcW w:w="1275" w:type="dxa"/>
            <w:tcBorders>
              <w:top w:val="single" w:sz="4" w:space="0" w:color="auto"/>
              <w:left w:val="single" w:sz="4" w:space="0" w:color="auto"/>
              <w:bottom w:val="single" w:sz="4" w:space="0" w:color="auto"/>
              <w:right w:val="single" w:sz="4" w:space="0" w:color="auto"/>
            </w:tcBorders>
            <w:shd w:val="clear" w:color="auto" w:fill="00B050"/>
          </w:tcPr>
          <w:p w14:paraId="4300133D" w14:textId="77777777" w:rsidR="009A5A18" w:rsidRPr="006D2E3F" w:rsidRDefault="009A5A18">
            <w:pPr>
              <w:rPr>
                <w:rFonts w:asciiTheme="minorHAnsi" w:hAnsiTheme="minorHAnsi"/>
              </w:rPr>
            </w:pPr>
          </w:p>
        </w:tc>
        <w:tc>
          <w:tcPr>
            <w:tcW w:w="2457" w:type="dxa"/>
            <w:tcBorders>
              <w:top w:val="single" w:sz="4" w:space="0" w:color="auto"/>
              <w:left w:val="single" w:sz="4" w:space="0" w:color="auto"/>
              <w:bottom w:val="single" w:sz="4" w:space="0" w:color="auto"/>
              <w:right w:val="single" w:sz="4" w:space="0" w:color="auto"/>
            </w:tcBorders>
            <w:shd w:val="clear" w:color="auto" w:fill="00B050"/>
          </w:tcPr>
          <w:p w14:paraId="74EEF628" w14:textId="77777777" w:rsidR="009A5A18" w:rsidRPr="006D2E3F" w:rsidRDefault="009A5A18">
            <w:pPr>
              <w:rPr>
                <w:rFonts w:asciiTheme="minorHAnsi" w:hAnsiTheme="minorHAnsi"/>
              </w:rPr>
            </w:pPr>
          </w:p>
        </w:tc>
        <w:tc>
          <w:tcPr>
            <w:tcW w:w="2144" w:type="dxa"/>
            <w:tcBorders>
              <w:top w:val="single" w:sz="4" w:space="0" w:color="auto"/>
              <w:left w:val="single" w:sz="4" w:space="0" w:color="auto"/>
              <w:bottom w:val="single" w:sz="4" w:space="0" w:color="auto"/>
              <w:right w:val="single" w:sz="4" w:space="0" w:color="auto"/>
            </w:tcBorders>
            <w:shd w:val="clear" w:color="auto" w:fill="00B050"/>
          </w:tcPr>
          <w:p w14:paraId="0E66450F" w14:textId="77777777" w:rsidR="009A5A18" w:rsidRPr="006D2E3F" w:rsidRDefault="009A5A18">
            <w:pPr>
              <w:rPr>
                <w:rFonts w:asciiTheme="minorHAnsi" w:hAnsiTheme="minorHAnsi"/>
              </w:rPr>
            </w:pPr>
          </w:p>
          <w:p w14:paraId="047412EA" w14:textId="77777777" w:rsidR="009A5A18" w:rsidRPr="006D2E3F" w:rsidRDefault="009A5A18">
            <w:pPr>
              <w:ind w:firstLine="720"/>
              <w:rPr>
                <w:rFonts w:asciiTheme="minorHAnsi" w:hAnsiTheme="minorHAnsi"/>
              </w:rPr>
            </w:pPr>
          </w:p>
        </w:tc>
      </w:tr>
      <w:tr w:rsidR="009A5A18" w:rsidRPr="006D2E3F" w14:paraId="6FFB697B" w14:textId="77777777">
        <w:trPr>
          <w:trHeight w:val="570"/>
        </w:trPr>
        <w:tc>
          <w:tcPr>
            <w:tcW w:w="1530" w:type="dxa"/>
            <w:tcBorders>
              <w:top w:val="single" w:sz="4" w:space="0" w:color="auto"/>
              <w:left w:val="single" w:sz="4" w:space="0" w:color="auto"/>
              <w:bottom w:val="single" w:sz="4" w:space="0" w:color="auto"/>
              <w:right w:val="single" w:sz="4" w:space="0" w:color="auto"/>
            </w:tcBorders>
          </w:tcPr>
          <w:p w14:paraId="31A75517" w14:textId="77777777" w:rsidR="009A5A18" w:rsidRPr="006D2E3F" w:rsidRDefault="009A5A18">
            <w:pPr>
              <w:rPr>
                <w:rFonts w:asciiTheme="minorHAnsi" w:hAnsiTheme="minorHAnsi"/>
              </w:rPr>
            </w:pPr>
            <w:r w:rsidRPr="009A5A18">
              <w:rPr>
                <w:rFonts w:asciiTheme="minorHAnsi" w:hAnsiTheme="minorHAnsi"/>
              </w:rPr>
              <w:t>Application</w:t>
            </w:r>
          </w:p>
        </w:tc>
        <w:tc>
          <w:tcPr>
            <w:tcW w:w="1275" w:type="dxa"/>
            <w:tcBorders>
              <w:top w:val="single" w:sz="4" w:space="0" w:color="auto"/>
              <w:left w:val="single" w:sz="4" w:space="0" w:color="auto"/>
              <w:bottom w:val="single" w:sz="4" w:space="0" w:color="auto"/>
              <w:right w:val="single" w:sz="4" w:space="0" w:color="auto"/>
            </w:tcBorders>
            <w:shd w:val="clear" w:color="auto" w:fill="FFC000"/>
          </w:tcPr>
          <w:p w14:paraId="7B781FDB" w14:textId="77777777" w:rsidR="009A5A18" w:rsidRPr="006D2E3F" w:rsidRDefault="009A5A18">
            <w:pPr>
              <w:rPr>
                <w:rFonts w:asciiTheme="minorHAnsi" w:hAnsiTheme="minorHAnsi"/>
              </w:rPr>
            </w:pPr>
          </w:p>
        </w:tc>
        <w:tc>
          <w:tcPr>
            <w:tcW w:w="2457" w:type="dxa"/>
            <w:tcBorders>
              <w:top w:val="single" w:sz="4" w:space="0" w:color="auto"/>
              <w:left w:val="single" w:sz="4" w:space="0" w:color="auto"/>
              <w:bottom w:val="single" w:sz="4" w:space="0" w:color="auto"/>
              <w:right w:val="single" w:sz="4" w:space="0" w:color="auto"/>
            </w:tcBorders>
            <w:shd w:val="clear" w:color="auto" w:fill="00B050"/>
          </w:tcPr>
          <w:p w14:paraId="4A6AFFDB" w14:textId="77777777" w:rsidR="009A5A18" w:rsidRPr="006D2E3F" w:rsidRDefault="009A5A18">
            <w:pPr>
              <w:rPr>
                <w:rFonts w:asciiTheme="minorHAnsi" w:hAnsiTheme="minorHAnsi"/>
              </w:rPr>
            </w:pPr>
          </w:p>
        </w:tc>
        <w:tc>
          <w:tcPr>
            <w:tcW w:w="2144" w:type="dxa"/>
            <w:tcBorders>
              <w:top w:val="single" w:sz="4" w:space="0" w:color="auto"/>
              <w:left w:val="single" w:sz="4" w:space="0" w:color="auto"/>
              <w:bottom w:val="single" w:sz="4" w:space="0" w:color="auto"/>
              <w:right w:val="single" w:sz="4" w:space="0" w:color="auto"/>
            </w:tcBorders>
            <w:shd w:val="clear" w:color="auto" w:fill="FFC000"/>
          </w:tcPr>
          <w:p w14:paraId="05E65299" w14:textId="77777777" w:rsidR="009A5A18" w:rsidRPr="00D22C24" w:rsidRDefault="009A5A18">
            <w:pPr>
              <w:rPr>
                <w:rFonts w:asciiTheme="minorHAnsi" w:hAnsiTheme="minorHAnsi"/>
                <w:color w:val="00B050"/>
              </w:rPr>
            </w:pPr>
          </w:p>
        </w:tc>
      </w:tr>
      <w:tr w:rsidR="009A5A18" w:rsidRPr="006D2E3F" w14:paraId="51D7E90F" w14:textId="77777777" w:rsidTr="00C51DA3">
        <w:trPr>
          <w:trHeight w:val="555"/>
        </w:trPr>
        <w:tc>
          <w:tcPr>
            <w:tcW w:w="1530" w:type="dxa"/>
            <w:tcBorders>
              <w:top w:val="single" w:sz="4" w:space="0" w:color="auto"/>
              <w:left w:val="single" w:sz="4" w:space="0" w:color="auto"/>
              <w:bottom w:val="single" w:sz="4" w:space="0" w:color="auto"/>
              <w:right w:val="single" w:sz="4" w:space="0" w:color="auto"/>
            </w:tcBorders>
          </w:tcPr>
          <w:p w14:paraId="1B0A92D7" w14:textId="77777777" w:rsidR="009A5A18" w:rsidRPr="006D2E3F" w:rsidRDefault="009A5A18">
            <w:pPr>
              <w:rPr>
                <w:rFonts w:asciiTheme="minorHAnsi" w:hAnsiTheme="minorHAnsi"/>
              </w:rPr>
            </w:pPr>
            <w:r w:rsidRPr="009A5A18">
              <w:rPr>
                <w:rFonts w:asciiTheme="minorHAnsi" w:hAnsiTheme="minorHAnsi"/>
              </w:rPr>
              <w:t>Data</w:t>
            </w:r>
          </w:p>
        </w:tc>
        <w:tc>
          <w:tcPr>
            <w:tcW w:w="1275" w:type="dxa"/>
            <w:tcBorders>
              <w:top w:val="single" w:sz="4" w:space="0" w:color="auto"/>
              <w:left w:val="single" w:sz="4" w:space="0" w:color="auto"/>
              <w:bottom w:val="single" w:sz="4" w:space="0" w:color="auto"/>
              <w:right w:val="single" w:sz="4" w:space="0" w:color="auto"/>
            </w:tcBorders>
            <w:shd w:val="clear" w:color="auto" w:fill="00B050"/>
          </w:tcPr>
          <w:p w14:paraId="7FAFFF05" w14:textId="77777777" w:rsidR="009A5A18" w:rsidRPr="006D2E3F" w:rsidRDefault="009A5A18">
            <w:pPr>
              <w:rPr>
                <w:rFonts w:asciiTheme="minorHAnsi" w:hAnsiTheme="minorHAnsi"/>
              </w:rPr>
            </w:pPr>
          </w:p>
        </w:tc>
        <w:tc>
          <w:tcPr>
            <w:tcW w:w="2457" w:type="dxa"/>
            <w:tcBorders>
              <w:top w:val="single" w:sz="4" w:space="0" w:color="auto"/>
              <w:left w:val="single" w:sz="4" w:space="0" w:color="auto"/>
              <w:bottom w:val="single" w:sz="4" w:space="0" w:color="auto"/>
              <w:right w:val="single" w:sz="4" w:space="0" w:color="auto"/>
            </w:tcBorders>
            <w:shd w:val="clear" w:color="auto" w:fill="00B050"/>
          </w:tcPr>
          <w:p w14:paraId="1DD75682" w14:textId="77777777" w:rsidR="009A5A18" w:rsidRPr="006D2E3F" w:rsidRDefault="009A5A18">
            <w:pPr>
              <w:rPr>
                <w:rFonts w:asciiTheme="minorHAnsi" w:hAnsiTheme="minorHAnsi"/>
              </w:rPr>
            </w:pPr>
          </w:p>
        </w:tc>
        <w:tc>
          <w:tcPr>
            <w:tcW w:w="2144" w:type="dxa"/>
            <w:tcBorders>
              <w:top w:val="single" w:sz="4" w:space="0" w:color="auto"/>
              <w:left w:val="single" w:sz="4" w:space="0" w:color="auto"/>
              <w:bottom w:val="single" w:sz="4" w:space="0" w:color="auto"/>
              <w:right w:val="single" w:sz="4" w:space="0" w:color="auto"/>
            </w:tcBorders>
            <w:shd w:val="clear" w:color="auto" w:fill="FFC000"/>
          </w:tcPr>
          <w:p w14:paraId="691E7E15" w14:textId="77777777" w:rsidR="009A5A18" w:rsidRPr="006D2E3F" w:rsidRDefault="009A5A18">
            <w:pPr>
              <w:rPr>
                <w:rFonts w:asciiTheme="minorHAnsi" w:hAnsiTheme="minorHAnsi"/>
              </w:rPr>
            </w:pPr>
          </w:p>
        </w:tc>
      </w:tr>
      <w:tr w:rsidR="009A5A18" w:rsidRPr="006D2E3F" w14:paraId="112F7156" w14:textId="77777777">
        <w:trPr>
          <w:trHeight w:val="555"/>
        </w:trPr>
        <w:tc>
          <w:tcPr>
            <w:tcW w:w="1530" w:type="dxa"/>
            <w:tcBorders>
              <w:top w:val="single" w:sz="4" w:space="0" w:color="auto"/>
              <w:left w:val="single" w:sz="4" w:space="0" w:color="auto"/>
              <w:bottom w:val="single" w:sz="4" w:space="0" w:color="auto"/>
              <w:right w:val="single" w:sz="4" w:space="0" w:color="auto"/>
            </w:tcBorders>
          </w:tcPr>
          <w:p w14:paraId="6314C0D6" w14:textId="77777777" w:rsidR="009A5A18" w:rsidRPr="006D2E3F" w:rsidRDefault="009A5A18">
            <w:pPr>
              <w:rPr>
                <w:rFonts w:asciiTheme="minorHAnsi" w:hAnsiTheme="minorHAnsi"/>
              </w:rPr>
            </w:pPr>
            <w:r w:rsidRPr="009A5A18">
              <w:rPr>
                <w:rFonts w:asciiTheme="minorHAnsi" w:hAnsiTheme="minorHAnsi"/>
              </w:rPr>
              <w:t xml:space="preserve">Technical </w:t>
            </w:r>
          </w:p>
        </w:tc>
        <w:tc>
          <w:tcPr>
            <w:tcW w:w="1275" w:type="dxa"/>
            <w:tcBorders>
              <w:top w:val="single" w:sz="4" w:space="0" w:color="auto"/>
              <w:left w:val="single" w:sz="4" w:space="0" w:color="auto"/>
              <w:bottom w:val="single" w:sz="4" w:space="0" w:color="auto"/>
              <w:right w:val="single" w:sz="4" w:space="0" w:color="auto"/>
            </w:tcBorders>
            <w:shd w:val="clear" w:color="auto" w:fill="FFC000"/>
          </w:tcPr>
          <w:p w14:paraId="2E36AA29" w14:textId="77777777" w:rsidR="009A5A18" w:rsidRPr="006D2E3F" w:rsidRDefault="009A5A18">
            <w:pPr>
              <w:rPr>
                <w:rFonts w:asciiTheme="minorHAnsi" w:hAnsiTheme="minorHAnsi"/>
              </w:rPr>
            </w:pPr>
          </w:p>
        </w:tc>
        <w:tc>
          <w:tcPr>
            <w:tcW w:w="2457" w:type="dxa"/>
            <w:tcBorders>
              <w:top w:val="single" w:sz="4" w:space="0" w:color="auto"/>
              <w:left w:val="single" w:sz="4" w:space="0" w:color="auto"/>
              <w:bottom w:val="single" w:sz="4" w:space="0" w:color="auto"/>
              <w:right w:val="single" w:sz="4" w:space="0" w:color="auto"/>
            </w:tcBorders>
            <w:shd w:val="clear" w:color="auto" w:fill="00B050"/>
          </w:tcPr>
          <w:p w14:paraId="022AA743" w14:textId="77777777" w:rsidR="009A5A18" w:rsidRPr="006D2E3F" w:rsidRDefault="009A5A18">
            <w:pPr>
              <w:rPr>
                <w:rFonts w:asciiTheme="minorHAnsi" w:hAnsiTheme="minorHAnsi"/>
              </w:rPr>
            </w:pPr>
          </w:p>
        </w:tc>
        <w:tc>
          <w:tcPr>
            <w:tcW w:w="2144" w:type="dxa"/>
            <w:tcBorders>
              <w:top w:val="single" w:sz="4" w:space="0" w:color="auto"/>
              <w:left w:val="single" w:sz="4" w:space="0" w:color="auto"/>
              <w:bottom w:val="single" w:sz="4" w:space="0" w:color="auto"/>
              <w:right w:val="single" w:sz="4" w:space="0" w:color="auto"/>
            </w:tcBorders>
            <w:shd w:val="clear" w:color="auto" w:fill="FFC000"/>
          </w:tcPr>
          <w:p w14:paraId="395F69F1" w14:textId="77777777" w:rsidR="009A5A18" w:rsidRPr="006D2E3F" w:rsidRDefault="009A5A18">
            <w:pPr>
              <w:rPr>
                <w:rFonts w:asciiTheme="minorHAnsi" w:hAnsiTheme="minorHAnsi"/>
              </w:rPr>
            </w:pPr>
          </w:p>
          <w:p w14:paraId="1C7009AA" w14:textId="77777777" w:rsidR="009A5A18" w:rsidRPr="006D2E3F" w:rsidRDefault="009A5A18">
            <w:pPr>
              <w:jc w:val="right"/>
              <w:rPr>
                <w:rFonts w:asciiTheme="minorHAnsi" w:hAnsiTheme="minorHAnsi"/>
              </w:rPr>
            </w:pPr>
          </w:p>
        </w:tc>
      </w:tr>
      <w:tr w:rsidR="009A5A18" w:rsidRPr="006D2E3F" w14:paraId="4A78EE67" w14:textId="77777777" w:rsidTr="004058B3">
        <w:trPr>
          <w:trHeight w:val="630"/>
        </w:trPr>
        <w:tc>
          <w:tcPr>
            <w:tcW w:w="1530" w:type="dxa"/>
            <w:tcBorders>
              <w:top w:val="single" w:sz="4" w:space="0" w:color="auto"/>
              <w:left w:val="single" w:sz="4" w:space="0" w:color="auto"/>
              <w:bottom w:val="single" w:sz="4" w:space="0" w:color="auto"/>
              <w:right w:val="single" w:sz="4" w:space="0" w:color="auto"/>
            </w:tcBorders>
          </w:tcPr>
          <w:p w14:paraId="641BBB05" w14:textId="77777777" w:rsidR="009A5A18" w:rsidRPr="006D2E3F" w:rsidRDefault="009A5A18">
            <w:pPr>
              <w:rPr>
                <w:rFonts w:asciiTheme="minorHAnsi" w:hAnsiTheme="minorHAnsi"/>
              </w:rPr>
            </w:pPr>
            <w:r w:rsidRPr="009A5A18">
              <w:rPr>
                <w:rFonts w:asciiTheme="minorHAnsi" w:hAnsiTheme="minorHAnsi"/>
              </w:rPr>
              <w:t>Security</w:t>
            </w:r>
          </w:p>
        </w:tc>
        <w:tc>
          <w:tcPr>
            <w:tcW w:w="1275" w:type="dxa"/>
            <w:tcBorders>
              <w:top w:val="single" w:sz="4" w:space="0" w:color="auto"/>
              <w:left w:val="single" w:sz="4" w:space="0" w:color="auto"/>
              <w:bottom w:val="single" w:sz="4" w:space="0" w:color="auto"/>
              <w:right w:val="single" w:sz="4" w:space="0" w:color="auto"/>
            </w:tcBorders>
            <w:shd w:val="clear" w:color="auto" w:fill="00B050"/>
          </w:tcPr>
          <w:p w14:paraId="16E2934C" w14:textId="77777777" w:rsidR="009A5A18" w:rsidRPr="006D2E3F" w:rsidRDefault="009A5A18">
            <w:pPr>
              <w:rPr>
                <w:rFonts w:asciiTheme="minorHAnsi" w:hAnsiTheme="minorHAnsi"/>
              </w:rPr>
            </w:pPr>
          </w:p>
          <w:p w14:paraId="0D399458" w14:textId="77777777" w:rsidR="009A5A18" w:rsidRPr="006D2E3F" w:rsidRDefault="009A5A18">
            <w:pPr>
              <w:rPr>
                <w:rFonts w:asciiTheme="minorHAnsi" w:hAnsiTheme="minorHAnsi"/>
              </w:rPr>
            </w:pPr>
          </w:p>
        </w:tc>
        <w:tc>
          <w:tcPr>
            <w:tcW w:w="2457" w:type="dxa"/>
            <w:tcBorders>
              <w:top w:val="single" w:sz="4" w:space="0" w:color="auto"/>
              <w:left w:val="single" w:sz="4" w:space="0" w:color="auto"/>
              <w:bottom w:val="single" w:sz="4" w:space="0" w:color="auto"/>
              <w:right w:val="single" w:sz="4" w:space="0" w:color="auto"/>
            </w:tcBorders>
            <w:shd w:val="clear" w:color="auto" w:fill="00B050"/>
          </w:tcPr>
          <w:p w14:paraId="74FC9D40" w14:textId="77777777" w:rsidR="009A5A18" w:rsidRPr="006D2E3F" w:rsidRDefault="009A5A18">
            <w:pPr>
              <w:rPr>
                <w:rFonts w:asciiTheme="minorHAnsi" w:hAnsiTheme="minorHAnsi"/>
              </w:rPr>
            </w:pPr>
          </w:p>
        </w:tc>
        <w:tc>
          <w:tcPr>
            <w:tcW w:w="2144" w:type="dxa"/>
            <w:tcBorders>
              <w:top w:val="single" w:sz="4" w:space="0" w:color="auto"/>
              <w:left w:val="single" w:sz="4" w:space="0" w:color="auto"/>
              <w:bottom w:val="single" w:sz="4" w:space="0" w:color="auto"/>
              <w:right w:val="single" w:sz="4" w:space="0" w:color="auto"/>
            </w:tcBorders>
            <w:shd w:val="clear" w:color="auto" w:fill="FFC000"/>
          </w:tcPr>
          <w:p w14:paraId="1A29A3AD" w14:textId="77777777" w:rsidR="009A5A18" w:rsidRPr="006D2E3F" w:rsidRDefault="009A5A18">
            <w:pPr>
              <w:rPr>
                <w:rFonts w:asciiTheme="minorHAnsi" w:hAnsiTheme="minorHAnsi"/>
              </w:rPr>
            </w:pPr>
          </w:p>
        </w:tc>
      </w:tr>
      <w:tr w:rsidR="009A5A18" w:rsidRPr="006D2E3F" w14:paraId="15CEC008" w14:textId="77777777">
        <w:trPr>
          <w:trHeight w:val="690"/>
        </w:trPr>
        <w:tc>
          <w:tcPr>
            <w:tcW w:w="1530" w:type="dxa"/>
            <w:tcBorders>
              <w:top w:val="single" w:sz="4" w:space="0" w:color="auto"/>
              <w:left w:val="single" w:sz="4" w:space="0" w:color="auto"/>
              <w:bottom w:val="single" w:sz="4" w:space="0" w:color="auto"/>
              <w:right w:val="single" w:sz="4" w:space="0" w:color="auto"/>
            </w:tcBorders>
          </w:tcPr>
          <w:p w14:paraId="1C5EB4FF" w14:textId="77777777" w:rsidR="009A5A18" w:rsidRPr="006D2E3F" w:rsidRDefault="009A5A18">
            <w:pPr>
              <w:rPr>
                <w:rFonts w:asciiTheme="minorHAnsi" w:hAnsiTheme="minorHAnsi"/>
              </w:rPr>
            </w:pPr>
            <w:r w:rsidRPr="009A5A18">
              <w:rPr>
                <w:rFonts w:asciiTheme="minorHAnsi" w:hAnsiTheme="minorHAnsi"/>
              </w:rPr>
              <w:t>Service</w:t>
            </w:r>
          </w:p>
        </w:tc>
        <w:tc>
          <w:tcPr>
            <w:tcW w:w="1275" w:type="dxa"/>
            <w:tcBorders>
              <w:top w:val="single" w:sz="4" w:space="0" w:color="auto"/>
              <w:left w:val="single" w:sz="4" w:space="0" w:color="auto"/>
              <w:bottom w:val="single" w:sz="4" w:space="0" w:color="auto"/>
              <w:right w:val="single" w:sz="4" w:space="0" w:color="auto"/>
            </w:tcBorders>
            <w:shd w:val="clear" w:color="auto" w:fill="FFC000"/>
          </w:tcPr>
          <w:p w14:paraId="78524A5D" w14:textId="77777777" w:rsidR="009A5A18" w:rsidRPr="006D2E3F" w:rsidRDefault="009A5A18">
            <w:pPr>
              <w:rPr>
                <w:rFonts w:asciiTheme="minorHAnsi" w:hAnsiTheme="minorHAnsi"/>
              </w:rPr>
            </w:pPr>
          </w:p>
        </w:tc>
        <w:tc>
          <w:tcPr>
            <w:tcW w:w="2457" w:type="dxa"/>
            <w:tcBorders>
              <w:top w:val="single" w:sz="4" w:space="0" w:color="auto"/>
              <w:left w:val="single" w:sz="4" w:space="0" w:color="auto"/>
              <w:bottom w:val="single" w:sz="4" w:space="0" w:color="auto"/>
              <w:right w:val="single" w:sz="4" w:space="0" w:color="auto"/>
            </w:tcBorders>
            <w:shd w:val="clear" w:color="auto" w:fill="00B050"/>
          </w:tcPr>
          <w:p w14:paraId="07FBC6AD" w14:textId="77777777" w:rsidR="009A5A18" w:rsidRPr="006D2E3F" w:rsidRDefault="009A5A18">
            <w:pPr>
              <w:rPr>
                <w:rFonts w:asciiTheme="minorHAnsi" w:hAnsiTheme="minorHAnsi"/>
              </w:rPr>
            </w:pPr>
          </w:p>
        </w:tc>
        <w:tc>
          <w:tcPr>
            <w:tcW w:w="2144" w:type="dxa"/>
            <w:tcBorders>
              <w:top w:val="single" w:sz="4" w:space="0" w:color="auto"/>
              <w:left w:val="single" w:sz="4" w:space="0" w:color="auto"/>
              <w:bottom w:val="single" w:sz="4" w:space="0" w:color="auto"/>
              <w:right w:val="single" w:sz="4" w:space="0" w:color="auto"/>
            </w:tcBorders>
            <w:shd w:val="clear" w:color="auto" w:fill="FFC000"/>
          </w:tcPr>
          <w:p w14:paraId="61019C1C" w14:textId="77777777" w:rsidR="009A5A18" w:rsidRPr="006D2E3F" w:rsidRDefault="009A5A18">
            <w:pPr>
              <w:rPr>
                <w:rFonts w:asciiTheme="minorHAnsi" w:hAnsiTheme="minorHAnsi"/>
              </w:rPr>
            </w:pPr>
          </w:p>
        </w:tc>
      </w:tr>
    </w:tbl>
    <w:p w14:paraId="37A9AEED" w14:textId="77777777" w:rsidR="00372D3A" w:rsidRPr="006D2E3F" w:rsidRDefault="00DB529C" w:rsidP="006D2E3F">
      <w:pPr>
        <w:pStyle w:val="Heading2"/>
        <w:keepNext/>
        <w:numPr>
          <w:ilvl w:val="1"/>
          <w:numId w:val="2"/>
        </w:numPr>
        <w:spacing w:before="240" w:after="120"/>
        <w:ind w:left="576"/>
        <w:rPr>
          <w:ins w:id="322" w:author="Joycell Sundararaj - Chaucer" w:date="2026-10-12T16:59:00Z" w16du:dateUtc="2026-10-12T15:59:00Z"/>
          <w:rFonts w:asciiTheme="minorHAnsi" w:eastAsia="Times New Roman" w:hAnsiTheme="minorHAnsi" w:cs="Times New Roman"/>
          <w:b w:val="0"/>
          <w:color w:val="132040" w:themeColor="accent1" w:themeShade="BF"/>
          <w:sz w:val="24"/>
          <w:szCs w:val="26"/>
          <w:lang w:eastAsia="en-US"/>
        </w:rPr>
      </w:pPr>
      <w:bookmarkStart w:id="323" w:name="_Toc242720031"/>
      <w:ins w:id="324" w:author="Joycell Sundararaj - Chaucer" w:date="2026-10-12T16:59:00Z" w16du:dateUtc="2026-10-12T15:59:00Z">
        <w:r w:rsidRPr="009A5A18">
          <w:rPr>
            <w:rFonts w:asciiTheme="minorHAnsi" w:eastAsia="Times New Roman" w:hAnsiTheme="minorHAnsi" w:cs="Times New Roman"/>
            <w:b w:val="0"/>
            <w:color w:val="132040" w:themeColor="accent1" w:themeShade="BF"/>
            <w:sz w:val="24"/>
            <w:szCs w:val="26"/>
            <w:lang w:eastAsia="en-US"/>
          </w:rPr>
          <w:t>B</w:t>
        </w:r>
        <w:r w:rsidR="00372D3A" w:rsidRPr="006D2E3F">
          <w:rPr>
            <w:rFonts w:asciiTheme="minorHAnsi" w:eastAsia="Times New Roman" w:hAnsiTheme="minorHAnsi" w:cs="Times New Roman"/>
            <w:b w:val="0"/>
            <w:color w:val="132040" w:themeColor="accent1" w:themeShade="BF"/>
            <w:sz w:val="24"/>
            <w:szCs w:val="26"/>
            <w:lang w:eastAsia="en-US"/>
          </w:rPr>
          <w:t>usiness Architecture</w:t>
        </w:r>
        <w:bookmarkEnd w:id="323"/>
        <w:r w:rsidR="00372D3A" w:rsidRPr="006D2E3F">
          <w:rPr>
            <w:rFonts w:asciiTheme="minorHAnsi" w:eastAsia="Times New Roman" w:hAnsiTheme="minorHAnsi" w:cs="Times New Roman"/>
            <w:b w:val="0"/>
            <w:color w:val="132040" w:themeColor="accent1" w:themeShade="BF"/>
            <w:sz w:val="24"/>
            <w:szCs w:val="26"/>
            <w:lang w:eastAsia="en-US"/>
          </w:rPr>
          <w:t>  </w:t>
        </w:r>
      </w:ins>
    </w:p>
    <w:p w14:paraId="60D4F2CD" w14:textId="468F354A" w:rsidR="00F22762" w:rsidRDefault="00652A96" w:rsidP="00881722">
      <w:pPr>
        <w:pStyle w:val="ListParagraph"/>
        <w:rPr>
          <w:rFonts w:asciiTheme="minorHAnsi" w:hAnsiTheme="minorHAnsi"/>
          <w:sz w:val="20"/>
          <w:szCs w:val="20"/>
        </w:rPr>
      </w:pPr>
      <w:r w:rsidRPr="00652A96">
        <w:rPr>
          <w:rFonts w:asciiTheme="minorHAnsi" w:hAnsiTheme="minorHAnsi"/>
          <w:b/>
          <w:bCs/>
          <w:sz w:val="20"/>
          <w:szCs w:val="20"/>
        </w:rPr>
        <w:t>Impact</w:t>
      </w:r>
      <w:r>
        <w:rPr>
          <w:rFonts w:asciiTheme="minorHAnsi" w:hAnsiTheme="minorHAnsi"/>
          <w:sz w:val="20"/>
          <w:szCs w:val="20"/>
        </w:rPr>
        <w:t xml:space="preserve"> -</w:t>
      </w:r>
      <w:ins w:id="325" w:author="Phanindra Nizalapuram - Chaucer" w:date="2026-10-13T15:47:00Z" w16du:dateUtc="2026-10-13T10:17:00Z">
        <w:r w:rsidR="009E6CC2">
          <w:rPr>
            <w:rFonts w:asciiTheme="minorHAnsi" w:hAnsiTheme="minorHAnsi"/>
            <w:sz w:val="20"/>
            <w:szCs w:val="20"/>
          </w:rPr>
          <w:t xml:space="preserve"> </w:t>
        </w:r>
      </w:ins>
      <w:r w:rsidR="00F22762" w:rsidRPr="00F22762">
        <w:rPr>
          <w:rFonts w:asciiTheme="minorHAnsi" w:hAnsiTheme="minorHAnsi"/>
          <w:sz w:val="20"/>
          <w:szCs w:val="20"/>
        </w:rPr>
        <w:t>No change to core business capabilities, customer journeys, organisational structure or business processes has been identified.</w:t>
      </w:r>
    </w:p>
    <w:p w14:paraId="64405FE9" w14:textId="21490CC4" w:rsidR="00652A96" w:rsidRDefault="00EC65F0" w:rsidP="00881722">
      <w:pPr>
        <w:pStyle w:val="ListParagraph"/>
        <w:rPr>
          <w:rFonts w:asciiTheme="minorHAnsi" w:hAnsiTheme="minorHAnsi"/>
          <w:sz w:val="20"/>
          <w:szCs w:val="20"/>
        </w:rPr>
      </w:pPr>
      <w:r w:rsidRPr="00EC65F0">
        <w:rPr>
          <w:rFonts w:asciiTheme="minorHAnsi" w:hAnsiTheme="minorHAnsi"/>
          <w:b/>
          <w:bCs/>
          <w:sz w:val="20"/>
          <w:szCs w:val="20"/>
        </w:rPr>
        <w:t>Strategic alignment</w:t>
      </w:r>
      <w:r w:rsidR="00C6491E">
        <w:rPr>
          <w:rFonts w:asciiTheme="minorHAnsi" w:hAnsiTheme="minorHAnsi"/>
          <w:b/>
          <w:bCs/>
          <w:sz w:val="20"/>
          <w:szCs w:val="20"/>
        </w:rPr>
        <w:t xml:space="preserve"> </w:t>
      </w:r>
      <w:r>
        <w:rPr>
          <w:rFonts w:asciiTheme="minorHAnsi" w:hAnsiTheme="minorHAnsi"/>
          <w:b/>
          <w:bCs/>
          <w:sz w:val="20"/>
          <w:szCs w:val="20"/>
        </w:rPr>
        <w:t>-</w:t>
      </w:r>
      <w:r w:rsidR="00C6491E">
        <w:rPr>
          <w:rFonts w:asciiTheme="minorHAnsi" w:hAnsiTheme="minorHAnsi"/>
          <w:b/>
          <w:bCs/>
          <w:sz w:val="20"/>
          <w:szCs w:val="20"/>
        </w:rPr>
        <w:t xml:space="preserve"> </w:t>
      </w:r>
      <w:r w:rsidR="00D74533" w:rsidRPr="00D74533">
        <w:rPr>
          <w:rFonts w:asciiTheme="minorHAnsi" w:hAnsiTheme="minorHAnsi"/>
          <w:sz w:val="20"/>
          <w:szCs w:val="20"/>
        </w:rPr>
        <w:t>Supports automation, improved system-to-system data flow, reduced point-to-point integration, consistent API usage and business-capability-aligned service reuse.</w:t>
      </w:r>
    </w:p>
    <w:p w14:paraId="40540CB7" w14:textId="79D017AF" w:rsidR="00C6491E" w:rsidRDefault="00C6491E" w:rsidP="00881722">
      <w:pPr>
        <w:pStyle w:val="ListParagraph"/>
        <w:rPr>
          <w:ins w:id="326" w:author="Joycell Sundararaj - Chaucer" w:date="2026-10-12T16:59:00Z" w16du:dateUtc="2026-10-12T15:59:00Z"/>
          <w:rFonts w:asciiTheme="minorHAnsi" w:hAnsiTheme="minorHAnsi"/>
          <w:sz w:val="20"/>
          <w:szCs w:val="20"/>
        </w:rPr>
      </w:pPr>
      <w:r w:rsidRPr="00C6491E">
        <w:rPr>
          <w:rFonts w:asciiTheme="minorHAnsi" w:hAnsiTheme="minorHAnsi"/>
          <w:b/>
          <w:bCs/>
          <w:sz w:val="20"/>
          <w:szCs w:val="20"/>
        </w:rPr>
        <w:t>Complexity</w:t>
      </w:r>
      <w:r w:rsidR="007D27BA">
        <w:rPr>
          <w:rFonts w:asciiTheme="minorHAnsi" w:hAnsiTheme="minorHAnsi"/>
          <w:b/>
          <w:bCs/>
          <w:sz w:val="20"/>
          <w:szCs w:val="20"/>
        </w:rPr>
        <w:t xml:space="preserve"> - </w:t>
      </w:r>
      <w:r w:rsidR="007D27BA" w:rsidRPr="007D27BA">
        <w:rPr>
          <w:rFonts w:asciiTheme="minorHAnsi" w:hAnsiTheme="minorHAnsi"/>
          <w:sz w:val="20"/>
          <w:szCs w:val="20"/>
        </w:rPr>
        <w:t>No material Business Architecture complexity is identified. API onboarding, product administration and subscription approval are technology-governance and service-management concerns rather than changes to business processes.</w:t>
      </w:r>
    </w:p>
    <w:p w14:paraId="7257B15A" w14:textId="77777777" w:rsidR="003C26D1" w:rsidRPr="0033655C" w:rsidRDefault="003C26D1" w:rsidP="003C26D1">
      <w:pPr>
        <w:pStyle w:val="Heading2"/>
        <w:keepNext/>
        <w:numPr>
          <w:ilvl w:val="1"/>
          <w:numId w:val="2"/>
        </w:numPr>
        <w:spacing w:before="240" w:after="120"/>
        <w:ind w:left="576"/>
        <w:rPr>
          <w:ins w:id="327" w:author="Joycell Sundararaj - Chaucer" w:date="2026-10-12T16:59:00Z" w16du:dateUtc="2026-10-12T15:59:00Z"/>
          <w:rFonts w:asciiTheme="minorHAnsi" w:eastAsia="Times New Roman" w:hAnsiTheme="minorHAnsi" w:cs="Times New Roman"/>
          <w:b w:val="0"/>
          <w:color w:val="132040" w:themeColor="accent1" w:themeShade="BF"/>
          <w:sz w:val="24"/>
          <w:szCs w:val="26"/>
          <w:lang w:eastAsia="en-US"/>
        </w:rPr>
      </w:pPr>
      <w:bookmarkStart w:id="328" w:name="_Toc242720032"/>
      <w:ins w:id="329" w:author="Joycell Sundararaj - Chaucer" w:date="2026-10-12T16:59:00Z" w16du:dateUtc="2026-10-12T15:59:00Z">
        <w:r>
          <w:rPr>
            <w:rFonts w:asciiTheme="minorHAnsi" w:eastAsia="Times New Roman" w:hAnsiTheme="minorHAnsi" w:cs="Times New Roman"/>
            <w:b w:val="0"/>
            <w:color w:val="132040" w:themeColor="accent1" w:themeShade="BF"/>
            <w:sz w:val="24"/>
            <w:szCs w:val="26"/>
            <w:lang w:eastAsia="en-US"/>
          </w:rPr>
          <w:t>Application</w:t>
        </w:r>
        <w:r w:rsidRPr="006D2E3F">
          <w:rPr>
            <w:rFonts w:asciiTheme="minorHAnsi" w:eastAsia="Times New Roman" w:hAnsiTheme="minorHAnsi" w:cs="Times New Roman"/>
            <w:b w:val="0"/>
            <w:color w:val="132040" w:themeColor="accent1" w:themeShade="BF"/>
            <w:sz w:val="24"/>
            <w:szCs w:val="26"/>
            <w:lang w:eastAsia="en-US"/>
          </w:rPr>
          <w:t xml:space="preserve"> Architecture</w:t>
        </w:r>
        <w:bookmarkEnd w:id="328"/>
      </w:ins>
    </w:p>
    <w:p w14:paraId="79B33A90" w14:textId="6A9307E1" w:rsidR="001651D8" w:rsidRDefault="001651D8" w:rsidP="003C26D1">
      <w:pPr>
        <w:pStyle w:val="ListParagraph"/>
        <w:rPr>
          <w:rFonts w:asciiTheme="minorHAnsi" w:hAnsiTheme="minorHAnsi"/>
          <w:sz w:val="20"/>
          <w:szCs w:val="20"/>
        </w:rPr>
      </w:pPr>
      <w:r w:rsidRPr="001651D8">
        <w:rPr>
          <w:rFonts w:asciiTheme="minorHAnsi" w:hAnsiTheme="minorHAnsi"/>
          <w:b/>
          <w:bCs/>
          <w:sz w:val="20"/>
          <w:szCs w:val="20"/>
        </w:rPr>
        <w:t>Impact</w:t>
      </w:r>
      <w:r>
        <w:rPr>
          <w:rFonts w:asciiTheme="minorHAnsi" w:hAnsiTheme="minorHAnsi"/>
          <w:sz w:val="20"/>
          <w:szCs w:val="20"/>
        </w:rPr>
        <w:t xml:space="preserve"> - </w:t>
      </w:r>
      <w:r w:rsidRPr="001651D8">
        <w:rPr>
          <w:rFonts w:asciiTheme="minorHAnsi" w:hAnsiTheme="minorHAnsi"/>
          <w:sz w:val="20"/>
          <w:szCs w:val="20"/>
        </w:rPr>
        <w:t>Applications exposing or consuming managed APIs or intending to do so may require changes to endpoints, authentication, API contracts, error handling and telemetry.</w:t>
      </w:r>
    </w:p>
    <w:p w14:paraId="23A1FA69" w14:textId="7A067B7A" w:rsidR="001651D8" w:rsidRPr="00A56C1F" w:rsidRDefault="001651D8" w:rsidP="003C26D1">
      <w:pPr>
        <w:pStyle w:val="ListParagraph"/>
        <w:rPr>
          <w:rFonts w:asciiTheme="minorHAnsi" w:hAnsiTheme="minorHAnsi"/>
          <w:sz w:val="20"/>
          <w:szCs w:val="20"/>
        </w:rPr>
      </w:pPr>
      <w:r w:rsidRPr="00EC65F0">
        <w:rPr>
          <w:rFonts w:asciiTheme="minorHAnsi" w:hAnsiTheme="minorHAnsi"/>
          <w:b/>
          <w:bCs/>
          <w:sz w:val="20"/>
          <w:szCs w:val="20"/>
        </w:rPr>
        <w:t>Strategic alignment</w:t>
      </w:r>
      <w:r>
        <w:rPr>
          <w:rFonts w:asciiTheme="minorHAnsi" w:hAnsiTheme="minorHAnsi"/>
          <w:b/>
          <w:bCs/>
          <w:sz w:val="20"/>
          <w:szCs w:val="20"/>
        </w:rPr>
        <w:t xml:space="preserve"> –</w:t>
      </w:r>
      <w:r w:rsidR="00C52A37">
        <w:rPr>
          <w:rFonts w:asciiTheme="minorHAnsi" w:hAnsiTheme="minorHAnsi"/>
          <w:b/>
          <w:bCs/>
          <w:sz w:val="20"/>
          <w:szCs w:val="20"/>
        </w:rPr>
        <w:t xml:space="preserve"> </w:t>
      </w:r>
      <w:r w:rsidR="00C52A37" w:rsidRPr="00A56C1F">
        <w:rPr>
          <w:rFonts w:asciiTheme="minorHAnsi" w:hAnsiTheme="minorHAnsi"/>
          <w:sz w:val="20"/>
          <w:szCs w:val="20"/>
        </w:rPr>
        <w:t>Aligns with the SIF direction to integrate existing systems, promote reusable services and use APIM as the single managed API ingress point.</w:t>
      </w:r>
    </w:p>
    <w:p w14:paraId="1F623977" w14:textId="16BF4FD0" w:rsidR="001651D8" w:rsidRPr="00FE7646" w:rsidRDefault="001651D8" w:rsidP="003C26D1">
      <w:pPr>
        <w:pStyle w:val="ListParagraph"/>
        <w:rPr>
          <w:ins w:id="330" w:author="Joycell Sundararaj - Chaucer" w:date="2026-10-12T16:59:00Z" w16du:dateUtc="2026-10-12T15:59:00Z"/>
          <w:rFonts w:asciiTheme="minorHAnsi" w:hAnsiTheme="minorHAnsi"/>
          <w:sz w:val="20"/>
          <w:szCs w:val="20"/>
        </w:rPr>
      </w:pPr>
      <w:r w:rsidRPr="00A56C1F">
        <w:rPr>
          <w:rFonts w:asciiTheme="minorHAnsi" w:hAnsiTheme="minorHAnsi"/>
          <w:b/>
          <w:bCs/>
          <w:sz w:val="20"/>
          <w:szCs w:val="20"/>
        </w:rPr>
        <w:t>Complexity</w:t>
      </w:r>
      <w:r w:rsidRPr="00A56C1F">
        <w:rPr>
          <w:rFonts w:asciiTheme="minorHAnsi" w:hAnsiTheme="minorHAnsi"/>
          <w:sz w:val="20"/>
          <w:szCs w:val="20"/>
        </w:rPr>
        <w:t xml:space="preserve"> -</w:t>
      </w:r>
      <w:r w:rsidR="00A56C1F" w:rsidRPr="00A56C1F">
        <w:rPr>
          <w:rFonts w:asciiTheme="minorHAnsi" w:hAnsiTheme="minorHAnsi"/>
          <w:sz w:val="20"/>
          <w:szCs w:val="20"/>
        </w:rPr>
        <w:t xml:space="preserve"> Complexity arises from onboarding existing interfaces, maintaining compatibility, supporting internal and external access paths, introducing OAuth 2.0 and managing API versions via a new platform.</w:t>
      </w:r>
    </w:p>
    <w:p w14:paraId="74A67AEB" w14:textId="77777777" w:rsidR="003C26D1" w:rsidRPr="0033655C" w:rsidRDefault="003C26D1" w:rsidP="003C26D1">
      <w:pPr>
        <w:pStyle w:val="Heading2"/>
        <w:keepNext/>
        <w:numPr>
          <w:ilvl w:val="1"/>
          <w:numId w:val="2"/>
        </w:numPr>
        <w:spacing w:before="240" w:after="120"/>
        <w:ind w:left="576"/>
        <w:rPr>
          <w:ins w:id="331" w:author="Joycell Sundararaj - Chaucer" w:date="2026-10-12T16:59:00Z" w16du:dateUtc="2026-10-12T15:59:00Z"/>
          <w:rFonts w:asciiTheme="minorHAnsi" w:eastAsia="Times New Roman" w:hAnsiTheme="minorHAnsi" w:cs="Times New Roman"/>
          <w:b w:val="0"/>
          <w:color w:val="132040" w:themeColor="accent1" w:themeShade="BF"/>
          <w:sz w:val="24"/>
          <w:szCs w:val="26"/>
          <w:lang w:eastAsia="en-US"/>
        </w:rPr>
      </w:pPr>
      <w:bookmarkStart w:id="332" w:name="_Toc242720033"/>
      <w:ins w:id="333" w:author="Joycell Sundararaj - Chaucer" w:date="2026-10-12T16:59:00Z" w16du:dateUtc="2026-10-12T15:59:00Z">
        <w:r w:rsidRPr="006D2E3F">
          <w:rPr>
            <w:rFonts w:asciiTheme="minorHAnsi" w:eastAsia="Times New Roman" w:hAnsiTheme="minorHAnsi" w:cs="Times New Roman"/>
            <w:b w:val="0"/>
            <w:color w:val="132040" w:themeColor="accent1" w:themeShade="BF"/>
            <w:sz w:val="24"/>
            <w:szCs w:val="26"/>
            <w:lang w:eastAsia="en-US"/>
          </w:rPr>
          <w:t>Data Architecture</w:t>
        </w:r>
        <w:bookmarkEnd w:id="332"/>
      </w:ins>
    </w:p>
    <w:p w14:paraId="4162FEF2" w14:textId="4DAEB2D4" w:rsidR="001651D8" w:rsidRDefault="001651D8" w:rsidP="001651D8">
      <w:pPr>
        <w:pStyle w:val="ListParagraph"/>
        <w:rPr>
          <w:rFonts w:asciiTheme="minorHAnsi" w:hAnsiTheme="minorHAnsi"/>
          <w:sz w:val="20"/>
          <w:szCs w:val="20"/>
        </w:rPr>
      </w:pPr>
      <w:r w:rsidRPr="001651D8">
        <w:rPr>
          <w:rFonts w:asciiTheme="minorHAnsi" w:hAnsiTheme="minorHAnsi"/>
          <w:b/>
          <w:bCs/>
          <w:sz w:val="20"/>
          <w:szCs w:val="20"/>
        </w:rPr>
        <w:t>Impact</w:t>
      </w:r>
      <w:r>
        <w:rPr>
          <w:rFonts w:asciiTheme="minorHAnsi" w:hAnsiTheme="minorHAnsi"/>
          <w:sz w:val="20"/>
          <w:szCs w:val="20"/>
        </w:rPr>
        <w:t xml:space="preserve"> - </w:t>
      </w:r>
      <w:r w:rsidR="007C0E3E" w:rsidRPr="007C0E3E">
        <w:rPr>
          <w:rFonts w:asciiTheme="minorHAnsi" w:hAnsiTheme="minorHAnsi"/>
          <w:sz w:val="20"/>
          <w:szCs w:val="20"/>
        </w:rPr>
        <w:t>APIM does not introduce a new system of record, analytical data store or business-data ownership model. API payloads continue to be owned and processed by the relevant source and target applications.</w:t>
      </w:r>
    </w:p>
    <w:p w14:paraId="0DDB6BEC" w14:textId="62A60AA5" w:rsidR="001651D8" w:rsidRPr="00040210" w:rsidRDefault="001651D8" w:rsidP="001651D8">
      <w:pPr>
        <w:pStyle w:val="ListParagraph"/>
        <w:rPr>
          <w:rFonts w:asciiTheme="minorHAnsi" w:hAnsiTheme="minorHAnsi"/>
          <w:sz w:val="20"/>
          <w:szCs w:val="20"/>
        </w:rPr>
      </w:pPr>
      <w:r w:rsidRPr="00EC65F0">
        <w:rPr>
          <w:rFonts w:asciiTheme="minorHAnsi" w:hAnsiTheme="minorHAnsi"/>
          <w:b/>
          <w:bCs/>
          <w:sz w:val="20"/>
          <w:szCs w:val="20"/>
        </w:rPr>
        <w:t>Strategic alignment</w:t>
      </w:r>
      <w:r>
        <w:rPr>
          <w:rFonts w:asciiTheme="minorHAnsi" w:hAnsiTheme="minorHAnsi"/>
          <w:b/>
          <w:bCs/>
          <w:sz w:val="20"/>
          <w:szCs w:val="20"/>
        </w:rPr>
        <w:t xml:space="preserve"> –</w:t>
      </w:r>
      <w:r w:rsidR="007F45F1" w:rsidRPr="007F45F1">
        <w:t xml:space="preserve"> </w:t>
      </w:r>
      <w:r w:rsidR="007F45F1" w:rsidRPr="00040210">
        <w:rPr>
          <w:rFonts w:asciiTheme="minorHAnsi" w:hAnsiTheme="minorHAnsi"/>
          <w:sz w:val="20"/>
          <w:szCs w:val="20"/>
        </w:rPr>
        <w:t>Supports controlled data accessibility between systems while preserving the SIF position that the data platform is not the default mechanism for real-time or transient integration.</w:t>
      </w:r>
    </w:p>
    <w:p w14:paraId="35C806B1" w14:textId="5A9A47F0" w:rsidR="001651D8" w:rsidRPr="00FE7646" w:rsidRDefault="001651D8" w:rsidP="001651D8">
      <w:pPr>
        <w:pStyle w:val="ListParagraph"/>
        <w:rPr>
          <w:ins w:id="334" w:author="Joycell Sundararaj - Chaucer" w:date="2026-10-12T16:59:00Z" w16du:dateUtc="2026-10-12T15:59:00Z"/>
          <w:rFonts w:asciiTheme="minorHAnsi" w:hAnsiTheme="minorHAnsi"/>
          <w:sz w:val="20"/>
          <w:szCs w:val="20"/>
        </w:rPr>
      </w:pPr>
      <w:r w:rsidRPr="00C6491E">
        <w:rPr>
          <w:rFonts w:asciiTheme="minorHAnsi" w:hAnsiTheme="minorHAnsi"/>
          <w:b/>
          <w:bCs/>
          <w:sz w:val="20"/>
          <w:szCs w:val="20"/>
        </w:rPr>
        <w:t>Complexity</w:t>
      </w:r>
      <w:r>
        <w:rPr>
          <w:rFonts w:asciiTheme="minorHAnsi" w:hAnsiTheme="minorHAnsi"/>
          <w:b/>
          <w:bCs/>
          <w:sz w:val="20"/>
          <w:szCs w:val="20"/>
        </w:rPr>
        <w:t xml:space="preserve"> -</w:t>
      </w:r>
      <w:r w:rsidR="00FF06BF">
        <w:rPr>
          <w:rFonts w:asciiTheme="minorHAnsi" w:hAnsiTheme="minorHAnsi"/>
          <w:b/>
          <w:bCs/>
          <w:sz w:val="20"/>
          <w:szCs w:val="20"/>
        </w:rPr>
        <w:t xml:space="preserve"> </w:t>
      </w:r>
      <w:r w:rsidR="00FF06BF" w:rsidRPr="00FF06BF">
        <w:rPr>
          <w:rFonts w:asciiTheme="minorHAnsi" w:hAnsiTheme="minorHAnsi"/>
          <w:sz w:val="20"/>
          <w:szCs w:val="20"/>
        </w:rPr>
        <w:t>Each API hosted or accessed via the platform still requires data classification, payload-handling rules, logging restrictions, masking and retention decisions.</w:t>
      </w:r>
    </w:p>
    <w:p w14:paraId="5DEBFD58" w14:textId="77777777" w:rsidR="001651D8" w:rsidRPr="006D2E3F" w:rsidRDefault="001651D8" w:rsidP="003C26D1">
      <w:pPr>
        <w:pStyle w:val="ListParagraph"/>
        <w:rPr>
          <w:ins w:id="335" w:author="Joycell Sundararaj - Chaucer" w:date="2026-10-12T16:59:00Z" w16du:dateUtc="2026-10-12T15:59:00Z"/>
          <w:rFonts w:asciiTheme="minorHAnsi" w:hAnsiTheme="minorHAnsi"/>
          <w:sz w:val="20"/>
          <w:szCs w:val="20"/>
          <w:lang w:eastAsia="en-US"/>
        </w:rPr>
      </w:pPr>
    </w:p>
    <w:p w14:paraId="27484D5B" w14:textId="77777777" w:rsidR="00CE5988" w:rsidRPr="009A5A18" w:rsidRDefault="00CE5988" w:rsidP="003C26D1">
      <w:pPr>
        <w:pStyle w:val="Heading2"/>
        <w:keepNext/>
        <w:numPr>
          <w:ilvl w:val="1"/>
          <w:numId w:val="2"/>
        </w:numPr>
        <w:spacing w:before="240" w:after="120"/>
        <w:ind w:left="576"/>
        <w:rPr>
          <w:ins w:id="336" w:author="Joycell Sundararaj - Chaucer" w:date="2026-10-12T16:59:00Z" w16du:dateUtc="2026-10-12T15:59:00Z"/>
          <w:rFonts w:asciiTheme="minorHAnsi" w:eastAsia="Times New Roman" w:hAnsiTheme="minorHAnsi" w:cs="Times New Roman"/>
          <w:b w:val="0"/>
          <w:color w:val="132040" w:themeColor="accent1" w:themeShade="BF"/>
          <w:sz w:val="24"/>
          <w:szCs w:val="26"/>
          <w:lang w:eastAsia="en-US"/>
        </w:rPr>
      </w:pPr>
      <w:bookmarkStart w:id="337" w:name="_Toc242720034"/>
      <w:ins w:id="338" w:author="Joycell Sundararaj - Chaucer" w:date="2026-10-12T16:59:00Z" w16du:dateUtc="2026-10-12T15:59:00Z">
        <w:r w:rsidRPr="006D2E3F">
          <w:rPr>
            <w:rFonts w:asciiTheme="minorHAnsi" w:eastAsia="Times New Roman" w:hAnsiTheme="minorHAnsi" w:cs="Times New Roman"/>
            <w:b w:val="0"/>
            <w:color w:val="132040" w:themeColor="accent1" w:themeShade="BF"/>
            <w:sz w:val="24"/>
            <w:szCs w:val="26"/>
            <w:lang w:eastAsia="en-US"/>
          </w:rPr>
          <w:t>Technology Architecture</w:t>
        </w:r>
        <w:bookmarkEnd w:id="337"/>
      </w:ins>
    </w:p>
    <w:p w14:paraId="1C1F7A88" w14:textId="4312FB02" w:rsidR="001651D8" w:rsidRDefault="001651D8" w:rsidP="001651D8">
      <w:pPr>
        <w:pStyle w:val="ListParagraph"/>
        <w:rPr>
          <w:rFonts w:asciiTheme="minorHAnsi" w:hAnsiTheme="minorHAnsi"/>
          <w:sz w:val="20"/>
          <w:szCs w:val="20"/>
        </w:rPr>
      </w:pPr>
      <w:r w:rsidRPr="001651D8">
        <w:rPr>
          <w:rFonts w:asciiTheme="minorHAnsi" w:hAnsiTheme="minorHAnsi"/>
          <w:b/>
          <w:bCs/>
          <w:sz w:val="20"/>
          <w:szCs w:val="20"/>
        </w:rPr>
        <w:t>Impact</w:t>
      </w:r>
      <w:r>
        <w:rPr>
          <w:rFonts w:asciiTheme="minorHAnsi" w:hAnsiTheme="minorHAnsi"/>
          <w:sz w:val="20"/>
          <w:szCs w:val="20"/>
        </w:rPr>
        <w:t xml:space="preserve"> - </w:t>
      </w:r>
      <w:r w:rsidR="001E1887" w:rsidRPr="001E1887">
        <w:rPr>
          <w:rFonts w:asciiTheme="minorHAnsi" w:hAnsiTheme="minorHAnsi"/>
          <w:sz w:val="20"/>
          <w:szCs w:val="20"/>
        </w:rPr>
        <w:t>Introduces a shared platform comprising APIM, external-edge protection, private networking, identity, secrets management, monitoring and automated delivery. It creates dependencies on the Azure landing zone, DNS, routing, hybrid connectivity and deployment pipelines.</w:t>
      </w:r>
    </w:p>
    <w:p w14:paraId="7EAC6BF9" w14:textId="29A183A4" w:rsidR="001651D8" w:rsidRPr="009270DF" w:rsidRDefault="001651D8" w:rsidP="001651D8">
      <w:pPr>
        <w:pStyle w:val="ListParagraph"/>
        <w:rPr>
          <w:rFonts w:asciiTheme="minorHAnsi" w:hAnsiTheme="minorHAnsi"/>
          <w:sz w:val="20"/>
          <w:szCs w:val="20"/>
        </w:rPr>
      </w:pPr>
      <w:r w:rsidRPr="00EC65F0">
        <w:rPr>
          <w:rFonts w:asciiTheme="minorHAnsi" w:hAnsiTheme="minorHAnsi"/>
          <w:b/>
          <w:bCs/>
          <w:sz w:val="20"/>
          <w:szCs w:val="20"/>
        </w:rPr>
        <w:t>Strategic alignment</w:t>
      </w:r>
      <w:r>
        <w:rPr>
          <w:rFonts w:asciiTheme="minorHAnsi" w:hAnsiTheme="minorHAnsi"/>
          <w:b/>
          <w:bCs/>
          <w:sz w:val="20"/>
          <w:szCs w:val="20"/>
        </w:rPr>
        <w:t xml:space="preserve"> –</w:t>
      </w:r>
      <w:r w:rsidR="001551D5">
        <w:rPr>
          <w:rFonts w:asciiTheme="minorHAnsi" w:hAnsiTheme="minorHAnsi"/>
          <w:b/>
          <w:bCs/>
          <w:sz w:val="20"/>
          <w:szCs w:val="20"/>
        </w:rPr>
        <w:t xml:space="preserve"> </w:t>
      </w:r>
      <w:r w:rsidR="001551D5" w:rsidRPr="009270DF">
        <w:rPr>
          <w:rFonts w:asciiTheme="minorHAnsi" w:hAnsiTheme="minorHAnsi"/>
          <w:sz w:val="20"/>
          <w:szCs w:val="20"/>
        </w:rPr>
        <w:t>Aligns with the stated adoption of Azure PaaS integration services and the principles of managed identity, Key Vault, source control, CI/CD, monitoring and observability.</w:t>
      </w:r>
    </w:p>
    <w:p w14:paraId="37B734FB" w14:textId="730404EC" w:rsidR="001651D8" w:rsidRPr="00FE7646" w:rsidRDefault="001651D8" w:rsidP="001651D8">
      <w:pPr>
        <w:pStyle w:val="ListParagraph"/>
        <w:rPr>
          <w:ins w:id="339" w:author="Joycell Sundararaj - Chaucer" w:date="2026-10-12T16:59:00Z" w16du:dateUtc="2026-10-12T15:59:00Z"/>
          <w:rFonts w:asciiTheme="minorHAnsi" w:hAnsiTheme="minorHAnsi"/>
          <w:sz w:val="20"/>
          <w:szCs w:val="20"/>
        </w:rPr>
      </w:pPr>
      <w:r w:rsidRPr="00C6491E">
        <w:rPr>
          <w:rFonts w:asciiTheme="minorHAnsi" w:hAnsiTheme="minorHAnsi"/>
          <w:b/>
          <w:bCs/>
          <w:sz w:val="20"/>
          <w:szCs w:val="20"/>
        </w:rPr>
        <w:t>Complexity</w:t>
      </w:r>
      <w:r>
        <w:rPr>
          <w:rFonts w:asciiTheme="minorHAnsi" w:hAnsiTheme="minorHAnsi"/>
          <w:b/>
          <w:bCs/>
          <w:sz w:val="20"/>
          <w:szCs w:val="20"/>
        </w:rPr>
        <w:t xml:space="preserve"> </w:t>
      </w:r>
      <w:r w:rsidR="008306D2">
        <w:rPr>
          <w:rFonts w:asciiTheme="minorHAnsi" w:hAnsiTheme="minorHAnsi"/>
          <w:b/>
          <w:bCs/>
          <w:sz w:val="20"/>
          <w:szCs w:val="20"/>
        </w:rPr>
        <w:t>–</w:t>
      </w:r>
      <w:r w:rsidR="007665A8">
        <w:rPr>
          <w:rFonts w:asciiTheme="minorHAnsi" w:hAnsiTheme="minorHAnsi"/>
          <w:b/>
          <w:bCs/>
          <w:sz w:val="20"/>
          <w:szCs w:val="20"/>
        </w:rPr>
        <w:t xml:space="preserve"> </w:t>
      </w:r>
      <w:r w:rsidR="008306D2">
        <w:rPr>
          <w:rFonts w:asciiTheme="minorHAnsi" w:hAnsiTheme="minorHAnsi"/>
          <w:sz w:val="20"/>
          <w:szCs w:val="20"/>
        </w:rPr>
        <w:t>Few</w:t>
      </w:r>
      <w:r w:rsidR="007665A8" w:rsidRPr="009270DF">
        <w:rPr>
          <w:rFonts w:asciiTheme="minorHAnsi" w:hAnsiTheme="minorHAnsi"/>
          <w:sz w:val="20"/>
          <w:szCs w:val="20"/>
        </w:rPr>
        <w:t xml:space="preserve"> design points remain subject to implementation validation, including Premium v2 networking, private-origin connectivity, and Availability Zones</w:t>
      </w:r>
    </w:p>
    <w:p w14:paraId="6FE76BCD" w14:textId="77777777" w:rsidR="001651D8" w:rsidRPr="006D2E3F" w:rsidRDefault="001651D8" w:rsidP="003C26D1">
      <w:pPr>
        <w:pStyle w:val="ListParagraph"/>
        <w:rPr>
          <w:ins w:id="340" w:author="Joycell Sundararaj - Chaucer" w:date="2026-10-12T16:59:00Z" w16du:dateUtc="2026-10-12T15:59:00Z"/>
          <w:rFonts w:asciiTheme="minorHAnsi" w:hAnsiTheme="minorHAnsi"/>
          <w:sz w:val="20"/>
          <w:szCs w:val="20"/>
          <w:lang w:eastAsia="en-US"/>
        </w:rPr>
      </w:pPr>
    </w:p>
    <w:p w14:paraId="0D5DEF88" w14:textId="77777777" w:rsidR="003C26D1" w:rsidRPr="0033655C" w:rsidRDefault="003C26D1" w:rsidP="003C26D1">
      <w:pPr>
        <w:pStyle w:val="Heading2"/>
        <w:keepNext/>
        <w:numPr>
          <w:ilvl w:val="1"/>
          <w:numId w:val="2"/>
        </w:numPr>
        <w:spacing w:before="240" w:after="120"/>
        <w:ind w:left="576"/>
        <w:rPr>
          <w:ins w:id="341" w:author="Joycell Sundararaj - Chaucer" w:date="2026-10-12T16:59:00Z" w16du:dateUtc="2026-10-12T15:59:00Z"/>
          <w:rFonts w:asciiTheme="minorHAnsi" w:eastAsia="Times New Roman" w:hAnsiTheme="minorHAnsi" w:cs="Times New Roman"/>
          <w:b w:val="0"/>
          <w:color w:val="132040" w:themeColor="accent1" w:themeShade="BF"/>
          <w:sz w:val="24"/>
          <w:szCs w:val="26"/>
          <w:lang w:eastAsia="en-US"/>
        </w:rPr>
      </w:pPr>
      <w:bookmarkStart w:id="342" w:name="_Toc242720035"/>
      <w:ins w:id="343" w:author="Joycell Sundararaj - Chaucer" w:date="2026-10-12T16:59:00Z" w16du:dateUtc="2026-10-12T15:59:00Z">
        <w:r>
          <w:rPr>
            <w:rFonts w:asciiTheme="minorHAnsi" w:eastAsia="Times New Roman" w:hAnsiTheme="minorHAnsi" w:cs="Times New Roman"/>
            <w:b w:val="0"/>
            <w:color w:val="132040" w:themeColor="accent1" w:themeShade="BF"/>
            <w:sz w:val="24"/>
            <w:szCs w:val="26"/>
            <w:lang w:eastAsia="en-US"/>
          </w:rPr>
          <w:t>Security</w:t>
        </w:r>
        <w:r w:rsidRPr="006D2E3F">
          <w:rPr>
            <w:rFonts w:asciiTheme="minorHAnsi" w:eastAsia="Times New Roman" w:hAnsiTheme="minorHAnsi" w:cs="Times New Roman"/>
            <w:b w:val="0"/>
            <w:color w:val="132040" w:themeColor="accent1" w:themeShade="BF"/>
            <w:sz w:val="24"/>
            <w:szCs w:val="26"/>
            <w:lang w:eastAsia="en-US"/>
          </w:rPr>
          <w:t xml:space="preserve"> Architecture</w:t>
        </w:r>
        <w:bookmarkEnd w:id="342"/>
      </w:ins>
    </w:p>
    <w:p w14:paraId="5DA95FA9" w14:textId="0F656E85" w:rsidR="001651D8" w:rsidRDefault="001651D8" w:rsidP="001651D8">
      <w:pPr>
        <w:pStyle w:val="ListParagraph"/>
        <w:rPr>
          <w:rFonts w:asciiTheme="minorHAnsi" w:hAnsiTheme="minorHAnsi"/>
          <w:sz w:val="20"/>
          <w:szCs w:val="20"/>
        </w:rPr>
      </w:pPr>
      <w:r w:rsidRPr="001651D8">
        <w:rPr>
          <w:rFonts w:asciiTheme="minorHAnsi" w:hAnsiTheme="minorHAnsi"/>
          <w:b/>
          <w:bCs/>
          <w:sz w:val="20"/>
          <w:szCs w:val="20"/>
        </w:rPr>
        <w:t>Impact</w:t>
      </w:r>
      <w:r>
        <w:rPr>
          <w:rFonts w:asciiTheme="minorHAnsi" w:hAnsiTheme="minorHAnsi"/>
          <w:sz w:val="20"/>
          <w:szCs w:val="20"/>
        </w:rPr>
        <w:t xml:space="preserve"> - </w:t>
      </w:r>
      <w:r w:rsidR="00003910" w:rsidRPr="00003910">
        <w:rPr>
          <w:rFonts w:asciiTheme="minorHAnsi" w:hAnsiTheme="minorHAnsi"/>
          <w:sz w:val="20"/>
          <w:szCs w:val="20"/>
        </w:rPr>
        <w:t>The proposed architecture improves the control position by introducing a managed API gateway, OAuth 2.0 and Entra ID authentication, edge protection, private connectivity, managed identity, Key Vault and central policy enforcement. This directly addresses the security requirements for private API access and protection against common web and API attacks while ensuring any public API access is authorised only via the TDA route.</w:t>
      </w:r>
    </w:p>
    <w:p w14:paraId="45C7C956" w14:textId="65689E70" w:rsidR="001651D8" w:rsidRPr="00C30089" w:rsidRDefault="001651D8" w:rsidP="001651D8">
      <w:pPr>
        <w:pStyle w:val="ListParagraph"/>
        <w:rPr>
          <w:rFonts w:asciiTheme="minorHAnsi" w:hAnsiTheme="minorHAnsi"/>
          <w:sz w:val="20"/>
          <w:szCs w:val="20"/>
        </w:rPr>
      </w:pPr>
      <w:r w:rsidRPr="00EC65F0">
        <w:rPr>
          <w:rFonts w:asciiTheme="minorHAnsi" w:hAnsiTheme="minorHAnsi"/>
          <w:b/>
          <w:bCs/>
          <w:sz w:val="20"/>
          <w:szCs w:val="20"/>
        </w:rPr>
        <w:t>Strategic alignment</w:t>
      </w:r>
      <w:r>
        <w:rPr>
          <w:rFonts w:asciiTheme="minorHAnsi" w:hAnsiTheme="minorHAnsi"/>
          <w:b/>
          <w:bCs/>
          <w:sz w:val="20"/>
          <w:szCs w:val="20"/>
        </w:rPr>
        <w:t xml:space="preserve"> –</w:t>
      </w:r>
      <w:r w:rsidR="00CB7419" w:rsidRPr="00CB7419">
        <w:t xml:space="preserve"> </w:t>
      </w:r>
      <w:r w:rsidR="00CB7419" w:rsidRPr="00C30089">
        <w:rPr>
          <w:rFonts w:asciiTheme="minorHAnsi" w:hAnsiTheme="minorHAnsi"/>
          <w:sz w:val="20"/>
          <w:szCs w:val="20"/>
        </w:rPr>
        <w:t>Aligns with the SIF security principles and APIM requirements for managed identity, Key Vault, secure access, Entra ID, OAuth 2.0, DDoS protection and OWASP-related controls.</w:t>
      </w:r>
    </w:p>
    <w:p w14:paraId="1C83B426" w14:textId="5EE9BE17" w:rsidR="001651D8" w:rsidRPr="00FE7646" w:rsidRDefault="001651D8" w:rsidP="001651D8">
      <w:pPr>
        <w:pStyle w:val="ListParagraph"/>
        <w:rPr>
          <w:ins w:id="344" w:author="Joycell Sundararaj - Chaucer" w:date="2026-10-12T16:59:00Z" w16du:dateUtc="2026-10-12T15:59:00Z"/>
          <w:rFonts w:asciiTheme="minorHAnsi" w:hAnsiTheme="minorHAnsi"/>
          <w:sz w:val="20"/>
          <w:szCs w:val="20"/>
        </w:rPr>
      </w:pPr>
      <w:r w:rsidRPr="00C6491E">
        <w:rPr>
          <w:rFonts w:asciiTheme="minorHAnsi" w:hAnsiTheme="minorHAnsi"/>
          <w:b/>
          <w:bCs/>
          <w:sz w:val="20"/>
          <w:szCs w:val="20"/>
        </w:rPr>
        <w:t>Complexity</w:t>
      </w:r>
      <w:r>
        <w:rPr>
          <w:rFonts w:asciiTheme="minorHAnsi" w:hAnsiTheme="minorHAnsi"/>
          <w:b/>
          <w:bCs/>
          <w:sz w:val="20"/>
          <w:szCs w:val="20"/>
        </w:rPr>
        <w:t xml:space="preserve"> -</w:t>
      </w:r>
      <w:r w:rsidR="00843ECF">
        <w:rPr>
          <w:rFonts w:asciiTheme="minorHAnsi" w:hAnsiTheme="minorHAnsi"/>
          <w:b/>
          <w:bCs/>
          <w:sz w:val="20"/>
          <w:szCs w:val="20"/>
        </w:rPr>
        <w:t xml:space="preserve"> </w:t>
      </w:r>
      <w:r w:rsidR="00843ECF" w:rsidRPr="00843ECF">
        <w:rPr>
          <w:rFonts w:asciiTheme="minorHAnsi" w:hAnsiTheme="minorHAnsi"/>
          <w:sz w:val="20"/>
          <w:szCs w:val="20"/>
        </w:rPr>
        <w:t>Delivery spans edge, identity, gateway, network, backend and monitoring controls. API hosted or accessed via the platform require managing Partner identity, certificate ownership, and logging.</w:t>
      </w:r>
    </w:p>
    <w:p w14:paraId="447CDB8B" w14:textId="77777777" w:rsidR="001651D8" w:rsidRPr="009B49C4" w:rsidRDefault="001651D8" w:rsidP="003C26D1">
      <w:pPr>
        <w:pStyle w:val="ListParagraph"/>
        <w:rPr>
          <w:ins w:id="345" w:author="Joycell Sundararaj - Chaucer" w:date="2026-10-12T16:59:00Z" w16du:dateUtc="2026-10-12T15:59:00Z"/>
          <w:sz w:val="20"/>
          <w:szCs w:val="20"/>
          <w:lang w:eastAsia="en-US"/>
        </w:rPr>
      </w:pPr>
    </w:p>
    <w:p w14:paraId="0AA060C8" w14:textId="77777777" w:rsidR="003D7498" w:rsidRPr="009A5A18" w:rsidRDefault="003D7498" w:rsidP="003C26D1">
      <w:pPr>
        <w:pStyle w:val="Heading2"/>
        <w:keepNext/>
        <w:numPr>
          <w:ilvl w:val="1"/>
          <w:numId w:val="2"/>
        </w:numPr>
        <w:spacing w:before="240" w:after="120"/>
        <w:ind w:left="576"/>
        <w:rPr>
          <w:ins w:id="346" w:author="Joycell Sundararaj - Chaucer" w:date="2026-10-12T16:59:00Z" w16du:dateUtc="2026-10-12T15:59:00Z"/>
          <w:rFonts w:asciiTheme="minorHAnsi" w:eastAsia="Times New Roman" w:hAnsiTheme="minorHAnsi" w:cs="Times New Roman"/>
          <w:b w:val="0"/>
          <w:color w:val="132040" w:themeColor="accent1" w:themeShade="BF"/>
          <w:sz w:val="24"/>
          <w:szCs w:val="26"/>
          <w:lang w:eastAsia="en-US"/>
        </w:rPr>
      </w:pPr>
      <w:bookmarkStart w:id="347" w:name="_Toc242720036"/>
      <w:ins w:id="348" w:author="Joycell Sundararaj - Chaucer" w:date="2026-10-12T16:59:00Z" w16du:dateUtc="2026-10-12T15:59:00Z">
        <w:r w:rsidRPr="006D2E3F">
          <w:rPr>
            <w:rFonts w:asciiTheme="minorHAnsi" w:eastAsia="Times New Roman" w:hAnsiTheme="minorHAnsi" w:cs="Times New Roman"/>
            <w:b w:val="0"/>
            <w:color w:val="132040" w:themeColor="accent1" w:themeShade="BF"/>
            <w:sz w:val="24"/>
            <w:szCs w:val="26"/>
            <w:lang w:eastAsia="en-US"/>
          </w:rPr>
          <w:t>Service Architecture</w:t>
        </w:r>
        <w:bookmarkEnd w:id="347"/>
      </w:ins>
    </w:p>
    <w:p w14:paraId="03A2C95C" w14:textId="70E27A05" w:rsidR="001651D8" w:rsidRDefault="001651D8" w:rsidP="001651D8">
      <w:pPr>
        <w:pStyle w:val="ListParagraph"/>
        <w:rPr>
          <w:rFonts w:asciiTheme="minorHAnsi" w:hAnsiTheme="minorHAnsi"/>
          <w:sz w:val="20"/>
          <w:szCs w:val="20"/>
        </w:rPr>
      </w:pPr>
      <w:r w:rsidRPr="001651D8">
        <w:rPr>
          <w:rFonts w:asciiTheme="minorHAnsi" w:hAnsiTheme="minorHAnsi"/>
          <w:b/>
          <w:bCs/>
          <w:sz w:val="20"/>
          <w:szCs w:val="20"/>
        </w:rPr>
        <w:t>Impact</w:t>
      </w:r>
      <w:r>
        <w:rPr>
          <w:rFonts w:asciiTheme="minorHAnsi" w:hAnsiTheme="minorHAnsi"/>
          <w:sz w:val="20"/>
          <w:szCs w:val="20"/>
        </w:rPr>
        <w:t xml:space="preserve"> - </w:t>
      </w:r>
      <w:r w:rsidR="004A6450" w:rsidRPr="004A6450">
        <w:rPr>
          <w:rFonts w:asciiTheme="minorHAnsi" w:hAnsiTheme="minorHAnsi"/>
          <w:sz w:val="20"/>
          <w:szCs w:val="20"/>
        </w:rPr>
        <w:t>APIM becomes a new shared platform requiring defined ownership, monitoring, alerting, capacity management, certificate management, incident support and recovery.</w:t>
      </w:r>
    </w:p>
    <w:p w14:paraId="171380B4" w14:textId="09F873D1" w:rsidR="001651D8" w:rsidRDefault="001651D8" w:rsidP="001651D8">
      <w:pPr>
        <w:pStyle w:val="ListParagraph"/>
        <w:rPr>
          <w:rFonts w:asciiTheme="minorHAnsi" w:hAnsiTheme="minorHAnsi"/>
          <w:b/>
          <w:bCs/>
          <w:sz w:val="20"/>
          <w:szCs w:val="20"/>
        </w:rPr>
      </w:pPr>
      <w:r w:rsidRPr="00EC65F0">
        <w:rPr>
          <w:rFonts w:asciiTheme="minorHAnsi" w:hAnsiTheme="minorHAnsi"/>
          <w:b/>
          <w:bCs/>
          <w:sz w:val="20"/>
          <w:szCs w:val="20"/>
        </w:rPr>
        <w:t>Strategic alignment</w:t>
      </w:r>
      <w:r>
        <w:rPr>
          <w:rFonts w:asciiTheme="minorHAnsi" w:hAnsiTheme="minorHAnsi"/>
          <w:b/>
          <w:bCs/>
          <w:sz w:val="20"/>
          <w:szCs w:val="20"/>
        </w:rPr>
        <w:t xml:space="preserve"> –</w:t>
      </w:r>
      <w:r w:rsidR="00DC4B26">
        <w:rPr>
          <w:rFonts w:asciiTheme="minorHAnsi" w:hAnsiTheme="minorHAnsi"/>
          <w:b/>
          <w:bCs/>
          <w:sz w:val="20"/>
          <w:szCs w:val="20"/>
        </w:rPr>
        <w:t xml:space="preserve"> </w:t>
      </w:r>
      <w:r w:rsidR="00DC4B26" w:rsidRPr="00DC4B26">
        <w:rPr>
          <w:rFonts w:asciiTheme="minorHAnsi" w:hAnsiTheme="minorHAnsi"/>
          <w:sz w:val="20"/>
          <w:szCs w:val="20"/>
        </w:rPr>
        <w:t>High availability, backup, disaster recovery, observability, policy control and segregated release environments align to a standard support model.</w:t>
      </w:r>
    </w:p>
    <w:p w14:paraId="623D284B" w14:textId="7C895257" w:rsidR="001651D8" w:rsidRPr="00FE7646" w:rsidRDefault="001651D8" w:rsidP="001651D8">
      <w:pPr>
        <w:pStyle w:val="ListParagraph"/>
        <w:rPr>
          <w:ins w:id="349" w:author="Joycell Sundararaj - Chaucer" w:date="2026-10-12T16:59:00Z" w16du:dateUtc="2026-10-12T15:59:00Z"/>
          <w:rFonts w:asciiTheme="minorHAnsi" w:hAnsiTheme="minorHAnsi"/>
          <w:sz w:val="20"/>
          <w:szCs w:val="20"/>
        </w:rPr>
      </w:pPr>
      <w:r w:rsidRPr="00C6491E">
        <w:rPr>
          <w:rFonts w:asciiTheme="minorHAnsi" w:hAnsiTheme="minorHAnsi"/>
          <w:b/>
          <w:bCs/>
          <w:sz w:val="20"/>
          <w:szCs w:val="20"/>
        </w:rPr>
        <w:t>Complexity</w:t>
      </w:r>
      <w:r>
        <w:rPr>
          <w:rFonts w:asciiTheme="minorHAnsi" w:hAnsiTheme="minorHAnsi"/>
          <w:b/>
          <w:bCs/>
          <w:sz w:val="20"/>
          <w:szCs w:val="20"/>
        </w:rPr>
        <w:t xml:space="preserve"> -</w:t>
      </w:r>
      <w:r w:rsidR="00711A4C">
        <w:rPr>
          <w:rFonts w:asciiTheme="minorHAnsi" w:hAnsiTheme="minorHAnsi"/>
          <w:b/>
          <w:bCs/>
          <w:sz w:val="20"/>
          <w:szCs w:val="20"/>
        </w:rPr>
        <w:t xml:space="preserve"> </w:t>
      </w:r>
      <w:r w:rsidR="00711A4C" w:rsidRPr="00711A4C">
        <w:rPr>
          <w:rFonts w:asciiTheme="minorHAnsi" w:hAnsiTheme="minorHAnsi"/>
          <w:sz w:val="20"/>
          <w:szCs w:val="20"/>
        </w:rPr>
        <w:t>Operational complexity is distributed across Integration, Platform, Network, Identity, Security and Operations.</w:t>
      </w:r>
    </w:p>
    <w:p w14:paraId="587531BD" w14:textId="1DF8DCCD" w:rsidR="00CF29D8" w:rsidRPr="00CF29D8" w:rsidRDefault="00CF29D8" w:rsidP="00CF29D8">
      <w:pPr>
        <w:pStyle w:val="ListParagraph"/>
        <w:rPr>
          <w:rFonts w:asciiTheme="minorHAnsi" w:hAnsiTheme="minorHAnsi"/>
          <w:sz w:val="20"/>
          <w:szCs w:val="20"/>
          <w:lang w:eastAsia="en-US"/>
        </w:rPr>
      </w:pPr>
    </w:p>
    <w:p w14:paraId="7C49CA3A" w14:textId="2301FB26" w:rsidR="00D62524" w:rsidRPr="006D2E3F" w:rsidRDefault="00D62524" w:rsidP="006D2E3F">
      <w:pPr>
        <w:pStyle w:val="ListParagraph"/>
        <w:rPr>
          <w:rFonts w:asciiTheme="minorHAnsi" w:hAnsiTheme="minorHAnsi"/>
          <w:sz w:val="20"/>
          <w:szCs w:val="20"/>
          <w:lang w:eastAsia="en-US"/>
        </w:rPr>
      </w:pPr>
    </w:p>
    <w:p w14:paraId="2BE8B3BD" w14:textId="13FDD0AA"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350" w:name="_Toc242720037"/>
      <w:r w:rsidRPr="00AC7387">
        <w:rPr>
          <w:rFonts w:asciiTheme="minorHAnsi" w:eastAsiaTheme="minorHAnsi" w:hAnsiTheme="minorHAnsi" w:cstheme="minorBidi"/>
          <w:b w:val="0"/>
          <w:bCs w:val="0"/>
          <w:color w:val="000000" w:themeColor="text1" w:themeShade="80"/>
          <w:szCs w:val="20"/>
          <w:lang w:eastAsia="en-US"/>
        </w:rPr>
        <w:t>RAID</w:t>
      </w:r>
      <w:bookmarkEnd w:id="350"/>
    </w:p>
    <w:p w14:paraId="63691643" w14:textId="77777777" w:rsidR="00D30FD7" w:rsidRPr="00AC7387" w:rsidRDefault="00D30FD7"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51" w:name="_Toc242720038"/>
      <w:r w:rsidRPr="00AC7387">
        <w:rPr>
          <w:rFonts w:asciiTheme="minorHAnsi" w:eastAsia="Times New Roman" w:hAnsiTheme="minorHAnsi" w:cs="Times New Roman"/>
          <w:b w:val="0"/>
          <w:color w:val="132040" w:themeColor="accent1" w:themeShade="BF"/>
          <w:sz w:val="24"/>
          <w:szCs w:val="26"/>
          <w:lang w:eastAsia="en-US"/>
        </w:rPr>
        <w:t>Risks</w:t>
      </w:r>
      <w:bookmarkEnd w:id="351"/>
    </w:p>
    <w:p w14:paraId="5187EA7F" w14:textId="77777777" w:rsidR="00D30FD7" w:rsidRPr="00AC7387" w:rsidRDefault="00D30FD7" w:rsidP="00D30FD7">
      <w:pPr>
        <w:spacing w:after="140"/>
        <w:rPr>
          <w:rFonts w:asciiTheme="minorHAnsi" w:hAnsiTheme="minorHAnsi"/>
          <w:sz w:val="20"/>
          <w:szCs w:val="20"/>
        </w:rPr>
      </w:pPr>
      <w:r w:rsidRPr="00AC7387">
        <w:rPr>
          <w:rFonts w:asciiTheme="minorHAnsi" w:hAnsiTheme="minorHAnsi"/>
          <w:sz w:val="20"/>
          <w:szCs w:val="20"/>
        </w:rPr>
        <w:t>No active risks have been recorded at this stage. Risks identified during review, implementation or operation should be logged and monitored through the appropriate governance process.</w:t>
      </w:r>
    </w:p>
    <w:p w14:paraId="1944269D"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52" w:name="_Toc242720039"/>
      <w:r w:rsidRPr="00AC7387">
        <w:rPr>
          <w:rFonts w:asciiTheme="minorHAnsi" w:eastAsia="Times New Roman" w:hAnsiTheme="minorHAnsi" w:cs="Times New Roman"/>
          <w:b w:val="0"/>
          <w:color w:val="132040" w:themeColor="accent1" w:themeShade="BF"/>
          <w:sz w:val="24"/>
          <w:szCs w:val="26"/>
          <w:lang w:eastAsia="en-US"/>
        </w:rPr>
        <w:t>Assumptions</w:t>
      </w:r>
      <w:bookmarkEnd w:id="352"/>
    </w:p>
    <w:p w14:paraId="668A1D6A" w14:textId="77777777" w:rsidR="00F550E5" w:rsidRPr="00AC7387" w:rsidRDefault="00F550E5" w:rsidP="00F550E5">
      <w:pPr>
        <w:spacing w:after="140"/>
        <w:rPr>
          <w:rFonts w:asciiTheme="minorHAnsi" w:hAnsiTheme="minorHAnsi"/>
        </w:rPr>
      </w:pPr>
      <w:r w:rsidRPr="00AC7387">
        <w:rPr>
          <w:rFonts w:asciiTheme="minorHAnsi" w:hAnsiTheme="minorHAnsi"/>
          <w:sz w:val="20"/>
          <w:szCs w:val="20"/>
        </w:rPr>
        <w:t>This register identifies assumptions and outstanding decisions requiring validation and approval prior to implementation.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3402"/>
        <w:gridCol w:w="3260"/>
        <w:gridCol w:w="1792"/>
      </w:tblGrid>
      <w:tr w:rsidR="00F550E5" w:rsidRPr="00AC7387" w14:paraId="1CE2F555" w14:textId="77777777" w:rsidTr="006D2D93">
        <w:trPr>
          <w:tblHeader/>
        </w:trPr>
        <w:tc>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B97572E"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Ref</w:t>
            </w:r>
          </w:p>
        </w:tc>
        <w:tc>
          <w:tcPr>
            <w:tcW w:w="340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7F85A39"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Assumption or open item</w:t>
            </w:r>
          </w:p>
        </w:tc>
        <w:tc>
          <w:tcPr>
            <w:tcW w:w="32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AA26BA"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Impact if Incorrect</w:t>
            </w:r>
          </w:p>
        </w:tc>
        <w:tc>
          <w:tcPr>
            <w:tcW w:w="17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39CAE99" w14:textId="350ED58F"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 xml:space="preserve">Owner </w:t>
            </w:r>
          </w:p>
        </w:tc>
      </w:tr>
      <w:tr w:rsidR="00F550E5" w:rsidRPr="00AC7387" w14:paraId="1C2657A6" w14:textId="77777777" w:rsidTr="006D2D93">
        <w:trPr>
          <w:trHeight w:val="712"/>
        </w:trPr>
        <w:tc>
          <w:tcPr>
            <w:tcW w:w="846" w:type="dxa"/>
            <w:tcMar>
              <w:top w:w="70" w:type="dxa"/>
              <w:left w:w="100" w:type="dxa"/>
              <w:bottom w:w="70" w:type="dxa"/>
              <w:right w:w="100" w:type="dxa"/>
            </w:tcMar>
            <w:vAlign w:val="center"/>
          </w:tcPr>
          <w:p w14:paraId="49EA77E0"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A.01</w:t>
            </w:r>
          </w:p>
        </w:tc>
        <w:tc>
          <w:tcPr>
            <w:tcW w:w="3402" w:type="dxa"/>
            <w:tcMar>
              <w:top w:w="70" w:type="dxa"/>
              <w:left w:w="100" w:type="dxa"/>
              <w:bottom w:w="70" w:type="dxa"/>
              <w:right w:w="100" w:type="dxa"/>
            </w:tcMar>
            <w:vAlign w:val="center"/>
          </w:tcPr>
          <w:p w14:paraId="486AB8D0" w14:textId="210F2225" w:rsidR="00F550E5" w:rsidRPr="00AC7387" w:rsidRDefault="00F550E5" w:rsidP="00EB1864">
            <w:pPr>
              <w:spacing w:after="140"/>
              <w:rPr>
                <w:rFonts w:asciiTheme="minorHAnsi" w:hAnsiTheme="minorHAnsi"/>
                <w:sz w:val="20"/>
                <w:szCs w:val="20"/>
              </w:rPr>
            </w:pPr>
            <w:r w:rsidRPr="00AC7387">
              <w:rPr>
                <w:rFonts w:asciiTheme="minorHAnsi" w:hAnsiTheme="minorHAnsi"/>
                <w:sz w:val="20"/>
                <w:szCs w:val="20"/>
              </w:rPr>
              <w:t>Backend services are reachable through approved private connectivity.</w:t>
            </w:r>
          </w:p>
        </w:tc>
        <w:tc>
          <w:tcPr>
            <w:tcW w:w="3260" w:type="dxa"/>
            <w:tcMar>
              <w:top w:w="70" w:type="dxa"/>
              <w:left w:w="100" w:type="dxa"/>
              <w:bottom w:w="70" w:type="dxa"/>
              <w:right w:w="100" w:type="dxa"/>
            </w:tcMar>
            <w:vAlign w:val="center"/>
          </w:tcPr>
          <w:p w14:paraId="6DDFA817" w14:textId="40BBBBC1" w:rsidR="00F550E5" w:rsidRPr="00AC7387" w:rsidRDefault="00F550E5" w:rsidP="00EB1864">
            <w:pPr>
              <w:spacing w:after="140"/>
              <w:rPr>
                <w:rFonts w:asciiTheme="minorHAnsi" w:hAnsiTheme="minorHAnsi"/>
                <w:sz w:val="20"/>
                <w:szCs w:val="20"/>
              </w:rPr>
            </w:pPr>
            <w:r w:rsidRPr="00AC7387">
              <w:rPr>
                <w:rFonts w:asciiTheme="minorHAnsi" w:hAnsiTheme="minorHAnsi"/>
                <w:sz w:val="20"/>
                <w:szCs w:val="20"/>
              </w:rPr>
              <w:t>Backend connectivity design may require rework.</w:t>
            </w:r>
          </w:p>
        </w:tc>
        <w:tc>
          <w:tcPr>
            <w:tcW w:w="1792" w:type="dxa"/>
            <w:tcMar>
              <w:top w:w="70" w:type="dxa"/>
              <w:left w:w="100" w:type="dxa"/>
              <w:bottom w:w="70" w:type="dxa"/>
              <w:right w:w="100" w:type="dxa"/>
            </w:tcMar>
            <w:vAlign w:val="center"/>
          </w:tcPr>
          <w:p w14:paraId="3840771D"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Network team</w:t>
            </w:r>
          </w:p>
        </w:tc>
      </w:tr>
      <w:tr w:rsidR="00F550E5" w:rsidRPr="00AC7387" w14:paraId="39044958" w14:textId="77777777" w:rsidTr="006D2D93">
        <w:tc>
          <w:tcPr>
            <w:tcW w:w="846" w:type="dxa"/>
            <w:tcMar>
              <w:top w:w="70" w:type="dxa"/>
              <w:left w:w="100" w:type="dxa"/>
              <w:bottom w:w="70" w:type="dxa"/>
              <w:right w:w="100" w:type="dxa"/>
            </w:tcMar>
            <w:vAlign w:val="center"/>
          </w:tcPr>
          <w:p w14:paraId="09D009D5" w14:textId="44D6B24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w:t>
            </w:r>
            <w:r w:rsidRPr="00167A4D">
              <w:rPr>
                <w:rFonts w:asciiTheme="minorHAnsi" w:hAnsiTheme="minorHAnsi"/>
                <w:sz w:val="20"/>
                <w:szCs w:val="20"/>
              </w:rPr>
              <w:t>0</w:t>
            </w:r>
            <w:r w:rsidR="00A85A59">
              <w:rPr>
                <w:rFonts w:asciiTheme="minorHAnsi" w:hAnsiTheme="minorHAnsi"/>
                <w:sz w:val="20"/>
                <w:szCs w:val="20"/>
              </w:rPr>
              <w:t>2</w:t>
            </w:r>
          </w:p>
        </w:tc>
        <w:tc>
          <w:tcPr>
            <w:tcW w:w="3402" w:type="dxa"/>
            <w:tcMar>
              <w:top w:w="70" w:type="dxa"/>
              <w:left w:w="100" w:type="dxa"/>
              <w:bottom w:w="70" w:type="dxa"/>
              <w:right w:w="100" w:type="dxa"/>
            </w:tcMar>
            <w:vAlign w:val="center"/>
          </w:tcPr>
          <w:p w14:paraId="0D15E296"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Entra ID is the Organization’s identity provider and can extend to API consumers</w:t>
            </w:r>
          </w:p>
        </w:tc>
        <w:tc>
          <w:tcPr>
            <w:tcW w:w="3260" w:type="dxa"/>
            <w:tcMar>
              <w:top w:w="70" w:type="dxa"/>
              <w:left w:w="100" w:type="dxa"/>
              <w:bottom w:w="70" w:type="dxa"/>
              <w:right w:w="100" w:type="dxa"/>
            </w:tcMar>
            <w:vAlign w:val="center"/>
          </w:tcPr>
          <w:p w14:paraId="39F51AAF" w14:textId="3BC7E4B3" w:rsidR="00F550E5" w:rsidRPr="00AC7387" w:rsidRDefault="00F550E5" w:rsidP="00EB1864">
            <w:pPr>
              <w:spacing w:after="140"/>
              <w:rPr>
                <w:rFonts w:asciiTheme="minorHAnsi" w:hAnsiTheme="minorHAnsi"/>
                <w:sz w:val="20"/>
                <w:szCs w:val="20"/>
              </w:rPr>
            </w:pPr>
            <w:r w:rsidRPr="00AC7387">
              <w:rPr>
                <w:rFonts w:asciiTheme="minorHAnsi" w:hAnsiTheme="minorHAnsi"/>
                <w:sz w:val="20"/>
                <w:szCs w:val="20"/>
              </w:rPr>
              <w:t>Authentication and authorization model may require redesign.</w:t>
            </w:r>
          </w:p>
        </w:tc>
        <w:tc>
          <w:tcPr>
            <w:tcW w:w="1792" w:type="dxa"/>
            <w:tcMar>
              <w:top w:w="70" w:type="dxa"/>
              <w:left w:w="100" w:type="dxa"/>
              <w:bottom w:w="70" w:type="dxa"/>
              <w:right w:w="100" w:type="dxa"/>
            </w:tcMar>
            <w:vAlign w:val="center"/>
          </w:tcPr>
          <w:p w14:paraId="1E122438" w14:textId="644BB789" w:rsidR="00F550E5" w:rsidRPr="00AC7387" w:rsidRDefault="003155F9" w:rsidP="00EB4EB5">
            <w:pPr>
              <w:spacing w:after="140"/>
              <w:rPr>
                <w:rFonts w:asciiTheme="minorHAnsi" w:hAnsiTheme="minorHAnsi"/>
                <w:sz w:val="20"/>
                <w:szCs w:val="20"/>
              </w:rPr>
            </w:pPr>
            <w:r w:rsidRPr="00AC7387">
              <w:rPr>
                <w:rFonts w:asciiTheme="minorHAnsi" w:hAnsiTheme="minorHAnsi"/>
                <w:sz w:val="20"/>
                <w:szCs w:val="20"/>
              </w:rPr>
              <w:t>M365</w:t>
            </w:r>
            <w:r w:rsidR="00F550E5" w:rsidRPr="00AC7387">
              <w:rPr>
                <w:rFonts w:asciiTheme="minorHAnsi" w:hAnsiTheme="minorHAnsi"/>
                <w:sz w:val="20"/>
                <w:szCs w:val="20"/>
              </w:rPr>
              <w:t xml:space="preserve"> Team</w:t>
            </w:r>
          </w:p>
        </w:tc>
      </w:tr>
      <w:tr w:rsidR="00F550E5" w:rsidRPr="00AC7387" w14:paraId="2E2BFCD0" w14:textId="77777777" w:rsidTr="006D2D93">
        <w:tc>
          <w:tcPr>
            <w:tcW w:w="846" w:type="dxa"/>
            <w:tcMar>
              <w:top w:w="70" w:type="dxa"/>
              <w:left w:w="100" w:type="dxa"/>
              <w:bottom w:w="70" w:type="dxa"/>
              <w:right w:w="100" w:type="dxa"/>
            </w:tcMar>
            <w:vAlign w:val="center"/>
          </w:tcPr>
          <w:p w14:paraId="747E7601" w14:textId="2D939C06"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w:t>
            </w:r>
            <w:r w:rsidRPr="00167A4D">
              <w:rPr>
                <w:rFonts w:asciiTheme="minorHAnsi" w:hAnsiTheme="minorHAnsi"/>
                <w:sz w:val="20"/>
                <w:szCs w:val="20"/>
              </w:rPr>
              <w:t>0</w:t>
            </w:r>
            <w:r w:rsidR="00A85A59">
              <w:rPr>
                <w:rFonts w:asciiTheme="minorHAnsi" w:hAnsiTheme="minorHAnsi"/>
                <w:sz w:val="20"/>
                <w:szCs w:val="20"/>
              </w:rPr>
              <w:t>3</w:t>
            </w:r>
          </w:p>
        </w:tc>
        <w:tc>
          <w:tcPr>
            <w:tcW w:w="3402" w:type="dxa"/>
            <w:tcMar>
              <w:top w:w="70" w:type="dxa"/>
              <w:left w:w="100" w:type="dxa"/>
              <w:bottom w:w="70" w:type="dxa"/>
              <w:right w:w="100" w:type="dxa"/>
            </w:tcMar>
            <w:vAlign w:val="center"/>
          </w:tcPr>
          <w:p w14:paraId="3281F7AE" w14:textId="77777777" w:rsidR="00F550E5" w:rsidRPr="00AC7387" w:rsidRDefault="00F550E5" w:rsidP="00EB4EB5">
            <w:pPr>
              <w:spacing w:after="140"/>
              <w:rPr>
                <w:rFonts w:asciiTheme="minorHAnsi" w:hAnsiTheme="minorHAnsi"/>
                <w:sz w:val="20"/>
                <w:szCs w:val="20"/>
              </w:rPr>
            </w:pPr>
            <w:commentRangeStart w:id="353"/>
            <w:commentRangeStart w:id="354"/>
            <w:r w:rsidRPr="00AC7387">
              <w:rPr>
                <w:rFonts w:asciiTheme="minorHAnsi" w:hAnsiTheme="minorHAnsi"/>
                <w:sz w:val="20"/>
                <w:szCs w:val="20"/>
              </w:rPr>
              <w:t>Proposed RTO/RPO, retention periods, and alert thresholds are acceptable</w:t>
            </w:r>
            <w:commentRangeEnd w:id="353"/>
            <w:r w:rsidR="00191505" w:rsidRPr="00AC7387">
              <w:rPr>
                <w:rStyle w:val="CommentReference"/>
                <w:rFonts w:asciiTheme="minorHAnsi" w:hAnsiTheme="minorHAnsi"/>
                <w:sz w:val="20"/>
                <w:szCs w:val="20"/>
              </w:rPr>
              <w:commentReference w:id="353"/>
            </w:r>
            <w:commentRangeEnd w:id="354"/>
            <w:r w:rsidR="00C84ACC" w:rsidRPr="00AC7387">
              <w:rPr>
                <w:rStyle w:val="CommentReference"/>
                <w:rFonts w:asciiTheme="minorHAnsi" w:hAnsiTheme="minorHAnsi"/>
                <w:sz w:val="20"/>
                <w:szCs w:val="20"/>
              </w:rPr>
              <w:commentReference w:id="354"/>
            </w:r>
          </w:p>
        </w:tc>
        <w:tc>
          <w:tcPr>
            <w:tcW w:w="3260" w:type="dxa"/>
            <w:tcMar>
              <w:top w:w="70" w:type="dxa"/>
              <w:left w:w="100" w:type="dxa"/>
              <w:bottom w:w="70" w:type="dxa"/>
              <w:right w:w="100" w:type="dxa"/>
            </w:tcMar>
            <w:vAlign w:val="center"/>
          </w:tcPr>
          <w:p w14:paraId="3F0796AB"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Operational targets and cost may change</w:t>
            </w:r>
          </w:p>
        </w:tc>
        <w:tc>
          <w:tcPr>
            <w:tcW w:w="1792" w:type="dxa"/>
            <w:tcMar>
              <w:top w:w="70" w:type="dxa"/>
              <w:left w:w="100" w:type="dxa"/>
              <w:bottom w:w="70" w:type="dxa"/>
              <w:right w:w="100" w:type="dxa"/>
            </w:tcMar>
            <w:vAlign w:val="center"/>
          </w:tcPr>
          <w:p w14:paraId="2CCC2173" w14:textId="3F1E0C70" w:rsidR="00F550E5" w:rsidRPr="00AC7387" w:rsidRDefault="002E0084" w:rsidP="00EB4EB5">
            <w:pPr>
              <w:spacing w:after="140"/>
              <w:rPr>
                <w:rFonts w:asciiTheme="minorHAnsi" w:hAnsiTheme="minorHAnsi"/>
                <w:sz w:val="20"/>
                <w:szCs w:val="20"/>
              </w:rPr>
            </w:pPr>
            <w:r>
              <w:rPr>
                <w:rFonts w:asciiTheme="minorHAnsi" w:hAnsiTheme="minorHAnsi"/>
                <w:sz w:val="20"/>
                <w:szCs w:val="20"/>
              </w:rPr>
              <w:t>Integration</w:t>
            </w:r>
            <w:r w:rsidRPr="00AC7387">
              <w:rPr>
                <w:rFonts w:asciiTheme="minorHAnsi" w:hAnsiTheme="minorHAnsi"/>
                <w:sz w:val="20"/>
                <w:szCs w:val="20"/>
              </w:rPr>
              <w:t xml:space="preserve"> </w:t>
            </w:r>
            <w:r w:rsidR="00F550E5" w:rsidRPr="00AC7387">
              <w:rPr>
                <w:rFonts w:asciiTheme="minorHAnsi" w:hAnsiTheme="minorHAnsi"/>
                <w:sz w:val="20"/>
                <w:szCs w:val="20"/>
              </w:rPr>
              <w:t>Team</w:t>
            </w:r>
          </w:p>
        </w:tc>
      </w:tr>
      <w:tr w:rsidR="00F550E5" w:rsidRPr="00AC7387" w14:paraId="077DC5B1" w14:textId="77777777" w:rsidTr="006D2D93">
        <w:tc>
          <w:tcPr>
            <w:tcW w:w="846" w:type="dxa"/>
            <w:tcMar>
              <w:top w:w="70" w:type="dxa"/>
              <w:left w:w="100" w:type="dxa"/>
              <w:bottom w:w="70" w:type="dxa"/>
              <w:right w:w="100" w:type="dxa"/>
            </w:tcMar>
            <w:vAlign w:val="center"/>
          </w:tcPr>
          <w:p w14:paraId="688E8EB4" w14:textId="1AB113D5"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w:t>
            </w:r>
            <w:r w:rsidRPr="00167A4D">
              <w:rPr>
                <w:rFonts w:asciiTheme="minorHAnsi" w:hAnsiTheme="minorHAnsi"/>
                <w:sz w:val="20"/>
                <w:szCs w:val="20"/>
              </w:rPr>
              <w:t>0</w:t>
            </w:r>
            <w:r w:rsidR="00A85A59">
              <w:rPr>
                <w:rFonts w:asciiTheme="minorHAnsi" w:hAnsiTheme="minorHAnsi"/>
                <w:sz w:val="20"/>
                <w:szCs w:val="20"/>
              </w:rPr>
              <w:t>4</w:t>
            </w:r>
          </w:p>
        </w:tc>
        <w:tc>
          <w:tcPr>
            <w:tcW w:w="3402" w:type="dxa"/>
            <w:tcMar>
              <w:top w:w="70" w:type="dxa"/>
              <w:left w:w="100" w:type="dxa"/>
              <w:bottom w:w="70" w:type="dxa"/>
              <w:right w:w="100" w:type="dxa"/>
            </w:tcMar>
            <w:vAlign w:val="center"/>
          </w:tcPr>
          <w:p w14:paraId="2C0FDDAF" w14:textId="03621873"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 xml:space="preserve">Initial workloads can be supported by a </w:t>
            </w:r>
            <w:r w:rsidR="007F3776">
              <w:rPr>
                <w:rFonts w:asciiTheme="minorHAnsi" w:hAnsiTheme="minorHAnsi"/>
                <w:sz w:val="20"/>
                <w:szCs w:val="20"/>
              </w:rPr>
              <w:t>two</w:t>
            </w:r>
            <w:r w:rsidRPr="00AC7387">
              <w:rPr>
                <w:rFonts w:asciiTheme="minorHAnsi" w:hAnsiTheme="minorHAnsi"/>
                <w:sz w:val="20"/>
                <w:szCs w:val="20"/>
              </w:rPr>
              <w:t xml:space="preserve"> Premium v2 unit.</w:t>
            </w:r>
          </w:p>
        </w:tc>
        <w:tc>
          <w:tcPr>
            <w:tcW w:w="3260" w:type="dxa"/>
            <w:tcMar>
              <w:top w:w="70" w:type="dxa"/>
              <w:left w:w="100" w:type="dxa"/>
              <w:bottom w:w="70" w:type="dxa"/>
              <w:right w:w="100" w:type="dxa"/>
            </w:tcMar>
            <w:vAlign w:val="center"/>
          </w:tcPr>
          <w:p w14:paraId="72FB2B80" w14:textId="441BB834" w:rsidR="00F550E5" w:rsidRPr="00AC7387" w:rsidRDefault="00F550E5" w:rsidP="00EB1864">
            <w:pPr>
              <w:spacing w:after="140"/>
              <w:rPr>
                <w:rFonts w:asciiTheme="minorHAnsi" w:hAnsiTheme="minorHAnsi"/>
                <w:sz w:val="20"/>
                <w:szCs w:val="20"/>
              </w:rPr>
            </w:pPr>
            <w:r w:rsidRPr="00AC7387">
              <w:rPr>
                <w:rFonts w:asciiTheme="minorHAnsi" w:hAnsiTheme="minorHAnsi"/>
                <w:sz w:val="20"/>
                <w:szCs w:val="20"/>
              </w:rPr>
              <w:t>Additional capacity may be required earlier than planned.</w:t>
            </w:r>
          </w:p>
        </w:tc>
        <w:tc>
          <w:tcPr>
            <w:tcW w:w="1792" w:type="dxa"/>
            <w:tcMar>
              <w:top w:w="70" w:type="dxa"/>
              <w:left w:w="100" w:type="dxa"/>
              <w:bottom w:w="70" w:type="dxa"/>
              <w:right w:w="100" w:type="dxa"/>
            </w:tcMar>
            <w:vAlign w:val="center"/>
          </w:tcPr>
          <w:p w14:paraId="28C0CCCE"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Integration Team</w:t>
            </w:r>
          </w:p>
        </w:tc>
      </w:tr>
      <w:tr w:rsidR="00F550E5" w:rsidRPr="00AC7387" w14:paraId="58E08E73" w14:textId="77777777" w:rsidTr="006D2D93">
        <w:tc>
          <w:tcPr>
            <w:tcW w:w="846" w:type="dxa"/>
            <w:tcMar>
              <w:top w:w="70" w:type="dxa"/>
              <w:left w:w="100" w:type="dxa"/>
              <w:bottom w:w="70" w:type="dxa"/>
              <w:right w:w="100" w:type="dxa"/>
            </w:tcMar>
          </w:tcPr>
          <w:p w14:paraId="7F15DC62" w14:textId="15C3219F"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w:t>
            </w:r>
            <w:r w:rsidRPr="00167A4D">
              <w:rPr>
                <w:rFonts w:asciiTheme="minorHAnsi" w:hAnsiTheme="minorHAnsi"/>
                <w:sz w:val="20"/>
                <w:szCs w:val="20"/>
              </w:rPr>
              <w:t>0</w:t>
            </w:r>
            <w:r w:rsidR="00A85A59">
              <w:rPr>
                <w:rFonts w:asciiTheme="minorHAnsi" w:hAnsiTheme="minorHAnsi"/>
                <w:sz w:val="20"/>
                <w:szCs w:val="20"/>
              </w:rPr>
              <w:t>5</w:t>
            </w:r>
          </w:p>
        </w:tc>
        <w:tc>
          <w:tcPr>
            <w:tcW w:w="3402" w:type="dxa"/>
            <w:tcMar>
              <w:top w:w="70" w:type="dxa"/>
              <w:left w:w="100" w:type="dxa"/>
              <w:bottom w:w="70" w:type="dxa"/>
              <w:right w:w="100" w:type="dxa"/>
            </w:tcMar>
          </w:tcPr>
          <w:p w14:paraId="04B48794"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Expected and peak API request rate (RPS) are not yet confirmed</w:t>
            </w:r>
          </w:p>
        </w:tc>
        <w:tc>
          <w:tcPr>
            <w:tcW w:w="3260" w:type="dxa"/>
            <w:tcMar>
              <w:top w:w="70" w:type="dxa"/>
              <w:left w:w="100" w:type="dxa"/>
              <w:bottom w:w="70" w:type="dxa"/>
              <w:right w:w="100" w:type="dxa"/>
            </w:tcMar>
          </w:tcPr>
          <w:p w14:paraId="551B2902" w14:textId="61D93F1B" w:rsidR="00F550E5" w:rsidRPr="00AC7387" w:rsidRDefault="00F550E5" w:rsidP="00EB1864">
            <w:pPr>
              <w:spacing w:after="140"/>
              <w:rPr>
                <w:rFonts w:asciiTheme="minorHAnsi" w:hAnsiTheme="minorHAnsi"/>
                <w:sz w:val="20"/>
                <w:szCs w:val="20"/>
              </w:rPr>
            </w:pPr>
            <w:r w:rsidRPr="00AC7387">
              <w:rPr>
                <w:rFonts w:asciiTheme="minorHAnsi" w:hAnsiTheme="minorHAnsi"/>
                <w:sz w:val="20"/>
                <w:szCs w:val="20"/>
              </w:rPr>
              <w:t>Capacity planning remains indicative until validated.</w:t>
            </w:r>
          </w:p>
        </w:tc>
        <w:tc>
          <w:tcPr>
            <w:tcW w:w="1792" w:type="dxa"/>
            <w:tcMar>
              <w:top w:w="70" w:type="dxa"/>
              <w:left w:w="100" w:type="dxa"/>
              <w:bottom w:w="70" w:type="dxa"/>
              <w:right w:w="100" w:type="dxa"/>
            </w:tcMar>
          </w:tcPr>
          <w:p w14:paraId="0E0109C5"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 xml:space="preserve">Platform team </w:t>
            </w:r>
          </w:p>
        </w:tc>
      </w:tr>
      <w:tr w:rsidR="00F550E5" w:rsidRPr="00AC7387" w14:paraId="1F0C9238" w14:textId="77777777" w:rsidTr="006D2D93">
        <w:tc>
          <w:tcPr>
            <w:tcW w:w="846" w:type="dxa"/>
            <w:tcMar>
              <w:top w:w="70" w:type="dxa"/>
              <w:left w:w="100" w:type="dxa"/>
              <w:bottom w:w="70" w:type="dxa"/>
              <w:right w:w="100" w:type="dxa"/>
            </w:tcMar>
          </w:tcPr>
          <w:p w14:paraId="39C5C159" w14:textId="48E7833C"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w:t>
            </w:r>
            <w:r w:rsidRPr="00167A4D">
              <w:rPr>
                <w:rFonts w:asciiTheme="minorHAnsi" w:hAnsiTheme="minorHAnsi"/>
                <w:sz w:val="20"/>
                <w:szCs w:val="20"/>
              </w:rPr>
              <w:t>0</w:t>
            </w:r>
            <w:r w:rsidR="00A85A59">
              <w:rPr>
                <w:rFonts w:asciiTheme="minorHAnsi" w:hAnsiTheme="minorHAnsi"/>
                <w:sz w:val="20"/>
                <w:szCs w:val="20"/>
              </w:rPr>
              <w:t>6</w:t>
            </w:r>
          </w:p>
        </w:tc>
        <w:tc>
          <w:tcPr>
            <w:tcW w:w="3402" w:type="dxa"/>
            <w:tcMar>
              <w:top w:w="70" w:type="dxa"/>
              <w:left w:w="100" w:type="dxa"/>
              <w:bottom w:w="70" w:type="dxa"/>
              <w:right w:w="100" w:type="dxa"/>
            </w:tcMar>
          </w:tcPr>
          <w:p w14:paraId="2E61E639" w14:textId="2BFBBDA3"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Operational ownership and RACI assignments are not yet confirmed.</w:t>
            </w:r>
          </w:p>
        </w:tc>
        <w:tc>
          <w:tcPr>
            <w:tcW w:w="3260" w:type="dxa"/>
            <w:tcMar>
              <w:top w:w="70" w:type="dxa"/>
              <w:left w:w="100" w:type="dxa"/>
              <w:bottom w:w="70" w:type="dxa"/>
              <w:right w:w="100" w:type="dxa"/>
            </w:tcMar>
          </w:tcPr>
          <w:p w14:paraId="67B8D591" w14:textId="4A40F310"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Governance and support responsibilities remain incomplete.</w:t>
            </w:r>
          </w:p>
        </w:tc>
        <w:tc>
          <w:tcPr>
            <w:tcW w:w="1792" w:type="dxa"/>
            <w:tcMar>
              <w:top w:w="70" w:type="dxa"/>
              <w:left w:w="100" w:type="dxa"/>
              <w:bottom w:w="70" w:type="dxa"/>
              <w:right w:w="100" w:type="dxa"/>
            </w:tcMar>
          </w:tcPr>
          <w:p w14:paraId="6D7AE769" w14:textId="40BB6CEB"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Platform Team and Service Owners</w:t>
            </w:r>
          </w:p>
        </w:tc>
      </w:tr>
      <w:tr w:rsidR="00F550E5" w:rsidRPr="00AC7387" w14:paraId="0BDEA556" w14:textId="77777777" w:rsidTr="006D2D93">
        <w:tc>
          <w:tcPr>
            <w:tcW w:w="846" w:type="dxa"/>
            <w:tcMar>
              <w:top w:w="70" w:type="dxa"/>
              <w:left w:w="100" w:type="dxa"/>
              <w:bottom w:w="70" w:type="dxa"/>
              <w:right w:w="100" w:type="dxa"/>
            </w:tcMar>
          </w:tcPr>
          <w:p w14:paraId="4052378D" w14:textId="42F6C17F"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w:t>
            </w:r>
            <w:r w:rsidRPr="00167A4D">
              <w:rPr>
                <w:rFonts w:asciiTheme="minorHAnsi" w:hAnsiTheme="minorHAnsi"/>
                <w:sz w:val="20"/>
                <w:szCs w:val="20"/>
              </w:rPr>
              <w:t>0</w:t>
            </w:r>
            <w:r w:rsidR="00A85A59">
              <w:rPr>
                <w:rFonts w:asciiTheme="minorHAnsi" w:hAnsiTheme="minorHAnsi"/>
                <w:sz w:val="20"/>
                <w:szCs w:val="20"/>
              </w:rPr>
              <w:t>7</w:t>
            </w:r>
          </w:p>
        </w:tc>
        <w:tc>
          <w:tcPr>
            <w:tcW w:w="3402" w:type="dxa"/>
            <w:tcMar>
              <w:top w:w="70" w:type="dxa"/>
              <w:left w:w="100" w:type="dxa"/>
              <w:bottom w:w="70" w:type="dxa"/>
              <w:right w:w="100" w:type="dxa"/>
            </w:tcMar>
          </w:tcPr>
          <w:p w14:paraId="3ABB190D" w14:textId="6C1938FB"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Log retention and correlation-data retention requirements are not yet confirmed.</w:t>
            </w:r>
          </w:p>
        </w:tc>
        <w:tc>
          <w:tcPr>
            <w:tcW w:w="3260" w:type="dxa"/>
            <w:tcMar>
              <w:top w:w="70" w:type="dxa"/>
              <w:left w:w="100" w:type="dxa"/>
              <w:bottom w:w="70" w:type="dxa"/>
              <w:right w:w="100" w:type="dxa"/>
            </w:tcMar>
          </w:tcPr>
          <w:p w14:paraId="04716228" w14:textId="02E7C9C3"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Compliance and audit requirements may not be fully satisfied.</w:t>
            </w:r>
          </w:p>
        </w:tc>
        <w:tc>
          <w:tcPr>
            <w:tcW w:w="1792" w:type="dxa"/>
            <w:tcMar>
              <w:top w:w="70" w:type="dxa"/>
              <w:left w:w="100" w:type="dxa"/>
              <w:bottom w:w="70" w:type="dxa"/>
              <w:right w:w="100" w:type="dxa"/>
            </w:tcMar>
          </w:tcPr>
          <w:p w14:paraId="06EEA28D" w14:textId="70DA4D90"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Security Teams</w:t>
            </w:r>
          </w:p>
        </w:tc>
      </w:tr>
      <w:tr w:rsidR="00F550E5" w:rsidRPr="00AC7387" w14:paraId="4C5C7645" w14:textId="77777777" w:rsidTr="006D2D93">
        <w:tc>
          <w:tcPr>
            <w:tcW w:w="846" w:type="dxa"/>
            <w:tcMar>
              <w:top w:w="70" w:type="dxa"/>
              <w:left w:w="100" w:type="dxa"/>
              <w:bottom w:w="70" w:type="dxa"/>
              <w:right w:w="100" w:type="dxa"/>
            </w:tcMar>
          </w:tcPr>
          <w:p w14:paraId="77798ADD" w14:textId="104137DA"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A.</w:t>
            </w:r>
            <w:r w:rsidRPr="00167A4D">
              <w:rPr>
                <w:rFonts w:asciiTheme="minorHAnsi" w:hAnsiTheme="minorHAnsi"/>
                <w:sz w:val="20"/>
                <w:szCs w:val="20"/>
              </w:rPr>
              <w:t>0</w:t>
            </w:r>
            <w:r w:rsidR="00A85A59">
              <w:rPr>
                <w:rFonts w:asciiTheme="minorHAnsi" w:hAnsiTheme="minorHAnsi"/>
                <w:sz w:val="20"/>
                <w:szCs w:val="20"/>
              </w:rPr>
              <w:t>8</w:t>
            </w:r>
          </w:p>
        </w:tc>
        <w:tc>
          <w:tcPr>
            <w:tcW w:w="3402" w:type="dxa"/>
            <w:tcMar>
              <w:top w:w="70" w:type="dxa"/>
              <w:left w:w="100" w:type="dxa"/>
              <w:bottom w:w="70" w:type="dxa"/>
              <w:right w:w="100" w:type="dxa"/>
            </w:tcMar>
          </w:tcPr>
          <w:p w14:paraId="4F4853C0" w14:textId="0CAF900B"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Network sizing and IP allocation requirements are not yet validated.</w:t>
            </w:r>
          </w:p>
        </w:tc>
        <w:tc>
          <w:tcPr>
            <w:tcW w:w="3260" w:type="dxa"/>
            <w:tcMar>
              <w:top w:w="70" w:type="dxa"/>
              <w:left w:w="100" w:type="dxa"/>
              <w:bottom w:w="70" w:type="dxa"/>
              <w:right w:w="100" w:type="dxa"/>
            </w:tcMar>
          </w:tcPr>
          <w:p w14:paraId="398A796A" w14:textId="1B94B68D"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Subnet sizing and platform scalability assumptions may be affected.</w:t>
            </w:r>
          </w:p>
        </w:tc>
        <w:tc>
          <w:tcPr>
            <w:tcW w:w="1792" w:type="dxa"/>
            <w:tcMar>
              <w:top w:w="70" w:type="dxa"/>
              <w:left w:w="100" w:type="dxa"/>
              <w:bottom w:w="70" w:type="dxa"/>
              <w:right w:w="100" w:type="dxa"/>
            </w:tcMar>
          </w:tcPr>
          <w:p w14:paraId="1060B46C" w14:textId="77777777" w:rsidR="00F550E5" w:rsidRPr="00AC7387" w:rsidRDefault="00F550E5" w:rsidP="00EB4EB5">
            <w:pPr>
              <w:spacing w:after="140"/>
              <w:rPr>
                <w:rFonts w:asciiTheme="minorHAnsi" w:hAnsiTheme="minorHAnsi"/>
                <w:sz w:val="20"/>
                <w:szCs w:val="20"/>
              </w:rPr>
            </w:pPr>
            <w:r w:rsidRPr="00AC7387">
              <w:rPr>
                <w:rFonts w:asciiTheme="minorHAnsi" w:hAnsiTheme="minorHAnsi"/>
                <w:sz w:val="20"/>
                <w:szCs w:val="20"/>
              </w:rPr>
              <w:t>Network Team</w:t>
            </w:r>
          </w:p>
          <w:p w14:paraId="68F64FB3" w14:textId="77777777" w:rsidR="00F550E5" w:rsidRPr="00AC7387" w:rsidRDefault="00F550E5" w:rsidP="00EB4EB5">
            <w:pPr>
              <w:spacing w:after="140"/>
              <w:rPr>
                <w:rFonts w:asciiTheme="minorHAnsi" w:hAnsiTheme="minorHAnsi"/>
                <w:sz w:val="20"/>
                <w:szCs w:val="20"/>
              </w:rPr>
            </w:pPr>
          </w:p>
        </w:tc>
      </w:tr>
      <w:tr w:rsidR="004419A7" w:rsidRPr="00AC7387" w14:paraId="5113A8CC" w14:textId="77777777" w:rsidTr="006D2D93">
        <w:tc>
          <w:tcPr>
            <w:tcW w:w="846" w:type="dxa"/>
            <w:tcMar>
              <w:top w:w="70" w:type="dxa"/>
              <w:left w:w="100" w:type="dxa"/>
              <w:bottom w:w="70" w:type="dxa"/>
              <w:right w:w="100" w:type="dxa"/>
            </w:tcMar>
          </w:tcPr>
          <w:p w14:paraId="3A769493" w14:textId="5683ADEF" w:rsidR="004419A7" w:rsidRPr="00AC7387" w:rsidRDefault="004419A7" w:rsidP="00EB4EB5">
            <w:pPr>
              <w:spacing w:after="140"/>
              <w:rPr>
                <w:rFonts w:asciiTheme="minorHAnsi" w:hAnsiTheme="minorHAnsi"/>
                <w:sz w:val="20"/>
                <w:szCs w:val="20"/>
              </w:rPr>
            </w:pPr>
            <w:r w:rsidRPr="00167A4D">
              <w:rPr>
                <w:rFonts w:asciiTheme="minorHAnsi" w:hAnsiTheme="minorHAnsi"/>
                <w:sz w:val="20"/>
                <w:szCs w:val="20"/>
              </w:rPr>
              <w:t>A</w:t>
            </w:r>
            <w:r w:rsidR="00C11CB3">
              <w:rPr>
                <w:rFonts w:asciiTheme="minorHAnsi" w:hAnsiTheme="minorHAnsi"/>
                <w:sz w:val="20"/>
                <w:szCs w:val="20"/>
              </w:rPr>
              <w:t>.0</w:t>
            </w:r>
            <w:r w:rsidR="00A85A59">
              <w:rPr>
                <w:rFonts w:asciiTheme="minorHAnsi" w:hAnsiTheme="minorHAnsi"/>
                <w:sz w:val="20"/>
                <w:szCs w:val="20"/>
              </w:rPr>
              <w:t>9</w:t>
            </w:r>
          </w:p>
        </w:tc>
        <w:tc>
          <w:tcPr>
            <w:tcW w:w="3402" w:type="dxa"/>
            <w:tcMar>
              <w:top w:w="70" w:type="dxa"/>
              <w:left w:w="100" w:type="dxa"/>
              <w:bottom w:w="70" w:type="dxa"/>
              <w:right w:w="100" w:type="dxa"/>
            </w:tcMar>
          </w:tcPr>
          <w:p w14:paraId="722EA670" w14:textId="10B3C2A9" w:rsidR="004419A7" w:rsidRPr="00AC7387" w:rsidRDefault="00CC14BF" w:rsidP="00EB4EB5">
            <w:pPr>
              <w:spacing w:after="140"/>
              <w:rPr>
                <w:rFonts w:asciiTheme="minorHAnsi" w:hAnsiTheme="minorHAnsi"/>
                <w:sz w:val="20"/>
                <w:szCs w:val="20"/>
              </w:rPr>
            </w:pPr>
            <w:r w:rsidRPr="00AC7387">
              <w:rPr>
                <w:rFonts w:asciiTheme="minorHAnsi" w:hAnsiTheme="minorHAnsi"/>
                <w:sz w:val="20"/>
                <w:szCs w:val="20"/>
              </w:rPr>
              <w:t>Parameter values defined for APIM, Azure Front Door, and Developer Portal are indicative and will be validated during implementation.</w:t>
            </w:r>
          </w:p>
        </w:tc>
        <w:tc>
          <w:tcPr>
            <w:tcW w:w="3260" w:type="dxa"/>
            <w:tcMar>
              <w:top w:w="70" w:type="dxa"/>
              <w:left w:w="100" w:type="dxa"/>
              <w:bottom w:w="70" w:type="dxa"/>
              <w:right w:w="100" w:type="dxa"/>
            </w:tcMar>
          </w:tcPr>
          <w:p w14:paraId="02B40B21" w14:textId="7809F99C" w:rsidR="004419A7" w:rsidRPr="00AC7387" w:rsidRDefault="00CC14BF" w:rsidP="006D2D93">
            <w:pPr>
              <w:spacing w:after="140"/>
              <w:rPr>
                <w:rFonts w:asciiTheme="minorHAnsi" w:hAnsiTheme="minorHAnsi"/>
                <w:sz w:val="20"/>
                <w:szCs w:val="20"/>
              </w:rPr>
            </w:pPr>
            <w:r w:rsidRPr="00AC7387">
              <w:rPr>
                <w:rFonts w:asciiTheme="minorHAnsi" w:hAnsiTheme="minorHAnsi"/>
                <w:sz w:val="20"/>
                <w:szCs w:val="20"/>
              </w:rPr>
              <w:t>Incorrect sizing, networking, security, or deployment configuration may require redesign, rework, or environment changes during delivery.</w:t>
            </w:r>
          </w:p>
        </w:tc>
        <w:tc>
          <w:tcPr>
            <w:tcW w:w="1792" w:type="dxa"/>
            <w:tcMar>
              <w:top w:w="70" w:type="dxa"/>
              <w:left w:w="100" w:type="dxa"/>
              <w:bottom w:w="70" w:type="dxa"/>
              <w:right w:w="100" w:type="dxa"/>
            </w:tcMar>
          </w:tcPr>
          <w:p w14:paraId="501BAEF4" w14:textId="1E63D504" w:rsidR="004419A7" w:rsidRPr="00AC7387" w:rsidRDefault="00CC14BF" w:rsidP="00EB4EB5">
            <w:pPr>
              <w:spacing w:after="140"/>
              <w:rPr>
                <w:rFonts w:asciiTheme="minorHAnsi" w:hAnsiTheme="minorHAnsi"/>
                <w:sz w:val="20"/>
                <w:szCs w:val="20"/>
              </w:rPr>
            </w:pPr>
            <w:r w:rsidRPr="00AC7387">
              <w:rPr>
                <w:rFonts w:asciiTheme="minorHAnsi" w:hAnsiTheme="minorHAnsi"/>
                <w:sz w:val="20"/>
                <w:szCs w:val="20"/>
              </w:rPr>
              <w:t>Cloud Engineering Team</w:t>
            </w:r>
          </w:p>
        </w:tc>
      </w:tr>
      <w:tr w:rsidR="00E94FDB" w:rsidRPr="009A5A18" w14:paraId="6EC69810" w14:textId="77777777" w:rsidTr="0023128D">
        <w:trPr>
          <w:ins w:id="355" w:author="Phanindra Nizalapuram - Chaucer" w:date="2026-10-12T16:13:00Z" w16du:dateUtc="2026-10-12T10:43:00Z"/>
        </w:trPr>
        <w:tc>
          <w:tcPr>
            <w:tcW w:w="846" w:type="dxa"/>
            <w:tcMar>
              <w:top w:w="70" w:type="dxa"/>
              <w:left w:w="100" w:type="dxa"/>
              <w:bottom w:w="70" w:type="dxa"/>
              <w:right w:w="100" w:type="dxa"/>
            </w:tcMar>
          </w:tcPr>
          <w:p w14:paraId="2EE056F0" w14:textId="72ACD34F" w:rsidR="00E94FDB" w:rsidRPr="009A5A18" w:rsidRDefault="00E94FDB" w:rsidP="00EB4EB5">
            <w:pPr>
              <w:spacing w:after="140"/>
              <w:rPr>
                <w:ins w:id="356" w:author="Phanindra Nizalapuram - Chaucer" w:date="2026-10-12T16:13:00Z" w16du:dateUtc="2026-10-12T10:43:00Z"/>
                <w:rFonts w:asciiTheme="minorHAnsi" w:hAnsiTheme="minorHAnsi"/>
                <w:sz w:val="20"/>
                <w:szCs w:val="20"/>
              </w:rPr>
            </w:pPr>
            <w:ins w:id="357" w:author="Phanindra Nizalapuram - Chaucer" w:date="2026-10-12T16:13:00Z" w16du:dateUtc="2026-10-12T10:43:00Z">
              <w:r>
                <w:rPr>
                  <w:rFonts w:asciiTheme="minorHAnsi" w:hAnsiTheme="minorHAnsi"/>
                  <w:sz w:val="20"/>
                  <w:szCs w:val="20"/>
                </w:rPr>
                <w:t>A.10</w:t>
              </w:r>
            </w:ins>
          </w:p>
        </w:tc>
        <w:tc>
          <w:tcPr>
            <w:tcW w:w="3402" w:type="dxa"/>
            <w:tcMar>
              <w:top w:w="70" w:type="dxa"/>
              <w:left w:w="100" w:type="dxa"/>
              <w:bottom w:w="70" w:type="dxa"/>
              <w:right w:w="100" w:type="dxa"/>
            </w:tcMar>
          </w:tcPr>
          <w:p w14:paraId="6F73FADE" w14:textId="7E37DA70" w:rsidR="00E94FDB" w:rsidRPr="009A5A18" w:rsidRDefault="00ED4B82" w:rsidP="00EB4EB5">
            <w:pPr>
              <w:spacing w:after="140"/>
              <w:rPr>
                <w:ins w:id="358" w:author="Phanindra Nizalapuram - Chaucer" w:date="2026-10-12T16:13:00Z" w16du:dateUtc="2026-10-12T10:43:00Z"/>
                <w:rFonts w:asciiTheme="minorHAnsi" w:hAnsiTheme="minorHAnsi"/>
                <w:sz w:val="20"/>
                <w:szCs w:val="20"/>
              </w:rPr>
            </w:pPr>
            <w:ins w:id="359" w:author="Phanindra Nizalapuram - Chaucer" w:date="2026-10-12T16:18:00Z">
              <w:r w:rsidRPr="00ED4B82">
                <w:rPr>
                  <w:rFonts w:asciiTheme="minorHAnsi" w:hAnsiTheme="minorHAnsi"/>
                  <w:sz w:val="20"/>
                  <w:szCs w:val="20"/>
                </w:rPr>
                <w:t>Developer Portal content promotion between APIM Premium v2 environments is not currently supported by Microsoft. Therefore, portal content changes will be manually replicated, validated and published in each environment until Microsoft releases a supported content migration or deployment capability</w:t>
              </w:r>
            </w:ins>
            <w:ins w:id="360" w:author="Phanindra Nizalapuram - Chaucer" w:date="2026-10-12T16:22:00Z" w16du:dateUtc="2026-10-12T10:52:00Z">
              <w:r w:rsidR="00AC6A2F">
                <w:rPr>
                  <w:rFonts w:asciiTheme="minorHAnsi" w:hAnsiTheme="minorHAnsi"/>
                  <w:sz w:val="20"/>
                  <w:szCs w:val="20"/>
                </w:rPr>
                <w:t>.</w:t>
              </w:r>
            </w:ins>
          </w:p>
        </w:tc>
        <w:tc>
          <w:tcPr>
            <w:tcW w:w="3260" w:type="dxa"/>
            <w:tcMar>
              <w:top w:w="70" w:type="dxa"/>
              <w:left w:w="100" w:type="dxa"/>
              <w:bottom w:w="70" w:type="dxa"/>
              <w:right w:w="100" w:type="dxa"/>
            </w:tcMar>
          </w:tcPr>
          <w:p w14:paraId="4F6C1401" w14:textId="47507653" w:rsidR="00E94FDB" w:rsidRPr="009A5A18" w:rsidRDefault="00AC6A2F" w:rsidP="006D2D93">
            <w:pPr>
              <w:spacing w:after="140"/>
              <w:rPr>
                <w:ins w:id="361" w:author="Phanindra Nizalapuram - Chaucer" w:date="2026-10-12T16:13:00Z" w16du:dateUtc="2026-10-12T10:43:00Z"/>
                <w:rFonts w:asciiTheme="minorHAnsi" w:hAnsiTheme="minorHAnsi"/>
                <w:sz w:val="20"/>
                <w:szCs w:val="20"/>
              </w:rPr>
            </w:pPr>
            <w:ins w:id="362" w:author="Phanindra Nizalapuram - Chaucer" w:date="2026-10-12T16:22:00Z">
              <w:r w:rsidRPr="00AC6A2F">
                <w:rPr>
                  <w:rFonts w:asciiTheme="minorHAnsi" w:hAnsiTheme="minorHAnsi"/>
                  <w:sz w:val="20"/>
                  <w:szCs w:val="20"/>
                </w:rPr>
                <w:t>This approach introduces additional operational overhead, increases release and validation effort, and presents a risk of content inconsistencies between environments. Appropriate change-control, documentation, and governance processes will be required to ensure traceability, auditability, and alignment of Developer Portal content across environments</w:t>
              </w:r>
            </w:ins>
            <w:ins w:id="363" w:author="Phanindra Nizalapuram - Chaucer" w:date="2026-10-12T16:22:00Z" w16du:dateUtc="2026-10-12T10:52:00Z">
              <w:r>
                <w:rPr>
                  <w:rFonts w:asciiTheme="minorHAnsi" w:hAnsiTheme="minorHAnsi"/>
                  <w:sz w:val="20"/>
                  <w:szCs w:val="20"/>
                </w:rPr>
                <w:t>.</w:t>
              </w:r>
            </w:ins>
          </w:p>
        </w:tc>
        <w:tc>
          <w:tcPr>
            <w:tcW w:w="1792" w:type="dxa"/>
            <w:tcMar>
              <w:top w:w="70" w:type="dxa"/>
              <w:left w:w="100" w:type="dxa"/>
              <w:bottom w:w="70" w:type="dxa"/>
              <w:right w:w="100" w:type="dxa"/>
            </w:tcMar>
            <w:vAlign w:val="center"/>
          </w:tcPr>
          <w:p w14:paraId="00483FDC" w14:textId="04C2AD19" w:rsidR="00E94FDB" w:rsidRPr="009A5A18" w:rsidRDefault="0023128D" w:rsidP="00EB4EB5">
            <w:pPr>
              <w:spacing w:after="140"/>
              <w:rPr>
                <w:ins w:id="364" w:author="Phanindra Nizalapuram - Chaucer" w:date="2026-10-12T16:13:00Z" w16du:dateUtc="2026-10-12T10:43:00Z"/>
                <w:rFonts w:asciiTheme="minorHAnsi" w:hAnsiTheme="minorHAnsi"/>
                <w:sz w:val="20"/>
                <w:szCs w:val="20"/>
              </w:rPr>
            </w:pPr>
            <w:ins w:id="365" w:author="Joycell Sundararaj - Chaucer" w:date="2026-10-12T17:00:00Z" w16du:dateUtc="2026-10-12T16:00:00Z">
              <w:r w:rsidRPr="00AC7387">
                <w:rPr>
                  <w:rFonts w:asciiTheme="minorHAnsi" w:hAnsiTheme="minorHAnsi"/>
                  <w:sz w:val="20"/>
                  <w:szCs w:val="20"/>
                </w:rPr>
                <w:t>Integration Team</w:t>
              </w:r>
            </w:ins>
          </w:p>
        </w:tc>
      </w:tr>
    </w:tbl>
    <w:p w14:paraId="24E6C639" w14:textId="77777777" w:rsidR="00F550E5" w:rsidRPr="00AC7387" w:rsidRDefault="00F550E5" w:rsidP="00F550E5">
      <w:pPr>
        <w:spacing w:after="140"/>
        <w:rPr>
          <w:rFonts w:asciiTheme="minorHAnsi" w:hAnsiTheme="minorHAnsi"/>
        </w:rPr>
      </w:pPr>
    </w:p>
    <w:p w14:paraId="2F1BF36C" w14:textId="2F43DB58" w:rsidR="0055130E" w:rsidRPr="00AC7387" w:rsidRDefault="00DA0B11"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66" w:name="_Toc242720040"/>
      <w:r w:rsidRPr="00AC7387">
        <w:rPr>
          <w:rFonts w:asciiTheme="minorHAnsi" w:eastAsia="Times New Roman" w:hAnsiTheme="minorHAnsi" w:cs="Times New Roman"/>
          <w:b w:val="0"/>
          <w:color w:val="132040" w:themeColor="accent1" w:themeShade="BF"/>
          <w:sz w:val="24"/>
          <w:szCs w:val="26"/>
          <w:lang w:eastAsia="en-US"/>
        </w:rPr>
        <w:t>Issues</w:t>
      </w:r>
      <w:bookmarkEnd w:id="366"/>
    </w:p>
    <w:p w14:paraId="67F63103" w14:textId="458BA40B" w:rsidR="00DA0B11" w:rsidRPr="00B223AC" w:rsidRDefault="00DA0B11" w:rsidP="00DA0B11">
      <w:pPr>
        <w:pStyle w:val="NormalWeb"/>
        <w:spacing w:before="0" w:beforeAutospacing="0" w:after="0" w:afterAutospacing="0"/>
        <w:rPr>
          <w:rFonts w:asciiTheme="minorHAnsi" w:hAnsiTheme="minorHAnsi"/>
          <w:lang w:val="en-GB"/>
        </w:rPr>
      </w:pPr>
      <w:r w:rsidRPr="00AC7387">
        <w:rPr>
          <w:rFonts w:asciiTheme="minorHAnsi" w:eastAsia="Noe Text" w:hAnsiTheme="minorHAnsi" w:cs="Noe Text"/>
          <w:color w:val="333333"/>
          <w:sz w:val="20"/>
          <w:szCs w:val="20"/>
          <w:lang w:val="en-GB" w:eastAsia="en-GB"/>
        </w:rPr>
        <w:t>No active issues have been identified at this stage. Issues identified during review, implementation or operation should be logged and tracked through the appropriate governance process.</w:t>
      </w:r>
    </w:p>
    <w:p w14:paraId="277A14BF" w14:textId="77777777" w:rsidR="00F550E5" w:rsidRPr="00AC7387" w:rsidRDefault="00F550E5"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67" w:name="_Toc242720041"/>
      <w:r w:rsidRPr="00AC7387">
        <w:rPr>
          <w:rFonts w:asciiTheme="minorHAnsi" w:eastAsia="Times New Roman" w:hAnsiTheme="minorHAnsi" w:cs="Times New Roman"/>
          <w:b w:val="0"/>
          <w:color w:val="132040" w:themeColor="accent1" w:themeShade="BF"/>
          <w:sz w:val="24"/>
          <w:szCs w:val="26"/>
          <w:lang w:eastAsia="en-US"/>
        </w:rPr>
        <w:t>Dependencies</w:t>
      </w:r>
      <w:bookmarkEnd w:id="36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5212"/>
        <w:gridCol w:w="3100"/>
      </w:tblGrid>
      <w:tr w:rsidR="00F550E5" w:rsidRPr="00AC7387" w14:paraId="7CFF89DC" w14:textId="77777777" w:rsidTr="00045AFE">
        <w:trPr>
          <w:tblHeader/>
        </w:trPr>
        <w:tc>
          <w:tcPr>
            <w:tcW w:w="98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7AB5E3"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Ref</w:t>
            </w:r>
          </w:p>
        </w:tc>
        <w:tc>
          <w:tcPr>
            <w:tcW w:w="521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BA0786B"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6386821" w14:textId="77777777" w:rsidR="00F550E5" w:rsidRPr="00AC7387" w:rsidRDefault="00F550E5" w:rsidP="00203EEB">
            <w:pPr>
              <w:rPr>
                <w:rFonts w:asciiTheme="minorHAnsi" w:hAnsiTheme="minorHAnsi"/>
              </w:rPr>
            </w:pPr>
            <w:r w:rsidRPr="00AC7387">
              <w:rPr>
                <w:rFonts w:asciiTheme="minorHAnsi" w:hAnsiTheme="minorHAnsi"/>
                <w:b/>
                <w:bCs/>
                <w:color w:val="000000" w:themeColor="text1"/>
                <w:sz w:val="20"/>
                <w:szCs w:val="20"/>
              </w:rPr>
              <w:t>Owner</w:t>
            </w:r>
          </w:p>
        </w:tc>
      </w:tr>
      <w:tr w:rsidR="00F550E5" w:rsidRPr="00AC7387" w14:paraId="691177CE" w14:textId="77777777" w:rsidTr="00045AFE">
        <w:tc>
          <w:tcPr>
            <w:tcW w:w="988" w:type="dxa"/>
            <w:tcMar>
              <w:top w:w="70" w:type="dxa"/>
              <w:left w:w="100" w:type="dxa"/>
              <w:bottom w:w="70" w:type="dxa"/>
              <w:right w:w="100" w:type="dxa"/>
            </w:tcMar>
            <w:vAlign w:val="center"/>
          </w:tcPr>
          <w:p w14:paraId="7258AEE3" w14:textId="77777777" w:rsidR="00F550E5" w:rsidRPr="00AC7387" w:rsidRDefault="00F550E5" w:rsidP="00203EEB">
            <w:pPr>
              <w:rPr>
                <w:rFonts w:asciiTheme="minorHAnsi" w:hAnsiTheme="minorHAnsi"/>
              </w:rPr>
            </w:pPr>
            <w:r w:rsidRPr="00AC7387">
              <w:rPr>
                <w:rFonts w:asciiTheme="minorHAnsi" w:hAnsiTheme="minorHAnsi"/>
                <w:sz w:val="20"/>
                <w:szCs w:val="20"/>
              </w:rPr>
              <w:t>D.01</w:t>
            </w:r>
          </w:p>
        </w:tc>
        <w:tc>
          <w:tcPr>
            <w:tcW w:w="5212" w:type="dxa"/>
            <w:tcMar>
              <w:top w:w="70" w:type="dxa"/>
              <w:left w:w="100" w:type="dxa"/>
              <w:bottom w:w="70" w:type="dxa"/>
              <w:right w:w="100" w:type="dxa"/>
            </w:tcMar>
            <w:vAlign w:val="center"/>
          </w:tcPr>
          <w:p w14:paraId="4F3A1EF1" w14:textId="77777777" w:rsidR="00F550E5" w:rsidRPr="00AC7387" w:rsidRDefault="00F550E5" w:rsidP="00203EEB">
            <w:pPr>
              <w:rPr>
                <w:rFonts w:asciiTheme="minorHAnsi" w:hAnsiTheme="minorHAnsi"/>
              </w:rPr>
            </w:pPr>
            <w:r w:rsidRPr="00AC7387">
              <w:rPr>
                <w:rFonts w:asciiTheme="minorHAnsi" w:hAnsiTheme="minorHAnsi"/>
                <w:sz w:val="20"/>
                <w:szCs w:val="20"/>
              </w:rPr>
              <w:t>Entra ID app registrations provisioned before build</w:t>
            </w:r>
          </w:p>
        </w:tc>
        <w:tc>
          <w:tcPr>
            <w:tcW w:w="3100" w:type="dxa"/>
            <w:tcMar>
              <w:top w:w="70" w:type="dxa"/>
              <w:left w:w="100" w:type="dxa"/>
              <w:bottom w:w="70" w:type="dxa"/>
              <w:right w:w="100" w:type="dxa"/>
            </w:tcMar>
            <w:vAlign w:val="center"/>
          </w:tcPr>
          <w:p w14:paraId="03C1F3B9" w14:textId="6C4F00FD" w:rsidR="00F550E5" w:rsidRPr="00AC7387" w:rsidRDefault="003155F9" w:rsidP="00203EEB">
            <w:pPr>
              <w:rPr>
                <w:rFonts w:asciiTheme="minorHAnsi" w:hAnsiTheme="minorHAnsi"/>
                <w:sz w:val="20"/>
                <w:szCs w:val="20"/>
              </w:rPr>
            </w:pPr>
            <w:r w:rsidRPr="00AC7387">
              <w:rPr>
                <w:rFonts w:asciiTheme="minorHAnsi" w:hAnsiTheme="minorHAnsi"/>
                <w:sz w:val="20"/>
                <w:szCs w:val="20"/>
              </w:rPr>
              <w:t>M365</w:t>
            </w:r>
            <w:r w:rsidR="00F550E5" w:rsidRPr="00AC7387">
              <w:rPr>
                <w:rFonts w:asciiTheme="minorHAnsi" w:hAnsiTheme="minorHAnsi"/>
                <w:sz w:val="20"/>
                <w:szCs w:val="20"/>
              </w:rPr>
              <w:t xml:space="preserve"> Team</w:t>
            </w:r>
          </w:p>
          <w:p w14:paraId="42AFB076" w14:textId="77777777" w:rsidR="00F550E5" w:rsidRPr="00AC7387" w:rsidRDefault="00F550E5" w:rsidP="00203EEB">
            <w:pPr>
              <w:rPr>
                <w:rFonts w:asciiTheme="minorHAnsi" w:hAnsiTheme="minorHAnsi"/>
              </w:rPr>
            </w:pPr>
          </w:p>
        </w:tc>
      </w:tr>
    </w:tbl>
    <w:p w14:paraId="53999167" w14:textId="541FA679" w:rsidR="00F550E5" w:rsidRPr="00AC7387" w:rsidRDefault="00F550E5" w:rsidP="00C37215">
      <w:pPr>
        <w:pStyle w:val="Heading1"/>
        <w:pageBreakBefore/>
        <w:numPr>
          <w:ilvl w:val="0"/>
          <w:numId w:val="2"/>
        </w:numPr>
        <w:spacing w:after="0"/>
        <w:ind w:left="431" w:hanging="431"/>
        <w:rPr>
          <w:rFonts w:asciiTheme="minorHAnsi" w:eastAsiaTheme="minorHAnsi" w:hAnsiTheme="minorHAnsi" w:cstheme="minorBidi"/>
          <w:b w:val="0"/>
          <w:bCs w:val="0"/>
          <w:color w:val="000000" w:themeColor="text1" w:themeShade="80"/>
          <w:szCs w:val="20"/>
          <w:lang w:eastAsia="en-US"/>
        </w:rPr>
      </w:pPr>
      <w:bookmarkStart w:id="368" w:name="_Toc242720042"/>
      <w:r w:rsidRPr="00AC7387">
        <w:rPr>
          <w:rFonts w:asciiTheme="minorHAnsi" w:eastAsiaTheme="minorHAnsi" w:hAnsiTheme="minorHAnsi" w:cstheme="minorBidi"/>
          <w:b w:val="0"/>
          <w:bCs w:val="0"/>
          <w:color w:val="000000" w:themeColor="text1" w:themeShade="80"/>
          <w:szCs w:val="20"/>
          <w:lang w:eastAsia="en-US"/>
        </w:rPr>
        <w:t>Appendices</w:t>
      </w:r>
      <w:bookmarkEnd w:id="368"/>
    </w:p>
    <w:p w14:paraId="5CB2F28A" w14:textId="248D6543" w:rsidR="00F550E5" w:rsidRPr="00AC7387" w:rsidRDefault="004B51B6"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69" w:name="_Toc242720043"/>
      <w:r w:rsidRPr="00AC7387">
        <w:rPr>
          <w:rFonts w:asciiTheme="minorHAnsi" w:eastAsia="Times New Roman" w:hAnsiTheme="minorHAnsi" w:cs="Times New Roman"/>
          <w:b w:val="0"/>
          <w:color w:val="132040" w:themeColor="accent1" w:themeShade="BF"/>
          <w:sz w:val="24"/>
          <w:szCs w:val="26"/>
          <w:lang w:eastAsia="en-US"/>
        </w:rPr>
        <w:t>Microsoft WAF Alignment</w:t>
      </w:r>
      <w:bookmarkEnd w:id="369"/>
    </w:p>
    <w:p w14:paraId="580F84B4" w14:textId="6AC1B26E" w:rsidR="00F550E5" w:rsidRPr="00AC7387" w:rsidRDefault="001E565B" w:rsidP="00F550E5">
      <w:pPr>
        <w:spacing w:after="160"/>
        <w:rPr>
          <w:rFonts w:asciiTheme="minorHAnsi" w:hAnsiTheme="minorHAnsi"/>
          <w:sz w:val="20"/>
          <w:szCs w:val="20"/>
        </w:rPr>
      </w:pPr>
      <w:r w:rsidRPr="00AC7387">
        <w:rPr>
          <w:rFonts w:asciiTheme="minorHAnsi" w:hAnsiTheme="minorHAnsi"/>
          <w:sz w:val="20"/>
          <w:szCs w:val="20"/>
        </w:rPr>
        <w:t>This design has been benchmarked against Microsoft's Azure Well-Architected Framework guidance for Azure API Management. The table below summarises how the proposed architecture aligns with the five Well-Architected Framework pillars.</w:t>
      </w:r>
    </w:p>
    <w:tbl>
      <w:tblPr>
        <w:tblStyle w:val="TableGrid"/>
        <w:tblW w:w="0" w:type="auto"/>
        <w:tblLook w:val="04A0" w:firstRow="1" w:lastRow="0" w:firstColumn="1" w:lastColumn="0" w:noHBand="0" w:noVBand="1"/>
      </w:tblPr>
      <w:tblGrid>
        <w:gridCol w:w="1975"/>
        <w:gridCol w:w="3453"/>
        <w:gridCol w:w="3588"/>
      </w:tblGrid>
      <w:tr w:rsidR="00F550E5" w:rsidRPr="00AC7387" w14:paraId="487DDC62" w14:textId="77777777" w:rsidTr="00A94241">
        <w:tc>
          <w:tcPr>
            <w:tcW w:w="1975" w:type="dxa"/>
            <w:tcBorders>
              <w:bottom w:val="single" w:sz="12" w:space="0" w:color="1A2B56" w:themeColor="accent1"/>
            </w:tcBorders>
            <w:shd w:val="clear" w:color="auto" w:fill="C1CDEC" w:themeFill="accent1" w:themeFillTint="33"/>
          </w:tcPr>
          <w:p w14:paraId="6662CECC" w14:textId="77777777" w:rsidR="00F550E5" w:rsidRPr="00AC7387" w:rsidRDefault="00F550E5" w:rsidP="00203EEB">
            <w:pPr>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WAF Pillar</w:t>
            </w:r>
          </w:p>
        </w:tc>
        <w:tc>
          <w:tcPr>
            <w:tcW w:w="3453" w:type="dxa"/>
            <w:tcBorders>
              <w:bottom w:val="single" w:sz="12" w:space="0" w:color="1A2B56" w:themeColor="accent1"/>
            </w:tcBorders>
            <w:shd w:val="clear" w:color="auto" w:fill="C1CDEC" w:themeFill="accent1" w:themeFillTint="33"/>
          </w:tcPr>
          <w:p w14:paraId="77A4470A" w14:textId="77777777" w:rsidR="00F550E5" w:rsidRPr="00AC7387" w:rsidRDefault="00F550E5" w:rsidP="00203EEB">
            <w:pPr>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Key Microsoft Recommendations</w:t>
            </w:r>
          </w:p>
        </w:tc>
        <w:tc>
          <w:tcPr>
            <w:tcW w:w="3588" w:type="dxa"/>
            <w:tcBorders>
              <w:bottom w:val="single" w:sz="12" w:space="0" w:color="1A2B56" w:themeColor="accent1"/>
            </w:tcBorders>
            <w:shd w:val="clear" w:color="auto" w:fill="C1CDEC" w:themeFill="accent1" w:themeFillTint="33"/>
          </w:tcPr>
          <w:p w14:paraId="74465027" w14:textId="77777777" w:rsidR="00F550E5" w:rsidRPr="00AC7387" w:rsidRDefault="00F550E5" w:rsidP="00203EEB">
            <w:pPr>
              <w:rPr>
                <w:rFonts w:asciiTheme="minorHAnsi" w:hAnsiTheme="minorHAnsi"/>
                <w:b/>
                <w:bCs/>
                <w:kern w:val="0"/>
                <w:sz w:val="20"/>
                <w:szCs w:val="20"/>
                <w14:ligatures w14:val="none"/>
              </w:rPr>
            </w:pPr>
            <w:r w:rsidRPr="00AC7387">
              <w:rPr>
                <w:rFonts w:asciiTheme="minorHAnsi" w:hAnsiTheme="minorHAnsi"/>
                <w:b/>
                <w:bCs/>
                <w:kern w:val="0"/>
                <w:sz w:val="20"/>
                <w:szCs w:val="20"/>
                <w14:ligatures w14:val="none"/>
              </w:rPr>
              <w:t>How This APIM Design Addresses It</w:t>
            </w:r>
          </w:p>
        </w:tc>
      </w:tr>
      <w:tr w:rsidR="00A94241" w:rsidRPr="00AC7387" w14:paraId="79C2F26B" w14:textId="77777777" w:rsidTr="00A94241">
        <w:tc>
          <w:tcPr>
            <w:tcW w:w="1975" w:type="dxa"/>
            <w:tcBorders>
              <w:top w:val="single" w:sz="12" w:space="0" w:color="1A2B56" w:themeColor="accent1"/>
            </w:tcBorders>
            <w:vAlign w:val="center"/>
          </w:tcPr>
          <w:p w14:paraId="1F7C6AF4" w14:textId="2AB5E620"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Reliability</w:t>
            </w:r>
          </w:p>
        </w:tc>
        <w:tc>
          <w:tcPr>
            <w:tcW w:w="3453" w:type="dxa"/>
            <w:tcBorders>
              <w:top w:val="single" w:sz="12" w:space="0" w:color="1A2B56" w:themeColor="accent1"/>
            </w:tcBorders>
            <w:vAlign w:val="center"/>
          </w:tcPr>
          <w:p w14:paraId="031FD3D5" w14:textId="778948BE"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Zone redundancy, autoscaling, regional resilience, policy validation, reliability metrics and configuration recovery.</w:t>
            </w:r>
          </w:p>
        </w:tc>
        <w:tc>
          <w:tcPr>
            <w:tcW w:w="3588" w:type="dxa"/>
            <w:tcBorders>
              <w:top w:val="single" w:sz="12" w:space="0" w:color="1A2B56" w:themeColor="accent1"/>
            </w:tcBorders>
            <w:vAlign w:val="center"/>
          </w:tcPr>
          <w:p w14:paraId="770E46E7" w14:textId="0D47A8D2"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APIM Premium v2 is deployed across multiple Availability Zones within a single region (Silver Resilience Tier). Zone redundancy provides protection against zonal failures, while APIOps configuration-as-code supports rapid environment recovery and rebuild.</w:t>
            </w:r>
          </w:p>
        </w:tc>
      </w:tr>
      <w:tr w:rsidR="00A94241" w:rsidRPr="00AC7387" w14:paraId="026805CA" w14:textId="77777777" w:rsidTr="00A94241">
        <w:tc>
          <w:tcPr>
            <w:tcW w:w="1975" w:type="dxa"/>
            <w:vAlign w:val="center"/>
          </w:tcPr>
          <w:p w14:paraId="46DAF65F" w14:textId="3386E786"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Security</w:t>
            </w:r>
          </w:p>
        </w:tc>
        <w:tc>
          <w:tcPr>
            <w:tcW w:w="3453" w:type="dxa"/>
            <w:vAlign w:val="center"/>
          </w:tcPr>
          <w:p w14:paraId="592A6BF5" w14:textId="3FCD75E5"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Strong identity controls, TLS enforcement, Key Vault integration, network isolation, OAuth 2.0, Managed Identity, edge protection and restricted diagnostics.</w:t>
            </w:r>
          </w:p>
        </w:tc>
        <w:tc>
          <w:tcPr>
            <w:tcW w:w="3588" w:type="dxa"/>
            <w:vAlign w:val="center"/>
          </w:tcPr>
          <w:p w14:paraId="4B7C80DA" w14:textId="0CC631C8"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Microsoft Entra ID OAuth 2.0 with JWT validation, TLS 1.2+ minimum, Key Vault-backed Named Values, Azure Front Door WAF protection, Managed Identity for backend access, Private Endpoints and restricted verbose tracing outside non-production environments.</w:t>
            </w:r>
          </w:p>
        </w:tc>
      </w:tr>
      <w:tr w:rsidR="00A94241" w:rsidRPr="00AC7387" w14:paraId="34A1EC09" w14:textId="77777777" w:rsidTr="00A94241">
        <w:tc>
          <w:tcPr>
            <w:tcW w:w="1975" w:type="dxa"/>
            <w:vAlign w:val="center"/>
          </w:tcPr>
          <w:p w14:paraId="6BB2BAA5" w14:textId="39792CCA"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Cost Optimisation</w:t>
            </w:r>
          </w:p>
        </w:tc>
        <w:tc>
          <w:tcPr>
            <w:tcW w:w="3453" w:type="dxa"/>
            <w:vAlign w:val="center"/>
          </w:tcPr>
          <w:p w14:paraId="42AF48D9" w14:textId="491055DB"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Appropriate service-tier selection, autoscaling, edge filtering, efficient policy execution and controlled observability costs.</w:t>
            </w:r>
          </w:p>
        </w:tc>
        <w:tc>
          <w:tcPr>
            <w:tcW w:w="3588" w:type="dxa"/>
            <w:vAlign w:val="center"/>
          </w:tcPr>
          <w:p w14:paraId="598A95CE" w14:textId="17E2CB2A"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Four-environment model with Developer tier for Dev and SIT, and Premium v2 for UAT and Production. Azure Front Door WAF and edge filtering reduce unnecessary traffic reaching the gateway, while telemetry and scaling are managed according to demand.</w:t>
            </w:r>
          </w:p>
        </w:tc>
      </w:tr>
      <w:tr w:rsidR="00A94241" w:rsidRPr="00AC7387" w14:paraId="5319BD6A" w14:textId="77777777" w:rsidTr="00A94241">
        <w:tc>
          <w:tcPr>
            <w:tcW w:w="1975" w:type="dxa"/>
            <w:vAlign w:val="center"/>
          </w:tcPr>
          <w:p w14:paraId="42E8D3D6" w14:textId="687A298E"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Operational Excellence</w:t>
            </w:r>
          </w:p>
        </w:tc>
        <w:tc>
          <w:tcPr>
            <w:tcW w:w="3453" w:type="dxa"/>
            <w:vAlign w:val="center"/>
          </w:tcPr>
          <w:p w14:paraId="791385EA" w14:textId="69A03741"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Centralised monitoring, APIOps workflows, automation, governance controls and standardised deployment processes.</w:t>
            </w:r>
          </w:p>
        </w:tc>
        <w:tc>
          <w:tcPr>
            <w:tcW w:w="3588" w:type="dxa"/>
            <w:vAlign w:val="center"/>
          </w:tcPr>
          <w:p w14:paraId="7D0565A7" w14:textId="307D1254"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Azure Monitor, Log Analytics and Application Insights provide platform observability. APIOps CI/CD pipelines, infrastructure as code, standardised onboarding processes and automated deployments support operational consistency and governance.</w:t>
            </w:r>
          </w:p>
        </w:tc>
      </w:tr>
      <w:tr w:rsidR="00A94241" w:rsidRPr="00AC7387" w14:paraId="1278B658" w14:textId="77777777" w:rsidTr="00A94241">
        <w:tc>
          <w:tcPr>
            <w:tcW w:w="1975" w:type="dxa"/>
            <w:vAlign w:val="center"/>
          </w:tcPr>
          <w:p w14:paraId="1D846E31" w14:textId="1097C52F"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Performance Efficiency</w:t>
            </w:r>
          </w:p>
        </w:tc>
        <w:tc>
          <w:tcPr>
            <w:tcW w:w="3453" w:type="dxa"/>
            <w:vAlign w:val="center"/>
          </w:tcPr>
          <w:p w14:paraId="7C8409BD" w14:textId="6C61F9CF"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Dynamic scaling, efficient policy execution, performance monitoring, telemetry optimisation and capacity planning.</w:t>
            </w:r>
          </w:p>
        </w:tc>
        <w:tc>
          <w:tcPr>
            <w:tcW w:w="3588" w:type="dxa"/>
            <w:vAlign w:val="center"/>
          </w:tcPr>
          <w:p w14:paraId="7076A3D9" w14:textId="34E7B234" w:rsidR="00A94241" w:rsidRPr="00AC7387" w:rsidRDefault="00A94241" w:rsidP="00A94241">
            <w:pPr>
              <w:spacing w:after="140"/>
              <w:rPr>
                <w:rFonts w:asciiTheme="minorHAnsi" w:hAnsiTheme="minorHAnsi"/>
                <w:kern w:val="0"/>
                <w:sz w:val="20"/>
                <w:szCs w:val="20"/>
                <w14:ligatures w14:val="none"/>
              </w:rPr>
            </w:pPr>
            <w:r w:rsidRPr="00AC7387">
              <w:rPr>
                <w:rFonts w:asciiTheme="minorHAnsi" w:hAnsiTheme="minorHAnsi"/>
                <w:sz w:val="20"/>
                <w:szCs w:val="20"/>
              </w:rPr>
              <w:t>Capacity scales through APIM Premium v2 units, supported by performance monitoring, capacity alerting, policy optimisation and production telemetry sampling to minimise overhead while maintaining visibility.</w:t>
            </w:r>
          </w:p>
        </w:tc>
      </w:tr>
    </w:tbl>
    <w:p w14:paraId="3A6C2743" w14:textId="77777777" w:rsidR="007B3476" w:rsidRPr="00AC7387" w:rsidRDefault="007B3476" w:rsidP="00F550E5">
      <w:pPr>
        <w:spacing w:after="160"/>
        <w:rPr>
          <w:rFonts w:asciiTheme="minorHAnsi" w:hAnsiTheme="minorHAnsi"/>
          <w:sz w:val="20"/>
          <w:szCs w:val="20"/>
        </w:rPr>
      </w:pPr>
    </w:p>
    <w:p w14:paraId="7F50A4F0" w14:textId="77777777" w:rsidR="00290610" w:rsidRPr="00AC7387" w:rsidRDefault="00290610" w:rsidP="00F550E5">
      <w:pPr>
        <w:spacing w:after="160"/>
        <w:rPr>
          <w:rFonts w:asciiTheme="minorHAnsi" w:hAnsiTheme="minorHAnsi"/>
          <w:sz w:val="20"/>
          <w:szCs w:val="20"/>
        </w:rPr>
      </w:pPr>
    </w:p>
    <w:p w14:paraId="1A509FF6" w14:textId="77777777" w:rsidR="00290610" w:rsidRPr="00AC7387" w:rsidRDefault="00290610" w:rsidP="00F550E5">
      <w:pPr>
        <w:spacing w:after="160"/>
        <w:rPr>
          <w:rFonts w:asciiTheme="minorHAnsi" w:hAnsiTheme="minorHAnsi"/>
          <w:sz w:val="20"/>
          <w:szCs w:val="20"/>
        </w:rPr>
      </w:pPr>
    </w:p>
    <w:p w14:paraId="571E36FA" w14:textId="77777777" w:rsidR="00290610" w:rsidRPr="00AC7387" w:rsidRDefault="00290610" w:rsidP="00F550E5">
      <w:pPr>
        <w:spacing w:after="160"/>
        <w:rPr>
          <w:rFonts w:asciiTheme="minorHAnsi" w:hAnsiTheme="minorHAnsi"/>
          <w:sz w:val="20"/>
          <w:szCs w:val="20"/>
        </w:rPr>
      </w:pPr>
    </w:p>
    <w:p w14:paraId="3EEA28C4" w14:textId="77777777" w:rsidR="00290610" w:rsidRPr="00AC7387" w:rsidRDefault="00290610" w:rsidP="00F550E5">
      <w:pPr>
        <w:spacing w:after="160"/>
        <w:rPr>
          <w:rFonts w:asciiTheme="minorHAnsi" w:hAnsiTheme="minorHAnsi"/>
          <w:sz w:val="20"/>
          <w:szCs w:val="20"/>
        </w:rPr>
      </w:pPr>
    </w:p>
    <w:p w14:paraId="227B3A5C" w14:textId="4781E701" w:rsidR="00EC2D87" w:rsidRPr="00AC7387" w:rsidRDefault="00EC2D87" w:rsidP="001960EF">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70" w:name="_Toc242720044"/>
      <w:r w:rsidRPr="00AC7387">
        <w:rPr>
          <w:rFonts w:asciiTheme="minorHAnsi" w:eastAsia="Times New Roman" w:hAnsiTheme="minorHAnsi" w:cs="Times New Roman"/>
          <w:b w:val="0"/>
          <w:color w:val="132040" w:themeColor="accent1" w:themeShade="BF"/>
          <w:sz w:val="24"/>
          <w:szCs w:val="26"/>
          <w:lang w:eastAsia="en-US"/>
        </w:rPr>
        <w:t>Architecture Decisions Explained</w:t>
      </w:r>
      <w:bookmarkEnd w:id="370"/>
    </w:p>
    <w:p w14:paraId="204FAB86" w14:textId="20ED7550" w:rsidR="00940A1B" w:rsidRPr="00D560B3" w:rsidRDefault="00921120" w:rsidP="004E7956">
      <w:pPr>
        <w:pStyle w:val="Heading3"/>
        <w:rPr>
          <w:rFonts w:eastAsia="Times New Roman" w:cs="Times New Roman"/>
          <w:b w:val="0"/>
          <w:color w:val="132040" w:themeColor="accent1" w:themeShade="BF"/>
          <w:sz w:val="24"/>
          <w:szCs w:val="26"/>
          <w:lang w:eastAsia="en-US"/>
        </w:rPr>
      </w:pPr>
      <w:bookmarkStart w:id="371" w:name="_Edge_Service_Components"/>
      <w:bookmarkStart w:id="372" w:name="_Toc242720045"/>
      <w:bookmarkEnd w:id="371"/>
      <w:r>
        <w:rPr>
          <w:rFonts w:eastAsia="Times New Roman" w:cs="Times New Roman"/>
          <w:b w:val="0"/>
          <w:color w:val="132040" w:themeColor="accent1" w:themeShade="BF"/>
          <w:sz w:val="24"/>
          <w:szCs w:val="26"/>
          <w:lang w:eastAsia="en-US"/>
        </w:rPr>
        <w:t>19</w:t>
      </w:r>
      <w:r w:rsidR="00E87F15">
        <w:rPr>
          <w:rFonts w:eastAsia="Times New Roman" w:cs="Times New Roman"/>
          <w:b w:val="0"/>
          <w:color w:val="132040" w:themeColor="accent1" w:themeShade="BF"/>
          <w:sz w:val="24"/>
          <w:szCs w:val="26"/>
          <w:lang w:eastAsia="en-US"/>
        </w:rPr>
        <w:t>.2.1</w:t>
      </w:r>
      <w:r w:rsidR="00404D36">
        <w:rPr>
          <w:rFonts w:eastAsia="Times New Roman" w:cs="Times New Roman"/>
          <w:b w:val="0"/>
          <w:color w:val="132040" w:themeColor="accent1" w:themeShade="BF"/>
          <w:sz w:val="24"/>
          <w:szCs w:val="26"/>
          <w:lang w:eastAsia="en-US"/>
        </w:rPr>
        <w:t>.</w:t>
      </w:r>
      <w:r w:rsidR="00E87F15">
        <w:rPr>
          <w:rFonts w:eastAsia="Times New Roman" w:cs="Times New Roman"/>
          <w:b w:val="0"/>
          <w:color w:val="132040" w:themeColor="accent1" w:themeShade="BF"/>
          <w:sz w:val="24"/>
          <w:szCs w:val="26"/>
          <w:lang w:eastAsia="en-US"/>
        </w:rPr>
        <w:t xml:space="preserve"> </w:t>
      </w:r>
      <w:r w:rsidR="00E96ADA" w:rsidRPr="00AC7387">
        <w:rPr>
          <w:rFonts w:eastAsia="Times New Roman" w:cs="Times New Roman"/>
          <w:b w:val="0"/>
          <w:color w:val="132040" w:themeColor="accent1" w:themeShade="BF"/>
          <w:sz w:val="24"/>
          <w:szCs w:val="26"/>
          <w:lang w:eastAsia="en-US"/>
        </w:rPr>
        <w:t>Edge Service Components (ADR-01)</w:t>
      </w:r>
      <w:bookmarkEnd w:id="372"/>
    </w:p>
    <w:p w14:paraId="370A0474" w14:textId="48F61B03" w:rsidR="00E147BE" w:rsidRPr="00AC7387" w:rsidRDefault="00F550E5" w:rsidP="009C170A">
      <w:pPr>
        <w:tabs>
          <w:tab w:val="left" w:pos="5387"/>
        </w:tabs>
        <w:spacing w:after="140"/>
        <w:rPr>
          <w:rFonts w:asciiTheme="minorHAnsi" w:hAnsiTheme="minorHAnsi"/>
          <w:sz w:val="20"/>
          <w:szCs w:val="20"/>
        </w:rPr>
      </w:pPr>
      <w:r w:rsidRPr="00AC7387">
        <w:rPr>
          <w:rFonts w:asciiTheme="minorHAnsi" w:hAnsiTheme="minorHAnsi"/>
          <w:sz w:val="20"/>
          <w:szCs w:val="20"/>
        </w:rPr>
        <w:t>The table below shows how each edge gateway option aligns with the defined requirements, providing the basis for selecting the preferred edge gateway service.</w:t>
      </w:r>
    </w:p>
    <w:tbl>
      <w:tblPr>
        <w:tblStyle w:val="TableGrid"/>
        <w:tblW w:w="0" w:type="auto"/>
        <w:tblLook w:val="04A0" w:firstRow="1" w:lastRow="0" w:firstColumn="1" w:lastColumn="0" w:noHBand="0" w:noVBand="1"/>
      </w:tblPr>
      <w:tblGrid>
        <w:gridCol w:w="1237"/>
        <w:gridCol w:w="1432"/>
        <w:gridCol w:w="2220"/>
        <w:gridCol w:w="1316"/>
        <w:gridCol w:w="1225"/>
        <w:gridCol w:w="1586"/>
      </w:tblGrid>
      <w:tr w:rsidR="00CB0A37" w:rsidRPr="00AC7387" w14:paraId="33467BE3" w14:textId="77777777" w:rsidTr="008104AA">
        <w:tc>
          <w:tcPr>
            <w:tcW w:w="1241" w:type="dxa"/>
            <w:tcBorders>
              <w:bottom w:val="single" w:sz="12" w:space="0" w:color="1A2B56" w:themeColor="accent1"/>
            </w:tcBorders>
            <w:shd w:val="clear" w:color="auto" w:fill="C1CDEC" w:themeFill="accent1" w:themeFillTint="33"/>
            <w:hideMark/>
          </w:tcPr>
          <w:p w14:paraId="3EB0B983" w14:textId="77777777" w:rsidR="00CB0A37" w:rsidRPr="00AC7387" w:rsidRDefault="00CB0A37" w:rsidP="009C170A">
            <w:pPr>
              <w:spacing w:after="140"/>
              <w:rPr>
                <w:rFonts w:asciiTheme="minorHAnsi" w:hAnsiTheme="minorHAnsi"/>
                <w:b/>
                <w:bCs/>
                <w:sz w:val="20"/>
                <w:szCs w:val="20"/>
              </w:rPr>
            </w:pPr>
            <w:r w:rsidRPr="00AC7387">
              <w:rPr>
                <w:rFonts w:asciiTheme="minorHAnsi" w:hAnsiTheme="minorHAnsi"/>
                <w:b/>
                <w:bCs/>
                <w:sz w:val="20"/>
                <w:szCs w:val="20"/>
              </w:rPr>
              <w:t>Option</w:t>
            </w:r>
          </w:p>
        </w:tc>
        <w:tc>
          <w:tcPr>
            <w:tcW w:w="1432" w:type="dxa"/>
            <w:tcBorders>
              <w:bottom w:val="single" w:sz="12" w:space="0" w:color="1A2B56" w:themeColor="accent1"/>
            </w:tcBorders>
            <w:shd w:val="clear" w:color="auto" w:fill="C1CDEC" w:themeFill="accent1" w:themeFillTint="33"/>
            <w:hideMark/>
          </w:tcPr>
          <w:p w14:paraId="1CC9B7C6" w14:textId="77777777" w:rsidR="00CB0A37" w:rsidRPr="00AC7387" w:rsidRDefault="00CB0A37" w:rsidP="009C170A">
            <w:pPr>
              <w:spacing w:after="140"/>
              <w:rPr>
                <w:rFonts w:asciiTheme="minorHAnsi" w:hAnsiTheme="minorHAnsi"/>
                <w:b/>
                <w:bCs/>
                <w:sz w:val="20"/>
                <w:szCs w:val="20"/>
              </w:rPr>
            </w:pPr>
            <w:r w:rsidRPr="00AC7387">
              <w:rPr>
                <w:rFonts w:asciiTheme="minorHAnsi" w:hAnsiTheme="minorHAnsi"/>
                <w:b/>
                <w:bCs/>
                <w:sz w:val="20"/>
                <w:szCs w:val="20"/>
              </w:rPr>
              <w:t>Architectural Intent</w:t>
            </w:r>
          </w:p>
        </w:tc>
        <w:tc>
          <w:tcPr>
            <w:tcW w:w="2284" w:type="dxa"/>
            <w:tcBorders>
              <w:bottom w:val="single" w:sz="12" w:space="0" w:color="1A2B56" w:themeColor="accent1"/>
            </w:tcBorders>
            <w:shd w:val="clear" w:color="auto" w:fill="C1CDEC" w:themeFill="accent1" w:themeFillTint="33"/>
            <w:hideMark/>
          </w:tcPr>
          <w:p w14:paraId="019BF0F7" w14:textId="77777777" w:rsidR="00CB0A37" w:rsidRPr="00AC7387" w:rsidRDefault="00CB0A37" w:rsidP="009C170A">
            <w:pPr>
              <w:spacing w:after="140"/>
              <w:rPr>
                <w:rFonts w:asciiTheme="minorHAnsi" w:hAnsiTheme="minorHAnsi"/>
                <w:b/>
                <w:bCs/>
                <w:sz w:val="20"/>
                <w:szCs w:val="20"/>
              </w:rPr>
            </w:pPr>
            <w:r w:rsidRPr="00AC7387">
              <w:rPr>
                <w:rFonts w:asciiTheme="minorHAnsi" w:hAnsiTheme="minorHAnsi"/>
                <w:b/>
                <w:bCs/>
                <w:sz w:val="20"/>
                <w:szCs w:val="20"/>
              </w:rPr>
              <w:t>Requirements Alignment</w:t>
            </w:r>
          </w:p>
        </w:tc>
        <w:tc>
          <w:tcPr>
            <w:tcW w:w="1316" w:type="dxa"/>
            <w:tcBorders>
              <w:bottom w:val="single" w:sz="12" w:space="0" w:color="1A2B56" w:themeColor="accent1"/>
            </w:tcBorders>
            <w:shd w:val="clear" w:color="auto" w:fill="C1CDEC" w:themeFill="accent1" w:themeFillTint="33"/>
            <w:hideMark/>
          </w:tcPr>
          <w:p w14:paraId="5677D286" w14:textId="77777777" w:rsidR="00CB0A37" w:rsidRPr="00AC7387" w:rsidRDefault="00CB0A37" w:rsidP="009C170A">
            <w:pPr>
              <w:spacing w:after="140"/>
              <w:rPr>
                <w:rFonts w:asciiTheme="minorHAnsi" w:hAnsiTheme="minorHAnsi"/>
                <w:b/>
                <w:bCs/>
                <w:sz w:val="20"/>
                <w:szCs w:val="20"/>
              </w:rPr>
            </w:pPr>
            <w:r w:rsidRPr="00AC7387">
              <w:rPr>
                <w:rFonts w:asciiTheme="minorHAnsi" w:hAnsiTheme="minorHAnsi"/>
                <w:b/>
                <w:bCs/>
                <w:sz w:val="20"/>
                <w:szCs w:val="20"/>
              </w:rPr>
              <w:t>Operational Complexity</w:t>
            </w:r>
          </w:p>
        </w:tc>
        <w:tc>
          <w:tcPr>
            <w:tcW w:w="1235" w:type="dxa"/>
            <w:tcBorders>
              <w:bottom w:val="single" w:sz="12" w:space="0" w:color="1A2B56" w:themeColor="accent1"/>
            </w:tcBorders>
            <w:shd w:val="clear" w:color="auto" w:fill="C1CDEC" w:themeFill="accent1" w:themeFillTint="33"/>
            <w:hideMark/>
          </w:tcPr>
          <w:p w14:paraId="4DD4519F" w14:textId="77777777" w:rsidR="00CB0A37" w:rsidRPr="00AC7387" w:rsidRDefault="00CB0A37" w:rsidP="009C170A">
            <w:pPr>
              <w:spacing w:after="140"/>
              <w:rPr>
                <w:rFonts w:asciiTheme="minorHAnsi" w:hAnsiTheme="minorHAnsi"/>
                <w:b/>
                <w:bCs/>
                <w:sz w:val="20"/>
                <w:szCs w:val="20"/>
              </w:rPr>
            </w:pPr>
            <w:r w:rsidRPr="00AC7387">
              <w:rPr>
                <w:rFonts w:asciiTheme="minorHAnsi" w:hAnsiTheme="minorHAnsi"/>
                <w:b/>
                <w:bCs/>
                <w:sz w:val="20"/>
                <w:szCs w:val="20"/>
              </w:rPr>
              <w:t>Indicative Monthly Cost*</w:t>
            </w:r>
          </w:p>
        </w:tc>
        <w:tc>
          <w:tcPr>
            <w:tcW w:w="1508" w:type="dxa"/>
            <w:tcBorders>
              <w:bottom w:val="single" w:sz="12" w:space="0" w:color="1A2B56" w:themeColor="accent1"/>
            </w:tcBorders>
            <w:shd w:val="clear" w:color="auto" w:fill="C1CDEC" w:themeFill="accent1" w:themeFillTint="33"/>
            <w:hideMark/>
          </w:tcPr>
          <w:p w14:paraId="654C1820" w14:textId="77777777" w:rsidR="00CB0A37" w:rsidRPr="00AC7387" w:rsidRDefault="00CB0A37" w:rsidP="009C170A">
            <w:pPr>
              <w:spacing w:after="140"/>
              <w:rPr>
                <w:rFonts w:asciiTheme="minorHAnsi" w:hAnsiTheme="minorHAnsi"/>
                <w:b/>
                <w:bCs/>
                <w:sz w:val="20"/>
                <w:szCs w:val="20"/>
              </w:rPr>
            </w:pPr>
            <w:r w:rsidRPr="00AC7387">
              <w:rPr>
                <w:rFonts w:asciiTheme="minorHAnsi" w:hAnsiTheme="minorHAnsi"/>
                <w:b/>
                <w:bCs/>
                <w:sz w:val="20"/>
                <w:szCs w:val="20"/>
              </w:rPr>
              <w:t>Recommended</w:t>
            </w:r>
          </w:p>
        </w:tc>
      </w:tr>
      <w:tr w:rsidR="00CB0A37" w:rsidRPr="00AC7387" w14:paraId="2182705B" w14:textId="77777777" w:rsidTr="008104AA">
        <w:tc>
          <w:tcPr>
            <w:tcW w:w="1241" w:type="dxa"/>
            <w:tcBorders>
              <w:top w:val="single" w:sz="12" w:space="0" w:color="1A2B56" w:themeColor="accent1"/>
            </w:tcBorders>
            <w:hideMark/>
          </w:tcPr>
          <w:p w14:paraId="320B7B66"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Front Door Premium + WAF (Selected)</w:t>
            </w:r>
          </w:p>
        </w:tc>
        <w:tc>
          <w:tcPr>
            <w:tcW w:w="1432" w:type="dxa"/>
            <w:tcBorders>
              <w:top w:val="single" w:sz="12" w:space="0" w:color="1A2B56" w:themeColor="accent1"/>
            </w:tcBorders>
            <w:hideMark/>
          </w:tcPr>
          <w:p w14:paraId="7D89B9EA"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Global Edge, Multi-Region &amp; Unified Ingress</w:t>
            </w:r>
          </w:p>
        </w:tc>
        <w:tc>
          <w:tcPr>
            <w:tcW w:w="2284" w:type="dxa"/>
            <w:tcBorders>
              <w:top w:val="single" w:sz="12" w:space="0" w:color="1A2B56" w:themeColor="accent1"/>
            </w:tcBorders>
            <w:hideMark/>
          </w:tcPr>
          <w:p w14:paraId="27AE3940" w14:textId="14F0883B" w:rsidR="00CB0A37" w:rsidRPr="00AC7387" w:rsidRDefault="00E147BE"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 xml:space="preserve">Meets </w:t>
            </w:r>
            <w:r w:rsidR="00CB0A37" w:rsidRPr="00AC7387">
              <w:rPr>
                <w:rFonts w:asciiTheme="minorHAnsi" w:hAnsiTheme="minorHAnsi"/>
                <w:kern w:val="0"/>
                <w:sz w:val="20"/>
                <w:szCs w:val="20"/>
                <w14:ligatures w14:val="none"/>
              </w:rPr>
              <w:t>R1, R4, R5, R6, R7, R8, R11, R12</w:t>
            </w:r>
          </w:p>
        </w:tc>
        <w:tc>
          <w:tcPr>
            <w:tcW w:w="1316" w:type="dxa"/>
            <w:tcBorders>
              <w:top w:val="single" w:sz="12" w:space="0" w:color="1A2B56" w:themeColor="accent1"/>
            </w:tcBorders>
            <w:hideMark/>
          </w:tcPr>
          <w:p w14:paraId="61D70DCF"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Low</w:t>
            </w:r>
          </w:p>
        </w:tc>
        <w:tc>
          <w:tcPr>
            <w:tcW w:w="1235" w:type="dxa"/>
            <w:tcBorders>
              <w:top w:val="single" w:sz="12" w:space="0" w:color="1A2B56" w:themeColor="accent1"/>
            </w:tcBorders>
            <w:hideMark/>
          </w:tcPr>
          <w:p w14:paraId="1239BBEF" w14:textId="306E61BC"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w:t>
            </w:r>
            <w:r w:rsidR="009B7747" w:rsidRPr="00AC7387">
              <w:rPr>
                <w:rFonts w:asciiTheme="minorHAnsi" w:hAnsiTheme="minorHAnsi"/>
                <w:kern w:val="0"/>
                <w:sz w:val="20"/>
                <w:szCs w:val="20"/>
                <w14:ligatures w14:val="none"/>
              </w:rPr>
              <w:t>£255</w:t>
            </w:r>
          </w:p>
        </w:tc>
        <w:tc>
          <w:tcPr>
            <w:tcW w:w="1508" w:type="dxa"/>
            <w:tcBorders>
              <w:top w:val="single" w:sz="12" w:space="0" w:color="1A2B56" w:themeColor="accent1"/>
            </w:tcBorders>
            <w:hideMark/>
          </w:tcPr>
          <w:p w14:paraId="4BEB6B5B"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Yes</w:t>
            </w:r>
          </w:p>
        </w:tc>
      </w:tr>
      <w:tr w:rsidR="00CB0A37" w:rsidRPr="00AC7387" w14:paraId="28B52712" w14:textId="77777777" w:rsidTr="008104AA">
        <w:tc>
          <w:tcPr>
            <w:tcW w:w="1241" w:type="dxa"/>
            <w:hideMark/>
          </w:tcPr>
          <w:p w14:paraId="241D14EC"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Application Gateway v2 + WAF</w:t>
            </w:r>
          </w:p>
        </w:tc>
        <w:tc>
          <w:tcPr>
            <w:tcW w:w="1432" w:type="dxa"/>
            <w:hideMark/>
          </w:tcPr>
          <w:p w14:paraId="0AB86E9D"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Regional-Only Ingress &amp; Data Residency</w:t>
            </w:r>
          </w:p>
        </w:tc>
        <w:tc>
          <w:tcPr>
            <w:tcW w:w="2284" w:type="dxa"/>
            <w:hideMark/>
          </w:tcPr>
          <w:p w14:paraId="60783E72"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Partial alignment. Meets R5 and R6 but limited support for R1, R7, R8 and R11.</w:t>
            </w:r>
          </w:p>
        </w:tc>
        <w:tc>
          <w:tcPr>
            <w:tcW w:w="1316" w:type="dxa"/>
            <w:hideMark/>
          </w:tcPr>
          <w:p w14:paraId="00008B36"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Medium</w:t>
            </w:r>
          </w:p>
        </w:tc>
        <w:tc>
          <w:tcPr>
            <w:tcW w:w="1235" w:type="dxa"/>
            <w:hideMark/>
          </w:tcPr>
          <w:p w14:paraId="2FE94A65" w14:textId="48C7E3D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w:t>
            </w:r>
            <w:r w:rsidR="009B7747" w:rsidRPr="00AC7387">
              <w:rPr>
                <w:rFonts w:asciiTheme="minorHAnsi" w:hAnsiTheme="minorHAnsi"/>
                <w:kern w:val="0"/>
                <w:sz w:val="20"/>
                <w:szCs w:val="20"/>
                <w14:ligatures w14:val="none"/>
              </w:rPr>
              <w:t>£253</w:t>
            </w:r>
          </w:p>
        </w:tc>
        <w:tc>
          <w:tcPr>
            <w:tcW w:w="1508" w:type="dxa"/>
            <w:hideMark/>
          </w:tcPr>
          <w:p w14:paraId="23D7CBE0"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No</w:t>
            </w:r>
          </w:p>
        </w:tc>
      </w:tr>
      <w:tr w:rsidR="00CB0A37" w:rsidRPr="00AC7387" w14:paraId="2107A80A" w14:textId="77777777" w:rsidTr="008104AA">
        <w:tc>
          <w:tcPr>
            <w:tcW w:w="1241" w:type="dxa"/>
            <w:hideMark/>
          </w:tcPr>
          <w:p w14:paraId="48A89715"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Front Door Premium + Application Gateway v2 + WAF</w:t>
            </w:r>
          </w:p>
        </w:tc>
        <w:tc>
          <w:tcPr>
            <w:tcW w:w="1432" w:type="dxa"/>
            <w:hideMark/>
          </w:tcPr>
          <w:p w14:paraId="06B8EDA7"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N-Tier Ingress &amp; Defence-in-Depth</w:t>
            </w:r>
          </w:p>
        </w:tc>
        <w:tc>
          <w:tcPr>
            <w:tcW w:w="2284" w:type="dxa"/>
            <w:hideMark/>
          </w:tcPr>
          <w:p w14:paraId="7F81DE28" w14:textId="4B31BBC8" w:rsidR="00CB0A37" w:rsidRPr="00AC7387" w:rsidRDefault="004E0948" w:rsidP="009C170A">
            <w:pPr>
              <w:spacing w:after="140"/>
              <w:rPr>
                <w:rFonts w:asciiTheme="minorHAnsi" w:hAnsiTheme="minorHAnsi"/>
                <w:sz w:val="20"/>
                <w:szCs w:val="20"/>
              </w:rPr>
            </w:pPr>
            <w:r w:rsidRPr="00AC7387">
              <w:rPr>
                <w:rFonts w:asciiTheme="minorHAnsi" w:hAnsiTheme="minorHAnsi"/>
                <w:sz w:val="20"/>
                <w:szCs w:val="20"/>
              </w:rPr>
              <w:t xml:space="preserve">Meets all requirements but introduces additional infrastructure and operational overhead. </w:t>
            </w:r>
            <w:r w:rsidR="00D97717" w:rsidRPr="00AC7387">
              <w:rPr>
                <w:rFonts w:asciiTheme="minorHAnsi" w:hAnsiTheme="minorHAnsi"/>
                <w:sz w:val="20"/>
                <w:szCs w:val="20"/>
              </w:rPr>
              <w:t>Duplicating WAF, routing and certificate management increases complexity, slows troubleshooting and deployments, and requires additional Application Gateway instances in every region, driving linear growth in cost and management effort.</w:t>
            </w:r>
          </w:p>
        </w:tc>
        <w:tc>
          <w:tcPr>
            <w:tcW w:w="1316" w:type="dxa"/>
            <w:hideMark/>
          </w:tcPr>
          <w:p w14:paraId="3434911A"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High</w:t>
            </w:r>
          </w:p>
        </w:tc>
        <w:tc>
          <w:tcPr>
            <w:tcW w:w="1235" w:type="dxa"/>
            <w:hideMark/>
          </w:tcPr>
          <w:p w14:paraId="5FAF73ED" w14:textId="545B190D"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w:t>
            </w:r>
            <w:r w:rsidR="009B7747" w:rsidRPr="00AC7387">
              <w:rPr>
                <w:rFonts w:asciiTheme="minorHAnsi" w:hAnsiTheme="minorHAnsi"/>
                <w:kern w:val="0"/>
                <w:sz w:val="20"/>
                <w:szCs w:val="20"/>
                <w14:ligatures w14:val="none"/>
              </w:rPr>
              <w:t>£515</w:t>
            </w:r>
          </w:p>
        </w:tc>
        <w:tc>
          <w:tcPr>
            <w:tcW w:w="1508" w:type="dxa"/>
            <w:hideMark/>
          </w:tcPr>
          <w:p w14:paraId="68FF30FF"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No</w:t>
            </w:r>
          </w:p>
        </w:tc>
      </w:tr>
      <w:tr w:rsidR="00CB0A37" w:rsidRPr="00AC7387" w14:paraId="778804CF" w14:textId="77777777" w:rsidTr="008104AA">
        <w:tc>
          <w:tcPr>
            <w:tcW w:w="1241" w:type="dxa"/>
            <w:hideMark/>
          </w:tcPr>
          <w:p w14:paraId="3DC655B5" w14:textId="1A6ED3BF"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 xml:space="preserve">Direct APIM Ingress </w:t>
            </w:r>
            <w:r w:rsidR="009B3939" w:rsidRPr="00AC7387">
              <w:rPr>
                <w:rFonts w:asciiTheme="minorHAnsi" w:hAnsiTheme="minorHAnsi"/>
                <w:kern w:val="0"/>
                <w:sz w:val="20"/>
                <w:szCs w:val="20"/>
                <w14:ligatures w14:val="none"/>
              </w:rPr>
              <w:br/>
            </w:r>
            <w:r w:rsidRPr="00AC7387">
              <w:rPr>
                <w:rFonts w:asciiTheme="minorHAnsi" w:hAnsiTheme="minorHAnsi"/>
                <w:kern w:val="0"/>
                <w:sz w:val="20"/>
                <w:szCs w:val="20"/>
                <w14:ligatures w14:val="none"/>
              </w:rPr>
              <w:t>(No Edge Service)</w:t>
            </w:r>
          </w:p>
        </w:tc>
        <w:tc>
          <w:tcPr>
            <w:tcW w:w="1432" w:type="dxa"/>
            <w:hideMark/>
          </w:tcPr>
          <w:p w14:paraId="7CD2E4EE"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Internal-Only APIs</w:t>
            </w:r>
          </w:p>
        </w:tc>
        <w:tc>
          <w:tcPr>
            <w:tcW w:w="2284" w:type="dxa"/>
            <w:hideMark/>
          </w:tcPr>
          <w:p w14:paraId="41A5790B"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Suitable only for internal consumption scenarios. Does not meet R1, R6, R7, R8 or R11.</w:t>
            </w:r>
          </w:p>
        </w:tc>
        <w:tc>
          <w:tcPr>
            <w:tcW w:w="1316" w:type="dxa"/>
            <w:hideMark/>
          </w:tcPr>
          <w:p w14:paraId="04217B22"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Low</w:t>
            </w:r>
          </w:p>
        </w:tc>
        <w:tc>
          <w:tcPr>
            <w:tcW w:w="1235" w:type="dxa"/>
            <w:hideMark/>
          </w:tcPr>
          <w:p w14:paraId="137D7C8E" w14:textId="5B5E8361" w:rsidR="00CB0A37" w:rsidRPr="00AC7387" w:rsidRDefault="009B3939"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£0</w:t>
            </w:r>
          </w:p>
        </w:tc>
        <w:tc>
          <w:tcPr>
            <w:tcW w:w="1508" w:type="dxa"/>
            <w:hideMark/>
          </w:tcPr>
          <w:p w14:paraId="502005B6" w14:textId="77777777" w:rsidR="00CB0A37" w:rsidRPr="00AC7387" w:rsidRDefault="00CB0A37" w:rsidP="009C170A">
            <w:pPr>
              <w:spacing w:after="140"/>
              <w:rPr>
                <w:rFonts w:asciiTheme="minorHAnsi" w:hAnsiTheme="minorHAnsi"/>
                <w:kern w:val="0"/>
                <w:sz w:val="20"/>
                <w:szCs w:val="20"/>
                <w14:ligatures w14:val="none"/>
              </w:rPr>
            </w:pPr>
            <w:r w:rsidRPr="00AC7387">
              <w:rPr>
                <w:rFonts w:asciiTheme="minorHAnsi" w:hAnsiTheme="minorHAnsi"/>
                <w:kern w:val="0"/>
                <w:sz w:val="20"/>
                <w:szCs w:val="20"/>
                <w14:ligatures w14:val="none"/>
              </w:rPr>
              <w:t>No</w:t>
            </w:r>
          </w:p>
        </w:tc>
      </w:tr>
      <w:tr w:rsidR="00240BE1" w:rsidRPr="00AC7387" w14:paraId="4E92D008" w14:textId="77777777" w:rsidTr="008104AA">
        <w:tc>
          <w:tcPr>
            <w:tcW w:w="1241" w:type="dxa"/>
          </w:tcPr>
          <w:p w14:paraId="382D7668" w14:textId="77777777" w:rsidR="00240BE1" w:rsidRPr="00AC7387" w:rsidRDefault="00240BE1" w:rsidP="009C170A">
            <w:pPr>
              <w:spacing w:after="140"/>
              <w:rPr>
                <w:rFonts w:asciiTheme="minorHAnsi" w:hAnsiTheme="minorHAnsi"/>
                <w:sz w:val="20"/>
                <w:szCs w:val="20"/>
              </w:rPr>
            </w:pPr>
            <w:r w:rsidRPr="00AC7387">
              <w:rPr>
                <w:rFonts w:asciiTheme="minorHAnsi" w:hAnsiTheme="minorHAnsi"/>
                <w:sz w:val="20"/>
                <w:szCs w:val="20"/>
              </w:rPr>
              <w:t>Traffic Manager</w:t>
            </w:r>
          </w:p>
        </w:tc>
        <w:tc>
          <w:tcPr>
            <w:tcW w:w="1432" w:type="dxa"/>
          </w:tcPr>
          <w:p w14:paraId="43243B57" w14:textId="2D4F5325" w:rsidR="00240BE1" w:rsidRPr="00AC7387" w:rsidRDefault="009309D1" w:rsidP="009C170A">
            <w:pPr>
              <w:spacing w:after="140"/>
              <w:rPr>
                <w:rFonts w:asciiTheme="minorHAnsi" w:hAnsiTheme="minorHAnsi"/>
                <w:sz w:val="20"/>
                <w:szCs w:val="20"/>
              </w:rPr>
            </w:pPr>
            <w:r w:rsidRPr="00AC7387">
              <w:rPr>
                <w:rFonts w:asciiTheme="minorHAnsi" w:hAnsiTheme="minorHAnsi"/>
                <w:sz w:val="20"/>
                <w:szCs w:val="20"/>
              </w:rPr>
              <w:t>DNS-Based Global Routing &amp; Failover</w:t>
            </w:r>
          </w:p>
        </w:tc>
        <w:tc>
          <w:tcPr>
            <w:tcW w:w="2284" w:type="dxa"/>
          </w:tcPr>
          <w:p w14:paraId="60053DFD" w14:textId="209654EF" w:rsidR="00240BE1" w:rsidRPr="00AC7387" w:rsidRDefault="00E36F5B" w:rsidP="009C170A">
            <w:pPr>
              <w:spacing w:after="140"/>
              <w:rPr>
                <w:rFonts w:asciiTheme="minorHAnsi" w:hAnsiTheme="minorHAnsi"/>
                <w:sz w:val="20"/>
                <w:szCs w:val="20"/>
              </w:rPr>
            </w:pPr>
            <w:r w:rsidRPr="00AC7387">
              <w:rPr>
                <w:rFonts w:asciiTheme="minorHAnsi" w:hAnsiTheme="minorHAnsi"/>
                <w:sz w:val="20"/>
                <w:szCs w:val="20"/>
              </w:rPr>
              <w:t xml:space="preserve">Fails core protection and access requirements. Only routes at the DNS layer, completely failing R2 (secure access), R4/R5 (endpoint isolation), and R6 (WAF/DDoS protection). Satisfies R7/R8 (HA/DR) and R11 but cannot </w:t>
            </w:r>
            <w:r w:rsidR="00367F3E" w:rsidRPr="00AC7387">
              <w:rPr>
                <w:rFonts w:asciiTheme="minorHAnsi" w:hAnsiTheme="minorHAnsi"/>
                <w:sz w:val="20"/>
                <w:szCs w:val="20"/>
              </w:rPr>
              <w:t>function as</w:t>
            </w:r>
            <w:r w:rsidRPr="00AC7387">
              <w:rPr>
                <w:rFonts w:asciiTheme="minorHAnsi" w:hAnsiTheme="minorHAnsi"/>
                <w:sz w:val="20"/>
                <w:szCs w:val="20"/>
              </w:rPr>
              <w:t xml:space="preserve"> an API ingress.</w:t>
            </w:r>
          </w:p>
        </w:tc>
        <w:tc>
          <w:tcPr>
            <w:tcW w:w="1316" w:type="dxa"/>
          </w:tcPr>
          <w:p w14:paraId="4427F464" w14:textId="5116EA7C" w:rsidR="00240BE1" w:rsidRPr="00AC7387" w:rsidRDefault="00297081" w:rsidP="009C170A">
            <w:pPr>
              <w:spacing w:after="140"/>
              <w:rPr>
                <w:rFonts w:asciiTheme="minorHAnsi" w:hAnsiTheme="minorHAnsi"/>
                <w:sz w:val="20"/>
                <w:szCs w:val="20"/>
              </w:rPr>
            </w:pPr>
            <w:r w:rsidRPr="00AC7387">
              <w:rPr>
                <w:rFonts w:asciiTheme="minorHAnsi" w:hAnsiTheme="minorHAnsi"/>
                <w:sz w:val="20"/>
                <w:szCs w:val="20"/>
              </w:rPr>
              <w:t>Low</w:t>
            </w:r>
          </w:p>
        </w:tc>
        <w:tc>
          <w:tcPr>
            <w:tcW w:w="1235" w:type="dxa"/>
          </w:tcPr>
          <w:p w14:paraId="4BD7863B" w14:textId="08325D87" w:rsidR="00240BE1" w:rsidRPr="00AC7387" w:rsidRDefault="00995EB0" w:rsidP="009C170A">
            <w:pPr>
              <w:spacing w:after="140"/>
              <w:rPr>
                <w:rFonts w:asciiTheme="minorHAnsi" w:hAnsiTheme="minorHAnsi"/>
                <w:sz w:val="20"/>
                <w:szCs w:val="20"/>
              </w:rPr>
            </w:pPr>
            <w:r w:rsidRPr="00AC7387">
              <w:rPr>
                <w:rFonts w:asciiTheme="minorHAnsi" w:hAnsiTheme="minorHAnsi"/>
                <w:sz w:val="20"/>
                <w:szCs w:val="20"/>
              </w:rPr>
              <w:t>~£</w:t>
            </w:r>
            <w:r w:rsidR="00177938" w:rsidRPr="00AC7387">
              <w:rPr>
                <w:rFonts w:asciiTheme="minorHAnsi" w:hAnsiTheme="minorHAnsi"/>
                <w:sz w:val="20"/>
                <w:szCs w:val="20"/>
              </w:rPr>
              <w:t>5 to £15</w:t>
            </w:r>
          </w:p>
        </w:tc>
        <w:tc>
          <w:tcPr>
            <w:tcW w:w="1508" w:type="dxa"/>
          </w:tcPr>
          <w:p w14:paraId="26456079" w14:textId="0D7DCD45" w:rsidR="00240BE1" w:rsidRPr="00AC7387" w:rsidRDefault="00995EB0" w:rsidP="009C170A">
            <w:pPr>
              <w:spacing w:after="140"/>
              <w:rPr>
                <w:rFonts w:asciiTheme="minorHAnsi" w:hAnsiTheme="minorHAnsi"/>
                <w:sz w:val="20"/>
                <w:szCs w:val="20"/>
              </w:rPr>
            </w:pPr>
            <w:r w:rsidRPr="00AC7387">
              <w:rPr>
                <w:rFonts w:asciiTheme="minorHAnsi" w:hAnsiTheme="minorHAnsi"/>
                <w:sz w:val="20"/>
                <w:szCs w:val="20"/>
              </w:rPr>
              <w:t>No</w:t>
            </w:r>
          </w:p>
        </w:tc>
      </w:tr>
    </w:tbl>
    <w:p w14:paraId="564CA9B2" w14:textId="77777777" w:rsidR="009112E4" w:rsidRPr="00AC7387" w:rsidRDefault="009112E4" w:rsidP="009C170A">
      <w:pPr>
        <w:spacing w:after="140"/>
        <w:rPr>
          <w:rFonts w:asciiTheme="minorHAnsi" w:hAnsiTheme="minorHAnsi"/>
          <w:b/>
          <w:bCs/>
          <w:sz w:val="20"/>
          <w:szCs w:val="20"/>
        </w:rPr>
      </w:pPr>
    </w:p>
    <w:p w14:paraId="4A7A8CD5" w14:textId="77777777" w:rsidR="009112E4" w:rsidRPr="00AC7387" w:rsidRDefault="009112E4" w:rsidP="009C170A">
      <w:pPr>
        <w:spacing w:after="140"/>
        <w:rPr>
          <w:rFonts w:asciiTheme="minorHAnsi" w:hAnsiTheme="minorHAnsi"/>
          <w:b/>
          <w:bCs/>
          <w:sz w:val="20"/>
          <w:szCs w:val="20"/>
        </w:rPr>
      </w:pPr>
    </w:p>
    <w:p w14:paraId="5C0089B8" w14:textId="77777777" w:rsidR="00290610" w:rsidRPr="00AC7387" w:rsidRDefault="00290610" w:rsidP="009C170A">
      <w:pPr>
        <w:spacing w:after="140"/>
        <w:rPr>
          <w:rFonts w:asciiTheme="minorHAnsi" w:hAnsiTheme="minorHAnsi"/>
          <w:b/>
          <w:bCs/>
          <w:sz w:val="20"/>
          <w:szCs w:val="20"/>
        </w:rPr>
      </w:pPr>
    </w:p>
    <w:p w14:paraId="4B6DCB36" w14:textId="5616F9D0" w:rsidR="002A2B77" w:rsidRPr="00AC7387" w:rsidRDefault="002A2B77" w:rsidP="009C170A">
      <w:pPr>
        <w:spacing w:after="140"/>
        <w:rPr>
          <w:rFonts w:asciiTheme="minorHAnsi" w:hAnsiTheme="minorHAnsi"/>
          <w:b/>
          <w:bCs/>
          <w:sz w:val="20"/>
          <w:szCs w:val="20"/>
        </w:rPr>
      </w:pPr>
      <w:r w:rsidRPr="00AC7387">
        <w:rPr>
          <w:rFonts w:asciiTheme="minorHAnsi" w:hAnsiTheme="minorHAnsi"/>
          <w:b/>
          <w:bCs/>
          <w:sz w:val="20"/>
          <w:szCs w:val="20"/>
        </w:rPr>
        <w:t>Front Door Premium + WAF (Selected)</w:t>
      </w:r>
    </w:p>
    <w:p w14:paraId="4E19B6C0" w14:textId="77777777" w:rsidR="002A2B77" w:rsidRPr="00AC7387" w:rsidRDefault="002A2B77" w:rsidP="009C170A">
      <w:pPr>
        <w:spacing w:after="140"/>
        <w:rPr>
          <w:rFonts w:asciiTheme="minorHAnsi" w:hAnsiTheme="minorHAnsi"/>
          <w:sz w:val="20"/>
          <w:szCs w:val="20"/>
        </w:rPr>
      </w:pPr>
      <w:r w:rsidRPr="00AC7387">
        <w:rPr>
          <w:rFonts w:asciiTheme="minorHAnsi" w:hAnsiTheme="minorHAnsi"/>
          <w:b/>
          <w:bCs/>
          <w:sz w:val="20"/>
          <w:szCs w:val="20"/>
        </w:rPr>
        <w:t>Architectural Intent:</w:t>
      </w:r>
      <w:r w:rsidRPr="00AC7387">
        <w:rPr>
          <w:rFonts w:asciiTheme="minorHAnsi" w:hAnsiTheme="minorHAnsi"/>
          <w:sz w:val="20"/>
          <w:szCs w:val="20"/>
        </w:rPr>
        <w:t xml:space="preserve"> Global Edge, Multi-Region &amp; Unified Ingress</w:t>
      </w:r>
    </w:p>
    <w:p w14:paraId="4B84BF50" w14:textId="77777777" w:rsidR="00F550E5" w:rsidRPr="00AC7387" w:rsidRDefault="002A2B77" w:rsidP="009C170A">
      <w:pPr>
        <w:spacing w:after="140"/>
        <w:rPr>
          <w:rFonts w:asciiTheme="minorHAnsi" w:hAnsiTheme="minorHAnsi"/>
          <w:sz w:val="20"/>
          <w:szCs w:val="20"/>
        </w:rPr>
      </w:pPr>
      <w:r w:rsidRPr="00AC7387">
        <w:rPr>
          <w:rFonts w:asciiTheme="minorHAnsi" w:hAnsiTheme="minorHAnsi"/>
          <w:sz w:val="20"/>
          <w:szCs w:val="20"/>
        </w:rPr>
        <w:t xml:space="preserve">Front Door Premium + WAF is the </w:t>
      </w:r>
      <w:r w:rsidRPr="00AC7387">
        <w:rPr>
          <w:rFonts w:asciiTheme="minorHAnsi" w:hAnsiTheme="minorHAnsi"/>
          <w:b/>
          <w:bCs/>
          <w:sz w:val="20"/>
          <w:szCs w:val="20"/>
        </w:rPr>
        <w:t>requirements-aligned,</w:t>
      </w:r>
      <w:r w:rsidRPr="00AC7387">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 segregated environments).</w:t>
      </w:r>
    </w:p>
    <w:p w14:paraId="18245EF5" w14:textId="24D9C88D" w:rsidR="00940A1B" w:rsidRPr="00921120" w:rsidRDefault="00E4249F" w:rsidP="004E7956">
      <w:pPr>
        <w:pStyle w:val="Heading3"/>
        <w:rPr>
          <w:rFonts w:eastAsia="Times New Roman" w:cs="Times New Roman"/>
          <w:b w:val="0"/>
          <w:color w:val="132040" w:themeColor="accent1" w:themeShade="BF"/>
          <w:sz w:val="24"/>
          <w:szCs w:val="26"/>
          <w:lang w:eastAsia="en-US"/>
        </w:rPr>
      </w:pPr>
      <w:bookmarkStart w:id="373" w:name="_APIM_Premium_v2"/>
      <w:bookmarkStart w:id="374" w:name="_Toc242720046"/>
      <w:bookmarkEnd w:id="373"/>
      <w:r w:rsidRPr="00921120">
        <w:rPr>
          <w:rFonts w:eastAsia="Times New Roman" w:cs="Times New Roman"/>
          <w:b w:val="0"/>
          <w:color w:val="132040" w:themeColor="accent1" w:themeShade="BF"/>
          <w:sz w:val="24"/>
          <w:szCs w:val="26"/>
          <w:lang w:eastAsia="en-US"/>
        </w:rPr>
        <w:t>1</w:t>
      </w:r>
      <w:r w:rsidR="00921120">
        <w:rPr>
          <w:rFonts w:eastAsia="Times New Roman" w:cs="Times New Roman"/>
          <w:b w:val="0"/>
          <w:color w:val="132040" w:themeColor="accent1" w:themeShade="BF"/>
          <w:sz w:val="24"/>
          <w:szCs w:val="26"/>
          <w:lang w:eastAsia="en-US"/>
        </w:rPr>
        <w:t>9</w:t>
      </w:r>
      <w:r w:rsidR="00322E32" w:rsidRPr="00921120">
        <w:rPr>
          <w:rFonts w:eastAsia="Times New Roman" w:cs="Times New Roman"/>
          <w:b w:val="0"/>
          <w:color w:val="132040" w:themeColor="accent1" w:themeShade="BF"/>
          <w:sz w:val="24"/>
          <w:szCs w:val="26"/>
          <w:lang w:eastAsia="en-US"/>
        </w:rPr>
        <w:t>.2.2</w:t>
      </w:r>
      <w:r w:rsidR="00C64583" w:rsidRPr="00921120">
        <w:rPr>
          <w:rFonts w:eastAsia="Times New Roman" w:cs="Times New Roman"/>
          <w:b w:val="0"/>
          <w:color w:val="132040" w:themeColor="accent1" w:themeShade="BF"/>
          <w:sz w:val="24"/>
          <w:szCs w:val="26"/>
          <w:lang w:eastAsia="en-US"/>
        </w:rPr>
        <w:t>.</w:t>
      </w:r>
      <w:r w:rsidR="00054430" w:rsidRPr="00921120">
        <w:rPr>
          <w:rFonts w:eastAsia="Times New Roman" w:cs="Times New Roman"/>
          <w:b w:val="0"/>
          <w:color w:val="132040" w:themeColor="accent1" w:themeShade="BF"/>
          <w:sz w:val="24"/>
          <w:szCs w:val="26"/>
          <w:lang w:eastAsia="en-US"/>
        </w:rPr>
        <w:t xml:space="preserve"> </w:t>
      </w:r>
      <w:r w:rsidR="00E96ADA" w:rsidRPr="00AC7387">
        <w:rPr>
          <w:rFonts w:eastAsia="Times New Roman" w:cs="Times New Roman"/>
          <w:b w:val="0"/>
          <w:color w:val="132040" w:themeColor="accent1" w:themeShade="BF"/>
          <w:sz w:val="24"/>
          <w:szCs w:val="26"/>
          <w:lang w:eastAsia="en-US"/>
        </w:rPr>
        <w:t>APIM Premium v2 (ADR-0</w:t>
      </w:r>
      <w:r w:rsidR="008A0B31" w:rsidRPr="00AC7387">
        <w:rPr>
          <w:rFonts w:eastAsia="Times New Roman" w:cs="Times New Roman"/>
          <w:b w:val="0"/>
          <w:color w:val="132040" w:themeColor="accent1" w:themeShade="BF"/>
          <w:sz w:val="24"/>
          <w:szCs w:val="26"/>
          <w:lang w:eastAsia="en-US"/>
        </w:rPr>
        <w:t>2</w:t>
      </w:r>
      <w:r w:rsidR="00E96ADA" w:rsidRPr="00AC7387">
        <w:rPr>
          <w:rFonts w:eastAsia="Times New Roman" w:cs="Times New Roman"/>
          <w:b w:val="0"/>
          <w:color w:val="132040" w:themeColor="accent1" w:themeShade="BF"/>
          <w:sz w:val="24"/>
          <w:szCs w:val="26"/>
          <w:lang w:eastAsia="en-US"/>
        </w:rPr>
        <w:t>)</w:t>
      </w:r>
      <w:bookmarkEnd w:id="374"/>
    </w:p>
    <w:p w14:paraId="3EAC388E" w14:textId="1F71F702" w:rsidR="00F550E5" w:rsidRPr="00AC7387" w:rsidRDefault="00F550E5" w:rsidP="009C170A">
      <w:pPr>
        <w:spacing w:after="140"/>
        <w:rPr>
          <w:rFonts w:asciiTheme="minorHAnsi" w:hAnsiTheme="minorHAnsi"/>
          <w:sz w:val="20"/>
          <w:szCs w:val="20"/>
        </w:rPr>
      </w:pPr>
      <w:r w:rsidRPr="00AC7387">
        <w:rPr>
          <w:rFonts w:asciiTheme="minorHAnsi" w:hAnsiTheme="minorHAnsi"/>
          <w:sz w:val="20"/>
          <w:szCs w:val="20"/>
        </w:rPr>
        <w:t>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secure capability needed for Production and UAT environments.</w:t>
      </w:r>
      <w:r w:rsidR="00F45339" w:rsidRPr="00AC7387">
        <w:rPr>
          <w:rFonts w:asciiTheme="minorHAnsi" w:hAnsiTheme="minorHAnsi"/>
          <w:sz w:val="20"/>
          <w:szCs w:val="20"/>
        </w:rPr>
        <w:b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1417"/>
        <w:gridCol w:w="5103"/>
      </w:tblGrid>
      <w:tr w:rsidR="00F550E5" w:rsidRPr="00AC7387" w14:paraId="3E8FED0B" w14:textId="77777777" w:rsidTr="00A107F7">
        <w:trPr>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7331C37" w14:textId="77777777" w:rsidR="00F550E5" w:rsidRPr="00AC7387" w:rsidRDefault="00F550E5" w:rsidP="009C170A">
            <w:pPr>
              <w:rPr>
                <w:rFonts w:asciiTheme="minorHAnsi" w:hAnsiTheme="minorHAnsi"/>
                <w:sz w:val="20"/>
                <w:szCs w:val="20"/>
              </w:rPr>
            </w:pPr>
            <w:r w:rsidRPr="00AC7387">
              <w:rPr>
                <w:rFonts w:asciiTheme="minorHAnsi" w:hAnsiTheme="minorHAnsi"/>
                <w:b/>
                <w:bCs/>
                <w:color w:val="000000" w:themeColor="text1"/>
                <w:sz w:val="20"/>
                <w:szCs w:val="20"/>
              </w:rPr>
              <w:t>Capability</w:t>
            </w:r>
          </w:p>
        </w:tc>
        <w:tc>
          <w:tcPr>
            <w:tcW w:w="127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ECE3189" w14:textId="77777777" w:rsidR="00F550E5" w:rsidRPr="00AC7387" w:rsidRDefault="00F550E5" w:rsidP="009C170A">
            <w:pPr>
              <w:rPr>
                <w:rFonts w:asciiTheme="minorHAnsi" w:hAnsiTheme="minorHAnsi"/>
                <w:sz w:val="20"/>
                <w:szCs w:val="20"/>
              </w:rPr>
            </w:pPr>
            <w:r w:rsidRPr="00AC7387">
              <w:rPr>
                <w:rFonts w:asciiTheme="minorHAnsi" w:hAnsiTheme="minorHAnsi"/>
                <w:b/>
                <w:bCs/>
                <w:color w:val="000000" w:themeColor="text1"/>
                <w:sz w:val="20"/>
                <w:szCs w:val="20"/>
              </w:rPr>
              <w:t>Premium v2</w:t>
            </w:r>
          </w:p>
        </w:tc>
        <w:tc>
          <w:tcPr>
            <w:tcW w:w="1417"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74F4083" w14:textId="77777777" w:rsidR="00F550E5" w:rsidRPr="00AC7387" w:rsidRDefault="00F550E5" w:rsidP="009C170A">
            <w:pPr>
              <w:rPr>
                <w:rFonts w:asciiTheme="minorHAnsi" w:hAnsiTheme="minorHAnsi"/>
                <w:sz w:val="20"/>
                <w:szCs w:val="20"/>
              </w:rPr>
            </w:pPr>
            <w:r w:rsidRPr="00AC7387">
              <w:rPr>
                <w:rFonts w:asciiTheme="minorHAnsi" w:hAnsiTheme="minorHAnsi"/>
                <w:b/>
                <w:bCs/>
                <w:color w:val="000000" w:themeColor="text1"/>
                <w:sz w:val="20"/>
                <w:szCs w:val="20"/>
              </w:rPr>
              <w:t xml:space="preserve">Classic Premium </w:t>
            </w:r>
          </w:p>
        </w:tc>
        <w:tc>
          <w:tcPr>
            <w:tcW w:w="5103" w:type="dxa"/>
            <w:tcBorders>
              <w:bottom w:val="single" w:sz="12" w:space="0" w:color="000000" w:themeColor="text1"/>
            </w:tcBorders>
            <w:shd w:val="clear" w:color="auto" w:fill="C1CDEC" w:themeFill="accent1" w:themeFillTint="33"/>
          </w:tcPr>
          <w:p w14:paraId="366AE996" w14:textId="77777777" w:rsidR="00F550E5" w:rsidRPr="00AC7387" w:rsidRDefault="00F550E5" w:rsidP="009C170A">
            <w:pPr>
              <w:rPr>
                <w:rFonts w:asciiTheme="minorHAnsi" w:hAnsiTheme="minorHAnsi"/>
                <w:b/>
                <w:bCs/>
                <w:color w:val="000000" w:themeColor="text1"/>
                <w:sz w:val="20"/>
                <w:szCs w:val="20"/>
              </w:rPr>
            </w:pPr>
            <w:r w:rsidRPr="00AC7387">
              <w:rPr>
                <w:rFonts w:asciiTheme="minorHAnsi" w:hAnsiTheme="minorHAnsi"/>
                <w:b/>
                <w:bCs/>
                <w:color w:val="000000" w:themeColor="text1"/>
                <w:sz w:val="20"/>
                <w:szCs w:val="20"/>
              </w:rPr>
              <w:t>Decision &amp; Rationale</w:t>
            </w:r>
          </w:p>
        </w:tc>
      </w:tr>
      <w:tr w:rsidR="00F550E5" w:rsidRPr="00AC7387" w14:paraId="2F03580B" w14:textId="77777777" w:rsidTr="00A107F7">
        <w:tc>
          <w:tcPr>
            <w:tcW w:w="1980" w:type="dxa"/>
            <w:tcMar>
              <w:top w:w="70" w:type="dxa"/>
              <w:left w:w="100" w:type="dxa"/>
              <w:bottom w:w="70" w:type="dxa"/>
              <w:right w:w="100" w:type="dxa"/>
            </w:tcMar>
            <w:vAlign w:val="center"/>
          </w:tcPr>
          <w:p w14:paraId="328598C3"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Simplified Networking Model</w:t>
            </w:r>
          </w:p>
        </w:tc>
        <w:tc>
          <w:tcPr>
            <w:tcW w:w="1276" w:type="dxa"/>
            <w:tcMar>
              <w:top w:w="70" w:type="dxa"/>
              <w:left w:w="100" w:type="dxa"/>
              <w:bottom w:w="70" w:type="dxa"/>
              <w:right w:w="100" w:type="dxa"/>
            </w:tcMar>
            <w:vAlign w:val="center"/>
          </w:tcPr>
          <w:p w14:paraId="4A423B8B"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Yes</w:t>
            </w:r>
          </w:p>
        </w:tc>
        <w:tc>
          <w:tcPr>
            <w:tcW w:w="1417" w:type="dxa"/>
            <w:tcMar>
              <w:top w:w="70" w:type="dxa"/>
              <w:left w:w="100" w:type="dxa"/>
              <w:bottom w:w="70" w:type="dxa"/>
              <w:right w:w="100" w:type="dxa"/>
            </w:tcMar>
            <w:vAlign w:val="center"/>
          </w:tcPr>
          <w:p w14:paraId="69F32101"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No</w:t>
            </w:r>
          </w:p>
        </w:tc>
        <w:tc>
          <w:tcPr>
            <w:tcW w:w="5103" w:type="dxa"/>
          </w:tcPr>
          <w:p w14:paraId="2F461794"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Premium v2 significantly reduces virtual network governance overhead by eliminating dedicated control-plane routing dependencies.</w:t>
            </w:r>
          </w:p>
        </w:tc>
      </w:tr>
      <w:tr w:rsidR="00F550E5" w:rsidRPr="00AC7387" w14:paraId="5FEF38B1" w14:textId="77777777" w:rsidTr="00A107F7">
        <w:tc>
          <w:tcPr>
            <w:tcW w:w="1980" w:type="dxa"/>
            <w:tcMar>
              <w:top w:w="70" w:type="dxa"/>
              <w:left w:w="100" w:type="dxa"/>
              <w:bottom w:w="70" w:type="dxa"/>
              <w:right w:w="100" w:type="dxa"/>
            </w:tcMar>
            <w:vAlign w:val="center"/>
          </w:tcPr>
          <w:p w14:paraId="2E555837"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Private Networking / Isolation</w:t>
            </w:r>
          </w:p>
        </w:tc>
        <w:tc>
          <w:tcPr>
            <w:tcW w:w="1276" w:type="dxa"/>
            <w:tcMar>
              <w:top w:w="70" w:type="dxa"/>
              <w:left w:w="100" w:type="dxa"/>
              <w:bottom w:w="70" w:type="dxa"/>
              <w:right w:w="100" w:type="dxa"/>
            </w:tcMar>
            <w:vAlign w:val="center"/>
          </w:tcPr>
          <w:p w14:paraId="1B2614FE"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Yes</w:t>
            </w:r>
          </w:p>
        </w:tc>
        <w:tc>
          <w:tcPr>
            <w:tcW w:w="1417" w:type="dxa"/>
            <w:tcMar>
              <w:top w:w="70" w:type="dxa"/>
              <w:left w:w="100" w:type="dxa"/>
              <w:bottom w:w="70" w:type="dxa"/>
              <w:right w:w="100" w:type="dxa"/>
            </w:tcMar>
            <w:vAlign w:val="center"/>
          </w:tcPr>
          <w:p w14:paraId="1F00140A"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Yes</w:t>
            </w:r>
          </w:p>
        </w:tc>
        <w:tc>
          <w:tcPr>
            <w:tcW w:w="5103" w:type="dxa"/>
          </w:tcPr>
          <w:p w14:paraId="610D8D36" w14:textId="78A326B0" w:rsidR="00F550E5" w:rsidRPr="00AC7387" w:rsidRDefault="00F550E5" w:rsidP="009C170A">
            <w:pPr>
              <w:rPr>
                <w:rFonts w:asciiTheme="minorHAnsi" w:hAnsiTheme="minorHAnsi"/>
                <w:sz w:val="20"/>
                <w:szCs w:val="20"/>
              </w:rPr>
            </w:pPr>
            <w:r w:rsidRPr="00AC7387">
              <w:rPr>
                <w:rFonts w:asciiTheme="minorHAnsi" w:hAnsiTheme="minorHAnsi"/>
                <w:sz w:val="20"/>
                <w:szCs w:val="20"/>
              </w:rPr>
              <w:t xml:space="preserve">Both tiers </w:t>
            </w:r>
            <w:r w:rsidR="00D26B0F" w:rsidRPr="00AC7387">
              <w:rPr>
                <w:rFonts w:asciiTheme="minorHAnsi" w:hAnsiTheme="minorHAnsi"/>
                <w:sz w:val="20"/>
                <w:szCs w:val="20"/>
              </w:rPr>
              <w:t>fulfil</w:t>
            </w:r>
            <w:r w:rsidRPr="00AC7387">
              <w:rPr>
                <w:rFonts w:asciiTheme="minorHAnsi" w:hAnsiTheme="minorHAnsi"/>
                <w:sz w:val="20"/>
                <w:szCs w:val="20"/>
              </w:rPr>
              <w:t xml:space="preserve"> strict security policies by providing private endpoint connectivity and network isolation</w:t>
            </w:r>
          </w:p>
        </w:tc>
      </w:tr>
      <w:tr w:rsidR="00F550E5" w:rsidRPr="00AC7387" w14:paraId="0BA64197" w14:textId="77777777" w:rsidTr="00A107F7">
        <w:tc>
          <w:tcPr>
            <w:tcW w:w="1980" w:type="dxa"/>
            <w:tcMar>
              <w:top w:w="70" w:type="dxa"/>
              <w:left w:w="100" w:type="dxa"/>
              <w:bottom w:w="70" w:type="dxa"/>
              <w:right w:w="100" w:type="dxa"/>
            </w:tcMar>
            <w:vAlign w:val="center"/>
          </w:tcPr>
          <w:p w14:paraId="775EC39A"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Workspaces</w:t>
            </w:r>
          </w:p>
        </w:tc>
        <w:tc>
          <w:tcPr>
            <w:tcW w:w="1276" w:type="dxa"/>
            <w:tcMar>
              <w:top w:w="70" w:type="dxa"/>
              <w:left w:w="100" w:type="dxa"/>
              <w:bottom w:w="70" w:type="dxa"/>
              <w:right w:w="100" w:type="dxa"/>
            </w:tcMar>
            <w:vAlign w:val="center"/>
          </w:tcPr>
          <w:p w14:paraId="0982DAF7"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Yes</w:t>
            </w:r>
          </w:p>
        </w:tc>
        <w:tc>
          <w:tcPr>
            <w:tcW w:w="1417" w:type="dxa"/>
            <w:tcMar>
              <w:top w:w="70" w:type="dxa"/>
              <w:left w:w="100" w:type="dxa"/>
              <w:bottom w:w="70" w:type="dxa"/>
              <w:right w:w="100" w:type="dxa"/>
            </w:tcMar>
            <w:vAlign w:val="center"/>
          </w:tcPr>
          <w:p w14:paraId="7C16FE7C"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Yes</w:t>
            </w:r>
          </w:p>
        </w:tc>
        <w:tc>
          <w:tcPr>
            <w:tcW w:w="5103" w:type="dxa"/>
          </w:tcPr>
          <w:p w14:paraId="192DC333"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Both tiers support workspaces for decentralized API publishing and domain isolation across business units.</w:t>
            </w:r>
          </w:p>
        </w:tc>
      </w:tr>
      <w:tr w:rsidR="00F550E5" w:rsidRPr="00AC7387" w14:paraId="077905BB" w14:textId="77777777" w:rsidTr="00A107F7">
        <w:tc>
          <w:tcPr>
            <w:tcW w:w="1980" w:type="dxa"/>
            <w:tcMar>
              <w:top w:w="70" w:type="dxa"/>
              <w:left w:w="100" w:type="dxa"/>
              <w:bottom w:w="70" w:type="dxa"/>
              <w:right w:w="100" w:type="dxa"/>
            </w:tcMar>
            <w:vAlign w:val="center"/>
          </w:tcPr>
          <w:p w14:paraId="042EEAF7"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Futureproofing</w:t>
            </w:r>
          </w:p>
        </w:tc>
        <w:tc>
          <w:tcPr>
            <w:tcW w:w="1276" w:type="dxa"/>
            <w:tcMar>
              <w:top w:w="70" w:type="dxa"/>
              <w:left w:w="100" w:type="dxa"/>
              <w:bottom w:w="70" w:type="dxa"/>
              <w:right w:w="100" w:type="dxa"/>
            </w:tcMar>
            <w:vAlign w:val="center"/>
          </w:tcPr>
          <w:p w14:paraId="16F8C68C"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Yes</w:t>
            </w:r>
          </w:p>
        </w:tc>
        <w:tc>
          <w:tcPr>
            <w:tcW w:w="1417" w:type="dxa"/>
            <w:tcMar>
              <w:top w:w="70" w:type="dxa"/>
              <w:left w:w="100" w:type="dxa"/>
              <w:bottom w:w="70" w:type="dxa"/>
              <w:right w:w="100" w:type="dxa"/>
            </w:tcMar>
            <w:vAlign w:val="center"/>
          </w:tcPr>
          <w:p w14:paraId="60E5A0E7"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No</w:t>
            </w:r>
          </w:p>
        </w:tc>
        <w:tc>
          <w:tcPr>
            <w:tcW w:w="5103" w:type="dxa"/>
          </w:tcPr>
          <w:p w14:paraId="645AB906"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Premium v2 positions the platform on Microsoft's newest architecture, avoiding future migration rework from Classic Premium.</w:t>
            </w:r>
          </w:p>
        </w:tc>
      </w:tr>
      <w:tr w:rsidR="00F550E5" w:rsidRPr="00AC7387" w14:paraId="7BC39EA3" w14:textId="77777777" w:rsidTr="00A107F7">
        <w:tc>
          <w:tcPr>
            <w:tcW w:w="1980" w:type="dxa"/>
            <w:tcMar>
              <w:top w:w="70" w:type="dxa"/>
              <w:left w:w="100" w:type="dxa"/>
              <w:bottom w:w="70" w:type="dxa"/>
              <w:right w:w="100" w:type="dxa"/>
            </w:tcMar>
            <w:vAlign w:val="center"/>
          </w:tcPr>
          <w:p w14:paraId="48DD95A6"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Multi-Region Topology Strategy</w:t>
            </w:r>
          </w:p>
        </w:tc>
        <w:tc>
          <w:tcPr>
            <w:tcW w:w="1276" w:type="dxa"/>
            <w:tcMar>
              <w:top w:w="70" w:type="dxa"/>
              <w:left w:w="100" w:type="dxa"/>
              <w:bottom w:w="70" w:type="dxa"/>
              <w:right w:w="100" w:type="dxa"/>
            </w:tcMar>
            <w:vAlign w:val="center"/>
          </w:tcPr>
          <w:p w14:paraId="77C2DC6A"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Regional Deployment</w:t>
            </w:r>
          </w:p>
        </w:tc>
        <w:tc>
          <w:tcPr>
            <w:tcW w:w="1417" w:type="dxa"/>
            <w:tcMar>
              <w:top w:w="70" w:type="dxa"/>
              <w:left w:w="100" w:type="dxa"/>
              <w:bottom w:w="70" w:type="dxa"/>
              <w:right w:w="100" w:type="dxa"/>
            </w:tcMar>
            <w:vAlign w:val="center"/>
          </w:tcPr>
          <w:p w14:paraId="098EC9EB"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Native multi-Region</w:t>
            </w:r>
          </w:p>
        </w:tc>
        <w:tc>
          <w:tcPr>
            <w:tcW w:w="5103" w:type="dxa"/>
          </w:tcPr>
          <w:p w14:paraId="45E4F624" w14:textId="77777777" w:rsidR="00F550E5" w:rsidRPr="00AC7387" w:rsidRDefault="00F550E5" w:rsidP="009C170A">
            <w:pPr>
              <w:rPr>
                <w:rFonts w:asciiTheme="minorHAnsi" w:hAnsiTheme="minorHAnsi"/>
                <w:sz w:val="20"/>
                <w:szCs w:val="20"/>
              </w:rPr>
            </w:pPr>
            <w:r w:rsidRPr="00AC7387">
              <w:rPr>
                <w:rFonts w:asciiTheme="minorHAnsi" w:hAnsiTheme="minorHAnsi"/>
                <w:sz w:val="20"/>
                <w:szCs w:val="20"/>
              </w:rPr>
              <w:t>Premium v2 supports single-region zone redundancy per instance, aligning perfectly with our Silver Resilience Tier</w:t>
            </w:r>
          </w:p>
        </w:tc>
      </w:tr>
      <w:tr w:rsidR="00F1387F" w:rsidRPr="00AC7387" w14:paraId="062FAC0E" w14:textId="77777777" w:rsidTr="00A107F7">
        <w:tc>
          <w:tcPr>
            <w:tcW w:w="1980" w:type="dxa"/>
            <w:tcMar>
              <w:top w:w="70" w:type="dxa"/>
              <w:left w:w="100" w:type="dxa"/>
              <w:bottom w:w="70" w:type="dxa"/>
              <w:right w:w="100" w:type="dxa"/>
            </w:tcMar>
            <w:vAlign w:val="center"/>
          </w:tcPr>
          <w:p w14:paraId="2C38719B" w14:textId="522FABD7" w:rsidR="00F1387F" w:rsidRPr="00AC7387" w:rsidRDefault="00F1387F" w:rsidP="009C170A">
            <w:pPr>
              <w:rPr>
                <w:rFonts w:asciiTheme="minorHAnsi" w:hAnsiTheme="minorHAnsi"/>
                <w:sz w:val="20"/>
                <w:szCs w:val="20"/>
              </w:rPr>
            </w:pPr>
            <w:r w:rsidRPr="00AC7387">
              <w:rPr>
                <w:rFonts w:asciiTheme="minorHAnsi" w:hAnsiTheme="minorHAnsi"/>
                <w:sz w:val="20"/>
                <w:szCs w:val="20"/>
              </w:rPr>
              <w:t>Backup and Restore</w:t>
            </w:r>
          </w:p>
        </w:tc>
        <w:tc>
          <w:tcPr>
            <w:tcW w:w="1276" w:type="dxa"/>
            <w:tcMar>
              <w:top w:w="70" w:type="dxa"/>
              <w:left w:w="100" w:type="dxa"/>
              <w:bottom w:w="70" w:type="dxa"/>
              <w:right w:w="100" w:type="dxa"/>
            </w:tcMar>
            <w:vAlign w:val="center"/>
          </w:tcPr>
          <w:p w14:paraId="0C6B1949" w14:textId="770AB95F" w:rsidR="00F1387F" w:rsidRPr="00AC7387" w:rsidRDefault="00F1387F" w:rsidP="009C170A">
            <w:pPr>
              <w:rPr>
                <w:rFonts w:asciiTheme="minorHAnsi" w:hAnsiTheme="minorHAnsi"/>
                <w:sz w:val="20"/>
                <w:szCs w:val="20"/>
              </w:rPr>
            </w:pPr>
            <w:r w:rsidRPr="00AC7387">
              <w:rPr>
                <w:rFonts w:asciiTheme="minorHAnsi" w:hAnsiTheme="minorHAnsi"/>
                <w:sz w:val="20"/>
                <w:szCs w:val="20"/>
              </w:rPr>
              <w:t>No</w:t>
            </w:r>
          </w:p>
        </w:tc>
        <w:tc>
          <w:tcPr>
            <w:tcW w:w="1417" w:type="dxa"/>
            <w:tcMar>
              <w:top w:w="70" w:type="dxa"/>
              <w:left w:w="100" w:type="dxa"/>
              <w:bottom w:w="70" w:type="dxa"/>
              <w:right w:w="100" w:type="dxa"/>
            </w:tcMar>
            <w:vAlign w:val="center"/>
          </w:tcPr>
          <w:p w14:paraId="03B5AE0F" w14:textId="352CEAE3" w:rsidR="00F1387F" w:rsidRPr="00AC7387" w:rsidRDefault="00F1387F" w:rsidP="009C170A">
            <w:pPr>
              <w:rPr>
                <w:rFonts w:asciiTheme="minorHAnsi" w:hAnsiTheme="minorHAnsi"/>
                <w:sz w:val="20"/>
                <w:szCs w:val="20"/>
              </w:rPr>
            </w:pPr>
            <w:r w:rsidRPr="00AC7387">
              <w:rPr>
                <w:rFonts w:asciiTheme="minorHAnsi" w:hAnsiTheme="minorHAnsi"/>
                <w:sz w:val="20"/>
                <w:szCs w:val="20"/>
              </w:rPr>
              <w:t>Yes</w:t>
            </w:r>
          </w:p>
        </w:tc>
        <w:tc>
          <w:tcPr>
            <w:tcW w:w="5103" w:type="dxa"/>
          </w:tcPr>
          <w:p w14:paraId="6BE33330" w14:textId="156CD780" w:rsidR="00F1387F" w:rsidRPr="00AC7387" w:rsidRDefault="00072411" w:rsidP="00072411">
            <w:pPr>
              <w:rPr>
                <w:rFonts w:asciiTheme="minorHAnsi" w:hAnsiTheme="minorHAnsi"/>
                <w:sz w:val="20"/>
                <w:szCs w:val="20"/>
              </w:rPr>
            </w:pPr>
            <w:r w:rsidRPr="00AC7387">
              <w:rPr>
                <w:rFonts w:asciiTheme="minorHAnsi" w:hAnsiTheme="minorHAnsi"/>
                <w:sz w:val="20"/>
                <w:szCs w:val="20"/>
              </w:rPr>
              <w:t xml:space="preserve">Premium v2 does not provide the native APIM backup/restore capability available in Classic Premium. Platform recovery therefore relies on redeployment of infrastructure and configuration from </w:t>
            </w:r>
            <w:r w:rsidR="000949D2" w:rsidRPr="00AC7387">
              <w:rPr>
                <w:rFonts w:asciiTheme="minorHAnsi" w:hAnsiTheme="minorHAnsi"/>
                <w:sz w:val="20"/>
                <w:szCs w:val="20"/>
              </w:rPr>
              <w:t>source controlled</w:t>
            </w:r>
            <w:r w:rsidRPr="00AC7387">
              <w:rPr>
                <w:rFonts w:asciiTheme="minorHAnsi" w:hAnsiTheme="minorHAnsi"/>
                <w:sz w:val="20"/>
                <w:szCs w:val="20"/>
              </w:rPr>
              <w:t xml:space="preserve"> Terraform and APIOps artefacts.</w:t>
            </w:r>
          </w:p>
        </w:tc>
      </w:tr>
    </w:tbl>
    <w:p w14:paraId="465B9473" w14:textId="77777777" w:rsidR="00940A1B" w:rsidRPr="00AC7387" w:rsidRDefault="00940A1B" w:rsidP="009C170A">
      <w:pPr>
        <w:rPr>
          <w:rFonts w:asciiTheme="minorHAnsi" w:hAnsiTheme="minorHAnsi"/>
        </w:rPr>
      </w:pPr>
    </w:p>
    <w:p w14:paraId="425AE980" w14:textId="092FF993" w:rsidR="00940A1B" w:rsidRPr="00921120" w:rsidRDefault="00921120" w:rsidP="004E7956">
      <w:pPr>
        <w:pStyle w:val="Heading3"/>
        <w:rPr>
          <w:rFonts w:eastAsia="Times New Roman" w:cs="Times New Roman"/>
          <w:b w:val="0"/>
          <w:color w:val="132040" w:themeColor="accent1" w:themeShade="BF"/>
          <w:sz w:val="24"/>
          <w:szCs w:val="26"/>
          <w:lang w:eastAsia="en-US"/>
        </w:rPr>
      </w:pPr>
      <w:bookmarkStart w:id="375" w:name="_Toc242720047"/>
      <w:r>
        <w:rPr>
          <w:rFonts w:eastAsia="Times New Roman" w:cs="Times New Roman"/>
          <w:b w:val="0"/>
          <w:color w:val="132040" w:themeColor="accent1" w:themeShade="BF"/>
          <w:sz w:val="24"/>
          <w:szCs w:val="26"/>
          <w:lang w:eastAsia="en-US"/>
        </w:rPr>
        <w:t>19</w:t>
      </w:r>
      <w:r w:rsidR="00C64583">
        <w:rPr>
          <w:rFonts w:eastAsia="Times New Roman" w:cs="Times New Roman"/>
          <w:b w:val="0"/>
          <w:color w:val="132040" w:themeColor="accent1" w:themeShade="BF"/>
          <w:sz w:val="24"/>
          <w:szCs w:val="26"/>
          <w:lang w:eastAsia="en-US"/>
        </w:rPr>
        <w:t>.2.</w:t>
      </w:r>
      <w:r w:rsidR="00054430">
        <w:rPr>
          <w:rFonts w:eastAsia="Times New Roman" w:cs="Times New Roman"/>
          <w:b w:val="0"/>
          <w:color w:val="132040" w:themeColor="accent1" w:themeShade="BF"/>
          <w:sz w:val="24"/>
          <w:szCs w:val="26"/>
          <w:lang w:eastAsia="en-US"/>
        </w:rPr>
        <w:t>3</w:t>
      </w:r>
      <w:r w:rsidR="00C64583">
        <w:rPr>
          <w:rFonts w:eastAsia="Times New Roman" w:cs="Times New Roman"/>
          <w:b w:val="0"/>
          <w:color w:val="132040" w:themeColor="accent1" w:themeShade="BF"/>
          <w:sz w:val="24"/>
          <w:szCs w:val="26"/>
          <w:lang w:eastAsia="en-US"/>
        </w:rPr>
        <w:t xml:space="preserve">. </w:t>
      </w:r>
      <w:r w:rsidR="00E96ADA" w:rsidRPr="00AC7387">
        <w:rPr>
          <w:rFonts w:eastAsia="Times New Roman" w:cs="Times New Roman"/>
          <w:b w:val="0"/>
          <w:color w:val="132040" w:themeColor="accent1" w:themeShade="BF"/>
          <w:sz w:val="24"/>
          <w:szCs w:val="26"/>
          <w:lang w:eastAsia="en-US"/>
        </w:rPr>
        <w:t>APIM Network Model (ADR-0</w:t>
      </w:r>
      <w:r w:rsidR="00FD07AE" w:rsidRPr="00AC7387">
        <w:rPr>
          <w:rFonts w:eastAsia="Times New Roman" w:cs="Times New Roman"/>
          <w:b w:val="0"/>
          <w:color w:val="132040" w:themeColor="accent1" w:themeShade="BF"/>
          <w:sz w:val="24"/>
          <w:szCs w:val="26"/>
          <w:lang w:eastAsia="en-US"/>
        </w:rPr>
        <w:t>3</w:t>
      </w:r>
      <w:r w:rsidR="00E96ADA" w:rsidRPr="00AC7387">
        <w:rPr>
          <w:rFonts w:eastAsia="Times New Roman" w:cs="Times New Roman"/>
          <w:b w:val="0"/>
          <w:color w:val="132040" w:themeColor="accent1" w:themeShade="BF"/>
          <w:sz w:val="24"/>
          <w:szCs w:val="26"/>
          <w:lang w:eastAsia="en-US"/>
        </w:rPr>
        <w:t>)</w:t>
      </w:r>
      <w:bookmarkEnd w:id="375"/>
    </w:p>
    <w:p w14:paraId="1AA9D212" w14:textId="17B99950"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 xml:space="preserve">To ensure a strict security boundary, Azure API Management </w:t>
      </w:r>
      <w:r w:rsidR="00CE4C2A">
        <w:rPr>
          <w:rFonts w:asciiTheme="minorHAnsi" w:hAnsiTheme="minorHAnsi"/>
          <w:sz w:val="20"/>
          <w:szCs w:val="20"/>
        </w:rPr>
        <w:t xml:space="preserve">requires isolation from </w:t>
      </w:r>
      <w:r w:rsidRPr="00AC7387">
        <w:rPr>
          <w:rFonts w:asciiTheme="minorHAnsi" w:hAnsiTheme="minorHAnsi"/>
          <w:sz w:val="20"/>
          <w:szCs w:val="20"/>
        </w:rPr>
        <w:t xml:space="preserve">direct internet exposure. Selecting the deployment mode dictates how the gateway integrates with our virtual network (VNet) and forces all external consumer traffic through Azure Front Door Premium WAF via Private Link. </w:t>
      </w:r>
    </w:p>
    <w:p w14:paraId="7FECC3F1" w14:textId="77777777" w:rsidR="00F550E5" w:rsidRPr="00AC7387" w:rsidRDefault="00F550E5" w:rsidP="00F550E5">
      <w:pPr>
        <w:spacing w:after="140"/>
        <w:rPr>
          <w:rFonts w:asciiTheme="minorHAnsi" w:hAnsiTheme="minorHAnsi"/>
          <w:sz w:val="20"/>
          <w:szCs w:val="20"/>
        </w:rPr>
      </w:pPr>
      <w:r w:rsidRPr="00AC7387">
        <w:rPr>
          <w:rFonts w:asciiTheme="minorHAnsi" w:hAnsiTheme="minorHAnsi"/>
          <w:sz w:val="20"/>
          <w:szCs w:val="20"/>
        </w:rPr>
        <w:t>The table below details the evaluation between Internal VNet, External VNet modes and VNet 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3118"/>
        <w:gridCol w:w="1134"/>
        <w:gridCol w:w="3969"/>
      </w:tblGrid>
      <w:tr w:rsidR="00F550E5" w:rsidRPr="00AC7387" w14:paraId="7DB7696E" w14:textId="77777777" w:rsidTr="00213808">
        <w:trPr>
          <w:tblHeader/>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925F8BA" w14:textId="77777777" w:rsidR="00F550E5" w:rsidRPr="00AC7387" w:rsidRDefault="00F550E5" w:rsidP="00203EEB">
            <w:pPr>
              <w:rPr>
                <w:rFonts w:asciiTheme="minorHAnsi" w:hAnsiTheme="minorHAnsi"/>
                <w:sz w:val="20"/>
                <w:szCs w:val="20"/>
              </w:rPr>
            </w:pPr>
            <w:r w:rsidRPr="00AC7387">
              <w:rPr>
                <w:rFonts w:asciiTheme="minorHAnsi" w:hAnsiTheme="minorHAnsi"/>
                <w:b/>
                <w:bCs/>
                <w:color w:val="000000" w:themeColor="text1"/>
                <w:sz w:val="20"/>
                <w:szCs w:val="20"/>
              </w:rPr>
              <w:t>Option</w:t>
            </w:r>
          </w:p>
        </w:tc>
        <w:tc>
          <w:tcPr>
            <w:tcW w:w="311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0C3BAEF" w14:textId="77777777" w:rsidR="00F550E5" w:rsidRPr="00AC7387" w:rsidRDefault="00F550E5" w:rsidP="00203EEB">
            <w:pPr>
              <w:rPr>
                <w:rFonts w:asciiTheme="minorHAnsi" w:hAnsiTheme="minorHAnsi"/>
                <w:sz w:val="20"/>
                <w:szCs w:val="20"/>
              </w:rPr>
            </w:pPr>
            <w:r w:rsidRPr="00AC7387">
              <w:rPr>
                <w:rFonts w:asciiTheme="minorHAnsi" w:hAnsiTheme="minorHAnsi"/>
                <w:b/>
                <w:bCs/>
                <w:color w:val="000000" w:themeColor="text1"/>
                <w:sz w:val="20"/>
                <w:szCs w:val="20"/>
              </w:rPr>
              <w:t>Description</w:t>
            </w:r>
          </w:p>
        </w:tc>
        <w:tc>
          <w:tcPr>
            <w:tcW w:w="113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E7219D" w14:textId="77777777" w:rsidR="00F550E5" w:rsidRPr="00AC7387" w:rsidRDefault="00F550E5" w:rsidP="00203EEB">
            <w:pPr>
              <w:rPr>
                <w:rFonts w:asciiTheme="minorHAnsi" w:hAnsiTheme="minorHAnsi"/>
                <w:sz w:val="20"/>
                <w:szCs w:val="20"/>
              </w:rPr>
            </w:pPr>
            <w:r w:rsidRPr="00AC7387">
              <w:rPr>
                <w:rFonts w:asciiTheme="minorHAnsi" w:hAnsiTheme="minorHAnsi"/>
                <w:b/>
                <w:bCs/>
                <w:color w:val="000000" w:themeColor="text1"/>
                <w:sz w:val="20"/>
                <w:szCs w:val="20"/>
              </w:rPr>
              <w:t>Status</w:t>
            </w:r>
          </w:p>
        </w:tc>
        <w:tc>
          <w:tcPr>
            <w:tcW w:w="3969" w:type="dxa"/>
            <w:tcBorders>
              <w:bottom w:val="single" w:sz="12" w:space="0" w:color="000000" w:themeColor="text1"/>
            </w:tcBorders>
            <w:shd w:val="clear" w:color="auto" w:fill="C1CDEC" w:themeFill="accent1" w:themeFillTint="33"/>
          </w:tcPr>
          <w:p w14:paraId="1101661F" w14:textId="77777777" w:rsidR="00F550E5" w:rsidRPr="00AC7387" w:rsidRDefault="00F550E5" w:rsidP="00203EEB">
            <w:pPr>
              <w:rPr>
                <w:rFonts w:asciiTheme="minorHAnsi" w:hAnsiTheme="minorHAnsi"/>
                <w:b/>
                <w:bCs/>
                <w:color w:val="000000" w:themeColor="text1"/>
                <w:sz w:val="20"/>
                <w:szCs w:val="20"/>
              </w:rPr>
            </w:pPr>
            <w:r w:rsidRPr="00AC7387">
              <w:rPr>
                <w:rFonts w:asciiTheme="minorHAnsi" w:hAnsiTheme="minorHAnsi"/>
                <w:b/>
                <w:bCs/>
                <w:color w:val="000000" w:themeColor="text1"/>
                <w:sz w:val="20"/>
                <w:szCs w:val="20"/>
              </w:rPr>
              <w:t>Architectural Rationale</w:t>
            </w:r>
          </w:p>
        </w:tc>
      </w:tr>
      <w:tr w:rsidR="00F550E5" w:rsidRPr="00AC7387" w14:paraId="7830CE2E" w14:textId="77777777" w:rsidTr="00213808">
        <w:tc>
          <w:tcPr>
            <w:tcW w:w="1555" w:type="dxa"/>
            <w:tcMar>
              <w:top w:w="70" w:type="dxa"/>
              <w:left w:w="100" w:type="dxa"/>
              <w:bottom w:w="70" w:type="dxa"/>
              <w:right w:w="100" w:type="dxa"/>
            </w:tcMar>
            <w:vAlign w:val="center"/>
          </w:tcPr>
          <w:p w14:paraId="0054ADAE"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VNET Injection Internal mode</w:t>
            </w:r>
          </w:p>
        </w:tc>
        <w:tc>
          <w:tcPr>
            <w:tcW w:w="3118" w:type="dxa"/>
            <w:tcMar>
              <w:top w:w="70" w:type="dxa"/>
              <w:left w:w="100" w:type="dxa"/>
              <w:bottom w:w="70" w:type="dxa"/>
              <w:right w:w="100" w:type="dxa"/>
            </w:tcMar>
            <w:vAlign w:val="center"/>
          </w:tcPr>
          <w:p w14:paraId="4B97A47B" w14:textId="1E2A3C7B" w:rsidR="00F550E5" w:rsidRPr="00AC7387" w:rsidRDefault="00F550E5" w:rsidP="00203EEB">
            <w:pPr>
              <w:rPr>
                <w:rFonts w:asciiTheme="minorHAnsi" w:hAnsiTheme="minorHAnsi"/>
                <w:sz w:val="20"/>
                <w:szCs w:val="20"/>
              </w:rPr>
            </w:pPr>
            <w:r w:rsidRPr="00AC7387">
              <w:rPr>
                <w:rFonts w:asciiTheme="minorHAnsi" w:hAnsiTheme="minorHAnsi"/>
                <w:sz w:val="20"/>
                <w:szCs w:val="20"/>
              </w:rPr>
              <w:t xml:space="preserve">APIM is deployed inside a VNet subnet with no public IP address. Ingress from Front Door Premium is via </w:t>
            </w:r>
            <w:r w:rsidRPr="00AC7387">
              <w:rPr>
                <w:rFonts w:asciiTheme="minorHAnsi" w:hAnsiTheme="minorHAnsi"/>
                <w:b/>
                <w:bCs/>
                <w:sz w:val="20"/>
                <w:szCs w:val="20"/>
              </w:rPr>
              <w:t>Private Link / Private Endpoints</w:t>
            </w:r>
            <w:r w:rsidRPr="00AC7387">
              <w:rPr>
                <w:rFonts w:asciiTheme="minorHAnsi" w:hAnsiTheme="minorHAnsi"/>
                <w:sz w:val="20"/>
                <w:szCs w:val="20"/>
              </w:rPr>
              <w:t>, and backend access uses private VNet routing.</w:t>
            </w:r>
          </w:p>
        </w:tc>
        <w:tc>
          <w:tcPr>
            <w:tcW w:w="1134" w:type="dxa"/>
            <w:tcMar>
              <w:top w:w="70" w:type="dxa"/>
              <w:left w:w="100" w:type="dxa"/>
              <w:bottom w:w="70" w:type="dxa"/>
              <w:right w:w="100" w:type="dxa"/>
            </w:tcMar>
            <w:vAlign w:val="center"/>
          </w:tcPr>
          <w:p w14:paraId="138DEC56"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Chosen</w:t>
            </w:r>
          </w:p>
        </w:tc>
        <w:tc>
          <w:tcPr>
            <w:tcW w:w="3969" w:type="dxa"/>
          </w:tcPr>
          <w:p w14:paraId="46B06573" w14:textId="77777777" w:rsidR="00F550E5" w:rsidRPr="00AC7387" w:rsidRDefault="00F550E5" w:rsidP="00203EEB">
            <w:pPr>
              <w:rPr>
                <w:rFonts w:asciiTheme="minorHAnsi" w:hAnsiTheme="minorHAnsi"/>
                <w:sz w:val="20"/>
                <w:szCs w:val="20"/>
              </w:rPr>
            </w:pPr>
            <w:r w:rsidRPr="00AC7387">
              <w:rPr>
                <w:rFonts w:asciiTheme="minorHAnsi" w:hAnsiTheme="minorHAnsi"/>
                <w:b/>
                <w:bCs/>
                <w:sz w:val="20"/>
                <w:szCs w:val="20"/>
              </w:rPr>
              <w:t>Zero Internet Exposure:</w:t>
            </w:r>
            <w:r w:rsidRPr="00AC7387">
              <w:rPr>
                <w:rFonts w:asciiTheme="minorHAnsi" w:hAnsiTheme="minorHAnsi"/>
                <w:sz w:val="20"/>
                <w:szCs w:val="20"/>
              </w:rPr>
              <w:t xml:space="preserve"> Completely isolates the API gateway from the public internet. Guarantees that all external traffic is inspected and forced through Azure Front Door Premium WAF before reaching APIM.</w:t>
            </w:r>
          </w:p>
        </w:tc>
      </w:tr>
      <w:tr w:rsidR="00F550E5" w:rsidRPr="00AC7387" w14:paraId="256E52C6" w14:textId="77777777" w:rsidTr="00213808">
        <w:tc>
          <w:tcPr>
            <w:tcW w:w="1555" w:type="dxa"/>
            <w:tcMar>
              <w:top w:w="70" w:type="dxa"/>
              <w:left w:w="100" w:type="dxa"/>
              <w:bottom w:w="70" w:type="dxa"/>
              <w:right w:w="100" w:type="dxa"/>
            </w:tcMar>
            <w:vAlign w:val="center"/>
          </w:tcPr>
          <w:p w14:paraId="0362C003"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VNET Injection External mode</w:t>
            </w:r>
          </w:p>
        </w:tc>
        <w:tc>
          <w:tcPr>
            <w:tcW w:w="3118" w:type="dxa"/>
            <w:tcMar>
              <w:top w:w="70" w:type="dxa"/>
              <w:left w:w="100" w:type="dxa"/>
              <w:bottom w:w="70" w:type="dxa"/>
              <w:right w:w="100" w:type="dxa"/>
            </w:tcMar>
            <w:vAlign w:val="center"/>
          </w:tcPr>
          <w:p w14:paraId="7E6CEBF5"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APIM sits inside a VNet but maintains a direct, publicly accessible IP address on the internet, allowing clients to bypass or hit the gateway alongside an optional edge service.</w:t>
            </w:r>
          </w:p>
        </w:tc>
        <w:tc>
          <w:tcPr>
            <w:tcW w:w="1134" w:type="dxa"/>
            <w:tcMar>
              <w:top w:w="70" w:type="dxa"/>
              <w:left w:w="100" w:type="dxa"/>
              <w:bottom w:w="70" w:type="dxa"/>
              <w:right w:w="100" w:type="dxa"/>
            </w:tcMar>
            <w:vAlign w:val="center"/>
          </w:tcPr>
          <w:p w14:paraId="33A5110A"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Not Chosen</w:t>
            </w:r>
          </w:p>
        </w:tc>
        <w:tc>
          <w:tcPr>
            <w:tcW w:w="3969" w:type="dxa"/>
          </w:tcPr>
          <w:p w14:paraId="5E8B69FF" w14:textId="77777777" w:rsidR="00F550E5" w:rsidRPr="00AC7387" w:rsidRDefault="00F550E5" w:rsidP="00203EEB">
            <w:pPr>
              <w:rPr>
                <w:rFonts w:asciiTheme="minorHAnsi" w:hAnsiTheme="minorHAnsi"/>
                <w:sz w:val="20"/>
                <w:szCs w:val="20"/>
              </w:rPr>
            </w:pPr>
            <w:r w:rsidRPr="00AC7387">
              <w:rPr>
                <w:rFonts w:asciiTheme="minorHAnsi" w:hAnsiTheme="minorHAnsi"/>
                <w:b/>
                <w:bCs/>
                <w:sz w:val="20"/>
                <w:szCs w:val="20"/>
              </w:rPr>
              <w:t>Security &amp; Compliance Risk:</w:t>
            </w:r>
            <w:r w:rsidRPr="00AC7387">
              <w:rPr>
                <w:rFonts w:asciiTheme="minorHAnsi" w:hAnsiTheme="minorHAnsi"/>
                <w:sz w:val="20"/>
                <w:szCs w:val="20"/>
              </w:rPr>
              <w:t xml:space="preserve"> Exposes a public surface area directly to the internet, creating potential governance bypasses where consumers can hit APIM endpoints without traversing the centralized Front Door WAF edge.</w:t>
            </w:r>
          </w:p>
        </w:tc>
      </w:tr>
      <w:tr w:rsidR="00F550E5" w:rsidRPr="00AC7387" w14:paraId="5AC53F5E" w14:textId="77777777" w:rsidTr="00213808">
        <w:trPr>
          <w:trHeight w:val="2506"/>
        </w:trPr>
        <w:tc>
          <w:tcPr>
            <w:tcW w:w="1555" w:type="dxa"/>
            <w:tcMar>
              <w:top w:w="70" w:type="dxa"/>
              <w:left w:w="100" w:type="dxa"/>
              <w:bottom w:w="70" w:type="dxa"/>
              <w:right w:w="100" w:type="dxa"/>
            </w:tcMar>
            <w:vAlign w:val="center"/>
          </w:tcPr>
          <w:p w14:paraId="146A486E"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VNET Integration</w:t>
            </w:r>
          </w:p>
        </w:tc>
        <w:tc>
          <w:tcPr>
            <w:tcW w:w="3118" w:type="dxa"/>
            <w:tcMar>
              <w:top w:w="70" w:type="dxa"/>
              <w:left w:w="100" w:type="dxa"/>
              <w:bottom w:w="70" w:type="dxa"/>
              <w:right w:w="100" w:type="dxa"/>
            </w:tcMar>
            <w:vAlign w:val="center"/>
          </w:tcPr>
          <w:p w14:paraId="4C6956E9"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APIM connects to backend services through a dedicated integration subnet, allowing private access to internal networks, Azure services, and external SaaS platforms without exposing a public IP for outbound traffic.</w:t>
            </w:r>
          </w:p>
        </w:tc>
        <w:tc>
          <w:tcPr>
            <w:tcW w:w="1134" w:type="dxa"/>
            <w:tcMar>
              <w:top w:w="70" w:type="dxa"/>
              <w:left w:w="100" w:type="dxa"/>
              <w:bottom w:w="70" w:type="dxa"/>
              <w:right w:w="100" w:type="dxa"/>
            </w:tcMar>
            <w:vAlign w:val="center"/>
          </w:tcPr>
          <w:p w14:paraId="00381645" w14:textId="77777777" w:rsidR="00F550E5" w:rsidRPr="00AC7387" w:rsidRDefault="00F550E5" w:rsidP="00203EEB">
            <w:pPr>
              <w:rPr>
                <w:rFonts w:asciiTheme="minorHAnsi" w:hAnsiTheme="minorHAnsi"/>
                <w:sz w:val="20"/>
                <w:szCs w:val="20"/>
              </w:rPr>
            </w:pPr>
            <w:r w:rsidRPr="00AC7387">
              <w:rPr>
                <w:rFonts w:asciiTheme="minorHAnsi" w:hAnsiTheme="minorHAnsi"/>
                <w:sz w:val="20"/>
                <w:szCs w:val="20"/>
              </w:rPr>
              <w:t>Not Chosen</w:t>
            </w:r>
          </w:p>
        </w:tc>
        <w:tc>
          <w:tcPr>
            <w:tcW w:w="3969" w:type="dxa"/>
            <w:vAlign w:val="center"/>
          </w:tcPr>
          <w:p w14:paraId="02BAFE95" w14:textId="783FC886" w:rsidR="00F550E5" w:rsidRPr="00AC7387" w:rsidRDefault="00F550E5" w:rsidP="00203EEB">
            <w:pPr>
              <w:rPr>
                <w:rFonts w:asciiTheme="minorHAnsi" w:hAnsiTheme="minorHAnsi"/>
                <w:b/>
                <w:bCs/>
                <w:sz w:val="20"/>
                <w:szCs w:val="20"/>
              </w:rPr>
            </w:pPr>
            <w:r w:rsidRPr="00AC7387">
              <w:rPr>
                <w:rFonts w:asciiTheme="minorHAnsi" w:hAnsiTheme="minorHAnsi"/>
                <w:b/>
                <w:bCs/>
                <w:sz w:val="20"/>
                <w:szCs w:val="20"/>
              </w:rPr>
              <w:t xml:space="preserve">Backend Reachability: </w:t>
            </w:r>
            <w:r w:rsidRPr="00AC7387">
              <w:rPr>
                <w:rFonts w:asciiTheme="minorHAnsi" w:hAnsiTheme="minorHAnsi"/>
                <w:sz w:val="20"/>
                <w:szCs w:val="20"/>
              </w:rPr>
              <w:t xml:space="preserve">This option still exposes a public surface area to the internet while </w:t>
            </w:r>
            <w:r w:rsidR="00896267">
              <w:rPr>
                <w:rFonts w:asciiTheme="minorHAnsi" w:hAnsiTheme="minorHAnsi"/>
                <w:sz w:val="20"/>
                <w:szCs w:val="20"/>
              </w:rPr>
              <w:t xml:space="preserve">achieving access to backend services </w:t>
            </w:r>
            <w:r w:rsidRPr="00AC7387">
              <w:rPr>
                <w:rFonts w:asciiTheme="minorHAnsi" w:hAnsiTheme="minorHAnsi"/>
                <w:sz w:val="20"/>
                <w:szCs w:val="20"/>
              </w:rPr>
              <w:t xml:space="preserve">without introducing a dedicated integration subnet and associated networking complexity. </w:t>
            </w:r>
            <w:r w:rsidR="00665294">
              <w:rPr>
                <w:rFonts w:asciiTheme="minorHAnsi" w:hAnsiTheme="minorHAnsi"/>
                <w:sz w:val="20"/>
                <w:szCs w:val="20"/>
              </w:rPr>
              <w:t>By supporting</w:t>
            </w:r>
            <w:r w:rsidRPr="00AC7387">
              <w:rPr>
                <w:rFonts w:asciiTheme="minorHAnsi" w:hAnsiTheme="minorHAnsi"/>
                <w:sz w:val="20"/>
                <w:szCs w:val="20"/>
              </w:rPr>
              <w:t xml:space="preserve"> private access to Azure and external services, the selected approach provides sufficient connectivity while maintaining a simpler operational model and lower cost.</w:t>
            </w:r>
          </w:p>
        </w:tc>
      </w:tr>
    </w:tbl>
    <w:p w14:paraId="4160C6E8" w14:textId="30C13EC3" w:rsidR="00C86605" w:rsidRPr="00AC7387" w:rsidRDefault="00921120" w:rsidP="004E7956">
      <w:pPr>
        <w:pStyle w:val="Heading3"/>
        <w:rPr>
          <w:rFonts w:eastAsia="Times New Roman" w:cs="Arial"/>
          <w:b w:val="0"/>
          <w:bCs w:val="0"/>
          <w:color w:val="132040" w:themeColor="accent1" w:themeShade="BF"/>
          <w:sz w:val="24"/>
          <w:szCs w:val="26"/>
          <w:lang w:eastAsia="en-US"/>
        </w:rPr>
      </w:pPr>
      <w:bookmarkStart w:id="376" w:name="_Toc242720048"/>
      <w:r>
        <w:rPr>
          <w:rFonts w:eastAsia="Times New Roman" w:cs="Times New Roman"/>
          <w:b w:val="0"/>
          <w:color w:val="132040" w:themeColor="accent1" w:themeShade="BF"/>
          <w:sz w:val="24"/>
          <w:szCs w:val="26"/>
          <w:lang w:eastAsia="en-US"/>
        </w:rPr>
        <w:t xml:space="preserve">19.2.4. </w:t>
      </w:r>
      <w:r w:rsidR="00C86605" w:rsidRPr="00921120">
        <w:rPr>
          <w:rFonts w:eastAsia="Times New Roman" w:cs="Times New Roman"/>
          <w:b w:val="0"/>
          <w:color w:val="132040" w:themeColor="accent1" w:themeShade="BF"/>
          <w:sz w:val="24"/>
          <w:szCs w:val="26"/>
          <w:lang w:eastAsia="en-US"/>
        </w:rPr>
        <w:t>Resilience Tiers (ADR-09)</w:t>
      </w:r>
      <w:bookmarkEnd w:id="376"/>
      <w:r w:rsidR="00B575E7" w:rsidRPr="00AC7387">
        <w:rPr>
          <w:rFonts w:eastAsia="Times New Roman" w:cs="Arial"/>
          <w:b w:val="0"/>
          <w:bCs w:val="0"/>
          <w:color w:val="132040" w:themeColor="accent1" w:themeShade="BF"/>
          <w:sz w:val="24"/>
          <w:szCs w:val="26"/>
          <w:lang w:eastAsia="en-US"/>
        </w:rPr>
        <w:br/>
      </w:r>
    </w:p>
    <w:tbl>
      <w:tblPr>
        <w:tblStyle w:val="TableGrid"/>
        <w:tblW w:w="9634" w:type="dxa"/>
        <w:tblLayout w:type="fixed"/>
        <w:tblLook w:val="04A0" w:firstRow="1" w:lastRow="0" w:firstColumn="1" w:lastColumn="0" w:noHBand="0" w:noVBand="1"/>
      </w:tblPr>
      <w:tblGrid>
        <w:gridCol w:w="1282"/>
        <w:gridCol w:w="1378"/>
        <w:gridCol w:w="1475"/>
        <w:gridCol w:w="1956"/>
        <w:gridCol w:w="1407"/>
        <w:gridCol w:w="2136"/>
      </w:tblGrid>
      <w:tr w:rsidR="00C86605" w:rsidRPr="00AC7387" w14:paraId="0842FF95" w14:textId="77777777" w:rsidTr="00B575E7">
        <w:tc>
          <w:tcPr>
            <w:tcW w:w="1282" w:type="dxa"/>
            <w:tcBorders>
              <w:bottom w:val="single" w:sz="12" w:space="0" w:color="1A2B56" w:themeColor="accent1"/>
            </w:tcBorders>
            <w:shd w:val="clear" w:color="auto" w:fill="C1CDEC" w:themeFill="accent1" w:themeFillTint="33"/>
          </w:tcPr>
          <w:p w14:paraId="38BB78DD" w14:textId="77777777" w:rsidR="00C86605" w:rsidRPr="00AC7387" w:rsidRDefault="00C86605">
            <w:pPr>
              <w:rPr>
                <w:rFonts w:asciiTheme="minorHAnsi" w:hAnsiTheme="minorHAnsi"/>
                <w:color w:val="000000" w:themeColor="text1"/>
              </w:rPr>
            </w:pPr>
            <w:r w:rsidRPr="00AC7387">
              <w:rPr>
                <w:rFonts w:asciiTheme="minorHAnsi" w:hAnsiTheme="minorHAnsi"/>
                <w:b/>
                <w:color w:val="000000" w:themeColor="text1"/>
                <w:sz w:val="20"/>
                <w:szCs w:val="20"/>
              </w:rPr>
              <w:t>Resilience Tier</w:t>
            </w:r>
          </w:p>
        </w:tc>
        <w:tc>
          <w:tcPr>
            <w:tcW w:w="1378" w:type="dxa"/>
            <w:tcBorders>
              <w:bottom w:val="single" w:sz="12" w:space="0" w:color="1A2B56" w:themeColor="accent1"/>
            </w:tcBorders>
            <w:shd w:val="clear" w:color="auto" w:fill="C1CDEC" w:themeFill="accent1" w:themeFillTint="33"/>
          </w:tcPr>
          <w:p w14:paraId="0B18942D" w14:textId="77777777" w:rsidR="00C86605" w:rsidRPr="00AC7387" w:rsidRDefault="00C86605">
            <w:pPr>
              <w:rPr>
                <w:rFonts w:asciiTheme="minorHAnsi" w:hAnsiTheme="minorHAnsi"/>
                <w:color w:val="000000" w:themeColor="text1"/>
              </w:rPr>
            </w:pPr>
            <w:r w:rsidRPr="00AC7387">
              <w:rPr>
                <w:rFonts w:asciiTheme="minorHAnsi" w:hAnsiTheme="minorHAnsi"/>
                <w:b/>
                <w:color w:val="000000" w:themeColor="text1"/>
                <w:sz w:val="20"/>
                <w:szCs w:val="20"/>
              </w:rPr>
              <w:t>Deployment Topology</w:t>
            </w:r>
          </w:p>
        </w:tc>
        <w:tc>
          <w:tcPr>
            <w:tcW w:w="1475" w:type="dxa"/>
            <w:tcBorders>
              <w:bottom w:val="single" w:sz="12" w:space="0" w:color="1A2B56" w:themeColor="accent1"/>
            </w:tcBorders>
            <w:shd w:val="clear" w:color="auto" w:fill="C1CDEC" w:themeFill="accent1" w:themeFillTint="33"/>
          </w:tcPr>
          <w:p w14:paraId="48F92650" w14:textId="77777777" w:rsidR="00C86605" w:rsidRPr="00AC7387" w:rsidRDefault="00C86605">
            <w:pPr>
              <w:rPr>
                <w:rFonts w:asciiTheme="minorHAnsi" w:hAnsiTheme="minorHAnsi"/>
                <w:color w:val="000000" w:themeColor="text1"/>
              </w:rPr>
            </w:pPr>
            <w:r w:rsidRPr="00AC7387">
              <w:rPr>
                <w:rFonts w:asciiTheme="minorHAnsi" w:hAnsiTheme="minorHAnsi"/>
                <w:b/>
                <w:color w:val="000000" w:themeColor="text1"/>
                <w:sz w:val="20"/>
                <w:szCs w:val="20"/>
              </w:rPr>
              <w:t xml:space="preserve">Architectural Scope </w:t>
            </w:r>
          </w:p>
        </w:tc>
        <w:tc>
          <w:tcPr>
            <w:tcW w:w="1956" w:type="dxa"/>
            <w:tcBorders>
              <w:bottom w:val="single" w:sz="12" w:space="0" w:color="1A2B56" w:themeColor="accent1"/>
            </w:tcBorders>
            <w:shd w:val="clear" w:color="auto" w:fill="C1CDEC" w:themeFill="accent1" w:themeFillTint="33"/>
          </w:tcPr>
          <w:p w14:paraId="193FAC19" w14:textId="77777777" w:rsidR="00C86605" w:rsidRPr="00AC7387" w:rsidRDefault="00C86605">
            <w:pPr>
              <w:rPr>
                <w:rFonts w:asciiTheme="minorHAnsi" w:hAnsiTheme="minorHAnsi"/>
                <w:color w:val="000000" w:themeColor="text1"/>
              </w:rPr>
            </w:pPr>
            <w:r w:rsidRPr="00AC7387">
              <w:rPr>
                <w:rFonts w:asciiTheme="minorHAnsi" w:hAnsiTheme="minorHAnsi"/>
                <w:b/>
                <w:color w:val="000000" w:themeColor="text1"/>
                <w:sz w:val="20"/>
                <w:szCs w:val="20"/>
              </w:rPr>
              <w:t>Operational Effect</w:t>
            </w:r>
          </w:p>
        </w:tc>
        <w:tc>
          <w:tcPr>
            <w:tcW w:w="1407" w:type="dxa"/>
            <w:tcBorders>
              <w:bottom w:val="single" w:sz="12" w:space="0" w:color="1A2B56" w:themeColor="accent1"/>
            </w:tcBorders>
            <w:shd w:val="clear" w:color="auto" w:fill="C1CDEC" w:themeFill="accent1" w:themeFillTint="33"/>
          </w:tcPr>
          <w:p w14:paraId="3AB9F72D" w14:textId="77777777" w:rsidR="00C86605" w:rsidRPr="00AC7387" w:rsidRDefault="00C86605">
            <w:pPr>
              <w:rPr>
                <w:rFonts w:asciiTheme="minorHAnsi" w:hAnsiTheme="minorHAnsi"/>
                <w:color w:val="000000" w:themeColor="text1"/>
              </w:rPr>
            </w:pPr>
            <w:r w:rsidRPr="00AC7387">
              <w:rPr>
                <w:rFonts w:asciiTheme="minorHAnsi" w:hAnsiTheme="minorHAnsi"/>
                <w:b/>
                <w:color w:val="000000" w:themeColor="text1"/>
                <w:sz w:val="20"/>
                <w:szCs w:val="20"/>
              </w:rPr>
              <w:t>Key Benefits</w:t>
            </w:r>
          </w:p>
        </w:tc>
        <w:tc>
          <w:tcPr>
            <w:tcW w:w="2136" w:type="dxa"/>
            <w:tcBorders>
              <w:bottom w:val="single" w:sz="12" w:space="0" w:color="1A2B56" w:themeColor="accent1"/>
            </w:tcBorders>
            <w:shd w:val="clear" w:color="auto" w:fill="C1CDEC" w:themeFill="accent1" w:themeFillTint="33"/>
          </w:tcPr>
          <w:p w14:paraId="0B4C46C1" w14:textId="77777777" w:rsidR="00C86605" w:rsidRPr="00AC7387" w:rsidRDefault="00C86605">
            <w:pPr>
              <w:rPr>
                <w:rFonts w:asciiTheme="minorHAnsi" w:hAnsiTheme="minorHAnsi"/>
                <w:color w:val="000000" w:themeColor="text1"/>
              </w:rPr>
            </w:pPr>
            <w:r w:rsidRPr="00AC7387">
              <w:rPr>
                <w:rFonts w:asciiTheme="minorHAnsi" w:hAnsiTheme="minorHAnsi"/>
                <w:b/>
                <w:color w:val="000000" w:themeColor="text1"/>
                <w:sz w:val="20"/>
                <w:szCs w:val="20"/>
              </w:rPr>
              <w:t>Architectural Trade-offs</w:t>
            </w:r>
          </w:p>
        </w:tc>
      </w:tr>
      <w:tr w:rsidR="00C86605" w:rsidRPr="00AC7387" w14:paraId="5EAE9352" w14:textId="77777777" w:rsidTr="00B575E7">
        <w:trPr>
          <w:trHeight w:val="2573"/>
        </w:trPr>
        <w:tc>
          <w:tcPr>
            <w:tcW w:w="1282" w:type="dxa"/>
            <w:tcBorders>
              <w:top w:val="single" w:sz="12" w:space="0" w:color="1A2B56" w:themeColor="accent1"/>
            </w:tcBorders>
          </w:tcPr>
          <w:p w14:paraId="0D53A3B7" w14:textId="77777777" w:rsidR="00C86605" w:rsidRPr="00AC7387" w:rsidRDefault="00C86605">
            <w:pPr>
              <w:rPr>
                <w:rFonts w:asciiTheme="minorHAnsi" w:hAnsiTheme="minorHAnsi"/>
                <w:sz w:val="20"/>
                <w:szCs w:val="20"/>
              </w:rPr>
            </w:pPr>
            <w:r w:rsidRPr="00AC7387">
              <w:rPr>
                <w:rFonts w:asciiTheme="minorHAnsi" w:hAnsiTheme="minorHAnsi"/>
                <w:b/>
                <w:sz w:val="20"/>
                <w:szCs w:val="20"/>
              </w:rPr>
              <w:t>Bronze</w:t>
            </w:r>
            <w:r w:rsidRPr="00AC7387">
              <w:rPr>
                <w:rFonts w:asciiTheme="minorHAnsi" w:hAnsiTheme="minorHAnsi"/>
                <w:b/>
                <w:sz w:val="20"/>
                <w:szCs w:val="20"/>
              </w:rPr>
              <w:br/>
            </w:r>
          </w:p>
        </w:tc>
        <w:tc>
          <w:tcPr>
            <w:tcW w:w="1378" w:type="dxa"/>
            <w:tcBorders>
              <w:top w:val="single" w:sz="12" w:space="0" w:color="1A2B56" w:themeColor="accent1"/>
            </w:tcBorders>
          </w:tcPr>
          <w:p w14:paraId="5CBC59E1" w14:textId="77777777" w:rsidR="00C86605" w:rsidRPr="00AC7387" w:rsidRDefault="00C86605">
            <w:pPr>
              <w:rPr>
                <w:rFonts w:asciiTheme="minorHAnsi" w:hAnsiTheme="minorHAnsi"/>
                <w:sz w:val="20"/>
                <w:szCs w:val="20"/>
              </w:rPr>
            </w:pPr>
            <w:r w:rsidRPr="00AC7387">
              <w:rPr>
                <w:rFonts w:asciiTheme="minorHAnsi" w:hAnsiTheme="minorHAnsi"/>
                <w:sz w:val="20"/>
                <w:szCs w:val="20"/>
              </w:rPr>
              <w:t>Single Region,</w:t>
            </w:r>
            <w:r w:rsidRPr="00AC7387">
              <w:rPr>
                <w:rFonts w:asciiTheme="minorHAnsi" w:hAnsiTheme="minorHAnsi"/>
                <w:sz w:val="20"/>
                <w:szCs w:val="20"/>
              </w:rPr>
              <w:br/>
              <w:t>Single Unit</w:t>
            </w:r>
          </w:p>
        </w:tc>
        <w:tc>
          <w:tcPr>
            <w:tcW w:w="1475" w:type="dxa"/>
            <w:tcBorders>
              <w:top w:val="single" w:sz="12" w:space="0" w:color="1A2B56" w:themeColor="accent1"/>
            </w:tcBorders>
          </w:tcPr>
          <w:p w14:paraId="40D0E1A2" w14:textId="77777777" w:rsidR="00C86605" w:rsidRPr="00AC7387" w:rsidRDefault="00C86605">
            <w:pPr>
              <w:rPr>
                <w:rFonts w:asciiTheme="minorHAnsi" w:hAnsiTheme="minorHAnsi"/>
                <w:sz w:val="20"/>
                <w:szCs w:val="20"/>
              </w:rPr>
            </w:pPr>
            <w:r w:rsidRPr="00AC7387">
              <w:rPr>
                <w:rFonts w:asciiTheme="minorHAnsi" w:hAnsiTheme="minorHAnsi"/>
                <w:sz w:val="20"/>
                <w:szCs w:val="20"/>
              </w:rPr>
              <w:t>APIOps / IaC Git Config Recovery</w:t>
            </w:r>
            <w:r w:rsidRPr="00AC7387">
              <w:rPr>
                <w:rFonts w:asciiTheme="minorHAnsi" w:hAnsiTheme="minorHAnsi"/>
                <w:sz w:val="20"/>
                <w:szCs w:val="20"/>
              </w:rPr>
              <w:br/>
            </w:r>
            <w:r w:rsidRPr="00AC7387">
              <w:rPr>
                <w:rFonts w:asciiTheme="minorHAnsi" w:hAnsiTheme="minorHAnsi"/>
                <w:sz w:val="20"/>
                <w:szCs w:val="20"/>
              </w:rPr>
              <w:br/>
              <w:t>Azure Front Door Anycast &amp; WAF Edge</w:t>
            </w:r>
          </w:p>
        </w:tc>
        <w:tc>
          <w:tcPr>
            <w:tcW w:w="1956" w:type="dxa"/>
            <w:tcBorders>
              <w:top w:val="single" w:sz="12" w:space="0" w:color="1A2B56" w:themeColor="accent1"/>
            </w:tcBorders>
          </w:tcPr>
          <w:p w14:paraId="286CD5FA" w14:textId="57861F32" w:rsidR="00C86605" w:rsidRPr="00AC7387" w:rsidRDefault="00C86605">
            <w:pPr>
              <w:rPr>
                <w:rFonts w:asciiTheme="minorHAnsi" w:hAnsiTheme="minorHAnsi"/>
                <w:sz w:val="20"/>
                <w:szCs w:val="20"/>
              </w:rPr>
            </w:pPr>
            <w:r w:rsidRPr="00AC7387">
              <w:rPr>
                <w:rFonts w:asciiTheme="minorHAnsi" w:hAnsiTheme="minorHAnsi"/>
                <w:sz w:val="20"/>
                <w:szCs w:val="20"/>
              </w:rPr>
              <w:t>Environment can be rebuilt from code (near-zero config RPO).</w:t>
            </w:r>
            <w:r w:rsidRPr="00AC7387">
              <w:rPr>
                <w:rFonts w:asciiTheme="minorHAnsi" w:hAnsiTheme="minorHAnsi"/>
                <w:sz w:val="20"/>
                <w:szCs w:val="20"/>
              </w:rPr>
              <w:br/>
            </w:r>
            <w:r w:rsidRPr="00AC7387">
              <w:rPr>
                <w:rFonts w:asciiTheme="minorHAnsi" w:hAnsiTheme="minorHAnsi"/>
                <w:sz w:val="20"/>
                <w:szCs w:val="20"/>
              </w:rPr>
              <w:br/>
              <w:t>DDoS and web attacks absorbed at the edge.</w:t>
            </w:r>
          </w:p>
        </w:tc>
        <w:tc>
          <w:tcPr>
            <w:tcW w:w="1407" w:type="dxa"/>
            <w:tcBorders>
              <w:top w:val="single" w:sz="12" w:space="0" w:color="1A2B56" w:themeColor="accent1"/>
            </w:tcBorders>
          </w:tcPr>
          <w:p w14:paraId="72598E4A" w14:textId="77777777" w:rsidR="00C86605" w:rsidRPr="00AC7387" w:rsidRDefault="00C86605">
            <w:pPr>
              <w:rPr>
                <w:rFonts w:asciiTheme="minorHAnsi" w:hAnsiTheme="minorHAnsi"/>
                <w:sz w:val="20"/>
                <w:szCs w:val="20"/>
              </w:rPr>
            </w:pPr>
            <w:r w:rsidRPr="00AC7387">
              <w:rPr>
                <w:rFonts w:asciiTheme="minorHAnsi" w:hAnsiTheme="minorHAnsi"/>
                <w:sz w:val="20"/>
                <w:szCs w:val="20"/>
              </w:rPr>
              <w:t>Minimizes platform infrastructure, licensing, and operational management costs.</w:t>
            </w:r>
          </w:p>
        </w:tc>
        <w:tc>
          <w:tcPr>
            <w:tcW w:w="2136" w:type="dxa"/>
            <w:tcBorders>
              <w:top w:val="single" w:sz="12" w:space="0" w:color="1A2B56" w:themeColor="accent1"/>
            </w:tcBorders>
          </w:tcPr>
          <w:p w14:paraId="70B4AF1B" w14:textId="77777777" w:rsidR="00C86605" w:rsidRPr="00AC7387" w:rsidRDefault="00C86605">
            <w:pPr>
              <w:rPr>
                <w:rFonts w:asciiTheme="minorHAnsi" w:hAnsiTheme="minorHAnsi"/>
                <w:sz w:val="20"/>
                <w:szCs w:val="20"/>
              </w:rPr>
            </w:pPr>
            <w:r w:rsidRPr="00AC7387">
              <w:rPr>
                <w:rFonts w:asciiTheme="minorHAnsi" w:hAnsiTheme="minorHAnsi"/>
                <w:sz w:val="20"/>
                <w:szCs w:val="20"/>
              </w:rPr>
              <w:t>No cross-zone or cross-region failover. Relies entirely on standard platform recovery procedures during outages.</w:t>
            </w:r>
          </w:p>
        </w:tc>
      </w:tr>
      <w:tr w:rsidR="00C86605" w:rsidRPr="00AC7387" w14:paraId="3B5C85CE" w14:textId="77777777" w:rsidTr="00B575E7">
        <w:trPr>
          <w:trHeight w:val="3066"/>
        </w:trPr>
        <w:tc>
          <w:tcPr>
            <w:tcW w:w="1282" w:type="dxa"/>
          </w:tcPr>
          <w:p w14:paraId="6A569C02" w14:textId="77777777" w:rsidR="00C86605" w:rsidRPr="00AC7387" w:rsidRDefault="00C86605">
            <w:pPr>
              <w:rPr>
                <w:rFonts w:asciiTheme="minorHAnsi" w:hAnsiTheme="minorHAnsi"/>
                <w:sz w:val="20"/>
                <w:szCs w:val="20"/>
              </w:rPr>
            </w:pPr>
            <w:r w:rsidRPr="00AC7387">
              <w:rPr>
                <w:rFonts w:asciiTheme="minorHAnsi" w:hAnsiTheme="minorHAnsi"/>
                <w:b/>
                <w:sz w:val="20"/>
                <w:szCs w:val="20"/>
              </w:rPr>
              <w:t>Silver (Chosen Baseline &amp; Production Standard)</w:t>
            </w:r>
          </w:p>
        </w:tc>
        <w:tc>
          <w:tcPr>
            <w:tcW w:w="1378" w:type="dxa"/>
          </w:tcPr>
          <w:p w14:paraId="17ABF629" w14:textId="77777777" w:rsidR="00C86605" w:rsidRPr="00AC7387" w:rsidRDefault="00C86605">
            <w:pPr>
              <w:rPr>
                <w:rFonts w:asciiTheme="minorHAnsi" w:hAnsiTheme="minorHAnsi"/>
                <w:sz w:val="20"/>
                <w:szCs w:val="20"/>
              </w:rPr>
            </w:pPr>
            <w:r w:rsidRPr="00AC7387">
              <w:rPr>
                <w:rFonts w:asciiTheme="minorHAnsi" w:hAnsiTheme="minorHAnsi"/>
                <w:sz w:val="20"/>
                <w:szCs w:val="20"/>
              </w:rPr>
              <w:t>Single Region,</w:t>
            </w:r>
            <w:r w:rsidRPr="00AC7387">
              <w:rPr>
                <w:rFonts w:asciiTheme="minorHAnsi" w:hAnsiTheme="minorHAnsi"/>
                <w:sz w:val="20"/>
                <w:szCs w:val="20"/>
              </w:rPr>
              <w:br/>
              <w:t>Multiple Units (2 AZs)</w:t>
            </w:r>
          </w:p>
        </w:tc>
        <w:tc>
          <w:tcPr>
            <w:tcW w:w="1475" w:type="dxa"/>
          </w:tcPr>
          <w:p w14:paraId="3B0F38EB" w14:textId="77777777" w:rsidR="00C86605" w:rsidRPr="00AC7387" w:rsidRDefault="00C86605">
            <w:pPr>
              <w:rPr>
                <w:rFonts w:asciiTheme="minorHAnsi" w:hAnsiTheme="minorHAnsi"/>
                <w:sz w:val="20"/>
                <w:szCs w:val="20"/>
              </w:rPr>
            </w:pPr>
            <w:r w:rsidRPr="00AC7387">
              <w:rPr>
                <w:rFonts w:asciiTheme="minorHAnsi" w:hAnsiTheme="minorHAnsi"/>
                <w:sz w:val="20"/>
                <w:szCs w:val="20"/>
              </w:rPr>
              <w:t>Zone-Redundant APIM Gateway</w:t>
            </w:r>
            <w:r w:rsidRPr="00AC7387">
              <w:rPr>
                <w:rFonts w:asciiTheme="minorHAnsi" w:hAnsiTheme="minorHAnsi"/>
                <w:sz w:val="20"/>
                <w:szCs w:val="20"/>
              </w:rPr>
              <w:br/>
            </w:r>
            <w:r w:rsidRPr="00AC7387">
              <w:rPr>
                <w:rFonts w:asciiTheme="minorHAnsi" w:hAnsiTheme="minorHAnsi"/>
                <w:sz w:val="20"/>
                <w:szCs w:val="20"/>
              </w:rPr>
              <w:br/>
            </w:r>
          </w:p>
        </w:tc>
        <w:tc>
          <w:tcPr>
            <w:tcW w:w="1956" w:type="dxa"/>
          </w:tcPr>
          <w:p w14:paraId="520767C9" w14:textId="77777777" w:rsidR="00C86605" w:rsidRPr="00AC7387" w:rsidRDefault="00C86605">
            <w:pPr>
              <w:rPr>
                <w:rFonts w:asciiTheme="minorHAnsi" w:hAnsiTheme="minorHAnsi"/>
                <w:sz w:val="20"/>
                <w:szCs w:val="20"/>
              </w:rPr>
            </w:pPr>
            <w:r w:rsidRPr="00AC7387">
              <w:rPr>
                <w:rFonts w:asciiTheme="minorHAnsi" w:hAnsiTheme="minorHAnsi"/>
                <w:sz w:val="20"/>
                <w:szCs w:val="20"/>
              </w:rPr>
              <w:t>Survives single physical datacentre loss within the region.</w:t>
            </w:r>
            <w:r w:rsidRPr="00AC7387">
              <w:rPr>
                <w:rFonts w:asciiTheme="minorHAnsi" w:hAnsiTheme="minorHAnsi"/>
                <w:sz w:val="20"/>
                <w:szCs w:val="20"/>
              </w:rPr>
              <w:br/>
            </w:r>
            <w:r w:rsidRPr="00AC7387">
              <w:rPr>
                <w:rFonts w:asciiTheme="minorHAnsi" w:hAnsiTheme="minorHAnsi"/>
                <w:sz w:val="20"/>
                <w:szCs w:val="20"/>
              </w:rPr>
              <w:br/>
              <w:t>Traffic automatically routes around failed zones without manual intervention.</w:t>
            </w:r>
          </w:p>
        </w:tc>
        <w:tc>
          <w:tcPr>
            <w:tcW w:w="1407" w:type="dxa"/>
          </w:tcPr>
          <w:p w14:paraId="012570C0" w14:textId="77777777" w:rsidR="00C86605" w:rsidRPr="00AC7387" w:rsidRDefault="00C86605">
            <w:pPr>
              <w:rPr>
                <w:rFonts w:asciiTheme="minorHAnsi" w:hAnsiTheme="minorHAnsi"/>
                <w:sz w:val="20"/>
                <w:szCs w:val="20"/>
              </w:rPr>
            </w:pPr>
            <w:r w:rsidRPr="00AC7387">
              <w:rPr>
                <w:rFonts w:asciiTheme="minorHAnsi" w:hAnsiTheme="minorHAnsi"/>
                <w:sz w:val="20"/>
                <w:szCs w:val="20"/>
              </w:rPr>
              <w:t>High intra-region availability and fault tolerance against local zonal/maintenance events.</w:t>
            </w:r>
          </w:p>
        </w:tc>
        <w:tc>
          <w:tcPr>
            <w:tcW w:w="2136" w:type="dxa"/>
          </w:tcPr>
          <w:p w14:paraId="14632A5A" w14:textId="77777777" w:rsidR="00C86605" w:rsidRPr="00AC7387" w:rsidRDefault="00C86605">
            <w:pPr>
              <w:rPr>
                <w:rFonts w:asciiTheme="minorHAnsi" w:hAnsiTheme="minorHAnsi"/>
                <w:sz w:val="20"/>
                <w:szCs w:val="20"/>
              </w:rPr>
            </w:pPr>
            <w:r w:rsidRPr="00AC7387">
              <w:rPr>
                <w:rFonts w:asciiTheme="minorHAnsi" w:hAnsiTheme="minorHAnsi"/>
                <w:sz w:val="20"/>
                <w:szCs w:val="20"/>
              </w:rPr>
              <w:t>Accepts downtime for entire cloud region outage. Saves on costs and complexity associated with multi-region deployment.</w:t>
            </w:r>
          </w:p>
        </w:tc>
      </w:tr>
      <w:tr w:rsidR="00C86605" w:rsidRPr="00AC7387" w14:paraId="5C8A2F1F" w14:textId="77777777" w:rsidTr="00B575E7">
        <w:tc>
          <w:tcPr>
            <w:tcW w:w="1282" w:type="dxa"/>
          </w:tcPr>
          <w:p w14:paraId="6785FD46" w14:textId="77777777" w:rsidR="00C86605" w:rsidRPr="00AC7387" w:rsidRDefault="00C86605">
            <w:pPr>
              <w:rPr>
                <w:rFonts w:asciiTheme="minorHAnsi" w:hAnsiTheme="minorHAnsi"/>
                <w:sz w:val="20"/>
                <w:szCs w:val="20"/>
              </w:rPr>
            </w:pPr>
            <w:r w:rsidRPr="00AC7387">
              <w:rPr>
                <w:rFonts w:asciiTheme="minorHAnsi" w:hAnsiTheme="minorHAnsi"/>
                <w:b/>
                <w:sz w:val="20"/>
                <w:szCs w:val="20"/>
              </w:rPr>
              <w:t>Gold</w:t>
            </w:r>
            <w:r w:rsidRPr="00AC7387">
              <w:rPr>
                <w:rFonts w:asciiTheme="minorHAnsi" w:hAnsiTheme="minorHAnsi"/>
                <w:b/>
                <w:sz w:val="20"/>
                <w:szCs w:val="20"/>
              </w:rPr>
              <w:br/>
            </w:r>
          </w:p>
        </w:tc>
        <w:tc>
          <w:tcPr>
            <w:tcW w:w="1378" w:type="dxa"/>
          </w:tcPr>
          <w:p w14:paraId="1A5248E3" w14:textId="77777777" w:rsidR="00C86605" w:rsidRPr="00AC7387" w:rsidRDefault="00C86605">
            <w:pPr>
              <w:rPr>
                <w:rFonts w:asciiTheme="minorHAnsi" w:hAnsiTheme="minorHAnsi"/>
                <w:sz w:val="20"/>
                <w:szCs w:val="20"/>
              </w:rPr>
            </w:pPr>
            <w:r w:rsidRPr="00AC7387">
              <w:rPr>
                <w:rFonts w:asciiTheme="minorHAnsi" w:hAnsiTheme="minorHAnsi"/>
                <w:sz w:val="20"/>
                <w:szCs w:val="20"/>
              </w:rPr>
              <w:t>Multi-Region,</w:t>
            </w:r>
            <w:r w:rsidRPr="00AC7387">
              <w:rPr>
                <w:rFonts w:asciiTheme="minorHAnsi" w:hAnsiTheme="minorHAnsi"/>
                <w:sz w:val="20"/>
                <w:szCs w:val="20"/>
              </w:rPr>
              <w:br/>
              <w:t>Multiple Units</w:t>
            </w:r>
          </w:p>
        </w:tc>
        <w:tc>
          <w:tcPr>
            <w:tcW w:w="1475" w:type="dxa"/>
          </w:tcPr>
          <w:p w14:paraId="61C2F9DD" w14:textId="77777777" w:rsidR="00C86605" w:rsidRPr="00AC7387" w:rsidRDefault="00C86605">
            <w:pPr>
              <w:rPr>
                <w:rFonts w:asciiTheme="minorHAnsi" w:hAnsiTheme="minorHAnsi"/>
                <w:sz w:val="20"/>
                <w:szCs w:val="20"/>
              </w:rPr>
            </w:pPr>
            <w:r w:rsidRPr="00AC7387">
              <w:rPr>
                <w:rFonts w:asciiTheme="minorHAnsi" w:hAnsiTheme="minorHAnsi"/>
                <w:sz w:val="20"/>
                <w:szCs w:val="20"/>
              </w:rPr>
              <w:t>Multi-Region Active-Active APIM (UK South / UK West)</w:t>
            </w:r>
            <w:r w:rsidRPr="00AC7387">
              <w:rPr>
                <w:rFonts w:asciiTheme="minorHAnsi" w:hAnsiTheme="minorHAnsi"/>
                <w:sz w:val="20"/>
                <w:szCs w:val="20"/>
              </w:rPr>
              <w:br/>
            </w:r>
            <w:r w:rsidRPr="00AC7387">
              <w:rPr>
                <w:rFonts w:asciiTheme="minorHAnsi" w:hAnsiTheme="minorHAnsi"/>
                <w:sz w:val="20"/>
                <w:szCs w:val="20"/>
              </w:rPr>
              <w:br/>
              <w:t>Front Door Global Health Probes</w:t>
            </w:r>
          </w:p>
        </w:tc>
        <w:tc>
          <w:tcPr>
            <w:tcW w:w="1956" w:type="dxa"/>
          </w:tcPr>
          <w:p w14:paraId="0FF8857B" w14:textId="77777777" w:rsidR="00C86605" w:rsidRPr="00AC7387" w:rsidRDefault="00C86605">
            <w:pPr>
              <w:rPr>
                <w:rFonts w:asciiTheme="minorHAnsi" w:hAnsiTheme="minorHAnsi"/>
                <w:sz w:val="20"/>
                <w:szCs w:val="20"/>
              </w:rPr>
            </w:pPr>
            <w:r w:rsidRPr="00AC7387">
              <w:rPr>
                <w:rFonts w:asciiTheme="minorHAnsi" w:hAnsiTheme="minorHAnsi"/>
                <w:sz w:val="20"/>
                <w:szCs w:val="20"/>
              </w:rPr>
              <w:t>Full regional disaster recovery.</w:t>
            </w:r>
            <w:r w:rsidRPr="00AC7387">
              <w:rPr>
                <w:rFonts w:asciiTheme="minorHAnsi" w:hAnsiTheme="minorHAnsi"/>
                <w:sz w:val="20"/>
                <w:szCs w:val="20"/>
              </w:rPr>
              <w:br/>
            </w:r>
            <w:r w:rsidRPr="00AC7387">
              <w:rPr>
                <w:rFonts w:asciiTheme="minorHAnsi" w:hAnsiTheme="minorHAnsi"/>
                <w:sz w:val="20"/>
                <w:szCs w:val="20"/>
              </w:rPr>
              <w:br/>
              <w:t>Total UK South outage automatically routes traffic to UK West or another approved region with no client DNS changes.</w:t>
            </w:r>
          </w:p>
        </w:tc>
        <w:tc>
          <w:tcPr>
            <w:tcW w:w="1407" w:type="dxa"/>
          </w:tcPr>
          <w:p w14:paraId="4C256C44" w14:textId="22795ADE" w:rsidR="00C86605" w:rsidRPr="00AC7387" w:rsidRDefault="00C86605">
            <w:pPr>
              <w:rPr>
                <w:rFonts w:asciiTheme="minorHAnsi" w:hAnsiTheme="minorHAnsi"/>
                <w:sz w:val="20"/>
                <w:szCs w:val="20"/>
              </w:rPr>
            </w:pPr>
            <w:r w:rsidRPr="00AC7387">
              <w:rPr>
                <w:rFonts w:asciiTheme="minorHAnsi" w:hAnsiTheme="minorHAnsi"/>
                <w:sz w:val="20"/>
                <w:szCs w:val="20"/>
              </w:rPr>
              <w:t xml:space="preserve">Highest </w:t>
            </w:r>
            <w:r w:rsidR="006929C2" w:rsidRPr="00AC7387">
              <w:rPr>
                <w:rFonts w:asciiTheme="minorHAnsi" w:hAnsiTheme="minorHAnsi"/>
                <w:sz w:val="20"/>
                <w:szCs w:val="20"/>
              </w:rPr>
              <w:t>resilience</w:t>
            </w:r>
            <w:r w:rsidRPr="00AC7387">
              <w:rPr>
                <w:rFonts w:asciiTheme="minorHAnsi" w:hAnsiTheme="minorHAnsi"/>
                <w:sz w:val="20"/>
                <w:szCs w:val="20"/>
              </w:rPr>
              <w:t xml:space="preserve"> tier with automated geographic failover and continuous multi-region availability.</w:t>
            </w:r>
          </w:p>
        </w:tc>
        <w:tc>
          <w:tcPr>
            <w:tcW w:w="2136" w:type="dxa"/>
          </w:tcPr>
          <w:p w14:paraId="52B74977" w14:textId="5F5109D9" w:rsidR="00C86605" w:rsidRPr="00AC7387" w:rsidRDefault="00C86605">
            <w:pPr>
              <w:rPr>
                <w:rFonts w:asciiTheme="minorHAnsi" w:hAnsiTheme="minorHAnsi"/>
                <w:sz w:val="20"/>
                <w:szCs w:val="20"/>
              </w:rPr>
            </w:pPr>
            <w:r w:rsidRPr="00AC7387">
              <w:rPr>
                <w:rFonts w:asciiTheme="minorHAnsi" w:hAnsiTheme="minorHAnsi"/>
                <w:sz w:val="20"/>
                <w:szCs w:val="20"/>
              </w:rPr>
              <w:t>High operational complexity</w:t>
            </w:r>
            <w:r w:rsidR="001F1040">
              <w:rPr>
                <w:rFonts w:asciiTheme="minorHAnsi" w:hAnsiTheme="minorHAnsi"/>
                <w:sz w:val="20"/>
                <w:szCs w:val="20"/>
              </w:rPr>
              <w:t xml:space="preserve"> and</w:t>
            </w:r>
            <w:r w:rsidRPr="00AC7387">
              <w:rPr>
                <w:rFonts w:asciiTheme="minorHAnsi" w:hAnsiTheme="minorHAnsi"/>
                <w:sz w:val="20"/>
                <w:szCs w:val="20"/>
              </w:rPr>
              <w:t xml:space="preserve"> </w:t>
            </w:r>
            <w:r w:rsidR="005803BC" w:rsidRPr="00AC7387">
              <w:rPr>
                <w:rFonts w:asciiTheme="minorHAnsi" w:hAnsiTheme="minorHAnsi"/>
                <w:sz w:val="20"/>
                <w:szCs w:val="20"/>
              </w:rPr>
              <w:t>doubles</w:t>
            </w:r>
            <w:r w:rsidRPr="00AC7387">
              <w:rPr>
                <w:rFonts w:asciiTheme="minorHAnsi" w:hAnsiTheme="minorHAnsi"/>
                <w:sz w:val="20"/>
                <w:szCs w:val="20"/>
              </w:rPr>
              <w:t xml:space="preserve"> platform operational costs.</w:t>
            </w:r>
          </w:p>
        </w:tc>
      </w:tr>
    </w:tbl>
    <w:p w14:paraId="4C0F6C39" w14:textId="77777777" w:rsidR="00C86605" w:rsidRPr="00AC7387" w:rsidRDefault="00C86605" w:rsidP="00C86605">
      <w:pPr>
        <w:spacing w:before="120" w:after="60"/>
        <w:jc w:val="center"/>
        <w:rPr>
          <w:rFonts w:asciiTheme="minorHAnsi" w:hAnsiTheme="minorHAnsi"/>
        </w:rPr>
      </w:pPr>
    </w:p>
    <w:p w14:paraId="06B7A293" w14:textId="77777777" w:rsidR="00C86605" w:rsidRPr="00AC7387" w:rsidRDefault="00C86605" w:rsidP="00C86605">
      <w:pPr>
        <w:spacing w:before="120" w:after="60"/>
        <w:rPr>
          <w:rFonts w:asciiTheme="minorHAnsi" w:hAnsiTheme="minorHAnsi"/>
        </w:rPr>
      </w:pPr>
      <w:r w:rsidRPr="00B223AC">
        <w:rPr>
          <w:rFonts w:asciiTheme="minorHAnsi" w:hAnsiTheme="minorHAnsi"/>
        </w:rPr>
        <w:drawing>
          <wp:inline distT="0" distB="0" distL="0" distR="0" wp14:anchorId="6329D577" wp14:editId="7ED77889">
            <wp:extent cx="5543550" cy="2132395"/>
            <wp:effectExtent l="0" t="0" r="0" b="1270"/>
            <wp:docPr id="186889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0920" cy="2142923"/>
                    </a:xfrm>
                    <a:prstGeom prst="rect">
                      <a:avLst/>
                    </a:prstGeom>
                    <a:noFill/>
                  </pic:spPr>
                </pic:pic>
              </a:graphicData>
            </a:graphic>
          </wp:inline>
        </w:drawing>
      </w:r>
      <w:r w:rsidRPr="00AC7387">
        <w:rPr>
          <w:rFonts w:asciiTheme="minorHAnsi" w:hAnsiTheme="minorHAnsi"/>
        </w:rPr>
        <w:t xml:space="preserve">  </w:t>
      </w:r>
    </w:p>
    <w:p w14:paraId="4DE4890A" w14:textId="77777777" w:rsidR="00C86605" w:rsidRPr="00AC7387" w:rsidRDefault="00C86605" w:rsidP="00C86605">
      <w:pPr>
        <w:spacing w:before="120" w:after="60"/>
        <w:jc w:val="center"/>
        <w:rPr>
          <w:rFonts w:asciiTheme="minorHAnsi" w:hAnsiTheme="minorHAnsi"/>
        </w:rPr>
      </w:pPr>
    </w:p>
    <w:p w14:paraId="536A21D8" w14:textId="77777777" w:rsidR="00C86605" w:rsidRPr="00AC7387" w:rsidRDefault="00C86605" w:rsidP="00C86605">
      <w:pPr>
        <w:spacing w:before="120" w:after="60"/>
        <w:jc w:val="center"/>
        <w:rPr>
          <w:rFonts w:asciiTheme="minorHAnsi" w:hAnsiTheme="minorHAnsi"/>
        </w:rPr>
      </w:pPr>
    </w:p>
    <w:p w14:paraId="29A133D0" w14:textId="77777777" w:rsidR="00C86605" w:rsidRPr="00AC7387" w:rsidRDefault="00C86605" w:rsidP="00C86605">
      <w:pPr>
        <w:spacing w:before="120" w:after="60"/>
        <w:rPr>
          <w:rFonts w:asciiTheme="minorHAnsi" w:hAnsiTheme="minorHAnsi"/>
        </w:rPr>
      </w:pPr>
      <w:r w:rsidRPr="00B223AC">
        <w:rPr>
          <w:rFonts w:asciiTheme="minorHAnsi" w:hAnsiTheme="minorHAnsi"/>
        </w:rPr>
        <w:drawing>
          <wp:inline distT="0" distB="0" distL="0" distR="0" wp14:anchorId="2C22F5E5" wp14:editId="03F23B3E">
            <wp:extent cx="5528733" cy="2235860"/>
            <wp:effectExtent l="0" t="0" r="0" b="0"/>
            <wp:docPr id="2091950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44933" cy="2242411"/>
                    </a:xfrm>
                    <a:prstGeom prst="rect">
                      <a:avLst/>
                    </a:prstGeom>
                    <a:noFill/>
                  </pic:spPr>
                </pic:pic>
              </a:graphicData>
            </a:graphic>
          </wp:inline>
        </w:drawing>
      </w:r>
    </w:p>
    <w:p w14:paraId="284D6BF6" w14:textId="77777777" w:rsidR="00C86605" w:rsidRPr="00AC7387" w:rsidRDefault="00C86605" w:rsidP="00C86605">
      <w:pPr>
        <w:spacing w:before="120" w:after="60"/>
        <w:rPr>
          <w:rFonts w:asciiTheme="minorHAnsi" w:hAnsiTheme="minorHAnsi"/>
        </w:rPr>
      </w:pPr>
    </w:p>
    <w:p w14:paraId="3D337517" w14:textId="77777777" w:rsidR="00C86605" w:rsidRPr="00AC7387" w:rsidRDefault="00C86605" w:rsidP="00C86605">
      <w:pPr>
        <w:spacing w:before="120" w:after="60"/>
        <w:rPr>
          <w:rFonts w:asciiTheme="minorHAnsi" w:hAnsiTheme="minorHAnsi"/>
        </w:rPr>
      </w:pPr>
    </w:p>
    <w:p w14:paraId="7A1FBA16" w14:textId="77777777" w:rsidR="00C86605" w:rsidRPr="00AC7387" w:rsidRDefault="00C86605" w:rsidP="00C86605">
      <w:pPr>
        <w:spacing w:before="120" w:after="60"/>
        <w:rPr>
          <w:rFonts w:asciiTheme="minorHAnsi" w:hAnsiTheme="minorHAnsi"/>
        </w:rPr>
      </w:pPr>
      <w:r w:rsidRPr="00B223AC">
        <w:rPr>
          <w:rFonts w:asciiTheme="minorHAnsi" w:hAnsiTheme="minorHAnsi"/>
          <w:noProof/>
        </w:rPr>
        <w:drawing>
          <wp:inline distT="0" distB="0" distL="0" distR="0" wp14:anchorId="395C8951" wp14:editId="46B52C82">
            <wp:extent cx="5356517" cy="2311400"/>
            <wp:effectExtent l="0" t="0" r="0" b="0"/>
            <wp:docPr id="17470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95290" cy="2328131"/>
                    </a:xfrm>
                    <a:prstGeom prst="rect">
                      <a:avLst/>
                    </a:prstGeom>
                    <a:noFill/>
                    <a:ln>
                      <a:noFill/>
                    </a:ln>
                  </pic:spPr>
                </pic:pic>
              </a:graphicData>
            </a:graphic>
          </wp:inline>
        </w:drawing>
      </w:r>
    </w:p>
    <w:p w14:paraId="384AA3D3" w14:textId="47095971" w:rsidR="00EC5C89" w:rsidRPr="00921120" w:rsidRDefault="00921120" w:rsidP="004E7956">
      <w:pPr>
        <w:pStyle w:val="Heading3"/>
        <w:rPr>
          <w:rFonts w:eastAsia="Times New Roman" w:cs="Times New Roman"/>
          <w:b w:val="0"/>
          <w:color w:val="132040" w:themeColor="accent1" w:themeShade="BF"/>
          <w:sz w:val="24"/>
          <w:szCs w:val="26"/>
          <w:lang w:eastAsia="en-US"/>
        </w:rPr>
      </w:pPr>
      <w:bookmarkStart w:id="377" w:name="_Toc242720049"/>
      <w:r>
        <w:rPr>
          <w:rFonts w:eastAsia="Times New Roman" w:cs="Times New Roman"/>
          <w:b w:val="0"/>
          <w:color w:val="132040" w:themeColor="accent1" w:themeShade="BF"/>
          <w:sz w:val="24"/>
          <w:szCs w:val="26"/>
          <w:lang w:eastAsia="en-US"/>
        </w:rPr>
        <w:t xml:space="preserve">19.2.5. </w:t>
      </w:r>
      <w:r w:rsidR="00EC5C89" w:rsidRPr="00921120">
        <w:rPr>
          <w:rFonts w:eastAsia="Times New Roman" w:cs="Times New Roman"/>
          <w:b w:val="0"/>
          <w:color w:val="132040" w:themeColor="accent1" w:themeShade="BF"/>
          <w:sz w:val="24"/>
          <w:szCs w:val="26"/>
          <w:lang w:eastAsia="en-US"/>
        </w:rPr>
        <w:t>Developer Portal Hosting (ADR-10)</w:t>
      </w:r>
      <w:bookmarkEnd w:id="377"/>
    </w:p>
    <w:p w14:paraId="3EF093D5" w14:textId="0980AA99" w:rsidR="0043719C" w:rsidRPr="00B223AC" w:rsidRDefault="0043719C" w:rsidP="0043719C">
      <w:pPr>
        <w:rPr>
          <w:rFonts w:asciiTheme="minorHAnsi" w:hAnsiTheme="minorHAnsi"/>
          <w:sz w:val="20"/>
          <w:szCs w:val="20"/>
        </w:rPr>
      </w:pPr>
      <w:r w:rsidRPr="00B223AC">
        <w:rPr>
          <w:rFonts w:asciiTheme="minorHAnsi" w:hAnsiTheme="minorHAnsi"/>
          <w:sz w:val="20"/>
          <w:szCs w:val="20"/>
        </w:rPr>
        <w:t xml:space="preserve">The Developer Portal is </w:t>
      </w:r>
      <w:r w:rsidR="009765B3">
        <w:rPr>
          <w:rFonts w:asciiTheme="minorHAnsi" w:hAnsiTheme="minorHAnsi"/>
          <w:sz w:val="20"/>
          <w:szCs w:val="20"/>
        </w:rPr>
        <w:t>n</w:t>
      </w:r>
      <w:r w:rsidR="00FF7761">
        <w:rPr>
          <w:rFonts w:asciiTheme="minorHAnsi" w:hAnsiTheme="minorHAnsi"/>
          <w:sz w:val="20"/>
          <w:szCs w:val="20"/>
        </w:rPr>
        <w:t>eeded</w:t>
      </w:r>
      <w:r w:rsidRPr="00B223AC">
        <w:rPr>
          <w:rFonts w:asciiTheme="minorHAnsi" w:hAnsiTheme="minorHAnsi"/>
          <w:sz w:val="20"/>
          <w:szCs w:val="20"/>
        </w:rPr>
        <w:t xml:space="preserve"> for API discovery, documentation, testing and subscription management. Two hosting approaches were </w:t>
      </w:r>
      <w:r w:rsidR="00E2397A">
        <w:rPr>
          <w:rFonts w:asciiTheme="minorHAnsi" w:hAnsiTheme="minorHAnsi"/>
          <w:sz w:val="20"/>
          <w:szCs w:val="20"/>
        </w:rPr>
        <w:t>evaluated</w:t>
      </w:r>
      <w:r w:rsidRPr="00B223AC">
        <w:rPr>
          <w:rFonts w:asciiTheme="minorHAnsi" w:hAnsiTheme="minorHAnsi"/>
          <w:sz w:val="20"/>
          <w:szCs w:val="20"/>
        </w:rPr>
        <w:t xml:space="preserve"> against Chaucer's security requirements, external-consumer needs, implementation effort</w:t>
      </w:r>
      <w:r w:rsidR="00C45A54">
        <w:rPr>
          <w:rFonts w:asciiTheme="minorHAnsi" w:hAnsiTheme="minorHAnsi"/>
          <w:sz w:val="20"/>
          <w:szCs w:val="20"/>
        </w:rPr>
        <w:t>s</w:t>
      </w:r>
      <w:r w:rsidRPr="00B223AC">
        <w:rPr>
          <w:rFonts w:asciiTheme="minorHAnsi" w:hAnsiTheme="minorHAnsi"/>
          <w:sz w:val="20"/>
          <w:szCs w:val="20"/>
        </w:rPr>
        <w:t xml:space="preserve"> and ongoing operational overhead</w:t>
      </w:r>
      <w:r w:rsidR="00D118E0">
        <w:rPr>
          <w:rFonts w:asciiTheme="minorHAnsi" w:hAnsiTheme="minorHAnsi"/>
          <w:sz w:val="20"/>
          <w:szCs w:val="20"/>
        </w:rPr>
        <w:t>.</w:t>
      </w:r>
      <w:r w:rsidR="00D4618F" w:rsidRPr="00B223AC">
        <w:rPr>
          <w:rFonts w:asciiTheme="minorHAnsi" w:hAnsiTheme="minorHAnsi"/>
          <w:sz w:val="20"/>
          <w:szCs w:val="20"/>
        </w:rPr>
        <w:t xml:space="preserve"> </w:t>
      </w:r>
      <w:r w:rsidR="00D118E0">
        <w:rPr>
          <w:rFonts w:asciiTheme="minorHAnsi" w:hAnsiTheme="minorHAnsi"/>
          <w:sz w:val="20"/>
          <w:szCs w:val="20"/>
        </w:rPr>
        <w:t>T</w:t>
      </w:r>
      <w:r w:rsidR="00D4618F" w:rsidRPr="00B223AC">
        <w:rPr>
          <w:rFonts w:asciiTheme="minorHAnsi" w:hAnsiTheme="minorHAnsi"/>
          <w:sz w:val="20"/>
          <w:szCs w:val="20"/>
        </w:rPr>
        <w:t>he Managed Developer Portal approach was chosen.</w:t>
      </w:r>
    </w:p>
    <w:p w14:paraId="2C7E036E" w14:textId="77777777" w:rsidR="0043719C" w:rsidRPr="00B223AC" w:rsidRDefault="0043719C" w:rsidP="0043719C">
      <w:pPr>
        <w:rPr>
          <w:rFonts w:asciiTheme="minorHAnsi" w:hAnsiTheme="minorHAnsi"/>
          <w:sz w:val="20"/>
          <w:szCs w:val="20"/>
        </w:rPr>
      </w:pPr>
    </w:p>
    <w:tbl>
      <w:tblPr>
        <w:tblpPr w:leftFromText="180" w:rightFromText="180" w:vertAnchor="text" w:horzAnchor="margin" w:tblpY="-60"/>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3715"/>
        <w:gridCol w:w="3544"/>
      </w:tblGrid>
      <w:tr w:rsidR="001327E1" w:rsidRPr="00AC7387" w14:paraId="42AF6F77" w14:textId="77777777" w:rsidTr="007E597B">
        <w:trPr>
          <w:tblHeader/>
        </w:trPr>
        <w:tc>
          <w:tcPr>
            <w:tcW w:w="2659" w:type="dxa"/>
            <w:tcBorders>
              <w:top w:val="single" w:sz="4" w:space="0" w:color="auto"/>
              <w:left w:val="single" w:sz="4" w:space="0" w:color="auto"/>
              <w:bottom w:val="single" w:sz="12" w:space="0" w:color="000000" w:themeColor="text1"/>
              <w:right w:val="single" w:sz="4" w:space="0" w:color="auto"/>
            </w:tcBorders>
            <w:shd w:val="clear" w:color="auto" w:fill="C1CDEC" w:themeFill="accent1" w:themeFillTint="33"/>
            <w:tcMar>
              <w:top w:w="70" w:type="dxa"/>
              <w:left w:w="100" w:type="dxa"/>
              <w:bottom w:w="70" w:type="dxa"/>
              <w:right w:w="100" w:type="dxa"/>
            </w:tcMar>
            <w:vAlign w:val="center"/>
          </w:tcPr>
          <w:p w14:paraId="1EAA8148" w14:textId="77777777" w:rsidR="001327E1" w:rsidRPr="00AC7387" w:rsidRDefault="001327E1" w:rsidP="001327E1">
            <w:pPr>
              <w:rPr>
                <w:rFonts w:asciiTheme="minorHAnsi" w:hAnsiTheme="minorHAnsi"/>
                <w:sz w:val="20"/>
                <w:szCs w:val="20"/>
              </w:rPr>
            </w:pPr>
            <w:r w:rsidRPr="00AC7387">
              <w:rPr>
                <w:rFonts w:asciiTheme="minorHAnsi" w:hAnsiTheme="minorHAnsi"/>
                <w:sz w:val="20"/>
                <w:szCs w:val="20"/>
              </w:rPr>
              <w:t>Capability / Consideration</w:t>
            </w:r>
          </w:p>
        </w:tc>
        <w:tc>
          <w:tcPr>
            <w:tcW w:w="3715" w:type="dxa"/>
            <w:tcBorders>
              <w:top w:val="single" w:sz="4" w:space="0" w:color="auto"/>
              <w:left w:val="single" w:sz="4" w:space="0" w:color="auto"/>
              <w:bottom w:val="single" w:sz="12" w:space="0" w:color="000000" w:themeColor="text1"/>
              <w:right w:val="single" w:sz="4" w:space="0" w:color="auto"/>
            </w:tcBorders>
            <w:shd w:val="clear" w:color="auto" w:fill="C1CDEC" w:themeFill="accent1" w:themeFillTint="33"/>
            <w:tcMar>
              <w:top w:w="70" w:type="dxa"/>
              <w:left w:w="100" w:type="dxa"/>
              <w:bottom w:w="70" w:type="dxa"/>
              <w:right w:w="100" w:type="dxa"/>
            </w:tcMar>
            <w:vAlign w:val="center"/>
          </w:tcPr>
          <w:p w14:paraId="0E2E61E7" w14:textId="77777777" w:rsidR="001327E1" w:rsidRPr="00AC7387" w:rsidRDefault="001327E1" w:rsidP="001327E1">
            <w:pPr>
              <w:rPr>
                <w:rFonts w:asciiTheme="minorHAnsi" w:hAnsiTheme="minorHAnsi"/>
                <w:sz w:val="20"/>
                <w:szCs w:val="20"/>
              </w:rPr>
            </w:pPr>
            <w:r w:rsidRPr="00AC7387">
              <w:rPr>
                <w:rFonts w:asciiTheme="minorHAnsi" w:hAnsiTheme="minorHAnsi"/>
                <w:sz w:val="20"/>
                <w:szCs w:val="20"/>
              </w:rPr>
              <w:t xml:space="preserve">Managed Developer Portal </w:t>
            </w:r>
            <w:r w:rsidRPr="00AC7387">
              <w:rPr>
                <w:rFonts w:asciiTheme="minorHAnsi" w:hAnsiTheme="minorHAnsi"/>
                <w:b/>
                <w:bCs/>
                <w:sz w:val="20"/>
                <w:szCs w:val="20"/>
              </w:rPr>
              <w:t>(Chosen)</w:t>
            </w:r>
          </w:p>
        </w:tc>
        <w:tc>
          <w:tcPr>
            <w:tcW w:w="3544" w:type="dxa"/>
            <w:tcBorders>
              <w:top w:val="single" w:sz="4" w:space="0" w:color="auto"/>
              <w:left w:val="single" w:sz="4" w:space="0" w:color="auto"/>
              <w:bottom w:val="single" w:sz="12" w:space="0" w:color="000000" w:themeColor="text1"/>
              <w:right w:val="single" w:sz="4" w:space="0" w:color="auto"/>
            </w:tcBorders>
            <w:shd w:val="clear" w:color="auto" w:fill="C1CDEC" w:themeFill="accent1" w:themeFillTint="33"/>
            <w:tcMar>
              <w:top w:w="70" w:type="dxa"/>
              <w:left w:w="100" w:type="dxa"/>
              <w:bottom w:w="70" w:type="dxa"/>
              <w:right w:w="100" w:type="dxa"/>
            </w:tcMar>
            <w:vAlign w:val="center"/>
          </w:tcPr>
          <w:p w14:paraId="246E9DFB" w14:textId="77777777" w:rsidR="001327E1" w:rsidRPr="00AC7387" w:rsidRDefault="001327E1" w:rsidP="001327E1">
            <w:pPr>
              <w:rPr>
                <w:rFonts w:asciiTheme="minorHAnsi" w:hAnsiTheme="minorHAnsi"/>
                <w:sz w:val="20"/>
                <w:szCs w:val="20"/>
              </w:rPr>
            </w:pPr>
            <w:r w:rsidRPr="00AC7387">
              <w:rPr>
                <w:rFonts w:asciiTheme="minorHAnsi" w:hAnsiTheme="minorHAnsi"/>
                <w:sz w:val="20"/>
                <w:szCs w:val="20"/>
              </w:rPr>
              <w:t>Self-Hosted Developer Portal</w:t>
            </w:r>
          </w:p>
        </w:tc>
      </w:tr>
      <w:tr w:rsidR="001327E1" w:rsidRPr="00AC7387" w14:paraId="0904510D"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5F53F46E" w14:textId="75934468" w:rsidR="001327E1" w:rsidRPr="00AC7387" w:rsidRDefault="001327E1" w:rsidP="001327E1">
            <w:pPr>
              <w:rPr>
                <w:rFonts w:asciiTheme="minorHAnsi" w:hAnsiTheme="minorHAnsi"/>
                <w:sz w:val="20"/>
                <w:szCs w:val="20"/>
              </w:rPr>
            </w:pPr>
            <w:r w:rsidRPr="00AC7387">
              <w:rPr>
                <w:rFonts w:asciiTheme="minorHAnsi" w:hAnsiTheme="minorHAnsi"/>
                <w:sz w:val="20"/>
                <w:szCs w:val="20"/>
              </w:rPr>
              <w:t>Hosting</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32D515C0" w14:textId="2DB442DE" w:rsidR="001327E1" w:rsidRPr="00AC7387" w:rsidRDefault="001327E1" w:rsidP="001327E1">
            <w:pPr>
              <w:rPr>
                <w:rFonts w:asciiTheme="minorHAnsi" w:hAnsiTheme="minorHAnsi"/>
                <w:sz w:val="20"/>
                <w:szCs w:val="20"/>
              </w:rPr>
            </w:pPr>
            <w:r w:rsidRPr="00AC7387">
              <w:rPr>
                <w:rFonts w:asciiTheme="minorHAnsi" w:hAnsiTheme="minorHAnsi"/>
                <w:sz w:val="20"/>
                <w:szCs w:val="20"/>
              </w:rPr>
              <w:t>Microsoft-managed as part of APIM</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33B02EE8" w14:textId="77760680" w:rsidR="001327E1" w:rsidRPr="00AC7387" w:rsidRDefault="001327E1" w:rsidP="001327E1">
            <w:pPr>
              <w:rPr>
                <w:rFonts w:asciiTheme="minorHAnsi" w:hAnsiTheme="minorHAnsi"/>
                <w:sz w:val="20"/>
                <w:szCs w:val="20"/>
              </w:rPr>
            </w:pPr>
            <w:r w:rsidRPr="00AC7387">
              <w:rPr>
                <w:rFonts w:asciiTheme="minorHAnsi" w:hAnsiTheme="minorHAnsi"/>
                <w:sz w:val="20"/>
                <w:szCs w:val="20"/>
              </w:rPr>
              <w:t>Chaucer-managed hosting, such as Azure App Service</w:t>
            </w:r>
          </w:p>
        </w:tc>
      </w:tr>
      <w:tr w:rsidR="001327E1" w:rsidRPr="00AC7387" w14:paraId="2652F6E1"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05A6203D" w14:textId="05E46420" w:rsidR="001327E1" w:rsidRPr="00AC7387" w:rsidRDefault="001327E1" w:rsidP="001327E1">
            <w:pPr>
              <w:rPr>
                <w:rFonts w:asciiTheme="minorHAnsi" w:hAnsiTheme="minorHAnsi"/>
                <w:sz w:val="20"/>
                <w:szCs w:val="20"/>
              </w:rPr>
            </w:pPr>
            <w:r w:rsidRPr="00AC7387">
              <w:rPr>
                <w:rFonts w:asciiTheme="minorHAnsi" w:hAnsiTheme="minorHAnsi"/>
                <w:sz w:val="20"/>
                <w:szCs w:val="20"/>
              </w:rPr>
              <w:t>Infrastructure</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512F86B2" w14:textId="25E1CA69" w:rsidR="001327E1" w:rsidRPr="00AC7387" w:rsidRDefault="001327E1" w:rsidP="001327E1">
            <w:pPr>
              <w:rPr>
                <w:rFonts w:asciiTheme="minorHAnsi" w:hAnsiTheme="minorHAnsi"/>
                <w:sz w:val="20"/>
                <w:szCs w:val="20"/>
              </w:rPr>
            </w:pPr>
            <w:r w:rsidRPr="00AC7387">
              <w:rPr>
                <w:rFonts w:asciiTheme="minorHAnsi" w:hAnsiTheme="minorHAnsi"/>
                <w:sz w:val="20"/>
                <w:szCs w:val="20"/>
              </w:rPr>
              <w:t>No additional hosting infrastructure</w:t>
            </w:r>
            <w:r w:rsidR="009507D9" w:rsidRPr="007E597B">
              <w:rPr>
                <w:rFonts w:asciiTheme="minorHAnsi" w:hAnsiTheme="minorHAnsi"/>
                <w:sz w:val="20"/>
                <w:szCs w:val="20"/>
              </w:rPr>
              <w:t xml:space="preserve"> required</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274F3FE5" w14:textId="621EED1E" w:rsidR="001327E1" w:rsidRPr="00AC7387" w:rsidRDefault="001327E1" w:rsidP="001327E1">
            <w:pPr>
              <w:rPr>
                <w:rFonts w:asciiTheme="minorHAnsi" w:hAnsiTheme="minorHAnsi"/>
                <w:sz w:val="20"/>
                <w:szCs w:val="20"/>
              </w:rPr>
            </w:pPr>
            <w:r w:rsidRPr="00AC7387">
              <w:rPr>
                <w:rFonts w:asciiTheme="minorHAnsi" w:hAnsiTheme="minorHAnsi"/>
                <w:sz w:val="20"/>
                <w:szCs w:val="20"/>
              </w:rPr>
              <w:t>Additional hosting, networking and supporting resources required</w:t>
            </w:r>
          </w:p>
        </w:tc>
      </w:tr>
      <w:tr w:rsidR="001327E1" w:rsidRPr="00AC7387" w14:paraId="59A40635"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57D5E28A" w14:textId="577B82F8" w:rsidR="001327E1" w:rsidRPr="00AC7387" w:rsidRDefault="001327E1" w:rsidP="001327E1">
            <w:pPr>
              <w:rPr>
                <w:rFonts w:asciiTheme="minorHAnsi" w:hAnsiTheme="minorHAnsi"/>
                <w:sz w:val="20"/>
                <w:szCs w:val="20"/>
              </w:rPr>
            </w:pPr>
            <w:r w:rsidRPr="00AC7387">
              <w:rPr>
                <w:rFonts w:asciiTheme="minorHAnsi" w:hAnsiTheme="minorHAnsi"/>
                <w:sz w:val="20"/>
                <w:szCs w:val="20"/>
              </w:rPr>
              <w:t>Maintenance</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4360A8F1" w14:textId="385C5396" w:rsidR="001327E1" w:rsidRPr="00AC7387" w:rsidRDefault="001327E1" w:rsidP="001327E1">
            <w:pPr>
              <w:rPr>
                <w:rFonts w:asciiTheme="minorHAnsi" w:hAnsiTheme="minorHAnsi"/>
                <w:sz w:val="20"/>
                <w:szCs w:val="20"/>
              </w:rPr>
            </w:pPr>
            <w:r w:rsidRPr="00AC7387">
              <w:rPr>
                <w:rFonts w:asciiTheme="minorHAnsi" w:hAnsiTheme="minorHAnsi"/>
                <w:sz w:val="20"/>
                <w:szCs w:val="20"/>
              </w:rPr>
              <w:t>Platform hosting and maintenance managed by Microsoft</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6E3DF319" w14:textId="48FF861F" w:rsidR="001327E1" w:rsidRPr="00AC7387" w:rsidRDefault="001327E1" w:rsidP="001327E1">
            <w:pPr>
              <w:rPr>
                <w:rFonts w:asciiTheme="minorHAnsi" w:hAnsiTheme="minorHAnsi"/>
                <w:sz w:val="20"/>
                <w:szCs w:val="20"/>
              </w:rPr>
            </w:pPr>
            <w:r w:rsidRPr="00AC7387">
              <w:rPr>
                <w:rFonts w:asciiTheme="minorHAnsi" w:hAnsiTheme="minorHAnsi"/>
                <w:sz w:val="20"/>
                <w:szCs w:val="20"/>
              </w:rPr>
              <w:t>Chaucer owns hosting, upgrades, security patching and maintenance</w:t>
            </w:r>
          </w:p>
        </w:tc>
      </w:tr>
      <w:tr w:rsidR="001327E1" w:rsidRPr="00AC7387" w14:paraId="135C9869"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048F1079" w14:textId="0DC92AEE" w:rsidR="001327E1" w:rsidRPr="00AC7387" w:rsidRDefault="001327E1" w:rsidP="001327E1">
            <w:pPr>
              <w:rPr>
                <w:rFonts w:asciiTheme="minorHAnsi" w:hAnsiTheme="minorHAnsi"/>
                <w:sz w:val="20"/>
                <w:szCs w:val="20"/>
              </w:rPr>
            </w:pPr>
            <w:r w:rsidRPr="00AC7387">
              <w:rPr>
                <w:rFonts w:asciiTheme="minorHAnsi" w:hAnsiTheme="minorHAnsi"/>
                <w:sz w:val="20"/>
                <w:szCs w:val="20"/>
              </w:rPr>
              <w:t>Customisation</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7F77B70A" w14:textId="59812975" w:rsidR="001327E1" w:rsidRPr="00AC7387" w:rsidRDefault="001327E1" w:rsidP="001327E1">
            <w:pPr>
              <w:rPr>
                <w:rFonts w:asciiTheme="minorHAnsi" w:hAnsiTheme="minorHAnsi"/>
                <w:sz w:val="20"/>
                <w:szCs w:val="20"/>
              </w:rPr>
            </w:pPr>
            <w:r w:rsidRPr="00AC7387">
              <w:rPr>
                <w:rFonts w:asciiTheme="minorHAnsi" w:hAnsiTheme="minorHAnsi"/>
                <w:sz w:val="20"/>
                <w:szCs w:val="20"/>
              </w:rPr>
              <w:t>Supports branding, pages, styling and content</w:t>
            </w:r>
            <w:r w:rsidR="009507D9" w:rsidRPr="007E597B">
              <w:rPr>
                <w:rFonts w:asciiTheme="minorHAnsi" w:hAnsiTheme="minorHAnsi"/>
                <w:sz w:val="20"/>
                <w:szCs w:val="20"/>
              </w:rPr>
              <w:t xml:space="preserve"> customisation within the managed portal framework</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2EB5E69B" w14:textId="4B20573A" w:rsidR="001327E1" w:rsidRPr="00AC7387" w:rsidRDefault="001327E1" w:rsidP="001327E1">
            <w:pPr>
              <w:rPr>
                <w:rFonts w:asciiTheme="minorHAnsi" w:hAnsiTheme="minorHAnsi"/>
                <w:sz w:val="20"/>
                <w:szCs w:val="20"/>
              </w:rPr>
            </w:pPr>
            <w:r w:rsidRPr="00AC7387">
              <w:rPr>
                <w:rFonts w:asciiTheme="minorHAnsi" w:hAnsiTheme="minorHAnsi"/>
                <w:sz w:val="20"/>
                <w:szCs w:val="20"/>
              </w:rPr>
              <w:t>Provides greater control over portal code</w:t>
            </w:r>
            <w:r w:rsidR="009507D9" w:rsidRPr="007E597B">
              <w:rPr>
                <w:rFonts w:asciiTheme="minorHAnsi" w:hAnsiTheme="minorHAnsi"/>
                <w:sz w:val="20"/>
                <w:szCs w:val="20"/>
              </w:rPr>
              <w:t>, functionality</w:t>
            </w:r>
            <w:r w:rsidRPr="00AC7387">
              <w:rPr>
                <w:rFonts w:asciiTheme="minorHAnsi" w:hAnsiTheme="minorHAnsi"/>
                <w:sz w:val="20"/>
                <w:szCs w:val="20"/>
              </w:rPr>
              <w:t xml:space="preserve"> and user experience</w:t>
            </w:r>
          </w:p>
        </w:tc>
      </w:tr>
      <w:tr w:rsidR="001327E1" w:rsidRPr="00AC7387" w14:paraId="3E449BC1"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624FAE4A" w14:textId="32BF313A" w:rsidR="001327E1" w:rsidRPr="00AC7387" w:rsidRDefault="001327E1" w:rsidP="001327E1">
            <w:pPr>
              <w:rPr>
                <w:rFonts w:asciiTheme="minorHAnsi" w:hAnsiTheme="minorHAnsi"/>
                <w:sz w:val="20"/>
                <w:szCs w:val="20"/>
              </w:rPr>
            </w:pPr>
            <w:r w:rsidRPr="00AC7387">
              <w:rPr>
                <w:rFonts w:asciiTheme="minorHAnsi" w:hAnsiTheme="minorHAnsi"/>
                <w:sz w:val="20"/>
                <w:szCs w:val="20"/>
              </w:rPr>
              <w:t>Internal Access</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25DE24ED" w14:textId="6BD039C9" w:rsidR="001327E1" w:rsidRPr="00AC7387" w:rsidRDefault="009507D9" w:rsidP="001327E1">
            <w:pPr>
              <w:rPr>
                <w:rFonts w:asciiTheme="minorHAnsi" w:hAnsiTheme="minorHAnsi"/>
                <w:sz w:val="20"/>
                <w:szCs w:val="20"/>
              </w:rPr>
            </w:pPr>
            <w:r w:rsidRPr="007E597B">
              <w:rPr>
                <w:rFonts w:asciiTheme="minorHAnsi" w:hAnsiTheme="minorHAnsi"/>
                <w:sz w:val="20"/>
                <w:szCs w:val="20"/>
              </w:rPr>
              <w:t>Supported through Microsoft Entra ID authentication and Conditional Access policies restricting access to approved Chaucer users, devices and locations</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563B5BFB" w14:textId="2E45CB4F" w:rsidR="001327E1" w:rsidRPr="00AC7387" w:rsidRDefault="001327E1" w:rsidP="001327E1">
            <w:pPr>
              <w:rPr>
                <w:rFonts w:asciiTheme="minorHAnsi" w:hAnsiTheme="minorHAnsi"/>
                <w:sz w:val="20"/>
                <w:szCs w:val="20"/>
              </w:rPr>
            </w:pPr>
            <w:r w:rsidRPr="00AC7387">
              <w:rPr>
                <w:rFonts w:asciiTheme="minorHAnsi" w:hAnsiTheme="minorHAnsi"/>
                <w:sz w:val="20"/>
                <w:szCs w:val="20"/>
              </w:rPr>
              <w:t>Can be designed using Chaucer-controlled private connectivity</w:t>
            </w:r>
          </w:p>
        </w:tc>
      </w:tr>
      <w:tr w:rsidR="001327E1" w:rsidRPr="00AC7387" w14:paraId="5E261C9A"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69180058" w14:textId="46954FC5" w:rsidR="001327E1" w:rsidRPr="00AC7387" w:rsidRDefault="001327E1" w:rsidP="001327E1">
            <w:pPr>
              <w:rPr>
                <w:rFonts w:asciiTheme="minorHAnsi" w:hAnsiTheme="minorHAnsi"/>
                <w:sz w:val="20"/>
                <w:szCs w:val="20"/>
              </w:rPr>
            </w:pPr>
            <w:r w:rsidRPr="00AC7387">
              <w:rPr>
                <w:rFonts w:asciiTheme="minorHAnsi" w:hAnsiTheme="minorHAnsi"/>
                <w:sz w:val="20"/>
                <w:szCs w:val="20"/>
              </w:rPr>
              <w:t>External Access</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58D229E0" w14:textId="0B55598C" w:rsidR="001327E1" w:rsidRPr="00AC7387" w:rsidRDefault="009507D9" w:rsidP="001327E1">
            <w:pPr>
              <w:rPr>
                <w:rFonts w:asciiTheme="minorHAnsi" w:hAnsiTheme="minorHAnsi"/>
                <w:sz w:val="20"/>
                <w:szCs w:val="20"/>
              </w:rPr>
            </w:pPr>
            <w:r w:rsidRPr="007E597B">
              <w:rPr>
                <w:rFonts w:asciiTheme="minorHAnsi" w:hAnsiTheme="minorHAnsi"/>
                <w:sz w:val="20"/>
                <w:szCs w:val="20"/>
              </w:rPr>
              <w:t xml:space="preserve">Portal remains </w:t>
            </w:r>
            <w:r w:rsidR="001224DD" w:rsidRPr="007E597B">
              <w:rPr>
                <w:rFonts w:asciiTheme="minorHAnsi" w:hAnsiTheme="minorHAnsi"/>
                <w:sz w:val="20"/>
                <w:szCs w:val="20"/>
              </w:rPr>
              <w:t>internet accessible</w:t>
            </w:r>
            <w:r w:rsidRPr="007E597B">
              <w:rPr>
                <w:rFonts w:asciiTheme="minorHAnsi" w:hAnsiTheme="minorHAnsi"/>
                <w:sz w:val="20"/>
                <w:szCs w:val="20"/>
              </w:rPr>
              <w:t>. Access is restricted through Microsoft Entra ID and Conditional Access policies. External partner access is not included within the initial implementation</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119D6486" w14:textId="59D8A095" w:rsidR="001327E1" w:rsidRPr="00AC7387" w:rsidRDefault="009507D9" w:rsidP="001327E1">
            <w:pPr>
              <w:rPr>
                <w:rFonts w:asciiTheme="minorHAnsi" w:hAnsiTheme="minorHAnsi"/>
                <w:sz w:val="20"/>
                <w:szCs w:val="20"/>
              </w:rPr>
            </w:pPr>
            <w:r w:rsidRPr="007E597B">
              <w:rPr>
                <w:rFonts w:asciiTheme="minorHAnsi" w:hAnsiTheme="minorHAnsi"/>
                <w:sz w:val="20"/>
                <w:szCs w:val="20"/>
              </w:rPr>
              <w:t>Can be published through Chaucer-controlled access paths and security controls</w:t>
            </w:r>
          </w:p>
        </w:tc>
      </w:tr>
      <w:tr w:rsidR="001327E1" w:rsidRPr="00AC7387" w14:paraId="538D4F70"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77243B6D" w14:textId="66956352" w:rsidR="001327E1" w:rsidRPr="00AC7387" w:rsidRDefault="001327E1" w:rsidP="001327E1">
            <w:pPr>
              <w:rPr>
                <w:rFonts w:asciiTheme="minorHAnsi" w:hAnsiTheme="minorHAnsi"/>
                <w:sz w:val="20"/>
                <w:szCs w:val="20"/>
              </w:rPr>
            </w:pPr>
            <w:r w:rsidRPr="00AC7387">
              <w:rPr>
                <w:rFonts w:asciiTheme="minorHAnsi" w:hAnsiTheme="minorHAnsi"/>
                <w:sz w:val="20"/>
                <w:szCs w:val="20"/>
              </w:rPr>
              <w:t>Portal Content Promotion</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4408ABA0" w14:textId="640ABF6E" w:rsidR="001327E1" w:rsidRPr="00AC7387" w:rsidRDefault="009507D9" w:rsidP="001327E1">
            <w:pPr>
              <w:rPr>
                <w:rFonts w:asciiTheme="minorHAnsi" w:hAnsiTheme="minorHAnsi"/>
                <w:sz w:val="20"/>
                <w:szCs w:val="20"/>
              </w:rPr>
            </w:pPr>
            <w:r w:rsidRPr="007E597B">
              <w:rPr>
                <w:rFonts w:asciiTheme="minorHAnsi" w:hAnsiTheme="minorHAnsi"/>
                <w:sz w:val="20"/>
                <w:szCs w:val="20"/>
              </w:rPr>
              <w:t>Portal content promotion between APIM Premium v2 environments is not currently supported through a Microsoft-supported automated migration mechanism. Content changes must be maintained and published separately in each environment</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1BACE9AD" w14:textId="0B5ECB3C" w:rsidR="001327E1" w:rsidRPr="00AC7387" w:rsidRDefault="009507D9" w:rsidP="001327E1">
            <w:pPr>
              <w:rPr>
                <w:rFonts w:asciiTheme="minorHAnsi" w:hAnsiTheme="minorHAnsi"/>
                <w:sz w:val="20"/>
                <w:szCs w:val="20"/>
              </w:rPr>
            </w:pPr>
            <w:r w:rsidRPr="007E597B">
              <w:rPr>
                <w:rFonts w:asciiTheme="minorHAnsi" w:hAnsiTheme="minorHAnsi"/>
                <w:sz w:val="20"/>
                <w:szCs w:val="20"/>
              </w:rPr>
              <w:t>Deployment and content-promotion processes would require separate assessment and implementation. Microsoft does not currently provide a supported portal-content migration capability for APIM Premium v2 environments</w:t>
            </w:r>
          </w:p>
        </w:tc>
      </w:tr>
      <w:tr w:rsidR="001327E1" w:rsidRPr="00AC7387" w14:paraId="483FDF46"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6F2D615D" w14:textId="4EA78254" w:rsidR="001327E1" w:rsidRPr="00AC7387" w:rsidRDefault="001327E1" w:rsidP="001327E1">
            <w:pPr>
              <w:rPr>
                <w:rFonts w:asciiTheme="minorHAnsi" w:hAnsiTheme="minorHAnsi"/>
                <w:sz w:val="20"/>
                <w:szCs w:val="20"/>
              </w:rPr>
            </w:pPr>
            <w:r w:rsidRPr="00AC7387">
              <w:rPr>
                <w:rFonts w:asciiTheme="minorHAnsi" w:hAnsiTheme="minorHAnsi"/>
                <w:sz w:val="20"/>
                <w:szCs w:val="20"/>
              </w:rPr>
              <w:t>Operational Overhead</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3AFD1948" w14:textId="0B3FBFF0" w:rsidR="001327E1" w:rsidRPr="00AC7387" w:rsidRDefault="001327E1" w:rsidP="001327E1">
            <w:pPr>
              <w:rPr>
                <w:rFonts w:asciiTheme="minorHAnsi" w:hAnsiTheme="minorHAnsi"/>
                <w:sz w:val="20"/>
                <w:szCs w:val="20"/>
              </w:rPr>
            </w:pPr>
            <w:r w:rsidRPr="00AC7387">
              <w:rPr>
                <w:rFonts w:asciiTheme="minorHAnsi" w:hAnsiTheme="minorHAnsi"/>
                <w:sz w:val="20"/>
                <w:szCs w:val="20"/>
              </w:rPr>
              <w:t>Low</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1ABFB999" w14:textId="27B3117D" w:rsidR="001327E1" w:rsidRPr="00AC7387" w:rsidRDefault="001327E1" w:rsidP="001327E1">
            <w:pPr>
              <w:rPr>
                <w:rFonts w:asciiTheme="minorHAnsi" w:hAnsiTheme="minorHAnsi"/>
                <w:sz w:val="20"/>
                <w:szCs w:val="20"/>
              </w:rPr>
            </w:pPr>
            <w:r w:rsidRPr="00AC7387">
              <w:rPr>
                <w:rFonts w:asciiTheme="minorHAnsi" w:hAnsiTheme="minorHAnsi"/>
                <w:sz w:val="20"/>
                <w:szCs w:val="20"/>
              </w:rPr>
              <w:t>High</w:t>
            </w:r>
          </w:p>
        </w:tc>
      </w:tr>
      <w:tr w:rsidR="001327E1" w:rsidRPr="00AC7387" w14:paraId="2C399455"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55655F37" w14:textId="1BB29DD6" w:rsidR="001327E1" w:rsidRPr="00AC7387" w:rsidRDefault="001327E1" w:rsidP="001327E1">
            <w:pPr>
              <w:rPr>
                <w:rFonts w:asciiTheme="minorHAnsi" w:hAnsiTheme="minorHAnsi"/>
                <w:sz w:val="20"/>
                <w:szCs w:val="20"/>
              </w:rPr>
            </w:pPr>
            <w:r w:rsidRPr="00AC7387">
              <w:rPr>
                <w:rFonts w:asciiTheme="minorHAnsi" w:hAnsiTheme="minorHAnsi"/>
                <w:sz w:val="20"/>
                <w:szCs w:val="20"/>
              </w:rPr>
              <w:t>Cost</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2D029234" w14:textId="2E5DE1C7" w:rsidR="001327E1" w:rsidRPr="00AC7387" w:rsidRDefault="001327E1" w:rsidP="001327E1">
            <w:pPr>
              <w:rPr>
                <w:rFonts w:asciiTheme="minorHAnsi" w:hAnsiTheme="minorHAnsi"/>
                <w:sz w:val="20"/>
                <w:szCs w:val="20"/>
              </w:rPr>
            </w:pPr>
            <w:r w:rsidRPr="00AC7387">
              <w:rPr>
                <w:rFonts w:asciiTheme="minorHAnsi" w:hAnsiTheme="minorHAnsi"/>
                <w:sz w:val="20"/>
                <w:szCs w:val="20"/>
              </w:rPr>
              <w:t xml:space="preserve">Included within the APIM service, excluding supporting identity and </w:t>
            </w:r>
            <w:r w:rsidR="009507D9" w:rsidRPr="007E597B">
              <w:rPr>
                <w:rFonts w:asciiTheme="minorHAnsi" w:hAnsiTheme="minorHAnsi"/>
                <w:sz w:val="20"/>
                <w:szCs w:val="20"/>
              </w:rPr>
              <w:t>security</w:t>
            </w:r>
            <w:r w:rsidRPr="00AC7387">
              <w:rPr>
                <w:rFonts w:asciiTheme="minorHAnsi" w:hAnsiTheme="minorHAnsi"/>
                <w:sz w:val="20"/>
                <w:szCs w:val="20"/>
              </w:rPr>
              <w:t xml:space="preserve"> services</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56AFAAD5" w14:textId="62AB4A42" w:rsidR="001327E1" w:rsidRPr="00AC7387" w:rsidRDefault="001327E1" w:rsidP="001327E1">
            <w:pPr>
              <w:rPr>
                <w:rFonts w:asciiTheme="minorHAnsi" w:hAnsiTheme="minorHAnsi"/>
                <w:sz w:val="20"/>
                <w:szCs w:val="20"/>
              </w:rPr>
            </w:pPr>
            <w:r w:rsidRPr="00AC7387">
              <w:rPr>
                <w:rFonts w:asciiTheme="minorHAnsi" w:hAnsiTheme="minorHAnsi"/>
                <w:sz w:val="20"/>
                <w:szCs w:val="20"/>
              </w:rPr>
              <w:t>Additional hosting, monitoring, networking and delivery costs</w:t>
            </w:r>
          </w:p>
        </w:tc>
      </w:tr>
      <w:tr w:rsidR="001327E1" w:rsidRPr="00AC7387" w14:paraId="2BA674FE" w14:textId="77777777" w:rsidTr="007E597B">
        <w:tc>
          <w:tcPr>
            <w:tcW w:w="2659"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37FC4A62" w14:textId="604CC44E" w:rsidR="001327E1" w:rsidRPr="00AC7387" w:rsidRDefault="001327E1" w:rsidP="001327E1">
            <w:pPr>
              <w:rPr>
                <w:rFonts w:asciiTheme="minorHAnsi" w:hAnsiTheme="minorHAnsi"/>
                <w:sz w:val="20"/>
                <w:szCs w:val="20"/>
              </w:rPr>
            </w:pPr>
            <w:r w:rsidRPr="00AC7387">
              <w:rPr>
                <w:rFonts w:asciiTheme="minorHAnsi" w:hAnsiTheme="minorHAnsi"/>
                <w:sz w:val="20"/>
                <w:szCs w:val="20"/>
              </w:rPr>
              <w:t>Future Migration</w:t>
            </w:r>
          </w:p>
        </w:tc>
        <w:tc>
          <w:tcPr>
            <w:tcW w:w="3715"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64BE72B5" w14:textId="7C13C79D" w:rsidR="001327E1" w:rsidRPr="00AC7387" w:rsidRDefault="001327E1" w:rsidP="001327E1">
            <w:pPr>
              <w:rPr>
                <w:rFonts w:asciiTheme="minorHAnsi" w:hAnsiTheme="minorHAnsi"/>
                <w:sz w:val="20"/>
                <w:szCs w:val="20"/>
              </w:rPr>
            </w:pPr>
            <w:r w:rsidRPr="00AC7387">
              <w:rPr>
                <w:rFonts w:asciiTheme="minorHAnsi" w:hAnsiTheme="minorHAnsi"/>
                <w:sz w:val="20"/>
                <w:szCs w:val="20"/>
              </w:rPr>
              <w:t>Current proposed approach</w:t>
            </w:r>
          </w:p>
        </w:tc>
        <w:tc>
          <w:tcPr>
            <w:tcW w:w="3544"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tcPr>
          <w:p w14:paraId="7943732D" w14:textId="1DDDC5BA" w:rsidR="001327E1" w:rsidRPr="00AC7387" w:rsidRDefault="001327E1" w:rsidP="001327E1">
            <w:pPr>
              <w:rPr>
                <w:rFonts w:asciiTheme="minorHAnsi" w:hAnsiTheme="minorHAnsi"/>
                <w:sz w:val="20"/>
                <w:szCs w:val="20"/>
              </w:rPr>
            </w:pPr>
            <w:r w:rsidRPr="00AC7387">
              <w:rPr>
                <w:rFonts w:asciiTheme="minorHAnsi" w:hAnsiTheme="minorHAnsi"/>
                <w:sz w:val="20"/>
                <w:szCs w:val="20"/>
              </w:rPr>
              <w:t xml:space="preserve">Retained as an alternative if </w:t>
            </w:r>
            <w:r w:rsidR="009507D9" w:rsidRPr="007E597B">
              <w:rPr>
                <w:rFonts w:asciiTheme="minorHAnsi" w:hAnsiTheme="minorHAnsi"/>
                <w:sz w:val="20"/>
                <w:szCs w:val="20"/>
              </w:rPr>
              <w:t>future</w:t>
            </w:r>
            <w:r w:rsidRPr="00AC7387">
              <w:rPr>
                <w:rFonts w:asciiTheme="minorHAnsi" w:hAnsiTheme="minorHAnsi"/>
                <w:sz w:val="20"/>
                <w:szCs w:val="20"/>
              </w:rPr>
              <w:t xml:space="preserve"> requirements justify </w:t>
            </w:r>
            <w:r w:rsidR="009507D9" w:rsidRPr="007E597B">
              <w:rPr>
                <w:rFonts w:asciiTheme="minorHAnsi" w:hAnsiTheme="minorHAnsi"/>
                <w:sz w:val="20"/>
                <w:szCs w:val="20"/>
              </w:rPr>
              <w:t>additional complexity and control</w:t>
            </w:r>
          </w:p>
        </w:tc>
      </w:tr>
    </w:tbl>
    <w:p w14:paraId="07FAC39E" w14:textId="3CF0626D" w:rsidR="001327E1" w:rsidRPr="00AC7387" w:rsidRDefault="001327E1" w:rsidP="001327E1">
      <w:pPr>
        <w:rPr>
          <w:rFonts w:asciiTheme="minorHAnsi" w:hAnsiTheme="minorHAnsi"/>
          <w:b/>
          <w:bCs/>
          <w:sz w:val="20"/>
          <w:szCs w:val="20"/>
        </w:rPr>
      </w:pPr>
      <w:r w:rsidRPr="00AC7387">
        <w:rPr>
          <w:rFonts w:asciiTheme="minorHAnsi" w:hAnsiTheme="minorHAnsi"/>
          <w:b/>
          <w:bCs/>
          <w:sz w:val="20"/>
          <w:szCs w:val="20"/>
        </w:rPr>
        <w:t>Self-Hosted Portal Design Considerations</w:t>
      </w:r>
      <w:r w:rsidRPr="00AC7387">
        <w:rPr>
          <w:rFonts w:asciiTheme="minorHAnsi" w:hAnsiTheme="minorHAnsi"/>
          <w:b/>
          <w:bCs/>
          <w:sz w:val="20"/>
          <w:szCs w:val="20"/>
        </w:rPr>
        <w:br/>
      </w:r>
    </w:p>
    <w:p w14:paraId="3A2F43CA" w14:textId="6CFCBC8C" w:rsidR="001327E1" w:rsidRPr="00AC7387" w:rsidRDefault="001327E1" w:rsidP="001327E1">
      <w:pPr>
        <w:rPr>
          <w:rFonts w:asciiTheme="minorHAnsi" w:hAnsiTheme="minorHAnsi"/>
          <w:sz w:val="20"/>
          <w:szCs w:val="20"/>
        </w:rPr>
      </w:pPr>
      <w:r w:rsidRPr="00AC7387">
        <w:rPr>
          <w:rFonts w:asciiTheme="minorHAnsi" w:hAnsiTheme="minorHAnsi"/>
          <w:sz w:val="20"/>
          <w:szCs w:val="20"/>
        </w:rPr>
        <w:t>If self-hosting is required, the following additional capabilities must be introduced:</w:t>
      </w:r>
      <w:r w:rsidRPr="00AC7387">
        <w:rPr>
          <w:rFonts w:asciiTheme="minorHAnsi" w:hAnsiTheme="minorHAnsi"/>
          <w:sz w:val="20"/>
          <w:szCs w:val="20"/>
        </w:rPr>
        <w:br/>
      </w:r>
    </w:p>
    <w:p w14:paraId="6EA1D144" w14:textId="77777777" w:rsidR="00247343" w:rsidRPr="007E597B" w:rsidRDefault="00247343" w:rsidP="007E597B">
      <w:pPr>
        <w:numPr>
          <w:ilvl w:val="0"/>
          <w:numId w:val="30"/>
        </w:numPr>
        <w:ind w:left="714" w:hanging="357"/>
        <w:rPr>
          <w:rFonts w:asciiTheme="minorHAnsi" w:hAnsiTheme="minorHAnsi"/>
          <w:sz w:val="20"/>
          <w:szCs w:val="20"/>
        </w:rPr>
      </w:pPr>
      <w:r w:rsidRPr="00247343">
        <w:rPr>
          <w:rFonts w:asciiTheme="minorHAnsi" w:hAnsiTheme="minorHAnsi"/>
          <w:b/>
          <w:bCs/>
          <w:sz w:val="20"/>
          <w:szCs w:val="20"/>
        </w:rPr>
        <w:t xml:space="preserve">Hosting and Networking – </w:t>
      </w:r>
      <w:r w:rsidRPr="007E597B">
        <w:rPr>
          <w:rFonts w:asciiTheme="minorHAnsi" w:hAnsiTheme="minorHAnsi"/>
          <w:sz w:val="20"/>
          <w:szCs w:val="20"/>
        </w:rPr>
        <w:t>Deploy the portal on a Chaucer-managed hosting platform, such as Azure App Service, with the required network connectivity, DNS configuration and security controls.</w:t>
      </w:r>
    </w:p>
    <w:p w14:paraId="50E60F38" w14:textId="77777777" w:rsidR="00247343" w:rsidRPr="00247343" w:rsidRDefault="00247343" w:rsidP="007E597B">
      <w:pPr>
        <w:ind w:left="714"/>
        <w:rPr>
          <w:rFonts w:asciiTheme="minorHAnsi" w:hAnsiTheme="minorHAnsi"/>
          <w:b/>
          <w:bCs/>
          <w:sz w:val="20"/>
          <w:szCs w:val="20"/>
        </w:rPr>
      </w:pPr>
    </w:p>
    <w:p w14:paraId="24E2B861" w14:textId="77777777" w:rsidR="00247343" w:rsidRPr="007E597B" w:rsidRDefault="00247343" w:rsidP="007E597B">
      <w:pPr>
        <w:numPr>
          <w:ilvl w:val="0"/>
          <w:numId w:val="30"/>
        </w:numPr>
        <w:ind w:left="714" w:hanging="357"/>
        <w:rPr>
          <w:rFonts w:asciiTheme="minorHAnsi" w:hAnsiTheme="minorHAnsi"/>
          <w:sz w:val="20"/>
          <w:szCs w:val="20"/>
        </w:rPr>
      </w:pPr>
      <w:r w:rsidRPr="00247343">
        <w:rPr>
          <w:rFonts w:asciiTheme="minorHAnsi" w:hAnsiTheme="minorHAnsi"/>
          <w:b/>
          <w:bCs/>
          <w:sz w:val="20"/>
          <w:szCs w:val="20"/>
        </w:rPr>
        <w:t xml:space="preserve">Infrastructure – </w:t>
      </w:r>
      <w:r w:rsidRPr="007E597B">
        <w:rPr>
          <w:rFonts w:asciiTheme="minorHAnsi" w:hAnsiTheme="minorHAnsi"/>
          <w:sz w:val="20"/>
          <w:szCs w:val="20"/>
        </w:rPr>
        <w:t>Extend the infrastructure deployment to include the portal hosting platform, supporting network configuration, DNS services and any required ingress components.</w:t>
      </w:r>
    </w:p>
    <w:p w14:paraId="201A1348" w14:textId="670DE817" w:rsidR="00247343" w:rsidRDefault="00247343" w:rsidP="00247343">
      <w:pPr>
        <w:numPr>
          <w:ilvl w:val="0"/>
          <w:numId w:val="30"/>
        </w:numPr>
        <w:ind w:left="714" w:hanging="357"/>
        <w:rPr>
          <w:rFonts w:asciiTheme="minorHAnsi" w:hAnsiTheme="minorHAnsi"/>
          <w:b/>
          <w:bCs/>
          <w:sz w:val="20"/>
          <w:szCs w:val="20"/>
        </w:rPr>
      </w:pPr>
      <w:r w:rsidRPr="00247343">
        <w:rPr>
          <w:rFonts w:asciiTheme="minorHAnsi" w:hAnsiTheme="minorHAnsi"/>
          <w:b/>
          <w:bCs/>
          <w:sz w:val="20"/>
          <w:szCs w:val="20"/>
        </w:rPr>
        <w:t xml:space="preserve">Portal Lifecycle Management – </w:t>
      </w:r>
      <w:r w:rsidRPr="007E597B">
        <w:rPr>
          <w:rFonts w:asciiTheme="minorHAnsi" w:hAnsiTheme="minorHAnsi"/>
          <w:sz w:val="20"/>
          <w:szCs w:val="20"/>
        </w:rPr>
        <w:t>Establish processes for portal deployment, configuration management, upgrades, maintenance and change control. Portal content management and promotion capabilities must be assessed against Microsoft-supported functionality available at the time of implementation.</w:t>
      </w:r>
      <w:r w:rsidRPr="007E597B">
        <w:rPr>
          <w:rFonts w:asciiTheme="minorHAnsi" w:hAnsiTheme="minorHAnsi"/>
          <w:sz w:val="20"/>
          <w:szCs w:val="20"/>
        </w:rPr>
        <w:br/>
      </w:r>
    </w:p>
    <w:p w14:paraId="1461A27F" w14:textId="77777777" w:rsidR="00247343" w:rsidRPr="007E597B" w:rsidRDefault="00247343" w:rsidP="007E597B">
      <w:pPr>
        <w:numPr>
          <w:ilvl w:val="0"/>
          <w:numId w:val="30"/>
        </w:numPr>
        <w:ind w:left="714" w:hanging="357"/>
        <w:rPr>
          <w:rFonts w:asciiTheme="minorHAnsi" w:hAnsiTheme="minorHAnsi"/>
          <w:sz w:val="20"/>
          <w:szCs w:val="20"/>
        </w:rPr>
      </w:pPr>
      <w:r w:rsidRPr="00247343">
        <w:rPr>
          <w:rFonts w:asciiTheme="minorHAnsi" w:hAnsiTheme="minorHAnsi"/>
          <w:b/>
          <w:bCs/>
          <w:sz w:val="20"/>
          <w:szCs w:val="20"/>
        </w:rPr>
        <w:t xml:space="preserve">APIM Connectivity – </w:t>
      </w:r>
      <w:r w:rsidRPr="007E597B">
        <w:rPr>
          <w:rFonts w:asciiTheme="minorHAnsi" w:hAnsiTheme="minorHAnsi"/>
          <w:sz w:val="20"/>
          <w:szCs w:val="20"/>
        </w:rPr>
        <w:t>Provide controlled connectivity from the portal hosting platform to the required APIM developer portal backend services and management interfaces, including authentication, authorisation and DNS resolution requirements.</w:t>
      </w:r>
    </w:p>
    <w:p w14:paraId="00A3988A" w14:textId="77777777" w:rsidR="001327E1" w:rsidRPr="00247343" w:rsidRDefault="001327E1" w:rsidP="007E597B">
      <w:pPr>
        <w:ind w:left="714"/>
        <w:rPr>
          <w:rFonts w:asciiTheme="minorHAnsi" w:hAnsiTheme="minorHAnsi"/>
          <w:b/>
          <w:sz w:val="20"/>
          <w:szCs w:val="20"/>
        </w:rPr>
      </w:pPr>
    </w:p>
    <w:p w14:paraId="1F1F94AA" w14:textId="77777777" w:rsidR="001327E1" w:rsidRPr="00AC7387" w:rsidRDefault="001327E1" w:rsidP="001327E1">
      <w:pPr>
        <w:numPr>
          <w:ilvl w:val="0"/>
          <w:numId w:val="30"/>
        </w:numPr>
        <w:ind w:left="714" w:hanging="357"/>
        <w:rPr>
          <w:rFonts w:asciiTheme="minorHAnsi" w:hAnsiTheme="minorHAnsi"/>
          <w:sz w:val="20"/>
          <w:szCs w:val="20"/>
        </w:rPr>
      </w:pPr>
      <w:r w:rsidRPr="00AC7387">
        <w:rPr>
          <w:rFonts w:asciiTheme="minorHAnsi" w:hAnsiTheme="minorHAnsi"/>
          <w:b/>
          <w:bCs/>
          <w:sz w:val="20"/>
          <w:szCs w:val="20"/>
        </w:rPr>
        <w:t>Monitoring</w:t>
      </w:r>
      <w:r w:rsidRPr="00247343">
        <w:rPr>
          <w:rFonts w:asciiTheme="minorHAnsi" w:hAnsiTheme="minorHAnsi"/>
          <w:b/>
          <w:sz w:val="20"/>
          <w:szCs w:val="20"/>
        </w:rPr>
        <w:t xml:space="preserve"> – </w:t>
      </w:r>
      <w:r w:rsidRPr="00AC7387">
        <w:rPr>
          <w:rFonts w:asciiTheme="minorHAnsi" w:hAnsiTheme="minorHAnsi"/>
          <w:sz w:val="20"/>
          <w:szCs w:val="20"/>
        </w:rPr>
        <w:t>Integrate hosting, application, access and security telemetry with the platform observability and security-monitoring model.</w:t>
      </w:r>
    </w:p>
    <w:p w14:paraId="19970FE2" w14:textId="77777777" w:rsidR="001327E1" w:rsidRPr="00247343" w:rsidRDefault="001327E1" w:rsidP="001327E1">
      <w:pPr>
        <w:rPr>
          <w:rFonts w:asciiTheme="minorHAnsi" w:hAnsiTheme="minorHAnsi"/>
          <w:b/>
          <w:sz w:val="20"/>
          <w:szCs w:val="20"/>
        </w:rPr>
      </w:pPr>
    </w:p>
    <w:p w14:paraId="1F621F71" w14:textId="259E3693" w:rsidR="001327E1" w:rsidRPr="00AC7387" w:rsidRDefault="001327E1" w:rsidP="001327E1">
      <w:pPr>
        <w:numPr>
          <w:ilvl w:val="0"/>
          <w:numId w:val="30"/>
        </w:numPr>
        <w:ind w:left="714" w:hanging="357"/>
        <w:rPr>
          <w:rFonts w:asciiTheme="minorHAnsi" w:hAnsiTheme="minorHAnsi"/>
          <w:sz w:val="20"/>
          <w:szCs w:val="20"/>
        </w:rPr>
      </w:pPr>
      <w:r w:rsidRPr="00AC7387">
        <w:rPr>
          <w:rFonts w:asciiTheme="minorHAnsi" w:hAnsiTheme="minorHAnsi"/>
          <w:b/>
          <w:bCs/>
          <w:sz w:val="20"/>
          <w:szCs w:val="20"/>
        </w:rPr>
        <w:t>Access Controls</w:t>
      </w:r>
      <w:r w:rsidRPr="00247343">
        <w:rPr>
          <w:rFonts w:asciiTheme="minorHAnsi" w:hAnsiTheme="minorHAnsi"/>
          <w:b/>
          <w:sz w:val="20"/>
          <w:szCs w:val="20"/>
        </w:rPr>
        <w:t xml:space="preserve"> – </w:t>
      </w:r>
      <w:r w:rsidR="00247343" w:rsidRPr="007E597B">
        <w:rPr>
          <w:rFonts w:asciiTheme="minorHAnsi" w:hAnsiTheme="minorHAnsi"/>
          <w:sz w:val="20"/>
          <w:szCs w:val="20"/>
        </w:rPr>
        <w:t>Design</w:t>
      </w:r>
      <w:r w:rsidRPr="00AC7387">
        <w:rPr>
          <w:rFonts w:asciiTheme="minorHAnsi" w:hAnsiTheme="minorHAnsi"/>
          <w:sz w:val="20"/>
          <w:szCs w:val="20"/>
        </w:rPr>
        <w:t xml:space="preserve"> and implement the required </w:t>
      </w:r>
      <w:r w:rsidR="00247343" w:rsidRPr="007E597B">
        <w:rPr>
          <w:rFonts w:asciiTheme="minorHAnsi" w:hAnsiTheme="minorHAnsi"/>
          <w:sz w:val="20"/>
          <w:szCs w:val="20"/>
        </w:rPr>
        <w:t xml:space="preserve">authentication, authorisation and </w:t>
      </w:r>
      <w:r w:rsidRPr="00AC7387">
        <w:rPr>
          <w:rFonts w:asciiTheme="minorHAnsi" w:hAnsiTheme="minorHAnsi"/>
          <w:sz w:val="20"/>
          <w:szCs w:val="20"/>
        </w:rPr>
        <w:t xml:space="preserve">consumer visibility </w:t>
      </w:r>
      <w:r w:rsidR="00247343" w:rsidRPr="007E597B">
        <w:rPr>
          <w:rFonts w:asciiTheme="minorHAnsi" w:hAnsiTheme="minorHAnsi"/>
          <w:sz w:val="20"/>
          <w:szCs w:val="20"/>
        </w:rPr>
        <w:t xml:space="preserve">controls for </w:t>
      </w:r>
      <w:r w:rsidRPr="00AC7387">
        <w:rPr>
          <w:rFonts w:asciiTheme="minorHAnsi" w:hAnsiTheme="minorHAnsi"/>
          <w:sz w:val="20"/>
          <w:szCs w:val="20"/>
        </w:rPr>
        <w:t xml:space="preserve">the self-hosted </w:t>
      </w:r>
      <w:r w:rsidR="00DD308C" w:rsidRPr="007E597B">
        <w:rPr>
          <w:rFonts w:asciiTheme="minorHAnsi" w:hAnsiTheme="minorHAnsi"/>
          <w:sz w:val="20"/>
          <w:szCs w:val="20"/>
        </w:rPr>
        <w:t>solution.</w:t>
      </w:r>
    </w:p>
    <w:p w14:paraId="622EEABE" w14:textId="77777777" w:rsidR="001327E1" w:rsidRPr="00AC7387" w:rsidRDefault="001327E1" w:rsidP="001327E1">
      <w:pPr>
        <w:ind w:left="720"/>
        <w:rPr>
          <w:rFonts w:asciiTheme="minorHAnsi" w:hAnsiTheme="minorHAnsi"/>
          <w:sz w:val="20"/>
          <w:szCs w:val="20"/>
        </w:rPr>
      </w:pPr>
    </w:p>
    <w:p w14:paraId="757C1D0D" w14:textId="12EF7A31" w:rsidR="00755D06" w:rsidRPr="00755D06" w:rsidRDefault="001327E1" w:rsidP="00755D06">
      <w:pPr>
        <w:rPr>
          <w:rFonts w:asciiTheme="minorHAnsi" w:hAnsiTheme="minorHAnsi"/>
          <w:sz w:val="20"/>
          <w:szCs w:val="20"/>
        </w:rPr>
      </w:pPr>
      <w:r w:rsidRPr="009A5A18">
        <w:rPr>
          <w:rFonts w:asciiTheme="minorHAnsi" w:hAnsiTheme="minorHAnsi"/>
          <w:b/>
          <w:bCs/>
          <w:sz w:val="20"/>
          <w:szCs w:val="20"/>
        </w:rPr>
        <w:t>Recommendation:</w:t>
      </w:r>
      <w:r w:rsidRPr="009A5A18">
        <w:rPr>
          <w:rFonts w:asciiTheme="minorHAnsi" w:hAnsiTheme="minorHAnsi"/>
          <w:sz w:val="20"/>
          <w:szCs w:val="20"/>
        </w:rPr>
        <w:t xml:space="preserve"> </w:t>
      </w:r>
      <w:r w:rsidR="00755D06" w:rsidRPr="00755D06">
        <w:rPr>
          <w:rFonts w:ascii="Segoe UI" w:eastAsia="Times New Roman" w:hAnsi="Segoe UI" w:cs="Segoe UI"/>
          <w:color w:val="auto"/>
        </w:rPr>
        <w:t xml:space="preserve"> </w:t>
      </w:r>
      <w:r w:rsidR="00755D06" w:rsidRPr="00755D06">
        <w:rPr>
          <w:rFonts w:asciiTheme="minorHAnsi" w:hAnsiTheme="minorHAnsi"/>
          <w:sz w:val="20"/>
          <w:szCs w:val="20"/>
        </w:rPr>
        <w:t>The Managed Developer Portal remains the preferred approach for the current deployment due to its lower infrastructure, operational and support overhead. Self-hosting remains a future option if private-only access, network isolation or advanced customisation become mandatory requirements.</w:t>
      </w:r>
    </w:p>
    <w:p w14:paraId="5FE0262D" w14:textId="06BAA82C" w:rsidR="00FF444B" w:rsidRPr="00B223AC" w:rsidRDefault="005F037F" w:rsidP="0043719C">
      <w:pPr>
        <w:rPr>
          <w:rFonts w:asciiTheme="minorHAnsi" w:hAnsiTheme="minorHAnsi"/>
          <w:sz w:val="20"/>
          <w:szCs w:val="20"/>
        </w:rPr>
      </w:pPr>
      <w:r w:rsidRPr="00B223AC">
        <w:rPr>
          <w:rFonts w:asciiTheme="minorHAnsi" w:hAnsiTheme="minorHAnsi"/>
          <w:sz w:val="20"/>
          <w:szCs w:val="20"/>
        </w:rPr>
        <w:drawing>
          <wp:inline distT="0" distB="0" distL="0" distR="0" wp14:anchorId="61332731" wp14:editId="5B0A99B7">
            <wp:extent cx="5795010" cy="2348534"/>
            <wp:effectExtent l="0" t="0" r="0" b="0"/>
            <wp:docPr id="600526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10844" cy="2354951"/>
                    </a:xfrm>
                    <a:prstGeom prst="rect">
                      <a:avLst/>
                    </a:prstGeom>
                    <a:noFill/>
                  </pic:spPr>
                </pic:pic>
              </a:graphicData>
            </a:graphic>
          </wp:inline>
        </w:drawing>
      </w:r>
    </w:p>
    <w:p w14:paraId="5A2772A7" w14:textId="70579488" w:rsidR="001A7A4F" w:rsidRPr="00AC7387" w:rsidRDefault="001A7A4F" w:rsidP="00290610">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78" w:name="_Toc242720050"/>
      <w:r w:rsidRPr="00AC7387">
        <w:rPr>
          <w:rFonts w:asciiTheme="minorHAnsi" w:eastAsia="Times New Roman" w:hAnsiTheme="minorHAnsi" w:cs="Times New Roman"/>
          <w:b w:val="0"/>
          <w:color w:val="132040" w:themeColor="accent1" w:themeShade="BF"/>
          <w:sz w:val="24"/>
          <w:szCs w:val="26"/>
          <w:lang w:eastAsia="en-US"/>
        </w:rPr>
        <w:t>Platform Implementation Stages</w:t>
      </w:r>
      <w:bookmarkEnd w:id="378"/>
    </w:p>
    <w:p w14:paraId="366651DA" w14:textId="77777777" w:rsidR="001A7A4F" w:rsidRPr="00AC7387" w:rsidRDefault="001A7A4F" w:rsidP="001A7A4F">
      <w:pPr>
        <w:spacing w:after="140"/>
        <w:rPr>
          <w:rFonts w:asciiTheme="minorHAnsi" w:hAnsiTheme="minorHAnsi"/>
          <w:sz w:val="20"/>
          <w:szCs w:val="20"/>
        </w:rPr>
      </w:pPr>
      <w:r w:rsidRPr="00B223AC">
        <w:rPr>
          <w:rFonts w:asciiTheme="minorHAnsi" w:hAnsiTheme="minorHAnsi"/>
        </w:rPr>
        <w:drawing>
          <wp:inline distT="0" distB="0" distL="0" distR="0" wp14:anchorId="6919903A" wp14:editId="14BEF403">
            <wp:extent cx="5731510" cy="2712720"/>
            <wp:effectExtent l="0" t="0" r="2540" b="0"/>
            <wp:docPr id="178762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5994" name="Picture 17876259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712720"/>
                    </a:xfrm>
                    <a:prstGeom prst="rect">
                      <a:avLst/>
                    </a:prstGeom>
                    <a:ln>
                      <a:noFill/>
                    </a:ln>
                  </pic:spPr>
                </pic:pic>
              </a:graphicData>
            </a:graphic>
          </wp:inline>
        </w:drawing>
      </w:r>
    </w:p>
    <w:p w14:paraId="0E5EE23A" w14:textId="61C9533E" w:rsidR="001A7A4F" w:rsidRPr="00AC7387" w:rsidRDefault="001A7A4F" w:rsidP="001A7A4F">
      <w:pPr>
        <w:spacing w:after="180"/>
        <w:jc w:val="center"/>
        <w:rPr>
          <w:rFonts w:asciiTheme="minorHAnsi" w:hAnsiTheme="minorHAnsi"/>
          <w:i/>
          <w:iCs/>
          <w:color w:val="666666"/>
          <w:sz w:val="18"/>
          <w:szCs w:val="18"/>
        </w:rPr>
      </w:pPr>
      <w:r w:rsidRPr="00AC7387">
        <w:rPr>
          <w:rFonts w:asciiTheme="minorHAnsi" w:hAnsiTheme="minorHAnsi"/>
          <w:i/>
          <w:iCs/>
          <w:color w:val="666666"/>
          <w:sz w:val="18"/>
          <w:szCs w:val="18"/>
        </w:rPr>
        <w:t>Implementation stages for the APIM platform, from foundation to production go-</w:t>
      </w:r>
      <w:r w:rsidR="00871136" w:rsidRPr="00AC7387">
        <w:rPr>
          <w:rFonts w:asciiTheme="minorHAnsi" w:hAnsiTheme="minorHAnsi"/>
          <w:i/>
          <w:iCs/>
          <w:color w:val="666666"/>
          <w:sz w:val="18"/>
          <w:szCs w:val="18"/>
        </w:rPr>
        <w:t>live.</w:t>
      </w:r>
    </w:p>
    <w:p w14:paraId="475094B6" w14:textId="77777777" w:rsidR="005D0D11" w:rsidRPr="00AC7387" w:rsidRDefault="005D0D11" w:rsidP="001A7A4F">
      <w:pPr>
        <w:spacing w:after="180"/>
        <w:jc w:val="center"/>
        <w:rPr>
          <w:rFonts w:asciiTheme="minorHAnsi" w:hAnsiTheme="minorHAnsi"/>
        </w:rPr>
      </w:pPr>
    </w:p>
    <w:p w14:paraId="1AE29D6A" w14:textId="2701DA25" w:rsidR="00A70123" w:rsidRPr="00AC7387" w:rsidRDefault="001A7A4F" w:rsidP="00290610">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79" w:name="_Toc242720051"/>
      <w:r w:rsidRPr="00AC7387">
        <w:rPr>
          <w:rFonts w:asciiTheme="minorHAnsi" w:eastAsia="Times New Roman" w:hAnsiTheme="minorHAnsi" w:cs="Times New Roman"/>
          <w:b w:val="0"/>
          <w:color w:val="132040" w:themeColor="accent1" w:themeShade="BF"/>
          <w:sz w:val="24"/>
          <w:szCs w:val="26"/>
          <w:lang w:eastAsia="en-US"/>
        </w:rPr>
        <w:t xml:space="preserve">Operational </w:t>
      </w:r>
      <w:r w:rsidR="00A70123" w:rsidRPr="00AC7387">
        <w:rPr>
          <w:rFonts w:asciiTheme="minorHAnsi" w:eastAsia="Times New Roman" w:hAnsiTheme="minorHAnsi" w:cs="Times New Roman"/>
          <w:b w:val="0"/>
          <w:color w:val="132040" w:themeColor="accent1" w:themeShade="BF"/>
          <w:sz w:val="24"/>
          <w:szCs w:val="26"/>
          <w:lang w:eastAsia="en-US"/>
        </w:rPr>
        <w:t>Readiness Criteria</w:t>
      </w:r>
      <w:bookmarkEnd w:id="379"/>
    </w:p>
    <w:p w14:paraId="02BDB697" w14:textId="77777777" w:rsidR="00A70123" w:rsidRPr="00AC7387" w:rsidRDefault="00A70123" w:rsidP="00A70123">
      <w:pPr>
        <w:spacing w:after="140"/>
        <w:rPr>
          <w:rFonts w:asciiTheme="minorHAnsi" w:hAnsiTheme="minorHAnsi"/>
          <w:sz w:val="20"/>
          <w:szCs w:val="20"/>
        </w:rPr>
      </w:pPr>
      <w:r w:rsidRPr="00AC7387">
        <w:rPr>
          <w:rFonts w:asciiTheme="minorHAnsi" w:hAnsiTheme="minorHAnsi"/>
          <w:sz w:val="20"/>
          <w:szCs w:val="20"/>
        </w:rPr>
        <w:t>The following capabilities must be in place before the platform transitions into business-as-usual operation:</w:t>
      </w:r>
    </w:p>
    <w:p w14:paraId="4312727B" w14:textId="77777777" w:rsidR="00A70123" w:rsidRPr="00B223AC" w:rsidRDefault="00A70123" w:rsidP="00B52B74">
      <w:pPr>
        <w:numPr>
          <w:ilvl w:val="0"/>
          <w:numId w:val="13"/>
        </w:numPr>
        <w:spacing w:after="140"/>
        <w:rPr>
          <w:rFonts w:asciiTheme="minorHAnsi" w:hAnsiTheme="minorHAnsi"/>
          <w:sz w:val="20"/>
          <w:szCs w:val="20"/>
        </w:rPr>
      </w:pPr>
      <w:r w:rsidRPr="00B223AC">
        <w:rPr>
          <w:rFonts w:asciiTheme="minorHAnsi" w:hAnsiTheme="minorHAnsi"/>
          <w:sz w:val="20"/>
          <w:szCs w:val="20"/>
        </w:rPr>
        <w:t>Operational ownership assigned: Clear accountability for ongoing support.</w:t>
      </w:r>
    </w:p>
    <w:p w14:paraId="35BEB84C" w14:textId="32B9E430" w:rsidR="00A70123" w:rsidRPr="00B223AC" w:rsidRDefault="00A70123" w:rsidP="00B52B74">
      <w:pPr>
        <w:numPr>
          <w:ilvl w:val="0"/>
          <w:numId w:val="13"/>
        </w:numPr>
        <w:spacing w:after="140"/>
        <w:rPr>
          <w:rFonts w:asciiTheme="minorHAnsi" w:hAnsiTheme="minorHAnsi"/>
          <w:sz w:val="20"/>
          <w:szCs w:val="20"/>
        </w:rPr>
      </w:pPr>
      <w:r w:rsidRPr="00B223AC">
        <w:rPr>
          <w:rFonts w:asciiTheme="minorHAnsi" w:hAnsiTheme="minorHAnsi"/>
          <w:sz w:val="20"/>
          <w:szCs w:val="20"/>
        </w:rPr>
        <w:t xml:space="preserve">Monitoring and alerting configured: </w:t>
      </w:r>
      <w:r w:rsidR="00BA2520">
        <w:rPr>
          <w:rFonts w:asciiTheme="minorHAnsi" w:hAnsiTheme="minorHAnsi"/>
          <w:sz w:val="20"/>
          <w:szCs w:val="20"/>
        </w:rPr>
        <w:t>V</w:t>
      </w:r>
      <w:r w:rsidRPr="00B223AC">
        <w:rPr>
          <w:rFonts w:asciiTheme="minorHAnsi" w:hAnsiTheme="minorHAnsi"/>
          <w:sz w:val="20"/>
          <w:szCs w:val="20"/>
        </w:rPr>
        <w:t>isibility into health and performance.</w:t>
      </w:r>
    </w:p>
    <w:p w14:paraId="70B0FD65" w14:textId="77777777" w:rsidR="00A70123" w:rsidRPr="00B223AC" w:rsidRDefault="00A70123" w:rsidP="00B52B74">
      <w:pPr>
        <w:numPr>
          <w:ilvl w:val="0"/>
          <w:numId w:val="13"/>
        </w:numPr>
        <w:spacing w:after="140"/>
        <w:rPr>
          <w:rFonts w:asciiTheme="minorHAnsi" w:hAnsiTheme="minorHAnsi"/>
          <w:sz w:val="20"/>
          <w:szCs w:val="20"/>
        </w:rPr>
      </w:pPr>
      <w:r w:rsidRPr="00B223AC">
        <w:rPr>
          <w:rFonts w:asciiTheme="minorHAnsi" w:hAnsiTheme="minorHAnsi"/>
          <w:sz w:val="20"/>
          <w:szCs w:val="20"/>
        </w:rPr>
        <w:t>APIOps pipeline operational: Automated, repeatable deployment mechanisms.</w:t>
      </w:r>
    </w:p>
    <w:p w14:paraId="50F5F7F6" w14:textId="77777777" w:rsidR="00A70123" w:rsidRPr="00B223AC" w:rsidRDefault="00A70123" w:rsidP="00B52B74">
      <w:pPr>
        <w:numPr>
          <w:ilvl w:val="0"/>
          <w:numId w:val="13"/>
        </w:numPr>
        <w:spacing w:after="140"/>
        <w:rPr>
          <w:rFonts w:asciiTheme="minorHAnsi" w:hAnsiTheme="minorHAnsi"/>
          <w:sz w:val="20"/>
          <w:szCs w:val="20"/>
        </w:rPr>
      </w:pPr>
      <w:r w:rsidRPr="00B223AC">
        <w:rPr>
          <w:rFonts w:asciiTheme="minorHAnsi" w:hAnsiTheme="minorHAnsi"/>
          <w:sz w:val="20"/>
          <w:szCs w:val="20"/>
        </w:rPr>
        <w:t>Backup and recovery procedures documented: Tested resilience plans.</w:t>
      </w:r>
    </w:p>
    <w:p w14:paraId="07368458" w14:textId="77777777" w:rsidR="00A70123" w:rsidRPr="00B223AC" w:rsidRDefault="00A70123" w:rsidP="00B52B74">
      <w:pPr>
        <w:numPr>
          <w:ilvl w:val="0"/>
          <w:numId w:val="13"/>
        </w:numPr>
        <w:spacing w:after="140"/>
        <w:rPr>
          <w:rFonts w:asciiTheme="minorHAnsi" w:hAnsiTheme="minorHAnsi"/>
          <w:sz w:val="20"/>
          <w:szCs w:val="20"/>
        </w:rPr>
      </w:pPr>
      <w:r w:rsidRPr="00B223AC">
        <w:rPr>
          <w:rFonts w:asciiTheme="minorHAnsi" w:hAnsiTheme="minorHAnsi"/>
          <w:sz w:val="20"/>
          <w:szCs w:val="20"/>
        </w:rPr>
        <w:t>Security logging integrated: Centralized ingestion into organizational SIEM/monitoring platforms.</w:t>
      </w:r>
    </w:p>
    <w:p w14:paraId="517FCDA1" w14:textId="77777777" w:rsidR="00A70123" w:rsidRPr="00B223AC" w:rsidRDefault="00A70123" w:rsidP="00B52B74">
      <w:pPr>
        <w:numPr>
          <w:ilvl w:val="0"/>
          <w:numId w:val="13"/>
        </w:numPr>
        <w:spacing w:after="140"/>
        <w:rPr>
          <w:rFonts w:asciiTheme="minorHAnsi" w:hAnsiTheme="minorHAnsi"/>
          <w:sz w:val="20"/>
          <w:szCs w:val="20"/>
        </w:rPr>
      </w:pPr>
      <w:r w:rsidRPr="00B223AC">
        <w:rPr>
          <w:rFonts w:asciiTheme="minorHAnsi" w:hAnsiTheme="minorHAnsi"/>
          <w:sz w:val="20"/>
          <w:szCs w:val="20"/>
        </w:rPr>
        <w:t>Runbooks and support documentation completed: Operational guides for support teams.</w:t>
      </w:r>
    </w:p>
    <w:p w14:paraId="3828323E" w14:textId="77777777" w:rsidR="001946AE" w:rsidRPr="00B223AC" w:rsidRDefault="001946AE" w:rsidP="001946AE">
      <w:pPr>
        <w:spacing w:after="140"/>
        <w:ind w:left="720"/>
        <w:rPr>
          <w:rFonts w:asciiTheme="minorHAnsi" w:hAnsiTheme="minorHAnsi"/>
          <w:sz w:val="20"/>
          <w:szCs w:val="20"/>
        </w:rPr>
      </w:pPr>
    </w:p>
    <w:tbl>
      <w:tblPr>
        <w:tblStyle w:val="TableGrid"/>
        <w:tblW w:w="0" w:type="auto"/>
        <w:tblLook w:val="04A0" w:firstRow="1" w:lastRow="0" w:firstColumn="1" w:lastColumn="0" w:noHBand="0" w:noVBand="1"/>
      </w:tblPr>
      <w:tblGrid>
        <w:gridCol w:w="2292"/>
        <w:gridCol w:w="4340"/>
        <w:gridCol w:w="2384"/>
      </w:tblGrid>
      <w:tr w:rsidR="00A70123" w:rsidRPr="00AC7387" w14:paraId="0C53DB6F" w14:textId="77777777">
        <w:tc>
          <w:tcPr>
            <w:tcW w:w="2292" w:type="dxa"/>
            <w:tcBorders>
              <w:bottom w:val="single" w:sz="12" w:space="0" w:color="1A2B56" w:themeColor="accent1"/>
            </w:tcBorders>
            <w:shd w:val="clear" w:color="auto" w:fill="C1CDEC" w:themeFill="accent1" w:themeFillTint="33"/>
          </w:tcPr>
          <w:p w14:paraId="2F007307" w14:textId="77777777" w:rsidR="00A70123" w:rsidRPr="00AC7387" w:rsidRDefault="00A70123">
            <w:pPr>
              <w:rPr>
                <w:rFonts w:asciiTheme="minorHAnsi" w:hAnsiTheme="minorHAnsi"/>
                <w:color w:val="000000" w:themeColor="text1"/>
                <w:sz w:val="20"/>
                <w:szCs w:val="20"/>
              </w:rPr>
            </w:pPr>
            <w:r w:rsidRPr="00AC7387">
              <w:rPr>
                <w:rFonts w:asciiTheme="minorHAnsi" w:hAnsiTheme="minorHAnsi"/>
                <w:b/>
                <w:color w:val="000000" w:themeColor="text1"/>
                <w:sz w:val="20"/>
                <w:szCs w:val="20"/>
              </w:rPr>
              <w:t>Area</w:t>
            </w:r>
          </w:p>
        </w:tc>
        <w:tc>
          <w:tcPr>
            <w:tcW w:w="4340" w:type="dxa"/>
            <w:tcBorders>
              <w:bottom w:val="single" w:sz="12" w:space="0" w:color="1A2B56" w:themeColor="accent1"/>
            </w:tcBorders>
            <w:shd w:val="clear" w:color="auto" w:fill="C1CDEC" w:themeFill="accent1" w:themeFillTint="33"/>
          </w:tcPr>
          <w:p w14:paraId="3F49AFB5" w14:textId="77777777" w:rsidR="00A70123" w:rsidRPr="00AC7387" w:rsidRDefault="00A70123">
            <w:pPr>
              <w:rPr>
                <w:rFonts w:asciiTheme="minorHAnsi" w:hAnsiTheme="minorHAnsi"/>
                <w:color w:val="000000" w:themeColor="text1"/>
                <w:sz w:val="20"/>
                <w:szCs w:val="20"/>
              </w:rPr>
            </w:pPr>
            <w:r w:rsidRPr="00AC7387">
              <w:rPr>
                <w:rFonts w:asciiTheme="minorHAnsi" w:hAnsiTheme="minorHAnsi"/>
                <w:b/>
                <w:color w:val="000000" w:themeColor="text1"/>
                <w:sz w:val="20"/>
                <w:szCs w:val="20"/>
              </w:rPr>
              <w:t>Readiness Criterion</w:t>
            </w:r>
          </w:p>
        </w:tc>
        <w:tc>
          <w:tcPr>
            <w:tcW w:w="2384" w:type="dxa"/>
            <w:tcBorders>
              <w:bottom w:val="single" w:sz="12" w:space="0" w:color="1A2B56" w:themeColor="accent1"/>
            </w:tcBorders>
            <w:shd w:val="clear" w:color="auto" w:fill="C1CDEC" w:themeFill="accent1" w:themeFillTint="33"/>
          </w:tcPr>
          <w:p w14:paraId="08E67645" w14:textId="77777777" w:rsidR="00A70123" w:rsidRPr="00AC7387" w:rsidRDefault="00A70123">
            <w:pPr>
              <w:rPr>
                <w:rFonts w:asciiTheme="minorHAnsi" w:hAnsiTheme="minorHAnsi"/>
                <w:color w:val="000000" w:themeColor="text1"/>
                <w:sz w:val="20"/>
                <w:szCs w:val="20"/>
              </w:rPr>
            </w:pPr>
            <w:r w:rsidRPr="00AC7387">
              <w:rPr>
                <w:rFonts w:asciiTheme="minorHAnsi" w:hAnsiTheme="minorHAnsi"/>
                <w:b/>
                <w:color w:val="000000" w:themeColor="text1"/>
                <w:sz w:val="20"/>
                <w:szCs w:val="20"/>
              </w:rPr>
              <w:t>Design &amp; Reference</w:t>
            </w:r>
          </w:p>
        </w:tc>
      </w:tr>
      <w:tr w:rsidR="00A70123" w:rsidRPr="00AC7387" w14:paraId="4A51DB9B" w14:textId="77777777">
        <w:tc>
          <w:tcPr>
            <w:tcW w:w="2292" w:type="dxa"/>
            <w:tcBorders>
              <w:top w:val="single" w:sz="12" w:space="0" w:color="1A2B56" w:themeColor="accent1"/>
            </w:tcBorders>
            <w:vAlign w:val="center"/>
          </w:tcPr>
          <w:p w14:paraId="0815E4CE"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Ownership</w:t>
            </w:r>
          </w:p>
        </w:tc>
        <w:tc>
          <w:tcPr>
            <w:tcW w:w="4340" w:type="dxa"/>
            <w:tcBorders>
              <w:top w:val="single" w:sz="12" w:space="0" w:color="1A2B56" w:themeColor="accent1"/>
            </w:tcBorders>
            <w:vAlign w:val="center"/>
          </w:tcPr>
          <w:p w14:paraId="4AF75E25"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Platform ownership and operational responsibilities formally assigned.</w:t>
            </w:r>
          </w:p>
        </w:tc>
        <w:tc>
          <w:tcPr>
            <w:tcW w:w="2384" w:type="dxa"/>
            <w:tcBorders>
              <w:top w:val="single" w:sz="12" w:space="0" w:color="1A2B56" w:themeColor="accent1"/>
            </w:tcBorders>
            <w:vAlign w:val="center"/>
          </w:tcPr>
          <w:p w14:paraId="0EE38AD6"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Section 16</w:t>
            </w:r>
          </w:p>
        </w:tc>
      </w:tr>
      <w:tr w:rsidR="00A70123" w:rsidRPr="00AC7387" w14:paraId="00D7354D" w14:textId="77777777">
        <w:tc>
          <w:tcPr>
            <w:tcW w:w="2292" w:type="dxa"/>
            <w:vAlign w:val="center"/>
          </w:tcPr>
          <w:p w14:paraId="41629510"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Monitoring &amp; Alerting</w:t>
            </w:r>
          </w:p>
        </w:tc>
        <w:tc>
          <w:tcPr>
            <w:tcW w:w="4340" w:type="dxa"/>
            <w:vAlign w:val="center"/>
          </w:tcPr>
          <w:p w14:paraId="7DFD52C9"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Azure Monitor, Log Analytics, dashboards and alerting configured and validated.</w:t>
            </w:r>
          </w:p>
        </w:tc>
        <w:tc>
          <w:tcPr>
            <w:tcW w:w="2384" w:type="dxa"/>
            <w:vAlign w:val="center"/>
          </w:tcPr>
          <w:p w14:paraId="7A5DF043"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Section 14</w:t>
            </w:r>
          </w:p>
        </w:tc>
      </w:tr>
      <w:tr w:rsidR="00A70123" w:rsidRPr="00AC7387" w14:paraId="3C823FC4" w14:textId="77777777">
        <w:tc>
          <w:tcPr>
            <w:tcW w:w="2292" w:type="dxa"/>
            <w:vAlign w:val="center"/>
          </w:tcPr>
          <w:p w14:paraId="5B24814B"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Resilience</w:t>
            </w:r>
          </w:p>
        </w:tc>
        <w:tc>
          <w:tcPr>
            <w:tcW w:w="4340" w:type="dxa"/>
            <w:vAlign w:val="center"/>
          </w:tcPr>
          <w:p w14:paraId="22810E8A"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Recovery procedures documented and resilience testing completed.</w:t>
            </w:r>
          </w:p>
        </w:tc>
        <w:tc>
          <w:tcPr>
            <w:tcW w:w="2384" w:type="dxa"/>
            <w:vAlign w:val="center"/>
          </w:tcPr>
          <w:p w14:paraId="4C177F7A"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Section 13</w:t>
            </w:r>
          </w:p>
        </w:tc>
      </w:tr>
      <w:tr w:rsidR="00A70123" w:rsidRPr="00AC7387" w14:paraId="24E8917A" w14:textId="77777777">
        <w:tc>
          <w:tcPr>
            <w:tcW w:w="2292" w:type="dxa"/>
            <w:vAlign w:val="center"/>
          </w:tcPr>
          <w:p w14:paraId="6BD510E0"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Security</w:t>
            </w:r>
          </w:p>
        </w:tc>
        <w:tc>
          <w:tcPr>
            <w:tcW w:w="4340" w:type="dxa"/>
            <w:vAlign w:val="center"/>
          </w:tcPr>
          <w:p w14:paraId="67F556EF"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Security logging integrated with organisational monitoring platforms and SIEM.</w:t>
            </w:r>
          </w:p>
        </w:tc>
        <w:tc>
          <w:tcPr>
            <w:tcW w:w="2384" w:type="dxa"/>
            <w:vAlign w:val="center"/>
          </w:tcPr>
          <w:p w14:paraId="4A150EE0"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Sections 8 &amp; 14</w:t>
            </w:r>
          </w:p>
        </w:tc>
      </w:tr>
      <w:tr w:rsidR="00A70123" w:rsidRPr="00AC7387" w14:paraId="56D97CBF" w14:textId="77777777">
        <w:tc>
          <w:tcPr>
            <w:tcW w:w="2292" w:type="dxa"/>
            <w:vAlign w:val="center"/>
          </w:tcPr>
          <w:p w14:paraId="0921B098"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APIOps</w:t>
            </w:r>
          </w:p>
        </w:tc>
        <w:tc>
          <w:tcPr>
            <w:tcW w:w="4340" w:type="dxa"/>
            <w:vAlign w:val="center"/>
          </w:tcPr>
          <w:p w14:paraId="6C805E54"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Source control repositories, deployment pipelines and environment promotion processes operational.</w:t>
            </w:r>
          </w:p>
        </w:tc>
        <w:tc>
          <w:tcPr>
            <w:tcW w:w="2384" w:type="dxa"/>
            <w:vAlign w:val="center"/>
          </w:tcPr>
          <w:p w14:paraId="13AFB5AD"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Section 11</w:t>
            </w:r>
          </w:p>
        </w:tc>
      </w:tr>
      <w:tr w:rsidR="00A70123" w:rsidRPr="00AC7387" w14:paraId="13CBF163" w14:textId="77777777">
        <w:tc>
          <w:tcPr>
            <w:tcW w:w="2292" w:type="dxa"/>
            <w:vAlign w:val="center"/>
          </w:tcPr>
          <w:p w14:paraId="70938F7D"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Documentation</w:t>
            </w:r>
          </w:p>
        </w:tc>
        <w:tc>
          <w:tcPr>
            <w:tcW w:w="4340" w:type="dxa"/>
            <w:vAlign w:val="center"/>
          </w:tcPr>
          <w:p w14:paraId="67F4A206"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Operational runbooks, architecture documentation and support documentation completed.</w:t>
            </w:r>
          </w:p>
        </w:tc>
        <w:tc>
          <w:tcPr>
            <w:tcW w:w="2384" w:type="dxa"/>
            <w:vAlign w:val="center"/>
          </w:tcPr>
          <w:p w14:paraId="2EF8A483"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This Section</w:t>
            </w:r>
          </w:p>
        </w:tc>
      </w:tr>
      <w:tr w:rsidR="00A70123" w:rsidRPr="00AC7387" w14:paraId="76F0CE9B" w14:textId="77777777">
        <w:tc>
          <w:tcPr>
            <w:tcW w:w="2292" w:type="dxa"/>
            <w:vAlign w:val="center"/>
          </w:tcPr>
          <w:p w14:paraId="11F8147F"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Access Management</w:t>
            </w:r>
          </w:p>
        </w:tc>
        <w:tc>
          <w:tcPr>
            <w:tcW w:w="4340" w:type="dxa"/>
            <w:vAlign w:val="center"/>
          </w:tcPr>
          <w:p w14:paraId="75370215"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APIOps, Key Vault and platform administration access assigned to operational owners.</w:t>
            </w:r>
          </w:p>
        </w:tc>
        <w:tc>
          <w:tcPr>
            <w:tcW w:w="2384" w:type="dxa"/>
            <w:vAlign w:val="center"/>
          </w:tcPr>
          <w:p w14:paraId="5A57D770"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Sections 11 &amp; 16</w:t>
            </w:r>
          </w:p>
        </w:tc>
      </w:tr>
      <w:tr w:rsidR="00A70123" w:rsidRPr="00AC7387" w14:paraId="774CFED2" w14:textId="77777777">
        <w:tc>
          <w:tcPr>
            <w:tcW w:w="2292" w:type="dxa"/>
            <w:vAlign w:val="center"/>
          </w:tcPr>
          <w:p w14:paraId="0F33183B"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Vendor Support</w:t>
            </w:r>
          </w:p>
        </w:tc>
        <w:tc>
          <w:tcPr>
            <w:tcW w:w="4340" w:type="dxa"/>
            <w:vAlign w:val="center"/>
          </w:tcPr>
          <w:p w14:paraId="36355618"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Vendor support arrangements and escalation paths confirmed where required.</w:t>
            </w:r>
          </w:p>
        </w:tc>
        <w:tc>
          <w:tcPr>
            <w:tcW w:w="2384" w:type="dxa"/>
            <w:vAlign w:val="center"/>
          </w:tcPr>
          <w:p w14:paraId="37349536" w14:textId="77777777" w:rsidR="00A70123" w:rsidRPr="00B223AC" w:rsidRDefault="00A70123">
            <w:pPr>
              <w:rPr>
                <w:rFonts w:asciiTheme="minorHAnsi" w:hAnsiTheme="minorHAnsi"/>
                <w:kern w:val="0"/>
                <w:sz w:val="20"/>
                <w:szCs w:val="20"/>
                <w14:ligatures w14:val="none"/>
              </w:rPr>
            </w:pPr>
            <w:r w:rsidRPr="00AC7387">
              <w:rPr>
                <w:rFonts w:asciiTheme="minorHAnsi" w:hAnsiTheme="minorHAnsi"/>
                <w:sz w:val="20"/>
                <w:szCs w:val="20"/>
              </w:rPr>
              <w:t>Organisational Processes</w:t>
            </w:r>
          </w:p>
        </w:tc>
      </w:tr>
    </w:tbl>
    <w:p w14:paraId="5FD8C60F" w14:textId="69D1470E" w:rsidR="00A70123" w:rsidRPr="00B223AC" w:rsidRDefault="00A70123" w:rsidP="00A70123">
      <w:pPr>
        <w:pStyle w:val="NormalWeb"/>
        <w:rPr>
          <w:rFonts w:asciiTheme="minorHAnsi" w:hAnsiTheme="minorHAnsi"/>
          <w:sz w:val="20"/>
          <w:szCs w:val="20"/>
          <w:lang w:val="en-GB"/>
        </w:rPr>
      </w:pPr>
      <w:r w:rsidRPr="00B223AC">
        <w:rPr>
          <w:rFonts w:asciiTheme="minorHAnsi" w:hAnsiTheme="minorHAnsi"/>
          <w:sz w:val="20"/>
          <w:szCs w:val="20"/>
          <w:lang w:val="en-GB"/>
        </w:rPr>
        <w:t xml:space="preserve">Prior to production onboarding, the following artefacts should be </w:t>
      </w:r>
      <w:r w:rsidR="00BA2520">
        <w:rPr>
          <w:rFonts w:asciiTheme="minorHAnsi" w:hAnsiTheme="minorHAnsi"/>
          <w:sz w:val="20"/>
          <w:szCs w:val="20"/>
          <w:lang w:val="en-GB"/>
        </w:rPr>
        <w:t>handed over</w:t>
      </w:r>
      <w:r w:rsidRPr="00B223AC">
        <w:rPr>
          <w:rFonts w:asciiTheme="minorHAnsi" w:hAnsiTheme="minorHAnsi"/>
          <w:sz w:val="20"/>
          <w:szCs w:val="20"/>
          <w:lang w:val="en-GB"/>
        </w:rPr>
        <w:t xml:space="preserve"> to operational teams</w:t>
      </w:r>
      <w:r w:rsidRPr="00AC7387">
        <w:rPr>
          <w:rFonts w:asciiTheme="minorHAnsi" w:eastAsia="Noe Text" w:hAnsiTheme="minorHAnsi" w:cs="Noe Text"/>
          <w:color w:val="333333"/>
          <w:sz w:val="20"/>
          <w:szCs w:val="20"/>
          <w:lang w:val="en-GB" w:eastAsia="en-GB"/>
        </w:rPr>
        <w:t>:</w:t>
      </w:r>
    </w:p>
    <w:p w14:paraId="1A330C63" w14:textId="77777777" w:rsidR="00A70123" w:rsidRPr="00AC7387" w:rsidRDefault="00A70123" w:rsidP="00B52B74">
      <w:pPr>
        <w:numPr>
          <w:ilvl w:val="0"/>
          <w:numId w:val="18"/>
        </w:numPr>
        <w:spacing w:after="165"/>
        <w:rPr>
          <w:rFonts w:asciiTheme="minorHAnsi" w:hAnsiTheme="minorHAnsi"/>
          <w:sz w:val="20"/>
          <w:szCs w:val="20"/>
        </w:rPr>
      </w:pPr>
      <w:r w:rsidRPr="00AC7387">
        <w:rPr>
          <w:rFonts w:asciiTheme="minorHAnsi" w:hAnsiTheme="minorHAnsi"/>
          <w:b/>
          <w:bCs/>
          <w:sz w:val="20"/>
          <w:szCs w:val="20"/>
        </w:rPr>
        <w:t>APIM High-Level Design (HLD)</w:t>
      </w:r>
      <w:r w:rsidRPr="00AC7387">
        <w:rPr>
          <w:rFonts w:asciiTheme="minorHAnsi" w:hAnsiTheme="minorHAnsi"/>
          <w:sz w:val="20"/>
          <w:szCs w:val="20"/>
        </w:rPr>
        <w:t xml:space="preserve"> – Maintained as the architectural baseline for the platform.</w:t>
      </w:r>
    </w:p>
    <w:p w14:paraId="336EEAC3" w14:textId="77777777" w:rsidR="00A70123" w:rsidRPr="00AC7387" w:rsidRDefault="00A70123" w:rsidP="00B52B74">
      <w:pPr>
        <w:numPr>
          <w:ilvl w:val="0"/>
          <w:numId w:val="18"/>
        </w:numPr>
        <w:spacing w:after="165"/>
        <w:rPr>
          <w:rFonts w:asciiTheme="minorHAnsi" w:hAnsiTheme="minorHAnsi"/>
          <w:sz w:val="20"/>
          <w:szCs w:val="20"/>
        </w:rPr>
      </w:pPr>
      <w:r w:rsidRPr="00AC7387">
        <w:rPr>
          <w:rFonts w:asciiTheme="minorHAnsi" w:hAnsiTheme="minorHAnsi"/>
          <w:b/>
          <w:bCs/>
          <w:sz w:val="20"/>
          <w:szCs w:val="20"/>
        </w:rPr>
        <w:t>Operational Ownership and Contacts</w:t>
      </w:r>
      <w:r w:rsidRPr="00AC7387">
        <w:rPr>
          <w:rFonts w:asciiTheme="minorHAnsi" w:hAnsiTheme="minorHAnsi"/>
          <w:sz w:val="20"/>
          <w:szCs w:val="20"/>
        </w:rPr>
        <w:t xml:space="preserve"> – Operational ownership, support responsibilities and escalation paths documented and communicated to the appropriate teams.</w:t>
      </w:r>
    </w:p>
    <w:p w14:paraId="4131088A" w14:textId="77777777" w:rsidR="00A70123" w:rsidRPr="00AC7387" w:rsidRDefault="00A70123" w:rsidP="00B52B74">
      <w:pPr>
        <w:numPr>
          <w:ilvl w:val="0"/>
          <w:numId w:val="18"/>
        </w:numPr>
        <w:spacing w:after="165"/>
        <w:rPr>
          <w:rFonts w:asciiTheme="minorHAnsi" w:hAnsiTheme="minorHAnsi"/>
          <w:sz w:val="20"/>
          <w:szCs w:val="20"/>
        </w:rPr>
      </w:pPr>
      <w:r w:rsidRPr="00AC7387">
        <w:rPr>
          <w:rFonts w:asciiTheme="minorHAnsi" w:hAnsiTheme="minorHAnsi"/>
          <w:b/>
          <w:bCs/>
          <w:sz w:val="20"/>
          <w:szCs w:val="20"/>
        </w:rPr>
        <w:t>Operational and Resilience Runbooks</w:t>
      </w:r>
      <w:r w:rsidRPr="00AC7387">
        <w:rPr>
          <w:rFonts w:asciiTheme="minorHAnsi" w:hAnsiTheme="minorHAnsi"/>
          <w:sz w:val="20"/>
          <w:szCs w:val="20"/>
        </w:rPr>
        <w:t xml:space="preserve"> – Operational procedures, recovery guidance and resilience runbooks completed and made available to support teams.</w:t>
      </w:r>
    </w:p>
    <w:p w14:paraId="11217DD6" w14:textId="77777777" w:rsidR="00A70123" w:rsidRPr="00AC7387" w:rsidRDefault="00A70123" w:rsidP="00B52B74">
      <w:pPr>
        <w:numPr>
          <w:ilvl w:val="0"/>
          <w:numId w:val="18"/>
        </w:numPr>
        <w:spacing w:after="165"/>
        <w:rPr>
          <w:rFonts w:asciiTheme="minorHAnsi" w:hAnsiTheme="minorHAnsi"/>
          <w:sz w:val="20"/>
          <w:szCs w:val="20"/>
        </w:rPr>
      </w:pPr>
      <w:r w:rsidRPr="00AC7387">
        <w:rPr>
          <w:rFonts w:asciiTheme="minorHAnsi" w:hAnsiTheme="minorHAnsi"/>
          <w:b/>
          <w:bCs/>
          <w:sz w:val="20"/>
          <w:szCs w:val="20"/>
        </w:rPr>
        <w:t>RAID Register</w:t>
      </w:r>
      <w:r w:rsidRPr="00AC7387">
        <w:rPr>
          <w:rFonts w:asciiTheme="minorHAnsi" w:hAnsiTheme="minorHAnsi"/>
          <w:sz w:val="20"/>
          <w:szCs w:val="20"/>
        </w:rPr>
        <w:t xml:space="preserve"> – Relevant risks, assumptions, issues and dependencies transitioned into operational ownership where ongoing management is required.</w:t>
      </w:r>
    </w:p>
    <w:p w14:paraId="4CE53D34" w14:textId="77777777" w:rsidR="00A70123" w:rsidRPr="00AC7387" w:rsidRDefault="00A70123" w:rsidP="00B52B74">
      <w:pPr>
        <w:numPr>
          <w:ilvl w:val="0"/>
          <w:numId w:val="18"/>
        </w:numPr>
        <w:spacing w:after="165"/>
        <w:rPr>
          <w:rFonts w:asciiTheme="minorHAnsi" w:hAnsiTheme="minorHAnsi"/>
          <w:sz w:val="20"/>
          <w:szCs w:val="20"/>
        </w:rPr>
      </w:pPr>
      <w:r w:rsidRPr="00AC7387">
        <w:rPr>
          <w:rFonts w:asciiTheme="minorHAnsi" w:hAnsiTheme="minorHAnsi"/>
          <w:b/>
          <w:bCs/>
          <w:sz w:val="20"/>
          <w:szCs w:val="20"/>
        </w:rPr>
        <w:t>APIOps and Platform Access</w:t>
      </w:r>
      <w:r w:rsidRPr="00AC7387">
        <w:rPr>
          <w:rFonts w:asciiTheme="minorHAnsi" w:hAnsiTheme="minorHAnsi"/>
          <w:sz w:val="20"/>
          <w:szCs w:val="20"/>
        </w:rPr>
        <w:t xml:space="preserve"> – Ownership of deployment pipelines, repositories, Key Vault access and platform administration transferred to designated operational teams.</w:t>
      </w:r>
    </w:p>
    <w:p w14:paraId="23AFE8FA" w14:textId="2AF84AEA" w:rsidR="00A70123" w:rsidRPr="00AC7387" w:rsidRDefault="00A70123" w:rsidP="00290610">
      <w:pPr>
        <w:spacing w:after="165"/>
        <w:rPr>
          <w:rFonts w:asciiTheme="minorHAnsi" w:eastAsia="Noe Text Regular" w:hAnsiTheme="minorHAnsi" w:cs="Noe Text Regular"/>
          <w:color w:val="1E2761"/>
          <w:sz w:val="24"/>
          <w:szCs w:val="24"/>
          <w:lang w:eastAsia="en-US"/>
        </w:rPr>
      </w:pPr>
      <w:r w:rsidRPr="00AC7387">
        <w:rPr>
          <w:rFonts w:asciiTheme="minorHAnsi" w:hAnsiTheme="minorHAnsi"/>
          <w:sz w:val="20"/>
          <w:szCs w:val="20"/>
        </w:rPr>
        <w:t>Detailed service transition, support onboarding and operational handover activities should follow existing Chaucer operational, governance and service-management processes.</w:t>
      </w:r>
    </w:p>
    <w:p w14:paraId="4B27D847" w14:textId="76CEA7BE" w:rsidR="00F550E5" w:rsidRPr="00AC7387" w:rsidRDefault="00AF2958" w:rsidP="00290610">
      <w:pPr>
        <w:pStyle w:val="Heading2"/>
        <w:keepNext/>
        <w:numPr>
          <w:ilvl w:val="1"/>
          <w:numId w:val="2"/>
        </w:numPr>
        <w:spacing w:before="240" w:after="120"/>
        <w:ind w:left="576"/>
        <w:rPr>
          <w:rFonts w:asciiTheme="minorHAnsi" w:eastAsia="Times New Roman" w:hAnsiTheme="minorHAnsi" w:cs="Times New Roman"/>
          <w:b w:val="0"/>
          <w:color w:val="132040" w:themeColor="accent1" w:themeShade="BF"/>
          <w:sz w:val="24"/>
          <w:szCs w:val="26"/>
          <w:lang w:eastAsia="en-US"/>
        </w:rPr>
      </w:pPr>
      <w:bookmarkStart w:id="380" w:name="_Toc242720052"/>
      <w:r w:rsidRPr="00AC7387">
        <w:rPr>
          <w:rFonts w:asciiTheme="minorHAnsi" w:eastAsia="Times New Roman" w:hAnsiTheme="minorHAnsi" w:cs="Times New Roman"/>
          <w:b w:val="0"/>
          <w:color w:val="132040" w:themeColor="accent1" w:themeShade="BF"/>
          <w:sz w:val="24"/>
          <w:szCs w:val="26"/>
          <w:lang w:eastAsia="en-US"/>
        </w:rPr>
        <w:t xml:space="preserve">Microsoft </w:t>
      </w:r>
      <w:r w:rsidR="00F550E5" w:rsidRPr="00AC7387">
        <w:rPr>
          <w:rFonts w:asciiTheme="minorHAnsi" w:eastAsia="Times New Roman" w:hAnsiTheme="minorHAnsi" w:cs="Times New Roman"/>
          <w:b w:val="0"/>
          <w:color w:val="132040" w:themeColor="accent1" w:themeShade="BF"/>
          <w:sz w:val="24"/>
          <w:szCs w:val="26"/>
          <w:lang w:eastAsia="en-US"/>
        </w:rPr>
        <w:t>Reference</w:t>
      </w:r>
      <w:r w:rsidR="00504D71" w:rsidRPr="00AC7387">
        <w:rPr>
          <w:rFonts w:asciiTheme="minorHAnsi" w:eastAsia="Times New Roman" w:hAnsiTheme="minorHAnsi" w:cs="Times New Roman"/>
          <w:b w:val="0"/>
          <w:color w:val="132040" w:themeColor="accent1" w:themeShade="BF"/>
          <w:sz w:val="24"/>
          <w:szCs w:val="26"/>
          <w:lang w:eastAsia="en-US"/>
        </w:rPr>
        <w:t>s</w:t>
      </w:r>
      <w:bookmarkEnd w:id="380"/>
    </w:p>
    <w:p w14:paraId="06B645EE" w14:textId="2115F89E" w:rsidR="00E3663F" w:rsidRPr="00AC7387" w:rsidRDefault="00E3663F" w:rsidP="00E3663F">
      <w:pPr>
        <w:spacing w:after="140"/>
        <w:rPr>
          <w:rFonts w:asciiTheme="minorHAnsi" w:hAnsiTheme="minorHAnsi"/>
          <w:sz w:val="20"/>
          <w:szCs w:val="20"/>
        </w:rPr>
      </w:pPr>
      <w:r w:rsidRPr="00AC7387">
        <w:rPr>
          <w:rFonts w:asciiTheme="minorHAnsi" w:hAnsiTheme="minorHAnsi"/>
          <w:sz w:val="20"/>
          <w:szCs w:val="20"/>
        </w:rPr>
        <w:t>The diagrams in this document are Organisation-adapted representations of the patterns described in the referenced sources and are not reproductions of Microsoft's original diagrams. Refer to the source material for Microsoft's original diagrams, downloadable assets and implementation guidance.</w:t>
      </w:r>
    </w:p>
    <w:p w14:paraId="03C85BDB" w14:textId="27049186" w:rsidR="00F550E5" w:rsidRPr="00AC7387" w:rsidRDefault="00F550E5" w:rsidP="00F550E5">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 xml:space="preserve">Basic </w:t>
      </w:r>
      <w:r w:rsidR="00E3663F" w:rsidRPr="00AC7387">
        <w:rPr>
          <w:rFonts w:asciiTheme="minorHAnsi" w:hAnsiTheme="minorHAnsi"/>
          <w:sz w:val="20"/>
          <w:szCs w:val="20"/>
        </w:rPr>
        <w:t>E</w:t>
      </w:r>
      <w:r w:rsidRPr="00AC7387">
        <w:rPr>
          <w:rFonts w:asciiTheme="minorHAnsi" w:hAnsiTheme="minorHAnsi"/>
          <w:sz w:val="20"/>
          <w:szCs w:val="20"/>
        </w:rPr>
        <w:t xml:space="preserve">nterprise </w:t>
      </w:r>
      <w:r w:rsidR="00E3663F" w:rsidRPr="00AC7387">
        <w:rPr>
          <w:rFonts w:asciiTheme="minorHAnsi" w:hAnsiTheme="minorHAnsi"/>
          <w:sz w:val="20"/>
          <w:szCs w:val="20"/>
        </w:rPr>
        <w:t>I</w:t>
      </w:r>
      <w:r w:rsidRPr="00AC7387">
        <w:rPr>
          <w:rFonts w:asciiTheme="minorHAnsi" w:hAnsiTheme="minorHAnsi"/>
          <w:sz w:val="20"/>
          <w:szCs w:val="20"/>
        </w:rPr>
        <w:t xml:space="preserve">ntegration on Azure: </w:t>
      </w:r>
      <w:hyperlink r:id="rId52" w:history="1">
        <w:r w:rsidR="00833823" w:rsidRPr="00AC7387">
          <w:rPr>
            <w:rStyle w:val="Hyperlink"/>
            <w:rFonts w:asciiTheme="minorHAnsi" w:hAnsiTheme="minorHAnsi"/>
            <w:sz w:val="20"/>
            <w:szCs w:val="20"/>
          </w:rPr>
          <w:t>Basic Enterprise Integration on Azure - Azure Architecture Center | Microsoft Learn</w:t>
        </w:r>
      </w:hyperlink>
    </w:p>
    <w:p w14:paraId="77078E20" w14:textId="5299CEA4" w:rsidR="00114C52" w:rsidRPr="00AC7387" w:rsidRDefault="00F550E5" w:rsidP="00114C52">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Protect APIs with Front Door and API Management</w:t>
      </w:r>
      <w:r w:rsidR="000E5AA3" w:rsidRPr="00AC7387">
        <w:rPr>
          <w:rFonts w:asciiTheme="minorHAnsi" w:hAnsiTheme="minorHAnsi"/>
          <w:sz w:val="20"/>
          <w:szCs w:val="20"/>
        </w:rPr>
        <w:t xml:space="preserve">: </w:t>
      </w:r>
      <w:hyperlink r:id="rId53" w:history="1">
        <w:r w:rsidR="00114C52" w:rsidRPr="00AC7387">
          <w:rPr>
            <w:rStyle w:val="Hyperlink"/>
            <w:rFonts w:asciiTheme="minorHAnsi" w:hAnsiTheme="minorHAnsi"/>
            <w:sz w:val="20"/>
            <w:szCs w:val="20"/>
          </w:rPr>
          <w:t>Configure Front Door Standard/Premium in front of Azure API Management</w:t>
        </w:r>
      </w:hyperlink>
    </w:p>
    <w:p w14:paraId="1DA7F6FA" w14:textId="267772D6" w:rsidR="00D842D3" w:rsidRPr="00AC7387" w:rsidRDefault="003F6346" w:rsidP="00F550E5">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 xml:space="preserve">Azure Front Door Premium </w:t>
      </w:r>
      <w:r w:rsidR="00CA573E" w:rsidRPr="00AC7387">
        <w:rPr>
          <w:rFonts w:asciiTheme="minorHAnsi" w:hAnsiTheme="minorHAnsi"/>
          <w:sz w:val="20"/>
          <w:szCs w:val="20"/>
        </w:rPr>
        <w:t>/</w:t>
      </w:r>
      <w:r w:rsidR="00D842D3" w:rsidRPr="00AC7387">
        <w:rPr>
          <w:rFonts w:asciiTheme="minorHAnsi" w:hAnsiTheme="minorHAnsi"/>
          <w:sz w:val="20"/>
          <w:szCs w:val="20"/>
        </w:rPr>
        <w:t>ADR 01</w:t>
      </w:r>
      <w:r w:rsidR="00875E3D" w:rsidRPr="00AC7387">
        <w:rPr>
          <w:rFonts w:asciiTheme="minorHAnsi" w:hAnsiTheme="minorHAnsi"/>
          <w:sz w:val="20"/>
          <w:szCs w:val="20"/>
        </w:rPr>
        <w:t>:</w:t>
      </w:r>
      <w:r w:rsidR="00D842D3" w:rsidRPr="00AC7387">
        <w:rPr>
          <w:rFonts w:asciiTheme="minorHAnsi" w:hAnsiTheme="minorHAnsi"/>
          <w:sz w:val="20"/>
          <w:szCs w:val="20"/>
        </w:rPr>
        <w:t xml:space="preserve"> </w:t>
      </w:r>
      <w:hyperlink r:id="rId54" w:history="1">
        <w:r w:rsidR="001C0C04" w:rsidRPr="00AC7387">
          <w:rPr>
            <w:rStyle w:val="Hyperlink"/>
            <w:rFonts w:asciiTheme="minorHAnsi" w:hAnsiTheme="minorHAnsi"/>
            <w:sz w:val="20"/>
            <w:szCs w:val="20"/>
          </w:rPr>
          <w:t>Web Application Firewall (WAF) on Azure Front Door</w:t>
        </w:r>
      </w:hyperlink>
      <w:r w:rsidR="00D842D3" w:rsidRPr="00AC7387">
        <w:rPr>
          <w:rFonts w:asciiTheme="minorHAnsi" w:hAnsiTheme="minorHAnsi"/>
          <w:sz w:val="20"/>
          <w:szCs w:val="20"/>
        </w:rPr>
        <w:t xml:space="preserve"> </w:t>
      </w:r>
    </w:p>
    <w:p w14:paraId="7B793FEE" w14:textId="0ADBD2A7" w:rsidR="00190916" w:rsidRPr="00AC7387" w:rsidRDefault="00190916" w:rsidP="00190916">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Azure API Management landing zone accelerator / ADR 0</w:t>
      </w:r>
      <w:r w:rsidR="006E7FF0" w:rsidRPr="00AC7387">
        <w:rPr>
          <w:rFonts w:asciiTheme="minorHAnsi" w:hAnsiTheme="minorHAnsi"/>
          <w:sz w:val="20"/>
          <w:szCs w:val="20"/>
        </w:rPr>
        <w:t>2</w:t>
      </w:r>
      <w:r w:rsidRPr="00AC7387">
        <w:rPr>
          <w:rFonts w:asciiTheme="minorHAnsi" w:hAnsiTheme="minorHAnsi"/>
          <w:sz w:val="20"/>
          <w:szCs w:val="20"/>
        </w:rPr>
        <w:t xml:space="preserve">: </w:t>
      </w:r>
      <w:hyperlink r:id="rId55" w:history="1">
        <w:r w:rsidR="00A73166" w:rsidRPr="00AC7387">
          <w:rPr>
            <w:rStyle w:val="Hyperlink"/>
            <w:rFonts w:asciiTheme="minorHAnsi" w:hAnsiTheme="minorHAnsi"/>
            <w:sz w:val="20"/>
            <w:szCs w:val="20"/>
          </w:rPr>
          <w:t>Azure API Management landing zone architecture</w:t>
        </w:r>
      </w:hyperlink>
    </w:p>
    <w:p w14:paraId="14C3BD95" w14:textId="7F0E0163" w:rsidR="00627B3A" w:rsidRPr="00AC7387" w:rsidRDefault="00C21DC5" w:rsidP="00627B3A">
      <w:pPr>
        <w:pStyle w:val="ListParagraph"/>
        <w:numPr>
          <w:ilvl w:val="0"/>
          <w:numId w:val="1"/>
        </w:numPr>
        <w:spacing w:after="70"/>
        <w:rPr>
          <w:rFonts w:asciiTheme="minorHAnsi" w:hAnsiTheme="minorHAnsi"/>
          <w:sz w:val="20"/>
          <w:szCs w:val="20"/>
        </w:rPr>
      </w:pPr>
      <w:r w:rsidRPr="00AC7387">
        <w:rPr>
          <w:rFonts w:asciiTheme="minorHAnsi" w:hAnsiTheme="minorHAnsi"/>
          <w:sz w:val="20"/>
          <w:szCs w:val="20"/>
        </w:rPr>
        <w:t>Deploy Azure API Management Instance to Internal VNet</w:t>
      </w:r>
      <w:r w:rsidR="00190916" w:rsidRPr="00AC7387">
        <w:rPr>
          <w:rFonts w:asciiTheme="minorHAnsi" w:hAnsiTheme="minorHAnsi"/>
          <w:sz w:val="20"/>
          <w:szCs w:val="20"/>
        </w:rPr>
        <w:t>/ ADR 0</w:t>
      </w:r>
      <w:r w:rsidR="006E7FF0" w:rsidRPr="00AC7387">
        <w:rPr>
          <w:rFonts w:asciiTheme="minorHAnsi" w:hAnsiTheme="minorHAnsi"/>
          <w:sz w:val="20"/>
          <w:szCs w:val="20"/>
        </w:rPr>
        <w:t>3</w:t>
      </w:r>
      <w:r w:rsidR="00190916" w:rsidRPr="00AC7387">
        <w:rPr>
          <w:rFonts w:asciiTheme="minorHAnsi" w:hAnsiTheme="minorHAnsi"/>
          <w:sz w:val="20"/>
          <w:szCs w:val="20"/>
        </w:rPr>
        <w:t>:</w:t>
      </w:r>
      <w:r w:rsidR="007F1917" w:rsidRPr="00AC7387">
        <w:rPr>
          <w:rFonts w:asciiTheme="minorHAnsi" w:hAnsiTheme="minorHAnsi"/>
          <w:sz w:val="20"/>
          <w:szCs w:val="20"/>
        </w:rPr>
        <w:t xml:space="preserve"> </w:t>
      </w:r>
      <w:hyperlink r:id="rId56" w:history="1">
        <w:r w:rsidR="00DF2D10" w:rsidRPr="00AC7387">
          <w:rPr>
            <w:rStyle w:val="Hyperlink"/>
            <w:rFonts w:asciiTheme="minorHAnsi" w:hAnsiTheme="minorHAnsi"/>
            <w:sz w:val="20"/>
            <w:szCs w:val="20"/>
          </w:rPr>
          <w:t>Deploy Azure API Management instance to internal VNet | Microsoft Learn</w:t>
        </w:r>
      </w:hyperlink>
      <w:r w:rsidR="00627B3A" w:rsidRPr="00AC7387">
        <w:rPr>
          <w:rFonts w:asciiTheme="minorHAnsi" w:hAnsiTheme="minorHAnsi"/>
        </w:rPr>
        <w:t xml:space="preserve"> </w:t>
      </w:r>
    </w:p>
    <w:p w14:paraId="696ED761" w14:textId="77777777" w:rsidR="00253026" w:rsidRPr="00AC7387" w:rsidRDefault="00253026" w:rsidP="00253026">
      <w:pPr>
        <w:pStyle w:val="ListParagraph"/>
        <w:spacing w:after="70"/>
        <w:ind w:left="460"/>
        <w:rPr>
          <w:rFonts w:asciiTheme="minorHAnsi" w:hAnsiTheme="minorHAnsi"/>
          <w:sz w:val="20"/>
          <w:szCs w:val="20"/>
        </w:rPr>
      </w:pPr>
    </w:p>
    <w:p w14:paraId="1681E151" w14:textId="77777777" w:rsidR="00F550E5" w:rsidRPr="00AC7387" w:rsidRDefault="00F550E5" w:rsidP="00F550E5">
      <w:pPr>
        <w:pStyle w:val="ListParagraph"/>
        <w:spacing w:after="70"/>
        <w:ind w:left="460"/>
        <w:rPr>
          <w:rFonts w:asciiTheme="minorHAnsi" w:hAnsiTheme="minorHAnsi"/>
          <w:sz w:val="20"/>
          <w:szCs w:val="20"/>
        </w:rPr>
      </w:pPr>
    </w:p>
    <w:p w14:paraId="0FAD9FAB" w14:textId="77777777" w:rsidR="00F550E5" w:rsidRPr="00AC7387" w:rsidRDefault="00F550E5" w:rsidP="00F550E5">
      <w:pPr>
        <w:rPr>
          <w:rFonts w:asciiTheme="minorHAnsi" w:hAnsiTheme="minorHAnsi"/>
          <w:lang w:eastAsia="en-US"/>
        </w:rPr>
      </w:pPr>
    </w:p>
    <w:p w14:paraId="32334A7F" w14:textId="77777777" w:rsidR="001B7F5C" w:rsidRPr="00167A4D" w:rsidRDefault="001B7F5C" w:rsidP="00F550E5">
      <w:pPr>
        <w:rPr>
          <w:rFonts w:asciiTheme="minorHAnsi" w:hAnsiTheme="minorHAnsi"/>
        </w:rPr>
      </w:pPr>
    </w:p>
    <w:sectPr w:rsidR="001B7F5C" w:rsidRPr="00167A4D" w:rsidSect="00C2163D">
      <w:headerReference w:type="even" r:id="rId57"/>
      <w:headerReference w:type="default" r:id="rId58"/>
      <w:footerReference w:type="even" r:id="rId59"/>
      <w:footerReference w:type="default" r:id="rId60"/>
      <w:headerReference w:type="first" r:id="rId61"/>
      <w:footerReference w:type="first" r:id="rId62"/>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Jamie Barclay - Chaucer" w:date="2026-10-07T14:12:00Z" w:initials="JB">
    <w:p w14:paraId="69FE9165" w14:textId="77777777" w:rsidR="008B0393" w:rsidRDefault="008B0393" w:rsidP="008B0393">
      <w:pPr>
        <w:pStyle w:val="CommentText"/>
      </w:pPr>
      <w:r>
        <w:rPr>
          <w:rStyle w:val="CommentReference"/>
        </w:rPr>
        <w:annotationRef/>
      </w:r>
      <w:r>
        <w:t>Please ensure azure policy is included for new techs</w:t>
      </w:r>
    </w:p>
  </w:comment>
  <w:comment w:id="20" w:author="BinilaElsa Joy - Chaucer" w:date="2026-10-12T16:58:00Z" w:initials="BJ">
    <w:p w14:paraId="1B8FD271" w14:textId="77777777" w:rsidR="00FB6101" w:rsidRDefault="00FB6101" w:rsidP="00FB6101">
      <w:pPr>
        <w:pStyle w:val="CommentText"/>
      </w:pPr>
      <w:r>
        <w:rPr>
          <w:rStyle w:val="CommentReference"/>
        </w:rPr>
        <w:annotationRef/>
      </w:r>
      <w:r>
        <w:rPr>
          <w:lang w:val="en-US"/>
        </w:rPr>
        <w:t xml:space="preserve">Done and captured in </w:t>
      </w:r>
      <w:hyperlink r:id="rId1" w:history="1">
        <w:r w:rsidRPr="00B14D20">
          <w:rPr>
            <w:rStyle w:val="Hyperlink"/>
            <w:lang w:val="en-US"/>
          </w:rPr>
          <w:t>https://chausl.sharepoint.com/:x:/r/sites/CTG-Architecture/_layouts/15/Doc.aspx?sourcedoc=%7B457F42A5-D80B-4588-9915-57BC20034080%7D&amp;file=ChArch-CFG-APIM-Logging-Telemetry-Samples.xlsx&amp;action=default&amp;mobileredirect=true</w:t>
        </w:r>
      </w:hyperlink>
    </w:p>
  </w:comment>
  <w:comment w:id="21" w:author="Jamie Barclay - Chaucer" w:date="2026-10-13T08:42:00Z" w:initials="JB">
    <w:p w14:paraId="724D125D" w14:textId="77777777" w:rsidR="00184AB5" w:rsidRDefault="00184AB5" w:rsidP="00184AB5">
      <w:pPr>
        <w:pStyle w:val="CommentText"/>
      </w:pPr>
      <w:r>
        <w:rPr>
          <w:rStyle w:val="CommentReference"/>
        </w:rPr>
        <w:annotationRef/>
      </w:r>
      <w:r>
        <w:t>Thank You</w:t>
      </w:r>
    </w:p>
    <w:p w14:paraId="7C102E0D" w14:textId="77777777" w:rsidR="00184AB5" w:rsidRDefault="00184AB5" w:rsidP="00184AB5">
      <w:pPr>
        <w:pStyle w:val="CommentText"/>
      </w:pPr>
      <w:r>
        <w:t>These will need reviewing in low level design prior to delivery</w:t>
      </w:r>
    </w:p>
  </w:comment>
  <w:comment w:id="76" w:author="Jamie Barclay - Chaucer" w:date="2026-10-07T14:16:00Z" w:initials="JB">
    <w:p w14:paraId="785158B2" w14:textId="77777777" w:rsidR="00871D23" w:rsidRDefault="00871D23" w:rsidP="00871D23">
      <w:pPr>
        <w:pStyle w:val="CommentText"/>
      </w:pPr>
      <w:r>
        <w:rPr>
          <w:rStyle w:val="CommentReference"/>
        </w:rPr>
        <w:annotationRef/>
      </w:r>
      <w:r>
        <w:t>Landing zone design needs to be included here, I have not seen refrence</w:t>
      </w:r>
    </w:p>
  </w:comment>
  <w:comment w:id="77" w:author="BinilaElsa Joy - Chaucer" w:date="2026-10-12T11:31:00Z" w:initials="BJ">
    <w:p w14:paraId="502DD843" w14:textId="77777777" w:rsidR="00B8675A" w:rsidRDefault="00B8675A" w:rsidP="00B8675A">
      <w:pPr>
        <w:pStyle w:val="CommentText"/>
      </w:pPr>
      <w:r>
        <w:rPr>
          <w:rStyle w:val="CommentReference"/>
        </w:rPr>
        <w:annotationRef/>
      </w:r>
      <w:r>
        <w:rPr>
          <w:lang w:val="en-US"/>
        </w:rPr>
        <w:t>Landing zone architecture is now included.</w:t>
      </w:r>
    </w:p>
  </w:comment>
  <w:comment w:id="78" w:author="Jamie Barclay - Chaucer" w:date="2026-10-12T08:52:00Z" w:initials="JB">
    <w:p w14:paraId="1C09D617" w14:textId="77777777" w:rsidR="00A54A21" w:rsidRDefault="00A54A21" w:rsidP="00A54A21">
      <w:pPr>
        <w:pStyle w:val="CommentText"/>
      </w:pPr>
      <w:r>
        <w:rPr>
          <w:rStyle w:val="CommentReference"/>
        </w:rPr>
        <w:annotationRef/>
      </w:r>
      <w:r>
        <w:t>The landing zone design is incorrect, there needs to be a split in MG for prod and Non-Prod, please refer to the current landing zone design as previously sent.</w:t>
      </w:r>
    </w:p>
    <w:p w14:paraId="09AE6794" w14:textId="77777777" w:rsidR="00A54A21" w:rsidRDefault="00A54A21" w:rsidP="00A54A21">
      <w:pPr>
        <w:pStyle w:val="CommentText"/>
      </w:pPr>
      <w:r>
        <w:t>Can I also please ask that comments are not resolved without being reviewed by the person creating the comment</w:t>
      </w:r>
    </w:p>
  </w:comment>
  <w:comment w:id="79" w:author="BinilaElsa Joy - Chaucer" w:date="2026-10-13T10:13:00Z" w:initials="BJ">
    <w:p w14:paraId="2ACC035D" w14:textId="77777777" w:rsidR="00366E16" w:rsidRDefault="00366E16" w:rsidP="00366E16">
      <w:pPr>
        <w:pStyle w:val="CommentText"/>
      </w:pPr>
      <w:r>
        <w:rPr>
          <w:rStyle w:val="CommentReference"/>
        </w:rPr>
        <w:annotationRef/>
      </w:r>
      <w:r>
        <w:t>Currently I am referring to this diagram as original one-</w:t>
      </w:r>
      <w:hyperlink r:id="rId2" w:history="1">
        <w:r w:rsidRPr="00787197">
          <w:rPr>
            <w:rStyle w:val="Hyperlink"/>
          </w:rPr>
          <w:t>ChArch-OPS-AzureOrgStructure-Drawings.vsdx</w:t>
        </w:r>
      </w:hyperlink>
      <w:r>
        <w:t xml:space="preserve">  and based on this i have created  the split in MG for prod and Non-Prod. Please correct me if I am wrong. </w:t>
      </w:r>
    </w:p>
  </w:comment>
  <w:comment w:id="80" w:author="Jamie Barclay - Chaucer" w:date="2026-10-13T08:42:00Z" w:initials="JB">
    <w:p w14:paraId="7EFC80EB" w14:textId="77777777" w:rsidR="007F3D89" w:rsidRDefault="007F3D89" w:rsidP="007F3D89">
      <w:pPr>
        <w:pStyle w:val="CommentText"/>
      </w:pPr>
      <w:r>
        <w:rPr>
          <w:rStyle w:val="CommentReference"/>
        </w:rPr>
        <w:annotationRef/>
      </w:r>
      <w:r>
        <w:t>This is now corrcet</w:t>
      </w:r>
    </w:p>
  </w:comment>
  <w:comment w:id="99" w:author="Jamie Barclay - Chaucer" w:date="2026-10-07T13:46:00Z" w:initials="JB">
    <w:p w14:paraId="38C93D56" w14:textId="77777777" w:rsidR="004C1F25" w:rsidRDefault="004C1F25" w:rsidP="004C1F25">
      <w:pPr>
        <w:pStyle w:val="CommentText"/>
      </w:pPr>
      <w:r>
        <w:rPr>
          <w:rStyle w:val="CommentReference"/>
        </w:rPr>
        <w:annotationRef/>
      </w:r>
      <w:r>
        <w:t>Chaucer currently use ADDS for internal resolution. Azure DNS is required to be created, but will be ineffective at this time</w:t>
      </w:r>
    </w:p>
  </w:comment>
  <w:comment w:id="100" w:author="BinilaElsa Joy - Chaucer" w:date="2026-10-12T11:38:00Z" w:initials="BJ">
    <w:p w14:paraId="615BCB80" w14:textId="77777777" w:rsidR="00B84076" w:rsidRDefault="00B84076" w:rsidP="00B84076">
      <w:pPr>
        <w:pStyle w:val="CommentText"/>
      </w:pPr>
      <w:r>
        <w:rPr>
          <w:rStyle w:val="CommentReference"/>
        </w:rPr>
        <w:annotationRef/>
      </w:r>
      <w:r>
        <w:rPr>
          <w:lang w:val="en-US"/>
        </w:rPr>
        <w:t>Noted and the same is mentioned.</w:t>
      </w:r>
    </w:p>
  </w:comment>
  <w:comment w:id="101" w:author="Jamie Barclay - Chaucer" w:date="2026-10-13T08:43:00Z" w:initials="JB">
    <w:p w14:paraId="203B1CAF" w14:textId="77777777" w:rsidR="0092502A" w:rsidRDefault="0092502A" w:rsidP="0092502A">
      <w:pPr>
        <w:pStyle w:val="CommentText"/>
      </w:pPr>
      <w:r>
        <w:rPr>
          <w:rStyle w:val="CommentReference"/>
        </w:rPr>
        <w:annotationRef/>
      </w:r>
      <w:r>
        <w:t>Thank you</w:t>
      </w:r>
    </w:p>
  </w:comment>
  <w:comment w:id="353" w:author="Jamie Barclay - Chaucer" w:date="2026-10-07T13:59:00Z" w:initials="JB">
    <w:p w14:paraId="6ECFF2A3" w14:textId="77777777" w:rsidR="00191505" w:rsidRDefault="00191505" w:rsidP="00191505">
      <w:pPr>
        <w:pStyle w:val="CommentText"/>
      </w:pPr>
      <w:r>
        <w:rPr>
          <w:rStyle w:val="CommentReference"/>
        </w:rPr>
        <w:annotationRef/>
      </w:r>
      <w:r>
        <w:t>Needs to confirm to the published ‘silver’ criterias</w:t>
      </w:r>
    </w:p>
  </w:comment>
  <w:comment w:id="354" w:author="BinilaElsa Joy - Chaucer" w:date="2026-10-09T20:43:00Z" w:initials="BJ">
    <w:p w14:paraId="23BD1E84" w14:textId="77777777" w:rsidR="00C84ACC" w:rsidRDefault="00C84ACC" w:rsidP="00C84ACC">
      <w:pPr>
        <w:pStyle w:val="CommentText"/>
      </w:pPr>
      <w:r>
        <w:rPr>
          <w:rStyle w:val="CommentReference"/>
        </w:rPr>
        <w:annotationRef/>
      </w:r>
      <w:r>
        <w:t>Yes,this is documented in section 13.4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E9165" w15:done="1"/>
  <w15:commentEx w15:paraId="1B8FD271" w15:paraIdParent="69FE9165" w15:done="1"/>
  <w15:commentEx w15:paraId="7C102E0D" w15:paraIdParent="69FE9165" w15:done="1"/>
  <w15:commentEx w15:paraId="785158B2" w15:done="1"/>
  <w15:commentEx w15:paraId="502DD843" w15:paraIdParent="785158B2" w15:done="1"/>
  <w15:commentEx w15:paraId="09AE6794" w15:paraIdParent="785158B2" w15:done="1"/>
  <w15:commentEx w15:paraId="2ACC035D" w15:paraIdParent="785158B2" w15:done="1"/>
  <w15:commentEx w15:paraId="7EFC80EB" w15:paraIdParent="785158B2" w15:done="1"/>
  <w15:commentEx w15:paraId="38C93D56" w15:done="1"/>
  <w15:commentEx w15:paraId="615BCB80" w15:paraIdParent="38C93D56" w15:done="1"/>
  <w15:commentEx w15:paraId="203B1CAF" w15:paraIdParent="38C93D56" w15:done="1"/>
  <w15:commentEx w15:paraId="6ECFF2A3" w15:done="1"/>
  <w15:commentEx w15:paraId="23BD1E84" w15:paraIdParent="6ECFF2A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AC6676" w16cex:dateUtc="2026-10-07T13:12:00Z"/>
  <w16cex:commentExtensible w16cex:durableId="7C656D56" w16cex:dateUtc="2026-10-12T11:28:00Z"/>
  <w16cex:commentExtensible w16cex:durableId="561CE44B" w16cex:dateUtc="2026-10-13T07:42:00Z"/>
  <w16cex:commentExtensible w16cex:durableId="246E028D" w16cex:dateUtc="2026-10-07T13:16:00Z"/>
  <w16cex:commentExtensible w16cex:durableId="6CF02AA6" w16cex:dateUtc="2026-10-12T06:01:00Z"/>
  <w16cex:commentExtensible w16cex:durableId="04177A80" w16cex:dateUtc="2026-10-12T07:52:00Z"/>
  <w16cex:commentExtensible w16cex:durableId="3BDAC3AF" w16cex:dateUtc="2026-10-13T04:43:00Z"/>
  <w16cex:commentExtensible w16cex:durableId="470FDCCF" w16cex:dateUtc="2026-10-13T07:42:00Z"/>
  <w16cex:commentExtensible w16cex:durableId="470C2977" w16cex:dateUtc="2026-10-07T12:46:00Z"/>
  <w16cex:commentExtensible w16cex:durableId="2B944E77" w16cex:dateUtc="2026-10-12T06:08:00Z"/>
  <w16cex:commentExtensible w16cex:durableId="73EAB509" w16cex:dateUtc="2026-10-13T07:43:00Z"/>
  <w16cex:commentExtensible w16cex:durableId="2DF2C8D1" w16cex:dateUtc="2026-10-07T12:59:00Z"/>
  <w16cex:commentExtensible w16cex:durableId="48321E50" w16cex:dateUtc="2026-10-09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E9165" w16cid:durableId="44AC6676"/>
  <w16cid:commentId w16cid:paraId="1B8FD271" w16cid:durableId="7C656D56"/>
  <w16cid:commentId w16cid:paraId="7C102E0D" w16cid:durableId="561CE44B"/>
  <w16cid:commentId w16cid:paraId="785158B2" w16cid:durableId="246E028D"/>
  <w16cid:commentId w16cid:paraId="502DD843" w16cid:durableId="6CF02AA6"/>
  <w16cid:commentId w16cid:paraId="09AE6794" w16cid:durableId="04177A80"/>
  <w16cid:commentId w16cid:paraId="2ACC035D" w16cid:durableId="3BDAC3AF"/>
  <w16cid:commentId w16cid:paraId="7EFC80EB" w16cid:durableId="470FDCCF"/>
  <w16cid:commentId w16cid:paraId="38C93D56" w16cid:durableId="470C2977"/>
  <w16cid:commentId w16cid:paraId="615BCB80" w16cid:durableId="2B944E77"/>
  <w16cid:commentId w16cid:paraId="203B1CAF" w16cid:durableId="73EAB509"/>
  <w16cid:commentId w16cid:paraId="6ECFF2A3" w16cid:durableId="2DF2C8D1"/>
  <w16cid:commentId w16cid:paraId="23BD1E84" w16cid:durableId="48321E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97AC" w14:textId="77777777" w:rsidR="000873D7" w:rsidRPr="00AC7387" w:rsidRDefault="000873D7" w:rsidP="00614F2E">
      <w:r w:rsidRPr="00AC7387">
        <w:separator/>
      </w:r>
    </w:p>
  </w:endnote>
  <w:endnote w:type="continuationSeparator" w:id="0">
    <w:p w14:paraId="4878A961" w14:textId="77777777" w:rsidR="000873D7" w:rsidRPr="00AC7387" w:rsidRDefault="000873D7" w:rsidP="00614F2E">
      <w:r w:rsidRPr="00AC73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Noe Text Regular">
    <w:charset w:val="00"/>
    <w:family w:val="roman"/>
    <w:notTrueType/>
    <w:pitch w:val="variable"/>
    <w:sig w:usb0="A000002F" w:usb1="40000053" w:usb2="00000000" w:usb3="00000000" w:csb0="00000093" w:csb1="00000000"/>
  </w:font>
  <w:font w:name="Regular">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A569" w14:textId="77777777" w:rsidR="008C51B5" w:rsidRDefault="008C51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ABE3" w14:textId="77777777" w:rsidR="008C51B5" w:rsidRDefault="008C51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C0F0" w14:textId="77777777" w:rsidR="008C51B5" w:rsidRDefault="008C5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6CC7A" w14:textId="77777777" w:rsidR="000873D7" w:rsidRPr="00AC7387" w:rsidRDefault="000873D7" w:rsidP="00614F2E">
      <w:r w:rsidRPr="00AC7387">
        <w:separator/>
      </w:r>
    </w:p>
  </w:footnote>
  <w:footnote w:type="continuationSeparator" w:id="0">
    <w:p w14:paraId="711E69F1" w14:textId="77777777" w:rsidR="000873D7" w:rsidRPr="00AC7387" w:rsidRDefault="000873D7" w:rsidP="00614F2E">
      <w:r w:rsidRPr="00AC73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F28C" w14:textId="77777777" w:rsidR="008C51B5" w:rsidRDefault="008C51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8566" w14:textId="77777777" w:rsidR="008C51B5" w:rsidRDefault="008C5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D25F" w14:textId="77777777" w:rsidR="00614F2E" w:rsidRPr="00AC7387" w:rsidRDefault="00614F2E">
    <w:pPr>
      <w:pStyle w:val="Header"/>
    </w:pPr>
    <w:r w:rsidRPr="00B223AC">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207770280" name="Picture 1207770280"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sidRPr="00B223AC">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471134880" name="Picture 47113488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xb3V552t4s2XC" int2:id="NVV1UWH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C7E"/>
    <w:multiLevelType w:val="multilevel"/>
    <w:tmpl w:val="51CE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53FA"/>
    <w:multiLevelType w:val="multilevel"/>
    <w:tmpl w:val="CB4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3CDA"/>
    <w:multiLevelType w:val="multilevel"/>
    <w:tmpl w:val="689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C50B6"/>
    <w:multiLevelType w:val="multilevel"/>
    <w:tmpl w:val="A5E6E8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6" w15:restartNumberingAfterBreak="0">
    <w:nsid w:val="180B2000"/>
    <w:multiLevelType w:val="multilevel"/>
    <w:tmpl w:val="D24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84CA2"/>
    <w:multiLevelType w:val="multilevel"/>
    <w:tmpl w:val="709A3D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A185F"/>
    <w:multiLevelType w:val="multilevel"/>
    <w:tmpl w:val="50D2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F3B07"/>
    <w:multiLevelType w:val="multilevel"/>
    <w:tmpl w:val="93AC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E410A"/>
    <w:multiLevelType w:val="multilevel"/>
    <w:tmpl w:val="A58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40E14"/>
    <w:multiLevelType w:val="multilevel"/>
    <w:tmpl w:val="98A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A2056"/>
    <w:multiLevelType w:val="multilevel"/>
    <w:tmpl w:val="5416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11953"/>
    <w:multiLevelType w:val="multilevel"/>
    <w:tmpl w:val="89E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E21DA"/>
    <w:multiLevelType w:val="multilevel"/>
    <w:tmpl w:val="3536D2F6"/>
    <w:lvl w:ilvl="0">
      <w:start w:val="1"/>
      <w:numFmt w:val="decimal"/>
      <w:lvlText w:val="%1."/>
      <w:lvlJc w:val="left"/>
      <w:pPr>
        <w:ind w:left="432" w:hanging="432"/>
      </w:pPr>
    </w:lvl>
    <w:lvl w:ilvl="1">
      <w:start w:val="1"/>
      <w:numFmt w:val="decimal"/>
      <w:lvlText w:val="%1.%2."/>
      <w:lvlJc w:val="left"/>
      <w:pPr>
        <w:ind w:left="4404" w:hanging="576"/>
      </w:pPr>
      <w:rPr>
        <w:b w:val="0"/>
        <w:bCs w:val="0"/>
        <w:sz w:val="24"/>
        <w:szCs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CC3A71"/>
    <w:multiLevelType w:val="multilevel"/>
    <w:tmpl w:val="708AD8D8"/>
    <w:lvl w:ilvl="0">
      <w:start w:val="18"/>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F209A"/>
    <w:multiLevelType w:val="multilevel"/>
    <w:tmpl w:val="E02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959BD"/>
    <w:multiLevelType w:val="multilevel"/>
    <w:tmpl w:val="06E8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C689D"/>
    <w:multiLevelType w:val="multilevel"/>
    <w:tmpl w:val="4BFA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A2B1B"/>
    <w:multiLevelType w:val="hybridMultilevel"/>
    <w:tmpl w:val="F0104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E6171D4"/>
    <w:multiLevelType w:val="multilevel"/>
    <w:tmpl w:val="428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B819F9"/>
    <w:multiLevelType w:val="multilevel"/>
    <w:tmpl w:val="484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07FE9"/>
    <w:multiLevelType w:val="hybridMultilevel"/>
    <w:tmpl w:val="C944D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9531B9"/>
    <w:multiLevelType w:val="multilevel"/>
    <w:tmpl w:val="96E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97B73"/>
    <w:multiLevelType w:val="multilevel"/>
    <w:tmpl w:val="9548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31083"/>
    <w:multiLevelType w:val="hybridMultilevel"/>
    <w:tmpl w:val="3A6E0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8F7D45"/>
    <w:multiLevelType w:val="multilevel"/>
    <w:tmpl w:val="28C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00455">
    <w:abstractNumId w:val="5"/>
    <w:lvlOverride w:ilvl="0">
      <w:startOverride w:val="1"/>
    </w:lvlOverride>
  </w:num>
  <w:num w:numId="2" w16cid:durableId="1499464224">
    <w:abstractNumId w:val="18"/>
  </w:num>
  <w:num w:numId="3" w16cid:durableId="150954377">
    <w:abstractNumId w:val="2"/>
  </w:num>
  <w:num w:numId="4" w16cid:durableId="778376346">
    <w:abstractNumId w:val="14"/>
  </w:num>
  <w:num w:numId="5" w16cid:durableId="1728260855">
    <w:abstractNumId w:val="7"/>
  </w:num>
  <w:num w:numId="6" w16cid:durableId="346368167">
    <w:abstractNumId w:val="20"/>
  </w:num>
  <w:num w:numId="7" w16cid:durableId="4290560">
    <w:abstractNumId w:val="29"/>
  </w:num>
  <w:num w:numId="8" w16cid:durableId="434790203">
    <w:abstractNumId w:val="4"/>
  </w:num>
  <w:num w:numId="9" w16cid:durableId="1852254703">
    <w:abstractNumId w:val="3"/>
  </w:num>
  <w:num w:numId="10" w16cid:durableId="1946185348">
    <w:abstractNumId w:val="6"/>
  </w:num>
  <w:num w:numId="11" w16cid:durableId="1700426728">
    <w:abstractNumId w:val="28"/>
  </w:num>
  <w:num w:numId="12" w16cid:durableId="397168432">
    <w:abstractNumId w:val="16"/>
  </w:num>
  <w:num w:numId="13" w16cid:durableId="1144541729">
    <w:abstractNumId w:val="11"/>
  </w:num>
  <w:num w:numId="14" w16cid:durableId="1428428034">
    <w:abstractNumId w:val="23"/>
  </w:num>
  <w:num w:numId="15" w16cid:durableId="2034919503">
    <w:abstractNumId w:val="21"/>
  </w:num>
  <w:num w:numId="16" w16cid:durableId="2065520626">
    <w:abstractNumId w:val="25"/>
  </w:num>
  <w:num w:numId="17" w16cid:durableId="2097094229">
    <w:abstractNumId w:val="10"/>
  </w:num>
  <w:num w:numId="18" w16cid:durableId="337076996">
    <w:abstractNumId w:val="15"/>
  </w:num>
  <w:num w:numId="19" w16cid:durableId="1960181909">
    <w:abstractNumId w:val="26"/>
  </w:num>
  <w:num w:numId="20" w16cid:durableId="1657805710">
    <w:abstractNumId w:val="18"/>
  </w:num>
  <w:num w:numId="21" w16cid:durableId="1698503547">
    <w:abstractNumId w:val="13"/>
  </w:num>
  <w:num w:numId="22" w16cid:durableId="549463914">
    <w:abstractNumId w:val="17"/>
  </w:num>
  <w:num w:numId="23" w16cid:durableId="432632520">
    <w:abstractNumId w:val="22"/>
  </w:num>
  <w:num w:numId="24" w16cid:durableId="60518679">
    <w:abstractNumId w:val="24"/>
  </w:num>
  <w:num w:numId="25" w16cid:durableId="1933203635">
    <w:abstractNumId w:val="32"/>
  </w:num>
  <w:num w:numId="26" w16cid:durableId="978152074">
    <w:abstractNumId w:val="31"/>
  </w:num>
  <w:num w:numId="27" w16cid:durableId="856578344">
    <w:abstractNumId w:val="19"/>
  </w:num>
  <w:num w:numId="28" w16cid:durableId="2133159868">
    <w:abstractNumId w:val="30"/>
  </w:num>
  <w:num w:numId="29" w16cid:durableId="68889792">
    <w:abstractNumId w:val="0"/>
  </w:num>
  <w:num w:numId="30" w16cid:durableId="714502491">
    <w:abstractNumId w:val="12"/>
  </w:num>
  <w:num w:numId="31" w16cid:durableId="580220024">
    <w:abstractNumId w:val="27"/>
  </w:num>
  <w:num w:numId="32" w16cid:durableId="1442535503">
    <w:abstractNumId w:val="9"/>
  </w:num>
  <w:num w:numId="33" w16cid:durableId="1595043849">
    <w:abstractNumId w:val="1"/>
  </w:num>
  <w:num w:numId="34" w16cid:durableId="249123435">
    <w:abstractNumId w:val="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Barclay - Chaucer">
    <w15:presenceInfo w15:providerId="AD" w15:userId="S::Jamie.Barclay@chaucergroup.com::8826320c-aade-412c-9376-6b522978e966"/>
  </w15:person>
  <w15:person w15:author="BinilaElsa Joy - Chaucer">
    <w15:presenceInfo w15:providerId="AD" w15:userId="S::BinilaElsa.Joy@chaucergroup.com::b8eb9988-0a3f-4d4f-9942-08c965cd6d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6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03CF"/>
    <w:rsid w:val="00000850"/>
    <w:rsid w:val="00000D2A"/>
    <w:rsid w:val="00001346"/>
    <w:rsid w:val="00001933"/>
    <w:rsid w:val="00001A00"/>
    <w:rsid w:val="00001C43"/>
    <w:rsid w:val="00002303"/>
    <w:rsid w:val="00002402"/>
    <w:rsid w:val="000030BD"/>
    <w:rsid w:val="00003140"/>
    <w:rsid w:val="00003499"/>
    <w:rsid w:val="000034CC"/>
    <w:rsid w:val="00003645"/>
    <w:rsid w:val="00003910"/>
    <w:rsid w:val="00003C92"/>
    <w:rsid w:val="00003EAE"/>
    <w:rsid w:val="000042E0"/>
    <w:rsid w:val="00004B72"/>
    <w:rsid w:val="00004ED1"/>
    <w:rsid w:val="00004F7E"/>
    <w:rsid w:val="0000532F"/>
    <w:rsid w:val="0000554A"/>
    <w:rsid w:val="000057D3"/>
    <w:rsid w:val="00005B28"/>
    <w:rsid w:val="00005BF5"/>
    <w:rsid w:val="000066A0"/>
    <w:rsid w:val="00006D5F"/>
    <w:rsid w:val="000070D9"/>
    <w:rsid w:val="000072AC"/>
    <w:rsid w:val="0000783D"/>
    <w:rsid w:val="00007E30"/>
    <w:rsid w:val="00007E53"/>
    <w:rsid w:val="0001054B"/>
    <w:rsid w:val="000105E7"/>
    <w:rsid w:val="00010742"/>
    <w:rsid w:val="0001092E"/>
    <w:rsid w:val="000110B4"/>
    <w:rsid w:val="00012B61"/>
    <w:rsid w:val="000135AE"/>
    <w:rsid w:val="00013C29"/>
    <w:rsid w:val="00014C98"/>
    <w:rsid w:val="000156B8"/>
    <w:rsid w:val="00015BB8"/>
    <w:rsid w:val="00015F3F"/>
    <w:rsid w:val="00016130"/>
    <w:rsid w:val="000168E4"/>
    <w:rsid w:val="00016C8A"/>
    <w:rsid w:val="00017235"/>
    <w:rsid w:val="0001737A"/>
    <w:rsid w:val="0001797C"/>
    <w:rsid w:val="00017B07"/>
    <w:rsid w:val="000200D0"/>
    <w:rsid w:val="000206BD"/>
    <w:rsid w:val="00021129"/>
    <w:rsid w:val="00021294"/>
    <w:rsid w:val="0002311D"/>
    <w:rsid w:val="00023754"/>
    <w:rsid w:val="00023C26"/>
    <w:rsid w:val="00023CC6"/>
    <w:rsid w:val="00024750"/>
    <w:rsid w:val="00026313"/>
    <w:rsid w:val="000263A4"/>
    <w:rsid w:val="0002641D"/>
    <w:rsid w:val="00026A09"/>
    <w:rsid w:val="00026BD3"/>
    <w:rsid w:val="00026C0A"/>
    <w:rsid w:val="00027088"/>
    <w:rsid w:val="000271A7"/>
    <w:rsid w:val="00027A86"/>
    <w:rsid w:val="00030658"/>
    <w:rsid w:val="000306DC"/>
    <w:rsid w:val="00031202"/>
    <w:rsid w:val="000315CE"/>
    <w:rsid w:val="00031606"/>
    <w:rsid w:val="0003195E"/>
    <w:rsid w:val="00031A5A"/>
    <w:rsid w:val="00031EFF"/>
    <w:rsid w:val="00032956"/>
    <w:rsid w:val="000332F9"/>
    <w:rsid w:val="00033ED9"/>
    <w:rsid w:val="00034631"/>
    <w:rsid w:val="000346B1"/>
    <w:rsid w:val="000346B7"/>
    <w:rsid w:val="00034F3B"/>
    <w:rsid w:val="0003509D"/>
    <w:rsid w:val="000350D0"/>
    <w:rsid w:val="0003624B"/>
    <w:rsid w:val="000363C3"/>
    <w:rsid w:val="000366AE"/>
    <w:rsid w:val="00036ACC"/>
    <w:rsid w:val="000373FB"/>
    <w:rsid w:val="0004007F"/>
    <w:rsid w:val="00040210"/>
    <w:rsid w:val="00040816"/>
    <w:rsid w:val="000408E0"/>
    <w:rsid w:val="00040CAE"/>
    <w:rsid w:val="000411B6"/>
    <w:rsid w:val="00041A99"/>
    <w:rsid w:val="00041DD8"/>
    <w:rsid w:val="00041E5B"/>
    <w:rsid w:val="0004249D"/>
    <w:rsid w:val="00042939"/>
    <w:rsid w:val="00042B94"/>
    <w:rsid w:val="00042D1C"/>
    <w:rsid w:val="00043577"/>
    <w:rsid w:val="00044086"/>
    <w:rsid w:val="000443C7"/>
    <w:rsid w:val="00044716"/>
    <w:rsid w:val="00044768"/>
    <w:rsid w:val="00045272"/>
    <w:rsid w:val="00045AFE"/>
    <w:rsid w:val="00045B44"/>
    <w:rsid w:val="00045E15"/>
    <w:rsid w:val="000461AC"/>
    <w:rsid w:val="000467EC"/>
    <w:rsid w:val="000469E2"/>
    <w:rsid w:val="00046D00"/>
    <w:rsid w:val="00047308"/>
    <w:rsid w:val="000479D4"/>
    <w:rsid w:val="00047C9E"/>
    <w:rsid w:val="00050DBF"/>
    <w:rsid w:val="00051DC1"/>
    <w:rsid w:val="00052968"/>
    <w:rsid w:val="00052E38"/>
    <w:rsid w:val="000541BE"/>
    <w:rsid w:val="00054430"/>
    <w:rsid w:val="00054DD6"/>
    <w:rsid w:val="00055452"/>
    <w:rsid w:val="0005572B"/>
    <w:rsid w:val="00055DE6"/>
    <w:rsid w:val="00055FA7"/>
    <w:rsid w:val="00056788"/>
    <w:rsid w:val="00056D1D"/>
    <w:rsid w:val="00056F00"/>
    <w:rsid w:val="0005700C"/>
    <w:rsid w:val="000570C8"/>
    <w:rsid w:val="0005768C"/>
    <w:rsid w:val="0005784F"/>
    <w:rsid w:val="00060107"/>
    <w:rsid w:val="0006051F"/>
    <w:rsid w:val="00060839"/>
    <w:rsid w:val="000608D0"/>
    <w:rsid w:val="00060F01"/>
    <w:rsid w:val="00061834"/>
    <w:rsid w:val="00061B0C"/>
    <w:rsid w:val="000627DC"/>
    <w:rsid w:val="0006356C"/>
    <w:rsid w:val="0006414E"/>
    <w:rsid w:val="00064480"/>
    <w:rsid w:val="000644FB"/>
    <w:rsid w:val="00064D02"/>
    <w:rsid w:val="00065DC6"/>
    <w:rsid w:val="00066214"/>
    <w:rsid w:val="000663F3"/>
    <w:rsid w:val="00066503"/>
    <w:rsid w:val="00066819"/>
    <w:rsid w:val="00066C27"/>
    <w:rsid w:val="000670AE"/>
    <w:rsid w:val="00067274"/>
    <w:rsid w:val="00067323"/>
    <w:rsid w:val="000678C1"/>
    <w:rsid w:val="000702D7"/>
    <w:rsid w:val="00070DD3"/>
    <w:rsid w:val="000712E4"/>
    <w:rsid w:val="00071842"/>
    <w:rsid w:val="00071876"/>
    <w:rsid w:val="00072411"/>
    <w:rsid w:val="00072D51"/>
    <w:rsid w:val="000735E2"/>
    <w:rsid w:val="000737C6"/>
    <w:rsid w:val="00073E9C"/>
    <w:rsid w:val="00073F0F"/>
    <w:rsid w:val="00074354"/>
    <w:rsid w:val="000743CA"/>
    <w:rsid w:val="000745DE"/>
    <w:rsid w:val="00074AFA"/>
    <w:rsid w:val="00074D90"/>
    <w:rsid w:val="00075006"/>
    <w:rsid w:val="00075DC8"/>
    <w:rsid w:val="00075EF0"/>
    <w:rsid w:val="0007601D"/>
    <w:rsid w:val="00076EBD"/>
    <w:rsid w:val="000772CB"/>
    <w:rsid w:val="00077C41"/>
    <w:rsid w:val="00081047"/>
    <w:rsid w:val="00081715"/>
    <w:rsid w:val="00081807"/>
    <w:rsid w:val="00081DE9"/>
    <w:rsid w:val="00081E17"/>
    <w:rsid w:val="000822D9"/>
    <w:rsid w:val="000826B5"/>
    <w:rsid w:val="00082A58"/>
    <w:rsid w:val="00082ABE"/>
    <w:rsid w:val="000836D5"/>
    <w:rsid w:val="00083D4C"/>
    <w:rsid w:val="000840E4"/>
    <w:rsid w:val="0008439C"/>
    <w:rsid w:val="000849D3"/>
    <w:rsid w:val="00084C57"/>
    <w:rsid w:val="00084E68"/>
    <w:rsid w:val="000853F7"/>
    <w:rsid w:val="0008565B"/>
    <w:rsid w:val="00085977"/>
    <w:rsid w:val="00085CC3"/>
    <w:rsid w:val="00085E45"/>
    <w:rsid w:val="000865BE"/>
    <w:rsid w:val="00086638"/>
    <w:rsid w:val="00086F7C"/>
    <w:rsid w:val="000873D7"/>
    <w:rsid w:val="00087E07"/>
    <w:rsid w:val="000900E3"/>
    <w:rsid w:val="000901E7"/>
    <w:rsid w:val="000904CB"/>
    <w:rsid w:val="00090F8B"/>
    <w:rsid w:val="000914FB"/>
    <w:rsid w:val="00091527"/>
    <w:rsid w:val="00091C2B"/>
    <w:rsid w:val="00091EC4"/>
    <w:rsid w:val="00092154"/>
    <w:rsid w:val="00092626"/>
    <w:rsid w:val="00092BDE"/>
    <w:rsid w:val="00092F04"/>
    <w:rsid w:val="000933AB"/>
    <w:rsid w:val="00093D07"/>
    <w:rsid w:val="00093D14"/>
    <w:rsid w:val="00093EF6"/>
    <w:rsid w:val="00094093"/>
    <w:rsid w:val="000949D2"/>
    <w:rsid w:val="00094E31"/>
    <w:rsid w:val="000953BC"/>
    <w:rsid w:val="000959C3"/>
    <w:rsid w:val="00096427"/>
    <w:rsid w:val="00096A8B"/>
    <w:rsid w:val="00096F9D"/>
    <w:rsid w:val="00097229"/>
    <w:rsid w:val="00097323"/>
    <w:rsid w:val="0009747A"/>
    <w:rsid w:val="000A0282"/>
    <w:rsid w:val="000A040B"/>
    <w:rsid w:val="000A0564"/>
    <w:rsid w:val="000A05F6"/>
    <w:rsid w:val="000A0667"/>
    <w:rsid w:val="000A07D3"/>
    <w:rsid w:val="000A0B93"/>
    <w:rsid w:val="000A2D29"/>
    <w:rsid w:val="000A2D6D"/>
    <w:rsid w:val="000A3A34"/>
    <w:rsid w:val="000A4704"/>
    <w:rsid w:val="000A4F77"/>
    <w:rsid w:val="000A5229"/>
    <w:rsid w:val="000A522C"/>
    <w:rsid w:val="000A55E5"/>
    <w:rsid w:val="000A5A0F"/>
    <w:rsid w:val="000A65A0"/>
    <w:rsid w:val="000A6AE5"/>
    <w:rsid w:val="000A6B1E"/>
    <w:rsid w:val="000A7131"/>
    <w:rsid w:val="000A7645"/>
    <w:rsid w:val="000A76EB"/>
    <w:rsid w:val="000A7F13"/>
    <w:rsid w:val="000B07A7"/>
    <w:rsid w:val="000B07FC"/>
    <w:rsid w:val="000B087C"/>
    <w:rsid w:val="000B08CB"/>
    <w:rsid w:val="000B0C9A"/>
    <w:rsid w:val="000B0E33"/>
    <w:rsid w:val="000B142F"/>
    <w:rsid w:val="000B2C2C"/>
    <w:rsid w:val="000B2EA2"/>
    <w:rsid w:val="000B3D1F"/>
    <w:rsid w:val="000B40C8"/>
    <w:rsid w:val="000B49C1"/>
    <w:rsid w:val="000B4BBE"/>
    <w:rsid w:val="000B519A"/>
    <w:rsid w:val="000B578E"/>
    <w:rsid w:val="000B62C9"/>
    <w:rsid w:val="000B6C39"/>
    <w:rsid w:val="000B6F35"/>
    <w:rsid w:val="000B6F40"/>
    <w:rsid w:val="000B7CBA"/>
    <w:rsid w:val="000B7FC7"/>
    <w:rsid w:val="000C0294"/>
    <w:rsid w:val="000C0308"/>
    <w:rsid w:val="000C0AE7"/>
    <w:rsid w:val="000C0EB7"/>
    <w:rsid w:val="000C1454"/>
    <w:rsid w:val="000C2441"/>
    <w:rsid w:val="000C2C04"/>
    <w:rsid w:val="000C31AA"/>
    <w:rsid w:val="000C34B4"/>
    <w:rsid w:val="000C4A08"/>
    <w:rsid w:val="000C4C65"/>
    <w:rsid w:val="000C51BC"/>
    <w:rsid w:val="000C5288"/>
    <w:rsid w:val="000C55B0"/>
    <w:rsid w:val="000C55FF"/>
    <w:rsid w:val="000C6267"/>
    <w:rsid w:val="000C6304"/>
    <w:rsid w:val="000C6970"/>
    <w:rsid w:val="000C6C66"/>
    <w:rsid w:val="000C6FB7"/>
    <w:rsid w:val="000C78B1"/>
    <w:rsid w:val="000C7984"/>
    <w:rsid w:val="000D0161"/>
    <w:rsid w:val="000D0189"/>
    <w:rsid w:val="000D06D0"/>
    <w:rsid w:val="000D09F1"/>
    <w:rsid w:val="000D0D38"/>
    <w:rsid w:val="000D19FB"/>
    <w:rsid w:val="000D209A"/>
    <w:rsid w:val="000D2693"/>
    <w:rsid w:val="000D2AEC"/>
    <w:rsid w:val="000D2E86"/>
    <w:rsid w:val="000D327F"/>
    <w:rsid w:val="000D3C06"/>
    <w:rsid w:val="000D4858"/>
    <w:rsid w:val="000D4AFE"/>
    <w:rsid w:val="000D5117"/>
    <w:rsid w:val="000D5BC0"/>
    <w:rsid w:val="000D5C56"/>
    <w:rsid w:val="000D5D46"/>
    <w:rsid w:val="000D69E7"/>
    <w:rsid w:val="000D6D96"/>
    <w:rsid w:val="000D6E45"/>
    <w:rsid w:val="000D765F"/>
    <w:rsid w:val="000D77A0"/>
    <w:rsid w:val="000D7C88"/>
    <w:rsid w:val="000E0007"/>
    <w:rsid w:val="000E03D8"/>
    <w:rsid w:val="000E0B1C"/>
    <w:rsid w:val="000E0B37"/>
    <w:rsid w:val="000E0C3E"/>
    <w:rsid w:val="000E0D43"/>
    <w:rsid w:val="000E0FDB"/>
    <w:rsid w:val="000E11C1"/>
    <w:rsid w:val="000E1399"/>
    <w:rsid w:val="000E189D"/>
    <w:rsid w:val="000E1F95"/>
    <w:rsid w:val="000E23F0"/>
    <w:rsid w:val="000E248C"/>
    <w:rsid w:val="000E24C5"/>
    <w:rsid w:val="000E296D"/>
    <w:rsid w:val="000E38D8"/>
    <w:rsid w:val="000E38ED"/>
    <w:rsid w:val="000E39B2"/>
    <w:rsid w:val="000E403D"/>
    <w:rsid w:val="000E40DA"/>
    <w:rsid w:val="000E4374"/>
    <w:rsid w:val="000E4780"/>
    <w:rsid w:val="000E5161"/>
    <w:rsid w:val="000E552D"/>
    <w:rsid w:val="000E58F3"/>
    <w:rsid w:val="000E5A5B"/>
    <w:rsid w:val="000E5AA3"/>
    <w:rsid w:val="000E61F8"/>
    <w:rsid w:val="000E6328"/>
    <w:rsid w:val="000E6A25"/>
    <w:rsid w:val="000E6CFD"/>
    <w:rsid w:val="000E74D8"/>
    <w:rsid w:val="000F02D6"/>
    <w:rsid w:val="000F0428"/>
    <w:rsid w:val="000F0905"/>
    <w:rsid w:val="000F0CCB"/>
    <w:rsid w:val="000F0D5C"/>
    <w:rsid w:val="000F0D8D"/>
    <w:rsid w:val="000F1704"/>
    <w:rsid w:val="000F1CBF"/>
    <w:rsid w:val="000F2184"/>
    <w:rsid w:val="000F24A9"/>
    <w:rsid w:val="000F24CB"/>
    <w:rsid w:val="000F26C3"/>
    <w:rsid w:val="000F299C"/>
    <w:rsid w:val="000F2BCF"/>
    <w:rsid w:val="000F2EE9"/>
    <w:rsid w:val="000F301D"/>
    <w:rsid w:val="000F35FE"/>
    <w:rsid w:val="000F3C5D"/>
    <w:rsid w:val="000F3F91"/>
    <w:rsid w:val="000F3FF3"/>
    <w:rsid w:val="000F4143"/>
    <w:rsid w:val="000F4C84"/>
    <w:rsid w:val="000F4F20"/>
    <w:rsid w:val="000F5BEF"/>
    <w:rsid w:val="000F5FDD"/>
    <w:rsid w:val="000F623D"/>
    <w:rsid w:val="000F6582"/>
    <w:rsid w:val="000F6606"/>
    <w:rsid w:val="000F680F"/>
    <w:rsid w:val="000F6EE6"/>
    <w:rsid w:val="00100C53"/>
    <w:rsid w:val="00101B27"/>
    <w:rsid w:val="00101B6C"/>
    <w:rsid w:val="00101F93"/>
    <w:rsid w:val="00102338"/>
    <w:rsid w:val="00102483"/>
    <w:rsid w:val="00102B30"/>
    <w:rsid w:val="00102B9E"/>
    <w:rsid w:val="00103B4E"/>
    <w:rsid w:val="00103D63"/>
    <w:rsid w:val="00104322"/>
    <w:rsid w:val="00104694"/>
    <w:rsid w:val="00104785"/>
    <w:rsid w:val="0010485B"/>
    <w:rsid w:val="00104C4F"/>
    <w:rsid w:val="0010573C"/>
    <w:rsid w:val="00105F3C"/>
    <w:rsid w:val="00106134"/>
    <w:rsid w:val="0010682D"/>
    <w:rsid w:val="00107067"/>
    <w:rsid w:val="001070BE"/>
    <w:rsid w:val="001100E6"/>
    <w:rsid w:val="00110391"/>
    <w:rsid w:val="00110400"/>
    <w:rsid w:val="00110986"/>
    <w:rsid w:val="00110BD9"/>
    <w:rsid w:val="00110CB0"/>
    <w:rsid w:val="0011115D"/>
    <w:rsid w:val="001111D1"/>
    <w:rsid w:val="001111F6"/>
    <w:rsid w:val="00112662"/>
    <w:rsid w:val="00113573"/>
    <w:rsid w:val="00113D57"/>
    <w:rsid w:val="00114702"/>
    <w:rsid w:val="00114C52"/>
    <w:rsid w:val="001154F4"/>
    <w:rsid w:val="0011555E"/>
    <w:rsid w:val="001158C4"/>
    <w:rsid w:val="001159C0"/>
    <w:rsid w:val="00115AF4"/>
    <w:rsid w:val="001166F2"/>
    <w:rsid w:val="0011710C"/>
    <w:rsid w:val="001176C6"/>
    <w:rsid w:val="00117797"/>
    <w:rsid w:val="001200C9"/>
    <w:rsid w:val="001205D2"/>
    <w:rsid w:val="0012060E"/>
    <w:rsid w:val="00120823"/>
    <w:rsid w:val="00120B61"/>
    <w:rsid w:val="00120BBD"/>
    <w:rsid w:val="00121239"/>
    <w:rsid w:val="0012155B"/>
    <w:rsid w:val="00121EC9"/>
    <w:rsid w:val="001224DD"/>
    <w:rsid w:val="0012290E"/>
    <w:rsid w:val="00122997"/>
    <w:rsid w:val="001236CB"/>
    <w:rsid w:val="00123AB3"/>
    <w:rsid w:val="00124402"/>
    <w:rsid w:val="00124A74"/>
    <w:rsid w:val="00124B1E"/>
    <w:rsid w:val="00125073"/>
    <w:rsid w:val="001251B5"/>
    <w:rsid w:val="001260ED"/>
    <w:rsid w:val="001261BE"/>
    <w:rsid w:val="00126F8C"/>
    <w:rsid w:val="00126FCD"/>
    <w:rsid w:val="00127195"/>
    <w:rsid w:val="0012749A"/>
    <w:rsid w:val="0012798E"/>
    <w:rsid w:val="00127AA7"/>
    <w:rsid w:val="0013020F"/>
    <w:rsid w:val="0013021A"/>
    <w:rsid w:val="001305AF"/>
    <w:rsid w:val="00130C1D"/>
    <w:rsid w:val="00131564"/>
    <w:rsid w:val="001316D3"/>
    <w:rsid w:val="00131A71"/>
    <w:rsid w:val="001323D3"/>
    <w:rsid w:val="001327E1"/>
    <w:rsid w:val="00132A09"/>
    <w:rsid w:val="00132CA4"/>
    <w:rsid w:val="00133473"/>
    <w:rsid w:val="001334E5"/>
    <w:rsid w:val="001334E6"/>
    <w:rsid w:val="00133C1E"/>
    <w:rsid w:val="00133FAF"/>
    <w:rsid w:val="001342BD"/>
    <w:rsid w:val="00134DBF"/>
    <w:rsid w:val="00134E01"/>
    <w:rsid w:val="00135085"/>
    <w:rsid w:val="00135374"/>
    <w:rsid w:val="001355B3"/>
    <w:rsid w:val="00135E33"/>
    <w:rsid w:val="00136160"/>
    <w:rsid w:val="001367FD"/>
    <w:rsid w:val="00136D32"/>
    <w:rsid w:val="0013747C"/>
    <w:rsid w:val="00140074"/>
    <w:rsid w:val="00140E54"/>
    <w:rsid w:val="001412E6"/>
    <w:rsid w:val="00141484"/>
    <w:rsid w:val="001418F0"/>
    <w:rsid w:val="00141C34"/>
    <w:rsid w:val="00141CBE"/>
    <w:rsid w:val="001425C9"/>
    <w:rsid w:val="00143131"/>
    <w:rsid w:val="001446D8"/>
    <w:rsid w:val="00144CAC"/>
    <w:rsid w:val="00145074"/>
    <w:rsid w:val="001451EF"/>
    <w:rsid w:val="00145264"/>
    <w:rsid w:val="001452C6"/>
    <w:rsid w:val="00145577"/>
    <w:rsid w:val="00145658"/>
    <w:rsid w:val="00145866"/>
    <w:rsid w:val="00145D75"/>
    <w:rsid w:val="0014633E"/>
    <w:rsid w:val="00146D14"/>
    <w:rsid w:val="00146F44"/>
    <w:rsid w:val="00147121"/>
    <w:rsid w:val="00147A22"/>
    <w:rsid w:val="00150968"/>
    <w:rsid w:val="00150D01"/>
    <w:rsid w:val="00150F5E"/>
    <w:rsid w:val="0015122F"/>
    <w:rsid w:val="001513E1"/>
    <w:rsid w:val="00151542"/>
    <w:rsid w:val="00151652"/>
    <w:rsid w:val="00151E4C"/>
    <w:rsid w:val="001524F0"/>
    <w:rsid w:val="00152671"/>
    <w:rsid w:val="0015268A"/>
    <w:rsid w:val="00152C6D"/>
    <w:rsid w:val="00152C75"/>
    <w:rsid w:val="00152E4B"/>
    <w:rsid w:val="0015422E"/>
    <w:rsid w:val="00154262"/>
    <w:rsid w:val="001542AE"/>
    <w:rsid w:val="001551D5"/>
    <w:rsid w:val="00155762"/>
    <w:rsid w:val="001569D6"/>
    <w:rsid w:val="001569EC"/>
    <w:rsid w:val="00156FEB"/>
    <w:rsid w:val="00157251"/>
    <w:rsid w:val="00157B1B"/>
    <w:rsid w:val="00157FCB"/>
    <w:rsid w:val="001601BE"/>
    <w:rsid w:val="001603C7"/>
    <w:rsid w:val="0016095C"/>
    <w:rsid w:val="00160C60"/>
    <w:rsid w:val="00161595"/>
    <w:rsid w:val="00161A19"/>
    <w:rsid w:val="00162B7A"/>
    <w:rsid w:val="00162F8F"/>
    <w:rsid w:val="001639E3"/>
    <w:rsid w:val="00164173"/>
    <w:rsid w:val="001641E6"/>
    <w:rsid w:val="00164C99"/>
    <w:rsid w:val="00164CCA"/>
    <w:rsid w:val="001650E5"/>
    <w:rsid w:val="001651D8"/>
    <w:rsid w:val="00165485"/>
    <w:rsid w:val="00166B93"/>
    <w:rsid w:val="00166C82"/>
    <w:rsid w:val="00167216"/>
    <w:rsid w:val="00167669"/>
    <w:rsid w:val="00167A4D"/>
    <w:rsid w:val="00167E4E"/>
    <w:rsid w:val="00170216"/>
    <w:rsid w:val="00171142"/>
    <w:rsid w:val="0017165F"/>
    <w:rsid w:val="00171B90"/>
    <w:rsid w:val="00171CAD"/>
    <w:rsid w:val="00171D9A"/>
    <w:rsid w:val="001722AB"/>
    <w:rsid w:val="00172BA8"/>
    <w:rsid w:val="001733D1"/>
    <w:rsid w:val="00173539"/>
    <w:rsid w:val="0017368E"/>
    <w:rsid w:val="0017390E"/>
    <w:rsid w:val="00173B30"/>
    <w:rsid w:val="00173F69"/>
    <w:rsid w:val="001743C7"/>
    <w:rsid w:val="001743EB"/>
    <w:rsid w:val="00174F26"/>
    <w:rsid w:val="001756D1"/>
    <w:rsid w:val="00175759"/>
    <w:rsid w:val="0017683D"/>
    <w:rsid w:val="00176C6F"/>
    <w:rsid w:val="00176C7E"/>
    <w:rsid w:val="001773B6"/>
    <w:rsid w:val="0017769F"/>
    <w:rsid w:val="0017771A"/>
    <w:rsid w:val="0017779C"/>
    <w:rsid w:val="00177938"/>
    <w:rsid w:val="001779AE"/>
    <w:rsid w:val="00177D1D"/>
    <w:rsid w:val="00180257"/>
    <w:rsid w:val="00180945"/>
    <w:rsid w:val="00180D8C"/>
    <w:rsid w:val="001815CD"/>
    <w:rsid w:val="00182251"/>
    <w:rsid w:val="001822F4"/>
    <w:rsid w:val="00182A9F"/>
    <w:rsid w:val="00183674"/>
    <w:rsid w:val="001836DB"/>
    <w:rsid w:val="00183973"/>
    <w:rsid w:val="00183CA6"/>
    <w:rsid w:val="001845CD"/>
    <w:rsid w:val="00184A57"/>
    <w:rsid w:val="00184AB5"/>
    <w:rsid w:val="00184F1D"/>
    <w:rsid w:val="0018558D"/>
    <w:rsid w:val="00185AB5"/>
    <w:rsid w:val="001864FE"/>
    <w:rsid w:val="00186643"/>
    <w:rsid w:val="00186C71"/>
    <w:rsid w:val="00187046"/>
    <w:rsid w:val="001873A4"/>
    <w:rsid w:val="00190233"/>
    <w:rsid w:val="00190597"/>
    <w:rsid w:val="00190916"/>
    <w:rsid w:val="00190B62"/>
    <w:rsid w:val="00190F73"/>
    <w:rsid w:val="001910E5"/>
    <w:rsid w:val="00191505"/>
    <w:rsid w:val="001916E0"/>
    <w:rsid w:val="00192398"/>
    <w:rsid w:val="00192503"/>
    <w:rsid w:val="00192FF0"/>
    <w:rsid w:val="001931B6"/>
    <w:rsid w:val="001935E0"/>
    <w:rsid w:val="00193709"/>
    <w:rsid w:val="001940B3"/>
    <w:rsid w:val="00194361"/>
    <w:rsid w:val="00194578"/>
    <w:rsid w:val="001946AE"/>
    <w:rsid w:val="00194837"/>
    <w:rsid w:val="00194C0A"/>
    <w:rsid w:val="00194DBD"/>
    <w:rsid w:val="001953FA"/>
    <w:rsid w:val="00195D06"/>
    <w:rsid w:val="00195DF6"/>
    <w:rsid w:val="001960EF"/>
    <w:rsid w:val="00196450"/>
    <w:rsid w:val="001969E5"/>
    <w:rsid w:val="00196F7A"/>
    <w:rsid w:val="001975B3"/>
    <w:rsid w:val="00197921"/>
    <w:rsid w:val="00197A83"/>
    <w:rsid w:val="00197AD0"/>
    <w:rsid w:val="00197BB3"/>
    <w:rsid w:val="00197FCC"/>
    <w:rsid w:val="001A01B4"/>
    <w:rsid w:val="001A027B"/>
    <w:rsid w:val="001A09A0"/>
    <w:rsid w:val="001A0B6C"/>
    <w:rsid w:val="001A0F18"/>
    <w:rsid w:val="001A1057"/>
    <w:rsid w:val="001A10CD"/>
    <w:rsid w:val="001A11E0"/>
    <w:rsid w:val="001A12F9"/>
    <w:rsid w:val="001A1351"/>
    <w:rsid w:val="001A13DF"/>
    <w:rsid w:val="001A159D"/>
    <w:rsid w:val="001A15E1"/>
    <w:rsid w:val="001A1AC1"/>
    <w:rsid w:val="001A1C49"/>
    <w:rsid w:val="001A1EAB"/>
    <w:rsid w:val="001A3187"/>
    <w:rsid w:val="001A4472"/>
    <w:rsid w:val="001A4706"/>
    <w:rsid w:val="001A5436"/>
    <w:rsid w:val="001A5A87"/>
    <w:rsid w:val="001A5E24"/>
    <w:rsid w:val="001A5F92"/>
    <w:rsid w:val="001A6736"/>
    <w:rsid w:val="001A6CFF"/>
    <w:rsid w:val="001A6EB3"/>
    <w:rsid w:val="001A71CA"/>
    <w:rsid w:val="001A7A03"/>
    <w:rsid w:val="001A7A4F"/>
    <w:rsid w:val="001A7AD5"/>
    <w:rsid w:val="001A7AE0"/>
    <w:rsid w:val="001B0C0F"/>
    <w:rsid w:val="001B1411"/>
    <w:rsid w:val="001B14A5"/>
    <w:rsid w:val="001B2206"/>
    <w:rsid w:val="001B24DD"/>
    <w:rsid w:val="001B2AC8"/>
    <w:rsid w:val="001B2B80"/>
    <w:rsid w:val="001B2E6C"/>
    <w:rsid w:val="001B3023"/>
    <w:rsid w:val="001B310E"/>
    <w:rsid w:val="001B34AA"/>
    <w:rsid w:val="001B34EC"/>
    <w:rsid w:val="001B4109"/>
    <w:rsid w:val="001B4295"/>
    <w:rsid w:val="001B43AF"/>
    <w:rsid w:val="001B462E"/>
    <w:rsid w:val="001B4C41"/>
    <w:rsid w:val="001B54FA"/>
    <w:rsid w:val="001B5BF9"/>
    <w:rsid w:val="001B5C1C"/>
    <w:rsid w:val="001B5D9C"/>
    <w:rsid w:val="001B5E06"/>
    <w:rsid w:val="001B633D"/>
    <w:rsid w:val="001B64D2"/>
    <w:rsid w:val="001B64FF"/>
    <w:rsid w:val="001B751F"/>
    <w:rsid w:val="001B790C"/>
    <w:rsid w:val="001B7F5C"/>
    <w:rsid w:val="001C0889"/>
    <w:rsid w:val="001C0C04"/>
    <w:rsid w:val="001C1083"/>
    <w:rsid w:val="001C1F3F"/>
    <w:rsid w:val="001C1FC8"/>
    <w:rsid w:val="001C2008"/>
    <w:rsid w:val="001C23A4"/>
    <w:rsid w:val="001C2A2E"/>
    <w:rsid w:val="001C37DF"/>
    <w:rsid w:val="001C37E7"/>
    <w:rsid w:val="001C3983"/>
    <w:rsid w:val="001C39FD"/>
    <w:rsid w:val="001C3ACF"/>
    <w:rsid w:val="001C3EF8"/>
    <w:rsid w:val="001C4519"/>
    <w:rsid w:val="001C4E1E"/>
    <w:rsid w:val="001C51DC"/>
    <w:rsid w:val="001C5585"/>
    <w:rsid w:val="001C55AC"/>
    <w:rsid w:val="001C6481"/>
    <w:rsid w:val="001C6641"/>
    <w:rsid w:val="001D0357"/>
    <w:rsid w:val="001D0530"/>
    <w:rsid w:val="001D0B11"/>
    <w:rsid w:val="001D1049"/>
    <w:rsid w:val="001D158D"/>
    <w:rsid w:val="001D18C7"/>
    <w:rsid w:val="001D1B34"/>
    <w:rsid w:val="001D1C72"/>
    <w:rsid w:val="001D1CD1"/>
    <w:rsid w:val="001D2FF3"/>
    <w:rsid w:val="001D3731"/>
    <w:rsid w:val="001D38A2"/>
    <w:rsid w:val="001D3953"/>
    <w:rsid w:val="001D3A73"/>
    <w:rsid w:val="001D3F62"/>
    <w:rsid w:val="001D4561"/>
    <w:rsid w:val="001D4C9F"/>
    <w:rsid w:val="001D5027"/>
    <w:rsid w:val="001D537B"/>
    <w:rsid w:val="001D596E"/>
    <w:rsid w:val="001D7FC8"/>
    <w:rsid w:val="001E0077"/>
    <w:rsid w:val="001E071A"/>
    <w:rsid w:val="001E0C4F"/>
    <w:rsid w:val="001E0C7F"/>
    <w:rsid w:val="001E0DC7"/>
    <w:rsid w:val="001E0E2F"/>
    <w:rsid w:val="001E145F"/>
    <w:rsid w:val="001E17E2"/>
    <w:rsid w:val="001E1887"/>
    <w:rsid w:val="001E199F"/>
    <w:rsid w:val="001E1CA0"/>
    <w:rsid w:val="001E1D3D"/>
    <w:rsid w:val="001E20C0"/>
    <w:rsid w:val="001E2228"/>
    <w:rsid w:val="001E2641"/>
    <w:rsid w:val="001E2828"/>
    <w:rsid w:val="001E30F5"/>
    <w:rsid w:val="001E3279"/>
    <w:rsid w:val="001E33A0"/>
    <w:rsid w:val="001E35A2"/>
    <w:rsid w:val="001E365F"/>
    <w:rsid w:val="001E3BE6"/>
    <w:rsid w:val="001E3EA3"/>
    <w:rsid w:val="001E3EAC"/>
    <w:rsid w:val="001E3FF4"/>
    <w:rsid w:val="001E432A"/>
    <w:rsid w:val="001E4379"/>
    <w:rsid w:val="001E45B1"/>
    <w:rsid w:val="001E4690"/>
    <w:rsid w:val="001E4ABC"/>
    <w:rsid w:val="001E4BA2"/>
    <w:rsid w:val="001E4D8D"/>
    <w:rsid w:val="001E4ECA"/>
    <w:rsid w:val="001E5547"/>
    <w:rsid w:val="001E565B"/>
    <w:rsid w:val="001E56C0"/>
    <w:rsid w:val="001E56D7"/>
    <w:rsid w:val="001E573B"/>
    <w:rsid w:val="001E5A86"/>
    <w:rsid w:val="001E5F75"/>
    <w:rsid w:val="001E6912"/>
    <w:rsid w:val="001E6CEC"/>
    <w:rsid w:val="001E705F"/>
    <w:rsid w:val="001E78F6"/>
    <w:rsid w:val="001E7A01"/>
    <w:rsid w:val="001E7CD1"/>
    <w:rsid w:val="001E7FD6"/>
    <w:rsid w:val="001F00D4"/>
    <w:rsid w:val="001F1040"/>
    <w:rsid w:val="001F107F"/>
    <w:rsid w:val="001F1A5D"/>
    <w:rsid w:val="001F1D5C"/>
    <w:rsid w:val="001F1D74"/>
    <w:rsid w:val="001F2048"/>
    <w:rsid w:val="001F225A"/>
    <w:rsid w:val="001F227C"/>
    <w:rsid w:val="001F2575"/>
    <w:rsid w:val="001F293E"/>
    <w:rsid w:val="001F2E01"/>
    <w:rsid w:val="001F2E3F"/>
    <w:rsid w:val="001F2E62"/>
    <w:rsid w:val="001F399A"/>
    <w:rsid w:val="001F3B65"/>
    <w:rsid w:val="001F44FC"/>
    <w:rsid w:val="001F4A85"/>
    <w:rsid w:val="001F4B05"/>
    <w:rsid w:val="001F4B99"/>
    <w:rsid w:val="001F534D"/>
    <w:rsid w:val="001F540A"/>
    <w:rsid w:val="001F5C3B"/>
    <w:rsid w:val="001F5E68"/>
    <w:rsid w:val="001F6A01"/>
    <w:rsid w:val="001F6CDA"/>
    <w:rsid w:val="001F771B"/>
    <w:rsid w:val="001F7A8A"/>
    <w:rsid w:val="001F7B69"/>
    <w:rsid w:val="002007BA"/>
    <w:rsid w:val="00200DF8"/>
    <w:rsid w:val="0020155B"/>
    <w:rsid w:val="0020161E"/>
    <w:rsid w:val="00201F07"/>
    <w:rsid w:val="00202009"/>
    <w:rsid w:val="0020242D"/>
    <w:rsid w:val="00202CD5"/>
    <w:rsid w:val="002031AB"/>
    <w:rsid w:val="00203ABD"/>
    <w:rsid w:val="00203EEB"/>
    <w:rsid w:val="002042BF"/>
    <w:rsid w:val="002044A3"/>
    <w:rsid w:val="002047A5"/>
    <w:rsid w:val="00204924"/>
    <w:rsid w:val="002051FF"/>
    <w:rsid w:val="0020613F"/>
    <w:rsid w:val="002061B7"/>
    <w:rsid w:val="002062F8"/>
    <w:rsid w:val="00206788"/>
    <w:rsid w:val="002068D5"/>
    <w:rsid w:val="002068FD"/>
    <w:rsid w:val="00206B52"/>
    <w:rsid w:val="00206E19"/>
    <w:rsid w:val="0020772B"/>
    <w:rsid w:val="00207A7E"/>
    <w:rsid w:val="00207AE3"/>
    <w:rsid w:val="00207C57"/>
    <w:rsid w:val="00207F34"/>
    <w:rsid w:val="002107E6"/>
    <w:rsid w:val="0021097B"/>
    <w:rsid w:val="00210E68"/>
    <w:rsid w:val="00211148"/>
    <w:rsid w:val="002112D7"/>
    <w:rsid w:val="002115DC"/>
    <w:rsid w:val="002119D6"/>
    <w:rsid w:val="00211AB7"/>
    <w:rsid w:val="00211BCD"/>
    <w:rsid w:val="00211D14"/>
    <w:rsid w:val="00213808"/>
    <w:rsid w:val="00214556"/>
    <w:rsid w:val="00214674"/>
    <w:rsid w:val="00214E99"/>
    <w:rsid w:val="002153D7"/>
    <w:rsid w:val="002154F0"/>
    <w:rsid w:val="002161B1"/>
    <w:rsid w:val="00216301"/>
    <w:rsid w:val="00216DAA"/>
    <w:rsid w:val="0021731E"/>
    <w:rsid w:val="00217448"/>
    <w:rsid w:val="0021752A"/>
    <w:rsid w:val="0022036E"/>
    <w:rsid w:val="002204DC"/>
    <w:rsid w:val="00220EBF"/>
    <w:rsid w:val="002210FF"/>
    <w:rsid w:val="00222033"/>
    <w:rsid w:val="00222069"/>
    <w:rsid w:val="00222361"/>
    <w:rsid w:val="00222A36"/>
    <w:rsid w:val="00223004"/>
    <w:rsid w:val="00223810"/>
    <w:rsid w:val="002239A1"/>
    <w:rsid w:val="00224204"/>
    <w:rsid w:val="00224499"/>
    <w:rsid w:val="00224A8D"/>
    <w:rsid w:val="00224DE7"/>
    <w:rsid w:val="00224F94"/>
    <w:rsid w:val="0022513F"/>
    <w:rsid w:val="002253B1"/>
    <w:rsid w:val="00225439"/>
    <w:rsid w:val="00225481"/>
    <w:rsid w:val="00225BA4"/>
    <w:rsid w:val="0022682E"/>
    <w:rsid w:val="002268D7"/>
    <w:rsid w:val="002268EE"/>
    <w:rsid w:val="0022694F"/>
    <w:rsid w:val="00226997"/>
    <w:rsid w:val="00226B34"/>
    <w:rsid w:val="00227B12"/>
    <w:rsid w:val="00230027"/>
    <w:rsid w:val="00230662"/>
    <w:rsid w:val="002306B6"/>
    <w:rsid w:val="002309A3"/>
    <w:rsid w:val="00230AC3"/>
    <w:rsid w:val="00230ACE"/>
    <w:rsid w:val="0023128D"/>
    <w:rsid w:val="002315C0"/>
    <w:rsid w:val="00232752"/>
    <w:rsid w:val="0023288F"/>
    <w:rsid w:val="00232DCF"/>
    <w:rsid w:val="00232E4E"/>
    <w:rsid w:val="0023362F"/>
    <w:rsid w:val="002338F9"/>
    <w:rsid w:val="00233B47"/>
    <w:rsid w:val="0023477C"/>
    <w:rsid w:val="00235B8B"/>
    <w:rsid w:val="00235D0B"/>
    <w:rsid w:val="00235D8F"/>
    <w:rsid w:val="00235E23"/>
    <w:rsid w:val="00236812"/>
    <w:rsid w:val="002379F9"/>
    <w:rsid w:val="00237EE8"/>
    <w:rsid w:val="002403F6"/>
    <w:rsid w:val="00240725"/>
    <w:rsid w:val="00240774"/>
    <w:rsid w:val="00240BB2"/>
    <w:rsid w:val="00240BE1"/>
    <w:rsid w:val="00240C9C"/>
    <w:rsid w:val="00240FE0"/>
    <w:rsid w:val="002410A8"/>
    <w:rsid w:val="00241C6C"/>
    <w:rsid w:val="00242207"/>
    <w:rsid w:val="00242296"/>
    <w:rsid w:val="00243449"/>
    <w:rsid w:val="002438AC"/>
    <w:rsid w:val="00243C5D"/>
    <w:rsid w:val="0024400E"/>
    <w:rsid w:val="002444E3"/>
    <w:rsid w:val="002445EB"/>
    <w:rsid w:val="00244670"/>
    <w:rsid w:val="002456A9"/>
    <w:rsid w:val="00247103"/>
    <w:rsid w:val="0024727A"/>
    <w:rsid w:val="00247343"/>
    <w:rsid w:val="002475B8"/>
    <w:rsid w:val="00247691"/>
    <w:rsid w:val="00247BD2"/>
    <w:rsid w:val="00247FBB"/>
    <w:rsid w:val="00247FC5"/>
    <w:rsid w:val="0025095C"/>
    <w:rsid w:val="002509C9"/>
    <w:rsid w:val="00251321"/>
    <w:rsid w:val="00251406"/>
    <w:rsid w:val="00251568"/>
    <w:rsid w:val="002517C8"/>
    <w:rsid w:val="002519D6"/>
    <w:rsid w:val="002519F7"/>
    <w:rsid w:val="00251CD9"/>
    <w:rsid w:val="00251D30"/>
    <w:rsid w:val="002520CD"/>
    <w:rsid w:val="002529EA"/>
    <w:rsid w:val="00252BEB"/>
    <w:rsid w:val="00252E57"/>
    <w:rsid w:val="00252FA5"/>
    <w:rsid w:val="00253026"/>
    <w:rsid w:val="00253241"/>
    <w:rsid w:val="0025350B"/>
    <w:rsid w:val="00253C05"/>
    <w:rsid w:val="00253C69"/>
    <w:rsid w:val="00253DBD"/>
    <w:rsid w:val="00253E20"/>
    <w:rsid w:val="00253FB7"/>
    <w:rsid w:val="00254366"/>
    <w:rsid w:val="00254425"/>
    <w:rsid w:val="00254977"/>
    <w:rsid w:val="00254E8D"/>
    <w:rsid w:val="002557F2"/>
    <w:rsid w:val="002558EF"/>
    <w:rsid w:val="00255E82"/>
    <w:rsid w:val="0025606E"/>
    <w:rsid w:val="002562A2"/>
    <w:rsid w:val="00256F7E"/>
    <w:rsid w:val="0025717F"/>
    <w:rsid w:val="0025734F"/>
    <w:rsid w:val="00257EA4"/>
    <w:rsid w:val="00257EB6"/>
    <w:rsid w:val="002607B1"/>
    <w:rsid w:val="00260B4B"/>
    <w:rsid w:val="002618AE"/>
    <w:rsid w:val="00261E2E"/>
    <w:rsid w:val="002621B1"/>
    <w:rsid w:val="002622A3"/>
    <w:rsid w:val="00262855"/>
    <w:rsid w:val="00262931"/>
    <w:rsid w:val="0026319F"/>
    <w:rsid w:val="0026327E"/>
    <w:rsid w:val="002632CF"/>
    <w:rsid w:val="00263970"/>
    <w:rsid w:val="00263D69"/>
    <w:rsid w:val="00263DF9"/>
    <w:rsid w:val="00264706"/>
    <w:rsid w:val="0026479F"/>
    <w:rsid w:val="00264C36"/>
    <w:rsid w:val="00265667"/>
    <w:rsid w:val="00265D2E"/>
    <w:rsid w:val="0026648E"/>
    <w:rsid w:val="002664AC"/>
    <w:rsid w:val="002668BF"/>
    <w:rsid w:val="00266A80"/>
    <w:rsid w:val="002670BC"/>
    <w:rsid w:val="00267848"/>
    <w:rsid w:val="00267894"/>
    <w:rsid w:val="002679B6"/>
    <w:rsid w:val="002679E1"/>
    <w:rsid w:val="00267B81"/>
    <w:rsid w:val="00270046"/>
    <w:rsid w:val="00270916"/>
    <w:rsid w:val="00270D36"/>
    <w:rsid w:val="00270E42"/>
    <w:rsid w:val="002711C5"/>
    <w:rsid w:val="0027168F"/>
    <w:rsid w:val="002718B4"/>
    <w:rsid w:val="00271A9B"/>
    <w:rsid w:val="00273EE2"/>
    <w:rsid w:val="00274055"/>
    <w:rsid w:val="002741C5"/>
    <w:rsid w:val="002746D4"/>
    <w:rsid w:val="0027476C"/>
    <w:rsid w:val="00274B0B"/>
    <w:rsid w:val="00275173"/>
    <w:rsid w:val="0027548D"/>
    <w:rsid w:val="0027599B"/>
    <w:rsid w:val="00275A0F"/>
    <w:rsid w:val="00276238"/>
    <w:rsid w:val="002768A1"/>
    <w:rsid w:val="00276B25"/>
    <w:rsid w:val="00276F3F"/>
    <w:rsid w:val="0027743C"/>
    <w:rsid w:val="00277B6D"/>
    <w:rsid w:val="00277CB5"/>
    <w:rsid w:val="00280016"/>
    <w:rsid w:val="00280375"/>
    <w:rsid w:val="0028089C"/>
    <w:rsid w:val="00280FA4"/>
    <w:rsid w:val="00281921"/>
    <w:rsid w:val="00281962"/>
    <w:rsid w:val="002819DA"/>
    <w:rsid w:val="00282F06"/>
    <w:rsid w:val="002845C7"/>
    <w:rsid w:val="00284C6E"/>
    <w:rsid w:val="00284FC9"/>
    <w:rsid w:val="00285508"/>
    <w:rsid w:val="00285BEF"/>
    <w:rsid w:val="00285C76"/>
    <w:rsid w:val="002863D6"/>
    <w:rsid w:val="00286593"/>
    <w:rsid w:val="0028661A"/>
    <w:rsid w:val="00286904"/>
    <w:rsid w:val="00286C77"/>
    <w:rsid w:val="00286F04"/>
    <w:rsid w:val="00286F4A"/>
    <w:rsid w:val="0028721C"/>
    <w:rsid w:val="00287419"/>
    <w:rsid w:val="002876B3"/>
    <w:rsid w:val="00290029"/>
    <w:rsid w:val="002904AF"/>
    <w:rsid w:val="0029060A"/>
    <w:rsid w:val="00290610"/>
    <w:rsid w:val="00290B01"/>
    <w:rsid w:val="00290C25"/>
    <w:rsid w:val="002918DF"/>
    <w:rsid w:val="00291D03"/>
    <w:rsid w:val="00292B2F"/>
    <w:rsid w:val="00293228"/>
    <w:rsid w:val="002936B8"/>
    <w:rsid w:val="00293954"/>
    <w:rsid w:val="00293C57"/>
    <w:rsid w:val="00293D6A"/>
    <w:rsid w:val="00294044"/>
    <w:rsid w:val="00294578"/>
    <w:rsid w:val="00294611"/>
    <w:rsid w:val="00294853"/>
    <w:rsid w:val="00294D3B"/>
    <w:rsid w:val="002955C5"/>
    <w:rsid w:val="00295AFD"/>
    <w:rsid w:val="00295BF6"/>
    <w:rsid w:val="0029611A"/>
    <w:rsid w:val="00296288"/>
    <w:rsid w:val="00296A0D"/>
    <w:rsid w:val="00296F34"/>
    <w:rsid w:val="0029702D"/>
    <w:rsid w:val="00297081"/>
    <w:rsid w:val="0029719B"/>
    <w:rsid w:val="00297225"/>
    <w:rsid w:val="00297567"/>
    <w:rsid w:val="0029771C"/>
    <w:rsid w:val="002A0EA0"/>
    <w:rsid w:val="002A1198"/>
    <w:rsid w:val="002A132F"/>
    <w:rsid w:val="002A1B3C"/>
    <w:rsid w:val="002A1EE2"/>
    <w:rsid w:val="002A235F"/>
    <w:rsid w:val="002A23FC"/>
    <w:rsid w:val="002A276E"/>
    <w:rsid w:val="002A2B77"/>
    <w:rsid w:val="002A3C2A"/>
    <w:rsid w:val="002A3C7B"/>
    <w:rsid w:val="002A3FD2"/>
    <w:rsid w:val="002A448C"/>
    <w:rsid w:val="002A4592"/>
    <w:rsid w:val="002A4772"/>
    <w:rsid w:val="002A55ED"/>
    <w:rsid w:val="002A574B"/>
    <w:rsid w:val="002A57C3"/>
    <w:rsid w:val="002A6065"/>
    <w:rsid w:val="002A6132"/>
    <w:rsid w:val="002A63D6"/>
    <w:rsid w:val="002A69C5"/>
    <w:rsid w:val="002A7224"/>
    <w:rsid w:val="002A75F0"/>
    <w:rsid w:val="002A7B3B"/>
    <w:rsid w:val="002A7F8F"/>
    <w:rsid w:val="002B0642"/>
    <w:rsid w:val="002B0B64"/>
    <w:rsid w:val="002B0BDB"/>
    <w:rsid w:val="002B0C6E"/>
    <w:rsid w:val="002B0ED3"/>
    <w:rsid w:val="002B1A20"/>
    <w:rsid w:val="002B1EC5"/>
    <w:rsid w:val="002B2265"/>
    <w:rsid w:val="002B2470"/>
    <w:rsid w:val="002B30D3"/>
    <w:rsid w:val="002B33C9"/>
    <w:rsid w:val="002B3830"/>
    <w:rsid w:val="002B3BC0"/>
    <w:rsid w:val="002B447D"/>
    <w:rsid w:val="002B5639"/>
    <w:rsid w:val="002B592B"/>
    <w:rsid w:val="002B5AF4"/>
    <w:rsid w:val="002B62C3"/>
    <w:rsid w:val="002B6A68"/>
    <w:rsid w:val="002B6B90"/>
    <w:rsid w:val="002B79EC"/>
    <w:rsid w:val="002B7A4B"/>
    <w:rsid w:val="002B7AFE"/>
    <w:rsid w:val="002C026E"/>
    <w:rsid w:val="002C0E23"/>
    <w:rsid w:val="002C2197"/>
    <w:rsid w:val="002C2390"/>
    <w:rsid w:val="002C245F"/>
    <w:rsid w:val="002C2E30"/>
    <w:rsid w:val="002C2E4D"/>
    <w:rsid w:val="002C2F5D"/>
    <w:rsid w:val="002C305D"/>
    <w:rsid w:val="002C331E"/>
    <w:rsid w:val="002C33DD"/>
    <w:rsid w:val="002C3451"/>
    <w:rsid w:val="002C36E7"/>
    <w:rsid w:val="002C38B5"/>
    <w:rsid w:val="002C3B31"/>
    <w:rsid w:val="002C3C46"/>
    <w:rsid w:val="002C3E78"/>
    <w:rsid w:val="002C40AD"/>
    <w:rsid w:val="002C49B8"/>
    <w:rsid w:val="002C5452"/>
    <w:rsid w:val="002C5B76"/>
    <w:rsid w:val="002C5E73"/>
    <w:rsid w:val="002C6387"/>
    <w:rsid w:val="002C7656"/>
    <w:rsid w:val="002D0586"/>
    <w:rsid w:val="002D0984"/>
    <w:rsid w:val="002D0B63"/>
    <w:rsid w:val="002D0E5E"/>
    <w:rsid w:val="002D105C"/>
    <w:rsid w:val="002D119F"/>
    <w:rsid w:val="002D1C13"/>
    <w:rsid w:val="002D1D08"/>
    <w:rsid w:val="002D25EA"/>
    <w:rsid w:val="002D26DD"/>
    <w:rsid w:val="002D2B23"/>
    <w:rsid w:val="002D2C28"/>
    <w:rsid w:val="002D3339"/>
    <w:rsid w:val="002D382E"/>
    <w:rsid w:val="002D3FC2"/>
    <w:rsid w:val="002D411E"/>
    <w:rsid w:val="002D437C"/>
    <w:rsid w:val="002D44D5"/>
    <w:rsid w:val="002D4651"/>
    <w:rsid w:val="002D4994"/>
    <w:rsid w:val="002D4EA2"/>
    <w:rsid w:val="002D5233"/>
    <w:rsid w:val="002D54AD"/>
    <w:rsid w:val="002D556F"/>
    <w:rsid w:val="002D6945"/>
    <w:rsid w:val="002D7331"/>
    <w:rsid w:val="002D777B"/>
    <w:rsid w:val="002D7A3A"/>
    <w:rsid w:val="002D7BA2"/>
    <w:rsid w:val="002E0084"/>
    <w:rsid w:val="002E05EF"/>
    <w:rsid w:val="002E07E9"/>
    <w:rsid w:val="002E08F4"/>
    <w:rsid w:val="002E0F99"/>
    <w:rsid w:val="002E139B"/>
    <w:rsid w:val="002E13F3"/>
    <w:rsid w:val="002E169D"/>
    <w:rsid w:val="002E1B00"/>
    <w:rsid w:val="002E1C8F"/>
    <w:rsid w:val="002E1CAD"/>
    <w:rsid w:val="002E2980"/>
    <w:rsid w:val="002E329C"/>
    <w:rsid w:val="002E3897"/>
    <w:rsid w:val="002E3A01"/>
    <w:rsid w:val="002E480A"/>
    <w:rsid w:val="002E4A28"/>
    <w:rsid w:val="002E4C5E"/>
    <w:rsid w:val="002E4FE9"/>
    <w:rsid w:val="002E506C"/>
    <w:rsid w:val="002E54C6"/>
    <w:rsid w:val="002E54E9"/>
    <w:rsid w:val="002E5B1F"/>
    <w:rsid w:val="002E5BD2"/>
    <w:rsid w:val="002E5E12"/>
    <w:rsid w:val="002E6D92"/>
    <w:rsid w:val="002E7348"/>
    <w:rsid w:val="002E7569"/>
    <w:rsid w:val="002E76EF"/>
    <w:rsid w:val="002E79C8"/>
    <w:rsid w:val="002E7BDE"/>
    <w:rsid w:val="002E7C44"/>
    <w:rsid w:val="002F01DE"/>
    <w:rsid w:val="002F0BF5"/>
    <w:rsid w:val="002F0C98"/>
    <w:rsid w:val="002F0CB0"/>
    <w:rsid w:val="002F16A5"/>
    <w:rsid w:val="002F189C"/>
    <w:rsid w:val="002F18D0"/>
    <w:rsid w:val="002F1A95"/>
    <w:rsid w:val="002F22BE"/>
    <w:rsid w:val="002F2893"/>
    <w:rsid w:val="002F2916"/>
    <w:rsid w:val="002F2D3C"/>
    <w:rsid w:val="002F2E4E"/>
    <w:rsid w:val="002F328B"/>
    <w:rsid w:val="002F3607"/>
    <w:rsid w:val="002F39FC"/>
    <w:rsid w:val="002F3E15"/>
    <w:rsid w:val="002F45FB"/>
    <w:rsid w:val="002F4AD2"/>
    <w:rsid w:val="002F4B65"/>
    <w:rsid w:val="002F5575"/>
    <w:rsid w:val="002F596F"/>
    <w:rsid w:val="002F5BA1"/>
    <w:rsid w:val="002F5DA6"/>
    <w:rsid w:val="002F691B"/>
    <w:rsid w:val="002F6A6D"/>
    <w:rsid w:val="002F6AD0"/>
    <w:rsid w:val="002F6B3F"/>
    <w:rsid w:val="002F6DB7"/>
    <w:rsid w:val="002F7241"/>
    <w:rsid w:val="002F7ACD"/>
    <w:rsid w:val="002F7EDE"/>
    <w:rsid w:val="00300046"/>
    <w:rsid w:val="00300635"/>
    <w:rsid w:val="003009E8"/>
    <w:rsid w:val="00300D50"/>
    <w:rsid w:val="00301033"/>
    <w:rsid w:val="003011A2"/>
    <w:rsid w:val="00301AC9"/>
    <w:rsid w:val="0030258D"/>
    <w:rsid w:val="003025BA"/>
    <w:rsid w:val="00302C03"/>
    <w:rsid w:val="003037CD"/>
    <w:rsid w:val="0030384C"/>
    <w:rsid w:val="00303A8C"/>
    <w:rsid w:val="00303B20"/>
    <w:rsid w:val="00303DF7"/>
    <w:rsid w:val="00303E8E"/>
    <w:rsid w:val="003044B1"/>
    <w:rsid w:val="003048F0"/>
    <w:rsid w:val="00304A70"/>
    <w:rsid w:val="00304D2E"/>
    <w:rsid w:val="00304DD4"/>
    <w:rsid w:val="00305007"/>
    <w:rsid w:val="00305262"/>
    <w:rsid w:val="00305D37"/>
    <w:rsid w:val="00305E16"/>
    <w:rsid w:val="00306248"/>
    <w:rsid w:val="00306CC6"/>
    <w:rsid w:val="003078A5"/>
    <w:rsid w:val="00307CE6"/>
    <w:rsid w:val="0031003C"/>
    <w:rsid w:val="00310228"/>
    <w:rsid w:val="003109AE"/>
    <w:rsid w:val="00310B79"/>
    <w:rsid w:val="00310F12"/>
    <w:rsid w:val="00311014"/>
    <w:rsid w:val="0031101D"/>
    <w:rsid w:val="0031172F"/>
    <w:rsid w:val="00311C2D"/>
    <w:rsid w:val="00311D79"/>
    <w:rsid w:val="0031205D"/>
    <w:rsid w:val="003126E9"/>
    <w:rsid w:val="003130AC"/>
    <w:rsid w:val="003139CB"/>
    <w:rsid w:val="00313C65"/>
    <w:rsid w:val="00313C82"/>
    <w:rsid w:val="0031520D"/>
    <w:rsid w:val="003153A0"/>
    <w:rsid w:val="003155F9"/>
    <w:rsid w:val="00316C4D"/>
    <w:rsid w:val="003170E3"/>
    <w:rsid w:val="00317201"/>
    <w:rsid w:val="00317C43"/>
    <w:rsid w:val="003200C0"/>
    <w:rsid w:val="00320A62"/>
    <w:rsid w:val="00321939"/>
    <w:rsid w:val="00321A20"/>
    <w:rsid w:val="0032239C"/>
    <w:rsid w:val="00322AD1"/>
    <w:rsid w:val="00322D34"/>
    <w:rsid w:val="00322E32"/>
    <w:rsid w:val="00323555"/>
    <w:rsid w:val="0032373B"/>
    <w:rsid w:val="003240FC"/>
    <w:rsid w:val="00324BAD"/>
    <w:rsid w:val="00324D7B"/>
    <w:rsid w:val="00324E64"/>
    <w:rsid w:val="00325027"/>
    <w:rsid w:val="003254BF"/>
    <w:rsid w:val="003257B7"/>
    <w:rsid w:val="00325D86"/>
    <w:rsid w:val="0032618F"/>
    <w:rsid w:val="003263A4"/>
    <w:rsid w:val="003264A5"/>
    <w:rsid w:val="003270C2"/>
    <w:rsid w:val="00327485"/>
    <w:rsid w:val="003277BB"/>
    <w:rsid w:val="003278C8"/>
    <w:rsid w:val="00327BEF"/>
    <w:rsid w:val="00327F16"/>
    <w:rsid w:val="00330041"/>
    <w:rsid w:val="00330299"/>
    <w:rsid w:val="00330378"/>
    <w:rsid w:val="00330441"/>
    <w:rsid w:val="00330645"/>
    <w:rsid w:val="0033072B"/>
    <w:rsid w:val="0033077A"/>
    <w:rsid w:val="00330976"/>
    <w:rsid w:val="003309C0"/>
    <w:rsid w:val="00330E1A"/>
    <w:rsid w:val="00330EE3"/>
    <w:rsid w:val="00331874"/>
    <w:rsid w:val="00331884"/>
    <w:rsid w:val="00331C34"/>
    <w:rsid w:val="00332144"/>
    <w:rsid w:val="0033272E"/>
    <w:rsid w:val="00333166"/>
    <w:rsid w:val="0033350B"/>
    <w:rsid w:val="00333AD4"/>
    <w:rsid w:val="00333AE6"/>
    <w:rsid w:val="003341A1"/>
    <w:rsid w:val="003345E9"/>
    <w:rsid w:val="00334F0A"/>
    <w:rsid w:val="00334F75"/>
    <w:rsid w:val="0033579C"/>
    <w:rsid w:val="00335DEB"/>
    <w:rsid w:val="00336128"/>
    <w:rsid w:val="0033620E"/>
    <w:rsid w:val="003363D9"/>
    <w:rsid w:val="003364BA"/>
    <w:rsid w:val="0033655C"/>
    <w:rsid w:val="003365EC"/>
    <w:rsid w:val="00337EEE"/>
    <w:rsid w:val="00337F1A"/>
    <w:rsid w:val="00340936"/>
    <w:rsid w:val="0034249F"/>
    <w:rsid w:val="00342EE2"/>
    <w:rsid w:val="00343246"/>
    <w:rsid w:val="003433FC"/>
    <w:rsid w:val="0034398B"/>
    <w:rsid w:val="00343DBD"/>
    <w:rsid w:val="00343E41"/>
    <w:rsid w:val="003440B4"/>
    <w:rsid w:val="0034418E"/>
    <w:rsid w:val="003441B3"/>
    <w:rsid w:val="00344595"/>
    <w:rsid w:val="00344EAE"/>
    <w:rsid w:val="00345217"/>
    <w:rsid w:val="00345A1C"/>
    <w:rsid w:val="00345C5D"/>
    <w:rsid w:val="0034771E"/>
    <w:rsid w:val="00347DBE"/>
    <w:rsid w:val="003503B2"/>
    <w:rsid w:val="003505A4"/>
    <w:rsid w:val="00350686"/>
    <w:rsid w:val="00350836"/>
    <w:rsid w:val="00350ACB"/>
    <w:rsid w:val="00350D6E"/>
    <w:rsid w:val="00350F23"/>
    <w:rsid w:val="003513D6"/>
    <w:rsid w:val="00351CF1"/>
    <w:rsid w:val="00351EDC"/>
    <w:rsid w:val="003527F6"/>
    <w:rsid w:val="0035285E"/>
    <w:rsid w:val="00352B53"/>
    <w:rsid w:val="003538F9"/>
    <w:rsid w:val="0035470A"/>
    <w:rsid w:val="003548A3"/>
    <w:rsid w:val="00354936"/>
    <w:rsid w:val="00354C03"/>
    <w:rsid w:val="00355618"/>
    <w:rsid w:val="00355A03"/>
    <w:rsid w:val="0035607B"/>
    <w:rsid w:val="003569AD"/>
    <w:rsid w:val="00356C84"/>
    <w:rsid w:val="00356E9E"/>
    <w:rsid w:val="003576AA"/>
    <w:rsid w:val="00357DA1"/>
    <w:rsid w:val="00357DF6"/>
    <w:rsid w:val="00357E85"/>
    <w:rsid w:val="00357FA1"/>
    <w:rsid w:val="00360287"/>
    <w:rsid w:val="003603C1"/>
    <w:rsid w:val="00360420"/>
    <w:rsid w:val="00360EBE"/>
    <w:rsid w:val="00360F02"/>
    <w:rsid w:val="0036242D"/>
    <w:rsid w:val="00362923"/>
    <w:rsid w:val="00362B15"/>
    <w:rsid w:val="00362B31"/>
    <w:rsid w:val="00362C11"/>
    <w:rsid w:val="0036367C"/>
    <w:rsid w:val="00363798"/>
    <w:rsid w:val="0036444E"/>
    <w:rsid w:val="0036464A"/>
    <w:rsid w:val="00364D1E"/>
    <w:rsid w:val="0036547F"/>
    <w:rsid w:val="00365868"/>
    <w:rsid w:val="00365C43"/>
    <w:rsid w:val="00365E6F"/>
    <w:rsid w:val="00366E16"/>
    <w:rsid w:val="003679A6"/>
    <w:rsid w:val="00367A45"/>
    <w:rsid w:val="00367C3B"/>
    <w:rsid w:val="00367F3E"/>
    <w:rsid w:val="0037028F"/>
    <w:rsid w:val="003707C0"/>
    <w:rsid w:val="00370BB9"/>
    <w:rsid w:val="00370EB4"/>
    <w:rsid w:val="00371292"/>
    <w:rsid w:val="00371591"/>
    <w:rsid w:val="00372D3A"/>
    <w:rsid w:val="00372E47"/>
    <w:rsid w:val="00372F41"/>
    <w:rsid w:val="00373208"/>
    <w:rsid w:val="00373444"/>
    <w:rsid w:val="00373878"/>
    <w:rsid w:val="00373EEC"/>
    <w:rsid w:val="00373FCA"/>
    <w:rsid w:val="0037467A"/>
    <w:rsid w:val="00375174"/>
    <w:rsid w:val="00375184"/>
    <w:rsid w:val="0037519C"/>
    <w:rsid w:val="00375433"/>
    <w:rsid w:val="003757F2"/>
    <w:rsid w:val="00375D20"/>
    <w:rsid w:val="00376059"/>
    <w:rsid w:val="003800C9"/>
    <w:rsid w:val="003800D9"/>
    <w:rsid w:val="00380511"/>
    <w:rsid w:val="0038113C"/>
    <w:rsid w:val="00381197"/>
    <w:rsid w:val="00381202"/>
    <w:rsid w:val="00381896"/>
    <w:rsid w:val="00381C67"/>
    <w:rsid w:val="00381CCF"/>
    <w:rsid w:val="00382576"/>
    <w:rsid w:val="00382F21"/>
    <w:rsid w:val="003830D7"/>
    <w:rsid w:val="003837D3"/>
    <w:rsid w:val="0038380F"/>
    <w:rsid w:val="00383D25"/>
    <w:rsid w:val="00383D89"/>
    <w:rsid w:val="00383D9B"/>
    <w:rsid w:val="0038486E"/>
    <w:rsid w:val="00384B81"/>
    <w:rsid w:val="00384DF9"/>
    <w:rsid w:val="00385FA3"/>
    <w:rsid w:val="003863C8"/>
    <w:rsid w:val="003870EA"/>
    <w:rsid w:val="00387151"/>
    <w:rsid w:val="00387271"/>
    <w:rsid w:val="003873CE"/>
    <w:rsid w:val="00387703"/>
    <w:rsid w:val="00387A5D"/>
    <w:rsid w:val="00387E70"/>
    <w:rsid w:val="0039170B"/>
    <w:rsid w:val="00391F24"/>
    <w:rsid w:val="00391FE3"/>
    <w:rsid w:val="00392689"/>
    <w:rsid w:val="0039279F"/>
    <w:rsid w:val="003929A4"/>
    <w:rsid w:val="00392B98"/>
    <w:rsid w:val="00393147"/>
    <w:rsid w:val="003944BC"/>
    <w:rsid w:val="00394B04"/>
    <w:rsid w:val="003950C4"/>
    <w:rsid w:val="0039554D"/>
    <w:rsid w:val="0039610B"/>
    <w:rsid w:val="00396426"/>
    <w:rsid w:val="00396C4B"/>
    <w:rsid w:val="0039743C"/>
    <w:rsid w:val="00397867"/>
    <w:rsid w:val="00397E6D"/>
    <w:rsid w:val="00397EB9"/>
    <w:rsid w:val="003A058E"/>
    <w:rsid w:val="003A06A1"/>
    <w:rsid w:val="003A08AF"/>
    <w:rsid w:val="003A0AFC"/>
    <w:rsid w:val="003A10F0"/>
    <w:rsid w:val="003A1D7C"/>
    <w:rsid w:val="003A1DA5"/>
    <w:rsid w:val="003A1F97"/>
    <w:rsid w:val="003A228F"/>
    <w:rsid w:val="003A256D"/>
    <w:rsid w:val="003A26D7"/>
    <w:rsid w:val="003A2818"/>
    <w:rsid w:val="003A2CF3"/>
    <w:rsid w:val="003A4A9C"/>
    <w:rsid w:val="003A5569"/>
    <w:rsid w:val="003A57A3"/>
    <w:rsid w:val="003A57BD"/>
    <w:rsid w:val="003A688E"/>
    <w:rsid w:val="003A6A7C"/>
    <w:rsid w:val="003A6B6B"/>
    <w:rsid w:val="003A6D1C"/>
    <w:rsid w:val="003A7035"/>
    <w:rsid w:val="003A7216"/>
    <w:rsid w:val="003A7250"/>
    <w:rsid w:val="003A73F0"/>
    <w:rsid w:val="003A7802"/>
    <w:rsid w:val="003A7E16"/>
    <w:rsid w:val="003A7F58"/>
    <w:rsid w:val="003B023E"/>
    <w:rsid w:val="003B05C5"/>
    <w:rsid w:val="003B0868"/>
    <w:rsid w:val="003B1051"/>
    <w:rsid w:val="003B10CC"/>
    <w:rsid w:val="003B1F1C"/>
    <w:rsid w:val="003B21D8"/>
    <w:rsid w:val="003B24A0"/>
    <w:rsid w:val="003B29C5"/>
    <w:rsid w:val="003B2F01"/>
    <w:rsid w:val="003B3104"/>
    <w:rsid w:val="003B32E0"/>
    <w:rsid w:val="003B3865"/>
    <w:rsid w:val="003B4AC3"/>
    <w:rsid w:val="003B4CC1"/>
    <w:rsid w:val="003B52A9"/>
    <w:rsid w:val="003B5690"/>
    <w:rsid w:val="003B56C6"/>
    <w:rsid w:val="003B5C1C"/>
    <w:rsid w:val="003B5D3F"/>
    <w:rsid w:val="003B5DAD"/>
    <w:rsid w:val="003B60B8"/>
    <w:rsid w:val="003B765C"/>
    <w:rsid w:val="003B7936"/>
    <w:rsid w:val="003C034E"/>
    <w:rsid w:val="003C0569"/>
    <w:rsid w:val="003C0751"/>
    <w:rsid w:val="003C0E12"/>
    <w:rsid w:val="003C0F48"/>
    <w:rsid w:val="003C0FF8"/>
    <w:rsid w:val="003C1379"/>
    <w:rsid w:val="003C1723"/>
    <w:rsid w:val="003C1EDA"/>
    <w:rsid w:val="003C21B7"/>
    <w:rsid w:val="003C26D1"/>
    <w:rsid w:val="003C275B"/>
    <w:rsid w:val="003C2872"/>
    <w:rsid w:val="003C2A7B"/>
    <w:rsid w:val="003C2E10"/>
    <w:rsid w:val="003C3073"/>
    <w:rsid w:val="003C3B36"/>
    <w:rsid w:val="003C3EAD"/>
    <w:rsid w:val="003C469E"/>
    <w:rsid w:val="003C51EE"/>
    <w:rsid w:val="003C523F"/>
    <w:rsid w:val="003C538D"/>
    <w:rsid w:val="003C65B2"/>
    <w:rsid w:val="003C65E1"/>
    <w:rsid w:val="003C6741"/>
    <w:rsid w:val="003C6C12"/>
    <w:rsid w:val="003C6EBC"/>
    <w:rsid w:val="003C7639"/>
    <w:rsid w:val="003C791C"/>
    <w:rsid w:val="003C7C48"/>
    <w:rsid w:val="003D0655"/>
    <w:rsid w:val="003D0683"/>
    <w:rsid w:val="003D0D1F"/>
    <w:rsid w:val="003D0D5F"/>
    <w:rsid w:val="003D1031"/>
    <w:rsid w:val="003D121C"/>
    <w:rsid w:val="003D12C5"/>
    <w:rsid w:val="003D3042"/>
    <w:rsid w:val="003D30A1"/>
    <w:rsid w:val="003D36CB"/>
    <w:rsid w:val="003D3817"/>
    <w:rsid w:val="003D3B88"/>
    <w:rsid w:val="003D4154"/>
    <w:rsid w:val="003D5DC5"/>
    <w:rsid w:val="003D6076"/>
    <w:rsid w:val="003D6466"/>
    <w:rsid w:val="003D6FDF"/>
    <w:rsid w:val="003D7104"/>
    <w:rsid w:val="003D717E"/>
    <w:rsid w:val="003D7289"/>
    <w:rsid w:val="003D7498"/>
    <w:rsid w:val="003D7EB3"/>
    <w:rsid w:val="003E016B"/>
    <w:rsid w:val="003E1B5B"/>
    <w:rsid w:val="003E1D25"/>
    <w:rsid w:val="003E20AF"/>
    <w:rsid w:val="003E2238"/>
    <w:rsid w:val="003E22EC"/>
    <w:rsid w:val="003E27EC"/>
    <w:rsid w:val="003E29E6"/>
    <w:rsid w:val="003E2AB1"/>
    <w:rsid w:val="003E2FEC"/>
    <w:rsid w:val="003E33D6"/>
    <w:rsid w:val="003E3A0C"/>
    <w:rsid w:val="003E3AD9"/>
    <w:rsid w:val="003E3F11"/>
    <w:rsid w:val="003E41B9"/>
    <w:rsid w:val="003E479F"/>
    <w:rsid w:val="003E4DA5"/>
    <w:rsid w:val="003E6942"/>
    <w:rsid w:val="003E7426"/>
    <w:rsid w:val="003F0544"/>
    <w:rsid w:val="003F1663"/>
    <w:rsid w:val="003F18DD"/>
    <w:rsid w:val="003F2715"/>
    <w:rsid w:val="003F3D4D"/>
    <w:rsid w:val="003F445C"/>
    <w:rsid w:val="003F4859"/>
    <w:rsid w:val="003F4DDE"/>
    <w:rsid w:val="003F4FF9"/>
    <w:rsid w:val="003F5927"/>
    <w:rsid w:val="003F5A82"/>
    <w:rsid w:val="003F6346"/>
    <w:rsid w:val="003F6362"/>
    <w:rsid w:val="003F677B"/>
    <w:rsid w:val="003F69BF"/>
    <w:rsid w:val="003F6A20"/>
    <w:rsid w:val="003F6AB4"/>
    <w:rsid w:val="003F6ACC"/>
    <w:rsid w:val="003F7495"/>
    <w:rsid w:val="003F75C0"/>
    <w:rsid w:val="003F7D38"/>
    <w:rsid w:val="0040051C"/>
    <w:rsid w:val="00400988"/>
    <w:rsid w:val="00400F48"/>
    <w:rsid w:val="0040145E"/>
    <w:rsid w:val="004017BF"/>
    <w:rsid w:val="00401826"/>
    <w:rsid w:val="00401DCC"/>
    <w:rsid w:val="00402607"/>
    <w:rsid w:val="004029C2"/>
    <w:rsid w:val="004033DF"/>
    <w:rsid w:val="004034CE"/>
    <w:rsid w:val="00403606"/>
    <w:rsid w:val="00403F1C"/>
    <w:rsid w:val="004047BA"/>
    <w:rsid w:val="00404D36"/>
    <w:rsid w:val="004050C1"/>
    <w:rsid w:val="00405887"/>
    <w:rsid w:val="004058B3"/>
    <w:rsid w:val="00405D13"/>
    <w:rsid w:val="00405D45"/>
    <w:rsid w:val="0040635D"/>
    <w:rsid w:val="0040661F"/>
    <w:rsid w:val="00406789"/>
    <w:rsid w:val="0040685A"/>
    <w:rsid w:val="004069C7"/>
    <w:rsid w:val="00406E3F"/>
    <w:rsid w:val="00407393"/>
    <w:rsid w:val="0040770B"/>
    <w:rsid w:val="00410911"/>
    <w:rsid w:val="00411A56"/>
    <w:rsid w:val="00411D43"/>
    <w:rsid w:val="004121B0"/>
    <w:rsid w:val="004121C8"/>
    <w:rsid w:val="0041261C"/>
    <w:rsid w:val="004129B8"/>
    <w:rsid w:val="00412D9C"/>
    <w:rsid w:val="0041306A"/>
    <w:rsid w:val="004131C6"/>
    <w:rsid w:val="00413970"/>
    <w:rsid w:val="00413A55"/>
    <w:rsid w:val="0041402F"/>
    <w:rsid w:val="0041456C"/>
    <w:rsid w:val="004145B3"/>
    <w:rsid w:val="004145B4"/>
    <w:rsid w:val="004145DF"/>
    <w:rsid w:val="004150F8"/>
    <w:rsid w:val="004155E3"/>
    <w:rsid w:val="00415770"/>
    <w:rsid w:val="004161E9"/>
    <w:rsid w:val="00416244"/>
    <w:rsid w:val="00416C04"/>
    <w:rsid w:val="00417196"/>
    <w:rsid w:val="00417913"/>
    <w:rsid w:val="004179FD"/>
    <w:rsid w:val="00417E59"/>
    <w:rsid w:val="00420705"/>
    <w:rsid w:val="00421266"/>
    <w:rsid w:val="004214ED"/>
    <w:rsid w:val="0042210D"/>
    <w:rsid w:val="0042261C"/>
    <w:rsid w:val="00422829"/>
    <w:rsid w:val="0042298C"/>
    <w:rsid w:val="00422C78"/>
    <w:rsid w:val="00422CBC"/>
    <w:rsid w:val="00423080"/>
    <w:rsid w:val="004230AC"/>
    <w:rsid w:val="004232F8"/>
    <w:rsid w:val="00423BC6"/>
    <w:rsid w:val="00424034"/>
    <w:rsid w:val="004243E2"/>
    <w:rsid w:val="0042485D"/>
    <w:rsid w:val="0042489C"/>
    <w:rsid w:val="004251F7"/>
    <w:rsid w:val="00425386"/>
    <w:rsid w:val="00425A1E"/>
    <w:rsid w:val="00425CEA"/>
    <w:rsid w:val="0042663F"/>
    <w:rsid w:val="004267C2"/>
    <w:rsid w:val="00426848"/>
    <w:rsid w:val="00426CFD"/>
    <w:rsid w:val="00426FC3"/>
    <w:rsid w:val="00427D01"/>
    <w:rsid w:val="00427EE7"/>
    <w:rsid w:val="00430181"/>
    <w:rsid w:val="004301FD"/>
    <w:rsid w:val="004305C2"/>
    <w:rsid w:val="00430E0A"/>
    <w:rsid w:val="004312BE"/>
    <w:rsid w:val="00432241"/>
    <w:rsid w:val="004323EB"/>
    <w:rsid w:val="00432C2B"/>
    <w:rsid w:val="00432D4C"/>
    <w:rsid w:val="00432E82"/>
    <w:rsid w:val="00433995"/>
    <w:rsid w:val="00433B8A"/>
    <w:rsid w:val="00433E51"/>
    <w:rsid w:val="00433FB0"/>
    <w:rsid w:val="004340AF"/>
    <w:rsid w:val="004340D5"/>
    <w:rsid w:val="00434363"/>
    <w:rsid w:val="0043457D"/>
    <w:rsid w:val="0043594F"/>
    <w:rsid w:val="00435B01"/>
    <w:rsid w:val="00435DDB"/>
    <w:rsid w:val="00435E13"/>
    <w:rsid w:val="00436838"/>
    <w:rsid w:val="00436936"/>
    <w:rsid w:val="0043719C"/>
    <w:rsid w:val="004401F8"/>
    <w:rsid w:val="0044060C"/>
    <w:rsid w:val="00440612"/>
    <w:rsid w:val="004408B0"/>
    <w:rsid w:val="00440DE6"/>
    <w:rsid w:val="00441518"/>
    <w:rsid w:val="004419A7"/>
    <w:rsid w:val="0044391F"/>
    <w:rsid w:val="00443E88"/>
    <w:rsid w:val="004442BA"/>
    <w:rsid w:val="004445BE"/>
    <w:rsid w:val="0044494D"/>
    <w:rsid w:val="00444A5A"/>
    <w:rsid w:val="00444BFF"/>
    <w:rsid w:val="0044547D"/>
    <w:rsid w:val="0044602F"/>
    <w:rsid w:val="004464D8"/>
    <w:rsid w:val="00446EDD"/>
    <w:rsid w:val="00446FC0"/>
    <w:rsid w:val="00447394"/>
    <w:rsid w:val="004475BE"/>
    <w:rsid w:val="0044767B"/>
    <w:rsid w:val="00447836"/>
    <w:rsid w:val="00447F42"/>
    <w:rsid w:val="0045070E"/>
    <w:rsid w:val="0045181D"/>
    <w:rsid w:val="00451DDB"/>
    <w:rsid w:val="00452033"/>
    <w:rsid w:val="00452340"/>
    <w:rsid w:val="00452431"/>
    <w:rsid w:val="004526F5"/>
    <w:rsid w:val="00452738"/>
    <w:rsid w:val="00452BF4"/>
    <w:rsid w:val="0045341E"/>
    <w:rsid w:val="00453832"/>
    <w:rsid w:val="00453ED0"/>
    <w:rsid w:val="00454108"/>
    <w:rsid w:val="004546CF"/>
    <w:rsid w:val="00454E8F"/>
    <w:rsid w:val="004553AA"/>
    <w:rsid w:val="0045588A"/>
    <w:rsid w:val="004558F4"/>
    <w:rsid w:val="00455F33"/>
    <w:rsid w:val="00455F78"/>
    <w:rsid w:val="00456104"/>
    <w:rsid w:val="004569BF"/>
    <w:rsid w:val="00456EF0"/>
    <w:rsid w:val="00457070"/>
    <w:rsid w:val="0045726B"/>
    <w:rsid w:val="004574DC"/>
    <w:rsid w:val="00457A2A"/>
    <w:rsid w:val="0046006F"/>
    <w:rsid w:val="00460250"/>
    <w:rsid w:val="00460CAD"/>
    <w:rsid w:val="00460EE0"/>
    <w:rsid w:val="00460F6D"/>
    <w:rsid w:val="0046107C"/>
    <w:rsid w:val="004622BB"/>
    <w:rsid w:val="00462925"/>
    <w:rsid w:val="004629D4"/>
    <w:rsid w:val="00463A18"/>
    <w:rsid w:val="00463F94"/>
    <w:rsid w:val="0046426C"/>
    <w:rsid w:val="00464934"/>
    <w:rsid w:val="00464F14"/>
    <w:rsid w:val="004657DF"/>
    <w:rsid w:val="00465E48"/>
    <w:rsid w:val="00466BC6"/>
    <w:rsid w:val="00466C25"/>
    <w:rsid w:val="00466F2D"/>
    <w:rsid w:val="00467561"/>
    <w:rsid w:val="0046796D"/>
    <w:rsid w:val="00467DFB"/>
    <w:rsid w:val="00470597"/>
    <w:rsid w:val="0047100A"/>
    <w:rsid w:val="0047133A"/>
    <w:rsid w:val="00471444"/>
    <w:rsid w:val="004715D9"/>
    <w:rsid w:val="0047179A"/>
    <w:rsid w:val="00472CB7"/>
    <w:rsid w:val="00472D03"/>
    <w:rsid w:val="00472DFE"/>
    <w:rsid w:val="0047355B"/>
    <w:rsid w:val="00474583"/>
    <w:rsid w:val="00474EC1"/>
    <w:rsid w:val="00474EEB"/>
    <w:rsid w:val="00475198"/>
    <w:rsid w:val="00475686"/>
    <w:rsid w:val="00475AA5"/>
    <w:rsid w:val="00476358"/>
    <w:rsid w:val="0047635D"/>
    <w:rsid w:val="00476CF5"/>
    <w:rsid w:val="004774F5"/>
    <w:rsid w:val="004803BB"/>
    <w:rsid w:val="00480973"/>
    <w:rsid w:val="0048177F"/>
    <w:rsid w:val="00481899"/>
    <w:rsid w:val="00481A17"/>
    <w:rsid w:val="0048229E"/>
    <w:rsid w:val="00482478"/>
    <w:rsid w:val="00483E76"/>
    <w:rsid w:val="00483E87"/>
    <w:rsid w:val="004841B8"/>
    <w:rsid w:val="004844FB"/>
    <w:rsid w:val="004845A5"/>
    <w:rsid w:val="00485187"/>
    <w:rsid w:val="00485532"/>
    <w:rsid w:val="00485E85"/>
    <w:rsid w:val="00485F3D"/>
    <w:rsid w:val="0048692B"/>
    <w:rsid w:val="0048699D"/>
    <w:rsid w:val="0048761A"/>
    <w:rsid w:val="004908D4"/>
    <w:rsid w:val="00490A7E"/>
    <w:rsid w:val="00490DB4"/>
    <w:rsid w:val="00491DE4"/>
    <w:rsid w:val="004921DF"/>
    <w:rsid w:val="00492238"/>
    <w:rsid w:val="0049250D"/>
    <w:rsid w:val="004925B3"/>
    <w:rsid w:val="00492A79"/>
    <w:rsid w:val="00493773"/>
    <w:rsid w:val="0049452C"/>
    <w:rsid w:val="00494AAA"/>
    <w:rsid w:val="00494C09"/>
    <w:rsid w:val="00494C68"/>
    <w:rsid w:val="00494EA4"/>
    <w:rsid w:val="00494F1E"/>
    <w:rsid w:val="0049548B"/>
    <w:rsid w:val="00495631"/>
    <w:rsid w:val="00495667"/>
    <w:rsid w:val="004959FD"/>
    <w:rsid w:val="00495D87"/>
    <w:rsid w:val="00496080"/>
    <w:rsid w:val="00497464"/>
    <w:rsid w:val="004976F2"/>
    <w:rsid w:val="004A010B"/>
    <w:rsid w:val="004A06A1"/>
    <w:rsid w:val="004A0A7B"/>
    <w:rsid w:val="004A192C"/>
    <w:rsid w:val="004A2621"/>
    <w:rsid w:val="004A41CE"/>
    <w:rsid w:val="004A47B0"/>
    <w:rsid w:val="004A4891"/>
    <w:rsid w:val="004A4E15"/>
    <w:rsid w:val="004A4EF5"/>
    <w:rsid w:val="004A583F"/>
    <w:rsid w:val="004A5D36"/>
    <w:rsid w:val="004A6099"/>
    <w:rsid w:val="004A6450"/>
    <w:rsid w:val="004A66C1"/>
    <w:rsid w:val="004A6D3C"/>
    <w:rsid w:val="004A7244"/>
    <w:rsid w:val="004A75E9"/>
    <w:rsid w:val="004A76C6"/>
    <w:rsid w:val="004A79C5"/>
    <w:rsid w:val="004A7B06"/>
    <w:rsid w:val="004A7D67"/>
    <w:rsid w:val="004B00D3"/>
    <w:rsid w:val="004B0118"/>
    <w:rsid w:val="004B06C4"/>
    <w:rsid w:val="004B0899"/>
    <w:rsid w:val="004B1423"/>
    <w:rsid w:val="004B1919"/>
    <w:rsid w:val="004B2713"/>
    <w:rsid w:val="004B2D62"/>
    <w:rsid w:val="004B35F5"/>
    <w:rsid w:val="004B37F7"/>
    <w:rsid w:val="004B50FA"/>
    <w:rsid w:val="004B51B6"/>
    <w:rsid w:val="004B5D4C"/>
    <w:rsid w:val="004B5E75"/>
    <w:rsid w:val="004B5EFD"/>
    <w:rsid w:val="004B60C0"/>
    <w:rsid w:val="004B619C"/>
    <w:rsid w:val="004B6D2B"/>
    <w:rsid w:val="004B7380"/>
    <w:rsid w:val="004B73D1"/>
    <w:rsid w:val="004B7939"/>
    <w:rsid w:val="004B7BF1"/>
    <w:rsid w:val="004B7D9E"/>
    <w:rsid w:val="004C00F0"/>
    <w:rsid w:val="004C06D3"/>
    <w:rsid w:val="004C08DE"/>
    <w:rsid w:val="004C0999"/>
    <w:rsid w:val="004C0AA5"/>
    <w:rsid w:val="004C0CC1"/>
    <w:rsid w:val="004C1581"/>
    <w:rsid w:val="004C1D85"/>
    <w:rsid w:val="004C1E7D"/>
    <w:rsid w:val="004C1F25"/>
    <w:rsid w:val="004C22F0"/>
    <w:rsid w:val="004C2683"/>
    <w:rsid w:val="004C26C3"/>
    <w:rsid w:val="004C2C32"/>
    <w:rsid w:val="004C3428"/>
    <w:rsid w:val="004C34AA"/>
    <w:rsid w:val="004C3994"/>
    <w:rsid w:val="004C3A98"/>
    <w:rsid w:val="004C3AA7"/>
    <w:rsid w:val="004C3D22"/>
    <w:rsid w:val="004C4813"/>
    <w:rsid w:val="004C5786"/>
    <w:rsid w:val="004C57AC"/>
    <w:rsid w:val="004C5C8F"/>
    <w:rsid w:val="004C5EEF"/>
    <w:rsid w:val="004C6545"/>
    <w:rsid w:val="004C67D9"/>
    <w:rsid w:val="004C720D"/>
    <w:rsid w:val="004C72EC"/>
    <w:rsid w:val="004C7462"/>
    <w:rsid w:val="004C79B4"/>
    <w:rsid w:val="004C7A26"/>
    <w:rsid w:val="004C7DFA"/>
    <w:rsid w:val="004C7F49"/>
    <w:rsid w:val="004D07B1"/>
    <w:rsid w:val="004D0B93"/>
    <w:rsid w:val="004D0CBD"/>
    <w:rsid w:val="004D1151"/>
    <w:rsid w:val="004D1415"/>
    <w:rsid w:val="004D1B15"/>
    <w:rsid w:val="004D2034"/>
    <w:rsid w:val="004D21A3"/>
    <w:rsid w:val="004D229F"/>
    <w:rsid w:val="004D2636"/>
    <w:rsid w:val="004D268E"/>
    <w:rsid w:val="004D29A2"/>
    <w:rsid w:val="004D29D9"/>
    <w:rsid w:val="004D3127"/>
    <w:rsid w:val="004D33B8"/>
    <w:rsid w:val="004D38B1"/>
    <w:rsid w:val="004D485D"/>
    <w:rsid w:val="004D4A48"/>
    <w:rsid w:val="004D4F85"/>
    <w:rsid w:val="004D5371"/>
    <w:rsid w:val="004D5678"/>
    <w:rsid w:val="004D5699"/>
    <w:rsid w:val="004D58B5"/>
    <w:rsid w:val="004D5E62"/>
    <w:rsid w:val="004D64A8"/>
    <w:rsid w:val="004D65D6"/>
    <w:rsid w:val="004D687E"/>
    <w:rsid w:val="004D6FDA"/>
    <w:rsid w:val="004D711E"/>
    <w:rsid w:val="004E015A"/>
    <w:rsid w:val="004E05E2"/>
    <w:rsid w:val="004E0771"/>
    <w:rsid w:val="004E085E"/>
    <w:rsid w:val="004E0948"/>
    <w:rsid w:val="004E0B22"/>
    <w:rsid w:val="004E0C81"/>
    <w:rsid w:val="004E1895"/>
    <w:rsid w:val="004E1A81"/>
    <w:rsid w:val="004E2073"/>
    <w:rsid w:val="004E2170"/>
    <w:rsid w:val="004E2272"/>
    <w:rsid w:val="004E263A"/>
    <w:rsid w:val="004E2799"/>
    <w:rsid w:val="004E2D74"/>
    <w:rsid w:val="004E325F"/>
    <w:rsid w:val="004E32B0"/>
    <w:rsid w:val="004E3366"/>
    <w:rsid w:val="004E3B03"/>
    <w:rsid w:val="004E40E9"/>
    <w:rsid w:val="004E444A"/>
    <w:rsid w:val="004E479A"/>
    <w:rsid w:val="004E5184"/>
    <w:rsid w:val="004E54FD"/>
    <w:rsid w:val="004E57CE"/>
    <w:rsid w:val="004E60E4"/>
    <w:rsid w:val="004E617A"/>
    <w:rsid w:val="004E61E8"/>
    <w:rsid w:val="004E636E"/>
    <w:rsid w:val="004E651D"/>
    <w:rsid w:val="004E7192"/>
    <w:rsid w:val="004E725E"/>
    <w:rsid w:val="004E7956"/>
    <w:rsid w:val="004F0858"/>
    <w:rsid w:val="004F0DFB"/>
    <w:rsid w:val="004F1047"/>
    <w:rsid w:val="004F207D"/>
    <w:rsid w:val="004F21E7"/>
    <w:rsid w:val="004F26FA"/>
    <w:rsid w:val="004F2DDC"/>
    <w:rsid w:val="004F2F0F"/>
    <w:rsid w:val="004F3069"/>
    <w:rsid w:val="004F310C"/>
    <w:rsid w:val="004F3292"/>
    <w:rsid w:val="004F396C"/>
    <w:rsid w:val="004F39CC"/>
    <w:rsid w:val="004F3A70"/>
    <w:rsid w:val="004F3A77"/>
    <w:rsid w:val="004F3D16"/>
    <w:rsid w:val="004F4584"/>
    <w:rsid w:val="004F4641"/>
    <w:rsid w:val="004F4818"/>
    <w:rsid w:val="004F4825"/>
    <w:rsid w:val="004F4A21"/>
    <w:rsid w:val="004F4A68"/>
    <w:rsid w:val="004F4B2B"/>
    <w:rsid w:val="004F502A"/>
    <w:rsid w:val="004F538A"/>
    <w:rsid w:val="004F5807"/>
    <w:rsid w:val="004F594A"/>
    <w:rsid w:val="004F5DC7"/>
    <w:rsid w:val="004F6D72"/>
    <w:rsid w:val="004F6D8E"/>
    <w:rsid w:val="004F6DD1"/>
    <w:rsid w:val="004F6E51"/>
    <w:rsid w:val="004F7635"/>
    <w:rsid w:val="004F7871"/>
    <w:rsid w:val="004F7CDE"/>
    <w:rsid w:val="004F7D2A"/>
    <w:rsid w:val="004F7DF5"/>
    <w:rsid w:val="005000EA"/>
    <w:rsid w:val="005001E3"/>
    <w:rsid w:val="00500686"/>
    <w:rsid w:val="00500BBD"/>
    <w:rsid w:val="005011E8"/>
    <w:rsid w:val="00501721"/>
    <w:rsid w:val="00501C01"/>
    <w:rsid w:val="0050205D"/>
    <w:rsid w:val="00502607"/>
    <w:rsid w:val="0050294A"/>
    <w:rsid w:val="005029A2"/>
    <w:rsid w:val="0050309F"/>
    <w:rsid w:val="00503300"/>
    <w:rsid w:val="0050412C"/>
    <w:rsid w:val="0050496D"/>
    <w:rsid w:val="00504D71"/>
    <w:rsid w:val="005056D9"/>
    <w:rsid w:val="00505EBC"/>
    <w:rsid w:val="00505FA3"/>
    <w:rsid w:val="005068CE"/>
    <w:rsid w:val="00506F87"/>
    <w:rsid w:val="00506FCE"/>
    <w:rsid w:val="00507161"/>
    <w:rsid w:val="0050722E"/>
    <w:rsid w:val="00507394"/>
    <w:rsid w:val="00507CAB"/>
    <w:rsid w:val="005100AA"/>
    <w:rsid w:val="00510BB8"/>
    <w:rsid w:val="00510FEF"/>
    <w:rsid w:val="005113B9"/>
    <w:rsid w:val="005115FC"/>
    <w:rsid w:val="00511989"/>
    <w:rsid w:val="00511B6A"/>
    <w:rsid w:val="00511ECE"/>
    <w:rsid w:val="005124E8"/>
    <w:rsid w:val="0051263D"/>
    <w:rsid w:val="00512CCC"/>
    <w:rsid w:val="00512CD5"/>
    <w:rsid w:val="00512E1D"/>
    <w:rsid w:val="00513E64"/>
    <w:rsid w:val="00514363"/>
    <w:rsid w:val="00515126"/>
    <w:rsid w:val="005151ED"/>
    <w:rsid w:val="0051569E"/>
    <w:rsid w:val="0051648A"/>
    <w:rsid w:val="00516556"/>
    <w:rsid w:val="005169E8"/>
    <w:rsid w:val="0051729E"/>
    <w:rsid w:val="00520055"/>
    <w:rsid w:val="00520570"/>
    <w:rsid w:val="00520696"/>
    <w:rsid w:val="00520F38"/>
    <w:rsid w:val="00521348"/>
    <w:rsid w:val="00521582"/>
    <w:rsid w:val="00521E57"/>
    <w:rsid w:val="00521F8A"/>
    <w:rsid w:val="005220AA"/>
    <w:rsid w:val="005222D5"/>
    <w:rsid w:val="005224DE"/>
    <w:rsid w:val="00522DE2"/>
    <w:rsid w:val="0052320C"/>
    <w:rsid w:val="00523718"/>
    <w:rsid w:val="00523939"/>
    <w:rsid w:val="00524813"/>
    <w:rsid w:val="00524922"/>
    <w:rsid w:val="00524BD9"/>
    <w:rsid w:val="00524D1D"/>
    <w:rsid w:val="00525BC8"/>
    <w:rsid w:val="00525D2E"/>
    <w:rsid w:val="00525D66"/>
    <w:rsid w:val="00525E6F"/>
    <w:rsid w:val="005260C1"/>
    <w:rsid w:val="0052664D"/>
    <w:rsid w:val="00526710"/>
    <w:rsid w:val="00526FD6"/>
    <w:rsid w:val="005271EC"/>
    <w:rsid w:val="00527328"/>
    <w:rsid w:val="00527DE1"/>
    <w:rsid w:val="00527E99"/>
    <w:rsid w:val="0053105E"/>
    <w:rsid w:val="00531163"/>
    <w:rsid w:val="0053139C"/>
    <w:rsid w:val="00531CF4"/>
    <w:rsid w:val="00531E3F"/>
    <w:rsid w:val="00532533"/>
    <w:rsid w:val="00532580"/>
    <w:rsid w:val="005332BB"/>
    <w:rsid w:val="0053376A"/>
    <w:rsid w:val="005339B4"/>
    <w:rsid w:val="00533C66"/>
    <w:rsid w:val="005342CE"/>
    <w:rsid w:val="005347CC"/>
    <w:rsid w:val="00535CB1"/>
    <w:rsid w:val="00535CF5"/>
    <w:rsid w:val="00535DF9"/>
    <w:rsid w:val="00535F32"/>
    <w:rsid w:val="00536E4B"/>
    <w:rsid w:val="0053705B"/>
    <w:rsid w:val="00537100"/>
    <w:rsid w:val="00537629"/>
    <w:rsid w:val="00537739"/>
    <w:rsid w:val="00537917"/>
    <w:rsid w:val="00537959"/>
    <w:rsid w:val="00537D13"/>
    <w:rsid w:val="00537D2A"/>
    <w:rsid w:val="00537E25"/>
    <w:rsid w:val="00541754"/>
    <w:rsid w:val="00541AD7"/>
    <w:rsid w:val="00541E85"/>
    <w:rsid w:val="005424CE"/>
    <w:rsid w:val="005436AA"/>
    <w:rsid w:val="005440F7"/>
    <w:rsid w:val="00545174"/>
    <w:rsid w:val="005452D3"/>
    <w:rsid w:val="00545511"/>
    <w:rsid w:val="00545C7B"/>
    <w:rsid w:val="0054616F"/>
    <w:rsid w:val="00546184"/>
    <w:rsid w:val="00546CF0"/>
    <w:rsid w:val="0054724E"/>
    <w:rsid w:val="005473B8"/>
    <w:rsid w:val="005473F5"/>
    <w:rsid w:val="00547999"/>
    <w:rsid w:val="005504A3"/>
    <w:rsid w:val="00550E78"/>
    <w:rsid w:val="00550EDF"/>
    <w:rsid w:val="0055130E"/>
    <w:rsid w:val="0055165C"/>
    <w:rsid w:val="00552A21"/>
    <w:rsid w:val="00552E0E"/>
    <w:rsid w:val="005530D8"/>
    <w:rsid w:val="005538E9"/>
    <w:rsid w:val="00553A46"/>
    <w:rsid w:val="00553A67"/>
    <w:rsid w:val="00553C0D"/>
    <w:rsid w:val="0055400F"/>
    <w:rsid w:val="0055427D"/>
    <w:rsid w:val="005550B6"/>
    <w:rsid w:val="0055523F"/>
    <w:rsid w:val="005552C3"/>
    <w:rsid w:val="005559B9"/>
    <w:rsid w:val="00555CEF"/>
    <w:rsid w:val="00555FEA"/>
    <w:rsid w:val="00556209"/>
    <w:rsid w:val="0055659B"/>
    <w:rsid w:val="00556A5D"/>
    <w:rsid w:val="0055753C"/>
    <w:rsid w:val="00557542"/>
    <w:rsid w:val="0056007D"/>
    <w:rsid w:val="00560195"/>
    <w:rsid w:val="005602D5"/>
    <w:rsid w:val="005602DA"/>
    <w:rsid w:val="0056043C"/>
    <w:rsid w:val="00560523"/>
    <w:rsid w:val="005607C1"/>
    <w:rsid w:val="00561EB3"/>
    <w:rsid w:val="00562463"/>
    <w:rsid w:val="005628F6"/>
    <w:rsid w:val="00562B80"/>
    <w:rsid w:val="00563F9D"/>
    <w:rsid w:val="005646FB"/>
    <w:rsid w:val="00565641"/>
    <w:rsid w:val="005662B5"/>
    <w:rsid w:val="00566C4D"/>
    <w:rsid w:val="005675AD"/>
    <w:rsid w:val="00567973"/>
    <w:rsid w:val="00567CF4"/>
    <w:rsid w:val="00567DD4"/>
    <w:rsid w:val="005700A2"/>
    <w:rsid w:val="0057026C"/>
    <w:rsid w:val="00570D78"/>
    <w:rsid w:val="005713F9"/>
    <w:rsid w:val="005714C8"/>
    <w:rsid w:val="00571C75"/>
    <w:rsid w:val="00572AB9"/>
    <w:rsid w:val="00572F5B"/>
    <w:rsid w:val="00572FAB"/>
    <w:rsid w:val="00572FC9"/>
    <w:rsid w:val="0057319A"/>
    <w:rsid w:val="005732C1"/>
    <w:rsid w:val="00573369"/>
    <w:rsid w:val="00573E7A"/>
    <w:rsid w:val="00573F7C"/>
    <w:rsid w:val="00574099"/>
    <w:rsid w:val="005743E7"/>
    <w:rsid w:val="0057592E"/>
    <w:rsid w:val="00575B77"/>
    <w:rsid w:val="00576180"/>
    <w:rsid w:val="00577219"/>
    <w:rsid w:val="00577250"/>
    <w:rsid w:val="00577C30"/>
    <w:rsid w:val="00577C90"/>
    <w:rsid w:val="00580397"/>
    <w:rsid w:val="005803BC"/>
    <w:rsid w:val="005804DE"/>
    <w:rsid w:val="005809B4"/>
    <w:rsid w:val="00580AC4"/>
    <w:rsid w:val="00580C23"/>
    <w:rsid w:val="00580CDB"/>
    <w:rsid w:val="0058162A"/>
    <w:rsid w:val="005824A7"/>
    <w:rsid w:val="005827A1"/>
    <w:rsid w:val="00582E20"/>
    <w:rsid w:val="0058300D"/>
    <w:rsid w:val="00584132"/>
    <w:rsid w:val="00584310"/>
    <w:rsid w:val="005844A9"/>
    <w:rsid w:val="005852C0"/>
    <w:rsid w:val="005864F0"/>
    <w:rsid w:val="0058656F"/>
    <w:rsid w:val="00586814"/>
    <w:rsid w:val="00586828"/>
    <w:rsid w:val="005870C1"/>
    <w:rsid w:val="005875A7"/>
    <w:rsid w:val="005904D6"/>
    <w:rsid w:val="005906F9"/>
    <w:rsid w:val="00590DCF"/>
    <w:rsid w:val="00591323"/>
    <w:rsid w:val="00591EF4"/>
    <w:rsid w:val="0059202F"/>
    <w:rsid w:val="00592042"/>
    <w:rsid w:val="00592917"/>
    <w:rsid w:val="0059316E"/>
    <w:rsid w:val="00593888"/>
    <w:rsid w:val="00593DCE"/>
    <w:rsid w:val="00594278"/>
    <w:rsid w:val="00594783"/>
    <w:rsid w:val="00594787"/>
    <w:rsid w:val="00594927"/>
    <w:rsid w:val="005950B8"/>
    <w:rsid w:val="00595AB0"/>
    <w:rsid w:val="00595F5F"/>
    <w:rsid w:val="00595FED"/>
    <w:rsid w:val="005964C3"/>
    <w:rsid w:val="00596658"/>
    <w:rsid w:val="0059682E"/>
    <w:rsid w:val="00596BE4"/>
    <w:rsid w:val="00597092"/>
    <w:rsid w:val="00597A3D"/>
    <w:rsid w:val="005A015A"/>
    <w:rsid w:val="005A0A5D"/>
    <w:rsid w:val="005A17E3"/>
    <w:rsid w:val="005A1BBA"/>
    <w:rsid w:val="005A2219"/>
    <w:rsid w:val="005A2397"/>
    <w:rsid w:val="005A29C2"/>
    <w:rsid w:val="005A33AB"/>
    <w:rsid w:val="005A38E9"/>
    <w:rsid w:val="005A40FD"/>
    <w:rsid w:val="005A4106"/>
    <w:rsid w:val="005A50A3"/>
    <w:rsid w:val="005A5965"/>
    <w:rsid w:val="005A5B40"/>
    <w:rsid w:val="005A6270"/>
    <w:rsid w:val="005A64D4"/>
    <w:rsid w:val="005A64FA"/>
    <w:rsid w:val="005A6F14"/>
    <w:rsid w:val="005A72BE"/>
    <w:rsid w:val="005A7968"/>
    <w:rsid w:val="005A7D55"/>
    <w:rsid w:val="005B017C"/>
    <w:rsid w:val="005B1286"/>
    <w:rsid w:val="005B12AB"/>
    <w:rsid w:val="005B13D0"/>
    <w:rsid w:val="005B143E"/>
    <w:rsid w:val="005B1488"/>
    <w:rsid w:val="005B1D1E"/>
    <w:rsid w:val="005B26A8"/>
    <w:rsid w:val="005B2B05"/>
    <w:rsid w:val="005B2C78"/>
    <w:rsid w:val="005B321B"/>
    <w:rsid w:val="005B45D0"/>
    <w:rsid w:val="005B663A"/>
    <w:rsid w:val="005B6D32"/>
    <w:rsid w:val="005B6E4D"/>
    <w:rsid w:val="005B7186"/>
    <w:rsid w:val="005B7527"/>
    <w:rsid w:val="005B7AC0"/>
    <w:rsid w:val="005B7B82"/>
    <w:rsid w:val="005B7CC4"/>
    <w:rsid w:val="005B7D67"/>
    <w:rsid w:val="005C02FE"/>
    <w:rsid w:val="005C07D9"/>
    <w:rsid w:val="005C12B1"/>
    <w:rsid w:val="005C1E62"/>
    <w:rsid w:val="005C1F63"/>
    <w:rsid w:val="005C2945"/>
    <w:rsid w:val="005C2E4F"/>
    <w:rsid w:val="005C2E54"/>
    <w:rsid w:val="005C3972"/>
    <w:rsid w:val="005C4955"/>
    <w:rsid w:val="005C5DA8"/>
    <w:rsid w:val="005C64B7"/>
    <w:rsid w:val="005C6CB9"/>
    <w:rsid w:val="005C6E0B"/>
    <w:rsid w:val="005C75A2"/>
    <w:rsid w:val="005C7675"/>
    <w:rsid w:val="005C7965"/>
    <w:rsid w:val="005C7C32"/>
    <w:rsid w:val="005C7FAB"/>
    <w:rsid w:val="005D0026"/>
    <w:rsid w:val="005D0223"/>
    <w:rsid w:val="005D0D11"/>
    <w:rsid w:val="005D0DDA"/>
    <w:rsid w:val="005D1118"/>
    <w:rsid w:val="005D116A"/>
    <w:rsid w:val="005D1915"/>
    <w:rsid w:val="005D1E35"/>
    <w:rsid w:val="005D26C0"/>
    <w:rsid w:val="005D2C70"/>
    <w:rsid w:val="005D32D7"/>
    <w:rsid w:val="005D34EB"/>
    <w:rsid w:val="005D398D"/>
    <w:rsid w:val="005D3994"/>
    <w:rsid w:val="005D4449"/>
    <w:rsid w:val="005D44FB"/>
    <w:rsid w:val="005D4BFC"/>
    <w:rsid w:val="005D671C"/>
    <w:rsid w:val="005D6828"/>
    <w:rsid w:val="005D691F"/>
    <w:rsid w:val="005D69E4"/>
    <w:rsid w:val="005D6F80"/>
    <w:rsid w:val="005D7557"/>
    <w:rsid w:val="005D7A63"/>
    <w:rsid w:val="005D7EF0"/>
    <w:rsid w:val="005E0F4C"/>
    <w:rsid w:val="005E111D"/>
    <w:rsid w:val="005E132A"/>
    <w:rsid w:val="005E15D2"/>
    <w:rsid w:val="005E1D39"/>
    <w:rsid w:val="005E1ED9"/>
    <w:rsid w:val="005E2860"/>
    <w:rsid w:val="005E29FD"/>
    <w:rsid w:val="005E3330"/>
    <w:rsid w:val="005E33E1"/>
    <w:rsid w:val="005E348C"/>
    <w:rsid w:val="005E36AF"/>
    <w:rsid w:val="005E38E3"/>
    <w:rsid w:val="005E39DF"/>
    <w:rsid w:val="005E3D05"/>
    <w:rsid w:val="005E3E11"/>
    <w:rsid w:val="005E4065"/>
    <w:rsid w:val="005E43AC"/>
    <w:rsid w:val="005E4706"/>
    <w:rsid w:val="005E475A"/>
    <w:rsid w:val="005E476D"/>
    <w:rsid w:val="005E4C0A"/>
    <w:rsid w:val="005E4FB7"/>
    <w:rsid w:val="005E5534"/>
    <w:rsid w:val="005E55AD"/>
    <w:rsid w:val="005E57E8"/>
    <w:rsid w:val="005E5E91"/>
    <w:rsid w:val="005E67EE"/>
    <w:rsid w:val="005E70DD"/>
    <w:rsid w:val="005E75E5"/>
    <w:rsid w:val="005E7ED4"/>
    <w:rsid w:val="005F006A"/>
    <w:rsid w:val="005F037F"/>
    <w:rsid w:val="005F0696"/>
    <w:rsid w:val="005F0B56"/>
    <w:rsid w:val="005F0C76"/>
    <w:rsid w:val="005F0D40"/>
    <w:rsid w:val="005F2BB3"/>
    <w:rsid w:val="005F37BA"/>
    <w:rsid w:val="005F4057"/>
    <w:rsid w:val="005F4327"/>
    <w:rsid w:val="005F4922"/>
    <w:rsid w:val="005F4B8B"/>
    <w:rsid w:val="005F58D3"/>
    <w:rsid w:val="005F64B0"/>
    <w:rsid w:val="005F6588"/>
    <w:rsid w:val="006005E0"/>
    <w:rsid w:val="00600A03"/>
    <w:rsid w:val="00600B1D"/>
    <w:rsid w:val="00600BE3"/>
    <w:rsid w:val="00600C43"/>
    <w:rsid w:val="00600E1E"/>
    <w:rsid w:val="00600E55"/>
    <w:rsid w:val="006012E6"/>
    <w:rsid w:val="0060150C"/>
    <w:rsid w:val="0060218C"/>
    <w:rsid w:val="006026F1"/>
    <w:rsid w:val="00603028"/>
    <w:rsid w:val="00603869"/>
    <w:rsid w:val="00604393"/>
    <w:rsid w:val="00604956"/>
    <w:rsid w:val="00604D0E"/>
    <w:rsid w:val="00604D2F"/>
    <w:rsid w:val="006059BB"/>
    <w:rsid w:val="00605A66"/>
    <w:rsid w:val="00605C14"/>
    <w:rsid w:val="00605CD5"/>
    <w:rsid w:val="0060677F"/>
    <w:rsid w:val="006067A4"/>
    <w:rsid w:val="00606E76"/>
    <w:rsid w:val="006101A9"/>
    <w:rsid w:val="00610E0E"/>
    <w:rsid w:val="0061125F"/>
    <w:rsid w:val="00611A19"/>
    <w:rsid w:val="00611AF1"/>
    <w:rsid w:val="00611B0D"/>
    <w:rsid w:val="00612173"/>
    <w:rsid w:val="006122A7"/>
    <w:rsid w:val="00612414"/>
    <w:rsid w:val="00612950"/>
    <w:rsid w:val="00612B4A"/>
    <w:rsid w:val="00612CDA"/>
    <w:rsid w:val="00613208"/>
    <w:rsid w:val="00613AC6"/>
    <w:rsid w:val="00613B9A"/>
    <w:rsid w:val="00613E45"/>
    <w:rsid w:val="00613F6D"/>
    <w:rsid w:val="00613FBB"/>
    <w:rsid w:val="00613FD2"/>
    <w:rsid w:val="00614651"/>
    <w:rsid w:val="00614B63"/>
    <w:rsid w:val="00614C61"/>
    <w:rsid w:val="00614F2E"/>
    <w:rsid w:val="00615078"/>
    <w:rsid w:val="0061546D"/>
    <w:rsid w:val="0061587A"/>
    <w:rsid w:val="006158AA"/>
    <w:rsid w:val="00616282"/>
    <w:rsid w:val="00616853"/>
    <w:rsid w:val="00617183"/>
    <w:rsid w:val="0061744A"/>
    <w:rsid w:val="00617E62"/>
    <w:rsid w:val="00620043"/>
    <w:rsid w:val="006203BD"/>
    <w:rsid w:val="006205F0"/>
    <w:rsid w:val="00620B2C"/>
    <w:rsid w:val="00621005"/>
    <w:rsid w:val="00621A67"/>
    <w:rsid w:val="00621B24"/>
    <w:rsid w:val="00622426"/>
    <w:rsid w:val="006229AF"/>
    <w:rsid w:val="00623125"/>
    <w:rsid w:val="006234D0"/>
    <w:rsid w:val="00623630"/>
    <w:rsid w:val="006246BC"/>
    <w:rsid w:val="0062540C"/>
    <w:rsid w:val="006259B1"/>
    <w:rsid w:val="00625FE7"/>
    <w:rsid w:val="00626A72"/>
    <w:rsid w:val="00626CC3"/>
    <w:rsid w:val="0062739B"/>
    <w:rsid w:val="00627769"/>
    <w:rsid w:val="00627B3A"/>
    <w:rsid w:val="00627F00"/>
    <w:rsid w:val="00630282"/>
    <w:rsid w:val="00630731"/>
    <w:rsid w:val="006307C7"/>
    <w:rsid w:val="006308F1"/>
    <w:rsid w:val="00630A7F"/>
    <w:rsid w:val="00631296"/>
    <w:rsid w:val="0063199C"/>
    <w:rsid w:val="00631FFA"/>
    <w:rsid w:val="00632114"/>
    <w:rsid w:val="006324C4"/>
    <w:rsid w:val="006325BC"/>
    <w:rsid w:val="00632BC5"/>
    <w:rsid w:val="00633961"/>
    <w:rsid w:val="00633BD4"/>
    <w:rsid w:val="00633D20"/>
    <w:rsid w:val="0063418E"/>
    <w:rsid w:val="00634358"/>
    <w:rsid w:val="0063448B"/>
    <w:rsid w:val="00634608"/>
    <w:rsid w:val="00634788"/>
    <w:rsid w:val="00634962"/>
    <w:rsid w:val="00634CB6"/>
    <w:rsid w:val="0063519F"/>
    <w:rsid w:val="0063565C"/>
    <w:rsid w:val="0063627C"/>
    <w:rsid w:val="006362B6"/>
    <w:rsid w:val="006363E0"/>
    <w:rsid w:val="0063729D"/>
    <w:rsid w:val="00637BA5"/>
    <w:rsid w:val="006405CA"/>
    <w:rsid w:val="00640A6B"/>
    <w:rsid w:val="00640E32"/>
    <w:rsid w:val="006410D5"/>
    <w:rsid w:val="006411D6"/>
    <w:rsid w:val="0064168F"/>
    <w:rsid w:val="00642627"/>
    <w:rsid w:val="006428EF"/>
    <w:rsid w:val="00642AE4"/>
    <w:rsid w:val="0064318A"/>
    <w:rsid w:val="00643859"/>
    <w:rsid w:val="00644834"/>
    <w:rsid w:val="006449AB"/>
    <w:rsid w:val="0064559D"/>
    <w:rsid w:val="00645B0E"/>
    <w:rsid w:val="00646217"/>
    <w:rsid w:val="006468E9"/>
    <w:rsid w:val="0064717D"/>
    <w:rsid w:val="0064726D"/>
    <w:rsid w:val="006473AB"/>
    <w:rsid w:val="006479F7"/>
    <w:rsid w:val="00647D8E"/>
    <w:rsid w:val="00650096"/>
    <w:rsid w:val="00650CEA"/>
    <w:rsid w:val="006512A4"/>
    <w:rsid w:val="0065204E"/>
    <w:rsid w:val="00652441"/>
    <w:rsid w:val="00652A96"/>
    <w:rsid w:val="006538DE"/>
    <w:rsid w:val="00653DAB"/>
    <w:rsid w:val="006542FD"/>
    <w:rsid w:val="006554C1"/>
    <w:rsid w:val="006558C5"/>
    <w:rsid w:val="006558CE"/>
    <w:rsid w:val="00656A50"/>
    <w:rsid w:val="00656A8B"/>
    <w:rsid w:val="00656E1E"/>
    <w:rsid w:val="00656F0F"/>
    <w:rsid w:val="00657041"/>
    <w:rsid w:val="006572B9"/>
    <w:rsid w:val="00657411"/>
    <w:rsid w:val="00657CA7"/>
    <w:rsid w:val="006606E3"/>
    <w:rsid w:val="00660DDA"/>
    <w:rsid w:val="00660F80"/>
    <w:rsid w:val="00660FCC"/>
    <w:rsid w:val="006629C7"/>
    <w:rsid w:val="00662ACF"/>
    <w:rsid w:val="00662CDC"/>
    <w:rsid w:val="00662E60"/>
    <w:rsid w:val="006633FA"/>
    <w:rsid w:val="006637EA"/>
    <w:rsid w:val="00663E6B"/>
    <w:rsid w:val="00663FCD"/>
    <w:rsid w:val="0066478B"/>
    <w:rsid w:val="00664ADA"/>
    <w:rsid w:val="00664FEC"/>
    <w:rsid w:val="00665294"/>
    <w:rsid w:val="006654A8"/>
    <w:rsid w:val="0066568B"/>
    <w:rsid w:val="00665E3E"/>
    <w:rsid w:val="006663F8"/>
    <w:rsid w:val="00666465"/>
    <w:rsid w:val="00666A55"/>
    <w:rsid w:val="00666A79"/>
    <w:rsid w:val="006673B7"/>
    <w:rsid w:val="006677CB"/>
    <w:rsid w:val="006677D6"/>
    <w:rsid w:val="00667E61"/>
    <w:rsid w:val="00667FDD"/>
    <w:rsid w:val="0067043F"/>
    <w:rsid w:val="00670557"/>
    <w:rsid w:val="00671862"/>
    <w:rsid w:val="00671C6B"/>
    <w:rsid w:val="00671D19"/>
    <w:rsid w:val="00672139"/>
    <w:rsid w:val="00673114"/>
    <w:rsid w:val="006740C0"/>
    <w:rsid w:val="00674B19"/>
    <w:rsid w:val="00674C7E"/>
    <w:rsid w:val="00674E09"/>
    <w:rsid w:val="00675230"/>
    <w:rsid w:val="00675291"/>
    <w:rsid w:val="00675581"/>
    <w:rsid w:val="006757D8"/>
    <w:rsid w:val="00675E7F"/>
    <w:rsid w:val="0067622A"/>
    <w:rsid w:val="00676B3C"/>
    <w:rsid w:val="00676DFE"/>
    <w:rsid w:val="006770E1"/>
    <w:rsid w:val="00677A29"/>
    <w:rsid w:val="00677A79"/>
    <w:rsid w:val="006807B8"/>
    <w:rsid w:val="00681A97"/>
    <w:rsid w:val="006822B1"/>
    <w:rsid w:val="00682431"/>
    <w:rsid w:val="00682481"/>
    <w:rsid w:val="00682F58"/>
    <w:rsid w:val="00683A01"/>
    <w:rsid w:val="006842BA"/>
    <w:rsid w:val="0068477E"/>
    <w:rsid w:val="00684B8C"/>
    <w:rsid w:val="00684C73"/>
    <w:rsid w:val="0068514D"/>
    <w:rsid w:val="00685165"/>
    <w:rsid w:val="00685247"/>
    <w:rsid w:val="0068569C"/>
    <w:rsid w:val="00685A68"/>
    <w:rsid w:val="00685B39"/>
    <w:rsid w:val="00685E06"/>
    <w:rsid w:val="00686D2F"/>
    <w:rsid w:val="006875BF"/>
    <w:rsid w:val="00687659"/>
    <w:rsid w:val="00687BB9"/>
    <w:rsid w:val="00687CB0"/>
    <w:rsid w:val="00687F11"/>
    <w:rsid w:val="0069006B"/>
    <w:rsid w:val="006902F6"/>
    <w:rsid w:val="0069066F"/>
    <w:rsid w:val="00690685"/>
    <w:rsid w:val="006909CF"/>
    <w:rsid w:val="00691070"/>
    <w:rsid w:val="00691C0A"/>
    <w:rsid w:val="00691F5D"/>
    <w:rsid w:val="0069237C"/>
    <w:rsid w:val="006925C0"/>
    <w:rsid w:val="006927D3"/>
    <w:rsid w:val="006929C2"/>
    <w:rsid w:val="006935B5"/>
    <w:rsid w:val="00693AB5"/>
    <w:rsid w:val="00693EF2"/>
    <w:rsid w:val="00694053"/>
    <w:rsid w:val="00694111"/>
    <w:rsid w:val="00694554"/>
    <w:rsid w:val="00694C49"/>
    <w:rsid w:val="00694D3B"/>
    <w:rsid w:val="0069519D"/>
    <w:rsid w:val="00695541"/>
    <w:rsid w:val="006960AD"/>
    <w:rsid w:val="00696622"/>
    <w:rsid w:val="006979F0"/>
    <w:rsid w:val="006A0068"/>
    <w:rsid w:val="006A03BB"/>
    <w:rsid w:val="006A0469"/>
    <w:rsid w:val="006A0F58"/>
    <w:rsid w:val="006A21FF"/>
    <w:rsid w:val="006A2E42"/>
    <w:rsid w:val="006A302C"/>
    <w:rsid w:val="006A32CD"/>
    <w:rsid w:val="006A332D"/>
    <w:rsid w:val="006A3D40"/>
    <w:rsid w:val="006A4339"/>
    <w:rsid w:val="006A4F32"/>
    <w:rsid w:val="006A5138"/>
    <w:rsid w:val="006A55FB"/>
    <w:rsid w:val="006A5734"/>
    <w:rsid w:val="006A5BA2"/>
    <w:rsid w:val="006A5C0B"/>
    <w:rsid w:val="006A5DBF"/>
    <w:rsid w:val="006A6170"/>
    <w:rsid w:val="006A6212"/>
    <w:rsid w:val="006A699B"/>
    <w:rsid w:val="006A72D1"/>
    <w:rsid w:val="006A7417"/>
    <w:rsid w:val="006A7CEB"/>
    <w:rsid w:val="006B02BF"/>
    <w:rsid w:val="006B0464"/>
    <w:rsid w:val="006B04A7"/>
    <w:rsid w:val="006B0809"/>
    <w:rsid w:val="006B1DED"/>
    <w:rsid w:val="006B1E32"/>
    <w:rsid w:val="006B2B2E"/>
    <w:rsid w:val="006B365C"/>
    <w:rsid w:val="006B37D4"/>
    <w:rsid w:val="006B428A"/>
    <w:rsid w:val="006B4740"/>
    <w:rsid w:val="006B48FD"/>
    <w:rsid w:val="006B4F51"/>
    <w:rsid w:val="006B504C"/>
    <w:rsid w:val="006B5403"/>
    <w:rsid w:val="006B56FA"/>
    <w:rsid w:val="006B5B47"/>
    <w:rsid w:val="006B5C59"/>
    <w:rsid w:val="006B669A"/>
    <w:rsid w:val="006B68A6"/>
    <w:rsid w:val="006B69A5"/>
    <w:rsid w:val="006B6CA2"/>
    <w:rsid w:val="006B6EEA"/>
    <w:rsid w:val="006B730B"/>
    <w:rsid w:val="006B7ED4"/>
    <w:rsid w:val="006C00A7"/>
    <w:rsid w:val="006C03B9"/>
    <w:rsid w:val="006C0543"/>
    <w:rsid w:val="006C083D"/>
    <w:rsid w:val="006C0AC3"/>
    <w:rsid w:val="006C0F8A"/>
    <w:rsid w:val="006C141F"/>
    <w:rsid w:val="006C1835"/>
    <w:rsid w:val="006C1915"/>
    <w:rsid w:val="006C19DD"/>
    <w:rsid w:val="006C1AE2"/>
    <w:rsid w:val="006C1DDA"/>
    <w:rsid w:val="006C2319"/>
    <w:rsid w:val="006C29D7"/>
    <w:rsid w:val="006C2B32"/>
    <w:rsid w:val="006C2B52"/>
    <w:rsid w:val="006C3051"/>
    <w:rsid w:val="006C32EA"/>
    <w:rsid w:val="006C3F08"/>
    <w:rsid w:val="006C4475"/>
    <w:rsid w:val="006C481D"/>
    <w:rsid w:val="006C5BEB"/>
    <w:rsid w:val="006C5DBE"/>
    <w:rsid w:val="006C5DD2"/>
    <w:rsid w:val="006C74F4"/>
    <w:rsid w:val="006C774B"/>
    <w:rsid w:val="006C7AF1"/>
    <w:rsid w:val="006C7C31"/>
    <w:rsid w:val="006D0798"/>
    <w:rsid w:val="006D094D"/>
    <w:rsid w:val="006D0BDD"/>
    <w:rsid w:val="006D0EAF"/>
    <w:rsid w:val="006D1732"/>
    <w:rsid w:val="006D1FF3"/>
    <w:rsid w:val="006D20CE"/>
    <w:rsid w:val="006D264C"/>
    <w:rsid w:val="006D2A9A"/>
    <w:rsid w:val="006D2B1C"/>
    <w:rsid w:val="006D2D93"/>
    <w:rsid w:val="006D2E3F"/>
    <w:rsid w:val="006D2FB2"/>
    <w:rsid w:val="006D3FEC"/>
    <w:rsid w:val="006D4159"/>
    <w:rsid w:val="006D44F0"/>
    <w:rsid w:val="006D46DF"/>
    <w:rsid w:val="006D5017"/>
    <w:rsid w:val="006D57FD"/>
    <w:rsid w:val="006D599F"/>
    <w:rsid w:val="006D61B1"/>
    <w:rsid w:val="006D6C2A"/>
    <w:rsid w:val="006D6D26"/>
    <w:rsid w:val="006D6E6F"/>
    <w:rsid w:val="006D6FA7"/>
    <w:rsid w:val="006D73D6"/>
    <w:rsid w:val="006D74A3"/>
    <w:rsid w:val="006D7D8A"/>
    <w:rsid w:val="006D7E5D"/>
    <w:rsid w:val="006D7EA2"/>
    <w:rsid w:val="006E0538"/>
    <w:rsid w:val="006E0B45"/>
    <w:rsid w:val="006E184A"/>
    <w:rsid w:val="006E1AB1"/>
    <w:rsid w:val="006E1F1E"/>
    <w:rsid w:val="006E21B2"/>
    <w:rsid w:val="006E2CAC"/>
    <w:rsid w:val="006E3459"/>
    <w:rsid w:val="006E3559"/>
    <w:rsid w:val="006E3A82"/>
    <w:rsid w:val="006E3B83"/>
    <w:rsid w:val="006E4EEE"/>
    <w:rsid w:val="006E4F95"/>
    <w:rsid w:val="006E5275"/>
    <w:rsid w:val="006E5750"/>
    <w:rsid w:val="006E5938"/>
    <w:rsid w:val="006E5E30"/>
    <w:rsid w:val="006E62FA"/>
    <w:rsid w:val="006E6434"/>
    <w:rsid w:val="006E6442"/>
    <w:rsid w:val="006E6BA5"/>
    <w:rsid w:val="006E6C6D"/>
    <w:rsid w:val="006E6D0B"/>
    <w:rsid w:val="006E74A6"/>
    <w:rsid w:val="006E74BA"/>
    <w:rsid w:val="006E7DA7"/>
    <w:rsid w:val="006E7FF0"/>
    <w:rsid w:val="006F0832"/>
    <w:rsid w:val="006F0DAA"/>
    <w:rsid w:val="006F0FE2"/>
    <w:rsid w:val="006F14CC"/>
    <w:rsid w:val="006F151F"/>
    <w:rsid w:val="006F16B0"/>
    <w:rsid w:val="006F1E07"/>
    <w:rsid w:val="006F1EE2"/>
    <w:rsid w:val="006F2244"/>
    <w:rsid w:val="006F27C0"/>
    <w:rsid w:val="006F38AF"/>
    <w:rsid w:val="006F3F42"/>
    <w:rsid w:val="006F4268"/>
    <w:rsid w:val="006F47E9"/>
    <w:rsid w:val="006F4923"/>
    <w:rsid w:val="006F4B45"/>
    <w:rsid w:val="006F4EE1"/>
    <w:rsid w:val="006F54F8"/>
    <w:rsid w:val="006F5684"/>
    <w:rsid w:val="006F56FD"/>
    <w:rsid w:val="006F5DF3"/>
    <w:rsid w:val="006F6095"/>
    <w:rsid w:val="006F63A0"/>
    <w:rsid w:val="006F6B18"/>
    <w:rsid w:val="006F6E3D"/>
    <w:rsid w:val="006F706F"/>
    <w:rsid w:val="006F7C3C"/>
    <w:rsid w:val="007006BE"/>
    <w:rsid w:val="00700931"/>
    <w:rsid w:val="00700FFC"/>
    <w:rsid w:val="007011AF"/>
    <w:rsid w:val="007011F2"/>
    <w:rsid w:val="0070163F"/>
    <w:rsid w:val="007022DB"/>
    <w:rsid w:val="00702417"/>
    <w:rsid w:val="0070266F"/>
    <w:rsid w:val="00702739"/>
    <w:rsid w:val="0070279F"/>
    <w:rsid w:val="00703013"/>
    <w:rsid w:val="00703A23"/>
    <w:rsid w:val="00703B35"/>
    <w:rsid w:val="00705D05"/>
    <w:rsid w:val="00706E26"/>
    <w:rsid w:val="007074AF"/>
    <w:rsid w:val="00707E5A"/>
    <w:rsid w:val="00707E5E"/>
    <w:rsid w:val="00710582"/>
    <w:rsid w:val="00710A13"/>
    <w:rsid w:val="007118F5"/>
    <w:rsid w:val="00711993"/>
    <w:rsid w:val="00711A4C"/>
    <w:rsid w:val="00711D63"/>
    <w:rsid w:val="00711ED0"/>
    <w:rsid w:val="00711F7F"/>
    <w:rsid w:val="0071232D"/>
    <w:rsid w:val="0071238F"/>
    <w:rsid w:val="0071260D"/>
    <w:rsid w:val="007128FC"/>
    <w:rsid w:val="00712C75"/>
    <w:rsid w:val="00712CEB"/>
    <w:rsid w:val="00712E1B"/>
    <w:rsid w:val="00713447"/>
    <w:rsid w:val="00713855"/>
    <w:rsid w:val="007139F5"/>
    <w:rsid w:val="00713FA5"/>
    <w:rsid w:val="00714568"/>
    <w:rsid w:val="00714BE3"/>
    <w:rsid w:val="00714DBA"/>
    <w:rsid w:val="007153F4"/>
    <w:rsid w:val="00715B0F"/>
    <w:rsid w:val="00715CDB"/>
    <w:rsid w:val="00716329"/>
    <w:rsid w:val="00716A5E"/>
    <w:rsid w:val="00716DFF"/>
    <w:rsid w:val="00716E11"/>
    <w:rsid w:val="007170A7"/>
    <w:rsid w:val="00717103"/>
    <w:rsid w:val="00717418"/>
    <w:rsid w:val="007204CC"/>
    <w:rsid w:val="00720FE1"/>
    <w:rsid w:val="007211ED"/>
    <w:rsid w:val="00721DD5"/>
    <w:rsid w:val="00721E40"/>
    <w:rsid w:val="00721E89"/>
    <w:rsid w:val="00721F2E"/>
    <w:rsid w:val="00721F98"/>
    <w:rsid w:val="0072213C"/>
    <w:rsid w:val="00722997"/>
    <w:rsid w:val="00722C3C"/>
    <w:rsid w:val="0072351D"/>
    <w:rsid w:val="007238F5"/>
    <w:rsid w:val="00723A44"/>
    <w:rsid w:val="00724616"/>
    <w:rsid w:val="00724C37"/>
    <w:rsid w:val="0072527A"/>
    <w:rsid w:val="007252D9"/>
    <w:rsid w:val="00725565"/>
    <w:rsid w:val="007255BE"/>
    <w:rsid w:val="00725C76"/>
    <w:rsid w:val="00725CDC"/>
    <w:rsid w:val="007268D8"/>
    <w:rsid w:val="0072694D"/>
    <w:rsid w:val="00726B9A"/>
    <w:rsid w:val="007275E0"/>
    <w:rsid w:val="00727826"/>
    <w:rsid w:val="00727D42"/>
    <w:rsid w:val="00730206"/>
    <w:rsid w:val="0073057E"/>
    <w:rsid w:val="00730678"/>
    <w:rsid w:val="00730DD2"/>
    <w:rsid w:val="007317BA"/>
    <w:rsid w:val="00731ABC"/>
    <w:rsid w:val="00731C3F"/>
    <w:rsid w:val="00731C88"/>
    <w:rsid w:val="00731CFB"/>
    <w:rsid w:val="00731F2F"/>
    <w:rsid w:val="007321FD"/>
    <w:rsid w:val="007326C4"/>
    <w:rsid w:val="00732864"/>
    <w:rsid w:val="00732AB9"/>
    <w:rsid w:val="00732CFD"/>
    <w:rsid w:val="00733378"/>
    <w:rsid w:val="00733AE8"/>
    <w:rsid w:val="00734234"/>
    <w:rsid w:val="007344BD"/>
    <w:rsid w:val="0073463D"/>
    <w:rsid w:val="00734A71"/>
    <w:rsid w:val="00735086"/>
    <w:rsid w:val="0073520E"/>
    <w:rsid w:val="007355BD"/>
    <w:rsid w:val="00735D54"/>
    <w:rsid w:val="00736A51"/>
    <w:rsid w:val="00736A7D"/>
    <w:rsid w:val="00737001"/>
    <w:rsid w:val="00737082"/>
    <w:rsid w:val="0073727D"/>
    <w:rsid w:val="00737344"/>
    <w:rsid w:val="007373DD"/>
    <w:rsid w:val="007376F0"/>
    <w:rsid w:val="007377BE"/>
    <w:rsid w:val="00740907"/>
    <w:rsid w:val="007409FB"/>
    <w:rsid w:val="00740BE9"/>
    <w:rsid w:val="00741024"/>
    <w:rsid w:val="00741815"/>
    <w:rsid w:val="00741B04"/>
    <w:rsid w:val="00741CE6"/>
    <w:rsid w:val="007423A8"/>
    <w:rsid w:val="00742D92"/>
    <w:rsid w:val="0074305A"/>
    <w:rsid w:val="00743F41"/>
    <w:rsid w:val="0074407D"/>
    <w:rsid w:val="00744919"/>
    <w:rsid w:val="00744BA8"/>
    <w:rsid w:val="00744D78"/>
    <w:rsid w:val="00744DFD"/>
    <w:rsid w:val="00745B87"/>
    <w:rsid w:val="00746D1C"/>
    <w:rsid w:val="007500D7"/>
    <w:rsid w:val="007502CF"/>
    <w:rsid w:val="0075037C"/>
    <w:rsid w:val="0075051C"/>
    <w:rsid w:val="00750A7A"/>
    <w:rsid w:val="00750E97"/>
    <w:rsid w:val="00750E9B"/>
    <w:rsid w:val="0075181F"/>
    <w:rsid w:val="00751F67"/>
    <w:rsid w:val="00751F82"/>
    <w:rsid w:val="00752395"/>
    <w:rsid w:val="00752A30"/>
    <w:rsid w:val="00752C5C"/>
    <w:rsid w:val="007532FD"/>
    <w:rsid w:val="00753607"/>
    <w:rsid w:val="007539B7"/>
    <w:rsid w:val="00753AE5"/>
    <w:rsid w:val="00753B3A"/>
    <w:rsid w:val="00754109"/>
    <w:rsid w:val="00754CB4"/>
    <w:rsid w:val="0075587B"/>
    <w:rsid w:val="00755D06"/>
    <w:rsid w:val="00756666"/>
    <w:rsid w:val="00757122"/>
    <w:rsid w:val="00757A32"/>
    <w:rsid w:val="00757E2D"/>
    <w:rsid w:val="007613EA"/>
    <w:rsid w:val="00761697"/>
    <w:rsid w:val="0076195C"/>
    <w:rsid w:val="00762927"/>
    <w:rsid w:val="007635AD"/>
    <w:rsid w:val="007635EE"/>
    <w:rsid w:val="00763720"/>
    <w:rsid w:val="00763A60"/>
    <w:rsid w:val="00763EFB"/>
    <w:rsid w:val="007640D5"/>
    <w:rsid w:val="007642B5"/>
    <w:rsid w:val="00765044"/>
    <w:rsid w:val="007652BF"/>
    <w:rsid w:val="0076552E"/>
    <w:rsid w:val="007658BC"/>
    <w:rsid w:val="00765BD0"/>
    <w:rsid w:val="00765EB7"/>
    <w:rsid w:val="007660D1"/>
    <w:rsid w:val="007665A8"/>
    <w:rsid w:val="00766B26"/>
    <w:rsid w:val="00766E59"/>
    <w:rsid w:val="00766F02"/>
    <w:rsid w:val="0076746F"/>
    <w:rsid w:val="007674B8"/>
    <w:rsid w:val="00770322"/>
    <w:rsid w:val="0077056E"/>
    <w:rsid w:val="00770AAA"/>
    <w:rsid w:val="00770D0F"/>
    <w:rsid w:val="00771482"/>
    <w:rsid w:val="00771DA9"/>
    <w:rsid w:val="00772250"/>
    <w:rsid w:val="007728A1"/>
    <w:rsid w:val="007729F0"/>
    <w:rsid w:val="00772B0E"/>
    <w:rsid w:val="00772B73"/>
    <w:rsid w:val="00772ED2"/>
    <w:rsid w:val="007730D9"/>
    <w:rsid w:val="00773A1F"/>
    <w:rsid w:val="00773FC2"/>
    <w:rsid w:val="00774A81"/>
    <w:rsid w:val="007750FD"/>
    <w:rsid w:val="00775B46"/>
    <w:rsid w:val="007766BC"/>
    <w:rsid w:val="00777724"/>
    <w:rsid w:val="00777A4F"/>
    <w:rsid w:val="00777DB3"/>
    <w:rsid w:val="00780104"/>
    <w:rsid w:val="007803A6"/>
    <w:rsid w:val="0078043E"/>
    <w:rsid w:val="007815A7"/>
    <w:rsid w:val="00781A51"/>
    <w:rsid w:val="00781E4A"/>
    <w:rsid w:val="00781E91"/>
    <w:rsid w:val="00781F1D"/>
    <w:rsid w:val="0078236E"/>
    <w:rsid w:val="007828F3"/>
    <w:rsid w:val="00782A10"/>
    <w:rsid w:val="00783F8B"/>
    <w:rsid w:val="00785085"/>
    <w:rsid w:val="00785503"/>
    <w:rsid w:val="0078591E"/>
    <w:rsid w:val="00785BB2"/>
    <w:rsid w:val="00786BDD"/>
    <w:rsid w:val="00786C43"/>
    <w:rsid w:val="007871F6"/>
    <w:rsid w:val="0078789C"/>
    <w:rsid w:val="007878F6"/>
    <w:rsid w:val="00787C0C"/>
    <w:rsid w:val="007905B5"/>
    <w:rsid w:val="00790823"/>
    <w:rsid w:val="0079084F"/>
    <w:rsid w:val="0079142B"/>
    <w:rsid w:val="0079165C"/>
    <w:rsid w:val="00792311"/>
    <w:rsid w:val="00793369"/>
    <w:rsid w:val="00794294"/>
    <w:rsid w:val="00794342"/>
    <w:rsid w:val="00794466"/>
    <w:rsid w:val="00794A28"/>
    <w:rsid w:val="00794D2C"/>
    <w:rsid w:val="00794EEB"/>
    <w:rsid w:val="00794F88"/>
    <w:rsid w:val="007952A2"/>
    <w:rsid w:val="007956BD"/>
    <w:rsid w:val="00795F10"/>
    <w:rsid w:val="00796214"/>
    <w:rsid w:val="00796F65"/>
    <w:rsid w:val="0079772E"/>
    <w:rsid w:val="0079783E"/>
    <w:rsid w:val="007A02FD"/>
    <w:rsid w:val="007A044E"/>
    <w:rsid w:val="007A0761"/>
    <w:rsid w:val="007A164E"/>
    <w:rsid w:val="007A1881"/>
    <w:rsid w:val="007A1915"/>
    <w:rsid w:val="007A1C42"/>
    <w:rsid w:val="007A204A"/>
    <w:rsid w:val="007A24E4"/>
    <w:rsid w:val="007A2A10"/>
    <w:rsid w:val="007A2B55"/>
    <w:rsid w:val="007A2D3D"/>
    <w:rsid w:val="007A35F7"/>
    <w:rsid w:val="007A3A8E"/>
    <w:rsid w:val="007A40A3"/>
    <w:rsid w:val="007A40FA"/>
    <w:rsid w:val="007A4C9D"/>
    <w:rsid w:val="007A4EBB"/>
    <w:rsid w:val="007A51B7"/>
    <w:rsid w:val="007A5242"/>
    <w:rsid w:val="007A53D3"/>
    <w:rsid w:val="007A562D"/>
    <w:rsid w:val="007A565A"/>
    <w:rsid w:val="007A5FBE"/>
    <w:rsid w:val="007A6CBB"/>
    <w:rsid w:val="007A6D9E"/>
    <w:rsid w:val="007A71FC"/>
    <w:rsid w:val="007A77B2"/>
    <w:rsid w:val="007A7B33"/>
    <w:rsid w:val="007A7C80"/>
    <w:rsid w:val="007B0B12"/>
    <w:rsid w:val="007B0DEB"/>
    <w:rsid w:val="007B15CB"/>
    <w:rsid w:val="007B16DB"/>
    <w:rsid w:val="007B178C"/>
    <w:rsid w:val="007B1827"/>
    <w:rsid w:val="007B1F23"/>
    <w:rsid w:val="007B2386"/>
    <w:rsid w:val="007B2718"/>
    <w:rsid w:val="007B29B7"/>
    <w:rsid w:val="007B3476"/>
    <w:rsid w:val="007B35F5"/>
    <w:rsid w:val="007B37F3"/>
    <w:rsid w:val="007B39D9"/>
    <w:rsid w:val="007B4510"/>
    <w:rsid w:val="007B457B"/>
    <w:rsid w:val="007B570C"/>
    <w:rsid w:val="007B662B"/>
    <w:rsid w:val="007B6823"/>
    <w:rsid w:val="007B717B"/>
    <w:rsid w:val="007B74E6"/>
    <w:rsid w:val="007B76B5"/>
    <w:rsid w:val="007C0295"/>
    <w:rsid w:val="007C0898"/>
    <w:rsid w:val="007C0E3E"/>
    <w:rsid w:val="007C108B"/>
    <w:rsid w:val="007C1493"/>
    <w:rsid w:val="007C1745"/>
    <w:rsid w:val="007C27E9"/>
    <w:rsid w:val="007C2ABC"/>
    <w:rsid w:val="007C2B45"/>
    <w:rsid w:val="007C2FA2"/>
    <w:rsid w:val="007C3510"/>
    <w:rsid w:val="007C3CE8"/>
    <w:rsid w:val="007C47E5"/>
    <w:rsid w:val="007C4DC0"/>
    <w:rsid w:val="007C61F3"/>
    <w:rsid w:val="007C648D"/>
    <w:rsid w:val="007C6627"/>
    <w:rsid w:val="007C67E8"/>
    <w:rsid w:val="007C68C6"/>
    <w:rsid w:val="007C6D4D"/>
    <w:rsid w:val="007C7CD3"/>
    <w:rsid w:val="007C7CDE"/>
    <w:rsid w:val="007D0722"/>
    <w:rsid w:val="007D090F"/>
    <w:rsid w:val="007D0B3C"/>
    <w:rsid w:val="007D0F90"/>
    <w:rsid w:val="007D150A"/>
    <w:rsid w:val="007D16EC"/>
    <w:rsid w:val="007D1E44"/>
    <w:rsid w:val="007D2018"/>
    <w:rsid w:val="007D27BA"/>
    <w:rsid w:val="007D29DC"/>
    <w:rsid w:val="007D2E70"/>
    <w:rsid w:val="007D3EAF"/>
    <w:rsid w:val="007D3F8B"/>
    <w:rsid w:val="007D4099"/>
    <w:rsid w:val="007D4177"/>
    <w:rsid w:val="007D41EB"/>
    <w:rsid w:val="007D4227"/>
    <w:rsid w:val="007D49BA"/>
    <w:rsid w:val="007D4E69"/>
    <w:rsid w:val="007D5029"/>
    <w:rsid w:val="007D558E"/>
    <w:rsid w:val="007D5593"/>
    <w:rsid w:val="007D5D95"/>
    <w:rsid w:val="007D61A0"/>
    <w:rsid w:val="007D61FE"/>
    <w:rsid w:val="007D64A2"/>
    <w:rsid w:val="007D656F"/>
    <w:rsid w:val="007D6991"/>
    <w:rsid w:val="007D76B3"/>
    <w:rsid w:val="007D7D74"/>
    <w:rsid w:val="007D7D81"/>
    <w:rsid w:val="007E0217"/>
    <w:rsid w:val="007E0799"/>
    <w:rsid w:val="007E07AD"/>
    <w:rsid w:val="007E0B2E"/>
    <w:rsid w:val="007E104A"/>
    <w:rsid w:val="007E1531"/>
    <w:rsid w:val="007E18FA"/>
    <w:rsid w:val="007E1BA2"/>
    <w:rsid w:val="007E1D88"/>
    <w:rsid w:val="007E1DB5"/>
    <w:rsid w:val="007E1F30"/>
    <w:rsid w:val="007E21AF"/>
    <w:rsid w:val="007E242A"/>
    <w:rsid w:val="007E2ED8"/>
    <w:rsid w:val="007E36E1"/>
    <w:rsid w:val="007E419D"/>
    <w:rsid w:val="007E4204"/>
    <w:rsid w:val="007E4978"/>
    <w:rsid w:val="007E4AEE"/>
    <w:rsid w:val="007E5238"/>
    <w:rsid w:val="007E534A"/>
    <w:rsid w:val="007E5701"/>
    <w:rsid w:val="007E5959"/>
    <w:rsid w:val="007E597B"/>
    <w:rsid w:val="007E5F44"/>
    <w:rsid w:val="007E6733"/>
    <w:rsid w:val="007E6834"/>
    <w:rsid w:val="007E6A36"/>
    <w:rsid w:val="007E6CA5"/>
    <w:rsid w:val="007E6DAE"/>
    <w:rsid w:val="007E702B"/>
    <w:rsid w:val="007E7204"/>
    <w:rsid w:val="007E729C"/>
    <w:rsid w:val="007E739C"/>
    <w:rsid w:val="007E73E7"/>
    <w:rsid w:val="007E7728"/>
    <w:rsid w:val="007E795B"/>
    <w:rsid w:val="007F0D87"/>
    <w:rsid w:val="007F1917"/>
    <w:rsid w:val="007F1B02"/>
    <w:rsid w:val="007F1FDD"/>
    <w:rsid w:val="007F22E4"/>
    <w:rsid w:val="007F25A3"/>
    <w:rsid w:val="007F29D3"/>
    <w:rsid w:val="007F324E"/>
    <w:rsid w:val="007F3776"/>
    <w:rsid w:val="007F3D89"/>
    <w:rsid w:val="007F3FD0"/>
    <w:rsid w:val="007F4419"/>
    <w:rsid w:val="007F45F1"/>
    <w:rsid w:val="007F4691"/>
    <w:rsid w:val="007F4D8B"/>
    <w:rsid w:val="007F4E0D"/>
    <w:rsid w:val="007F512E"/>
    <w:rsid w:val="007F519E"/>
    <w:rsid w:val="007F5718"/>
    <w:rsid w:val="007F5828"/>
    <w:rsid w:val="007F5973"/>
    <w:rsid w:val="007F613F"/>
    <w:rsid w:val="007F65F7"/>
    <w:rsid w:val="007F67C4"/>
    <w:rsid w:val="007F683B"/>
    <w:rsid w:val="007F6E21"/>
    <w:rsid w:val="007F731D"/>
    <w:rsid w:val="007F7369"/>
    <w:rsid w:val="007F76D0"/>
    <w:rsid w:val="007F79C1"/>
    <w:rsid w:val="00800064"/>
    <w:rsid w:val="008003FE"/>
    <w:rsid w:val="008008B6"/>
    <w:rsid w:val="008009FA"/>
    <w:rsid w:val="00800CD4"/>
    <w:rsid w:val="00800D2E"/>
    <w:rsid w:val="00800F5A"/>
    <w:rsid w:val="00801657"/>
    <w:rsid w:val="00801E99"/>
    <w:rsid w:val="00802077"/>
    <w:rsid w:val="00802832"/>
    <w:rsid w:val="0080323E"/>
    <w:rsid w:val="008039C8"/>
    <w:rsid w:val="00803CC9"/>
    <w:rsid w:val="00805854"/>
    <w:rsid w:val="00805A2A"/>
    <w:rsid w:val="00805B47"/>
    <w:rsid w:val="00805DA5"/>
    <w:rsid w:val="00805E5A"/>
    <w:rsid w:val="0080619B"/>
    <w:rsid w:val="00806328"/>
    <w:rsid w:val="00806C2B"/>
    <w:rsid w:val="008072A0"/>
    <w:rsid w:val="00807533"/>
    <w:rsid w:val="00807CE3"/>
    <w:rsid w:val="00807D42"/>
    <w:rsid w:val="008103B2"/>
    <w:rsid w:val="008104AA"/>
    <w:rsid w:val="00810CCA"/>
    <w:rsid w:val="00810DE0"/>
    <w:rsid w:val="00811506"/>
    <w:rsid w:val="008116E7"/>
    <w:rsid w:val="00811AA6"/>
    <w:rsid w:val="008120BA"/>
    <w:rsid w:val="00812C78"/>
    <w:rsid w:val="00812E82"/>
    <w:rsid w:val="0081300A"/>
    <w:rsid w:val="00813164"/>
    <w:rsid w:val="00813691"/>
    <w:rsid w:val="00813B01"/>
    <w:rsid w:val="00813F3C"/>
    <w:rsid w:val="008141C8"/>
    <w:rsid w:val="00814464"/>
    <w:rsid w:val="008147BF"/>
    <w:rsid w:val="008148C4"/>
    <w:rsid w:val="00814D8A"/>
    <w:rsid w:val="0081592B"/>
    <w:rsid w:val="00816567"/>
    <w:rsid w:val="00816744"/>
    <w:rsid w:val="00816A80"/>
    <w:rsid w:val="00817538"/>
    <w:rsid w:val="00817815"/>
    <w:rsid w:val="00817E1F"/>
    <w:rsid w:val="008200F0"/>
    <w:rsid w:val="00820179"/>
    <w:rsid w:val="008204DB"/>
    <w:rsid w:val="008205CE"/>
    <w:rsid w:val="0082096F"/>
    <w:rsid w:val="00820AD6"/>
    <w:rsid w:val="00820DA1"/>
    <w:rsid w:val="00821190"/>
    <w:rsid w:val="0082236C"/>
    <w:rsid w:val="008225A1"/>
    <w:rsid w:val="00822D45"/>
    <w:rsid w:val="008232C6"/>
    <w:rsid w:val="00823808"/>
    <w:rsid w:val="00823C59"/>
    <w:rsid w:val="00823D50"/>
    <w:rsid w:val="008240BE"/>
    <w:rsid w:val="0082417F"/>
    <w:rsid w:val="00824205"/>
    <w:rsid w:val="008243DB"/>
    <w:rsid w:val="0082450F"/>
    <w:rsid w:val="008246CD"/>
    <w:rsid w:val="008246E9"/>
    <w:rsid w:val="00824B29"/>
    <w:rsid w:val="0082503F"/>
    <w:rsid w:val="00825220"/>
    <w:rsid w:val="00826199"/>
    <w:rsid w:val="0082620B"/>
    <w:rsid w:val="0082632A"/>
    <w:rsid w:val="00826372"/>
    <w:rsid w:val="008273D3"/>
    <w:rsid w:val="0082779F"/>
    <w:rsid w:val="00827DC1"/>
    <w:rsid w:val="00827F10"/>
    <w:rsid w:val="008301D5"/>
    <w:rsid w:val="00830427"/>
    <w:rsid w:val="008306D2"/>
    <w:rsid w:val="008306F3"/>
    <w:rsid w:val="008308EC"/>
    <w:rsid w:val="00830936"/>
    <w:rsid w:val="00830D5F"/>
    <w:rsid w:val="00830FA3"/>
    <w:rsid w:val="00831395"/>
    <w:rsid w:val="008313F1"/>
    <w:rsid w:val="00831405"/>
    <w:rsid w:val="00831A80"/>
    <w:rsid w:val="0083237A"/>
    <w:rsid w:val="00832642"/>
    <w:rsid w:val="00832D2F"/>
    <w:rsid w:val="00833534"/>
    <w:rsid w:val="00833823"/>
    <w:rsid w:val="0083386B"/>
    <w:rsid w:val="008339AC"/>
    <w:rsid w:val="00833A36"/>
    <w:rsid w:val="00833A66"/>
    <w:rsid w:val="008344CC"/>
    <w:rsid w:val="0083514B"/>
    <w:rsid w:val="00835271"/>
    <w:rsid w:val="00835B25"/>
    <w:rsid w:val="00835D41"/>
    <w:rsid w:val="00835D45"/>
    <w:rsid w:val="00836657"/>
    <w:rsid w:val="00836AC6"/>
    <w:rsid w:val="00836C62"/>
    <w:rsid w:val="00836E4F"/>
    <w:rsid w:val="00836EDF"/>
    <w:rsid w:val="00837310"/>
    <w:rsid w:val="00840654"/>
    <w:rsid w:val="00840A53"/>
    <w:rsid w:val="00840AC6"/>
    <w:rsid w:val="00840CFA"/>
    <w:rsid w:val="008413C6"/>
    <w:rsid w:val="0084149C"/>
    <w:rsid w:val="00841BF7"/>
    <w:rsid w:val="00841E1D"/>
    <w:rsid w:val="00842A22"/>
    <w:rsid w:val="00843408"/>
    <w:rsid w:val="00843ECF"/>
    <w:rsid w:val="008442A9"/>
    <w:rsid w:val="0084449D"/>
    <w:rsid w:val="008444DA"/>
    <w:rsid w:val="0084483A"/>
    <w:rsid w:val="00844D65"/>
    <w:rsid w:val="00844F36"/>
    <w:rsid w:val="0084508C"/>
    <w:rsid w:val="0084541B"/>
    <w:rsid w:val="00845B80"/>
    <w:rsid w:val="0084659D"/>
    <w:rsid w:val="00846B68"/>
    <w:rsid w:val="00846CC6"/>
    <w:rsid w:val="00846E31"/>
    <w:rsid w:val="008474B2"/>
    <w:rsid w:val="008501E3"/>
    <w:rsid w:val="00850458"/>
    <w:rsid w:val="008522F8"/>
    <w:rsid w:val="008527DB"/>
    <w:rsid w:val="00852CFC"/>
    <w:rsid w:val="00853323"/>
    <w:rsid w:val="0085426C"/>
    <w:rsid w:val="008542A1"/>
    <w:rsid w:val="0085468C"/>
    <w:rsid w:val="00854E0A"/>
    <w:rsid w:val="00854E89"/>
    <w:rsid w:val="008550CE"/>
    <w:rsid w:val="00855725"/>
    <w:rsid w:val="00855AAB"/>
    <w:rsid w:val="008560B3"/>
    <w:rsid w:val="00856569"/>
    <w:rsid w:val="00857302"/>
    <w:rsid w:val="0085742F"/>
    <w:rsid w:val="00857480"/>
    <w:rsid w:val="00857977"/>
    <w:rsid w:val="008579C8"/>
    <w:rsid w:val="00857F8E"/>
    <w:rsid w:val="00860DFA"/>
    <w:rsid w:val="008613D5"/>
    <w:rsid w:val="008619B1"/>
    <w:rsid w:val="00861AA8"/>
    <w:rsid w:val="00861ABB"/>
    <w:rsid w:val="00862042"/>
    <w:rsid w:val="0086214C"/>
    <w:rsid w:val="008624C3"/>
    <w:rsid w:val="008631E0"/>
    <w:rsid w:val="008632D7"/>
    <w:rsid w:val="00863334"/>
    <w:rsid w:val="0086335C"/>
    <w:rsid w:val="008633CF"/>
    <w:rsid w:val="0086387F"/>
    <w:rsid w:val="00863BBE"/>
    <w:rsid w:val="00863BE5"/>
    <w:rsid w:val="00863D6D"/>
    <w:rsid w:val="00863F12"/>
    <w:rsid w:val="008640A6"/>
    <w:rsid w:val="008643C4"/>
    <w:rsid w:val="008647B4"/>
    <w:rsid w:val="008649B0"/>
    <w:rsid w:val="00865C7C"/>
    <w:rsid w:val="0086670A"/>
    <w:rsid w:val="00866FA0"/>
    <w:rsid w:val="008671C2"/>
    <w:rsid w:val="008673AA"/>
    <w:rsid w:val="00867670"/>
    <w:rsid w:val="008678B0"/>
    <w:rsid w:val="00867A23"/>
    <w:rsid w:val="008701EF"/>
    <w:rsid w:val="008702F2"/>
    <w:rsid w:val="0087061A"/>
    <w:rsid w:val="008707BE"/>
    <w:rsid w:val="00870F59"/>
    <w:rsid w:val="00871136"/>
    <w:rsid w:val="008715DD"/>
    <w:rsid w:val="00871C1E"/>
    <w:rsid w:val="00871D23"/>
    <w:rsid w:val="00872241"/>
    <w:rsid w:val="0087287F"/>
    <w:rsid w:val="00872B67"/>
    <w:rsid w:val="00872DC4"/>
    <w:rsid w:val="008732EF"/>
    <w:rsid w:val="008736C6"/>
    <w:rsid w:val="00873752"/>
    <w:rsid w:val="00873E75"/>
    <w:rsid w:val="00874078"/>
    <w:rsid w:val="0087471E"/>
    <w:rsid w:val="00874E1C"/>
    <w:rsid w:val="00874E69"/>
    <w:rsid w:val="0087529D"/>
    <w:rsid w:val="00875E3D"/>
    <w:rsid w:val="00875F1C"/>
    <w:rsid w:val="008762BE"/>
    <w:rsid w:val="00876352"/>
    <w:rsid w:val="008765CF"/>
    <w:rsid w:val="00876884"/>
    <w:rsid w:val="00877133"/>
    <w:rsid w:val="00877187"/>
    <w:rsid w:val="00877312"/>
    <w:rsid w:val="00877384"/>
    <w:rsid w:val="008774A6"/>
    <w:rsid w:val="00880092"/>
    <w:rsid w:val="008800E0"/>
    <w:rsid w:val="00880521"/>
    <w:rsid w:val="008807F5"/>
    <w:rsid w:val="008808C4"/>
    <w:rsid w:val="00880BE7"/>
    <w:rsid w:val="00881289"/>
    <w:rsid w:val="00881722"/>
    <w:rsid w:val="00881E71"/>
    <w:rsid w:val="00881F8E"/>
    <w:rsid w:val="00881FB8"/>
    <w:rsid w:val="008829D7"/>
    <w:rsid w:val="00882C47"/>
    <w:rsid w:val="008831FC"/>
    <w:rsid w:val="00883221"/>
    <w:rsid w:val="00884324"/>
    <w:rsid w:val="00884822"/>
    <w:rsid w:val="00884A89"/>
    <w:rsid w:val="00884FDD"/>
    <w:rsid w:val="008867A2"/>
    <w:rsid w:val="00887A28"/>
    <w:rsid w:val="00887BE2"/>
    <w:rsid w:val="00887C5C"/>
    <w:rsid w:val="008914EB"/>
    <w:rsid w:val="0089161E"/>
    <w:rsid w:val="00891832"/>
    <w:rsid w:val="00891858"/>
    <w:rsid w:val="00891A8E"/>
    <w:rsid w:val="00892009"/>
    <w:rsid w:val="008921BF"/>
    <w:rsid w:val="0089290D"/>
    <w:rsid w:val="008929C2"/>
    <w:rsid w:val="00892D7A"/>
    <w:rsid w:val="0089322E"/>
    <w:rsid w:val="008933B1"/>
    <w:rsid w:val="0089398B"/>
    <w:rsid w:val="0089435F"/>
    <w:rsid w:val="00894537"/>
    <w:rsid w:val="00894A9D"/>
    <w:rsid w:val="008954E3"/>
    <w:rsid w:val="00895A85"/>
    <w:rsid w:val="00896267"/>
    <w:rsid w:val="00896588"/>
    <w:rsid w:val="008965E0"/>
    <w:rsid w:val="00896DF6"/>
    <w:rsid w:val="00896FBB"/>
    <w:rsid w:val="00897062"/>
    <w:rsid w:val="008973DA"/>
    <w:rsid w:val="0089766D"/>
    <w:rsid w:val="008A056B"/>
    <w:rsid w:val="008A06E9"/>
    <w:rsid w:val="008A0B31"/>
    <w:rsid w:val="008A0DD0"/>
    <w:rsid w:val="008A0E50"/>
    <w:rsid w:val="008A10BB"/>
    <w:rsid w:val="008A12EA"/>
    <w:rsid w:val="008A1790"/>
    <w:rsid w:val="008A1F34"/>
    <w:rsid w:val="008A1FFC"/>
    <w:rsid w:val="008A2485"/>
    <w:rsid w:val="008A3852"/>
    <w:rsid w:val="008A3A10"/>
    <w:rsid w:val="008A3E85"/>
    <w:rsid w:val="008A3F1B"/>
    <w:rsid w:val="008A3F47"/>
    <w:rsid w:val="008A4374"/>
    <w:rsid w:val="008A4993"/>
    <w:rsid w:val="008A4B21"/>
    <w:rsid w:val="008A4C6C"/>
    <w:rsid w:val="008A4C90"/>
    <w:rsid w:val="008A4E18"/>
    <w:rsid w:val="008A5ED0"/>
    <w:rsid w:val="008A606B"/>
    <w:rsid w:val="008A64D5"/>
    <w:rsid w:val="008A6633"/>
    <w:rsid w:val="008A7560"/>
    <w:rsid w:val="008A7F31"/>
    <w:rsid w:val="008B032C"/>
    <w:rsid w:val="008B0393"/>
    <w:rsid w:val="008B12EF"/>
    <w:rsid w:val="008B1391"/>
    <w:rsid w:val="008B15F5"/>
    <w:rsid w:val="008B162D"/>
    <w:rsid w:val="008B17B9"/>
    <w:rsid w:val="008B207C"/>
    <w:rsid w:val="008B29F6"/>
    <w:rsid w:val="008B2BDD"/>
    <w:rsid w:val="008B2E20"/>
    <w:rsid w:val="008B31CA"/>
    <w:rsid w:val="008B413D"/>
    <w:rsid w:val="008B4219"/>
    <w:rsid w:val="008B42A6"/>
    <w:rsid w:val="008B4496"/>
    <w:rsid w:val="008B498F"/>
    <w:rsid w:val="008B4F60"/>
    <w:rsid w:val="008B51B6"/>
    <w:rsid w:val="008B5C70"/>
    <w:rsid w:val="008B5F38"/>
    <w:rsid w:val="008B62F1"/>
    <w:rsid w:val="008B65DE"/>
    <w:rsid w:val="008B65F1"/>
    <w:rsid w:val="008B6665"/>
    <w:rsid w:val="008B6774"/>
    <w:rsid w:val="008B6801"/>
    <w:rsid w:val="008B6AC7"/>
    <w:rsid w:val="008B6CF7"/>
    <w:rsid w:val="008B6E6B"/>
    <w:rsid w:val="008B6ED6"/>
    <w:rsid w:val="008B725B"/>
    <w:rsid w:val="008B75D1"/>
    <w:rsid w:val="008B7874"/>
    <w:rsid w:val="008B7ACF"/>
    <w:rsid w:val="008C042B"/>
    <w:rsid w:val="008C177B"/>
    <w:rsid w:val="008C2BB0"/>
    <w:rsid w:val="008C2DD8"/>
    <w:rsid w:val="008C37CD"/>
    <w:rsid w:val="008C3B4C"/>
    <w:rsid w:val="008C401F"/>
    <w:rsid w:val="008C44E9"/>
    <w:rsid w:val="008C51B5"/>
    <w:rsid w:val="008C53D8"/>
    <w:rsid w:val="008C5C70"/>
    <w:rsid w:val="008C64BF"/>
    <w:rsid w:val="008C64D5"/>
    <w:rsid w:val="008C685C"/>
    <w:rsid w:val="008C6ED1"/>
    <w:rsid w:val="008C72E9"/>
    <w:rsid w:val="008C730B"/>
    <w:rsid w:val="008C79DB"/>
    <w:rsid w:val="008C7A9A"/>
    <w:rsid w:val="008C7D78"/>
    <w:rsid w:val="008D015E"/>
    <w:rsid w:val="008D0760"/>
    <w:rsid w:val="008D0CDE"/>
    <w:rsid w:val="008D1358"/>
    <w:rsid w:val="008D1CD6"/>
    <w:rsid w:val="008D1E7C"/>
    <w:rsid w:val="008D21F1"/>
    <w:rsid w:val="008D2BA4"/>
    <w:rsid w:val="008D2E53"/>
    <w:rsid w:val="008D3284"/>
    <w:rsid w:val="008D358D"/>
    <w:rsid w:val="008D4044"/>
    <w:rsid w:val="008D420E"/>
    <w:rsid w:val="008D4331"/>
    <w:rsid w:val="008D50F1"/>
    <w:rsid w:val="008D5475"/>
    <w:rsid w:val="008D54E8"/>
    <w:rsid w:val="008D5617"/>
    <w:rsid w:val="008D56BF"/>
    <w:rsid w:val="008D5A98"/>
    <w:rsid w:val="008D5D0C"/>
    <w:rsid w:val="008D6589"/>
    <w:rsid w:val="008D6CE3"/>
    <w:rsid w:val="008D6EE1"/>
    <w:rsid w:val="008D7027"/>
    <w:rsid w:val="008D7927"/>
    <w:rsid w:val="008E0314"/>
    <w:rsid w:val="008E041A"/>
    <w:rsid w:val="008E0455"/>
    <w:rsid w:val="008E08A0"/>
    <w:rsid w:val="008E0933"/>
    <w:rsid w:val="008E1049"/>
    <w:rsid w:val="008E10CA"/>
    <w:rsid w:val="008E1142"/>
    <w:rsid w:val="008E1548"/>
    <w:rsid w:val="008E19F0"/>
    <w:rsid w:val="008E1B8F"/>
    <w:rsid w:val="008E1DB9"/>
    <w:rsid w:val="008E2060"/>
    <w:rsid w:val="008E24A5"/>
    <w:rsid w:val="008E287A"/>
    <w:rsid w:val="008E4E26"/>
    <w:rsid w:val="008E53FA"/>
    <w:rsid w:val="008E58BD"/>
    <w:rsid w:val="008E59BC"/>
    <w:rsid w:val="008E5B06"/>
    <w:rsid w:val="008E6288"/>
    <w:rsid w:val="008E6940"/>
    <w:rsid w:val="008E6E89"/>
    <w:rsid w:val="008E7E8F"/>
    <w:rsid w:val="008E7ECE"/>
    <w:rsid w:val="008E7F3F"/>
    <w:rsid w:val="008F1D51"/>
    <w:rsid w:val="008F1F4B"/>
    <w:rsid w:val="008F2242"/>
    <w:rsid w:val="008F2309"/>
    <w:rsid w:val="008F2384"/>
    <w:rsid w:val="008F247F"/>
    <w:rsid w:val="008F296A"/>
    <w:rsid w:val="008F2ADE"/>
    <w:rsid w:val="008F31D9"/>
    <w:rsid w:val="008F345E"/>
    <w:rsid w:val="008F38FB"/>
    <w:rsid w:val="008F3A51"/>
    <w:rsid w:val="008F4057"/>
    <w:rsid w:val="008F438F"/>
    <w:rsid w:val="008F4511"/>
    <w:rsid w:val="008F4AA8"/>
    <w:rsid w:val="008F4B48"/>
    <w:rsid w:val="008F5488"/>
    <w:rsid w:val="008F5982"/>
    <w:rsid w:val="008F6689"/>
    <w:rsid w:val="008F67C4"/>
    <w:rsid w:val="008F6A2B"/>
    <w:rsid w:val="008F6D20"/>
    <w:rsid w:val="008F6D92"/>
    <w:rsid w:val="008F6E4F"/>
    <w:rsid w:val="009006C0"/>
    <w:rsid w:val="00900886"/>
    <w:rsid w:val="00900A52"/>
    <w:rsid w:val="00900BC0"/>
    <w:rsid w:val="00900C86"/>
    <w:rsid w:val="009015EC"/>
    <w:rsid w:val="00901FEA"/>
    <w:rsid w:val="00902771"/>
    <w:rsid w:val="00903401"/>
    <w:rsid w:val="00903539"/>
    <w:rsid w:val="009037C8"/>
    <w:rsid w:val="0090412E"/>
    <w:rsid w:val="009046BA"/>
    <w:rsid w:val="00904970"/>
    <w:rsid w:val="00904D50"/>
    <w:rsid w:val="00904D67"/>
    <w:rsid w:val="009057F6"/>
    <w:rsid w:val="00905A84"/>
    <w:rsid w:val="00906209"/>
    <w:rsid w:val="00906269"/>
    <w:rsid w:val="0090699C"/>
    <w:rsid w:val="009075AD"/>
    <w:rsid w:val="0091043A"/>
    <w:rsid w:val="009104C9"/>
    <w:rsid w:val="00910E7D"/>
    <w:rsid w:val="009111A8"/>
    <w:rsid w:val="009112E4"/>
    <w:rsid w:val="0091162C"/>
    <w:rsid w:val="0091166F"/>
    <w:rsid w:val="009116E1"/>
    <w:rsid w:val="0091187F"/>
    <w:rsid w:val="00911A28"/>
    <w:rsid w:val="00911CEA"/>
    <w:rsid w:val="009124E1"/>
    <w:rsid w:val="00912509"/>
    <w:rsid w:val="0091271E"/>
    <w:rsid w:val="00912E32"/>
    <w:rsid w:val="00913B2E"/>
    <w:rsid w:val="00913BCD"/>
    <w:rsid w:val="00913C06"/>
    <w:rsid w:val="00913E95"/>
    <w:rsid w:val="00913F1F"/>
    <w:rsid w:val="00914026"/>
    <w:rsid w:val="0091449E"/>
    <w:rsid w:val="00914519"/>
    <w:rsid w:val="009145FF"/>
    <w:rsid w:val="00914EA3"/>
    <w:rsid w:val="00915081"/>
    <w:rsid w:val="00915DF6"/>
    <w:rsid w:val="00916821"/>
    <w:rsid w:val="00917501"/>
    <w:rsid w:val="009175EC"/>
    <w:rsid w:val="0091766F"/>
    <w:rsid w:val="00917EC7"/>
    <w:rsid w:val="0092016A"/>
    <w:rsid w:val="0092074B"/>
    <w:rsid w:val="00920F39"/>
    <w:rsid w:val="009210B3"/>
    <w:rsid w:val="00921120"/>
    <w:rsid w:val="0092118A"/>
    <w:rsid w:val="00921E7A"/>
    <w:rsid w:val="00921FFD"/>
    <w:rsid w:val="009226A1"/>
    <w:rsid w:val="0092274C"/>
    <w:rsid w:val="00922996"/>
    <w:rsid w:val="00922B18"/>
    <w:rsid w:val="00922F4E"/>
    <w:rsid w:val="00923020"/>
    <w:rsid w:val="009236F5"/>
    <w:rsid w:val="00923DD1"/>
    <w:rsid w:val="00923EA7"/>
    <w:rsid w:val="00924C4A"/>
    <w:rsid w:val="00924D27"/>
    <w:rsid w:val="0092502A"/>
    <w:rsid w:val="00925364"/>
    <w:rsid w:val="00925903"/>
    <w:rsid w:val="00926F94"/>
    <w:rsid w:val="009270DF"/>
    <w:rsid w:val="00927B24"/>
    <w:rsid w:val="00927DFA"/>
    <w:rsid w:val="00930099"/>
    <w:rsid w:val="00930244"/>
    <w:rsid w:val="00930607"/>
    <w:rsid w:val="009306F4"/>
    <w:rsid w:val="00930857"/>
    <w:rsid w:val="009309D1"/>
    <w:rsid w:val="00930BB1"/>
    <w:rsid w:val="00930DDA"/>
    <w:rsid w:val="00930E81"/>
    <w:rsid w:val="00930EAE"/>
    <w:rsid w:val="00930ED2"/>
    <w:rsid w:val="009310DA"/>
    <w:rsid w:val="0093114C"/>
    <w:rsid w:val="0093139A"/>
    <w:rsid w:val="0093161D"/>
    <w:rsid w:val="00931B18"/>
    <w:rsid w:val="009327EE"/>
    <w:rsid w:val="00932DDD"/>
    <w:rsid w:val="00932F7E"/>
    <w:rsid w:val="00933841"/>
    <w:rsid w:val="0093387E"/>
    <w:rsid w:val="00934732"/>
    <w:rsid w:val="00934AA3"/>
    <w:rsid w:val="009351FD"/>
    <w:rsid w:val="009353A7"/>
    <w:rsid w:val="00935864"/>
    <w:rsid w:val="009364D0"/>
    <w:rsid w:val="00936622"/>
    <w:rsid w:val="00936F21"/>
    <w:rsid w:val="009374BF"/>
    <w:rsid w:val="009377A7"/>
    <w:rsid w:val="00937BDF"/>
    <w:rsid w:val="00937F1D"/>
    <w:rsid w:val="00940A1B"/>
    <w:rsid w:val="00940F8A"/>
    <w:rsid w:val="0094176E"/>
    <w:rsid w:val="00941AD2"/>
    <w:rsid w:val="00941C98"/>
    <w:rsid w:val="00942025"/>
    <w:rsid w:val="00942274"/>
    <w:rsid w:val="009422BE"/>
    <w:rsid w:val="0094298A"/>
    <w:rsid w:val="00942B16"/>
    <w:rsid w:val="00942BE7"/>
    <w:rsid w:val="00942DB1"/>
    <w:rsid w:val="00942DD5"/>
    <w:rsid w:val="00942F01"/>
    <w:rsid w:val="00942F1B"/>
    <w:rsid w:val="00943035"/>
    <w:rsid w:val="009434B9"/>
    <w:rsid w:val="009435D6"/>
    <w:rsid w:val="009439BA"/>
    <w:rsid w:val="00943EF8"/>
    <w:rsid w:val="00944175"/>
    <w:rsid w:val="009442D2"/>
    <w:rsid w:val="00944641"/>
    <w:rsid w:val="00944984"/>
    <w:rsid w:val="00944DCB"/>
    <w:rsid w:val="00945337"/>
    <w:rsid w:val="0094698B"/>
    <w:rsid w:val="00946B3E"/>
    <w:rsid w:val="00946D17"/>
    <w:rsid w:val="00946ECD"/>
    <w:rsid w:val="009503A8"/>
    <w:rsid w:val="00950475"/>
    <w:rsid w:val="00950492"/>
    <w:rsid w:val="009507D9"/>
    <w:rsid w:val="0095198A"/>
    <w:rsid w:val="009523C4"/>
    <w:rsid w:val="00952A97"/>
    <w:rsid w:val="00952EC9"/>
    <w:rsid w:val="009532BA"/>
    <w:rsid w:val="00953515"/>
    <w:rsid w:val="00953526"/>
    <w:rsid w:val="00953ABE"/>
    <w:rsid w:val="00953DED"/>
    <w:rsid w:val="00953E43"/>
    <w:rsid w:val="00953FC3"/>
    <w:rsid w:val="0095460D"/>
    <w:rsid w:val="009549A2"/>
    <w:rsid w:val="00954B5D"/>
    <w:rsid w:val="00954E7F"/>
    <w:rsid w:val="00955695"/>
    <w:rsid w:val="00955B05"/>
    <w:rsid w:val="0095651F"/>
    <w:rsid w:val="009566AC"/>
    <w:rsid w:val="00956BF6"/>
    <w:rsid w:val="009572F3"/>
    <w:rsid w:val="00957D80"/>
    <w:rsid w:val="009608B7"/>
    <w:rsid w:val="00961689"/>
    <w:rsid w:val="00961DE8"/>
    <w:rsid w:val="0096240B"/>
    <w:rsid w:val="009631AB"/>
    <w:rsid w:val="0096320E"/>
    <w:rsid w:val="00963391"/>
    <w:rsid w:val="00963559"/>
    <w:rsid w:val="00963AF2"/>
    <w:rsid w:val="00963DA7"/>
    <w:rsid w:val="009642D9"/>
    <w:rsid w:val="0096450C"/>
    <w:rsid w:val="00964DDC"/>
    <w:rsid w:val="00964F77"/>
    <w:rsid w:val="00965C4F"/>
    <w:rsid w:val="0096660B"/>
    <w:rsid w:val="00966C1D"/>
    <w:rsid w:val="0096702C"/>
    <w:rsid w:val="009671C0"/>
    <w:rsid w:val="00967925"/>
    <w:rsid w:val="00967CBC"/>
    <w:rsid w:val="00967F8E"/>
    <w:rsid w:val="00967FB4"/>
    <w:rsid w:val="0097033D"/>
    <w:rsid w:val="00970BBB"/>
    <w:rsid w:val="00970E83"/>
    <w:rsid w:val="00971231"/>
    <w:rsid w:val="009713E6"/>
    <w:rsid w:val="0097155A"/>
    <w:rsid w:val="00971866"/>
    <w:rsid w:val="00971CD4"/>
    <w:rsid w:val="00971E6C"/>
    <w:rsid w:val="00972371"/>
    <w:rsid w:val="00972788"/>
    <w:rsid w:val="00972A8F"/>
    <w:rsid w:val="00972DB3"/>
    <w:rsid w:val="00973348"/>
    <w:rsid w:val="00973671"/>
    <w:rsid w:val="009739EC"/>
    <w:rsid w:val="0097408E"/>
    <w:rsid w:val="00974B89"/>
    <w:rsid w:val="0097514F"/>
    <w:rsid w:val="0097549D"/>
    <w:rsid w:val="00975694"/>
    <w:rsid w:val="0097570F"/>
    <w:rsid w:val="0097597A"/>
    <w:rsid w:val="00975A08"/>
    <w:rsid w:val="00975D5E"/>
    <w:rsid w:val="00975F72"/>
    <w:rsid w:val="00976023"/>
    <w:rsid w:val="009761E3"/>
    <w:rsid w:val="00976304"/>
    <w:rsid w:val="009765B3"/>
    <w:rsid w:val="009767CA"/>
    <w:rsid w:val="00976BEF"/>
    <w:rsid w:val="009774B7"/>
    <w:rsid w:val="00977811"/>
    <w:rsid w:val="00977816"/>
    <w:rsid w:val="00977FCB"/>
    <w:rsid w:val="00980A4E"/>
    <w:rsid w:val="009812D6"/>
    <w:rsid w:val="009815C6"/>
    <w:rsid w:val="009815DF"/>
    <w:rsid w:val="00981A7E"/>
    <w:rsid w:val="00981ACF"/>
    <w:rsid w:val="00981FA5"/>
    <w:rsid w:val="00981FFA"/>
    <w:rsid w:val="00982017"/>
    <w:rsid w:val="0098264D"/>
    <w:rsid w:val="00982B8B"/>
    <w:rsid w:val="00982C52"/>
    <w:rsid w:val="00982CB3"/>
    <w:rsid w:val="00982D53"/>
    <w:rsid w:val="009832BA"/>
    <w:rsid w:val="00983340"/>
    <w:rsid w:val="00983629"/>
    <w:rsid w:val="009836C6"/>
    <w:rsid w:val="0098380B"/>
    <w:rsid w:val="00984369"/>
    <w:rsid w:val="00984A4C"/>
    <w:rsid w:val="0098529E"/>
    <w:rsid w:val="009854F3"/>
    <w:rsid w:val="009856CF"/>
    <w:rsid w:val="0098586D"/>
    <w:rsid w:val="00985F8A"/>
    <w:rsid w:val="00986349"/>
    <w:rsid w:val="009865D3"/>
    <w:rsid w:val="009867AE"/>
    <w:rsid w:val="00986E0B"/>
    <w:rsid w:val="00986F64"/>
    <w:rsid w:val="00987073"/>
    <w:rsid w:val="009873BD"/>
    <w:rsid w:val="00987746"/>
    <w:rsid w:val="00987A66"/>
    <w:rsid w:val="009904E6"/>
    <w:rsid w:val="00990604"/>
    <w:rsid w:val="009917D9"/>
    <w:rsid w:val="00991A5E"/>
    <w:rsid w:val="00991C21"/>
    <w:rsid w:val="00991D62"/>
    <w:rsid w:val="00992285"/>
    <w:rsid w:val="009927EF"/>
    <w:rsid w:val="00992BAE"/>
    <w:rsid w:val="00992E25"/>
    <w:rsid w:val="0099302D"/>
    <w:rsid w:val="009938B4"/>
    <w:rsid w:val="009939A2"/>
    <w:rsid w:val="00994613"/>
    <w:rsid w:val="00994881"/>
    <w:rsid w:val="00994AF6"/>
    <w:rsid w:val="00994F2E"/>
    <w:rsid w:val="00995429"/>
    <w:rsid w:val="009957C5"/>
    <w:rsid w:val="00995EB0"/>
    <w:rsid w:val="009969B4"/>
    <w:rsid w:val="00996F6D"/>
    <w:rsid w:val="00996FEC"/>
    <w:rsid w:val="00997482"/>
    <w:rsid w:val="00997484"/>
    <w:rsid w:val="00997833"/>
    <w:rsid w:val="0099795B"/>
    <w:rsid w:val="00997A36"/>
    <w:rsid w:val="00997C6B"/>
    <w:rsid w:val="009A00C8"/>
    <w:rsid w:val="009A0831"/>
    <w:rsid w:val="009A0CD0"/>
    <w:rsid w:val="009A104D"/>
    <w:rsid w:val="009A1CC9"/>
    <w:rsid w:val="009A1F1E"/>
    <w:rsid w:val="009A2780"/>
    <w:rsid w:val="009A2864"/>
    <w:rsid w:val="009A2C78"/>
    <w:rsid w:val="009A2F08"/>
    <w:rsid w:val="009A3258"/>
    <w:rsid w:val="009A328E"/>
    <w:rsid w:val="009A3703"/>
    <w:rsid w:val="009A4800"/>
    <w:rsid w:val="009A48F9"/>
    <w:rsid w:val="009A4B10"/>
    <w:rsid w:val="009A4D4A"/>
    <w:rsid w:val="009A4DAD"/>
    <w:rsid w:val="009A4F0A"/>
    <w:rsid w:val="009A51A5"/>
    <w:rsid w:val="009A54DB"/>
    <w:rsid w:val="009A5509"/>
    <w:rsid w:val="009A5933"/>
    <w:rsid w:val="009A5A18"/>
    <w:rsid w:val="009A5E31"/>
    <w:rsid w:val="009A6E50"/>
    <w:rsid w:val="009A76A0"/>
    <w:rsid w:val="009A7ADE"/>
    <w:rsid w:val="009B01AC"/>
    <w:rsid w:val="009B043A"/>
    <w:rsid w:val="009B0B11"/>
    <w:rsid w:val="009B174F"/>
    <w:rsid w:val="009B1900"/>
    <w:rsid w:val="009B1CDF"/>
    <w:rsid w:val="009B234A"/>
    <w:rsid w:val="009B25B1"/>
    <w:rsid w:val="009B2E26"/>
    <w:rsid w:val="009B3056"/>
    <w:rsid w:val="009B3201"/>
    <w:rsid w:val="009B3217"/>
    <w:rsid w:val="009B328D"/>
    <w:rsid w:val="009B3311"/>
    <w:rsid w:val="009B3442"/>
    <w:rsid w:val="009B3939"/>
    <w:rsid w:val="009B3CAB"/>
    <w:rsid w:val="009B410B"/>
    <w:rsid w:val="009B49C4"/>
    <w:rsid w:val="009B5475"/>
    <w:rsid w:val="009B5C05"/>
    <w:rsid w:val="009B6287"/>
    <w:rsid w:val="009B6881"/>
    <w:rsid w:val="009B68BF"/>
    <w:rsid w:val="009B691A"/>
    <w:rsid w:val="009B694D"/>
    <w:rsid w:val="009B7747"/>
    <w:rsid w:val="009B78D4"/>
    <w:rsid w:val="009C023A"/>
    <w:rsid w:val="009C12E9"/>
    <w:rsid w:val="009C170A"/>
    <w:rsid w:val="009C1E28"/>
    <w:rsid w:val="009C1E91"/>
    <w:rsid w:val="009C22B7"/>
    <w:rsid w:val="009C273C"/>
    <w:rsid w:val="009C28FC"/>
    <w:rsid w:val="009C2EA8"/>
    <w:rsid w:val="009C3EBD"/>
    <w:rsid w:val="009C40E7"/>
    <w:rsid w:val="009C4165"/>
    <w:rsid w:val="009C4199"/>
    <w:rsid w:val="009C41E0"/>
    <w:rsid w:val="009C50E1"/>
    <w:rsid w:val="009C5778"/>
    <w:rsid w:val="009C5995"/>
    <w:rsid w:val="009C5B96"/>
    <w:rsid w:val="009C623C"/>
    <w:rsid w:val="009C6DA8"/>
    <w:rsid w:val="009C787B"/>
    <w:rsid w:val="009C7977"/>
    <w:rsid w:val="009C798E"/>
    <w:rsid w:val="009C7E62"/>
    <w:rsid w:val="009C7EAE"/>
    <w:rsid w:val="009C7FB6"/>
    <w:rsid w:val="009D00B9"/>
    <w:rsid w:val="009D0CEE"/>
    <w:rsid w:val="009D0EF5"/>
    <w:rsid w:val="009D11A9"/>
    <w:rsid w:val="009D1A7F"/>
    <w:rsid w:val="009D1BB2"/>
    <w:rsid w:val="009D1F65"/>
    <w:rsid w:val="009D2419"/>
    <w:rsid w:val="009D2B70"/>
    <w:rsid w:val="009D36AD"/>
    <w:rsid w:val="009D389D"/>
    <w:rsid w:val="009D38B6"/>
    <w:rsid w:val="009D397B"/>
    <w:rsid w:val="009D41F3"/>
    <w:rsid w:val="009D4264"/>
    <w:rsid w:val="009D4706"/>
    <w:rsid w:val="009D4A91"/>
    <w:rsid w:val="009D4BE7"/>
    <w:rsid w:val="009D524A"/>
    <w:rsid w:val="009D55AE"/>
    <w:rsid w:val="009D5736"/>
    <w:rsid w:val="009D5BC0"/>
    <w:rsid w:val="009D5C61"/>
    <w:rsid w:val="009D646D"/>
    <w:rsid w:val="009D72B5"/>
    <w:rsid w:val="009D74F0"/>
    <w:rsid w:val="009D755B"/>
    <w:rsid w:val="009E0A70"/>
    <w:rsid w:val="009E0B0F"/>
    <w:rsid w:val="009E10C5"/>
    <w:rsid w:val="009E132F"/>
    <w:rsid w:val="009E13C8"/>
    <w:rsid w:val="009E1579"/>
    <w:rsid w:val="009E1B0D"/>
    <w:rsid w:val="009E30D7"/>
    <w:rsid w:val="009E3716"/>
    <w:rsid w:val="009E3C36"/>
    <w:rsid w:val="009E44D2"/>
    <w:rsid w:val="009E4DCE"/>
    <w:rsid w:val="009E4E67"/>
    <w:rsid w:val="009E4FD8"/>
    <w:rsid w:val="009E56AE"/>
    <w:rsid w:val="009E5CFF"/>
    <w:rsid w:val="009E6AE1"/>
    <w:rsid w:val="009E6CC2"/>
    <w:rsid w:val="009E72A0"/>
    <w:rsid w:val="009E7B6C"/>
    <w:rsid w:val="009E7D88"/>
    <w:rsid w:val="009F061D"/>
    <w:rsid w:val="009F0F66"/>
    <w:rsid w:val="009F0FAC"/>
    <w:rsid w:val="009F0FF6"/>
    <w:rsid w:val="009F1022"/>
    <w:rsid w:val="009F110F"/>
    <w:rsid w:val="009F11E2"/>
    <w:rsid w:val="009F145F"/>
    <w:rsid w:val="009F19B7"/>
    <w:rsid w:val="009F1E99"/>
    <w:rsid w:val="009F1FD9"/>
    <w:rsid w:val="009F2066"/>
    <w:rsid w:val="009F2193"/>
    <w:rsid w:val="009F2452"/>
    <w:rsid w:val="009F292F"/>
    <w:rsid w:val="009F38CF"/>
    <w:rsid w:val="009F38FA"/>
    <w:rsid w:val="009F3A4D"/>
    <w:rsid w:val="009F3A6D"/>
    <w:rsid w:val="009F3AD0"/>
    <w:rsid w:val="009F41AC"/>
    <w:rsid w:val="009F560A"/>
    <w:rsid w:val="009F5B38"/>
    <w:rsid w:val="009F6110"/>
    <w:rsid w:val="009F629F"/>
    <w:rsid w:val="009F64F5"/>
    <w:rsid w:val="009F6940"/>
    <w:rsid w:val="009F6A70"/>
    <w:rsid w:val="009F7026"/>
    <w:rsid w:val="009F71FA"/>
    <w:rsid w:val="009F7505"/>
    <w:rsid w:val="00A0015E"/>
    <w:rsid w:val="00A00683"/>
    <w:rsid w:val="00A007DD"/>
    <w:rsid w:val="00A00C2C"/>
    <w:rsid w:val="00A01214"/>
    <w:rsid w:val="00A01357"/>
    <w:rsid w:val="00A0182C"/>
    <w:rsid w:val="00A01F56"/>
    <w:rsid w:val="00A029DD"/>
    <w:rsid w:val="00A03051"/>
    <w:rsid w:val="00A03A52"/>
    <w:rsid w:val="00A0405B"/>
    <w:rsid w:val="00A0455E"/>
    <w:rsid w:val="00A045D7"/>
    <w:rsid w:val="00A0512A"/>
    <w:rsid w:val="00A05211"/>
    <w:rsid w:val="00A0545C"/>
    <w:rsid w:val="00A0548D"/>
    <w:rsid w:val="00A05A25"/>
    <w:rsid w:val="00A05B86"/>
    <w:rsid w:val="00A06881"/>
    <w:rsid w:val="00A069BE"/>
    <w:rsid w:val="00A06D03"/>
    <w:rsid w:val="00A071B8"/>
    <w:rsid w:val="00A074D4"/>
    <w:rsid w:val="00A07B2A"/>
    <w:rsid w:val="00A07B6B"/>
    <w:rsid w:val="00A07D50"/>
    <w:rsid w:val="00A07ED8"/>
    <w:rsid w:val="00A07F8E"/>
    <w:rsid w:val="00A107F7"/>
    <w:rsid w:val="00A108F8"/>
    <w:rsid w:val="00A10A0E"/>
    <w:rsid w:val="00A10CBE"/>
    <w:rsid w:val="00A12154"/>
    <w:rsid w:val="00A12407"/>
    <w:rsid w:val="00A12A12"/>
    <w:rsid w:val="00A12CE3"/>
    <w:rsid w:val="00A1363D"/>
    <w:rsid w:val="00A13700"/>
    <w:rsid w:val="00A13ABB"/>
    <w:rsid w:val="00A13CF6"/>
    <w:rsid w:val="00A13F20"/>
    <w:rsid w:val="00A13F9A"/>
    <w:rsid w:val="00A14BA9"/>
    <w:rsid w:val="00A14C4D"/>
    <w:rsid w:val="00A14DBB"/>
    <w:rsid w:val="00A15198"/>
    <w:rsid w:val="00A155E8"/>
    <w:rsid w:val="00A155FC"/>
    <w:rsid w:val="00A158DB"/>
    <w:rsid w:val="00A163A0"/>
    <w:rsid w:val="00A164F1"/>
    <w:rsid w:val="00A165B0"/>
    <w:rsid w:val="00A166F0"/>
    <w:rsid w:val="00A167F0"/>
    <w:rsid w:val="00A1764C"/>
    <w:rsid w:val="00A17973"/>
    <w:rsid w:val="00A17C88"/>
    <w:rsid w:val="00A17D00"/>
    <w:rsid w:val="00A20AE5"/>
    <w:rsid w:val="00A21C01"/>
    <w:rsid w:val="00A21D53"/>
    <w:rsid w:val="00A22281"/>
    <w:rsid w:val="00A222C4"/>
    <w:rsid w:val="00A22319"/>
    <w:rsid w:val="00A227CC"/>
    <w:rsid w:val="00A228F1"/>
    <w:rsid w:val="00A229A0"/>
    <w:rsid w:val="00A238A9"/>
    <w:rsid w:val="00A24193"/>
    <w:rsid w:val="00A2512A"/>
    <w:rsid w:val="00A25239"/>
    <w:rsid w:val="00A256F1"/>
    <w:rsid w:val="00A25803"/>
    <w:rsid w:val="00A25902"/>
    <w:rsid w:val="00A25A02"/>
    <w:rsid w:val="00A25E2F"/>
    <w:rsid w:val="00A26788"/>
    <w:rsid w:val="00A268B0"/>
    <w:rsid w:val="00A26F53"/>
    <w:rsid w:val="00A30066"/>
    <w:rsid w:val="00A30538"/>
    <w:rsid w:val="00A30E15"/>
    <w:rsid w:val="00A31F68"/>
    <w:rsid w:val="00A32E4D"/>
    <w:rsid w:val="00A333D9"/>
    <w:rsid w:val="00A3345C"/>
    <w:rsid w:val="00A33A66"/>
    <w:rsid w:val="00A33D03"/>
    <w:rsid w:val="00A34219"/>
    <w:rsid w:val="00A3454D"/>
    <w:rsid w:val="00A34CF1"/>
    <w:rsid w:val="00A34F95"/>
    <w:rsid w:val="00A3502A"/>
    <w:rsid w:val="00A35A06"/>
    <w:rsid w:val="00A36113"/>
    <w:rsid w:val="00A36311"/>
    <w:rsid w:val="00A36607"/>
    <w:rsid w:val="00A36C02"/>
    <w:rsid w:val="00A372EF"/>
    <w:rsid w:val="00A40229"/>
    <w:rsid w:val="00A40316"/>
    <w:rsid w:val="00A41825"/>
    <w:rsid w:val="00A41A68"/>
    <w:rsid w:val="00A41ABA"/>
    <w:rsid w:val="00A4217C"/>
    <w:rsid w:val="00A4247A"/>
    <w:rsid w:val="00A425BD"/>
    <w:rsid w:val="00A42CA7"/>
    <w:rsid w:val="00A43023"/>
    <w:rsid w:val="00A430DC"/>
    <w:rsid w:val="00A4367C"/>
    <w:rsid w:val="00A43912"/>
    <w:rsid w:val="00A43A55"/>
    <w:rsid w:val="00A44101"/>
    <w:rsid w:val="00A448A5"/>
    <w:rsid w:val="00A45720"/>
    <w:rsid w:val="00A45CE5"/>
    <w:rsid w:val="00A45FE8"/>
    <w:rsid w:val="00A46C85"/>
    <w:rsid w:val="00A47221"/>
    <w:rsid w:val="00A474FE"/>
    <w:rsid w:val="00A47C61"/>
    <w:rsid w:val="00A47D10"/>
    <w:rsid w:val="00A50006"/>
    <w:rsid w:val="00A5018E"/>
    <w:rsid w:val="00A5043A"/>
    <w:rsid w:val="00A504E9"/>
    <w:rsid w:val="00A50827"/>
    <w:rsid w:val="00A5153A"/>
    <w:rsid w:val="00A5164A"/>
    <w:rsid w:val="00A51BD6"/>
    <w:rsid w:val="00A52509"/>
    <w:rsid w:val="00A52551"/>
    <w:rsid w:val="00A53C9E"/>
    <w:rsid w:val="00A540C0"/>
    <w:rsid w:val="00A54A21"/>
    <w:rsid w:val="00A54DF1"/>
    <w:rsid w:val="00A552A2"/>
    <w:rsid w:val="00A552E9"/>
    <w:rsid w:val="00A55470"/>
    <w:rsid w:val="00A55578"/>
    <w:rsid w:val="00A55605"/>
    <w:rsid w:val="00A55842"/>
    <w:rsid w:val="00A55C0E"/>
    <w:rsid w:val="00A55D84"/>
    <w:rsid w:val="00A561F4"/>
    <w:rsid w:val="00A56708"/>
    <w:rsid w:val="00A56779"/>
    <w:rsid w:val="00A5682F"/>
    <w:rsid w:val="00A56A5F"/>
    <w:rsid w:val="00A56C1F"/>
    <w:rsid w:val="00A56E68"/>
    <w:rsid w:val="00A57161"/>
    <w:rsid w:val="00A5772A"/>
    <w:rsid w:val="00A60340"/>
    <w:rsid w:val="00A608E5"/>
    <w:rsid w:val="00A60EED"/>
    <w:rsid w:val="00A61908"/>
    <w:rsid w:val="00A61923"/>
    <w:rsid w:val="00A61C75"/>
    <w:rsid w:val="00A62101"/>
    <w:rsid w:val="00A62519"/>
    <w:rsid w:val="00A62ECE"/>
    <w:rsid w:val="00A63978"/>
    <w:rsid w:val="00A63F48"/>
    <w:rsid w:val="00A648B5"/>
    <w:rsid w:val="00A64BEC"/>
    <w:rsid w:val="00A64EA6"/>
    <w:rsid w:val="00A64FC4"/>
    <w:rsid w:val="00A65561"/>
    <w:rsid w:val="00A6605F"/>
    <w:rsid w:val="00A664B2"/>
    <w:rsid w:val="00A665C0"/>
    <w:rsid w:val="00A66D9D"/>
    <w:rsid w:val="00A67533"/>
    <w:rsid w:val="00A70123"/>
    <w:rsid w:val="00A70375"/>
    <w:rsid w:val="00A70C78"/>
    <w:rsid w:val="00A711C1"/>
    <w:rsid w:val="00A71221"/>
    <w:rsid w:val="00A71435"/>
    <w:rsid w:val="00A718F7"/>
    <w:rsid w:val="00A71B47"/>
    <w:rsid w:val="00A72696"/>
    <w:rsid w:val="00A72BE6"/>
    <w:rsid w:val="00A72D36"/>
    <w:rsid w:val="00A72D3C"/>
    <w:rsid w:val="00A72E6F"/>
    <w:rsid w:val="00A73166"/>
    <w:rsid w:val="00A731E6"/>
    <w:rsid w:val="00A73ADC"/>
    <w:rsid w:val="00A73EF6"/>
    <w:rsid w:val="00A7414C"/>
    <w:rsid w:val="00A74291"/>
    <w:rsid w:val="00A7476F"/>
    <w:rsid w:val="00A74C15"/>
    <w:rsid w:val="00A75010"/>
    <w:rsid w:val="00A7522B"/>
    <w:rsid w:val="00A752BB"/>
    <w:rsid w:val="00A75595"/>
    <w:rsid w:val="00A76098"/>
    <w:rsid w:val="00A76739"/>
    <w:rsid w:val="00A767C5"/>
    <w:rsid w:val="00A7731F"/>
    <w:rsid w:val="00A773C5"/>
    <w:rsid w:val="00A77532"/>
    <w:rsid w:val="00A7765A"/>
    <w:rsid w:val="00A77E64"/>
    <w:rsid w:val="00A807B1"/>
    <w:rsid w:val="00A80CCB"/>
    <w:rsid w:val="00A80D74"/>
    <w:rsid w:val="00A81002"/>
    <w:rsid w:val="00A81267"/>
    <w:rsid w:val="00A8148C"/>
    <w:rsid w:val="00A815DE"/>
    <w:rsid w:val="00A82344"/>
    <w:rsid w:val="00A8239D"/>
    <w:rsid w:val="00A834BB"/>
    <w:rsid w:val="00A83BA3"/>
    <w:rsid w:val="00A83BA6"/>
    <w:rsid w:val="00A83D6D"/>
    <w:rsid w:val="00A83E73"/>
    <w:rsid w:val="00A841DC"/>
    <w:rsid w:val="00A843B5"/>
    <w:rsid w:val="00A84422"/>
    <w:rsid w:val="00A84CC9"/>
    <w:rsid w:val="00A84F1E"/>
    <w:rsid w:val="00A85419"/>
    <w:rsid w:val="00A85928"/>
    <w:rsid w:val="00A85A59"/>
    <w:rsid w:val="00A865F0"/>
    <w:rsid w:val="00A870D5"/>
    <w:rsid w:val="00A87A33"/>
    <w:rsid w:val="00A87EE0"/>
    <w:rsid w:val="00A9021A"/>
    <w:rsid w:val="00A90826"/>
    <w:rsid w:val="00A91F85"/>
    <w:rsid w:val="00A92154"/>
    <w:rsid w:val="00A9297A"/>
    <w:rsid w:val="00A92A4D"/>
    <w:rsid w:val="00A92D01"/>
    <w:rsid w:val="00A932F7"/>
    <w:rsid w:val="00A9396F"/>
    <w:rsid w:val="00A93A51"/>
    <w:rsid w:val="00A94241"/>
    <w:rsid w:val="00A942B5"/>
    <w:rsid w:val="00A94719"/>
    <w:rsid w:val="00A94815"/>
    <w:rsid w:val="00A948C7"/>
    <w:rsid w:val="00A94CC8"/>
    <w:rsid w:val="00A95183"/>
    <w:rsid w:val="00A955D3"/>
    <w:rsid w:val="00A95EEC"/>
    <w:rsid w:val="00A95F8D"/>
    <w:rsid w:val="00A96664"/>
    <w:rsid w:val="00A9708B"/>
    <w:rsid w:val="00A977F3"/>
    <w:rsid w:val="00A9798A"/>
    <w:rsid w:val="00AA019D"/>
    <w:rsid w:val="00AA0322"/>
    <w:rsid w:val="00AA0703"/>
    <w:rsid w:val="00AA1268"/>
    <w:rsid w:val="00AA12FE"/>
    <w:rsid w:val="00AA1554"/>
    <w:rsid w:val="00AA1AB4"/>
    <w:rsid w:val="00AA1B3A"/>
    <w:rsid w:val="00AA1B50"/>
    <w:rsid w:val="00AA1E6E"/>
    <w:rsid w:val="00AA2979"/>
    <w:rsid w:val="00AA29FB"/>
    <w:rsid w:val="00AA2D95"/>
    <w:rsid w:val="00AA33F9"/>
    <w:rsid w:val="00AA3819"/>
    <w:rsid w:val="00AA3872"/>
    <w:rsid w:val="00AA39C0"/>
    <w:rsid w:val="00AA3CE1"/>
    <w:rsid w:val="00AA409F"/>
    <w:rsid w:val="00AA4153"/>
    <w:rsid w:val="00AA5078"/>
    <w:rsid w:val="00AA5479"/>
    <w:rsid w:val="00AA5D03"/>
    <w:rsid w:val="00AA5ED6"/>
    <w:rsid w:val="00AA678A"/>
    <w:rsid w:val="00AA6B44"/>
    <w:rsid w:val="00AA708A"/>
    <w:rsid w:val="00AA734E"/>
    <w:rsid w:val="00AA78C4"/>
    <w:rsid w:val="00AA7D46"/>
    <w:rsid w:val="00AB00CA"/>
    <w:rsid w:val="00AB03CA"/>
    <w:rsid w:val="00AB0651"/>
    <w:rsid w:val="00AB0792"/>
    <w:rsid w:val="00AB089D"/>
    <w:rsid w:val="00AB0E3A"/>
    <w:rsid w:val="00AB1069"/>
    <w:rsid w:val="00AB1143"/>
    <w:rsid w:val="00AB127F"/>
    <w:rsid w:val="00AB12D1"/>
    <w:rsid w:val="00AB1595"/>
    <w:rsid w:val="00AB22D3"/>
    <w:rsid w:val="00AB24DB"/>
    <w:rsid w:val="00AB2F82"/>
    <w:rsid w:val="00AB3849"/>
    <w:rsid w:val="00AB3B0C"/>
    <w:rsid w:val="00AB4110"/>
    <w:rsid w:val="00AB4133"/>
    <w:rsid w:val="00AB42B1"/>
    <w:rsid w:val="00AB4782"/>
    <w:rsid w:val="00AB4AAF"/>
    <w:rsid w:val="00AB5027"/>
    <w:rsid w:val="00AB53C3"/>
    <w:rsid w:val="00AB53C8"/>
    <w:rsid w:val="00AB5632"/>
    <w:rsid w:val="00AB6122"/>
    <w:rsid w:val="00AB6615"/>
    <w:rsid w:val="00AB66D0"/>
    <w:rsid w:val="00AB7083"/>
    <w:rsid w:val="00AC0CEF"/>
    <w:rsid w:val="00AC12CA"/>
    <w:rsid w:val="00AC12F4"/>
    <w:rsid w:val="00AC1952"/>
    <w:rsid w:val="00AC2B91"/>
    <w:rsid w:val="00AC3519"/>
    <w:rsid w:val="00AC36A2"/>
    <w:rsid w:val="00AC44A2"/>
    <w:rsid w:val="00AC4AA2"/>
    <w:rsid w:val="00AC4DFC"/>
    <w:rsid w:val="00AC51A4"/>
    <w:rsid w:val="00AC53CA"/>
    <w:rsid w:val="00AC5586"/>
    <w:rsid w:val="00AC5A29"/>
    <w:rsid w:val="00AC69B3"/>
    <w:rsid w:val="00AC6A2F"/>
    <w:rsid w:val="00AC7387"/>
    <w:rsid w:val="00AC742C"/>
    <w:rsid w:val="00AC7A27"/>
    <w:rsid w:val="00AC7EF5"/>
    <w:rsid w:val="00AD02D6"/>
    <w:rsid w:val="00AD04FD"/>
    <w:rsid w:val="00AD04FF"/>
    <w:rsid w:val="00AD05FD"/>
    <w:rsid w:val="00AD09F2"/>
    <w:rsid w:val="00AD0AC0"/>
    <w:rsid w:val="00AD0F87"/>
    <w:rsid w:val="00AD1958"/>
    <w:rsid w:val="00AD1BA2"/>
    <w:rsid w:val="00AD1E48"/>
    <w:rsid w:val="00AD1E9B"/>
    <w:rsid w:val="00AD2334"/>
    <w:rsid w:val="00AD23D1"/>
    <w:rsid w:val="00AD2418"/>
    <w:rsid w:val="00AD2562"/>
    <w:rsid w:val="00AD332E"/>
    <w:rsid w:val="00AD38DA"/>
    <w:rsid w:val="00AD3EEC"/>
    <w:rsid w:val="00AD3FF6"/>
    <w:rsid w:val="00AD4B2A"/>
    <w:rsid w:val="00AD58A3"/>
    <w:rsid w:val="00AD59F3"/>
    <w:rsid w:val="00AD5D29"/>
    <w:rsid w:val="00AD688C"/>
    <w:rsid w:val="00AD7A59"/>
    <w:rsid w:val="00AD7A88"/>
    <w:rsid w:val="00AE06BA"/>
    <w:rsid w:val="00AE0CCA"/>
    <w:rsid w:val="00AE1020"/>
    <w:rsid w:val="00AE1595"/>
    <w:rsid w:val="00AE178E"/>
    <w:rsid w:val="00AE1E59"/>
    <w:rsid w:val="00AE21E1"/>
    <w:rsid w:val="00AE23D1"/>
    <w:rsid w:val="00AE2D2F"/>
    <w:rsid w:val="00AE2ECC"/>
    <w:rsid w:val="00AE314B"/>
    <w:rsid w:val="00AE3510"/>
    <w:rsid w:val="00AE3B28"/>
    <w:rsid w:val="00AE3CDA"/>
    <w:rsid w:val="00AE4917"/>
    <w:rsid w:val="00AE4A4A"/>
    <w:rsid w:val="00AE4A84"/>
    <w:rsid w:val="00AE4C26"/>
    <w:rsid w:val="00AE50AE"/>
    <w:rsid w:val="00AE5961"/>
    <w:rsid w:val="00AE5DAA"/>
    <w:rsid w:val="00AE60CC"/>
    <w:rsid w:val="00AE6300"/>
    <w:rsid w:val="00AE6B96"/>
    <w:rsid w:val="00AE7A8A"/>
    <w:rsid w:val="00AE7AC9"/>
    <w:rsid w:val="00AE7CEC"/>
    <w:rsid w:val="00AF08A3"/>
    <w:rsid w:val="00AF0AE6"/>
    <w:rsid w:val="00AF1347"/>
    <w:rsid w:val="00AF138C"/>
    <w:rsid w:val="00AF16E1"/>
    <w:rsid w:val="00AF198C"/>
    <w:rsid w:val="00AF1CA2"/>
    <w:rsid w:val="00AF24B0"/>
    <w:rsid w:val="00AF2958"/>
    <w:rsid w:val="00AF3E01"/>
    <w:rsid w:val="00AF4443"/>
    <w:rsid w:val="00AF4509"/>
    <w:rsid w:val="00AF49A7"/>
    <w:rsid w:val="00AF49FF"/>
    <w:rsid w:val="00AF4E9E"/>
    <w:rsid w:val="00AF520A"/>
    <w:rsid w:val="00AF60ED"/>
    <w:rsid w:val="00AF615E"/>
    <w:rsid w:val="00AF633E"/>
    <w:rsid w:val="00AF68E7"/>
    <w:rsid w:val="00AF75CA"/>
    <w:rsid w:val="00AF7869"/>
    <w:rsid w:val="00B011C3"/>
    <w:rsid w:val="00B01228"/>
    <w:rsid w:val="00B017C7"/>
    <w:rsid w:val="00B02334"/>
    <w:rsid w:val="00B0291F"/>
    <w:rsid w:val="00B02EC5"/>
    <w:rsid w:val="00B03C99"/>
    <w:rsid w:val="00B04AA7"/>
    <w:rsid w:val="00B04C14"/>
    <w:rsid w:val="00B04DBB"/>
    <w:rsid w:val="00B05000"/>
    <w:rsid w:val="00B050DE"/>
    <w:rsid w:val="00B051A4"/>
    <w:rsid w:val="00B053F2"/>
    <w:rsid w:val="00B0584F"/>
    <w:rsid w:val="00B059BF"/>
    <w:rsid w:val="00B05B72"/>
    <w:rsid w:val="00B05B95"/>
    <w:rsid w:val="00B064FD"/>
    <w:rsid w:val="00B067F3"/>
    <w:rsid w:val="00B07CF1"/>
    <w:rsid w:val="00B101F1"/>
    <w:rsid w:val="00B10479"/>
    <w:rsid w:val="00B1073D"/>
    <w:rsid w:val="00B10FA2"/>
    <w:rsid w:val="00B115A1"/>
    <w:rsid w:val="00B11B98"/>
    <w:rsid w:val="00B1248F"/>
    <w:rsid w:val="00B12A4B"/>
    <w:rsid w:val="00B12AF8"/>
    <w:rsid w:val="00B12B93"/>
    <w:rsid w:val="00B13996"/>
    <w:rsid w:val="00B13D86"/>
    <w:rsid w:val="00B1436D"/>
    <w:rsid w:val="00B149C5"/>
    <w:rsid w:val="00B1536E"/>
    <w:rsid w:val="00B154BD"/>
    <w:rsid w:val="00B16134"/>
    <w:rsid w:val="00B16843"/>
    <w:rsid w:val="00B16FE3"/>
    <w:rsid w:val="00B17757"/>
    <w:rsid w:val="00B17AA9"/>
    <w:rsid w:val="00B2022B"/>
    <w:rsid w:val="00B202A4"/>
    <w:rsid w:val="00B2072A"/>
    <w:rsid w:val="00B20A0A"/>
    <w:rsid w:val="00B20C40"/>
    <w:rsid w:val="00B20E2E"/>
    <w:rsid w:val="00B21EAE"/>
    <w:rsid w:val="00B221E6"/>
    <w:rsid w:val="00B223AC"/>
    <w:rsid w:val="00B22933"/>
    <w:rsid w:val="00B232A0"/>
    <w:rsid w:val="00B2373E"/>
    <w:rsid w:val="00B2404A"/>
    <w:rsid w:val="00B2440C"/>
    <w:rsid w:val="00B24574"/>
    <w:rsid w:val="00B247BC"/>
    <w:rsid w:val="00B24A3C"/>
    <w:rsid w:val="00B24DE6"/>
    <w:rsid w:val="00B2512F"/>
    <w:rsid w:val="00B25176"/>
    <w:rsid w:val="00B25B1C"/>
    <w:rsid w:val="00B25F70"/>
    <w:rsid w:val="00B2629C"/>
    <w:rsid w:val="00B2658B"/>
    <w:rsid w:val="00B266BF"/>
    <w:rsid w:val="00B26F2A"/>
    <w:rsid w:val="00B30372"/>
    <w:rsid w:val="00B30F27"/>
    <w:rsid w:val="00B314CA"/>
    <w:rsid w:val="00B318A5"/>
    <w:rsid w:val="00B322AC"/>
    <w:rsid w:val="00B32431"/>
    <w:rsid w:val="00B3265C"/>
    <w:rsid w:val="00B32751"/>
    <w:rsid w:val="00B332FC"/>
    <w:rsid w:val="00B337E6"/>
    <w:rsid w:val="00B339F0"/>
    <w:rsid w:val="00B3415A"/>
    <w:rsid w:val="00B3452B"/>
    <w:rsid w:val="00B34889"/>
    <w:rsid w:val="00B34962"/>
    <w:rsid w:val="00B3526C"/>
    <w:rsid w:val="00B364D7"/>
    <w:rsid w:val="00B3773F"/>
    <w:rsid w:val="00B37793"/>
    <w:rsid w:val="00B37F0F"/>
    <w:rsid w:val="00B4070A"/>
    <w:rsid w:val="00B41468"/>
    <w:rsid w:val="00B418A5"/>
    <w:rsid w:val="00B41A4D"/>
    <w:rsid w:val="00B4216A"/>
    <w:rsid w:val="00B42891"/>
    <w:rsid w:val="00B42AE8"/>
    <w:rsid w:val="00B435A0"/>
    <w:rsid w:val="00B4372E"/>
    <w:rsid w:val="00B43832"/>
    <w:rsid w:val="00B43D82"/>
    <w:rsid w:val="00B441FF"/>
    <w:rsid w:val="00B44E51"/>
    <w:rsid w:val="00B454C0"/>
    <w:rsid w:val="00B46488"/>
    <w:rsid w:val="00B464C5"/>
    <w:rsid w:val="00B46757"/>
    <w:rsid w:val="00B4676B"/>
    <w:rsid w:val="00B46E27"/>
    <w:rsid w:val="00B47890"/>
    <w:rsid w:val="00B47A01"/>
    <w:rsid w:val="00B47EED"/>
    <w:rsid w:val="00B50058"/>
    <w:rsid w:val="00B50258"/>
    <w:rsid w:val="00B511D8"/>
    <w:rsid w:val="00B52094"/>
    <w:rsid w:val="00B52375"/>
    <w:rsid w:val="00B52498"/>
    <w:rsid w:val="00B52B74"/>
    <w:rsid w:val="00B52C93"/>
    <w:rsid w:val="00B53014"/>
    <w:rsid w:val="00B53277"/>
    <w:rsid w:val="00B5334B"/>
    <w:rsid w:val="00B535D1"/>
    <w:rsid w:val="00B541DF"/>
    <w:rsid w:val="00B54DA6"/>
    <w:rsid w:val="00B5520E"/>
    <w:rsid w:val="00B5526A"/>
    <w:rsid w:val="00B55371"/>
    <w:rsid w:val="00B554FC"/>
    <w:rsid w:val="00B55551"/>
    <w:rsid w:val="00B55557"/>
    <w:rsid w:val="00B560F0"/>
    <w:rsid w:val="00B566FB"/>
    <w:rsid w:val="00B575E7"/>
    <w:rsid w:val="00B57AF1"/>
    <w:rsid w:val="00B57B33"/>
    <w:rsid w:val="00B603B6"/>
    <w:rsid w:val="00B60748"/>
    <w:rsid w:val="00B6075B"/>
    <w:rsid w:val="00B60B56"/>
    <w:rsid w:val="00B60D23"/>
    <w:rsid w:val="00B61C47"/>
    <w:rsid w:val="00B61F29"/>
    <w:rsid w:val="00B62546"/>
    <w:rsid w:val="00B62626"/>
    <w:rsid w:val="00B62890"/>
    <w:rsid w:val="00B629CA"/>
    <w:rsid w:val="00B62D97"/>
    <w:rsid w:val="00B62E1F"/>
    <w:rsid w:val="00B637DF"/>
    <w:rsid w:val="00B63A74"/>
    <w:rsid w:val="00B63C4E"/>
    <w:rsid w:val="00B63E0A"/>
    <w:rsid w:val="00B63F1D"/>
    <w:rsid w:val="00B64464"/>
    <w:rsid w:val="00B64640"/>
    <w:rsid w:val="00B64880"/>
    <w:rsid w:val="00B652E2"/>
    <w:rsid w:val="00B656DE"/>
    <w:rsid w:val="00B65F35"/>
    <w:rsid w:val="00B6647E"/>
    <w:rsid w:val="00B6708C"/>
    <w:rsid w:val="00B67582"/>
    <w:rsid w:val="00B67C9B"/>
    <w:rsid w:val="00B700A0"/>
    <w:rsid w:val="00B70580"/>
    <w:rsid w:val="00B71A68"/>
    <w:rsid w:val="00B725F3"/>
    <w:rsid w:val="00B72E18"/>
    <w:rsid w:val="00B734CB"/>
    <w:rsid w:val="00B73A60"/>
    <w:rsid w:val="00B746DB"/>
    <w:rsid w:val="00B750D8"/>
    <w:rsid w:val="00B7598F"/>
    <w:rsid w:val="00B75BD2"/>
    <w:rsid w:val="00B75C73"/>
    <w:rsid w:val="00B75FD0"/>
    <w:rsid w:val="00B76C61"/>
    <w:rsid w:val="00B773E0"/>
    <w:rsid w:val="00B77DC3"/>
    <w:rsid w:val="00B8015B"/>
    <w:rsid w:val="00B80593"/>
    <w:rsid w:val="00B812C9"/>
    <w:rsid w:val="00B81603"/>
    <w:rsid w:val="00B821EE"/>
    <w:rsid w:val="00B82347"/>
    <w:rsid w:val="00B824A4"/>
    <w:rsid w:val="00B826E6"/>
    <w:rsid w:val="00B82BAC"/>
    <w:rsid w:val="00B82FD8"/>
    <w:rsid w:val="00B83DE7"/>
    <w:rsid w:val="00B83E22"/>
    <w:rsid w:val="00B83EB1"/>
    <w:rsid w:val="00B84076"/>
    <w:rsid w:val="00B84A13"/>
    <w:rsid w:val="00B84BF7"/>
    <w:rsid w:val="00B85388"/>
    <w:rsid w:val="00B853AA"/>
    <w:rsid w:val="00B8546F"/>
    <w:rsid w:val="00B85F62"/>
    <w:rsid w:val="00B8675A"/>
    <w:rsid w:val="00B869DA"/>
    <w:rsid w:val="00B86F2B"/>
    <w:rsid w:val="00B873D9"/>
    <w:rsid w:val="00B8789D"/>
    <w:rsid w:val="00B87B8F"/>
    <w:rsid w:val="00B9003D"/>
    <w:rsid w:val="00B900D7"/>
    <w:rsid w:val="00B90E89"/>
    <w:rsid w:val="00B91BDF"/>
    <w:rsid w:val="00B91D6C"/>
    <w:rsid w:val="00B91E9B"/>
    <w:rsid w:val="00B91F8C"/>
    <w:rsid w:val="00B92D53"/>
    <w:rsid w:val="00B92EAB"/>
    <w:rsid w:val="00B93229"/>
    <w:rsid w:val="00B93730"/>
    <w:rsid w:val="00B93A34"/>
    <w:rsid w:val="00B93BD6"/>
    <w:rsid w:val="00B93C52"/>
    <w:rsid w:val="00B93DE2"/>
    <w:rsid w:val="00B941C9"/>
    <w:rsid w:val="00B9473B"/>
    <w:rsid w:val="00B94C75"/>
    <w:rsid w:val="00B95160"/>
    <w:rsid w:val="00B955A1"/>
    <w:rsid w:val="00B958E9"/>
    <w:rsid w:val="00B96007"/>
    <w:rsid w:val="00B9601C"/>
    <w:rsid w:val="00B96413"/>
    <w:rsid w:val="00B96645"/>
    <w:rsid w:val="00B9687F"/>
    <w:rsid w:val="00B96C7D"/>
    <w:rsid w:val="00B96F4A"/>
    <w:rsid w:val="00B97318"/>
    <w:rsid w:val="00B975B5"/>
    <w:rsid w:val="00B97A46"/>
    <w:rsid w:val="00BA01B0"/>
    <w:rsid w:val="00BA1020"/>
    <w:rsid w:val="00BA11D2"/>
    <w:rsid w:val="00BA1582"/>
    <w:rsid w:val="00BA15E1"/>
    <w:rsid w:val="00BA1F88"/>
    <w:rsid w:val="00BA2520"/>
    <w:rsid w:val="00BA2777"/>
    <w:rsid w:val="00BA2AE9"/>
    <w:rsid w:val="00BA3195"/>
    <w:rsid w:val="00BA3A5E"/>
    <w:rsid w:val="00BA3AA1"/>
    <w:rsid w:val="00BA3C35"/>
    <w:rsid w:val="00BA4431"/>
    <w:rsid w:val="00BA448A"/>
    <w:rsid w:val="00BA518D"/>
    <w:rsid w:val="00BA5255"/>
    <w:rsid w:val="00BA56A8"/>
    <w:rsid w:val="00BA585A"/>
    <w:rsid w:val="00BA6294"/>
    <w:rsid w:val="00BA64EE"/>
    <w:rsid w:val="00BA6670"/>
    <w:rsid w:val="00BA68D3"/>
    <w:rsid w:val="00BA6F12"/>
    <w:rsid w:val="00BA7767"/>
    <w:rsid w:val="00BA791A"/>
    <w:rsid w:val="00BA7A03"/>
    <w:rsid w:val="00BA7BB4"/>
    <w:rsid w:val="00BA7CCC"/>
    <w:rsid w:val="00BAC023"/>
    <w:rsid w:val="00BB0D16"/>
    <w:rsid w:val="00BB1DC4"/>
    <w:rsid w:val="00BB2922"/>
    <w:rsid w:val="00BB2E30"/>
    <w:rsid w:val="00BB322A"/>
    <w:rsid w:val="00BB3296"/>
    <w:rsid w:val="00BB3FF7"/>
    <w:rsid w:val="00BB4D74"/>
    <w:rsid w:val="00BB52CA"/>
    <w:rsid w:val="00BB5330"/>
    <w:rsid w:val="00BB5726"/>
    <w:rsid w:val="00BB59FB"/>
    <w:rsid w:val="00BB662F"/>
    <w:rsid w:val="00BB6670"/>
    <w:rsid w:val="00BB667D"/>
    <w:rsid w:val="00BB6C81"/>
    <w:rsid w:val="00BB7E78"/>
    <w:rsid w:val="00BC0B26"/>
    <w:rsid w:val="00BC187B"/>
    <w:rsid w:val="00BC1A52"/>
    <w:rsid w:val="00BC1CE7"/>
    <w:rsid w:val="00BC25E2"/>
    <w:rsid w:val="00BC26A9"/>
    <w:rsid w:val="00BC28DE"/>
    <w:rsid w:val="00BC2964"/>
    <w:rsid w:val="00BC29F9"/>
    <w:rsid w:val="00BC2A7E"/>
    <w:rsid w:val="00BC2C33"/>
    <w:rsid w:val="00BC2E46"/>
    <w:rsid w:val="00BC3231"/>
    <w:rsid w:val="00BC384A"/>
    <w:rsid w:val="00BC3B04"/>
    <w:rsid w:val="00BC4054"/>
    <w:rsid w:val="00BC4D12"/>
    <w:rsid w:val="00BC5DD6"/>
    <w:rsid w:val="00BC65D3"/>
    <w:rsid w:val="00BC6C79"/>
    <w:rsid w:val="00BC7402"/>
    <w:rsid w:val="00BC7DB9"/>
    <w:rsid w:val="00BD0404"/>
    <w:rsid w:val="00BD0607"/>
    <w:rsid w:val="00BD0AA7"/>
    <w:rsid w:val="00BD0C81"/>
    <w:rsid w:val="00BD0DDE"/>
    <w:rsid w:val="00BD1784"/>
    <w:rsid w:val="00BD19D7"/>
    <w:rsid w:val="00BD1EB4"/>
    <w:rsid w:val="00BD2201"/>
    <w:rsid w:val="00BD2489"/>
    <w:rsid w:val="00BD2607"/>
    <w:rsid w:val="00BD2B02"/>
    <w:rsid w:val="00BD2B8D"/>
    <w:rsid w:val="00BD325A"/>
    <w:rsid w:val="00BD3E95"/>
    <w:rsid w:val="00BD448B"/>
    <w:rsid w:val="00BD4A52"/>
    <w:rsid w:val="00BD4D83"/>
    <w:rsid w:val="00BD50F6"/>
    <w:rsid w:val="00BD575D"/>
    <w:rsid w:val="00BD5C3B"/>
    <w:rsid w:val="00BD5C4C"/>
    <w:rsid w:val="00BD5F9C"/>
    <w:rsid w:val="00BD6019"/>
    <w:rsid w:val="00BD61BD"/>
    <w:rsid w:val="00BD700C"/>
    <w:rsid w:val="00BD7825"/>
    <w:rsid w:val="00BD7B54"/>
    <w:rsid w:val="00BE00BA"/>
    <w:rsid w:val="00BE08C5"/>
    <w:rsid w:val="00BE0909"/>
    <w:rsid w:val="00BE0C0A"/>
    <w:rsid w:val="00BE0D7C"/>
    <w:rsid w:val="00BE0D83"/>
    <w:rsid w:val="00BE138E"/>
    <w:rsid w:val="00BE1624"/>
    <w:rsid w:val="00BE1767"/>
    <w:rsid w:val="00BE1B8C"/>
    <w:rsid w:val="00BE1CB7"/>
    <w:rsid w:val="00BE22B7"/>
    <w:rsid w:val="00BE23A3"/>
    <w:rsid w:val="00BE23AB"/>
    <w:rsid w:val="00BE2561"/>
    <w:rsid w:val="00BE26F0"/>
    <w:rsid w:val="00BE30B8"/>
    <w:rsid w:val="00BE32E1"/>
    <w:rsid w:val="00BE3D67"/>
    <w:rsid w:val="00BE4754"/>
    <w:rsid w:val="00BE4AB6"/>
    <w:rsid w:val="00BE4FBC"/>
    <w:rsid w:val="00BE55E0"/>
    <w:rsid w:val="00BE5944"/>
    <w:rsid w:val="00BE5C2C"/>
    <w:rsid w:val="00BE5F75"/>
    <w:rsid w:val="00BE62B9"/>
    <w:rsid w:val="00BE6313"/>
    <w:rsid w:val="00BE64D4"/>
    <w:rsid w:val="00BE6E29"/>
    <w:rsid w:val="00BE770A"/>
    <w:rsid w:val="00BE78DA"/>
    <w:rsid w:val="00BE7B04"/>
    <w:rsid w:val="00BE7F2C"/>
    <w:rsid w:val="00BF06D7"/>
    <w:rsid w:val="00BF083F"/>
    <w:rsid w:val="00BF13FE"/>
    <w:rsid w:val="00BF1513"/>
    <w:rsid w:val="00BF153A"/>
    <w:rsid w:val="00BF17C5"/>
    <w:rsid w:val="00BF1B9D"/>
    <w:rsid w:val="00BF1CBD"/>
    <w:rsid w:val="00BF254C"/>
    <w:rsid w:val="00BF291C"/>
    <w:rsid w:val="00BF29FC"/>
    <w:rsid w:val="00BF2BEE"/>
    <w:rsid w:val="00BF2F49"/>
    <w:rsid w:val="00BF35CA"/>
    <w:rsid w:val="00BF36D0"/>
    <w:rsid w:val="00BF3A38"/>
    <w:rsid w:val="00BF414B"/>
    <w:rsid w:val="00BF48C6"/>
    <w:rsid w:val="00BF48F7"/>
    <w:rsid w:val="00BF4ACF"/>
    <w:rsid w:val="00BF4B3E"/>
    <w:rsid w:val="00BF4BFF"/>
    <w:rsid w:val="00BF4C03"/>
    <w:rsid w:val="00BF4DCE"/>
    <w:rsid w:val="00BF507B"/>
    <w:rsid w:val="00BF553B"/>
    <w:rsid w:val="00BF5690"/>
    <w:rsid w:val="00BF5B8E"/>
    <w:rsid w:val="00BF67D4"/>
    <w:rsid w:val="00BF6F2C"/>
    <w:rsid w:val="00BF762F"/>
    <w:rsid w:val="00C0007F"/>
    <w:rsid w:val="00C00413"/>
    <w:rsid w:val="00C00E6B"/>
    <w:rsid w:val="00C01A94"/>
    <w:rsid w:val="00C021B2"/>
    <w:rsid w:val="00C023BA"/>
    <w:rsid w:val="00C03242"/>
    <w:rsid w:val="00C032ED"/>
    <w:rsid w:val="00C0358D"/>
    <w:rsid w:val="00C03AA2"/>
    <w:rsid w:val="00C03CCE"/>
    <w:rsid w:val="00C0418F"/>
    <w:rsid w:val="00C04737"/>
    <w:rsid w:val="00C047EA"/>
    <w:rsid w:val="00C04CF6"/>
    <w:rsid w:val="00C05C18"/>
    <w:rsid w:val="00C05DBB"/>
    <w:rsid w:val="00C06071"/>
    <w:rsid w:val="00C0607B"/>
    <w:rsid w:val="00C062FC"/>
    <w:rsid w:val="00C0675C"/>
    <w:rsid w:val="00C0685A"/>
    <w:rsid w:val="00C07645"/>
    <w:rsid w:val="00C07DEE"/>
    <w:rsid w:val="00C10221"/>
    <w:rsid w:val="00C10890"/>
    <w:rsid w:val="00C110D6"/>
    <w:rsid w:val="00C1193D"/>
    <w:rsid w:val="00C11CB3"/>
    <w:rsid w:val="00C121A3"/>
    <w:rsid w:val="00C137CE"/>
    <w:rsid w:val="00C13A6F"/>
    <w:rsid w:val="00C14640"/>
    <w:rsid w:val="00C14BED"/>
    <w:rsid w:val="00C14C19"/>
    <w:rsid w:val="00C14E32"/>
    <w:rsid w:val="00C150BF"/>
    <w:rsid w:val="00C15EAF"/>
    <w:rsid w:val="00C160DA"/>
    <w:rsid w:val="00C161F7"/>
    <w:rsid w:val="00C16379"/>
    <w:rsid w:val="00C1769B"/>
    <w:rsid w:val="00C20036"/>
    <w:rsid w:val="00C20569"/>
    <w:rsid w:val="00C20841"/>
    <w:rsid w:val="00C20F03"/>
    <w:rsid w:val="00C20F64"/>
    <w:rsid w:val="00C2143E"/>
    <w:rsid w:val="00C21553"/>
    <w:rsid w:val="00C2163D"/>
    <w:rsid w:val="00C21C9C"/>
    <w:rsid w:val="00C21DC5"/>
    <w:rsid w:val="00C22122"/>
    <w:rsid w:val="00C22775"/>
    <w:rsid w:val="00C22C0C"/>
    <w:rsid w:val="00C23053"/>
    <w:rsid w:val="00C233A0"/>
    <w:rsid w:val="00C24B74"/>
    <w:rsid w:val="00C24C74"/>
    <w:rsid w:val="00C25019"/>
    <w:rsid w:val="00C250A0"/>
    <w:rsid w:val="00C25239"/>
    <w:rsid w:val="00C26B07"/>
    <w:rsid w:val="00C26EDA"/>
    <w:rsid w:val="00C27684"/>
    <w:rsid w:val="00C27FB2"/>
    <w:rsid w:val="00C30089"/>
    <w:rsid w:val="00C3016E"/>
    <w:rsid w:val="00C30419"/>
    <w:rsid w:val="00C30792"/>
    <w:rsid w:val="00C30FDC"/>
    <w:rsid w:val="00C3111B"/>
    <w:rsid w:val="00C31241"/>
    <w:rsid w:val="00C3130F"/>
    <w:rsid w:val="00C31533"/>
    <w:rsid w:val="00C315B7"/>
    <w:rsid w:val="00C31695"/>
    <w:rsid w:val="00C317BF"/>
    <w:rsid w:val="00C326C5"/>
    <w:rsid w:val="00C32A69"/>
    <w:rsid w:val="00C32CF9"/>
    <w:rsid w:val="00C32E0A"/>
    <w:rsid w:val="00C3322B"/>
    <w:rsid w:val="00C33CBD"/>
    <w:rsid w:val="00C33DF0"/>
    <w:rsid w:val="00C33EAC"/>
    <w:rsid w:val="00C347A4"/>
    <w:rsid w:val="00C34977"/>
    <w:rsid w:val="00C355AE"/>
    <w:rsid w:val="00C35F44"/>
    <w:rsid w:val="00C36C40"/>
    <w:rsid w:val="00C36D0D"/>
    <w:rsid w:val="00C37085"/>
    <w:rsid w:val="00C37215"/>
    <w:rsid w:val="00C37B58"/>
    <w:rsid w:val="00C40746"/>
    <w:rsid w:val="00C417D6"/>
    <w:rsid w:val="00C418E2"/>
    <w:rsid w:val="00C41E6E"/>
    <w:rsid w:val="00C4205F"/>
    <w:rsid w:val="00C428B6"/>
    <w:rsid w:val="00C42D18"/>
    <w:rsid w:val="00C431F6"/>
    <w:rsid w:val="00C432DF"/>
    <w:rsid w:val="00C433EC"/>
    <w:rsid w:val="00C435C7"/>
    <w:rsid w:val="00C437E8"/>
    <w:rsid w:val="00C43AB1"/>
    <w:rsid w:val="00C43C82"/>
    <w:rsid w:val="00C43E99"/>
    <w:rsid w:val="00C441A1"/>
    <w:rsid w:val="00C45012"/>
    <w:rsid w:val="00C45A54"/>
    <w:rsid w:val="00C466E5"/>
    <w:rsid w:val="00C46B23"/>
    <w:rsid w:val="00C47056"/>
    <w:rsid w:val="00C47114"/>
    <w:rsid w:val="00C477E0"/>
    <w:rsid w:val="00C47867"/>
    <w:rsid w:val="00C478BB"/>
    <w:rsid w:val="00C47CA9"/>
    <w:rsid w:val="00C50812"/>
    <w:rsid w:val="00C50983"/>
    <w:rsid w:val="00C50FC6"/>
    <w:rsid w:val="00C510FA"/>
    <w:rsid w:val="00C513F9"/>
    <w:rsid w:val="00C51DA3"/>
    <w:rsid w:val="00C51E0C"/>
    <w:rsid w:val="00C51F3D"/>
    <w:rsid w:val="00C52456"/>
    <w:rsid w:val="00C52A37"/>
    <w:rsid w:val="00C52F33"/>
    <w:rsid w:val="00C536F4"/>
    <w:rsid w:val="00C53D39"/>
    <w:rsid w:val="00C53DC8"/>
    <w:rsid w:val="00C542BF"/>
    <w:rsid w:val="00C544FA"/>
    <w:rsid w:val="00C5450C"/>
    <w:rsid w:val="00C56311"/>
    <w:rsid w:val="00C56E02"/>
    <w:rsid w:val="00C570B7"/>
    <w:rsid w:val="00C5732D"/>
    <w:rsid w:val="00C57536"/>
    <w:rsid w:val="00C57DD6"/>
    <w:rsid w:val="00C60385"/>
    <w:rsid w:val="00C61006"/>
    <w:rsid w:val="00C615C9"/>
    <w:rsid w:val="00C61DF1"/>
    <w:rsid w:val="00C62050"/>
    <w:rsid w:val="00C62437"/>
    <w:rsid w:val="00C62737"/>
    <w:rsid w:val="00C62738"/>
    <w:rsid w:val="00C6274C"/>
    <w:rsid w:val="00C629CF"/>
    <w:rsid w:val="00C63023"/>
    <w:rsid w:val="00C6351B"/>
    <w:rsid w:val="00C63E05"/>
    <w:rsid w:val="00C63ED3"/>
    <w:rsid w:val="00C6456C"/>
    <w:rsid w:val="00C64583"/>
    <w:rsid w:val="00C648C0"/>
    <w:rsid w:val="00C6491E"/>
    <w:rsid w:val="00C64DCB"/>
    <w:rsid w:val="00C655C4"/>
    <w:rsid w:val="00C65984"/>
    <w:rsid w:val="00C65EAF"/>
    <w:rsid w:val="00C65F42"/>
    <w:rsid w:val="00C66200"/>
    <w:rsid w:val="00C66684"/>
    <w:rsid w:val="00C666B9"/>
    <w:rsid w:val="00C66CA6"/>
    <w:rsid w:val="00C66D07"/>
    <w:rsid w:val="00C6766D"/>
    <w:rsid w:val="00C6774E"/>
    <w:rsid w:val="00C6785F"/>
    <w:rsid w:val="00C70E02"/>
    <w:rsid w:val="00C715B6"/>
    <w:rsid w:val="00C71606"/>
    <w:rsid w:val="00C71BA0"/>
    <w:rsid w:val="00C72506"/>
    <w:rsid w:val="00C727C0"/>
    <w:rsid w:val="00C72C78"/>
    <w:rsid w:val="00C72CB9"/>
    <w:rsid w:val="00C72D1B"/>
    <w:rsid w:val="00C73562"/>
    <w:rsid w:val="00C73569"/>
    <w:rsid w:val="00C73AB9"/>
    <w:rsid w:val="00C73E36"/>
    <w:rsid w:val="00C74182"/>
    <w:rsid w:val="00C74556"/>
    <w:rsid w:val="00C7475E"/>
    <w:rsid w:val="00C74D45"/>
    <w:rsid w:val="00C7504B"/>
    <w:rsid w:val="00C75409"/>
    <w:rsid w:val="00C754B8"/>
    <w:rsid w:val="00C75E1F"/>
    <w:rsid w:val="00C75EA1"/>
    <w:rsid w:val="00C760CB"/>
    <w:rsid w:val="00C76345"/>
    <w:rsid w:val="00C7658A"/>
    <w:rsid w:val="00C76F09"/>
    <w:rsid w:val="00C770C6"/>
    <w:rsid w:val="00C77386"/>
    <w:rsid w:val="00C77BF1"/>
    <w:rsid w:val="00C77CB1"/>
    <w:rsid w:val="00C77EEC"/>
    <w:rsid w:val="00C77F88"/>
    <w:rsid w:val="00C8018D"/>
    <w:rsid w:val="00C80871"/>
    <w:rsid w:val="00C80DB8"/>
    <w:rsid w:val="00C810F2"/>
    <w:rsid w:val="00C81560"/>
    <w:rsid w:val="00C816C8"/>
    <w:rsid w:val="00C81780"/>
    <w:rsid w:val="00C81E4F"/>
    <w:rsid w:val="00C8221C"/>
    <w:rsid w:val="00C82705"/>
    <w:rsid w:val="00C8285B"/>
    <w:rsid w:val="00C844F1"/>
    <w:rsid w:val="00C8467C"/>
    <w:rsid w:val="00C84ABE"/>
    <w:rsid w:val="00C84ACC"/>
    <w:rsid w:val="00C84D24"/>
    <w:rsid w:val="00C84EE8"/>
    <w:rsid w:val="00C85064"/>
    <w:rsid w:val="00C859AC"/>
    <w:rsid w:val="00C85B8E"/>
    <w:rsid w:val="00C861E4"/>
    <w:rsid w:val="00C86605"/>
    <w:rsid w:val="00C86B23"/>
    <w:rsid w:val="00C875AB"/>
    <w:rsid w:val="00C87972"/>
    <w:rsid w:val="00C87B18"/>
    <w:rsid w:val="00C87B4F"/>
    <w:rsid w:val="00C87C38"/>
    <w:rsid w:val="00C87D92"/>
    <w:rsid w:val="00C9066B"/>
    <w:rsid w:val="00C906B3"/>
    <w:rsid w:val="00C90D6B"/>
    <w:rsid w:val="00C90FD1"/>
    <w:rsid w:val="00C91042"/>
    <w:rsid w:val="00C9116D"/>
    <w:rsid w:val="00C91353"/>
    <w:rsid w:val="00C92AA4"/>
    <w:rsid w:val="00C92B76"/>
    <w:rsid w:val="00C92D03"/>
    <w:rsid w:val="00C9315D"/>
    <w:rsid w:val="00C93F80"/>
    <w:rsid w:val="00C94533"/>
    <w:rsid w:val="00C94693"/>
    <w:rsid w:val="00C94BAD"/>
    <w:rsid w:val="00C95A80"/>
    <w:rsid w:val="00C95F2D"/>
    <w:rsid w:val="00C963DE"/>
    <w:rsid w:val="00C96798"/>
    <w:rsid w:val="00C96C7B"/>
    <w:rsid w:val="00C971AA"/>
    <w:rsid w:val="00C975FB"/>
    <w:rsid w:val="00C979B9"/>
    <w:rsid w:val="00CA003C"/>
    <w:rsid w:val="00CA0253"/>
    <w:rsid w:val="00CA0E39"/>
    <w:rsid w:val="00CA19F9"/>
    <w:rsid w:val="00CA2264"/>
    <w:rsid w:val="00CA2609"/>
    <w:rsid w:val="00CA32FF"/>
    <w:rsid w:val="00CA340D"/>
    <w:rsid w:val="00CA3703"/>
    <w:rsid w:val="00CA3905"/>
    <w:rsid w:val="00CA3C87"/>
    <w:rsid w:val="00CA3DC1"/>
    <w:rsid w:val="00CA3DEA"/>
    <w:rsid w:val="00CA430A"/>
    <w:rsid w:val="00CA43C4"/>
    <w:rsid w:val="00CA46B4"/>
    <w:rsid w:val="00CA507A"/>
    <w:rsid w:val="00CA54AC"/>
    <w:rsid w:val="00CA573E"/>
    <w:rsid w:val="00CA5CD3"/>
    <w:rsid w:val="00CA6A43"/>
    <w:rsid w:val="00CA6ED0"/>
    <w:rsid w:val="00CA6F9A"/>
    <w:rsid w:val="00CA722B"/>
    <w:rsid w:val="00CA779F"/>
    <w:rsid w:val="00CA77E4"/>
    <w:rsid w:val="00CA79B1"/>
    <w:rsid w:val="00CA7A1D"/>
    <w:rsid w:val="00CA7ECE"/>
    <w:rsid w:val="00CB06C9"/>
    <w:rsid w:val="00CB0A37"/>
    <w:rsid w:val="00CB1995"/>
    <w:rsid w:val="00CB19B3"/>
    <w:rsid w:val="00CB2101"/>
    <w:rsid w:val="00CB311F"/>
    <w:rsid w:val="00CB379B"/>
    <w:rsid w:val="00CB3810"/>
    <w:rsid w:val="00CB3A3E"/>
    <w:rsid w:val="00CB3F1C"/>
    <w:rsid w:val="00CB56F6"/>
    <w:rsid w:val="00CB5B94"/>
    <w:rsid w:val="00CB6118"/>
    <w:rsid w:val="00CB6734"/>
    <w:rsid w:val="00CB6A26"/>
    <w:rsid w:val="00CB6DEC"/>
    <w:rsid w:val="00CB7331"/>
    <w:rsid w:val="00CB7419"/>
    <w:rsid w:val="00CB771C"/>
    <w:rsid w:val="00CB78F2"/>
    <w:rsid w:val="00CB7D80"/>
    <w:rsid w:val="00CB7E87"/>
    <w:rsid w:val="00CC02C1"/>
    <w:rsid w:val="00CC0875"/>
    <w:rsid w:val="00CC0E59"/>
    <w:rsid w:val="00CC14BF"/>
    <w:rsid w:val="00CC222C"/>
    <w:rsid w:val="00CC228A"/>
    <w:rsid w:val="00CC2625"/>
    <w:rsid w:val="00CC2785"/>
    <w:rsid w:val="00CC27EE"/>
    <w:rsid w:val="00CC2918"/>
    <w:rsid w:val="00CC2C56"/>
    <w:rsid w:val="00CC2FA1"/>
    <w:rsid w:val="00CC3760"/>
    <w:rsid w:val="00CC3EC8"/>
    <w:rsid w:val="00CC4301"/>
    <w:rsid w:val="00CC5082"/>
    <w:rsid w:val="00CC5661"/>
    <w:rsid w:val="00CC5FB6"/>
    <w:rsid w:val="00CC6099"/>
    <w:rsid w:val="00CC6542"/>
    <w:rsid w:val="00CC6A5C"/>
    <w:rsid w:val="00CC6C7E"/>
    <w:rsid w:val="00CC708B"/>
    <w:rsid w:val="00CC72B2"/>
    <w:rsid w:val="00CC7780"/>
    <w:rsid w:val="00CD0203"/>
    <w:rsid w:val="00CD16E4"/>
    <w:rsid w:val="00CD19A7"/>
    <w:rsid w:val="00CD1A34"/>
    <w:rsid w:val="00CD2A49"/>
    <w:rsid w:val="00CD2E0D"/>
    <w:rsid w:val="00CD37A7"/>
    <w:rsid w:val="00CD3AD9"/>
    <w:rsid w:val="00CD3FF8"/>
    <w:rsid w:val="00CD41E6"/>
    <w:rsid w:val="00CD42A9"/>
    <w:rsid w:val="00CD492D"/>
    <w:rsid w:val="00CD4BDE"/>
    <w:rsid w:val="00CD5E99"/>
    <w:rsid w:val="00CD5F95"/>
    <w:rsid w:val="00CD62E9"/>
    <w:rsid w:val="00CD69D2"/>
    <w:rsid w:val="00CD6A4B"/>
    <w:rsid w:val="00CD715B"/>
    <w:rsid w:val="00CD71E8"/>
    <w:rsid w:val="00CD71FE"/>
    <w:rsid w:val="00CD7CBA"/>
    <w:rsid w:val="00CD7E4F"/>
    <w:rsid w:val="00CE0176"/>
    <w:rsid w:val="00CE08ED"/>
    <w:rsid w:val="00CE0BB7"/>
    <w:rsid w:val="00CE0C9E"/>
    <w:rsid w:val="00CE1615"/>
    <w:rsid w:val="00CE1699"/>
    <w:rsid w:val="00CE185C"/>
    <w:rsid w:val="00CE1956"/>
    <w:rsid w:val="00CE23F9"/>
    <w:rsid w:val="00CE2627"/>
    <w:rsid w:val="00CE3446"/>
    <w:rsid w:val="00CE346C"/>
    <w:rsid w:val="00CE3692"/>
    <w:rsid w:val="00CE388E"/>
    <w:rsid w:val="00CE3FD5"/>
    <w:rsid w:val="00CE470C"/>
    <w:rsid w:val="00CE47CB"/>
    <w:rsid w:val="00CE4C2A"/>
    <w:rsid w:val="00CE4E12"/>
    <w:rsid w:val="00CE4F8C"/>
    <w:rsid w:val="00CE4F9E"/>
    <w:rsid w:val="00CE54F0"/>
    <w:rsid w:val="00CE5988"/>
    <w:rsid w:val="00CE5A26"/>
    <w:rsid w:val="00CE6236"/>
    <w:rsid w:val="00CE62F1"/>
    <w:rsid w:val="00CE650F"/>
    <w:rsid w:val="00CE6699"/>
    <w:rsid w:val="00CE66BF"/>
    <w:rsid w:val="00CE6933"/>
    <w:rsid w:val="00CE6DE6"/>
    <w:rsid w:val="00CE6F7C"/>
    <w:rsid w:val="00CE76C7"/>
    <w:rsid w:val="00CE7A0F"/>
    <w:rsid w:val="00CE7B0E"/>
    <w:rsid w:val="00CE7B86"/>
    <w:rsid w:val="00CF0A41"/>
    <w:rsid w:val="00CF0FC8"/>
    <w:rsid w:val="00CF136A"/>
    <w:rsid w:val="00CF2140"/>
    <w:rsid w:val="00CF29D8"/>
    <w:rsid w:val="00CF29E9"/>
    <w:rsid w:val="00CF2BE2"/>
    <w:rsid w:val="00CF3BAD"/>
    <w:rsid w:val="00CF3C8F"/>
    <w:rsid w:val="00CF4076"/>
    <w:rsid w:val="00CF41BA"/>
    <w:rsid w:val="00CF41FA"/>
    <w:rsid w:val="00CF46C7"/>
    <w:rsid w:val="00CF4B41"/>
    <w:rsid w:val="00CF4C73"/>
    <w:rsid w:val="00CF594C"/>
    <w:rsid w:val="00CF59AA"/>
    <w:rsid w:val="00CF5FEF"/>
    <w:rsid w:val="00CF7181"/>
    <w:rsid w:val="00CF72E8"/>
    <w:rsid w:val="00CF7A63"/>
    <w:rsid w:val="00D0008F"/>
    <w:rsid w:val="00D00B01"/>
    <w:rsid w:val="00D00C59"/>
    <w:rsid w:val="00D01473"/>
    <w:rsid w:val="00D014DF"/>
    <w:rsid w:val="00D014E9"/>
    <w:rsid w:val="00D01993"/>
    <w:rsid w:val="00D02331"/>
    <w:rsid w:val="00D023E7"/>
    <w:rsid w:val="00D041AB"/>
    <w:rsid w:val="00D043EA"/>
    <w:rsid w:val="00D04610"/>
    <w:rsid w:val="00D049AC"/>
    <w:rsid w:val="00D04B53"/>
    <w:rsid w:val="00D05087"/>
    <w:rsid w:val="00D052CF"/>
    <w:rsid w:val="00D054B2"/>
    <w:rsid w:val="00D056C0"/>
    <w:rsid w:val="00D05B10"/>
    <w:rsid w:val="00D05C19"/>
    <w:rsid w:val="00D06555"/>
    <w:rsid w:val="00D06AB2"/>
    <w:rsid w:val="00D0721C"/>
    <w:rsid w:val="00D0737B"/>
    <w:rsid w:val="00D073DB"/>
    <w:rsid w:val="00D07420"/>
    <w:rsid w:val="00D07C11"/>
    <w:rsid w:val="00D1015E"/>
    <w:rsid w:val="00D106DE"/>
    <w:rsid w:val="00D10B3C"/>
    <w:rsid w:val="00D10E31"/>
    <w:rsid w:val="00D118E0"/>
    <w:rsid w:val="00D11BEE"/>
    <w:rsid w:val="00D11DDB"/>
    <w:rsid w:val="00D1238E"/>
    <w:rsid w:val="00D12F61"/>
    <w:rsid w:val="00D131E1"/>
    <w:rsid w:val="00D135ED"/>
    <w:rsid w:val="00D1387F"/>
    <w:rsid w:val="00D13921"/>
    <w:rsid w:val="00D13B19"/>
    <w:rsid w:val="00D13BF0"/>
    <w:rsid w:val="00D13DFF"/>
    <w:rsid w:val="00D144A4"/>
    <w:rsid w:val="00D1459D"/>
    <w:rsid w:val="00D14EEA"/>
    <w:rsid w:val="00D14FCA"/>
    <w:rsid w:val="00D15430"/>
    <w:rsid w:val="00D200DA"/>
    <w:rsid w:val="00D20109"/>
    <w:rsid w:val="00D201A6"/>
    <w:rsid w:val="00D202AB"/>
    <w:rsid w:val="00D203D9"/>
    <w:rsid w:val="00D20E31"/>
    <w:rsid w:val="00D21788"/>
    <w:rsid w:val="00D21ACE"/>
    <w:rsid w:val="00D22022"/>
    <w:rsid w:val="00D223F3"/>
    <w:rsid w:val="00D22C24"/>
    <w:rsid w:val="00D233B0"/>
    <w:rsid w:val="00D2376F"/>
    <w:rsid w:val="00D23E0C"/>
    <w:rsid w:val="00D23E6F"/>
    <w:rsid w:val="00D24208"/>
    <w:rsid w:val="00D243B5"/>
    <w:rsid w:val="00D2455B"/>
    <w:rsid w:val="00D246CA"/>
    <w:rsid w:val="00D25BB9"/>
    <w:rsid w:val="00D25D39"/>
    <w:rsid w:val="00D2648C"/>
    <w:rsid w:val="00D265D8"/>
    <w:rsid w:val="00D26B0F"/>
    <w:rsid w:val="00D27302"/>
    <w:rsid w:val="00D27410"/>
    <w:rsid w:val="00D27BE6"/>
    <w:rsid w:val="00D307B1"/>
    <w:rsid w:val="00D30EF1"/>
    <w:rsid w:val="00D30FD7"/>
    <w:rsid w:val="00D31036"/>
    <w:rsid w:val="00D31ECC"/>
    <w:rsid w:val="00D3237C"/>
    <w:rsid w:val="00D327D9"/>
    <w:rsid w:val="00D32BCA"/>
    <w:rsid w:val="00D33641"/>
    <w:rsid w:val="00D3379B"/>
    <w:rsid w:val="00D33AB8"/>
    <w:rsid w:val="00D33E21"/>
    <w:rsid w:val="00D341BF"/>
    <w:rsid w:val="00D34211"/>
    <w:rsid w:val="00D349D7"/>
    <w:rsid w:val="00D357AD"/>
    <w:rsid w:val="00D35B7C"/>
    <w:rsid w:val="00D35B9D"/>
    <w:rsid w:val="00D3675A"/>
    <w:rsid w:val="00D36A15"/>
    <w:rsid w:val="00D36ABE"/>
    <w:rsid w:val="00D36FD6"/>
    <w:rsid w:val="00D40ABB"/>
    <w:rsid w:val="00D40FEB"/>
    <w:rsid w:val="00D426CD"/>
    <w:rsid w:val="00D4272F"/>
    <w:rsid w:val="00D428B4"/>
    <w:rsid w:val="00D429D6"/>
    <w:rsid w:val="00D42D00"/>
    <w:rsid w:val="00D436CB"/>
    <w:rsid w:val="00D43805"/>
    <w:rsid w:val="00D44337"/>
    <w:rsid w:val="00D44520"/>
    <w:rsid w:val="00D44C64"/>
    <w:rsid w:val="00D44C72"/>
    <w:rsid w:val="00D4562E"/>
    <w:rsid w:val="00D4579F"/>
    <w:rsid w:val="00D457A2"/>
    <w:rsid w:val="00D45D42"/>
    <w:rsid w:val="00D4618F"/>
    <w:rsid w:val="00D461CC"/>
    <w:rsid w:val="00D462FA"/>
    <w:rsid w:val="00D46548"/>
    <w:rsid w:val="00D46610"/>
    <w:rsid w:val="00D46B35"/>
    <w:rsid w:val="00D46B5F"/>
    <w:rsid w:val="00D46CBE"/>
    <w:rsid w:val="00D46D8E"/>
    <w:rsid w:val="00D47669"/>
    <w:rsid w:val="00D47A9F"/>
    <w:rsid w:val="00D47EE3"/>
    <w:rsid w:val="00D5011E"/>
    <w:rsid w:val="00D5062C"/>
    <w:rsid w:val="00D50976"/>
    <w:rsid w:val="00D50A72"/>
    <w:rsid w:val="00D50FD8"/>
    <w:rsid w:val="00D512E5"/>
    <w:rsid w:val="00D518E6"/>
    <w:rsid w:val="00D51C39"/>
    <w:rsid w:val="00D51EB3"/>
    <w:rsid w:val="00D523EA"/>
    <w:rsid w:val="00D52DFD"/>
    <w:rsid w:val="00D5513B"/>
    <w:rsid w:val="00D551DF"/>
    <w:rsid w:val="00D5589C"/>
    <w:rsid w:val="00D560B3"/>
    <w:rsid w:val="00D560CA"/>
    <w:rsid w:val="00D560EA"/>
    <w:rsid w:val="00D561A0"/>
    <w:rsid w:val="00D56E81"/>
    <w:rsid w:val="00D5709B"/>
    <w:rsid w:val="00D5736E"/>
    <w:rsid w:val="00D57EDE"/>
    <w:rsid w:val="00D6042B"/>
    <w:rsid w:val="00D60745"/>
    <w:rsid w:val="00D60A3B"/>
    <w:rsid w:val="00D6158A"/>
    <w:rsid w:val="00D61733"/>
    <w:rsid w:val="00D61900"/>
    <w:rsid w:val="00D61CF6"/>
    <w:rsid w:val="00D62524"/>
    <w:rsid w:val="00D6272C"/>
    <w:rsid w:val="00D62800"/>
    <w:rsid w:val="00D6286C"/>
    <w:rsid w:val="00D62EED"/>
    <w:rsid w:val="00D62F46"/>
    <w:rsid w:val="00D62F78"/>
    <w:rsid w:val="00D637D0"/>
    <w:rsid w:val="00D63D4B"/>
    <w:rsid w:val="00D6496B"/>
    <w:rsid w:val="00D64AA9"/>
    <w:rsid w:val="00D64B5E"/>
    <w:rsid w:val="00D64CCF"/>
    <w:rsid w:val="00D6506F"/>
    <w:rsid w:val="00D65AF7"/>
    <w:rsid w:val="00D65F4E"/>
    <w:rsid w:val="00D6612E"/>
    <w:rsid w:val="00D67701"/>
    <w:rsid w:val="00D6795A"/>
    <w:rsid w:val="00D67AA9"/>
    <w:rsid w:val="00D67AF9"/>
    <w:rsid w:val="00D67B4F"/>
    <w:rsid w:val="00D70179"/>
    <w:rsid w:val="00D7097C"/>
    <w:rsid w:val="00D721E2"/>
    <w:rsid w:val="00D7234C"/>
    <w:rsid w:val="00D735DA"/>
    <w:rsid w:val="00D737EA"/>
    <w:rsid w:val="00D73EC2"/>
    <w:rsid w:val="00D741AC"/>
    <w:rsid w:val="00D74533"/>
    <w:rsid w:val="00D746AC"/>
    <w:rsid w:val="00D7479E"/>
    <w:rsid w:val="00D74A73"/>
    <w:rsid w:val="00D74F37"/>
    <w:rsid w:val="00D75AD6"/>
    <w:rsid w:val="00D76BC6"/>
    <w:rsid w:val="00D772E9"/>
    <w:rsid w:val="00D77BE5"/>
    <w:rsid w:val="00D77E41"/>
    <w:rsid w:val="00D8006F"/>
    <w:rsid w:val="00D803DC"/>
    <w:rsid w:val="00D80B77"/>
    <w:rsid w:val="00D80DA0"/>
    <w:rsid w:val="00D80F19"/>
    <w:rsid w:val="00D8223A"/>
    <w:rsid w:val="00D8244E"/>
    <w:rsid w:val="00D82648"/>
    <w:rsid w:val="00D82B38"/>
    <w:rsid w:val="00D83605"/>
    <w:rsid w:val="00D83636"/>
    <w:rsid w:val="00D842D3"/>
    <w:rsid w:val="00D843E0"/>
    <w:rsid w:val="00D84422"/>
    <w:rsid w:val="00D8476B"/>
    <w:rsid w:val="00D847E7"/>
    <w:rsid w:val="00D84BE1"/>
    <w:rsid w:val="00D84DEC"/>
    <w:rsid w:val="00D85209"/>
    <w:rsid w:val="00D86285"/>
    <w:rsid w:val="00D86C64"/>
    <w:rsid w:val="00D86D33"/>
    <w:rsid w:val="00D87BE9"/>
    <w:rsid w:val="00D903CB"/>
    <w:rsid w:val="00D90FC0"/>
    <w:rsid w:val="00D918D4"/>
    <w:rsid w:val="00D91F22"/>
    <w:rsid w:val="00D92778"/>
    <w:rsid w:val="00D927C2"/>
    <w:rsid w:val="00D93636"/>
    <w:rsid w:val="00D937D5"/>
    <w:rsid w:val="00D9392E"/>
    <w:rsid w:val="00D93A95"/>
    <w:rsid w:val="00D93B4B"/>
    <w:rsid w:val="00D942F4"/>
    <w:rsid w:val="00D94F02"/>
    <w:rsid w:val="00D9507F"/>
    <w:rsid w:val="00D9551E"/>
    <w:rsid w:val="00D9620F"/>
    <w:rsid w:val="00D97001"/>
    <w:rsid w:val="00D97717"/>
    <w:rsid w:val="00D97C45"/>
    <w:rsid w:val="00D97FE2"/>
    <w:rsid w:val="00DA09C2"/>
    <w:rsid w:val="00DA0B11"/>
    <w:rsid w:val="00DA0B50"/>
    <w:rsid w:val="00DA13A7"/>
    <w:rsid w:val="00DA1EC6"/>
    <w:rsid w:val="00DA2385"/>
    <w:rsid w:val="00DA2A00"/>
    <w:rsid w:val="00DA3460"/>
    <w:rsid w:val="00DA355E"/>
    <w:rsid w:val="00DA3608"/>
    <w:rsid w:val="00DA3810"/>
    <w:rsid w:val="00DA392F"/>
    <w:rsid w:val="00DA46BA"/>
    <w:rsid w:val="00DA50A2"/>
    <w:rsid w:val="00DA513F"/>
    <w:rsid w:val="00DA57BE"/>
    <w:rsid w:val="00DA5FAC"/>
    <w:rsid w:val="00DA6006"/>
    <w:rsid w:val="00DA611B"/>
    <w:rsid w:val="00DA66E5"/>
    <w:rsid w:val="00DA6958"/>
    <w:rsid w:val="00DA6B8C"/>
    <w:rsid w:val="00DA6F12"/>
    <w:rsid w:val="00DA736B"/>
    <w:rsid w:val="00DA774A"/>
    <w:rsid w:val="00DA7AEB"/>
    <w:rsid w:val="00DA7B2A"/>
    <w:rsid w:val="00DB0508"/>
    <w:rsid w:val="00DB05C6"/>
    <w:rsid w:val="00DB11FB"/>
    <w:rsid w:val="00DB1A36"/>
    <w:rsid w:val="00DB1DE5"/>
    <w:rsid w:val="00DB2586"/>
    <w:rsid w:val="00DB290D"/>
    <w:rsid w:val="00DB2F74"/>
    <w:rsid w:val="00DB3EB1"/>
    <w:rsid w:val="00DB529C"/>
    <w:rsid w:val="00DB5F32"/>
    <w:rsid w:val="00DB5F69"/>
    <w:rsid w:val="00DB5F99"/>
    <w:rsid w:val="00DB6098"/>
    <w:rsid w:val="00DB6864"/>
    <w:rsid w:val="00DB6E97"/>
    <w:rsid w:val="00DB70A2"/>
    <w:rsid w:val="00DB719E"/>
    <w:rsid w:val="00DB7253"/>
    <w:rsid w:val="00DB72C4"/>
    <w:rsid w:val="00DB73B0"/>
    <w:rsid w:val="00DC0E00"/>
    <w:rsid w:val="00DC160B"/>
    <w:rsid w:val="00DC1A4E"/>
    <w:rsid w:val="00DC1B4C"/>
    <w:rsid w:val="00DC2754"/>
    <w:rsid w:val="00DC3031"/>
    <w:rsid w:val="00DC391F"/>
    <w:rsid w:val="00DC3F33"/>
    <w:rsid w:val="00DC40EC"/>
    <w:rsid w:val="00DC46A1"/>
    <w:rsid w:val="00DC4B26"/>
    <w:rsid w:val="00DC585D"/>
    <w:rsid w:val="00DC593C"/>
    <w:rsid w:val="00DC5BF9"/>
    <w:rsid w:val="00DC5C38"/>
    <w:rsid w:val="00DC5EA3"/>
    <w:rsid w:val="00DC6029"/>
    <w:rsid w:val="00DC64BE"/>
    <w:rsid w:val="00DC6923"/>
    <w:rsid w:val="00DC7188"/>
    <w:rsid w:val="00DC73A9"/>
    <w:rsid w:val="00DC7831"/>
    <w:rsid w:val="00DC7871"/>
    <w:rsid w:val="00DC7961"/>
    <w:rsid w:val="00DD0457"/>
    <w:rsid w:val="00DD04EE"/>
    <w:rsid w:val="00DD0A11"/>
    <w:rsid w:val="00DD0E85"/>
    <w:rsid w:val="00DD11A3"/>
    <w:rsid w:val="00DD12E7"/>
    <w:rsid w:val="00DD23DB"/>
    <w:rsid w:val="00DD308C"/>
    <w:rsid w:val="00DD3696"/>
    <w:rsid w:val="00DD3C70"/>
    <w:rsid w:val="00DD47F0"/>
    <w:rsid w:val="00DD4B06"/>
    <w:rsid w:val="00DD4E21"/>
    <w:rsid w:val="00DD5117"/>
    <w:rsid w:val="00DD571E"/>
    <w:rsid w:val="00DD57F4"/>
    <w:rsid w:val="00DD5A7F"/>
    <w:rsid w:val="00DD5BEF"/>
    <w:rsid w:val="00DD647E"/>
    <w:rsid w:val="00DD70B0"/>
    <w:rsid w:val="00DD764B"/>
    <w:rsid w:val="00DE00ED"/>
    <w:rsid w:val="00DE05D8"/>
    <w:rsid w:val="00DE0D34"/>
    <w:rsid w:val="00DE0DD8"/>
    <w:rsid w:val="00DE11A3"/>
    <w:rsid w:val="00DE17CD"/>
    <w:rsid w:val="00DE300A"/>
    <w:rsid w:val="00DE3B0A"/>
    <w:rsid w:val="00DE45E2"/>
    <w:rsid w:val="00DE5512"/>
    <w:rsid w:val="00DE593F"/>
    <w:rsid w:val="00DE5C1C"/>
    <w:rsid w:val="00DE67C4"/>
    <w:rsid w:val="00DE6CF4"/>
    <w:rsid w:val="00DE7A37"/>
    <w:rsid w:val="00DE7F47"/>
    <w:rsid w:val="00DF02CB"/>
    <w:rsid w:val="00DF07CC"/>
    <w:rsid w:val="00DF0A01"/>
    <w:rsid w:val="00DF14F7"/>
    <w:rsid w:val="00DF2063"/>
    <w:rsid w:val="00DF2532"/>
    <w:rsid w:val="00DF2D10"/>
    <w:rsid w:val="00DF2E8C"/>
    <w:rsid w:val="00DF3139"/>
    <w:rsid w:val="00DF3EB0"/>
    <w:rsid w:val="00DF405F"/>
    <w:rsid w:val="00DF4AEA"/>
    <w:rsid w:val="00DF4B1B"/>
    <w:rsid w:val="00DF5572"/>
    <w:rsid w:val="00DF65F7"/>
    <w:rsid w:val="00DF73B7"/>
    <w:rsid w:val="00DF778A"/>
    <w:rsid w:val="00DF7AC8"/>
    <w:rsid w:val="00E00FF0"/>
    <w:rsid w:val="00E01F42"/>
    <w:rsid w:val="00E02BAB"/>
    <w:rsid w:val="00E032F6"/>
    <w:rsid w:val="00E039D5"/>
    <w:rsid w:val="00E03F19"/>
    <w:rsid w:val="00E043D7"/>
    <w:rsid w:val="00E04C4F"/>
    <w:rsid w:val="00E04E1D"/>
    <w:rsid w:val="00E058BC"/>
    <w:rsid w:val="00E072C2"/>
    <w:rsid w:val="00E101D7"/>
    <w:rsid w:val="00E11214"/>
    <w:rsid w:val="00E11ABD"/>
    <w:rsid w:val="00E11D2C"/>
    <w:rsid w:val="00E11EFE"/>
    <w:rsid w:val="00E12188"/>
    <w:rsid w:val="00E126B2"/>
    <w:rsid w:val="00E12997"/>
    <w:rsid w:val="00E130DF"/>
    <w:rsid w:val="00E136D6"/>
    <w:rsid w:val="00E13FCD"/>
    <w:rsid w:val="00E1444C"/>
    <w:rsid w:val="00E147BE"/>
    <w:rsid w:val="00E155DB"/>
    <w:rsid w:val="00E15672"/>
    <w:rsid w:val="00E15CC5"/>
    <w:rsid w:val="00E1635F"/>
    <w:rsid w:val="00E1661C"/>
    <w:rsid w:val="00E174F2"/>
    <w:rsid w:val="00E179B0"/>
    <w:rsid w:val="00E201E8"/>
    <w:rsid w:val="00E20211"/>
    <w:rsid w:val="00E202E6"/>
    <w:rsid w:val="00E20343"/>
    <w:rsid w:val="00E20477"/>
    <w:rsid w:val="00E2073C"/>
    <w:rsid w:val="00E2076A"/>
    <w:rsid w:val="00E2105F"/>
    <w:rsid w:val="00E21556"/>
    <w:rsid w:val="00E21D78"/>
    <w:rsid w:val="00E21FFE"/>
    <w:rsid w:val="00E22B67"/>
    <w:rsid w:val="00E2351F"/>
    <w:rsid w:val="00E23870"/>
    <w:rsid w:val="00E2397A"/>
    <w:rsid w:val="00E23D78"/>
    <w:rsid w:val="00E23FCA"/>
    <w:rsid w:val="00E24232"/>
    <w:rsid w:val="00E246BF"/>
    <w:rsid w:val="00E24B03"/>
    <w:rsid w:val="00E250E6"/>
    <w:rsid w:val="00E25771"/>
    <w:rsid w:val="00E25A21"/>
    <w:rsid w:val="00E26110"/>
    <w:rsid w:val="00E26973"/>
    <w:rsid w:val="00E274C2"/>
    <w:rsid w:val="00E274DA"/>
    <w:rsid w:val="00E2756D"/>
    <w:rsid w:val="00E27643"/>
    <w:rsid w:val="00E27776"/>
    <w:rsid w:val="00E278ED"/>
    <w:rsid w:val="00E27D0D"/>
    <w:rsid w:val="00E27D98"/>
    <w:rsid w:val="00E27FB0"/>
    <w:rsid w:val="00E3037C"/>
    <w:rsid w:val="00E30FBB"/>
    <w:rsid w:val="00E3152E"/>
    <w:rsid w:val="00E326C9"/>
    <w:rsid w:val="00E32AF1"/>
    <w:rsid w:val="00E332CC"/>
    <w:rsid w:val="00E33440"/>
    <w:rsid w:val="00E3346B"/>
    <w:rsid w:val="00E335CD"/>
    <w:rsid w:val="00E33CDD"/>
    <w:rsid w:val="00E33D35"/>
    <w:rsid w:val="00E33E26"/>
    <w:rsid w:val="00E344C1"/>
    <w:rsid w:val="00E34E1F"/>
    <w:rsid w:val="00E352E5"/>
    <w:rsid w:val="00E3582E"/>
    <w:rsid w:val="00E36054"/>
    <w:rsid w:val="00E36626"/>
    <w:rsid w:val="00E3663F"/>
    <w:rsid w:val="00E3682F"/>
    <w:rsid w:val="00E36863"/>
    <w:rsid w:val="00E36ABB"/>
    <w:rsid w:val="00E36F5B"/>
    <w:rsid w:val="00E37810"/>
    <w:rsid w:val="00E378DB"/>
    <w:rsid w:val="00E37E03"/>
    <w:rsid w:val="00E40271"/>
    <w:rsid w:val="00E408EE"/>
    <w:rsid w:val="00E40F8D"/>
    <w:rsid w:val="00E4146E"/>
    <w:rsid w:val="00E41B20"/>
    <w:rsid w:val="00E41D99"/>
    <w:rsid w:val="00E423E1"/>
    <w:rsid w:val="00E4249F"/>
    <w:rsid w:val="00E428D7"/>
    <w:rsid w:val="00E42FBD"/>
    <w:rsid w:val="00E43F21"/>
    <w:rsid w:val="00E442CA"/>
    <w:rsid w:val="00E44962"/>
    <w:rsid w:val="00E44CF2"/>
    <w:rsid w:val="00E456F5"/>
    <w:rsid w:val="00E45A37"/>
    <w:rsid w:val="00E46255"/>
    <w:rsid w:val="00E468A4"/>
    <w:rsid w:val="00E46C56"/>
    <w:rsid w:val="00E46ED9"/>
    <w:rsid w:val="00E472FD"/>
    <w:rsid w:val="00E47804"/>
    <w:rsid w:val="00E479DA"/>
    <w:rsid w:val="00E47BB9"/>
    <w:rsid w:val="00E50DAB"/>
    <w:rsid w:val="00E5152A"/>
    <w:rsid w:val="00E5177F"/>
    <w:rsid w:val="00E51A4D"/>
    <w:rsid w:val="00E52102"/>
    <w:rsid w:val="00E52B9D"/>
    <w:rsid w:val="00E52E6D"/>
    <w:rsid w:val="00E5305C"/>
    <w:rsid w:val="00E53297"/>
    <w:rsid w:val="00E53748"/>
    <w:rsid w:val="00E53B6C"/>
    <w:rsid w:val="00E53DFB"/>
    <w:rsid w:val="00E54165"/>
    <w:rsid w:val="00E54502"/>
    <w:rsid w:val="00E54654"/>
    <w:rsid w:val="00E54AC5"/>
    <w:rsid w:val="00E5514B"/>
    <w:rsid w:val="00E5544D"/>
    <w:rsid w:val="00E55BA8"/>
    <w:rsid w:val="00E560AF"/>
    <w:rsid w:val="00E5618F"/>
    <w:rsid w:val="00E56D03"/>
    <w:rsid w:val="00E5792F"/>
    <w:rsid w:val="00E57F29"/>
    <w:rsid w:val="00E604B6"/>
    <w:rsid w:val="00E60746"/>
    <w:rsid w:val="00E607F5"/>
    <w:rsid w:val="00E60A8B"/>
    <w:rsid w:val="00E611EB"/>
    <w:rsid w:val="00E6136C"/>
    <w:rsid w:val="00E6182A"/>
    <w:rsid w:val="00E6206D"/>
    <w:rsid w:val="00E6220E"/>
    <w:rsid w:val="00E62E73"/>
    <w:rsid w:val="00E63276"/>
    <w:rsid w:val="00E6341E"/>
    <w:rsid w:val="00E63BC6"/>
    <w:rsid w:val="00E63FD9"/>
    <w:rsid w:val="00E64056"/>
    <w:rsid w:val="00E645BF"/>
    <w:rsid w:val="00E64E97"/>
    <w:rsid w:val="00E65DF9"/>
    <w:rsid w:val="00E6608F"/>
    <w:rsid w:val="00E66135"/>
    <w:rsid w:val="00E66334"/>
    <w:rsid w:val="00E67C07"/>
    <w:rsid w:val="00E71448"/>
    <w:rsid w:val="00E714E6"/>
    <w:rsid w:val="00E71A52"/>
    <w:rsid w:val="00E71AF4"/>
    <w:rsid w:val="00E72BDF"/>
    <w:rsid w:val="00E73236"/>
    <w:rsid w:val="00E73FF2"/>
    <w:rsid w:val="00E74149"/>
    <w:rsid w:val="00E74397"/>
    <w:rsid w:val="00E75230"/>
    <w:rsid w:val="00E752CC"/>
    <w:rsid w:val="00E75784"/>
    <w:rsid w:val="00E75937"/>
    <w:rsid w:val="00E761FD"/>
    <w:rsid w:val="00E76274"/>
    <w:rsid w:val="00E765A4"/>
    <w:rsid w:val="00E765E4"/>
    <w:rsid w:val="00E76690"/>
    <w:rsid w:val="00E769D7"/>
    <w:rsid w:val="00E77023"/>
    <w:rsid w:val="00E771E5"/>
    <w:rsid w:val="00E77E89"/>
    <w:rsid w:val="00E80454"/>
    <w:rsid w:val="00E8057F"/>
    <w:rsid w:val="00E80862"/>
    <w:rsid w:val="00E80C03"/>
    <w:rsid w:val="00E81215"/>
    <w:rsid w:val="00E8177A"/>
    <w:rsid w:val="00E81834"/>
    <w:rsid w:val="00E818EC"/>
    <w:rsid w:val="00E81A06"/>
    <w:rsid w:val="00E81DB7"/>
    <w:rsid w:val="00E82752"/>
    <w:rsid w:val="00E82ED2"/>
    <w:rsid w:val="00E830F0"/>
    <w:rsid w:val="00E83708"/>
    <w:rsid w:val="00E83FBC"/>
    <w:rsid w:val="00E83FFD"/>
    <w:rsid w:val="00E840D3"/>
    <w:rsid w:val="00E84874"/>
    <w:rsid w:val="00E84E04"/>
    <w:rsid w:val="00E8505A"/>
    <w:rsid w:val="00E85ED0"/>
    <w:rsid w:val="00E86094"/>
    <w:rsid w:val="00E8687A"/>
    <w:rsid w:val="00E86CD8"/>
    <w:rsid w:val="00E86DC4"/>
    <w:rsid w:val="00E8732D"/>
    <w:rsid w:val="00E87769"/>
    <w:rsid w:val="00E87F15"/>
    <w:rsid w:val="00E90505"/>
    <w:rsid w:val="00E911FE"/>
    <w:rsid w:val="00E915FD"/>
    <w:rsid w:val="00E91660"/>
    <w:rsid w:val="00E91BB4"/>
    <w:rsid w:val="00E927AB"/>
    <w:rsid w:val="00E92C59"/>
    <w:rsid w:val="00E9322E"/>
    <w:rsid w:val="00E93653"/>
    <w:rsid w:val="00E93EC8"/>
    <w:rsid w:val="00E94040"/>
    <w:rsid w:val="00E9425A"/>
    <w:rsid w:val="00E94303"/>
    <w:rsid w:val="00E94763"/>
    <w:rsid w:val="00E94FDB"/>
    <w:rsid w:val="00E95322"/>
    <w:rsid w:val="00E95541"/>
    <w:rsid w:val="00E960A9"/>
    <w:rsid w:val="00E963E4"/>
    <w:rsid w:val="00E965A5"/>
    <w:rsid w:val="00E96809"/>
    <w:rsid w:val="00E96A35"/>
    <w:rsid w:val="00E96ADA"/>
    <w:rsid w:val="00E97C5E"/>
    <w:rsid w:val="00E97CBD"/>
    <w:rsid w:val="00EA0002"/>
    <w:rsid w:val="00EA03B8"/>
    <w:rsid w:val="00EA162E"/>
    <w:rsid w:val="00EA17B3"/>
    <w:rsid w:val="00EA1ABC"/>
    <w:rsid w:val="00EA1B3A"/>
    <w:rsid w:val="00EA1F4D"/>
    <w:rsid w:val="00EA236B"/>
    <w:rsid w:val="00EA2935"/>
    <w:rsid w:val="00EA2C95"/>
    <w:rsid w:val="00EA2F4B"/>
    <w:rsid w:val="00EA337C"/>
    <w:rsid w:val="00EA33F1"/>
    <w:rsid w:val="00EA359F"/>
    <w:rsid w:val="00EA4251"/>
    <w:rsid w:val="00EA5377"/>
    <w:rsid w:val="00EA55B9"/>
    <w:rsid w:val="00EA5C3E"/>
    <w:rsid w:val="00EA6B13"/>
    <w:rsid w:val="00EA6B55"/>
    <w:rsid w:val="00EA6E52"/>
    <w:rsid w:val="00EA73B1"/>
    <w:rsid w:val="00EA7604"/>
    <w:rsid w:val="00EA7FAD"/>
    <w:rsid w:val="00EB06F2"/>
    <w:rsid w:val="00EB0A21"/>
    <w:rsid w:val="00EB0C62"/>
    <w:rsid w:val="00EB0F53"/>
    <w:rsid w:val="00EB11BA"/>
    <w:rsid w:val="00EB1864"/>
    <w:rsid w:val="00EB1916"/>
    <w:rsid w:val="00EB1A77"/>
    <w:rsid w:val="00EB1B9A"/>
    <w:rsid w:val="00EB2215"/>
    <w:rsid w:val="00EB2546"/>
    <w:rsid w:val="00EB25BE"/>
    <w:rsid w:val="00EB2615"/>
    <w:rsid w:val="00EB2658"/>
    <w:rsid w:val="00EB2A1E"/>
    <w:rsid w:val="00EB3103"/>
    <w:rsid w:val="00EB3F1B"/>
    <w:rsid w:val="00EB42AD"/>
    <w:rsid w:val="00EB4B6D"/>
    <w:rsid w:val="00EB4EB5"/>
    <w:rsid w:val="00EB5376"/>
    <w:rsid w:val="00EB54D5"/>
    <w:rsid w:val="00EB55EA"/>
    <w:rsid w:val="00EB5957"/>
    <w:rsid w:val="00EB5ABB"/>
    <w:rsid w:val="00EB641B"/>
    <w:rsid w:val="00EB6D74"/>
    <w:rsid w:val="00EB76A1"/>
    <w:rsid w:val="00EB78AE"/>
    <w:rsid w:val="00EC0000"/>
    <w:rsid w:val="00EC08F0"/>
    <w:rsid w:val="00EC1951"/>
    <w:rsid w:val="00EC1F11"/>
    <w:rsid w:val="00EC2251"/>
    <w:rsid w:val="00EC2885"/>
    <w:rsid w:val="00EC2AA4"/>
    <w:rsid w:val="00EC2AE0"/>
    <w:rsid w:val="00EC2D87"/>
    <w:rsid w:val="00EC2E0B"/>
    <w:rsid w:val="00EC2F89"/>
    <w:rsid w:val="00EC3466"/>
    <w:rsid w:val="00EC3B4A"/>
    <w:rsid w:val="00EC3C95"/>
    <w:rsid w:val="00EC523D"/>
    <w:rsid w:val="00EC5C89"/>
    <w:rsid w:val="00EC5DE0"/>
    <w:rsid w:val="00EC6227"/>
    <w:rsid w:val="00EC65F0"/>
    <w:rsid w:val="00EC70E7"/>
    <w:rsid w:val="00EC7F7F"/>
    <w:rsid w:val="00ED01E9"/>
    <w:rsid w:val="00ED0250"/>
    <w:rsid w:val="00ED0479"/>
    <w:rsid w:val="00ED09ED"/>
    <w:rsid w:val="00ED0B63"/>
    <w:rsid w:val="00ED0BF9"/>
    <w:rsid w:val="00ED1A38"/>
    <w:rsid w:val="00ED21EC"/>
    <w:rsid w:val="00ED33EC"/>
    <w:rsid w:val="00ED3568"/>
    <w:rsid w:val="00ED38F9"/>
    <w:rsid w:val="00ED3AD9"/>
    <w:rsid w:val="00ED3ADA"/>
    <w:rsid w:val="00ED42E7"/>
    <w:rsid w:val="00ED453B"/>
    <w:rsid w:val="00ED4857"/>
    <w:rsid w:val="00ED4B82"/>
    <w:rsid w:val="00ED4E72"/>
    <w:rsid w:val="00ED5945"/>
    <w:rsid w:val="00ED5DF2"/>
    <w:rsid w:val="00ED6D79"/>
    <w:rsid w:val="00ED7061"/>
    <w:rsid w:val="00ED70CD"/>
    <w:rsid w:val="00ED7344"/>
    <w:rsid w:val="00ED75B6"/>
    <w:rsid w:val="00ED76C8"/>
    <w:rsid w:val="00ED7716"/>
    <w:rsid w:val="00EE06A5"/>
    <w:rsid w:val="00EE1A05"/>
    <w:rsid w:val="00EE1ABC"/>
    <w:rsid w:val="00EE1DC3"/>
    <w:rsid w:val="00EE2229"/>
    <w:rsid w:val="00EE25C3"/>
    <w:rsid w:val="00EE2743"/>
    <w:rsid w:val="00EE4176"/>
    <w:rsid w:val="00EE49E5"/>
    <w:rsid w:val="00EE4E8B"/>
    <w:rsid w:val="00EE540C"/>
    <w:rsid w:val="00EE5575"/>
    <w:rsid w:val="00EE5754"/>
    <w:rsid w:val="00EE5A51"/>
    <w:rsid w:val="00EE6147"/>
    <w:rsid w:val="00EE679D"/>
    <w:rsid w:val="00EE6B5D"/>
    <w:rsid w:val="00EE6D91"/>
    <w:rsid w:val="00EE6EF6"/>
    <w:rsid w:val="00EE7572"/>
    <w:rsid w:val="00EE7A43"/>
    <w:rsid w:val="00EE7E29"/>
    <w:rsid w:val="00EF08EC"/>
    <w:rsid w:val="00EF0C12"/>
    <w:rsid w:val="00EF0CE9"/>
    <w:rsid w:val="00EF108D"/>
    <w:rsid w:val="00EF1951"/>
    <w:rsid w:val="00EF2AEE"/>
    <w:rsid w:val="00EF35C0"/>
    <w:rsid w:val="00EF3D68"/>
    <w:rsid w:val="00EF4150"/>
    <w:rsid w:val="00EF420C"/>
    <w:rsid w:val="00EF4F27"/>
    <w:rsid w:val="00EF4F73"/>
    <w:rsid w:val="00EF5735"/>
    <w:rsid w:val="00EF5CAB"/>
    <w:rsid w:val="00EF5DC9"/>
    <w:rsid w:val="00EF61C8"/>
    <w:rsid w:val="00EF63CE"/>
    <w:rsid w:val="00EF6778"/>
    <w:rsid w:val="00EF6836"/>
    <w:rsid w:val="00EF6A26"/>
    <w:rsid w:val="00EF6AB5"/>
    <w:rsid w:val="00EF7DC8"/>
    <w:rsid w:val="00EF7EE9"/>
    <w:rsid w:val="00F0005B"/>
    <w:rsid w:val="00F00F9D"/>
    <w:rsid w:val="00F0110D"/>
    <w:rsid w:val="00F01789"/>
    <w:rsid w:val="00F01E7E"/>
    <w:rsid w:val="00F02497"/>
    <w:rsid w:val="00F0284A"/>
    <w:rsid w:val="00F02F36"/>
    <w:rsid w:val="00F03D11"/>
    <w:rsid w:val="00F04B7F"/>
    <w:rsid w:val="00F04ECF"/>
    <w:rsid w:val="00F057EB"/>
    <w:rsid w:val="00F05C84"/>
    <w:rsid w:val="00F05DE7"/>
    <w:rsid w:val="00F061DA"/>
    <w:rsid w:val="00F06460"/>
    <w:rsid w:val="00F07209"/>
    <w:rsid w:val="00F07447"/>
    <w:rsid w:val="00F07964"/>
    <w:rsid w:val="00F07C74"/>
    <w:rsid w:val="00F07DF1"/>
    <w:rsid w:val="00F10731"/>
    <w:rsid w:val="00F10826"/>
    <w:rsid w:val="00F10E97"/>
    <w:rsid w:val="00F11073"/>
    <w:rsid w:val="00F116F6"/>
    <w:rsid w:val="00F11E2C"/>
    <w:rsid w:val="00F13065"/>
    <w:rsid w:val="00F1387F"/>
    <w:rsid w:val="00F13C8D"/>
    <w:rsid w:val="00F13D00"/>
    <w:rsid w:val="00F13FEC"/>
    <w:rsid w:val="00F14039"/>
    <w:rsid w:val="00F141D3"/>
    <w:rsid w:val="00F14359"/>
    <w:rsid w:val="00F143D4"/>
    <w:rsid w:val="00F14436"/>
    <w:rsid w:val="00F14A96"/>
    <w:rsid w:val="00F14AF5"/>
    <w:rsid w:val="00F14B49"/>
    <w:rsid w:val="00F154E1"/>
    <w:rsid w:val="00F15979"/>
    <w:rsid w:val="00F15BB7"/>
    <w:rsid w:val="00F15DE8"/>
    <w:rsid w:val="00F1634D"/>
    <w:rsid w:val="00F166FE"/>
    <w:rsid w:val="00F17A37"/>
    <w:rsid w:val="00F17D90"/>
    <w:rsid w:val="00F205A2"/>
    <w:rsid w:val="00F205C3"/>
    <w:rsid w:val="00F207EC"/>
    <w:rsid w:val="00F219F4"/>
    <w:rsid w:val="00F21B82"/>
    <w:rsid w:val="00F22762"/>
    <w:rsid w:val="00F2286C"/>
    <w:rsid w:val="00F230EC"/>
    <w:rsid w:val="00F236D1"/>
    <w:rsid w:val="00F23985"/>
    <w:rsid w:val="00F23B85"/>
    <w:rsid w:val="00F23B96"/>
    <w:rsid w:val="00F23E38"/>
    <w:rsid w:val="00F24354"/>
    <w:rsid w:val="00F246BD"/>
    <w:rsid w:val="00F248C1"/>
    <w:rsid w:val="00F24A61"/>
    <w:rsid w:val="00F25107"/>
    <w:rsid w:val="00F2524C"/>
    <w:rsid w:val="00F252C9"/>
    <w:rsid w:val="00F254B7"/>
    <w:rsid w:val="00F255F1"/>
    <w:rsid w:val="00F256A2"/>
    <w:rsid w:val="00F25C74"/>
    <w:rsid w:val="00F262DC"/>
    <w:rsid w:val="00F26FE3"/>
    <w:rsid w:val="00F2786A"/>
    <w:rsid w:val="00F27FFE"/>
    <w:rsid w:val="00F3050E"/>
    <w:rsid w:val="00F30A75"/>
    <w:rsid w:val="00F30A8F"/>
    <w:rsid w:val="00F30B65"/>
    <w:rsid w:val="00F30DD5"/>
    <w:rsid w:val="00F3191B"/>
    <w:rsid w:val="00F31991"/>
    <w:rsid w:val="00F32355"/>
    <w:rsid w:val="00F32A8D"/>
    <w:rsid w:val="00F33600"/>
    <w:rsid w:val="00F3375A"/>
    <w:rsid w:val="00F33AE9"/>
    <w:rsid w:val="00F33D11"/>
    <w:rsid w:val="00F35A15"/>
    <w:rsid w:val="00F35CE6"/>
    <w:rsid w:val="00F361B8"/>
    <w:rsid w:val="00F36748"/>
    <w:rsid w:val="00F36A45"/>
    <w:rsid w:val="00F36B14"/>
    <w:rsid w:val="00F3711D"/>
    <w:rsid w:val="00F3717B"/>
    <w:rsid w:val="00F3720A"/>
    <w:rsid w:val="00F37693"/>
    <w:rsid w:val="00F37774"/>
    <w:rsid w:val="00F40F22"/>
    <w:rsid w:val="00F414B8"/>
    <w:rsid w:val="00F41505"/>
    <w:rsid w:val="00F4254E"/>
    <w:rsid w:val="00F427E2"/>
    <w:rsid w:val="00F42873"/>
    <w:rsid w:val="00F42C68"/>
    <w:rsid w:val="00F42E0A"/>
    <w:rsid w:val="00F43467"/>
    <w:rsid w:val="00F44ADD"/>
    <w:rsid w:val="00F44C28"/>
    <w:rsid w:val="00F45339"/>
    <w:rsid w:val="00F45427"/>
    <w:rsid w:val="00F459E4"/>
    <w:rsid w:val="00F45B50"/>
    <w:rsid w:val="00F45D9E"/>
    <w:rsid w:val="00F46010"/>
    <w:rsid w:val="00F46FC5"/>
    <w:rsid w:val="00F474F1"/>
    <w:rsid w:val="00F47544"/>
    <w:rsid w:val="00F47AC3"/>
    <w:rsid w:val="00F47D58"/>
    <w:rsid w:val="00F47F8A"/>
    <w:rsid w:val="00F500D7"/>
    <w:rsid w:val="00F514B4"/>
    <w:rsid w:val="00F515F9"/>
    <w:rsid w:val="00F519D8"/>
    <w:rsid w:val="00F51AE5"/>
    <w:rsid w:val="00F51F44"/>
    <w:rsid w:val="00F51FDE"/>
    <w:rsid w:val="00F52063"/>
    <w:rsid w:val="00F533B4"/>
    <w:rsid w:val="00F533ED"/>
    <w:rsid w:val="00F538EF"/>
    <w:rsid w:val="00F54147"/>
    <w:rsid w:val="00F54728"/>
    <w:rsid w:val="00F5482F"/>
    <w:rsid w:val="00F549A2"/>
    <w:rsid w:val="00F54AC0"/>
    <w:rsid w:val="00F550E5"/>
    <w:rsid w:val="00F555FB"/>
    <w:rsid w:val="00F57CD4"/>
    <w:rsid w:val="00F57DC5"/>
    <w:rsid w:val="00F60CF9"/>
    <w:rsid w:val="00F6103A"/>
    <w:rsid w:val="00F61140"/>
    <w:rsid w:val="00F61D8B"/>
    <w:rsid w:val="00F623A1"/>
    <w:rsid w:val="00F626DE"/>
    <w:rsid w:val="00F62703"/>
    <w:rsid w:val="00F62B12"/>
    <w:rsid w:val="00F631BF"/>
    <w:rsid w:val="00F63340"/>
    <w:rsid w:val="00F636FD"/>
    <w:rsid w:val="00F63851"/>
    <w:rsid w:val="00F63D4C"/>
    <w:rsid w:val="00F63D84"/>
    <w:rsid w:val="00F64D82"/>
    <w:rsid w:val="00F657AD"/>
    <w:rsid w:val="00F65D4B"/>
    <w:rsid w:val="00F6603A"/>
    <w:rsid w:val="00F660BA"/>
    <w:rsid w:val="00F663A9"/>
    <w:rsid w:val="00F66603"/>
    <w:rsid w:val="00F6689A"/>
    <w:rsid w:val="00F66BBF"/>
    <w:rsid w:val="00F66C49"/>
    <w:rsid w:val="00F67962"/>
    <w:rsid w:val="00F67D03"/>
    <w:rsid w:val="00F70219"/>
    <w:rsid w:val="00F711E1"/>
    <w:rsid w:val="00F71B3C"/>
    <w:rsid w:val="00F726AC"/>
    <w:rsid w:val="00F72905"/>
    <w:rsid w:val="00F734DE"/>
    <w:rsid w:val="00F74727"/>
    <w:rsid w:val="00F75A6A"/>
    <w:rsid w:val="00F76546"/>
    <w:rsid w:val="00F76625"/>
    <w:rsid w:val="00F770D1"/>
    <w:rsid w:val="00F77448"/>
    <w:rsid w:val="00F7776B"/>
    <w:rsid w:val="00F77A06"/>
    <w:rsid w:val="00F77ACD"/>
    <w:rsid w:val="00F77BE1"/>
    <w:rsid w:val="00F77C24"/>
    <w:rsid w:val="00F77E42"/>
    <w:rsid w:val="00F80450"/>
    <w:rsid w:val="00F80E97"/>
    <w:rsid w:val="00F810E4"/>
    <w:rsid w:val="00F81470"/>
    <w:rsid w:val="00F8171B"/>
    <w:rsid w:val="00F81AB1"/>
    <w:rsid w:val="00F81AE7"/>
    <w:rsid w:val="00F81C4D"/>
    <w:rsid w:val="00F81E72"/>
    <w:rsid w:val="00F820B5"/>
    <w:rsid w:val="00F82182"/>
    <w:rsid w:val="00F8247E"/>
    <w:rsid w:val="00F82672"/>
    <w:rsid w:val="00F82B0C"/>
    <w:rsid w:val="00F83128"/>
    <w:rsid w:val="00F83472"/>
    <w:rsid w:val="00F835F3"/>
    <w:rsid w:val="00F837C0"/>
    <w:rsid w:val="00F839BF"/>
    <w:rsid w:val="00F8407E"/>
    <w:rsid w:val="00F8419B"/>
    <w:rsid w:val="00F8494E"/>
    <w:rsid w:val="00F8525E"/>
    <w:rsid w:val="00F8559F"/>
    <w:rsid w:val="00F86ABC"/>
    <w:rsid w:val="00F87026"/>
    <w:rsid w:val="00F871F5"/>
    <w:rsid w:val="00F872C2"/>
    <w:rsid w:val="00F8751B"/>
    <w:rsid w:val="00F87D98"/>
    <w:rsid w:val="00F87FED"/>
    <w:rsid w:val="00F90276"/>
    <w:rsid w:val="00F903BD"/>
    <w:rsid w:val="00F90776"/>
    <w:rsid w:val="00F907D0"/>
    <w:rsid w:val="00F91229"/>
    <w:rsid w:val="00F9167E"/>
    <w:rsid w:val="00F91AB5"/>
    <w:rsid w:val="00F92215"/>
    <w:rsid w:val="00F925A9"/>
    <w:rsid w:val="00F92DE1"/>
    <w:rsid w:val="00F9329C"/>
    <w:rsid w:val="00F935EB"/>
    <w:rsid w:val="00F93A4D"/>
    <w:rsid w:val="00F940F5"/>
    <w:rsid w:val="00F9455F"/>
    <w:rsid w:val="00F9508C"/>
    <w:rsid w:val="00F951ED"/>
    <w:rsid w:val="00F95219"/>
    <w:rsid w:val="00F959BF"/>
    <w:rsid w:val="00F95CAD"/>
    <w:rsid w:val="00F95F10"/>
    <w:rsid w:val="00F963E6"/>
    <w:rsid w:val="00F96AF9"/>
    <w:rsid w:val="00F97083"/>
    <w:rsid w:val="00F9739E"/>
    <w:rsid w:val="00F9767B"/>
    <w:rsid w:val="00F97877"/>
    <w:rsid w:val="00F978FA"/>
    <w:rsid w:val="00F97BB0"/>
    <w:rsid w:val="00F97E42"/>
    <w:rsid w:val="00FA010B"/>
    <w:rsid w:val="00FA0163"/>
    <w:rsid w:val="00FA0228"/>
    <w:rsid w:val="00FA02F2"/>
    <w:rsid w:val="00FA090C"/>
    <w:rsid w:val="00FA0967"/>
    <w:rsid w:val="00FA0D67"/>
    <w:rsid w:val="00FA1114"/>
    <w:rsid w:val="00FA111A"/>
    <w:rsid w:val="00FA1439"/>
    <w:rsid w:val="00FA1A24"/>
    <w:rsid w:val="00FA1C68"/>
    <w:rsid w:val="00FA1C8F"/>
    <w:rsid w:val="00FA1CF1"/>
    <w:rsid w:val="00FA20F5"/>
    <w:rsid w:val="00FA2845"/>
    <w:rsid w:val="00FA34A5"/>
    <w:rsid w:val="00FA356A"/>
    <w:rsid w:val="00FA37E6"/>
    <w:rsid w:val="00FA3FF3"/>
    <w:rsid w:val="00FA40F6"/>
    <w:rsid w:val="00FA42E7"/>
    <w:rsid w:val="00FA45A2"/>
    <w:rsid w:val="00FA4CF1"/>
    <w:rsid w:val="00FA679B"/>
    <w:rsid w:val="00FA67DE"/>
    <w:rsid w:val="00FA6C2B"/>
    <w:rsid w:val="00FA6E52"/>
    <w:rsid w:val="00FA717C"/>
    <w:rsid w:val="00FA71A3"/>
    <w:rsid w:val="00FA7534"/>
    <w:rsid w:val="00FA762C"/>
    <w:rsid w:val="00FA771B"/>
    <w:rsid w:val="00FA7A23"/>
    <w:rsid w:val="00FA7E68"/>
    <w:rsid w:val="00FA7EFB"/>
    <w:rsid w:val="00FA7F94"/>
    <w:rsid w:val="00FB03AA"/>
    <w:rsid w:val="00FB0ED7"/>
    <w:rsid w:val="00FB0F9C"/>
    <w:rsid w:val="00FB144D"/>
    <w:rsid w:val="00FB145C"/>
    <w:rsid w:val="00FB1745"/>
    <w:rsid w:val="00FB1DC1"/>
    <w:rsid w:val="00FB1E1D"/>
    <w:rsid w:val="00FB233A"/>
    <w:rsid w:val="00FB2514"/>
    <w:rsid w:val="00FB2982"/>
    <w:rsid w:val="00FB2CAD"/>
    <w:rsid w:val="00FB3BA5"/>
    <w:rsid w:val="00FB3C96"/>
    <w:rsid w:val="00FB4514"/>
    <w:rsid w:val="00FB47BC"/>
    <w:rsid w:val="00FB4BF9"/>
    <w:rsid w:val="00FB5354"/>
    <w:rsid w:val="00FB581F"/>
    <w:rsid w:val="00FB59E2"/>
    <w:rsid w:val="00FB5E5F"/>
    <w:rsid w:val="00FB6101"/>
    <w:rsid w:val="00FB62A5"/>
    <w:rsid w:val="00FB67A7"/>
    <w:rsid w:val="00FB6941"/>
    <w:rsid w:val="00FB6EAC"/>
    <w:rsid w:val="00FB7569"/>
    <w:rsid w:val="00FB75CF"/>
    <w:rsid w:val="00FB763B"/>
    <w:rsid w:val="00FC03AE"/>
    <w:rsid w:val="00FC03DC"/>
    <w:rsid w:val="00FC08A1"/>
    <w:rsid w:val="00FC0CBB"/>
    <w:rsid w:val="00FC14AC"/>
    <w:rsid w:val="00FC2DA1"/>
    <w:rsid w:val="00FC3227"/>
    <w:rsid w:val="00FC3278"/>
    <w:rsid w:val="00FC4645"/>
    <w:rsid w:val="00FC4ACA"/>
    <w:rsid w:val="00FC4CFC"/>
    <w:rsid w:val="00FC599B"/>
    <w:rsid w:val="00FC611F"/>
    <w:rsid w:val="00FC6468"/>
    <w:rsid w:val="00FC6D8C"/>
    <w:rsid w:val="00FC74A7"/>
    <w:rsid w:val="00FC7684"/>
    <w:rsid w:val="00FC7EF6"/>
    <w:rsid w:val="00FD047E"/>
    <w:rsid w:val="00FD07AE"/>
    <w:rsid w:val="00FD088C"/>
    <w:rsid w:val="00FD0D03"/>
    <w:rsid w:val="00FD0E98"/>
    <w:rsid w:val="00FD1372"/>
    <w:rsid w:val="00FD147C"/>
    <w:rsid w:val="00FD2167"/>
    <w:rsid w:val="00FD21FC"/>
    <w:rsid w:val="00FD2336"/>
    <w:rsid w:val="00FD3710"/>
    <w:rsid w:val="00FD37C0"/>
    <w:rsid w:val="00FD3958"/>
    <w:rsid w:val="00FD3A7B"/>
    <w:rsid w:val="00FD3AED"/>
    <w:rsid w:val="00FD3C7F"/>
    <w:rsid w:val="00FD3F21"/>
    <w:rsid w:val="00FD478E"/>
    <w:rsid w:val="00FD48A8"/>
    <w:rsid w:val="00FD4C5E"/>
    <w:rsid w:val="00FD5192"/>
    <w:rsid w:val="00FD52D2"/>
    <w:rsid w:val="00FD5772"/>
    <w:rsid w:val="00FD5E0F"/>
    <w:rsid w:val="00FD6099"/>
    <w:rsid w:val="00FD68F6"/>
    <w:rsid w:val="00FD7485"/>
    <w:rsid w:val="00FE02BF"/>
    <w:rsid w:val="00FE11B2"/>
    <w:rsid w:val="00FE16A2"/>
    <w:rsid w:val="00FE1803"/>
    <w:rsid w:val="00FE24AB"/>
    <w:rsid w:val="00FE2641"/>
    <w:rsid w:val="00FE2F6C"/>
    <w:rsid w:val="00FE3366"/>
    <w:rsid w:val="00FE3A3D"/>
    <w:rsid w:val="00FE3D19"/>
    <w:rsid w:val="00FE444C"/>
    <w:rsid w:val="00FE44DF"/>
    <w:rsid w:val="00FE4B1D"/>
    <w:rsid w:val="00FE4D45"/>
    <w:rsid w:val="00FE5322"/>
    <w:rsid w:val="00FE62B4"/>
    <w:rsid w:val="00FE640E"/>
    <w:rsid w:val="00FE6B62"/>
    <w:rsid w:val="00FE6ED5"/>
    <w:rsid w:val="00FE7646"/>
    <w:rsid w:val="00FE780B"/>
    <w:rsid w:val="00FF00AC"/>
    <w:rsid w:val="00FF0192"/>
    <w:rsid w:val="00FF06BF"/>
    <w:rsid w:val="00FF136A"/>
    <w:rsid w:val="00FF18D4"/>
    <w:rsid w:val="00FF20B7"/>
    <w:rsid w:val="00FF2241"/>
    <w:rsid w:val="00FF2246"/>
    <w:rsid w:val="00FF2B43"/>
    <w:rsid w:val="00FF2C63"/>
    <w:rsid w:val="00FF3063"/>
    <w:rsid w:val="00FF30CD"/>
    <w:rsid w:val="00FF30D6"/>
    <w:rsid w:val="00FF34C5"/>
    <w:rsid w:val="00FF3BAD"/>
    <w:rsid w:val="00FF3C2D"/>
    <w:rsid w:val="00FF3C6A"/>
    <w:rsid w:val="00FF3F40"/>
    <w:rsid w:val="00FF4139"/>
    <w:rsid w:val="00FF43AB"/>
    <w:rsid w:val="00FF444B"/>
    <w:rsid w:val="00FF449C"/>
    <w:rsid w:val="00FF485E"/>
    <w:rsid w:val="00FF4DBC"/>
    <w:rsid w:val="00FF50B2"/>
    <w:rsid w:val="00FF6114"/>
    <w:rsid w:val="00FF6C21"/>
    <w:rsid w:val="00FF6F7F"/>
    <w:rsid w:val="00FF7174"/>
    <w:rsid w:val="00FF7761"/>
    <w:rsid w:val="00FF7799"/>
    <w:rsid w:val="00FF79C6"/>
    <w:rsid w:val="00FF7DA7"/>
    <w:rsid w:val="00FF7E41"/>
    <w:rsid w:val="013AD5A1"/>
    <w:rsid w:val="036F9F94"/>
    <w:rsid w:val="0728BD69"/>
    <w:rsid w:val="07C09E0B"/>
    <w:rsid w:val="08174643"/>
    <w:rsid w:val="083CC14C"/>
    <w:rsid w:val="0985E755"/>
    <w:rsid w:val="0BA8484B"/>
    <w:rsid w:val="0F12E876"/>
    <w:rsid w:val="0FC4F359"/>
    <w:rsid w:val="1140ABDB"/>
    <w:rsid w:val="134E29A2"/>
    <w:rsid w:val="13AFD7FA"/>
    <w:rsid w:val="15FD5ACD"/>
    <w:rsid w:val="16F2C393"/>
    <w:rsid w:val="19604E70"/>
    <w:rsid w:val="1A554B09"/>
    <w:rsid w:val="1C545059"/>
    <w:rsid w:val="1F076E34"/>
    <w:rsid w:val="1F1EA045"/>
    <w:rsid w:val="26A52F16"/>
    <w:rsid w:val="2C0478A6"/>
    <w:rsid w:val="2E787E8B"/>
    <w:rsid w:val="319F5F7A"/>
    <w:rsid w:val="3793DB70"/>
    <w:rsid w:val="3808EAD2"/>
    <w:rsid w:val="397CDD30"/>
    <w:rsid w:val="3ADC2591"/>
    <w:rsid w:val="3DC90BF0"/>
    <w:rsid w:val="3E711284"/>
    <w:rsid w:val="46C19C1F"/>
    <w:rsid w:val="4A3A7C7D"/>
    <w:rsid w:val="4D4180CE"/>
    <w:rsid w:val="4FA93000"/>
    <w:rsid w:val="507FA49C"/>
    <w:rsid w:val="5229A787"/>
    <w:rsid w:val="53D80990"/>
    <w:rsid w:val="55626FA3"/>
    <w:rsid w:val="574DA55D"/>
    <w:rsid w:val="57BBA6CC"/>
    <w:rsid w:val="61388C30"/>
    <w:rsid w:val="61B15B15"/>
    <w:rsid w:val="61D74121"/>
    <w:rsid w:val="6288E73A"/>
    <w:rsid w:val="64B0CA08"/>
    <w:rsid w:val="6554A8D9"/>
    <w:rsid w:val="655BB107"/>
    <w:rsid w:val="6602153C"/>
    <w:rsid w:val="6AC80763"/>
    <w:rsid w:val="72C9E2B1"/>
    <w:rsid w:val="73D2904F"/>
    <w:rsid w:val="764137F8"/>
    <w:rsid w:val="775D99E5"/>
    <w:rsid w:val="77E36D96"/>
    <w:rsid w:val="78DC2021"/>
    <w:rsid w:val="79371E0E"/>
    <w:rsid w:val="7C199F2A"/>
    <w:rsid w:val="7DE3FF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B6E44"/>
  <w15:chartTrackingRefBased/>
  <w15:docId w15:val="{71EC5975-E390-43F8-8D3E-65F7BC0F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4B0118"/>
    <w:p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aliases w:val="Body Copy"/>
    <w:basedOn w:val="Normal"/>
    <w:next w:val="Normal"/>
    <w:link w:val="Heading3Char"/>
    <w:uiPriority w:val="9"/>
    <w:unhideWhenUsed/>
    <w:qFormat/>
    <w:rsid w:val="009C170A"/>
    <w:pPr>
      <w:spacing w:before="160" w:after="90"/>
      <w:outlineLvl w:val="2"/>
    </w:pPr>
    <w:rPr>
      <w:rFonts w:asciiTheme="minorHAnsi" w:eastAsia="Noe Text Regular" w:hAnsiTheme="minorHAnsi" w:cs="Noe Text Regular"/>
      <w:b/>
      <w:bCs/>
      <w:color w:val="323232"/>
      <w:sz w:val="20"/>
    </w:rPr>
  </w:style>
  <w:style w:type="paragraph" w:styleId="Heading4">
    <w:name w:val="heading 4"/>
    <w:link w:val="Heading4Char"/>
    <w:uiPriority w:val="9"/>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paragraph" w:styleId="Heading7">
    <w:name w:val="heading 7"/>
    <w:basedOn w:val="Normal"/>
    <w:next w:val="Normal"/>
    <w:link w:val="Heading7Char"/>
    <w:uiPriority w:val="9"/>
    <w:semiHidden/>
    <w:qFormat/>
    <w:rsid w:val="008C51B5"/>
    <w:pPr>
      <w:keepNext/>
      <w:keepLines/>
      <w:spacing w:before="40"/>
      <w:outlineLvl w:val="6"/>
    </w:pPr>
    <w:rPr>
      <w:rFonts w:asciiTheme="majorHAnsi" w:eastAsiaTheme="majorEastAsia" w:hAnsiTheme="majorHAnsi" w:cstheme="majorBidi"/>
      <w:i/>
      <w:iCs/>
      <w:color w:val="0D152A" w:themeColor="accent1" w:themeShade="7F"/>
    </w:rPr>
  </w:style>
  <w:style w:type="paragraph" w:styleId="Heading8">
    <w:name w:val="heading 8"/>
    <w:basedOn w:val="Normal"/>
    <w:next w:val="Normal"/>
    <w:link w:val="Heading8Char"/>
    <w:uiPriority w:val="9"/>
    <w:semiHidden/>
    <w:qFormat/>
    <w:rsid w:val="008C51B5"/>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qFormat/>
    <w:rsid w:val="008C51B5"/>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4B0118"/>
    <w:rPr>
      <w:rFonts w:ascii="Noe Text Regular" w:eastAsia="Noe Text Regular" w:hAnsi="Noe Text Regular" w:cs="Noe Text Regular"/>
      <w:b/>
      <w:bCs/>
      <w:color w:val="132040"/>
      <w:sz w:val="20"/>
      <w:szCs w:val="20"/>
      <w:lang w:eastAsia="en-GB"/>
    </w:rPr>
  </w:style>
  <w:style w:type="character" w:customStyle="1" w:styleId="Heading3Char">
    <w:name w:val="Heading 3 Char"/>
    <w:aliases w:val="Body Copy Char"/>
    <w:basedOn w:val="DefaultParagraphFont"/>
    <w:link w:val="Heading3"/>
    <w:uiPriority w:val="9"/>
    <w:rsid w:val="009C170A"/>
    <w:rPr>
      <w:rFonts w:eastAsia="Noe Text Regular" w:cs="Noe Text Regular"/>
      <w:b/>
      <w:bCs/>
      <w:color w:val="323232"/>
      <w:sz w:val="20"/>
      <w:szCs w:val="21"/>
      <w:lang w:eastAsia="en-GB"/>
    </w:rPr>
  </w:style>
  <w:style w:type="character" w:customStyle="1" w:styleId="Heading4Char">
    <w:name w:val="Heading 4 Char"/>
    <w:basedOn w:val="DefaultParagraphFont"/>
    <w:link w:val="Heading4"/>
    <w:uiPriority w:val="9"/>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uiPriority w:val="34"/>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 w:type="character" w:styleId="BookTitle">
    <w:name w:val="Book Title"/>
    <w:basedOn w:val="DefaultParagraphFont"/>
    <w:uiPriority w:val="33"/>
    <w:semiHidden/>
    <w:qFormat/>
    <w:rsid w:val="008C51B5"/>
    <w:rPr>
      <w:b/>
      <w:bCs/>
      <w:i/>
      <w:iCs/>
      <w:spacing w:val="5"/>
    </w:rPr>
  </w:style>
  <w:style w:type="paragraph" w:styleId="Caption">
    <w:name w:val="caption"/>
    <w:basedOn w:val="Normal"/>
    <w:next w:val="Normal"/>
    <w:uiPriority w:val="35"/>
    <w:semiHidden/>
    <w:qFormat/>
    <w:rsid w:val="008C51B5"/>
    <w:pPr>
      <w:spacing w:after="200"/>
    </w:pPr>
    <w:rPr>
      <w:i/>
      <w:iCs/>
      <w:color w:val="1A2B56" w:themeColor="text2"/>
      <w:sz w:val="18"/>
      <w:szCs w:val="18"/>
    </w:rPr>
  </w:style>
  <w:style w:type="character" w:styleId="Emphasis">
    <w:name w:val="Emphasis"/>
    <w:basedOn w:val="DefaultParagraphFont"/>
    <w:uiPriority w:val="20"/>
    <w:semiHidden/>
    <w:qFormat/>
    <w:rsid w:val="008C51B5"/>
    <w:rPr>
      <w:i/>
      <w:iCs/>
    </w:rPr>
  </w:style>
  <w:style w:type="character" w:customStyle="1" w:styleId="Heading7Char">
    <w:name w:val="Heading 7 Char"/>
    <w:basedOn w:val="DefaultParagraphFont"/>
    <w:link w:val="Heading7"/>
    <w:uiPriority w:val="9"/>
    <w:semiHidden/>
    <w:rsid w:val="008C51B5"/>
    <w:rPr>
      <w:rFonts w:asciiTheme="majorHAnsi" w:eastAsiaTheme="majorEastAsia" w:hAnsiTheme="majorHAnsi" w:cstheme="majorBidi"/>
      <w:i/>
      <w:iCs/>
      <w:color w:val="0D152A" w:themeColor="accent1" w:themeShade="7F"/>
      <w:sz w:val="21"/>
      <w:szCs w:val="21"/>
      <w:lang w:eastAsia="en-GB"/>
    </w:rPr>
  </w:style>
  <w:style w:type="character" w:customStyle="1" w:styleId="Heading8Char">
    <w:name w:val="Heading 8 Char"/>
    <w:basedOn w:val="DefaultParagraphFont"/>
    <w:link w:val="Heading8"/>
    <w:uiPriority w:val="9"/>
    <w:semiHidden/>
    <w:rsid w:val="008C51B5"/>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8C51B5"/>
    <w:rPr>
      <w:rFonts w:asciiTheme="majorHAnsi" w:eastAsiaTheme="majorEastAsia" w:hAnsiTheme="majorHAnsi" w:cstheme="majorBidi"/>
      <w:i/>
      <w:iCs/>
      <w:color w:val="272727" w:themeColor="text1" w:themeTint="D8"/>
      <w:sz w:val="21"/>
      <w:szCs w:val="21"/>
      <w:lang w:eastAsia="en-GB"/>
    </w:rPr>
  </w:style>
  <w:style w:type="character" w:styleId="IntenseEmphasis">
    <w:name w:val="Intense Emphasis"/>
    <w:basedOn w:val="DefaultParagraphFont"/>
    <w:uiPriority w:val="21"/>
    <w:semiHidden/>
    <w:qFormat/>
    <w:rsid w:val="008C51B5"/>
    <w:rPr>
      <w:i/>
      <w:iCs/>
      <w:color w:val="1A2B56" w:themeColor="accent1"/>
    </w:rPr>
  </w:style>
  <w:style w:type="paragraph" w:styleId="IntenseQuote">
    <w:name w:val="Intense Quote"/>
    <w:basedOn w:val="Normal"/>
    <w:next w:val="Normal"/>
    <w:link w:val="IntenseQuoteChar"/>
    <w:uiPriority w:val="30"/>
    <w:semiHidden/>
    <w:qFormat/>
    <w:rsid w:val="008C51B5"/>
    <w:pPr>
      <w:pBdr>
        <w:top w:val="single" w:sz="4" w:space="10" w:color="1A2B56" w:themeColor="accent1"/>
        <w:bottom w:val="single" w:sz="4" w:space="10" w:color="1A2B56" w:themeColor="accent1"/>
      </w:pBdr>
      <w:spacing w:before="360" w:after="360"/>
      <w:ind w:left="864" w:right="864"/>
      <w:jc w:val="center"/>
    </w:pPr>
    <w:rPr>
      <w:i/>
      <w:iCs/>
      <w:color w:val="1A2B56" w:themeColor="accent1"/>
    </w:rPr>
  </w:style>
  <w:style w:type="character" w:customStyle="1" w:styleId="IntenseQuoteChar">
    <w:name w:val="Intense Quote Char"/>
    <w:basedOn w:val="DefaultParagraphFont"/>
    <w:link w:val="IntenseQuote"/>
    <w:uiPriority w:val="30"/>
    <w:semiHidden/>
    <w:rsid w:val="008C51B5"/>
    <w:rPr>
      <w:rFonts w:ascii="Noe Text" w:eastAsia="Noe Text" w:hAnsi="Noe Text" w:cs="Noe Text"/>
      <w:i/>
      <w:iCs/>
      <w:color w:val="1A2B56" w:themeColor="accent1"/>
      <w:sz w:val="21"/>
      <w:szCs w:val="21"/>
      <w:lang w:eastAsia="en-GB"/>
    </w:rPr>
  </w:style>
  <w:style w:type="character" w:styleId="IntenseReference">
    <w:name w:val="Intense Reference"/>
    <w:basedOn w:val="DefaultParagraphFont"/>
    <w:uiPriority w:val="32"/>
    <w:semiHidden/>
    <w:qFormat/>
    <w:rsid w:val="008C51B5"/>
    <w:rPr>
      <w:b/>
      <w:bCs/>
      <w:smallCaps/>
      <w:color w:val="1A2B56" w:themeColor="accent1"/>
      <w:spacing w:val="5"/>
    </w:rPr>
  </w:style>
  <w:style w:type="paragraph" w:styleId="NoSpacing">
    <w:name w:val="No Spacing"/>
    <w:uiPriority w:val="1"/>
    <w:semiHidden/>
    <w:qFormat/>
    <w:rsid w:val="008C51B5"/>
    <w:pPr>
      <w:spacing w:after="0" w:line="240" w:lineRule="auto"/>
    </w:pPr>
    <w:rPr>
      <w:rFonts w:ascii="Noe Text" w:eastAsia="Noe Text" w:hAnsi="Noe Text" w:cs="Noe Text"/>
      <w:color w:val="333333"/>
      <w:sz w:val="21"/>
      <w:szCs w:val="21"/>
      <w:lang w:eastAsia="en-GB"/>
    </w:rPr>
  </w:style>
  <w:style w:type="paragraph" w:styleId="Quote">
    <w:name w:val="Quote"/>
    <w:basedOn w:val="Normal"/>
    <w:next w:val="Normal"/>
    <w:link w:val="QuoteChar"/>
    <w:uiPriority w:val="29"/>
    <w:semiHidden/>
    <w:qFormat/>
    <w:rsid w:val="008C51B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8C51B5"/>
    <w:rPr>
      <w:rFonts w:ascii="Noe Text" w:eastAsia="Noe Text" w:hAnsi="Noe Text" w:cs="Noe Text"/>
      <w:i/>
      <w:iCs/>
      <w:color w:val="404040" w:themeColor="text1" w:themeTint="BF"/>
      <w:sz w:val="21"/>
      <w:szCs w:val="21"/>
      <w:lang w:eastAsia="en-GB"/>
    </w:rPr>
  </w:style>
  <w:style w:type="paragraph" w:styleId="Subtitle">
    <w:name w:val="Subtitle"/>
    <w:basedOn w:val="Normal"/>
    <w:next w:val="Normal"/>
    <w:link w:val="SubtitleChar"/>
    <w:uiPriority w:val="11"/>
    <w:semiHidden/>
    <w:qFormat/>
    <w:rsid w:val="008C51B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semiHidden/>
    <w:rsid w:val="008C51B5"/>
    <w:rPr>
      <w:rFonts w:eastAsiaTheme="minorEastAsia"/>
      <w:color w:val="5A5A5A" w:themeColor="text1" w:themeTint="A5"/>
      <w:spacing w:val="15"/>
      <w:lang w:eastAsia="en-GB"/>
    </w:rPr>
  </w:style>
  <w:style w:type="character" w:styleId="SubtleEmphasis">
    <w:name w:val="Subtle Emphasis"/>
    <w:basedOn w:val="DefaultParagraphFont"/>
    <w:uiPriority w:val="19"/>
    <w:semiHidden/>
    <w:qFormat/>
    <w:rsid w:val="008C51B5"/>
    <w:rPr>
      <w:i/>
      <w:iCs/>
      <w:color w:val="404040" w:themeColor="text1" w:themeTint="BF"/>
    </w:rPr>
  </w:style>
  <w:style w:type="character" w:styleId="SubtleReference">
    <w:name w:val="Subtle Reference"/>
    <w:basedOn w:val="DefaultParagraphFont"/>
    <w:uiPriority w:val="31"/>
    <w:semiHidden/>
    <w:qFormat/>
    <w:rsid w:val="008C51B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hausl.sharepoint.com/:u:/r/sites/CTG-Architecture/_layouts/15/Doc.aspx?sourcedoc=%7B6D47E24C-6754-4881-89D2-C6F38249B832%7D&amp;file=ChArch-OPS-AzureOrgStructure-Drawings.vsdx&amp;action=default&amp;mobileredirect=true&amp;isSPOFile=1&amp;xsdata=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%3D&amp;sdata=REo2UlhIQzE5ZGdIL1d3QVFhNENPWjdEcjczc0g5RVpQQndWOUZTTkF3Zz0%3D&amp;ovuser=7c2d3141-755f-485a-aaae-ca6b3055ca0c%2CBinilaElsa.Joy%40chaucergroup.com" TargetMode="External"/><Relationship Id="rId1" Type="http://schemas.openxmlformats.org/officeDocument/2006/relationships/hyperlink" Target="https://chausl.sharepoint.com/:x:/r/sites/CTG-Architecture/_layouts/15/Doc.aspx?sourcedoc=%7B457F42A5-D80B-4588-9915-57BC20034080%7D&amp;file=ChArch-CFG-APIM-Logging-Telemetry-Samples.xlsx&amp;action=default&amp;mobileredirect=true"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microsoft.com/office/2018/08/relationships/commentsExtensible" Target="commentsExtensible.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hyperlink" Target="https://learn.microsoft.com/en-gb/azure/architecture/example-scenario/integration/app-gateway-internal-api-management-function"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hausl.sharepoint.com/:w:/r/sites/CTG-Architecture/Shared%20Documents/Strategy/Enterprise%20Principles/ChArch-EntDevOpsPrinciples.docx?d=w33ba63b46e74486c808356941d08c14c&amp;csf=1&amp;web=1&amp;e=lrr4tK" TargetMode="External"/><Relationship Id="rId29" Type="http://schemas.openxmlformats.org/officeDocument/2006/relationships/image" Target="media/image6.png"/><Relationship Id="rId11" Type="http://schemas.openxmlformats.org/officeDocument/2006/relationships/hyperlink" Target="https://chausl.sharepoint.com/:x:/r/sites/CTG-Architecture/Shared%20Documents/Integration%20Architecture/APIM/ChArch-CFG-AzureAPIM-Resources.xlsx?d=w0fdf7ef159224393b3726f839ba50c53&amp;csf=1&amp;web=1&amp;e=rMli6e" TargetMode="External"/><Relationship Id="rId24" Type="http://schemas.openxmlformats.org/officeDocument/2006/relationships/image" Target="media/image2.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hyperlink" Target="https://learn.microsoft.com/en-us/azure/api-management/front-door-api-management" TargetMode="External"/><Relationship Id="rId58" Type="http://schemas.openxmlformats.org/officeDocument/2006/relationships/header" Target="header2.xml"/><Relationship Id="rId66"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eader" Target="header3.xml"/><Relationship Id="rId19" Type="http://schemas.microsoft.com/office/2011/relationships/commentsExtended" Target="commentsExtended.xml"/><Relationship Id="rId14" Type="http://schemas.openxmlformats.org/officeDocument/2006/relationships/hyperlink" Target="https://chausl.sharepoint.com/:x:/r/sites/CTG-Architecture/Shared%20Documents/Integration%20Architecture/APIM/ChArch-CFG-APIM-Logging-Telemetry-Samples.xlsx?d=w457f42a5d80b4588991557bc20034080&amp;csf=1&amp;web=1&amp;e=nRIhZr&amp;nav=MTVfezAwMDAwMDAwLTAwMDEtMDAwMC0wNTAwLTAwMDAwMDAwMDAwMH0" TargetMode="External"/><Relationship Id="rId22" Type="http://schemas.openxmlformats.org/officeDocument/2006/relationships/hyperlink" Target="https://chausl.sharepoint.com/:x:/r/sites/CTG-Architecture/Shared%20Documents/Integration%20Architecture/APIM/ChArch-NF-Reqs-APIM.xlsx?d=w964f1318d2fd41ae996702b22b84ddbd&amp;csf=1&amp;web=1&amp;e=9llp5G" TargetMode="External"/><Relationship Id="rId27" Type="http://schemas.openxmlformats.org/officeDocument/2006/relationships/hyperlink" Target="https://chausl.sharepoint.com/:u:/r/sites/CTG-Architecture/Shared%20Documents/Integration%20Architecture/Diagrams/APIM.vsdx?d=w1c0aea93d9784d6eac1cc7d83af4ccb1&amp;csf=1&amp;web=1&amp;e=qkbRE2" TargetMode="Externa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s://azure.microsoft.com/en-us/pricing/details/api-management/" TargetMode="External"/><Relationship Id="rId48" Type="http://schemas.openxmlformats.org/officeDocument/2006/relationships/image" Target="media/image24.png"/><Relationship Id="rId56" Type="http://schemas.openxmlformats.org/officeDocument/2006/relationships/hyperlink" Target="https://learn.microsoft.com/en-us/azure/api-management/api-management-using-with-internal-vnet" TargetMode="External"/><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yperlink" Target="https://chausl.sharepoint.com/:x:/r/sites/CTG-Architecture/Shared%20Documents/Integration%20Architecture/APIM/ChArch-CFG-AzureAPIM-Resources.xlsx?d=w0fdf7ef159224393b3726f839ba50c53&amp;csf=1&amp;web=1&amp;e=SpiD6C" TargetMode="External"/><Relationship Id="rId17" Type="http://schemas.openxmlformats.org/officeDocument/2006/relationships/hyperlink" Target="https://chausl.sharepoint.com/:w:/r/sites/CTG-Architecture/Shared%20Documents/Strategy/Enterprise%20Principles/ChArch-EAPrinciples.docx?d=w5eec274880294572839285ad89c5fe8b&amp;csf=1&amp;web=1&amp;e=5xao6D" TargetMode="Externa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footer" Target="footer1.xml"/><Relationship Id="rId20" Type="http://schemas.microsoft.com/office/2016/09/relationships/commentsIds" Target="commentsIds.xml"/><Relationship Id="rId41" Type="http://schemas.openxmlformats.org/officeDocument/2006/relationships/image" Target="media/image18.png"/><Relationship Id="rId54" Type="http://schemas.openxmlformats.org/officeDocument/2006/relationships/hyperlink" Target="https://learn.microsoft.com/en-us/azure/frontdoor/web-application-firewall"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haucer-ctg.atlassian.net/wiki/x/AoCqIw" TargetMode="External"/><Relationship Id="rId23" Type="http://schemas.openxmlformats.org/officeDocument/2006/relationships/image" Target="media/image1.jpg"/><Relationship Id="rId28" Type="http://schemas.openxmlformats.org/officeDocument/2006/relationships/image" Target="media/image5.emf"/><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hyperlink" Target="https://learn.microsoft.com/en-us/azure/architecture/reference-architectures/enterprise-integration/basic-enterprise-integration" TargetMode="External"/><Relationship Id="rId60" Type="http://schemas.openxmlformats.org/officeDocument/2006/relationships/footer" Target="footer2.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hausl.sharepoint.com/:w:/r/sites/CTG-Architecture/Shared%20Documents/Solution%20Design/Azure%20Platform%20(ALZ)/Standards/ChArch-PY-CloudSecurityFramework.docx?d=wf39fcdaa085f43979f52f05a24998fe7&amp;csf=1&amp;web=1&amp;e=QzVilg" TargetMode="External"/><Relationship Id="rId18" Type="http://schemas.openxmlformats.org/officeDocument/2006/relationships/comments" Target="comments.xml"/><Relationship Id="rId39" Type="http://schemas.openxmlformats.org/officeDocument/2006/relationships/image" Target="media/image16.png"/></Relationships>
</file>

<file path=word/_rels/header3.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3.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4.xml><?xml version="1.0" encoding="utf-8"?>
<ds:datastoreItem xmlns:ds="http://schemas.openxmlformats.org/officeDocument/2006/customXml" ds:itemID="{623DFA38-A120-4009-855A-30B4D5284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11507</TotalTime>
  <Pages>1</Pages>
  <Words>16445</Words>
  <Characters>93737</Characters>
  <Application>Microsoft Office Word</Application>
  <DocSecurity>6</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109963</CharactersWithSpaces>
  <SharedDoc>false</SharedDoc>
  <HLinks>
    <vt:vector size="978" baseType="variant">
      <vt:variant>
        <vt:i4>3670075</vt:i4>
      </vt:variant>
      <vt:variant>
        <vt:i4>768</vt:i4>
      </vt:variant>
      <vt:variant>
        <vt:i4>0</vt:i4>
      </vt:variant>
      <vt:variant>
        <vt:i4>5</vt:i4>
      </vt:variant>
      <vt:variant>
        <vt:lpwstr>https://learn.microsoft.com/en-us/azure/api-management/api-management-using-with-internal-vnet</vt:lpwstr>
      </vt:variant>
      <vt:variant>
        <vt:lpwstr/>
      </vt:variant>
      <vt:variant>
        <vt:i4>7733350</vt:i4>
      </vt:variant>
      <vt:variant>
        <vt:i4>765</vt:i4>
      </vt:variant>
      <vt:variant>
        <vt:i4>0</vt:i4>
      </vt:variant>
      <vt:variant>
        <vt:i4>5</vt:i4>
      </vt:variant>
      <vt:variant>
        <vt:lpwstr>https://learn.microsoft.com/en-gb/azure/architecture/example-scenario/integration/app-gateway-internal-api-management-function</vt:lpwstr>
      </vt:variant>
      <vt:variant>
        <vt:lpwstr/>
      </vt:variant>
      <vt:variant>
        <vt:i4>6488185</vt:i4>
      </vt:variant>
      <vt:variant>
        <vt:i4>762</vt:i4>
      </vt:variant>
      <vt:variant>
        <vt:i4>0</vt:i4>
      </vt:variant>
      <vt:variant>
        <vt:i4>5</vt:i4>
      </vt:variant>
      <vt:variant>
        <vt:lpwstr>https://learn.microsoft.com/en-us/azure/frontdoor/web-application-firewall</vt:lpwstr>
      </vt:variant>
      <vt:variant>
        <vt:lpwstr/>
      </vt:variant>
      <vt:variant>
        <vt:i4>30</vt:i4>
      </vt:variant>
      <vt:variant>
        <vt:i4>759</vt:i4>
      </vt:variant>
      <vt:variant>
        <vt:i4>0</vt:i4>
      </vt:variant>
      <vt:variant>
        <vt:i4>5</vt:i4>
      </vt:variant>
      <vt:variant>
        <vt:lpwstr>https://learn.microsoft.com/en-us/azure/api-management/front-door-api-management</vt:lpwstr>
      </vt:variant>
      <vt:variant>
        <vt:lpwstr/>
      </vt:variant>
      <vt:variant>
        <vt:i4>1835031</vt:i4>
      </vt:variant>
      <vt:variant>
        <vt:i4>756</vt:i4>
      </vt:variant>
      <vt:variant>
        <vt:i4>0</vt:i4>
      </vt:variant>
      <vt:variant>
        <vt:i4>5</vt:i4>
      </vt:variant>
      <vt:variant>
        <vt:lpwstr>https://learn.microsoft.com/en-us/azure/architecture/reference-architectures/enterprise-integration/basic-enterprise-integration</vt:lpwstr>
      </vt:variant>
      <vt:variant>
        <vt:lpwstr/>
      </vt:variant>
      <vt:variant>
        <vt:i4>5439508</vt:i4>
      </vt:variant>
      <vt:variant>
        <vt:i4>753</vt:i4>
      </vt:variant>
      <vt:variant>
        <vt:i4>0</vt:i4>
      </vt:variant>
      <vt:variant>
        <vt:i4>5</vt:i4>
      </vt:variant>
      <vt:variant>
        <vt:lpwstr/>
      </vt:variant>
      <vt:variant>
        <vt:lpwstr>Ref6</vt:lpwstr>
      </vt:variant>
      <vt:variant>
        <vt:i4>5308436</vt:i4>
      </vt:variant>
      <vt:variant>
        <vt:i4>750</vt:i4>
      </vt:variant>
      <vt:variant>
        <vt:i4>0</vt:i4>
      </vt:variant>
      <vt:variant>
        <vt:i4>5</vt:i4>
      </vt:variant>
      <vt:variant>
        <vt:lpwstr/>
      </vt:variant>
      <vt:variant>
        <vt:lpwstr>Ref4</vt:lpwstr>
      </vt:variant>
      <vt:variant>
        <vt:i4>5308436</vt:i4>
      </vt:variant>
      <vt:variant>
        <vt:i4>747</vt:i4>
      </vt:variant>
      <vt:variant>
        <vt:i4>0</vt:i4>
      </vt:variant>
      <vt:variant>
        <vt:i4>5</vt:i4>
      </vt:variant>
      <vt:variant>
        <vt:lpwstr/>
      </vt:variant>
      <vt:variant>
        <vt:lpwstr>Ref4</vt:lpwstr>
      </vt:variant>
      <vt:variant>
        <vt:i4>6094860</vt:i4>
      </vt:variant>
      <vt:variant>
        <vt:i4>744</vt:i4>
      </vt:variant>
      <vt:variant>
        <vt:i4>0</vt:i4>
      </vt:variant>
      <vt:variant>
        <vt:i4>5</vt:i4>
      </vt:variant>
      <vt:variant>
        <vt:lpwstr>https://azure.microsoft.com/en-us/pricing/details/api-management/</vt:lpwstr>
      </vt:variant>
      <vt:variant>
        <vt:lpwstr/>
      </vt:variant>
      <vt:variant>
        <vt:i4>5505044</vt:i4>
      </vt:variant>
      <vt:variant>
        <vt:i4>741</vt:i4>
      </vt:variant>
      <vt:variant>
        <vt:i4>0</vt:i4>
      </vt:variant>
      <vt:variant>
        <vt:i4>5</vt:i4>
      </vt:variant>
      <vt:variant>
        <vt:lpwstr/>
      </vt:variant>
      <vt:variant>
        <vt:lpwstr>Ref1</vt:lpwstr>
      </vt:variant>
      <vt:variant>
        <vt:i4>5242900</vt:i4>
      </vt:variant>
      <vt:variant>
        <vt:i4>738</vt:i4>
      </vt:variant>
      <vt:variant>
        <vt:i4>0</vt:i4>
      </vt:variant>
      <vt:variant>
        <vt:i4>5</vt:i4>
      </vt:variant>
      <vt:variant>
        <vt:lpwstr/>
      </vt:variant>
      <vt:variant>
        <vt:lpwstr>Ref5</vt:lpwstr>
      </vt:variant>
      <vt:variant>
        <vt:i4>5308436</vt:i4>
      </vt:variant>
      <vt:variant>
        <vt:i4>735</vt:i4>
      </vt:variant>
      <vt:variant>
        <vt:i4>0</vt:i4>
      </vt:variant>
      <vt:variant>
        <vt:i4>5</vt:i4>
      </vt:variant>
      <vt:variant>
        <vt:lpwstr/>
      </vt:variant>
      <vt:variant>
        <vt:lpwstr>Ref4</vt:lpwstr>
      </vt:variant>
      <vt:variant>
        <vt:i4>5505044</vt:i4>
      </vt:variant>
      <vt:variant>
        <vt:i4>732</vt:i4>
      </vt:variant>
      <vt:variant>
        <vt:i4>0</vt:i4>
      </vt:variant>
      <vt:variant>
        <vt:i4>5</vt:i4>
      </vt:variant>
      <vt:variant>
        <vt:lpwstr/>
      </vt:variant>
      <vt:variant>
        <vt:lpwstr>Ref1</vt:lpwstr>
      </vt:variant>
      <vt:variant>
        <vt:i4>3538960</vt:i4>
      </vt:variant>
      <vt:variant>
        <vt:i4>729</vt:i4>
      </vt:variant>
      <vt:variant>
        <vt:i4>0</vt:i4>
      </vt:variant>
      <vt:variant>
        <vt:i4>5</vt:i4>
      </vt:variant>
      <vt:variant>
        <vt:lpwstr/>
      </vt:variant>
      <vt:variant>
        <vt:lpwstr>_Developer_Portal_Purpose</vt:lpwstr>
      </vt:variant>
      <vt:variant>
        <vt:i4>7864384</vt:i4>
      </vt:variant>
      <vt:variant>
        <vt:i4>726</vt:i4>
      </vt:variant>
      <vt:variant>
        <vt:i4>0</vt:i4>
      </vt:variant>
      <vt:variant>
        <vt:i4>5</vt:i4>
      </vt:variant>
      <vt:variant>
        <vt:lpwstr/>
      </vt:variant>
      <vt:variant>
        <vt:lpwstr>_APIOps</vt:lpwstr>
      </vt:variant>
      <vt:variant>
        <vt:i4>2883596</vt:i4>
      </vt:variant>
      <vt:variant>
        <vt:i4>723</vt:i4>
      </vt:variant>
      <vt:variant>
        <vt:i4>0</vt:i4>
      </vt:variant>
      <vt:variant>
        <vt:i4>5</vt:i4>
      </vt:variant>
      <vt:variant>
        <vt:lpwstr/>
      </vt:variant>
      <vt:variant>
        <vt:lpwstr>_Portal_Access_Model</vt:lpwstr>
      </vt:variant>
      <vt:variant>
        <vt:i4>7733275</vt:i4>
      </vt:variant>
      <vt:variant>
        <vt:i4>720</vt:i4>
      </vt:variant>
      <vt:variant>
        <vt:i4>0</vt:i4>
      </vt:variant>
      <vt:variant>
        <vt:i4>5</vt:i4>
      </vt:variant>
      <vt:variant>
        <vt:lpwstr/>
      </vt:variant>
      <vt:variant>
        <vt:lpwstr>_Authentication_&amp;_Role</vt:lpwstr>
      </vt:variant>
      <vt:variant>
        <vt:i4>7405658</vt:i4>
      </vt:variant>
      <vt:variant>
        <vt:i4>717</vt:i4>
      </vt:variant>
      <vt:variant>
        <vt:i4>0</vt:i4>
      </vt:variant>
      <vt:variant>
        <vt:i4>5</vt:i4>
      </vt:variant>
      <vt:variant>
        <vt:lpwstr/>
      </vt:variant>
      <vt:variant>
        <vt:lpwstr>_Capacity_and_Cost</vt:lpwstr>
      </vt:variant>
      <vt:variant>
        <vt:i4>5898317</vt:i4>
      </vt:variant>
      <vt:variant>
        <vt:i4>714</vt:i4>
      </vt:variant>
      <vt:variant>
        <vt:i4>0</vt:i4>
      </vt:variant>
      <vt:variant>
        <vt:i4>5</vt:i4>
      </vt:variant>
      <vt:variant>
        <vt:lpwstr/>
      </vt:variant>
      <vt:variant>
        <vt:lpwstr>_Edge_Controls</vt:lpwstr>
      </vt:variant>
      <vt:variant>
        <vt:i4>1441842</vt:i4>
      </vt:variant>
      <vt:variant>
        <vt:i4>711</vt:i4>
      </vt:variant>
      <vt:variant>
        <vt:i4>0</vt:i4>
      </vt:variant>
      <vt:variant>
        <vt:i4>5</vt:i4>
      </vt:variant>
      <vt:variant>
        <vt:lpwstr/>
      </vt:variant>
      <vt:variant>
        <vt:lpwstr>_Secrets_and_Certificates</vt:lpwstr>
      </vt:variant>
      <vt:variant>
        <vt:i4>131075</vt:i4>
      </vt:variant>
      <vt:variant>
        <vt:i4>708</vt:i4>
      </vt:variant>
      <vt:variant>
        <vt:i4>0</vt:i4>
      </vt:variant>
      <vt:variant>
        <vt:i4>5</vt:i4>
      </vt:variant>
      <vt:variant>
        <vt:lpwstr/>
      </vt:variant>
      <vt:variant>
        <vt:lpwstr>_Network_Context</vt:lpwstr>
      </vt:variant>
      <vt:variant>
        <vt:i4>4325405</vt:i4>
      </vt:variant>
      <vt:variant>
        <vt:i4>705</vt:i4>
      </vt:variant>
      <vt:variant>
        <vt:i4>0</vt:i4>
      </vt:variant>
      <vt:variant>
        <vt:i4>5</vt:i4>
      </vt:variant>
      <vt:variant>
        <vt:lpwstr/>
      </vt:variant>
      <vt:variant>
        <vt:lpwstr>_Observability_and_Operational_1</vt:lpwstr>
      </vt:variant>
      <vt:variant>
        <vt:i4>7864384</vt:i4>
      </vt:variant>
      <vt:variant>
        <vt:i4>702</vt:i4>
      </vt:variant>
      <vt:variant>
        <vt:i4>0</vt:i4>
      </vt:variant>
      <vt:variant>
        <vt:i4>5</vt:i4>
      </vt:variant>
      <vt:variant>
        <vt:lpwstr/>
      </vt:variant>
      <vt:variant>
        <vt:lpwstr>_APIOps</vt:lpwstr>
      </vt:variant>
      <vt:variant>
        <vt:i4>5111920</vt:i4>
      </vt:variant>
      <vt:variant>
        <vt:i4>699</vt:i4>
      </vt:variant>
      <vt:variant>
        <vt:i4>0</vt:i4>
      </vt:variant>
      <vt:variant>
        <vt:i4>5</vt:i4>
      </vt:variant>
      <vt:variant>
        <vt:lpwstr/>
      </vt:variant>
      <vt:variant>
        <vt:lpwstr>_Mandatory_Policy_Capabilities</vt:lpwstr>
      </vt:variant>
      <vt:variant>
        <vt:i4>5898317</vt:i4>
      </vt:variant>
      <vt:variant>
        <vt:i4>696</vt:i4>
      </vt:variant>
      <vt:variant>
        <vt:i4>0</vt:i4>
      </vt:variant>
      <vt:variant>
        <vt:i4>5</vt:i4>
      </vt:variant>
      <vt:variant>
        <vt:lpwstr/>
      </vt:variant>
      <vt:variant>
        <vt:lpwstr>_Edge_Controls</vt:lpwstr>
      </vt:variant>
      <vt:variant>
        <vt:i4>5111920</vt:i4>
      </vt:variant>
      <vt:variant>
        <vt:i4>693</vt:i4>
      </vt:variant>
      <vt:variant>
        <vt:i4>0</vt:i4>
      </vt:variant>
      <vt:variant>
        <vt:i4>5</vt:i4>
      </vt:variant>
      <vt:variant>
        <vt:lpwstr/>
      </vt:variant>
      <vt:variant>
        <vt:lpwstr>_Mandatory_Policy_Capabilities</vt:lpwstr>
      </vt:variant>
      <vt:variant>
        <vt:i4>2359335</vt:i4>
      </vt:variant>
      <vt:variant>
        <vt:i4>690</vt:i4>
      </vt:variant>
      <vt:variant>
        <vt:i4>0</vt:i4>
      </vt:variant>
      <vt:variant>
        <vt:i4>5</vt:i4>
      </vt:variant>
      <vt:variant>
        <vt:lpwstr/>
      </vt:variant>
      <vt:variant>
        <vt:lpwstr>_Internal_Access</vt:lpwstr>
      </vt:variant>
      <vt:variant>
        <vt:i4>5636116</vt:i4>
      </vt:variant>
      <vt:variant>
        <vt:i4>687</vt:i4>
      </vt:variant>
      <vt:variant>
        <vt:i4>0</vt:i4>
      </vt:variant>
      <vt:variant>
        <vt:i4>5</vt:i4>
      </vt:variant>
      <vt:variant>
        <vt:lpwstr/>
      </vt:variant>
      <vt:variant>
        <vt:lpwstr>Ref3</vt:lpwstr>
      </vt:variant>
      <vt:variant>
        <vt:i4>5701652</vt:i4>
      </vt:variant>
      <vt:variant>
        <vt:i4>684</vt:i4>
      </vt:variant>
      <vt:variant>
        <vt:i4>0</vt:i4>
      </vt:variant>
      <vt:variant>
        <vt:i4>5</vt:i4>
      </vt:variant>
      <vt:variant>
        <vt:lpwstr/>
      </vt:variant>
      <vt:variant>
        <vt:lpwstr>Ref2</vt:lpwstr>
      </vt:variant>
      <vt:variant>
        <vt:i4>5505044</vt:i4>
      </vt:variant>
      <vt:variant>
        <vt:i4>681</vt:i4>
      </vt:variant>
      <vt:variant>
        <vt:i4>0</vt:i4>
      </vt:variant>
      <vt:variant>
        <vt:i4>5</vt:i4>
      </vt:variant>
      <vt:variant>
        <vt:lpwstr/>
      </vt:variant>
      <vt:variant>
        <vt:lpwstr>Ref1</vt:lpwstr>
      </vt:variant>
      <vt:variant>
        <vt:i4>5701640</vt:i4>
      </vt:variant>
      <vt:variant>
        <vt:i4>678</vt:i4>
      </vt:variant>
      <vt:variant>
        <vt:i4>0</vt:i4>
      </vt:variant>
      <vt:variant>
        <vt:i4>5</vt:i4>
      </vt:variant>
      <vt:variant>
        <vt:lpwstr>https://chausl.sharepoint.com/:u:/r/sites/CTG-Architecture/Shared Documents/Integration Architecture/Diagrams/APIM.vsdx?d=w1c0aea93d9784d6eac1cc7d83af4ccb1&amp;csf=1&amp;web=1&amp;e=qkbRE2</vt:lpwstr>
      </vt:variant>
      <vt:variant>
        <vt:lpwstr/>
      </vt:variant>
      <vt:variant>
        <vt:i4>2883696</vt:i4>
      </vt:variant>
      <vt:variant>
        <vt:i4>675</vt:i4>
      </vt:variant>
      <vt:variant>
        <vt:i4>0</vt:i4>
      </vt:variant>
      <vt:variant>
        <vt:i4>5</vt:i4>
      </vt:variant>
      <vt:variant>
        <vt:lpwstr>https://learn.microsoft.com/en-us/azure/frontdoor/standard-premium/how-to-configure-https-custom-domain?tabs=powershell</vt:lpwstr>
      </vt:variant>
      <vt:variant>
        <vt:lpwstr>azure-managed-certificates-for-azure-prevalidated-domains</vt:lpwstr>
      </vt:variant>
      <vt:variant>
        <vt:i4>7340141</vt:i4>
      </vt:variant>
      <vt:variant>
        <vt:i4>672</vt:i4>
      </vt:variant>
      <vt:variant>
        <vt:i4>0</vt:i4>
      </vt:variant>
      <vt:variant>
        <vt:i4>5</vt:i4>
      </vt:variant>
      <vt:variant>
        <vt:lpwstr>while allowing frontend and backend certificate lifecycles to be managed independently.</vt:lpwstr>
      </vt:variant>
      <vt:variant>
        <vt:lpwstr/>
      </vt:variant>
      <vt:variant>
        <vt:i4>6422613</vt:i4>
      </vt:variant>
      <vt:variant>
        <vt:i4>669</vt:i4>
      </vt:variant>
      <vt:variant>
        <vt:i4>0</vt:i4>
      </vt:variant>
      <vt:variant>
        <vt:i4>5</vt:i4>
      </vt:variant>
      <vt:variant>
        <vt:lpwstr/>
      </vt:variant>
      <vt:variant>
        <vt:lpwstr>_APIM_Network_Model</vt:lpwstr>
      </vt:variant>
      <vt:variant>
        <vt:i4>6422613</vt:i4>
      </vt:variant>
      <vt:variant>
        <vt:i4>666</vt:i4>
      </vt:variant>
      <vt:variant>
        <vt:i4>0</vt:i4>
      </vt:variant>
      <vt:variant>
        <vt:i4>5</vt:i4>
      </vt:variant>
      <vt:variant>
        <vt:lpwstr/>
      </vt:variant>
      <vt:variant>
        <vt:lpwstr>_APIM_Network_Model</vt:lpwstr>
      </vt:variant>
      <vt:variant>
        <vt:i4>6422613</vt:i4>
      </vt:variant>
      <vt:variant>
        <vt:i4>663</vt:i4>
      </vt:variant>
      <vt:variant>
        <vt:i4>0</vt:i4>
      </vt:variant>
      <vt:variant>
        <vt:i4>5</vt:i4>
      </vt:variant>
      <vt:variant>
        <vt:lpwstr/>
      </vt:variant>
      <vt:variant>
        <vt:lpwstr>_APIM_Network_Model</vt:lpwstr>
      </vt:variant>
      <vt:variant>
        <vt:i4>5242917</vt:i4>
      </vt:variant>
      <vt:variant>
        <vt:i4>660</vt:i4>
      </vt:variant>
      <vt:variant>
        <vt:i4>0</vt:i4>
      </vt:variant>
      <vt:variant>
        <vt:i4>5</vt:i4>
      </vt:variant>
      <vt:variant>
        <vt:lpwstr/>
      </vt:variant>
      <vt:variant>
        <vt:lpwstr>_APIM_Premium_v2</vt:lpwstr>
      </vt:variant>
      <vt:variant>
        <vt:i4>1966115</vt:i4>
      </vt:variant>
      <vt:variant>
        <vt:i4>657</vt:i4>
      </vt:variant>
      <vt:variant>
        <vt:i4>0</vt:i4>
      </vt:variant>
      <vt:variant>
        <vt:i4>5</vt:i4>
      </vt:variant>
      <vt:variant>
        <vt:lpwstr/>
      </vt:variant>
      <vt:variant>
        <vt:lpwstr>_Edge_Service_Components</vt:lpwstr>
      </vt:variant>
      <vt:variant>
        <vt:i4>8257638</vt:i4>
      </vt:variant>
      <vt:variant>
        <vt:i4>654</vt:i4>
      </vt:variant>
      <vt:variant>
        <vt:i4>0</vt:i4>
      </vt:variant>
      <vt:variant>
        <vt:i4>5</vt:i4>
      </vt:variant>
      <vt:variant>
        <vt:lpwstr>https://chausl.sharepoint.com/:x:/r/sites/CTG-Architecture/Shared Documents/Integration Architecture/APIM/ChArch-NF-Reqs-APIM.xlsx?d=w964f1318d2fd41ae996702b22b84ddbd&amp;csf=1&amp;web=1&amp;e=9llp5G</vt:lpwstr>
      </vt:variant>
      <vt:variant>
        <vt:lpwstr/>
      </vt:variant>
      <vt:variant>
        <vt:i4>5636116</vt:i4>
      </vt:variant>
      <vt:variant>
        <vt:i4>651</vt:i4>
      </vt:variant>
      <vt:variant>
        <vt:i4>0</vt:i4>
      </vt:variant>
      <vt:variant>
        <vt:i4>5</vt:i4>
      </vt:variant>
      <vt:variant>
        <vt:lpwstr/>
      </vt:variant>
      <vt:variant>
        <vt:lpwstr>Ref3</vt:lpwstr>
      </vt:variant>
      <vt:variant>
        <vt:i4>5373972</vt:i4>
      </vt:variant>
      <vt:variant>
        <vt:i4>648</vt:i4>
      </vt:variant>
      <vt:variant>
        <vt:i4>0</vt:i4>
      </vt:variant>
      <vt:variant>
        <vt:i4>5</vt:i4>
      </vt:variant>
      <vt:variant>
        <vt:lpwstr/>
      </vt:variant>
      <vt:variant>
        <vt:lpwstr>Ref7</vt:lpwstr>
      </vt:variant>
      <vt:variant>
        <vt:i4>8060949</vt:i4>
      </vt:variant>
      <vt:variant>
        <vt:i4>645</vt:i4>
      </vt:variant>
      <vt:variant>
        <vt:i4>0</vt:i4>
      </vt:variant>
      <vt:variant>
        <vt:i4>5</vt:i4>
      </vt:variant>
      <vt:variant>
        <vt:lpwstr/>
      </vt:variant>
      <vt:variant>
        <vt:lpwstr>_Environments,_APIOps_and</vt:lpwstr>
      </vt:variant>
      <vt:variant>
        <vt:i4>5898317</vt:i4>
      </vt:variant>
      <vt:variant>
        <vt:i4>642</vt:i4>
      </vt:variant>
      <vt:variant>
        <vt:i4>0</vt:i4>
      </vt:variant>
      <vt:variant>
        <vt:i4>5</vt:i4>
      </vt:variant>
      <vt:variant>
        <vt:lpwstr/>
      </vt:variant>
      <vt:variant>
        <vt:lpwstr>_Edge_Controls</vt:lpwstr>
      </vt:variant>
      <vt:variant>
        <vt:i4>5111920</vt:i4>
      </vt:variant>
      <vt:variant>
        <vt:i4>639</vt:i4>
      </vt:variant>
      <vt:variant>
        <vt:i4>0</vt:i4>
      </vt:variant>
      <vt:variant>
        <vt:i4>5</vt:i4>
      </vt:variant>
      <vt:variant>
        <vt:lpwstr/>
      </vt:variant>
      <vt:variant>
        <vt:lpwstr>_Mandatory_Policy_Capabilities</vt:lpwstr>
      </vt:variant>
      <vt:variant>
        <vt:i4>2162735</vt:i4>
      </vt:variant>
      <vt:variant>
        <vt:i4>636</vt:i4>
      </vt:variant>
      <vt:variant>
        <vt:i4>0</vt:i4>
      </vt:variant>
      <vt:variant>
        <vt:i4>5</vt:i4>
      </vt:variant>
      <vt:variant>
        <vt:lpwstr/>
      </vt:variant>
      <vt:variant>
        <vt:lpwstr>_Policy_Hierarchy</vt:lpwstr>
      </vt:variant>
      <vt:variant>
        <vt:i4>7536706</vt:i4>
      </vt:variant>
      <vt:variant>
        <vt:i4>633</vt:i4>
      </vt:variant>
      <vt:variant>
        <vt:i4>0</vt:i4>
      </vt:variant>
      <vt:variant>
        <vt:i4>5</vt:i4>
      </vt:variant>
      <vt:variant>
        <vt:lpwstr/>
      </vt:variant>
      <vt:variant>
        <vt:lpwstr>_Observability_and_Operational</vt:lpwstr>
      </vt:variant>
      <vt:variant>
        <vt:i4>458808</vt:i4>
      </vt:variant>
      <vt:variant>
        <vt:i4>630</vt:i4>
      </vt:variant>
      <vt:variant>
        <vt:i4>0</vt:i4>
      </vt:variant>
      <vt:variant>
        <vt:i4>5</vt:i4>
      </vt:variant>
      <vt:variant>
        <vt:lpwstr/>
      </vt:variant>
      <vt:variant>
        <vt:lpwstr>_Lifecycle_and_Versioning</vt:lpwstr>
      </vt:variant>
      <vt:variant>
        <vt:i4>327733</vt:i4>
      </vt:variant>
      <vt:variant>
        <vt:i4>627</vt:i4>
      </vt:variant>
      <vt:variant>
        <vt:i4>0</vt:i4>
      </vt:variant>
      <vt:variant>
        <vt:i4>5</vt:i4>
      </vt:variant>
      <vt:variant>
        <vt:lpwstr/>
      </vt:variant>
      <vt:variant>
        <vt:lpwstr>_RTO_and_RPO</vt:lpwstr>
      </vt:variant>
      <vt:variant>
        <vt:i4>5636136</vt:i4>
      </vt:variant>
      <vt:variant>
        <vt:i4>624</vt:i4>
      </vt:variant>
      <vt:variant>
        <vt:i4>0</vt:i4>
      </vt:variant>
      <vt:variant>
        <vt:i4>5</vt:i4>
      </vt:variant>
      <vt:variant>
        <vt:lpwstr/>
      </vt:variant>
      <vt:variant>
        <vt:lpwstr>_Backup,_Restore_and</vt:lpwstr>
      </vt:variant>
      <vt:variant>
        <vt:i4>3080224</vt:i4>
      </vt:variant>
      <vt:variant>
        <vt:i4>621</vt:i4>
      </vt:variant>
      <vt:variant>
        <vt:i4>0</vt:i4>
      </vt:variant>
      <vt:variant>
        <vt:i4>5</vt:i4>
      </vt:variant>
      <vt:variant>
        <vt:lpwstr/>
      </vt:variant>
      <vt:variant>
        <vt:lpwstr>_Resilience_Tiers</vt:lpwstr>
      </vt:variant>
      <vt:variant>
        <vt:i4>4390998</vt:i4>
      </vt:variant>
      <vt:variant>
        <vt:i4>618</vt:i4>
      </vt:variant>
      <vt:variant>
        <vt:i4>0</vt:i4>
      </vt:variant>
      <vt:variant>
        <vt:i4>5</vt:i4>
      </vt:variant>
      <vt:variant>
        <vt:lpwstr/>
      </vt:variant>
      <vt:variant>
        <vt:lpwstr>_Security_Model</vt:lpwstr>
      </vt:variant>
      <vt:variant>
        <vt:i4>5898317</vt:i4>
      </vt:variant>
      <vt:variant>
        <vt:i4>615</vt:i4>
      </vt:variant>
      <vt:variant>
        <vt:i4>0</vt:i4>
      </vt:variant>
      <vt:variant>
        <vt:i4>5</vt:i4>
      </vt:variant>
      <vt:variant>
        <vt:lpwstr/>
      </vt:variant>
      <vt:variant>
        <vt:lpwstr>_Edge_Controls</vt:lpwstr>
      </vt:variant>
      <vt:variant>
        <vt:i4>327731</vt:i4>
      </vt:variant>
      <vt:variant>
        <vt:i4>612</vt:i4>
      </vt:variant>
      <vt:variant>
        <vt:i4>0</vt:i4>
      </vt:variant>
      <vt:variant>
        <vt:i4>5</vt:i4>
      </vt:variant>
      <vt:variant>
        <vt:lpwstr/>
      </vt:variant>
      <vt:variant>
        <vt:lpwstr>_Network_and_Connectivity</vt:lpwstr>
      </vt:variant>
      <vt:variant>
        <vt:i4>327731</vt:i4>
      </vt:variant>
      <vt:variant>
        <vt:i4>609</vt:i4>
      </vt:variant>
      <vt:variant>
        <vt:i4>0</vt:i4>
      </vt:variant>
      <vt:variant>
        <vt:i4>5</vt:i4>
      </vt:variant>
      <vt:variant>
        <vt:lpwstr/>
      </vt:variant>
      <vt:variant>
        <vt:lpwstr>_Network_and_Connectivity</vt:lpwstr>
      </vt:variant>
      <vt:variant>
        <vt:i4>2621489</vt:i4>
      </vt:variant>
      <vt:variant>
        <vt:i4>606</vt:i4>
      </vt:variant>
      <vt:variant>
        <vt:i4>0</vt:i4>
      </vt:variant>
      <vt:variant>
        <vt:i4>5</vt:i4>
      </vt:variant>
      <vt:variant>
        <vt:lpwstr/>
      </vt:variant>
      <vt:variant>
        <vt:lpwstr>_External_Access</vt:lpwstr>
      </vt:variant>
      <vt:variant>
        <vt:i4>2359335</vt:i4>
      </vt:variant>
      <vt:variant>
        <vt:i4>603</vt:i4>
      </vt:variant>
      <vt:variant>
        <vt:i4>0</vt:i4>
      </vt:variant>
      <vt:variant>
        <vt:i4>5</vt:i4>
      </vt:variant>
      <vt:variant>
        <vt:lpwstr/>
      </vt:variant>
      <vt:variant>
        <vt:lpwstr>_Internal_Access</vt:lpwstr>
      </vt:variant>
      <vt:variant>
        <vt:i4>7733275</vt:i4>
      </vt:variant>
      <vt:variant>
        <vt:i4>600</vt:i4>
      </vt:variant>
      <vt:variant>
        <vt:i4>0</vt:i4>
      </vt:variant>
      <vt:variant>
        <vt:i4>5</vt:i4>
      </vt:variant>
      <vt:variant>
        <vt:lpwstr/>
      </vt:variant>
      <vt:variant>
        <vt:lpwstr>_Authentication_&amp;_Role</vt:lpwstr>
      </vt:variant>
      <vt:variant>
        <vt:i4>6422614</vt:i4>
      </vt:variant>
      <vt:variant>
        <vt:i4>597</vt:i4>
      </vt:variant>
      <vt:variant>
        <vt:i4>0</vt:i4>
      </vt:variant>
      <vt:variant>
        <vt:i4>5</vt:i4>
      </vt:variant>
      <vt:variant>
        <vt:lpwstr/>
      </vt:variant>
      <vt:variant>
        <vt:lpwstr>_Security_and_Identity</vt:lpwstr>
      </vt:variant>
      <vt:variant>
        <vt:i4>5505066</vt:i4>
      </vt:variant>
      <vt:variant>
        <vt:i4>594</vt:i4>
      </vt:variant>
      <vt:variant>
        <vt:i4>0</vt:i4>
      </vt:variant>
      <vt:variant>
        <vt:i4>5</vt:i4>
      </vt:variant>
      <vt:variant>
        <vt:lpwstr/>
      </vt:variant>
      <vt:variant>
        <vt:lpwstr>_API_Products,_Consumers</vt:lpwstr>
      </vt:variant>
      <vt:variant>
        <vt:i4>262233</vt:i4>
      </vt:variant>
      <vt:variant>
        <vt:i4>591</vt:i4>
      </vt:variant>
      <vt:variant>
        <vt:i4>0</vt:i4>
      </vt:variant>
      <vt:variant>
        <vt:i4>5</vt:i4>
      </vt:variant>
      <vt:variant>
        <vt:lpwstr>https://chausl.sharepoint.com/:w:/r/sites/CTG-Architecture/Shared Documents/Strategy/Enterprise Principles/ChArch-EAPrinciples.docx?d=w5eec274880294572839285ad89c5fe8b&amp;csf=1&amp;web=1&amp;e=5xao6D</vt:lpwstr>
      </vt:variant>
      <vt:variant>
        <vt:lpwstr/>
      </vt:variant>
      <vt:variant>
        <vt:i4>7340066</vt:i4>
      </vt:variant>
      <vt:variant>
        <vt:i4>588</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7209014</vt:i4>
      </vt:variant>
      <vt:variant>
        <vt:i4>585</vt:i4>
      </vt:variant>
      <vt:variant>
        <vt:i4>0</vt:i4>
      </vt:variant>
      <vt:variant>
        <vt:i4>5</vt:i4>
      </vt:variant>
      <vt:variant>
        <vt:lpwstr>https://chaucer-ctg.atlassian.net/wiki/x/AoCqIw</vt:lpwstr>
      </vt:variant>
      <vt:variant>
        <vt:lpwstr/>
      </vt:variant>
      <vt:variant>
        <vt:i4>3276904</vt:i4>
      </vt:variant>
      <vt:variant>
        <vt:i4>582</vt:i4>
      </vt:variant>
      <vt:variant>
        <vt:i4>0</vt:i4>
      </vt:variant>
      <vt:variant>
        <vt:i4>5</vt:i4>
      </vt:variant>
      <vt:variant>
        <vt:lpwstr>https://chausl.sharepoint.com/:x:/r/sites/CTG-Architecture/Shared Documents/Integration Architecture/APIM/ChArch-CFG-APIM-Logging-Telemetry-Samples.xlsx?d=w457f42a5d80b4588991557bc20034080&amp;csf=1&amp;web=1&amp;e=nRIhZr&amp;nav=MTVfezAwMDAwMDAwLTAwMDEtMDAwMC0wNTAwLTAwMDAwMDAwMDAwMH0</vt:lpwstr>
      </vt:variant>
      <vt:variant>
        <vt:lpwstr/>
      </vt:variant>
      <vt:variant>
        <vt:i4>5308509</vt:i4>
      </vt:variant>
      <vt:variant>
        <vt:i4>579</vt:i4>
      </vt:variant>
      <vt:variant>
        <vt:i4>0</vt:i4>
      </vt:variant>
      <vt:variant>
        <vt:i4>5</vt:i4>
      </vt:variant>
      <vt:variant>
        <vt:lpwstr>https://chausl.sharepoint.com/:w:/r/sites/CTG-Architecture/Shared Documents/Solution Design/Azure Platform (ALZ)/Standards/ChArch-PY-CloudSecurityFramework.docx?d=wf39fcdaa085f43979f52f05a24998fe7&amp;csf=1&amp;web=1&amp;e=QzVilg</vt:lpwstr>
      </vt:variant>
      <vt:variant>
        <vt:lpwstr/>
      </vt:variant>
      <vt:variant>
        <vt:i4>6815783</vt:i4>
      </vt:variant>
      <vt:variant>
        <vt:i4>576</vt:i4>
      </vt:variant>
      <vt:variant>
        <vt:i4>0</vt:i4>
      </vt:variant>
      <vt:variant>
        <vt:i4>5</vt:i4>
      </vt:variant>
      <vt:variant>
        <vt:lpwstr>https://chausl.sharepoint.com/:x:/r/sites/CTG-Architecture/Shared Documents/Integration Architecture/APIM/ChArch-CFG-AzureAPIM-Resources.xlsx?d=w0fdf7ef159224393b3726f839ba50c53&amp;csf=1&amp;web=1&amp;e=SpiD6C</vt:lpwstr>
      </vt:variant>
      <vt:variant>
        <vt:lpwstr/>
      </vt:variant>
      <vt:variant>
        <vt:i4>8257571</vt:i4>
      </vt:variant>
      <vt:variant>
        <vt:i4>573</vt:i4>
      </vt:variant>
      <vt:variant>
        <vt:i4>0</vt:i4>
      </vt:variant>
      <vt:variant>
        <vt:i4>5</vt:i4>
      </vt:variant>
      <vt:variant>
        <vt:lpwstr>https://chausl.sharepoint.com/:x:/r/sites/CTG-Architecture/Shared Documents/Integration Architecture/APIM/ChArch-CFG-AzureAPIM-Resources.xlsx?d=w0fdf7ef159224393b3726f839ba50c53&amp;csf=1&amp;web=1&amp;e=rMli6e</vt:lpwstr>
      </vt:variant>
      <vt:variant>
        <vt:lpwstr/>
      </vt:variant>
      <vt:variant>
        <vt:i4>1114162</vt:i4>
      </vt:variant>
      <vt:variant>
        <vt:i4>566</vt:i4>
      </vt:variant>
      <vt:variant>
        <vt:i4>0</vt:i4>
      </vt:variant>
      <vt:variant>
        <vt:i4>5</vt:i4>
      </vt:variant>
      <vt:variant>
        <vt:lpwstr/>
      </vt:variant>
      <vt:variant>
        <vt:lpwstr>_Toc242720052</vt:lpwstr>
      </vt:variant>
      <vt:variant>
        <vt:i4>1114162</vt:i4>
      </vt:variant>
      <vt:variant>
        <vt:i4>560</vt:i4>
      </vt:variant>
      <vt:variant>
        <vt:i4>0</vt:i4>
      </vt:variant>
      <vt:variant>
        <vt:i4>5</vt:i4>
      </vt:variant>
      <vt:variant>
        <vt:lpwstr/>
      </vt:variant>
      <vt:variant>
        <vt:lpwstr>_Toc242720051</vt:lpwstr>
      </vt:variant>
      <vt:variant>
        <vt:i4>1114162</vt:i4>
      </vt:variant>
      <vt:variant>
        <vt:i4>554</vt:i4>
      </vt:variant>
      <vt:variant>
        <vt:i4>0</vt:i4>
      </vt:variant>
      <vt:variant>
        <vt:i4>5</vt:i4>
      </vt:variant>
      <vt:variant>
        <vt:lpwstr/>
      </vt:variant>
      <vt:variant>
        <vt:lpwstr>_Toc242720050</vt:lpwstr>
      </vt:variant>
      <vt:variant>
        <vt:i4>1048626</vt:i4>
      </vt:variant>
      <vt:variant>
        <vt:i4>548</vt:i4>
      </vt:variant>
      <vt:variant>
        <vt:i4>0</vt:i4>
      </vt:variant>
      <vt:variant>
        <vt:i4>5</vt:i4>
      </vt:variant>
      <vt:variant>
        <vt:lpwstr/>
      </vt:variant>
      <vt:variant>
        <vt:lpwstr>_Toc242720049</vt:lpwstr>
      </vt:variant>
      <vt:variant>
        <vt:i4>1048626</vt:i4>
      </vt:variant>
      <vt:variant>
        <vt:i4>542</vt:i4>
      </vt:variant>
      <vt:variant>
        <vt:i4>0</vt:i4>
      </vt:variant>
      <vt:variant>
        <vt:i4>5</vt:i4>
      </vt:variant>
      <vt:variant>
        <vt:lpwstr/>
      </vt:variant>
      <vt:variant>
        <vt:lpwstr>_Toc242720048</vt:lpwstr>
      </vt:variant>
      <vt:variant>
        <vt:i4>1048626</vt:i4>
      </vt:variant>
      <vt:variant>
        <vt:i4>536</vt:i4>
      </vt:variant>
      <vt:variant>
        <vt:i4>0</vt:i4>
      </vt:variant>
      <vt:variant>
        <vt:i4>5</vt:i4>
      </vt:variant>
      <vt:variant>
        <vt:lpwstr/>
      </vt:variant>
      <vt:variant>
        <vt:lpwstr>_Toc242720047</vt:lpwstr>
      </vt:variant>
      <vt:variant>
        <vt:i4>1048626</vt:i4>
      </vt:variant>
      <vt:variant>
        <vt:i4>530</vt:i4>
      </vt:variant>
      <vt:variant>
        <vt:i4>0</vt:i4>
      </vt:variant>
      <vt:variant>
        <vt:i4>5</vt:i4>
      </vt:variant>
      <vt:variant>
        <vt:lpwstr/>
      </vt:variant>
      <vt:variant>
        <vt:lpwstr>_Toc242720046</vt:lpwstr>
      </vt:variant>
      <vt:variant>
        <vt:i4>1048626</vt:i4>
      </vt:variant>
      <vt:variant>
        <vt:i4>524</vt:i4>
      </vt:variant>
      <vt:variant>
        <vt:i4>0</vt:i4>
      </vt:variant>
      <vt:variant>
        <vt:i4>5</vt:i4>
      </vt:variant>
      <vt:variant>
        <vt:lpwstr/>
      </vt:variant>
      <vt:variant>
        <vt:lpwstr>_Toc242720045</vt:lpwstr>
      </vt:variant>
      <vt:variant>
        <vt:i4>1048626</vt:i4>
      </vt:variant>
      <vt:variant>
        <vt:i4>518</vt:i4>
      </vt:variant>
      <vt:variant>
        <vt:i4>0</vt:i4>
      </vt:variant>
      <vt:variant>
        <vt:i4>5</vt:i4>
      </vt:variant>
      <vt:variant>
        <vt:lpwstr/>
      </vt:variant>
      <vt:variant>
        <vt:lpwstr>_Toc242720044</vt:lpwstr>
      </vt:variant>
      <vt:variant>
        <vt:i4>1048626</vt:i4>
      </vt:variant>
      <vt:variant>
        <vt:i4>512</vt:i4>
      </vt:variant>
      <vt:variant>
        <vt:i4>0</vt:i4>
      </vt:variant>
      <vt:variant>
        <vt:i4>5</vt:i4>
      </vt:variant>
      <vt:variant>
        <vt:lpwstr/>
      </vt:variant>
      <vt:variant>
        <vt:lpwstr>_Toc242720043</vt:lpwstr>
      </vt:variant>
      <vt:variant>
        <vt:i4>1048626</vt:i4>
      </vt:variant>
      <vt:variant>
        <vt:i4>506</vt:i4>
      </vt:variant>
      <vt:variant>
        <vt:i4>0</vt:i4>
      </vt:variant>
      <vt:variant>
        <vt:i4>5</vt:i4>
      </vt:variant>
      <vt:variant>
        <vt:lpwstr/>
      </vt:variant>
      <vt:variant>
        <vt:lpwstr>_Toc242720042</vt:lpwstr>
      </vt:variant>
      <vt:variant>
        <vt:i4>1048626</vt:i4>
      </vt:variant>
      <vt:variant>
        <vt:i4>500</vt:i4>
      </vt:variant>
      <vt:variant>
        <vt:i4>0</vt:i4>
      </vt:variant>
      <vt:variant>
        <vt:i4>5</vt:i4>
      </vt:variant>
      <vt:variant>
        <vt:lpwstr/>
      </vt:variant>
      <vt:variant>
        <vt:lpwstr>_Toc242720041</vt:lpwstr>
      </vt:variant>
      <vt:variant>
        <vt:i4>1048626</vt:i4>
      </vt:variant>
      <vt:variant>
        <vt:i4>494</vt:i4>
      </vt:variant>
      <vt:variant>
        <vt:i4>0</vt:i4>
      </vt:variant>
      <vt:variant>
        <vt:i4>5</vt:i4>
      </vt:variant>
      <vt:variant>
        <vt:lpwstr/>
      </vt:variant>
      <vt:variant>
        <vt:lpwstr>_Toc242720040</vt:lpwstr>
      </vt:variant>
      <vt:variant>
        <vt:i4>1507378</vt:i4>
      </vt:variant>
      <vt:variant>
        <vt:i4>488</vt:i4>
      </vt:variant>
      <vt:variant>
        <vt:i4>0</vt:i4>
      </vt:variant>
      <vt:variant>
        <vt:i4>5</vt:i4>
      </vt:variant>
      <vt:variant>
        <vt:lpwstr/>
      </vt:variant>
      <vt:variant>
        <vt:lpwstr>_Toc242720039</vt:lpwstr>
      </vt:variant>
      <vt:variant>
        <vt:i4>1507378</vt:i4>
      </vt:variant>
      <vt:variant>
        <vt:i4>482</vt:i4>
      </vt:variant>
      <vt:variant>
        <vt:i4>0</vt:i4>
      </vt:variant>
      <vt:variant>
        <vt:i4>5</vt:i4>
      </vt:variant>
      <vt:variant>
        <vt:lpwstr/>
      </vt:variant>
      <vt:variant>
        <vt:lpwstr>_Toc242720038</vt:lpwstr>
      </vt:variant>
      <vt:variant>
        <vt:i4>1507378</vt:i4>
      </vt:variant>
      <vt:variant>
        <vt:i4>476</vt:i4>
      </vt:variant>
      <vt:variant>
        <vt:i4>0</vt:i4>
      </vt:variant>
      <vt:variant>
        <vt:i4>5</vt:i4>
      </vt:variant>
      <vt:variant>
        <vt:lpwstr/>
      </vt:variant>
      <vt:variant>
        <vt:lpwstr>_Toc242720037</vt:lpwstr>
      </vt:variant>
      <vt:variant>
        <vt:i4>1507378</vt:i4>
      </vt:variant>
      <vt:variant>
        <vt:i4>470</vt:i4>
      </vt:variant>
      <vt:variant>
        <vt:i4>0</vt:i4>
      </vt:variant>
      <vt:variant>
        <vt:i4>5</vt:i4>
      </vt:variant>
      <vt:variant>
        <vt:lpwstr/>
      </vt:variant>
      <vt:variant>
        <vt:lpwstr>_Toc242720036</vt:lpwstr>
      </vt:variant>
      <vt:variant>
        <vt:i4>1507378</vt:i4>
      </vt:variant>
      <vt:variant>
        <vt:i4>464</vt:i4>
      </vt:variant>
      <vt:variant>
        <vt:i4>0</vt:i4>
      </vt:variant>
      <vt:variant>
        <vt:i4>5</vt:i4>
      </vt:variant>
      <vt:variant>
        <vt:lpwstr/>
      </vt:variant>
      <vt:variant>
        <vt:lpwstr>_Toc242720035</vt:lpwstr>
      </vt:variant>
      <vt:variant>
        <vt:i4>1507378</vt:i4>
      </vt:variant>
      <vt:variant>
        <vt:i4>458</vt:i4>
      </vt:variant>
      <vt:variant>
        <vt:i4>0</vt:i4>
      </vt:variant>
      <vt:variant>
        <vt:i4>5</vt:i4>
      </vt:variant>
      <vt:variant>
        <vt:lpwstr/>
      </vt:variant>
      <vt:variant>
        <vt:lpwstr>_Toc242720034</vt:lpwstr>
      </vt:variant>
      <vt:variant>
        <vt:i4>1507378</vt:i4>
      </vt:variant>
      <vt:variant>
        <vt:i4>452</vt:i4>
      </vt:variant>
      <vt:variant>
        <vt:i4>0</vt:i4>
      </vt:variant>
      <vt:variant>
        <vt:i4>5</vt:i4>
      </vt:variant>
      <vt:variant>
        <vt:lpwstr/>
      </vt:variant>
      <vt:variant>
        <vt:lpwstr>_Toc242720033</vt:lpwstr>
      </vt:variant>
      <vt:variant>
        <vt:i4>1507378</vt:i4>
      </vt:variant>
      <vt:variant>
        <vt:i4>446</vt:i4>
      </vt:variant>
      <vt:variant>
        <vt:i4>0</vt:i4>
      </vt:variant>
      <vt:variant>
        <vt:i4>5</vt:i4>
      </vt:variant>
      <vt:variant>
        <vt:lpwstr/>
      </vt:variant>
      <vt:variant>
        <vt:lpwstr>_Toc242720032</vt:lpwstr>
      </vt:variant>
      <vt:variant>
        <vt:i4>1507378</vt:i4>
      </vt:variant>
      <vt:variant>
        <vt:i4>440</vt:i4>
      </vt:variant>
      <vt:variant>
        <vt:i4>0</vt:i4>
      </vt:variant>
      <vt:variant>
        <vt:i4>5</vt:i4>
      </vt:variant>
      <vt:variant>
        <vt:lpwstr/>
      </vt:variant>
      <vt:variant>
        <vt:lpwstr>_Toc242720031</vt:lpwstr>
      </vt:variant>
      <vt:variant>
        <vt:i4>1507378</vt:i4>
      </vt:variant>
      <vt:variant>
        <vt:i4>434</vt:i4>
      </vt:variant>
      <vt:variant>
        <vt:i4>0</vt:i4>
      </vt:variant>
      <vt:variant>
        <vt:i4>5</vt:i4>
      </vt:variant>
      <vt:variant>
        <vt:lpwstr/>
      </vt:variant>
      <vt:variant>
        <vt:lpwstr>_Toc242720030</vt:lpwstr>
      </vt:variant>
      <vt:variant>
        <vt:i4>1441842</vt:i4>
      </vt:variant>
      <vt:variant>
        <vt:i4>428</vt:i4>
      </vt:variant>
      <vt:variant>
        <vt:i4>0</vt:i4>
      </vt:variant>
      <vt:variant>
        <vt:i4>5</vt:i4>
      </vt:variant>
      <vt:variant>
        <vt:lpwstr/>
      </vt:variant>
      <vt:variant>
        <vt:lpwstr>_Toc242720029</vt:lpwstr>
      </vt:variant>
      <vt:variant>
        <vt:i4>1441842</vt:i4>
      </vt:variant>
      <vt:variant>
        <vt:i4>422</vt:i4>
      </vt:variant>
      <vt:variant>
        <vt:i4>0</vt:i4>
      </vt:variant>
      <vt:variant>
        <vt:i4>5</vt:i4>
      </vt:variant>
      <vt:variant>
        <vt:lpwstr/>
      </vt:variant>
      <vt:variant>
        <vt:lpwstr>_Toc242720028</vt:lpwstr>
      </vt:variant>
      <vt:variant>
        <vt:i4>1441842</vt:i4>
      </vt:variant>
      <vt:variant>
        <vt:i4>416</vt:i4>
      </vt:variant>
      <vt:variant>
        <vt:i4>0</vt:i4>
      </vt:variant>
      <vt:variant>
        <vt:i4>5</vt:i4>
      </vt:variant>
      <vt:variant>
        <vt:lpwstr/>
      </vt:variant>
      <vt:variant>
        <vt:lpwstr>_Toc242720027</vt:lpwstr>
      </vt:variant>
      <vt:variant>
        <vt:i4>1441842</vt:i4>
      </vt:variant>
      <vt:variant>
        <vt:i4>410</vt:i4>
      </vt:variant>
      <vt:variant>
        <vt:i4>0</vt:i4>
      </vt:variant>
      <vt:variant>
        <vt:i4>5</vt:i4>
      </vt:variant>
      <vt:variant>
        <vt:lpwstr/>
      </vt:variant>
      <vt:variant>
        <vt:lpwstr>_Toc242720026</vt:lpwstr>
      </vt:variant>
      <vt:variant>
        <vt:i4>1441842</vt:i4>
      </vt:variant>
      <vt:variant>
        <vt:i4>404</vt:i4>
      </vt:variant>
      <vt:variant>
        <vt:i4>0</vt:i4>
      </vt:variant>
      <vt:variant>
        <vt:i4>5</vt:i4>
      </vt:variant>
      <vt:variant>
        <vt:lpwstr/>
      </vt:variant>
      <vt:variant>
        <vt:lpwstr>_Toc242720025</vt:lpwstr>
      </vt:variant>
      <vt:variant>
        <vt:i4>1441842</vt:i4>
      </vt:variant>
      <vt:variant>
        <vt:i4>398</vt:i4>
      </vt:variant>
      <vt:variant>
        <vt:i4>0</vt:i4>
      </vt:variant>
      <vt:variant>
        <vt:i4>5</vt:i4>
      </vt:variant>
      <vt:variant>
        <vt:lpwstr/>
      </vt:variant>
      <vt:variant>
        <vt:lpwstr>_Toc242720024</vt:lpwstr>
      </vt:variant>
      <vt:variant>
        <vt:i4>1441842</vt:i4>
      </vt:variant>
      <vt:variant>
        <vt:i4>392</vt:i4>
      </vt:variant>
      <vt:variant>
        <vt:i4>0</vt:i4>
      </vt:variant>
      <vt:variant>
        <vt:i4>5</vt:i4>
      </vt:variant>
      <vt:variant>
        <vt:lpwstr/>
      </vt:variant>
      <vt:variant>
        <vt:lpwstr>_Toc242720023</vt:lpwstr>
      </vt:variant>
      <vt:variant>
        <vt:i4>1441842</vt:i4>
      </vt:variant>
      <vt:variant>
        <vt:i4>386</vt:i4>
      </vt:variant>
      <vt:variant>
        <vt:i4>0</vt:i4>
      </vt:variant>
      <vt:variant>
        <vt:i4>5</vt:i4>
      </vt:variant>
      <vt:variant>
        <vt:lpwstr/>
      </vt:variant>
      <vt:variant>
        <vt:lpwstr>_Toc242720022</vt:lpwstr>
      </vt:variant>
      <vt:variant>
        <vt:i4>1441842</vt:i4>
      </vt:variant>
      <vt:variant>
        <vt:i4>380</vt:i4>
      </vt:variant>
      <vt:variant>
        <vt:i4>0</vt:i4>
      </vt:variant>
      <vt:variant>
        <vt:i4>5</vt:i4>
      </vt:variant>
      <vt:variant>
        <vt:lpwstr/>
      </vt:variant>
      <vt:variant>
        <vt:lpwstr>_Toc242720021</vt:lpwstr>
      </vt:variant>
      <vt:variant>
        <vt:i4>1441842</vt:i4>
      </vt:variant>
      <vt:variant>
        <vt:i4>374</vt:i4>
      </vt:variant>
      <vt:variant>
        <vt:i4>0</vt:i4>
      </vt:variant>
      <vt:variant>
        <vt:i4>5</vt:i4>
      </vt:variant>
      <vt:variant>
        <vt:lpwstr/>
      </vt:variant>
      <vt:variant>
        <vt:lpwstr>_Toc242720020</vt:lpwstr>
      </vt:variant>
      <vt:variant>
        <vt:i4>1376306</vt:i4>
      </vt:variant>
      <vt:variant>
        <vt:i4>368</vt:i4>
      </vt:variant>
      <vt:variant>
        <vt:i4>0</vt:i4>
      </vt:variant>
      <vt:variant>
        <vt:i4>5</vt:i4>
      </vt:variant>
      <vt:variant>
        <vt:lpwstr/>
      </vt:variant>
      <vt:variant>
        <vt:lpwstr>_Toc242720019</vt:lpwstr>
      </vt:variant>
      <vt:variant>
        <vt:i4>1376306</vt:i4>
      </vt:variant>
      <vt:variant>
        <vt:i4>362</vt:i4>
      </vt:variant>
      <vt:variant>
        <vt:i4>0</vt:i4>
      </vt:variant>
      <vt:variant>
        <vt:i4>5</vt:i4>
      </vt:variant>
      <vt:variant>
        <vt:lpwstr/>
      </vt:variant>
      <vt:variant>
        <vt:lpwstr>_Toc242720018</vt:lpwstr>
      </vt:variant>
      <vt:variant>
        <vt:i4>1376306</vt:i4>
      </vt:variant>
      <vt:variant>
        <vt:i4>356</vt:i4>
      </vt:variant>
      <vt:variant>
        <vt:i4>0</vt:i4>
      </vt:variant>
      <vt:variant>
        <vt:i4>5</vt:i4>
      </vt:variant>
      <vt:variant>
        <vt:lpwstr/>
      </vt:variant>
      <vt:variant>
        <vt:lpwstr>_Toc242720017</vt:lpwstr>
      </vt:variant>
      <vt:variant>
        <vt:i4>1376306</vt:i4>
      </vt:variant>
      <vt:variant>
        <vt:i4>350</vt:i4>
      </vt:variant>
      <vt:variant>
        <vt:i4>0</vt:i4>
      </vt:variant>
      <vt:variant>
        <vt:i4>5</vt:i4>
      </vt:variant>
      <vt:variant>
        <vt:lpwstr/>
      </vt:variant>
      <vt:variant>
        <vt:lpwstr>_Toc242720016</vt:lpwstr>
      </vt:variant>
      <vt:variant>
        <vt:i4>1376306</vt:i4>
      </vt:variant>
      <vt:variant>
        <vt:i4>344</vt:i4>
      </vt:variant>
      <vt:variant>
        <vt:i4>0</vt:i4>
      </vt:variant>
      <vt:variant>
        <vt:i4>5</vt:i4>
      </vt:variant>
      <vt:variant>
        <vt:lpwstr/>
      </vt:variant>
      <vt:variant>
        <vt:lpwstr>_Toc242720015</vt:lpwstr>
      </vt:variant>
      <vt:variant>
        <vt:i4>1376306</vt:i4>
      </vt:variant>
      <vt:variant>
        <vt:i4>338</vt:i4>
      </vt:variant>
      <vt:variant>
        <vt:i4>0</vt:i4>
      </vt:variant>
      <vt:variant>
        <vt:i4>5</vt:i4>
      </vt:variant>
      <vt:variant>
        <vt:lpwstr/>
      </vt:variant>
      <vt:variant>
        <vt:lpwstr>_Toc242720014</vt:lpwstr>
      </vt:variant>
      <vt:variant>
        <vt:i4>1376306</vt:i4>
      </vt:variant>
      <vt:variant>
        <vt:i4>332</vt:i4>
      </vt:variant>
      <vt:variant>
        <vt:i4>0</vt:i4>
      </vt:variant>
      <vt:variant>
        <vt:i4>5</vt:i4>
      </vt:variant>
      <vt:variant>
        <vt:lpwstr/>
      </vt:variant>
      <vt:variant>
        <vt:lpwstr>_Toc242720013</vt:lpwstr>
      </vt:variant>
      <vt:variant>
        <vt:i4>1376306</vt:i4>
      </vt:variant>
      <vt:variant>
        <vt:i4>326</vt:i4>
      </vt:variant>
      <vt:variant>
        <vt:i4>0</vt:i4>
      </vt:variant>
      <vt:variant>
        <vt:i4>5</vt:i4>
      </vt:variant>
      <vt:variant>
        <vt:lpwstr/>
      </vt:variant>
      <vt:variant>
        <vt:lpwstr>_Toc242720012</vt:lpwstr>
      </vt:variant>
      <vt:variant>
        <vt:i4>1376306</vt:i4>
      </vt:variant>
      <vt:variant>
        <vt:i4>320</vt:i4>
      </vt:variant>
      <vt:variant>
        <vt:i4>0</vt:i4>
      </vt:variant>
      <vt:variant>
        <vt:i4>5</vt:i4>
      </vt:variant>
      <vt:variant>
        <vt:lpwstr/>
      </vt:variant>
      <vt:variant>
        <vt:lpwstr>_Toc242720011</vt:lpwstr>
      </vt:variant>
      <vt:variant>
        <vt:i4>1376306</vt:i4>
      </vt:variant>
      <vt:variant>
        <vt:i4>314</vt:i4>
      </vt:variant>
      <vt:variant>
        <vt:i4>0</vt:i4>
      </vt:variant>
      <vt:variant>
        <vt:i4>5</vt:i4>
      </vt:variant>
      <vt:variant>
        <vt:lpwstr/>
      </vt:variant>
      <vt:variant>
        <vt:lpwstr>_Toc242720010</vt:lpwstr>
      </vt:variant>
      <vt:variant>
        <vt:i4>1310770</vt:i4>
      </vt:variant>
      <vt:variant>
        <vt:i4>308</vt:i4>
      </vt:variant>
      <vt:variant>
        <vt:i4>0</vt:i4>
      </vt:variant>
      <vt:variant>
        <vt:i4>5</vt:i4>
      </vt:variant>
      <vt:variant>
        <vt:lpwstr/>
      </vt:variant>
      <vt:variant>
        <vt:lpwstr>_Toc242720009</vt:lpwstr>
      </vt:variant>
      <vt:variant>
        <vt:i4>1310770</vt:i4>
      </vt:variant>
      <vt:variant>
        <vt:i4>302</vt:i4>
      </vt:variant>
      <vt:variant>
        <vt:i4>0</vt:i4>
      </vt:variant>
      <vt:variant>
        <vt:i4>5</vt:i4>
      </vt:variant>
      <vt:variant>
        <vt:lpwstr/>
      </vt:variant>
      <vt:variant>
        <vt:lpwstr>_Toc242720008</vt:lpwstr>
      </vt:variant>
      <vt:variant>
        <vt:i4>1310770</vt:i4>
      </vt:variant>
      <vt:variant>
        <vt:i4>296</vt:i4>
      </vt:variant>
      <vt:variant>
        <vt:i4>0</vt:i4>
      </vt:variant>
      <vt:variant>
        <vt:i4>5</vt:i4>
      </vt:variant>
      <vt:variant>
        <vt:lpwstr/>
      </vt:variant>
      <vt:variant>
        <vt:lpwstr>_Toc242720007</vt:lpwstr>
      </vt:variant>
      <vt:variant>
        <vt:i4>1310770</vt:i4>
      </vt:variant>
      <vt:variant>
        <vt:i4>290</vt:i4>
      </vt:variant>
      <vt:variant>
        <vt:i4>0</vt:i4>
      </vt:variant>
      <vt:variant>
        <vt:i4>5</vt:i4>
      </vt:variant>
      <vt:variant>
        <vt:lpwstr/>
      </vt:variant>
      <vt:variant>
        <vt:lpwstr>_Toc242720006</vt:lpwstr>
      </vt:variant>
      <vt:variant>
        <vt:i4>1310770</vt:i4>
      </vt:variant>
      <vt:variant>
        <vt:i4>284</vt:i4>
      </vt:variant>
      <vt:variant>
        <vt:i4>0</vt:i4>
      </vt:variant>
      <vt:variant>
        <vt:i4>5</vt:i4>
      </vt:variant>
      <vt:variant>
        <vt:lpwstr/>
      </vt:variant>
      <vt:variant>
        <vt:lpwstr>_Toc242720005</vt:lpwstr>
      </vt:variant>
      <vt:variant>
        <vt:i4>1310770</vt:i4>
      </vt:variant>
      <vt:variant>
        <vt:i4>278</vt:i4>
      </vt:variant>
      <vt:variant>
        <vt:i4>0</vt:i4>
      </vt:variant>
      <vt:variant>
        <vt:i4>5</vt:i4>
      </vt:variant>
      <vt:variant>
        <vt:lpwstr/>
      </vt:variant>
      <vt:variant>
        <vt:lpwstr>_Toc242720004</vt:lpwstr>
      </vt:variant>
      <vt:variant>
        <vt:i4>1310770</vt:i4>
      </vt:variant>
      <vt:variant>
        <vt:i4>272</vt:i4>
      </vt:variant>
      <vt:variant>
        <vt:i4>0</vt:i4>
      </vt:variant>
      <vt:variant>
        <vt:i4>5</vt:i4>
      </vt:variant>
      <vt:variant>
        <vt:lpwstr/>
      </vt:variant>
      <vt:variant>
        <vt:lpwstr>_Toc242720003</vt:lpwstr>
      </vt:variant>
      <vt:variant>
        <vt:i4>1310770</vt:i4>
      </vt:variant>
      <vt:variant>
        <vt:i4>266</vt:i4>
      </vt:variant>
      <vt:variant>
        <vt:i4>0</vt:i4>
      </vt:variant>
      <vt:variant>
        <vt:i4>5</vt:i4>
      </vt:variant>
      <vt:variant>
        <vt:lpwstr/>
      </vt:variant>
      <vt:variant>
        <vt:lpwstr>_Toc242720002</vt:lpwstr>
      </vt:variant>
      <vt:variant>
        <vt:i4>1310770</vt:i4>
      </vt:variant>
      <vt:variant>
        <vt:i4>260</vt:i4>
      </vt:variant>
      <vt:variant>
        <vt:i4>0</vt:i4>
      </vt:variant>
      <vt:variant>
        <vt:i4>5</vt:i4>
      </vt:variant>
      <vt:variant>
        <vt:lpwstr/>
      </vt:variant>
      <vt:variant>
        <vt:lpwstr>_Toc242720001</vt:lpwstr>
      </vt:variant>
      <vt:variant>
        <vt:i4>1310770</vt:i4>
      </vt:variant>
      <vt:variant>
        <vt:i4>254</vt:i4>
      </vt:variant>
      <vt:variant>
        <vt:i4>0</vt:i4>
      </vt:variant>
      <vt:variant>
        <vt:i4>5</vt:i4>
      </vt:variant>
      <vt:variant>
        <vt:lpwstr/>
      </vt:variant>
      <vt:variant>
        <vt:lpwstr>_Toc242720000</vt:lpwstr>
      </vt:variant>
      <vt:variant>
        <vt:i4>1310776</vt:i4>
      </vt:variant>
      <vt:variant>
        <vt:i4>248</vt:i4>
      </vt:variant>
      <vt:variant>
        <vt:i4>0</vt:i4>
      </vt:variant>
      <vt:variant>
        <vt:i4>5</vt:i4>
      </vt:variant>
      <vt:variant>
        <vt:lpwstr/>
      </vt:variant>
      <vt:variant>
        <vt:lpwstr>_Toc242719999</vt:lpwstr>
      </vt:variant>
      <vt:variant>
        <vt:i4>1310776</vt:i4>
      </vt:variant>
      <vt:variant>
        <vt:i4>242</vt:i4>
      </vt:variant>
      <vt:variant>
        <vt:i4>0</vt:i4>
      </vt:variant>
      <vt:variant>
        <vt:i4>5</vt:i4>
      </vt:variant>
      <vt:variant>
        <vt:lpwstr/>
      </vt:variant>
      <vt:variant>
        <vt:lpwstr>_Toc242719998</vt:lpwstr>
      </vt:variant>
      <vt:variant>
        <vt:i4>1310776</vt:i4>
      </vt:variant>
      <vt:variant>
        <vt:i4>236</vt:i4>
      </vt:variant>
      <vt:variant>
        <vt:i4>0</vt:i4>
      </vt:variant>
      <vt:variant>
        <vt:i4>5</vt:i4>
      </vt:variant>
      <vt:variant>
        <vt:lpwstr/>
      </vt:variant>
      <vt:variant>
        <vt:lpwstr>_Toc242719997</vt:lpwstr>
      </vt:variant>
      <vt:variant>
        <vt:i4>1310776</vt:i4>
      </vt:variant>
      <vt:variant>
        <vt:i4>230</vt:i4>
      </vt:variant>
      <vt:variant>
        <vt:i4>0</vt:i4>
      </vt:variant>
      <vt:variant>
        <vt:i4>5</vt:i4>
      </vt:variant>
      <vt:variant>
        <vt:lpwstr/>
      </vt:variant>
      <vt:variant>
        <vt:lpwstr>_Toc242719996</vt:lpwstr>
      </vt:variant>
      <vt:variant>
        <vt:i4>1310776</vt:i4>
      </vt:variant>
      <vt:variant>
        <vt:i4>224</vt:i4>
      </vt:variant>
      <vt:variant>
        <vt:i4>0</vt:i4>
      </vt:variant>
      <vt:variant>
        <vt:i4>5</vt:i4>
      </vt:variant>
      <vt:variant>
        <vt:lpwstr/>
      </vt:variant>
      <vt:variant>
        <vt:lpwstr>_Toc242719995</vt:lpwstr>
      </vt:variant>
      <vt:variant>
        <vt:i4>1310776</vt:i4>
      </vt:variant>
      <vt:variant>
        <vt:i4>218</vt:i4>
      </vt:variant>
      <vt:variant>
        <vt:i4>0</vt:i4>
      </vt:variant>
      <vt:variant>
        <vt:i4>5</vt:i4>
      </vt:variant>
      <vt:variant>
        <vt:lpwstr/>
      </vt:variant>
      <vt:variant>
        <vt:lpwstr>_Toc242719994</vt:lpwstr>
      </vt:variant>
      <vt:variant>
        <vt:i4>1310776</vt:i4>
      </vt:variant>
      <vt:variant>
        <vt:i4>212</vt:i4>
      </vt:variant>
      <vt:variant>
        <vt:i4>0</vt:i4>
      </vt:variant>
      <vt:variant>
        <vt:i4>5</vt:i4>
      </vt:variant>
      <vt:variant>
        <vt:lpwstr/>
      </vt:variant>
      <vt:variant>
        <vt:lpwstr>_Toc242719993</vt:lpwstr>
      </vt:variant>
      <vt:variant>
        <vt:i4>1310776</vt:i4>
      </vt:variant>
      <vt:variant>
        <vt:i4>206</vt:i4>
      </vt:variant>
      <vt:variant>
        <vt:i4>0</vt:i4>
      </vt:variant>
      <vt:variant>
        <vt:i4>5</vt:i4>
      </vt:variant>
      <vt:variant>
        <vt:lpwstr/>
      </vt:variant>
      <vt:variant>
        <vt:lpwstr>_Toc242719992</vt:lpwstr>
      </vt:variant>
      <vt:variant>
        <vt:i4>1310776</vt:i4>
      </vt:variant>
      <vt:variant>
        <vt:i4>200</vt:i4>
      </vt:variant>
      <vt:variant>
        <vt:i4>0</vt:i4>
      </vt:variant>
      <vt:variant>
        <vt:i4>5</vt:i4>
      </vt:variant>
      <vt:variant>
        <vt:lpwstr/>
      </vt:variant>
      <vt:variant>
        <vt:lpwstr>_Toc242719991</vt:lpwstr>
      </vt:variant>
      <vt:variant>
        <vt:i4>1310776</vt:i4>
      </vt:variant>
      <vt:variant>
        <vt:i4>194</vt:i4>
      </vt:variant>
      <vt:variant>
        <vt:i4>0</vt:i4>
      </vt:variant>
      <vt:variant>
        <vt:i4>5</vt:i4>
      </vt:variant>
      <vt:variant>
        <vt:lpwstr/>
      </vt:variant>
      <vt:variant>
        <vt:lpwstr>_Toc242719990</vt:lpwstr>
      </vt:variant>
      <vt:variant>
        <vt:i4>1376312</vt:i4>
      </vt:variant>
      <vt:variant>
        <vt:i4>188</vt:i4>
      </vt:variant>
      <vt:variant>
        <vt:i4>0</vt:i4>
      </vt:variant>
      <vt:variant>
        <vt:i4>5</vt:i4>
      </vt:variant>
      <vt:variant>
        <vt:lpwstr/>
      </vt:variant>
      <vt:variant>
        <vt:lpwstr>_Toc242719989</vt:lpwstr>
      </vt:variant>
      <vt:variant>
        <vt:i4>1376312</vt:i4>
      </vt:variant>
      <vt:variant>
        <vt:i4>182</vt:i4>
      </vt:variant>
      <vt:variant>
        <vt:i4>0</vt:i4>
      </vt:variant>
      <vt:variant>
        <vt:i4>5</vt:i4>
      </vt:variant>
      <vt:variant>
        <vt:lpwstr/>
      </vt:variant>
      <vt:variant>
        <vt:lpwstr>_Toc242719988</vt:lpwstr>
      </vt:variant>
      <vt:variant>
        <vt:i4>1376312</vt:i4>
      </vt:variant>
      <vt:variant>
        <vt:i4>176</vt:i4>
      </vt:variant>
      <vt:variant>
        <vt:i4>0</vt:i4>
      </vt:variant>
      <vt:variant>
        <vt:i4>5</vt:i4>
      </vt:variant>
      <vt:variant>
        <vt:lpwstr/>
      </vt:variant>
      <vt:variant>
        <vt:lpwstr>_Toc242719987</vt:lpwstr>
      </vt:variant>
      <vt:variant>
        <vt:i4>1376312</vt:i4>
      </vt:variant>
      <vt:variant>
        <vt:i4>170</vt:i4>
      </vt:variant>
      <vt:variant>
        <vt:i4>0</vt:i4>
      </vt:variant>
      <vt:variant>
        <vt:i4>5</vt:i4>
      </vt:variant>
      <vt:variant>
        <vt:lpwstr/>
      </vt:variant>
      <vt:variant>
        <vt:lpwstr>_Toc242719986</vt:lpwstr>
      </vt:variant>
      <vt:variant>
        <vt:i4>1376312</vt:i4>
      </vt:variant>
      <vt:variant>
        <vt:i4>164</vt:i4>
      </vt:variant>
      <vt:variant>
        <vt:i4>0</vt:i4>
      </vt:variant>
      <vt:variant>
        <vt:i4>5</vt:i4>
      </vt:variant>
      <vt:variant>
        <vt:lpwstr/>
      </vt:variant>
      <vt:variant>
        <vt:lpwstr>_Toc242719985</vt:lpwstr>
      </vt:variant>
      <vt:variant>
        <vt:i4>1376312</vt:i4>
      </vt:variant>
      <vt:variant>
        <vt:i4>158</vt:i4>
      </vt:variant>
      <vt:variant>
        <vt:i4>0</vt:i4>
      </vt:variant>
      <vt:variant>
        <vt:i4>5</vt:i4>
      </vt:variant>
      <vt:variant>
        <vt:lpwstr/>
      </vt:variant>
      <vt:variant>
        <vt:lpwstr>_Toc242719984</vt:lpwstr>
      </vt:variant>
      <vt:variant>
        <vt:i4>1376312</vt:i4>
      </vt:variant>
      <vt:variant>
        <vt:i4>152</vt:i4>
      </vt:variant>
      <vt:variant>
        <vt:i4>0</vt:i4>
      </vt:variant>
      <vt:variant>
        <vt:i4>5</vt:i4>
      </vt:variant>
      <vt:variant>
        <vt:lpwstr/>
      </vt:variant>
      <vt:variant>
        <vt:lpwstr>_Toc242719983</vt:lpwstr>
      </vt:variant>
      <vt:variant>
        <vt:i4>1376312</vt:i4>
      </vt:variant>
      <vt:variant>
        <vt:i4>146</vt:i4>
      </vt:variant>
      <vt:variant>
        <vt:i4>0</vt:i4>
      </vt:variant>
      <vt:variant>
        <vt:i4>5</vt:i4>
      </vt:variant>
      <vt:variant>
        <vt:lpwstr/>
      </vt:variant>
      <vt:variant>
        <vt:lpwstr>_Toc242719982</vt:lpwstr>
      </vt:variant>
      <vt:variant>
        <vt:i4>1376312</vt:i4>
      </vt:variant>
      <vt:variant>
        <vt:i4>140</vt:i4>
      </vt:variant>
      <vt:variant>
        <vt:i4>0</vt:i4>
      </vt:variant>
      <vt:variant>
        <vt:i4>5</vt:i4>
      </vt:variant>
      <vt:variant>
        <vt:lpwstr/>
      </vt:variant>
      <vt:variant>
        <vt:lpwstr>_Toc242719981</vt:lpwstr>
      </vt:variant>
      <vt:variant>
        <vt:i4>1376312</vt:i4>
      </vt:variant>
      <vt:variant>
        <vt:i4>134</vt:i4>
      </vt:variant>
      <vt:variant>
        <vt:i4>0</vt:i4>
      </vt:variant>
      <vt:variant>
        <vt:i4>5</vt:i4>
      </vt:variant>
      <vt:variant>
        <vt:lpwstr/>
      </vt:variant>
      <vt:variant>
        <vt:lpwstr>_Toc242719980</vt:lpwstr>
      </vt:variant>
      <vt:variant>
        <vt:i4>1703992</vt:i4>
      </vt:variant>
      <vt:variant>
        <vt:i4>128</vt:i4>
      </vt:variant>
      <vt:variant>
        <vt:i4>0</vt:i4>
      </vt:variant>
      <vt:variant>
        <vt:i4>5</vt:i4>
      </vt:variant>
      <vt:variant>
        <vt:lpwstr/>
      </vt:variant>
      <vt:variant>
        <vt:lpwstr>_Toc242719979</vt:lpwstr>
      </vt:variant>
      <vt:variant>
        <vt:i4>1703992</vt:i4>
      </vt:variant>
      <vt:variant>
        <vt:i4>122</vt:i4>
      </vt:variant>
      <vt:variant>
        <vt:i4>0</vt:i4>
      </vt:variant>
      <vt:variant>
        <vt:i4>5</vt:i4>
      </vt:variant>
      <vt:variant>
        <vt:lpwstr/>
      </vt:variant>
      <vt:variant>
        <vt:lpwstr>_Toc242719978</vt:lpwstr>
      </vt:variant>
      <vt:variant>
        <vt:i4>1703992</vt:i4>
      </vt:variant>
      <vt:variant>
        <vt:i4>116</vt:i4>
      </vt:variant>
      <vt:variant>
        <vt:i4>0</vt:i4>
      </vt:variant>
      <vt:variant>
        <vt:i4>5</vt:i4>
      </vt:variant>
      <vt:variant>
        <vt:lpwstr/>
      </vt:variant>
      <vt:variant>
        <vt:lpwstr>_Toc242719977</vt:lpwstr>
      </vt:variant>
      <vt:variant>
        <vt:i4>1703992</vt:i4>
      </vt:variant>
      <vt:variant>
        <vt:i4>110</vt:i4>
      </vt:variant>
      <vt:variant>
        <vt:i4>0</vt:i4>
      </vt:variant>
      <vt:variant>
        <vt:i4>5</vt:i4>
      </vt:variant>
      <vt:variant>
        <vt:lpwstr/>
      </vt:variant>
      <vt:variant>
        <vt:lpwstr>_Toc242719976</vt:lpwstr>
      </vt:variant>
      <vt:variant>
        <vt:i4>1703992</vt:i4>
      </vt:variant>
      <vt:variant>
        <vt:i4>104</vt:i4>
      </vt:variant>
      <vt:variant>
        <vt:i4>0</vt:i4>
      </vt:variant>
      <vt:variant>
        <vt:i4>5</vt:i4>
      </vt:variant>
      <vt:variant>
        <vt:lpwstr/>
      </vt:variant>
      <vt:variant>
        <vt:lpwstr>_Toc242719975</vt:lpwstr>
      </vt:variant>
      <vt:variant>
        <vt:i4>1703992</vt:i4>
      </vt:variant>
      <vt:variant>
        <vt:i4>98</vt:i4>
      </vt:variant>
      <vt:variant>
        <vt:i4>0</vt:i4>
      </vt:variant>
      <vt:variant>
        <vt:i4>5</vt:i4>
      </vt:variant>
      <vt:variant>
        <vt:lpwstr/>
      </vt:variant>
      <vt:variant>
        <vt:lpwstr>_Toc242719974</vt:lpwstr>
      </vt:variant>
      <vt:variant>
        <vt:i4>1703992</vt:i4>
      </vt:variant>
      <vt:variant>
        <vt:i4>92</vt:i4>
      </vt:variant>
      <vt:variant>
        <vt:i4>0</vt:i4>
      </vt:variant>
      <vt:variant>
        <vt:i4>5</vt:i4>
      </vt:variant>
      <vt:variant>
        <vt:lpwstr/>
      </vt:variant>
      <vt:variant>
        <vt:lpwstr>_Toc242719973</vt:lpwstr>
      </vt:variant>
      <vt:variant>
        <vt:i4>1703992</vt:i4>
      </vt:variant>
      <vt:variant>
        <vt:i4>86</vt:i4>
      </vt:variant>
      <vt:variant>
        <vt:i4>0</vt:i4>
      </vt:variant>
      <vt:variant>
        <vt:i4>5</vt:i4>
      </vt:variant>
      <vt:variant>
        <vt:lpwstr/>
      </vt:variant>
      <vt:variant>
        <vt:lpwstr>_Toc242719972</vt:lpwstr>
      </vt:variant>
      <vt:variant>
        <vt:i4>1703992</vt:i4>
      </vt:variant>
      <vt:variant>
        <vt:i4>80</vt:i4>
      </vt:variant>
      <vt:variant>
        <vt:i4>0</vt:i4>
      </vt:variant>
      <vt:variant>
        <vt:i4>5</vt:i4>
      </vt:variant>
      <vt:variant>
        <vt:lpwstr/>
      </vt:variant>
      <vt:variant>
        <vt:lpwstr>_Toc242719971</vt:lpwstr>
      </vt:variant>
      <vt:variant>
        <vt:i4>1703992</vt:i4>
      </vt:variant>
      <vt:variant>
        <vt:i4>74</vt:i4>
      </vt:variant>
      <vt:variant>
        <vt:i4>0</vt:i4>
      </vt:variant>
      <vt:variant>
        <vt:i4>5</vt:i4>
      </vt:variant>
      <vt:variant>
        <vt:lpwstr/>
      </vt:variant>
      <vt:variant>
        <vt:lpwstr>_Toc242719970</vt:lpwstr>
      </vt:variant>
      <vt:variant>
        <vt:i4>1769528</vt:i4>
      </vt:variant>
      <vt:variant>
        <vt:i4>68</vt:i4>
      </vt:variant>
      <vt:variant>
        <vt:i4>0</vt:i4>
      </vt:variant>
      <vt:variant>
        <vt:i4>5</vt:i4>
      </vt:variant>
      <vt:variant>
        <vt:lpwstr/>
      </vt:variant>
      <vt:variant>
        <vt:lpwstr>_Toc242719969</vt:lpwstr>
      </vt:variant>
      <vt:variant>
        <vt:i4>1769528</vt:i4>
      </vt:variant>
      <vt:variant>
        <vt:i4>62</vt:i4>
      </vt:variant>
      <vt:variant>
        <vt:i4>0</vt:i4>
      </vt:variant>
      <vt:variant>
        <vt:i4>5</vt:i4>
      </vt:variant>
      <vt:variant>
        <vt:lpwstr/>
      </vt:variant>
      <vt:variant>
        <vt:lpwstr>_Toc242719968</vt:lpwstr>
      </vt:variant>
      <vt:variant>
        <vt:i4>1769528</vt:i4>
      </vt:variant>
      <vt:variant>
        <vt:i4>56</vt:i4>
      </vt:variant>
      <vt:variant>
        <vt:i4>0</vt:i4>
      </vt:variant>
      <vt:variant>
        <vt:i4>5</vt:i4>
      </vt:variant>
      <vt:variant>
        <vt:lpwstr/>
      </vt:variant>
      <vt:variant>
        <vt:lpwstr>_Toc242719967</vt:lpwstr>
      </vt:variant>
      <vt:variant>
        <vt:i4>1769528</vt:i4>
      </vt:variant>
      <vt:variant>
        <vt:i4>50</vt:i4>
      </vt:variant>
      <vt:variant>
        <vt:i4>0</vt:i4>
      </vt:variant>
      <vt:variant>
        <vt:i4>5</vt:i4>
      </vt:variant>
      <vt:variant>
        <vt:lpwstr/>
      </vt:variant>
      <vt:variant>
        <vt:lpwstr>_Toc242719966</vt:lpwstr>
      </vt:variant>
      <vt:variant>
        <vt:i4>1769528</vt:i4>
      </vt:variant>
      <vt:variant>
        <vt:i4>44</vt:i4>
      </vt:variant>
      <vt:variant>
        <vt:i4>0</vt:i4>
      </vt:variant>
      <vt:variant>
        <vt:i4>5</vt:i4>
      </vt:variant>
      <vt:variant>
        <vt:lpwstr/>
      </vt:variant>
      <vt:variant>
        <vt:lpwstr>_Toc242719965</vt:lpwstr>
      </vt:variant>
      <vt:variant>
        <vt:i4>1769528</vt:i4>
      </vt:variant>
      <vt:variant>
        <vt:i4>38</vt:i4>
      </vt:variant>
      <vt:variant>
        <vt:i4>0</vt:i4>
      </vt:variant>
      <vt:variant>
        <vt:i4>5</vt:i4>
      </vt:variant>
      <vt:variant>
        <vt:lpwstr/>
      </vt:variant>
      <vt:variant>
        <vt:lpwstr>_Toc242719964</vt:lpwstr>
      </vt:variant>
      <vt:variant>
        <vt:i4>1769528</vt:i4>
      </vt:variant>
      <vt:variant>
        <vt:i4>32</vt:i4>
      </vt:variant>
      <vt:variant>
        <vt:i4>0</vt:i4>
      </vt:variant>
      <vt:variant>
        <vt:i4>5</vt:i4>
      </vt:variant>
      <vt:variant>
        <vt:lpwstr/>
      </vt:variant>
      <vt:variant>
        <vt:lpwstr>_Toc242719963</vt:lpwstr>
      </vt:variant>
      <vt:variant>
        <vt:i4>1769528</vt:i4>
      </vt:variant>
      <vt:variant>
        <vt:i4>26</vt:i4>
      </vt:variant>
      <vt:variant>
        <vt:i4>0</vt:i4>
      </vt:variant>
      <vt:variant>
        <vt:i4>5</vt:i4>
      </vt:variant>
      <vt:variant>
        <vt:lpwstr/>
      </vt:variant>
      <vt:variant>
        <vt:lpwstr>_Toc242719962</vt:lpwstr>
      </vt:variant>
      <vt:variant>
        <vt:i4>1769528</vt:i4>
      </vt:variant>
      <vt:variant>
        <vt:i4>20</vt:i4>
      </vt:variant>
      <vt:variant>
        <vt:i4>0</vt:i4>
      </vt:variant>
      <vt:variant>
        <vt:i4>5</vt:i4>
      </vt:variant>
      <vt:variant>
        <vt:lpwstr/>
      </vt:variant>
      <vt:variant>
        <vt:lpwstr>_Toc242719961</vt:lpwstr>
      </vt:variant>
      <vt:variant>
        <vt:i4>1769528</vt:i4>
      </vt:variant>
      <vt:variant>
        <vt:i4>14</vt:i4>
      </vt:variant>
      <vt:variant>
        <vt:i4>0</vt:i4>
      </vt:variant>
      <vt:variant>
        <vt:i4>5</vt:i4>
      </vt:variant>
      <vt:variant>
        <vt:lpwstr/>
      </vt:variant>
      <vt:variant>
        <vt:lpwstr>_Toc242719960</vt:lpwstr>
      </vt:variant>
      <vt:variant>
        <vt:i4>1572920</vt:i4>
      </vt:variant>
      <vt:variant>
        <vt:i4>8</vt:i4>
      </vt:variant>
      <vt:variant>
        <vt:i4>0</vt:i4>
      </vt:variant>
      <vt:variant>
        <vt:i4>5</vt:i4>
      </vt:variant>
      <vt:variant>
        <vt:lpwstr/>
      </vt:variant>
      <vt:variant>
        <vt:lpwstr>_Toc242719959</vt:lpwstr>
      </vt:variant>
      <vt:variant>
        <vt:i4>1572920</vt:i4>
      </vt:variant>
      <vt:variant>
        <vt:i4>2</vt:i4>
      </vt:variant>
      <vt:variant>
        <vt:i4>0</vt:i4>
      </vt:variant>
      <vt:variant>
        <vt:i4>5</vt:i4>
      </vt:variant>
      <vt:variant>
        <vt:lpwstr/>
      </vt:variant>
      <vt:variant>
        <vt:lpwstr>_Toc242719958</vt:lpwstr>
      </vt:variant>
      <vt:variant>
        <vt:i4>524330</vt:i4>
      </vt:variant>
      <vt:variant>
        <vt:i4>3</vt:i4>
      </vt:variant>
      <vt:variant>
        <vt:i4>0</vt:i4>
      </vt:variant>
      <vt:variant>
        <vt:i4>5</vt:i4>
      </vt:variant>
      <vt:variant>
        <vt:lpwstr>https://chausl.sharepoint.com/:u:/r/sites/CTG-Architecture/_layouts/15/Doc.aspx?sourcedoc=%7B6D47E24C-6754-4881-89D2-C6F38249B832%7D&amp;file=ChArch-OPS-AzureOrgStructure-Drawings.vsdx&amp;action=default&amp;mobileredirect=true&amp;isSPOFile=1&amp;xsdata=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%3D&amp;sdata=REo2UlhIQzE5ZGdIL1d3QVFhNENPWjdEcjczc0g5RVpQQndWOUZTTkF3Zz0%3D&amp;ovuser=7c2d3141-755f-485a-aaae-ca6b3055ca0c%2CBinilaElsa.Joy%40chaucergroup.com</vt:lpwstr>
      </vt:variant>
      <vt:variant>
        <vt:lpwstr/>
      </vt:variant>
      <vt:variant>
        <vt:i4>5570665</vt:i4>
      </vt:variant>
      <vt:variant>
        <vt:i4>0</vt:i4>
      </vt:variant>
      <vt:variant>
        <vt:i4>0</vt:i4>
      </vt:variant>
      <vt:variant>
        <vt:i4>5</vt:i4>
      </vt:variant>
      <vt:variant>
        <vt:lpwstr>https://chausl.sharepoint.com/:x:/r/sites/CTG-Architecture/_layouts/15/Doc.aspx?sourcedoc=%7B457F42A5-D80B-4588-9915-57BC20034080%7D&amp;file=ChArch-CFG-APIM-Logging-Telemetry-Samples.xlsx&amp;action=default&amp;mobileredirect=true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BinilaElsa Joy - Chaucer</cp:lastModifiedBy>
  <cp:revision>2819</cp:revision>
  <dcterms:created xsi:type="dcterms:W3CDTF">2026-09-20T05:25:00Z</dcterms:created>
  <dcterms:modified xsi:type="dcterms:W3CDTF">2026-10-13T15:50:00Z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y fmtid="{D5CDD505-2E9C-101B-9397-08002B2CF9AE}" pid="20" name="docLang">
    <vt:lpwstr>en</vt:lpwstr>
  </property>
</Properties>
</file>