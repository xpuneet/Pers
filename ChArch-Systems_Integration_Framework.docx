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6914" w14:textId="77777777" w:rsidR="00260823" w:rsidRDefault="00261A8E" w:rsidP="001E1B57">
      <w:pPr>
        <w:sectPr w:rsidR="00260823" w:rsidSect="006F0DBD">
          <w:headerReference w:type="first" r:id="rId11"/>
          <w:pgSz w:w="11906" w:h="16838" w:code="9"/>
          <w:pgMar w:top="1440" w:right="1440" w:bottom="1440" w:left="1440" w:header="709" w:footer="709" w:gutter="0"/>
          <w:cols w:space="708"/>
          <w:titlePg/>
          <w:docGrid w:linePitch="360"/>
        </w:sectPr>
      </w:pPr>
      <w:r>
        <w:rPr>
          <w:noProof/>
        </w:rPr>
        <mc:AlternateContent>
          <mc:Choice Requires="wps">
            <w:drawing>
              <wp:anchor distT="45720" distB="45720" distL="114300" distR="114300" simplePos="0" relativeHeight="251658240" behindDoc="0" locked="0" layoutInCell="1" allowOverlap="1" wp14:anchorId="3A5DCF3C" wp14:editId="4E903322">
                <wp:simplePos x="0" y="0"/>
                <wp:positionH relativeFrom="margin">
                  <wp:align>center</wp:align>
                </wp:positionH>
                <wp:positionV relativeFrom="margin">
                  <wp:align>center</wp:align>
                </wp:positionV>
                <wp:extent cx="2372995" cy="844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844550"/>
                        </a:xfrm>
                        <a:prstGeom prst="rect">
                          <a:avLst/>
                        </a:prstGeom>
                        <a:solidFill>
                          <a:srgbClr val="FFFFFF"/>
                        </a:solidFill>
                        <a:ln w="9525">
                          <a:noFill/>
                          <a:miter lim="800000"/>
                          <a:headEnd/>
                          <a:tailEnd/>
                        </a:ln>
                      </wps:spPr>
                      <wps:txbx>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2F14982B"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841434">
                              <w:rPr>
                                <w:rFonts w:cs="Arial"/>
                                <w:bCs/>
                                <w:color w:val="005A8A" w:themeColor="background2"/>
                                <w:sz w:val="40"/>
                                <w:szCs w:val="40"/>
                              </w:rPr>
                              <w:t>2</w:t>
                            </w:r>
                            <w:r>
                              <w:rPr>
                                <w:rFonts w:cs="Arial"/>
                                <w:bCs/>
                                <w:color w:val="005A8A" w:themeColor="background2"/>
                                <w:sz w:val="40"/>
                                <w:szCs w:val="40"/>
                              </w:rPr>
                              <w:t xml:space="preserve"> (DRAFT)</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5DCF3C" id="_x0000_t202" coordsize="21600,21600" o:spt="202" path="m,l,21600r21600,l21600,xe">
                <v:stroke joinstyle="miter"/>
                <v:path gradientshapeok="t" o:connecttype="rect"/>
              </v:shapetype>
              <v:shape id="Text Box 2" o:spid="_x0000_s1026" type="#_x0000_t202" style="position:absolute;margin-left:0;margin-top:0;width:186.85pt;height:66.5pt;z-index:251658240;visibility:visible;mso-wrap-style:non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" stroked="f">
                <v:textbox style="mso-fit-shape-to-text:t">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2F14982B"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841434">
                        <w:rPr>
                          <w:rFonts w:cs="Arial"/>
                          <w:bCs/>
                          <w:color w:val="005A8A" w:themeColor="background2"/>
                          <w:sz w:val="40"/>
                          <w:szCs w:val="40"/>
                        </w:rPr>
                        <w:t>2</w:t>
                      </w:r>
                      <w:r>
                        <w:rPr>
                          <w:rFonts w:cs="Arial"/>
                          <w:bCs/>
                          <w:color w:val="005A8A" w:themeColor="background2"/>
                          <w:sz w:val="40"/>
                          <w:szCs w:val="40"/>
                        </w:rPr>
                        <w:t xml:space="preserve"> (DRAFT)</w:t>
                      </w:r>
                    </w:p>
                  </w:txbxContent>
                </v:textbox>
                <w10:wrap type="square" anchorx="margin" anchory="margin"/>
              </v:shape>
            </w:pict>
          </mc:Fallback>
        </mc:AlternateContent>
      </w:r>
    </w:p>
    <w:sdt>
      <w:sdtPr>
        <w:rPr>
          <w:rFonts w:eastAsiaTheme="minorEastAsia" w:cstheme="minorBidi"/>
          <w:bCs/>
          <w:color w:val="000000" w:themeColor="text1" w:themeShade="80"/>
          <w:sz w:val="20"/>
          <w:szCs w:val="22"/>
          <w:lang w:val="en-GB"/>
        </w:rPr>
        <w:id w:val="1556616807"/>
        <w:docPartObj>
          <w:docPartGallery w:val="Table of Contents"/>
          <w:docPartUnique/>
        </w:docPartObj>
      </w:sdtPr>
      <w:sdtEndPr>
        <w:rPr>
          <w:color w:val="000000" w:themeColor="text1"/>
        </w:rPr>
      </w:sdtEndPr>
      <w:sdtContent>
        <w:p w14:paraId="2B836887" w14:textId="77777777" w:rsidR="00CD2CCC" w:rsidRPr="002A5D92" w:rsidRDefault="00CD2CCC" w:rsidP="2164B57B">
          <w:pPr>
            <w:pStyle w:val="TOCHeading"/>
            <w:rPr>
              <w:rFonts w:asciiTheme="minorHAnsi" w:eastAsiaTheme="minorHAnsi" w:hAnsiTheme="minorHAnsi" w:cstheme="minorBidi"/>
              <w:color w:val="000000" w:themeColor="text1" w:themeShade="80"/>
              <w:lang w:val="en-GB"/>
            </w:rPr>
          </w:pPr>
          <w:r w:rsidRPr="002A5D92">
            <w:rPr>
              <w:rFonts w:asciiTheme="minorHAnsi" w:eastAsiaTheme="minorHAnsi" w:hAnsiTheme="minorHAnsi" w:cstheme="minorBidi"/>
              <w:color w:val="000000" w:themeColor="text1" w:themeShade="80"/>
              <w:lang w:val="en-GB"/>
            </w:rPr>
            <w:t>Table of Contents</w:t>
          </w:r>
        </w:p>
        <w:p w14:paraId="0BFB91F3" w14:textId="4B37A855" w:rsidR="00865AB8" w:rsidRDefault="000D0D89">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r>
            <w:fldChar w:fldCharType="begin"/>
          </w:r>
          <w:r w:rsidR="00CD2CCC">
            <w:instrText>TOC \o "1-2" \h \z \u</w:instrText>
          </w:r>
          <w:r>
            <w:fldChar w:fldCharType="separate"/>
          </w:r>
          <w:hyperlink w:anchor="_Toc240366814" w:history="1">
            <w:r w:rsidR="00865AB8" w:rsidRPr="00CE73A9">
              <w:rPr>
                <w:rStyle w:val="Hyperlink"/>
                <w:noProof/>
              </w:rPr>
              <w:t>2</w:t>
            </w:r>
            <w:r w:rsidR="00865AB8">
              <w:rPr>
                <w:rFonts w:asciiTheme="minorHAnsi" w:eastAsiaTheme="minorEastAsia" w:hAnsiTheme="minorHAnsi" w:cstheme="minorBidi"/>
                <w:bCs w:val="0"/>
                <w:iCs w:val="0"/>
                <w:noProof/>
                <w:color w:val="auto"/>
                <w:kern w:val="2"/>
                <w:sz w:val="24"/>
                <w:lang w:eastAsia="en-GB"/>
                <w14:ligatures w14:val="standardContextual"/>
              </w:rPr>
              <w:tab/>
            </w:r>
            <w:r w:rsidR="00865AB8" w:rsidRPr="00CE73A9">
              <w:rPr>
                <w:rStyle w:val="Hyperlink"/>
                <w:noProof/>
              </w:rPr>
              <w:t>Document Control</w:t>
            </w:r>
            <w:r w:rsidR="00865AB8">
              <w:rPr>
                <w:noProof/>
                <w:webHidden/>
              </w:rPr>
              <w:tab/>
            </w:r>
            <w:r w:rsidR="00865AB8">
              <w:rPr>
                <w:noProof/>
                <w:webHidden/>
              </w:rPr>
              <w:fldChar w:fldCharType="begin"/>
            </w:r>
            <w:r w:rsidR="00865AB8">
              <w:rPr>
                <w:noProof/>
                <w:webHidden/>
              </w:rPr>
              <w:instrText xml:space="preserve"> PAGEREF _Toc240366814 \h </w:instrText>
            </w:r>
            <w:r w:rsidR="00865AB8">
              <w:rPr>
                <w:noProof/>
                <w:webHidden/>
              </w:rPr>
            </w:r>
            <w:r w:rsidR="00865AB8">
              <w:rPr>
                <w:noProof/>
                <w:webHidden/>
              </w:rPr>
              <w:fldChar w:fldCharType="separate"/>
            </w:r>
            <w:r w:rsidR="00865AB8">
              <w:rPr>
                <w:noProof/>
                <w:webHidden/>
              </w:rPr>
              <w:t>4</w:t>
            </w:r>
            <w:r w:rsidR="00865AB8">
              <w:rPr>
                <w:noProof/>
                <w:webHidden/>
              </w:rPr>
              <w:fldChar w:fldCharType="end"/>
            </w:r>
          </w:hyperlink>
        </w:p>
        <w:p w14:paraId="4D1AD624" w14:textId="3DEB8516"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5" w:history="1">
            <w:r w:rsidRPr="00CE73A9">
              <w:rPr>
                <w:rStyle w:val="Hyperlink"/>
                <w:noProof/>
              </w:rPr>
              <w:t>2.1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History</w:t>
            </w:r>
            <w:r>
              <w:rPr>
                <w:noProof/>
                <w:webHidden/>
              </w:rPr>
              <w:tab/>
            </w:r>
            <w:r>
              <w:rPr>
                <w:noProof/>
                <w:webHidden/>
              </w:rPr>
              <w:fldChar w:fldCharType="begin"/>
            </w:r>
            <w:r>
              <w:rPr>
                <w:noProof/>
                <w:webHidden/>
              </w:rPr>
              <w:instrText xml:space="preserve"> PAGEREF _Toc240366815 \h </w:instrText>
            </w:r>
            <w:r>
              <w:rPr>
                <w:noProof/>
                <w:webHidden/>
              </w:rPr>
            </w:r>
            <w:r>
              <w:rPr>
                <w:noProof/>
                <w:webHidden/>
              </w:rPr>
              <w:fldChar w:fldCharType="separate"/>
            </w:r>
            <w:r>
              <w:rPr>
                <w:noProof/>
                <w:webHidden/>
              </w:rPr>
              <w:t>4</w:t>
            </w:r>
            <w:r>
              <w:rPr>
                <w:noProof/>
                <w:webHidden/>
              </w:rPr>
              <w:fldChar w:fldCharType="end"/>
            </w:r>
          </w:hyperlink>
        </w:p>
        <w:p w14:paraId="19960C21" w14:textId="0CA23DB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6" w:history="1">
            <w:r w:rsidRPr="00CE73A9">
              <w:rPr>
                <w:rStyle w:val="Hyperlink"/>
                <w:noProof/>
              </w:rPr>
              <w:t>2.2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Authors</w:t>
            </w:r>
            <w:r>
              <w:rPr>
                <w:noProof/>
                <w:webHidden/>
              </w:rPr>
              <w:tab/>
            </w:r>
            <w:r>
              <w:rPr>
                <w:noProof/>
                <w:webHidden/>
              </w:rPr>
              <w:fldChar w:fldCharType="begin"/>
            </w:r>
            <w:r>
              <w:rPr>
                <w:noProof/>
                <w:webHidden/>
              </w:rPr>
              <w:instrText xml:space="preserve"> PAGEREF _Toc240366816 \h </w:instrText>
            </w:r>
            <w:r>
              <w:rPr>
                <w:noProof/>
                <w:webHidden/>
              </w:rPr>
            </w:r>
            <w:r>
              <w:rPr>
                <w:noProof/>
                <w:webHidden/>
              </w:rPr>
              <w:fldChar w:fldCharType="separate"/>
            </w:r>
            <w:r>
              <w:rPr>
                <w:noProof/>
                <w:webHidden/>
              </w:rPr>
              <w:t>4</w:t>
            </w:r>
            <w:r>
              <w:rPr>
                <w:noProof/>
                <w:webHidden/>
              </w:rPr>
              <w:fldChar w:fldCharType="end"/>
            </w:r>
          </w:hyperlink>
        </w:p>
        <w:p w14:paraId="2C5C1ACB" w14:textId="2181FF6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7" w:history="1">
            <w:r w:rsidRPr="00CE73A9">
              <w:rPr>
                <w:rStyle w:val="Hyperlink"/>
                <w:noProof/>
              </w:rPr>
              <w:t>2.3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Assurance</w:t>
            </w:r>
            <w:r>
              <w:rPr>
                <w:noProof/>
                <w:webHidden/>
              </w:rPr>
              <w:tab/>
            </w:r>
            <w:r>
              <w:rPr>
                <w:noProof/>
                <w:webHidden/>
              </w:rPr>
              <w:fldChar w:fldCharType="begin"/>
            </w:r>
            <w:r>
              <w:rPr>
                <w:noProof/>
                <w:webHidden/>
              </w:rPr>
              <w:instrText xml:space="preserve"> PAGEREF _Toc240366817 \h </w:instrText>
            </w:r>
            <w:r>
              <w:rPr>
                <w:noProof/>
                <w:webHidden/>
              </w:rPr>
            </w:r>
            <w:r>
              <w:rPr>
                <w:noProof/>
                <w:webHidden/>
              </w:rPr>
              <w:fldChar w:fldCharType="separate"/>
            </w:r>
            <w:r>
              <w:rPr>
                <w:noProof/>
                <w:webHidden/>
              </w:rPr>
              <w:t>5</w:t>
            </w:r>
            <w:r>
              <w:rPr>
                <w:noProof/>
                <w:webHidden/>
              </w:rPr>
              <w:fldChar w:fldCharType="end"/>
            </w:r>
          </w:hyperlink>
        </w:p>
        <w:p w14:paraId="647C9830" w14:textId="48DF594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8" w:history="1">
            <w:r w:rsidRPr="00CE73A9">
              <w:rPr>
                <w:rStyle w:val="Hyperlink"/>
                <w:noProof/>
              </w:rPr>
              <w:t>2.4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TDA Approval</w:t>
            </w:r>
            <w:r>
              <w:rPr>
                <w:noProof/>
                <w:webHidden/>
              </w:rPr>
              <w:tab/>
            </w:r>
            <w:r>
              <w:rPr>
                <w:noProof/>
                <w:webHidden/>
              </w:rPr>
              <w:fldChar w:fldCharType="begin"/>
            </w:r>
            <w:r>
              <w:rPr>
                <w:noProof/>
                <w:webHidden/>
              </w:rPr>
              <w:instrText xml:space="preserve"> PAGEREF _Toc240366818 \h </w:instrText>
            </w:r>
            <w:r>
              <w:rPr>
                <w:noProof/>
                <w:webHidden/>
              </w:rPr>
            </w:r>
            <w:r>
              <w:rPr>
                <w:noProof/>
                <w:webHidden/>
              </w:rPr>
              <w:fldChar w:fldCharType="separate"/>
            </w:r>
            <w:r>
              <w:rPr>
                <w:noProof/>
                <w:webHidden/>
              </w:rPr>
              <w:t>5</w:t>
            </w:r>
            <w:r>
              <w:rPr>
                <w:noProof/>
                <w:webHidden/>
              </w:rPr>
              <w:fldChar w:fldCharType="end"/>
            </w:r>
          </w:hyperlink>
        </w:p>
        <w:p w14:paraId="1AE75D5B" w14:textId="675DA07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9" w:history="1">
            <w:r w:rsidRPr="00CE73A9">
              <w:rPr>
                <w:rStyle w:val="Hyperlink"/>
                <w:noProof/>
              </w:rPr>
              <w:t>2.5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References</w:t>
            </w:r>
            <w:r>
              <w:rPr>
                <w:noProof/>
                <w:webHidden/>
              </w:rPr>
              <w:tab/>
            </w:r>
            <w:r>
              <w:rPr>
                <w:noProof/>
                <w:webHidden/>
              </w:rPr>
              <w:fldChar w:fldCharType="begin"/>
            </w:r>
            <w:r>
              <w:rPr>
                <w:noProof/>
                <w:webHidden/>
              </w:rPr>
              <w:instrText xml:space="preserve"> PAGEREF _Toc240366819 \h </w:instrText>
            </w:r>
            <w:r>
              <w:rPr>
                <w:noProof/>
                <w:webHidden/>
              </w:rPr>
            </w:r>
            <w:r>
              <w:rPr>
                <w:noProof/>
                <w:webHidden/>
              </w:rPr>
              <w:fldChar w:fldCharType="separate"/>
            </w:r>
            <w:r>
              <w:rPr>
                <w:noProof/>
                <w:webHidden/>
              </w:rPr>
              <w:t>5</w:t>
            </w:r>
            <w:r>
              <w:rPr>
                <w:noProof/>
                <w:webHidden/>
              </w:rPr>
              <w:fldChar w:fldCharType="end"/>
            </w:r>
          </w:hyperlink>
        </w:p>
        <w:p w14:paraId="38F51F76" w14:textId="4B1CC345"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0" w:history="1">
            <w:r w:rsidRPr="00CE73A9">
              <w:rPr>
                <w:rStyle w:val="Hyperlink"/>
                <w:noProof/>
              </w:rPr>
              <w:t>3</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Reader Guide</w:t>
            </w:r>
            <w:r>
              <w:rPr>
                <w:noProof/>
                <w:webHidden/>
              </w:rPr>
              <w:tab/>
            </w:r>
            <w:r>
              <w:rPr>
                <w:noProof/>
                <w:webHidden/>
              </w:rPr>
              <w:fldChar w:fldCharType="begin"/>
            </w:r>
            <w:r>
              <w:rPr>
                <w:noProof/>
                <w:webHidden/>
              </w:rPr>
              <w:instrText xml:space="preserve"> PAGEREF _Toc240366820 \h </w:instrText>
            </w:r>
            <w:r>
              <w:rPr>
                <w:noProof/>
                <w:webHidden/>
              </w:rPr>
            </w:r>
            <w:r>
              <w:rPr>
                <w:noProof/>
                <w:webHidden/>
              </w:rPr>
              <w:fldChar w:fldCharType="separate"/>
            </w:r>
            <w:r>
              <w:rPr>
                <w:noProof/>
                <w:webHidden/>
              </w:rPr>
              <w:t>6</w:t>
            </w:r>
            <w:r>
              <w:rPr>
                <w:noProof/>
                <w:webHidden/>
              </w:rPr>
              <w:fldChar w:fldCharType="end"/>
            </w:r>
          </w:hyperlink>
        </w:p>
        <w:p w14:paraId="2EC4BC92" w14:textId="16875E1C"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1" w:history="1">
            <w:r w:rsidRPr="00CE73A9">
              <w:rPr>
                <w:rStyle w:val="Hyperlink"/>
                <w:noProof/>
              </w:rPr>
              <w:t>4</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Executive Summary</w:t>
            </w:r>
            <w:r>
              <w:rPr>
                <w:noProof/>
                <w:webHidden/>
              </w:rPr>
              <w:tab/>
            </w:r>
            <w:r>
              <w:rPr>
                <w:noProof/>
                <w:webHidden/>
              </w:rPr>
              <w:fldChar w:fldCharType="begin"/>
            </w:r>
            <w:r>
              <w:rPr>
                <w:noProof/>
                <w:webHidden/>
              </w:rPr>
              <w:instrText xml:space="preserve"> PAGEREF _Toc240366821 \h </w:instrText>
            </w:r>
            <w:r>
              <w:rPr>
                <w:noProof/>
                <w:webHidden/>
              </w:rPr>
            </w:r>
            <w:r>
              <w:rPr>
                <w:noProof/>
                <w:webHidden/>
              </w:rPr>
              <w:fldChar w:fldCharType="separate"/>
            </w:r>
            <w:r>
              <w:rPr>
                <w:noProof/>
                <w:webHidden/>
              </w:rPr>
              <w:t>7</w:t>
            </w:r>
            <w:r>
              <w:rPr>
                <w:noProof/>
                <w:webHidden/>
              </w:rPr>
              <w:fldChar w:fldCharType="end"/>
            </w:r>
          </w:hyperlink>
        </w:p>
        <w:p w14:paraId="4C830A8D" w14:textId="388D879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2" w:history="1">
            <w:r w:rsidRPr="00CE73A9">
              <w:rPr>
                <w:rStyle w:val="Hyperlink"/>
                <w:noProof/>
              </w:rPr>
              <w:t>4.1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Why the Systems Integration Framework Exists</w:t>
            </w:r>
            <w:r>
              <w:rPr>
                <w:noProof/>
                <w:webHidden/>
              </w:rPr>
              <w:tab/>
            </w:r>
            <w:r>
              <w:rPr>
                <w:noProof/>
                <w:webHidden/>
              </w:rPr>
              <w:fldChar w:fldCharType="begin"/>
            </w:r>
            <w:r>
              <w:rPr>
                <w:noProof/>
                <w:webHidden/>
              </w:rPr>
              <w:instrText xml:space="preserve"> PAGEREF _Toc240366822 \h </w:instrText>
            </w:r>
            <w:r>
              <w:rPr>
                <w:noProof/>
                <w:webHidden/>
              </w:rPr>
            </w:r>
            <w:r>
              <w:rPr>
                <w:noProof/>
                <w:webHidden/>
              </w:rPr>
              <w:fldChar w:fldCharType="separate"/>
            </w:r>
            <w:r>
              <w:rPr>
                <w:noProof/>
                <w:webHidden/>
              </w:rPr>
              <w:t>7</w:t>
            </w:r>
            <w:r>
              <w:rPr>
                <w:noProof/>
                <w:webHidden/>
              </w:rPr>
              <w:fldChar w:fldCharType="end"/>
            </w:r>
          </w:hyperlink>
        </w:p>
        <w:p w14:paraId="5A389112" w14:textId="5B7766BA"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3" w:history="1">
            <w:r w:rsidRPr="00CE73A9">
              <w:rPr>
                <w:rStyle w:val="Hyperlink"/>
                <w:noProof/>
              </w:rPr>
              <w:t>4.2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Systems Integration Framework Scope</w:t>
            </w:r>
            <w:r>
              <w:rPr>
                <w:noProof/>
                <w:webHidden/>
              </w:rPr>
              <w:tab/>
            </w:r>
            <w:r>
              <w:rPr>
                <w:noProof/>
                <w:webHidden/>
              </w:rPr>
              <w:fldChar w:fldCharType="begin"/>
            </w:r>
            <w:r>
              <w:rPr>
                <w:noProof/>
                <w:webHidden/>
              </w:rPr>
              <w:instrText xml:space="preserve"> PAGEREF _Toc240366823 \h </w:instrText>
            </w:r>
            <w:r>
              <w:rPr>
                <w:noProof/>
                <w:webHidden/>
              </w:rPr>
            </w:r>
            <w:r>
              <w:rPr>
                <w:noProof/>
                <w:webHidden/>
              </w:rPr>
              <w:fldChar w:fldCharType="separate"/>
            </w:r>
            <w:r>
              <w:rPr>
                <w:noProof/>
                <w:webHidden/>
              </w:rPr>
              <w:t>8</w:t>
            </w:r>
            <w:r>
              <w:rPr>
                <w:noProof/>
                <w:webHidden/>
              </w:rPr>
              <w:fldChar w:fldCharType="end"/>
            </w:r>
          </w:hyperlink>
        </w:p>
        <w:p w14:paraId="4722552D" w14:textId="16E647C0"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4" w:history="1">
            <w:r w:rsidRPr="00CE73A9">
              <w:rPr>
                <w:rStyle w:val="Hyperlink"/>
                <w:noProof/>
              </w:rPr>
              <w:t>4.3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Intended Outcomes</w:t>
            </w:r>
            <w:r>
              <w:rPr>
                <w:noProof/>
                <w:webHidden/>
              </w:rPr>
              <w:tab/>
            </w:r>
            <w:r>
              <w:rPr>
                <w:noProof/>
                <w:webHidden/>
              </w:rPr>
              <w:fldChar w:fldCharType="begin"/>
            </w:r>
            <w:r>
              <w:rPr>
                <w:noProof/>
                <w:webHidden/>
              </w:rPr>
              <w:instrText xml:space="preserve"> PAGEREF _Toc240366824 \h </w:instrText>
            </w:r>
            <w:r>
              <w:rPr>
                <w:noProof/>
                <w:webHidden/>
              </w:rPr>
            </w:r>
            <w:r>
              <w:rPr>
                <w:noProof/>
                <w:webHidden/>
              </w:rPr>
              <w:fldChar w:fldCharType="separate"/>
            </w:r>
            <w:r>
              <w:rPr>
                <w:noProof/>
                <w:webHidden/>
              </w:rPr>
              <w:t>8</w:t>
            </w:r>
            <w:r>
              <w:rPr>
                <w:noProof/>
                <w:webHidden/>
              </w:rPr>
              <w:fldChar w:fldCharType="end"/>
            </w:r>
          </w:hyperlink>
        </w:p>
        <w:p w14:paraId="0B2A7FEF" w14:textId="163B836B"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5" w:history="1">
            <w:r w:rsidRPr="00CE73A9">
              <w:rPr>
                <w:rStyle w:val="Hyperlink"/>
                <w:noProof/>
              </w:rPr>
              <w:t>5</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Architectural Position</w:t>
            </w:r>
            <w:r>
              <w:rPr>
                <w:noProof/>
                <w:webHidden/>
              </w:rPr>
              <w:tab/>
            </w:r>
            <w:r>
              <w:rPr>
                <w:noProof/>
                <w:webHidden/>
              </w:rPr>
              <w:fldChar w:fldCharType="begin"/>
            </w:r>
            <w:r>
              <w:rPr>
                <w:noProof/>
                <w:webHidden/>
              </w:rPr>
              <w:instrText xml:space="preserve"> PAGEREF _Toc240366825 \h </w:instrText>
            </w:r>
            <w:r>
              <w:rPr>
                <w:noProof/>
                <w:webHidden/>
              </w:rPr>
            </w:r>
            <w:r>
              <w:rPr>
                <w:noProof/>
                <w:webHidden/>
              </w:rPr>
              <w:fldChar w:fldCharType="separate"/>
            </w:r>
            <w:r>
              <w:rPr>
                <w:noProof/>
                <w:webHidden/>
              </w:rPr>
              <w:t>9</w:t>
            </w:r>
            <w:r>
              <w:rPr>
                <w:noProof/>
                <w:webHidden/>
              </w:rPr>
              <w:fldChar w:fldCharType="end"/>
            </w:r>
          </w:hyperlink>
        </w:p>
        <w:p w14:paraId="787AAC78" w14:textId="5CDA2CD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6" w:history="1">
            <w:r w:rsidRPr="00CE73A9">
              <w:rPr>
                <w:rStyle w:val="Hyperlink"/>
                <w:noProof/>
              </w:rPr>
              <w:t>5.1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Architectural Stance</w:t>
            </w:r>
            <w:r>
              <w:rPr>
                <w:noProof/>
                <w:webHidden/>
              </w:rPr>
              <w:tab/>
            </w:r>
            <w:r>
              <w:rPr>
                <w:noProof/>
                <w:webHidden/>
              </w:rPr>
              <w:fldChar w:fldCharType="begin"/>
            </w:r>
            <w:r>
              <w:rPr>
                <w:noProof/>
                <w:webHidden/>
              </w:rPr>
              <w:instrText xml:space="preserve"> PAGEREF _Toc240366826 \h </w:instrText>
            </w:r>
            <w:r>
              <w:rPr>
                <w:noProof/>
                <w:webHidden/>
              </w:rPr>
            </w:r>
            <w:r>
              <w:rPr>
                <w:noProof/>
                <w:webHidden/>
              </w:rPr>
              <w:fldChar w:fldCharType="separate"/>
            </w:r>
            <w:r>
              <w:rPr>
                <w:noProof/>
                <w:webHidden/>
              </w:rPr>
              <w:t>9</w:t>
            </w:r>
            <w:r>
              <w:rPr>
                <w:noProof/>
                <w:webHidden/>
              </w:rPr>
              <w:fldChar w:fldCharType="end"/>
            </w:r>
          </w:hyperlink>
        </w:p>
        <w:p w14:paraId="15375DB9" w14:textId="193B19DF"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7" w:history="1">
            <w:r w:rsidRPr="00CE73A9">
              <w:rPr>
                <w:rStyle w:val="Hyperlink"/>
                <w:noProof/>
              </w:rPr>
              <w:t>5.2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SOA Positioning Statement</w:t>
            </w:r>
            <w:r>
              <w:rPr>
                <w:noProof/>
                <w:webHidden/>
              </w:rPr>
              <w:tab/>
            </w:r>
            <w:r>
              <w:rPr>
                <w:noProof/>
                <w:webHidden/>
              </w:rPr>
              <w:fldChar w:fldCharType="begin"/>
            </w:r>
            <w:r>
              <w:rPr>
                <w:noProof/>
                <w:webHidden/>
              </w:rPr>
              <w:instrText xml:space="preserve"> PAGEREF _Toc240366827 \h </w:instrText>
            </w:r>
            <w:r>
              <w:rPr>
                <w:noProof/>
                <w:webHidden/>
              </w:rPr>
            </w:r>
            <w:r>
              <w:rPr>
                <w:noProof/>
                <w:webHidden/>
              </w:rPr>
              <w:fldChar w:fldCharType="separate"/>
            </w:r>
            <w:r>
              <w:rPr>
                <w:noProof/>
                <w:webHidden/>
              </w:rPr>
              <w:t>9</w:t>
            </w:r>
            <w:r>
              <w:rPr>
                <w:noProof/>
                <w:webHidden/>
              </w:rPr>
              <w:fldChar w:fldCharType="end"/>
            </w:r>
          </w:hyperlink>
        </w:p>
        <w:p w14:paraId="08134BDE" w14:textId="6D7A79B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8" w:history="1">
            <w:r w:rsidRPr="00CE73A9">
              <w:rPr>
                <w:rStyle w:val="Hyperlink"/>
                <w:noProof/>
              </w:rPr>
              <w:t>5.3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Strategic Objectives</w:t>
            </w:r>
            <w:r>
              <w:rPr>
                <w:noProof/>
                <w:webHidden/>
              </w:rPr>
              <w:tab/>
            </w:r>
            <w:r>
              <w:rPr>
                <w:noProof/>
                <w:webHidden/>
              </w:rPr>
              <w:fldChar w:fldCharType="begin"/>
            </w:r>
            <w:r>
              <w:rPr>
                <w:noProof/>
                <w:webHidden/>
              </w:rPr>
              <w:instrText xml:space="preserve"> PAGEREF _Toc240366828 \h </w:instrText>
            </w:r>
            <w:r>
              <w:rPr>
                <w:noProof/>
                <w:webHidden/>
              </w:rPr>
            </w:r>
            <w:r>
              <w:rPr>
                <w:noProof/>
                <w:webHidden/>
              </w:rPr>
              <w:fldChar w:fldCharType="separate"/>
            </w:r>
            <w:r>
              <w:rPr>
                <w:noProof/>
                <w:webHidden/>
              </w:rPr>
              <w:t>9</w:t>
            </w:r>
            <w:r>
              <w:rPr>
                <w:noProof/>
                <w:webHidden/>
              </w:rPr>
              <w:fldChar w:fldCharType="end"/>
            </w:r>
          </w:hyperlink>
        </w:p>
        <w:p w14:paraId="675225F7" w14:textId="040ACE7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9" w:history="1">
            <w:r w:rsidRPr="00CE73A9">
              <w:rPr>
                <w:rStyle w:val="Hyperlink"/>
                <w:noProof/>
              </w:rPr>
              <w:t>5.4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What Counts as a Service</w:t>
            </w:r>
            <w:r>
              <w:rPr>
                <w:noProof/>
                <w:webHidden/>
              </w:rPr>
              <w:tab/>
            </w:r>
            <w:r>
              <w:rPr>
                <w:noProof/>
                <w:webHidden/>
              </w:rPr>
              <w:fldChar w:fldCharType="begin"/>
            </w:r>
            <w:r>
              <w:rPr>
                <w:noProof/>
                <w:webHidden/>
              </w:rPr>
              <w:instrText xml:space="preserve"> PAGEREF _Toc240366829 \h </w:instrText>
            </w:r>
            <w:r>
              <w:rPr>
                <w:noProof/>
                <w:webHidden/>
              </w:rPr>
            </w:r>
            <w:r>
              <w:rPr>
                <w:noProof/>
                <w:webHidden/>
              </w:rPr>
              <w:fldChar w:fldCharType="separate"/>
            </w:r>
            <w:r>
              <w:rPr>
                <w:noProof/>
                <w:webHidden/>
              </w:rPr>
              <w:t>10</w:t>
            </w:r>
            <w:r>
              <w:rPr>
                <w:noProof/>
                <w:webHidden/>
              </w:rPr>
              <w:fldChar w:fldCharType="end"/>
            </w:r>
          </w:hyperlink>
        </w:p>
        <w:p w14:paraId="558755E9" w14:textId="7341268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0" w:history="1">
            <w:r w:rsidRPr="00CE73A9">
              <w:rPr>
                <w:rStyle w:val="Hyperlink"/>
                <w:noProof/>
              </w:rPr>
              <w:t>5.5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Service Catalogue, Lifecycle and Governance</w:t>
            </w:r>
            <w:r>
              <w:rPr>
                <w:noProof/>
                <w:webHidden/>
              </w:rPr>
              <w:tab/>
            </w:r>
            <w:r>
              <w:rPr>
                <w:noProof/>
                <w:webHidden/>
              </w:rPr>
              <w:fldChar w:fldCharType="begin"/>
            </w:r>
            <w:r>
              <w:rPr>
                <w:noProof/>
                <w:webHidden/>
              </w:rPr>
              <w:instrText xml:space="preserve"> PAGEREF _Toc240366830 \h </w:instrText>
            </w:r>
            <w:r>
              <w:rPr>
                <w:noProof/>
                <w:webHidden/>
              </w:rPr>
            </w:r>
            <w:r>
              <w:rPr>
                <w:noProof/>
                <w:webHidden/>
              </w:rPr>
              <w:fldChar w:fldCharType="separate"/>
            </w:r>
            <w:r>
              <w:rPr>
                <w:noProof/>
                <w:webHidden/>
              </w:rPr>
              <w:t>10</w:t>
            </w:r>
            <w:r>
              <w:rPr>
                <w:noProof/>
                <w:webHidden/>
              </w:rPr>
              <w:fldChar w:fldCharType="end"/>
            </w:r>
          </w:hyperlink>
        </w:p>
        <w:p w14:paraId="43F7BC09" w14:textId="57029D7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1" w:history="1">
            <w:r w:rsidRPr="00CE73A9">
              <w:rPr>
                <w:rStyle w:val="Hyperlink"/>
                <w:noProof/>
              </w:rPr>
              <w:t>5.6</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Core Systems Integration Framework Principles</w:t>
            </w:r>
            <w:r>
              <w:rPr>
                <w:noProof/>
                <w:webHidden/>
              </w:rPr>
              <w:tab/>
            </w:r>
            <w:r>
              <w:rPr>
                <w:noProof/>
                <w:webHidden/>
              </w:rPr>
              <w:fldChar w:fldCharType="begin"/>
            </w:r>
            <w:r>
              <w:rPr>
                <w:noProof/>
                <w:webHidden/>
              </w:rPr>
              <w:instrText xml:space="preserve"> PAGEREF _Toc240366831 \h </w:instrText>
            </w:r>
            <w:r>
              <w:rPr>
                <w:noProof/>
                <w:webHidden/>
              </w:rPr>
            </w:r>
            <w:r>
              <w:rPr>
                <w:noProof/>
                <w:webHidden/>
              </w:rPr>
              <w:fldChar w:fldCharType="separate"/>
            </w:r>
            <w:r>
              <w:rPr>
                <w:noProof/>
                <w:webHidden/>
              </w:rPr>
              <w:t>10</w:t>
            </w:r>
            <w:r>
              <w:rPr>
                <w:noProof/>
                <w:webHidden/>
              </w:rPr>
              <w:fldChar w:fldCharType="end"/>
            </w:r>
          </w:hyperlink>
        </w:p>
        <w:p w14:paraId="11F590CB" w14:textId="0C9D35A2"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32" w:history="1">
            <w:r w:rsidRPr="00CE73A9">
              <w:rPr>
                <w:rStyle w:val="Hyperlink"/>
                <w:noProof/>
              </w:rPr>
              <w:t>6</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Reference Architecture</w:t>
            </w:r>
            <w:r>
              <w:rPr>
                <w:noProof/>
                <w:webHidden/>
              </w:rPr>
              <w:tab/>
            </w:r>
            <w:r>
              <w:rPr>
                <w:noProof/>
                <w:webHidden/>
              </w:rPr>
              <w:fldChar w:fldCharType="begin"/>
            </w:r>
            <w:r>
              <w:rPr>
                <w:noProof/>
                <w:webHidden/>
              </w:rPr>
              <w:instrText xml:space="preserve"> PAGEREF _Toc240366832 \h </w:instrText>
            </w:r>
            <w:r>
              <w:rPr>
                <w:noProof/>
                <w:webHidden/>
              </w:rPr>
            </w:r>
            <w:r>
              <w:rPr>
                <w:noProof/>
                <w:webHidden/>
              </w:rPr>
              <w:fldChar w:fldCharType="separate"/>
            </w:r>
            <w:r>
              <w:rPr>
                <w:noProof/>
                <w:webHidden/>
              </w:rPr>
              <w:t>13</w:t>
            </w:r>
            <w:r>
              <w:rPr>
                <w:noProof/>
                <w:webHidden/>
              </w:rPr>
              <w:fldChar w:fldCharType="end"/>
            </w:r>
          </w:hyperlink>
        </w:p>
        <w:p w14:paraId="14C08853" w14:textId="79811CA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3" w:history="1">
            <w:r w:rsidRPr="00CE73A9">
              <w:rPr>
                <w:rStyle w:val="Hyperlink"/>
                <w:noProof/>
              </w:rPr>
              <w:t>6.1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Conceptual Reference Architecture</w:t>
            </w:r>
            <w:r>
              <w:rPr>
                <w:noProof/>
                <w:webHidden/>
              </w:rPr>
              <w:tab/>
            </w:r>
            <w:r>
              <w:rPr>
                <w:noProof/>
                <w:webHidden/>
              </w:rPr>
              <w:fldChar w:fldCharType="begin"/>
            </w:r>
            <w:r>
              <w:rPr>
                <w:noProof/>
                <w:webHidden/>
              </w:rPr>
              <w:instrText xml:space="preserve"> PAGEREF _Toc240366833 \h </w:instrText>
            </w:r>
            <w:r>
              <w:rPr>
                <w:noProof/>
                <w:webHidden/>
              </w:rPr>
            </w:r>
            <w:r>
              <w:rPr>
                <w:noProof/>
                <w:webHidden/>
              </w:rPr>
              <w:fldChar w:fldCharType="separate"/>
            </w:r>
            <w:r>
              <w:rPr>
                <w:noProof/>
                <w:webHidden/>
              </w:rPr>
              <w:t>13</w:t>
            </w:r>
            <w:r>
              <w:rPr>
                <w:noProof/>
                <w:webHidden/>
              </w:rPr>
              <w:fldChar w:fldCharType="end"/>
            </w:r>
          </w:hyperlink>
        </w:p>
        <w:p w14:paraId="393AA40E" w14:textId="557B3DF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4" w:history="1">
            <w:r w:rsidRPr="00CE73A9">
              <w:rPr>
                <w:rStyle w:val="Hyperlink"/>
                <w:noProof/>
              </w:rPr>
              <w:t>6.2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Logical Layered Reference Architecture</w:t>
            </w:r>
            <w:r>
              <w:rPr>
                <w:noProof/>
                <w:webHidden/>
              </w:rPr>
              <w:tab/>
            </w:r>
            <w:r>
              <w:rPr>
                <w:noProof/>
                <w:webHidden/>
              </w:rPr>
              <w:fldChar w:fldCharType="begin"/>
            </w:r>
            <w:r>
              <w:rPr>
                <w:noProof/>
                <w:webHidden/>
              </w:rPr>
              <w:instrText xml:space="preserve"> PAGEREF _Toc240366834 \h </w:instrText>
            </w:r>
            <w:r>
              <w:rPr>
                <w:noProof/>
                <w:webHidden/>
              </w:rPr>
            </w:r>
            <w:r>
              <w:rPr>
                <w:noProof/>
                <w:webHidden/>
              </w:rPr>
              <w:fldChar w:fldCharType="separate"/>
            </w:r>
            <w:r>
              <w:rPr>
                <w:noProof/>
                <w:webHidden/>
              </w:rPr>
              <w:t>14</w:t>
            </w:r>
            <w:r>
              <w:rPr>
                <w:noProof/>
                <w:webHidden/>
              </w:rPr>
              <w:fldChar w:fldCharType="end"/>
            </w:r>
          </w:hyperlink>
        </w:p>
        <w:p w14:paraId="19B48701" w14:textId="755FF95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5" w:history="1">
            <w:r w:rsidRPr="00CE73A9">
              <w:rPr>
                <w:rStyle w:val="Hyperlink"/>
                <w:noProof/>
              </w:rPr>
              <w:t>6.3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and Trust Boundary</w:t>
            </w:r>
            <w:r>
              <w:rPr>
                <w:noProof/>
                <w:webHidden/>
              </w:rPr>
              <w:tab/>
            </w:r>
            <w:r>
              <w:rPr>
                <w:noProof/>
                <w:webHidden/>
              </w:rPr>
              <w:fldChar w:fldCharType="begin"/>
            </w:r>
            <w:r>
              <w:rPr>
                <w:noProof/>
                <w:webHidden/>
              </w:rPr>
              <w:instrText xml:space="preserve"> PAGEREF _Toc240366835 \h </w:instrText>
            </w:r>
            <w:r>
              <w:rPr>
                <w:noProof/>
                <w:webHidden/>
              </w:rPr>
            </w:r>
            <w:r>
              <w:rPr>
                <w:noProof/>
                <w:webHidden/>
              </w:rPr>
              <w:fldChar w:fldCharType="separate"/>
            </w:r>
            <w:r>
              <w:rPr>
                <w:noProof/>
                <w:webHidden/>
              </w:rPr>
              <w:t>15</w:t>
            </w:r>
            <w:r>
              <w:rPr>
                <w:noProof/>
                <w:webHidden/>
              </w:rPr>
              <w:fldChar w:fldCharType="end"/>
            </w:r>
          </w:hyperlink>
        </w:p>
        <w:p w14:paraId="3DABE3A4" w14:textId="44A0FF3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6" w:history="1">
            <w:r w:rsidRPr="00CE73A9">
              <w:rPr>
                <w:rStyle w:val="Hyperlink"/>
                <w:noProof/>
              </w:rPr>
              <w:t>6.4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Target Integration Platform</w:t>
            </w:r>
            <w:r>
              <w:rPr>
                <w:noProof/>
                <w:webHidden/>
              </w:rPr>
              <w:tab/>
            </w:r>
            <w:r>
              <w:rPr>
                <w:noProof/>
                <w:webHidden/>
              </w:rPr>
              <w:fldChar w:fldCharType="begin"/>
            </w:r>
            <w:r>
              <w:rPr>
                <w:noProof/>
                <w:webHidden/>
              </w:rPr>
              <w:instrText xml:space="preserve"> PAGEREF _Toc240366836 \h </w:instrText>
            </w:r>
            <w:r>
              <w:rPr>
                <w:noProof/>
                <w:webHidden/>
              </w:rPr>
            </w:r>
            <w:r>
              <w:rPr>
                <w:noProof/>
                <w:webHidden/>
              </w:rPr>
              <w:fldChar w:fldCharType="separate"/>
            </w:r>
            <w:r>
              <w:rPr>
                <w:noProof/>
                <w:webHidden/>
              </w:rPr>
              <w:t>16</w:t>
            </w:r>
            <w:r>
              <w:rPr>
                <w:noProof/>
                <w:webHidden/>
              </w:rPr>
              <w:fldChar w:fldCharType="end"/>
            </w:r>
          </w:hyperlink>
        </w:p>
        <w:p w14:paraId="0648DFDA" w14:textId="14F6046D"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37" w:history="1">
            <w:r w:rsidRPr="00CE73A9">
              <w:rPr>
                <w:rStyle w:val="Hyperlink"/>
                <w:noProof/>
              </w:rPr>
              <w:t>7</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Choosing an Integration Pattern</w:t>
            </w:r>
            <w:r>
              <w:rPr>
                <w:noProof/>
                <w:webHidden/>
              </w:rPr>
              <w:tab/>
            </w:r>
            <w:r>
              <w:rPr>
                <w:noProof/>
                <w:webHidden/>
              </w:rPr>
              <w:fldChar w:fldCharType="begin"/>
            </w:r>
            <w:r>
              <w:rPr>
                <w:noProof/>
                <w:webHidden/>
              </w:rPr>
              <w:instrText xml:space="preserve"> PAGEREF _Toc240366837 \h </w:instrText>
            </w:r>
            <w:r>
              <w:rPr>
                <w:noProof/>
                <w:webHidden/>
              </w:rPr>
            </w:r>
            <w:r>
              <w:rPr>
                <w:noProof/>
                <w:webHidden/>
              </w:rPr>
              <w:fldChar w:fldCharType="separate"/>
            </w:r>
            <w:r>
              <w:rPr>
                <w:noProof/>
                <w:webHidden/>
              </w:rPr>
              <w:t>17</w:t>
            </w:r>
            <w:r>
              <w:rPr>
                <w:noProof/>
                <w:webHidden/>
              </w:rPr>
              <w:fldChar w:fldCharType="end"/>
            </w:r>
          </w:hyperlink>
        </w:p>
        <w:p w14:paraId="34C0566F" w14:textId="5892F69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8" w:history="1">
            <w:r w:rsidRPr="00CE73A9">
              <w:rPr>
                <w:rStyle w:val="Hyperlink"/>
                <w:noProof/>
              </w:rPr>
              <w:t>7.1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Primary Decision Matrix</w:t>
            </w:r>
            <w:r>
              <w:rPr>
                <w:noProof/>
                <w:webHidden/>
              </w:rPr>
              <w:tab/>
            </w:r>
            <w:r>
              <w:rPr>
                <w:noProof/>
                <w:webHidden/>
              </w:rPr>
              <w:fldChar w:fldCharType="begin"/>
            </w:r>
            <w:r>
              <w:rPr>
                <w:noProof/>
                <w:webHidden/>
              </w:rPr>
              <w:instrText xml:space="preserve"> PAGEREF _Toc240366838 \h </w:instrText>
            </w:r>
            <w:r>
              <w:rPr>
                <w:noProof/>
                <w:webHidden/>
              </w:rPr>
            </w:r>
            <w:r>
              <w:rPr>
                <w:noProof/>
                <w:webHidden/>
              </w:rPr>
              <w:fldChar w:fldCharType="separate"/>
            </w:r>
            <w:r>
              <w:rPr>
                <w:noProof/>
                <w:webHidden/>
              </w:rPr>
              <w:t>17</w:t>
            </w:r>
            <w:r>
              <w:rPr>
                <w:noProof/>
                <w:webHidden/>
              </w:rPr>
              <w:fldChar w:fldCharType="end"/>
            </w:r>
          </w:hyperlink>
        </w:p>
        <w:p w14:paraId="51C0A88E" w14:textId="66B9B26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9" w:history="1">
            <w:r w:rsidRPr="00CE73A9">
              <w:rPr>
                <w:rStyle w:val="Hyperlink"/>
                <w:noProof/>
              </w:rPr>
              <w:t>7.2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Common Use Cases</w:t>
            </w:r>
            <w:r>
              <w:rPr>
                <w:noProof/>
                <w:webHidden/>
              </w:rPr>
              <w:tab/>
            </w:r>
            <w:r>
              <w:rPr>
                <w:noProof/>
                <w:webHidden/>
              </w:rPr>
              <w:fldChar w:fldCharType="begin"/>
            </w:r>
            <w:r>
              <w:rPr>
                <w:noProof/>
                <w:webHidden/>
              </w:rPr>
              <w:instrText xml:space="preserve"> PAGEREF _Toc240366839 \h </w:instrText>
            </w:r>
            <w:r>
              <w:rPr>
                <w:noProof/>
                <w:webHidden/>
              </w:rPr>
            </w:r>
            <w:r>
              <w:rPr>
                <w:noProof/>
                <w:webHidden/>
              </w:rPr>
              <w:fldChar w:fldCharType="separate"/>
            </w:r>
            <w:r>
              <w:rPr>
                <w:noProof/>
                <w:webHidden/>
              </w:rPr>
              <w:t>18</w:t>
            </w:r>
            <w:r>
              <w:rPr>
                <w:noProof/>
                <w:webHidden/>
              </w:rPr>
              <w:fldChar w:fldCharType="end"/>
            </w:r>
          </w:hyperlink>
        </w:p>
        <w:p w14:paraId="670F2D52" w14:textId="24923EA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0" w:history="1">
            <w:r w:rsidRPr="00CE73A9">
              <w:rPr>
                <w:rStyle w:val="Hyperlink"/>
                <w:noProof/>
              </w:rPr>
              <w:t>7.3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Detailed Decision Tree</w:t>
            </w:r>
            <w:r>
              <w:rPr>
                <w:noProof/>
                <w:webHidden/>
              </w:rPr>
              <w:tab/>
            </w:r>
            <w:r>
              <w:rPr>
                <w:noProof/>
                <w:webHidden/>
              </w:rPr>
              <w:fldChar w:fldCharType="begin"/>
            </w:r>
            <w:r>
              <w:rPr>
                <w:noProof/>
                <w:webHidden/>
              </w:rPr>
              <w:instrText xml:space="preserve"> PAGEREF _Toc240366840 \h </w:instrText>
            </w:r>
            <w:r>
              <w:rPr>
                <w:noProof/>
                <w:webHidden/>
              </w:rPr>
            </w:r>
            <w:r>
              <w:rPr>
                <w:noProof/>
                <w:webHidden/>
              </w:rPr>
              <w:fldChar w:fldCharType="separate"/>
            </w:r>
            <w:r>
              <w:rPr>
                <w:noProof/>
                <w:webHidden/>
              </w:rPr>
              <w:t>18</w:t>
            </w:r>
            <w:r>
              <w:rPr>
                <w:noProof/>
                <w:webHidden/>
              </w:rPr>
              <w:fldChar w:fldCharType="end"/>
            </w:r>
          </w:hyperlink>
        </w:p>
        <w:p w14:paraId="4C4A858B" w14:textId="71745B7A"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1" w:history="1">
            <w:r w:rsidRPr="00CE73A9">
              <w:rPr>
                <w:rStyle w:val="Hyperlink"/>
                <w:noProof/>
              </w:rPr>
              <w:t>7.4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Example</w:t>
            </w:r>
            <w:r>
              <w:rPr>
                <w:noProof/>
                <w:webHidden/>
              </w:rPr>
              <w:tab/>
            </w:r>
            <w:r>
              <w:rPr>
                <w:noProof/>
                <w:webHidden/>
              </w:rPr>
              <w:fldChar w:fldCharType="begin"/>
            </w:r>
            <w:r>
              <w:rPr>
                <w:noProof/>
                <w:webHidden/>
              </w:rPr>
              <w:instrText xml:space="preserve"> PAGEREF _Toc240366841 \h </w:instrText>
            </w:r>
            <w:r>
              <w:rPr>
                <w:noProof/>
                <w:webHidden/>
              </w:rPr>
            </w:r>
            <w:r>
              <w:rPr>
                <w:noProof/>
                <w:webHidden/>
              </w:rPr>
              <w:fldChar w:fldCharType="separate"/>
            </w:r>
            <w:r>
              <w:rPr>
                <w:noProof/>
                <w:webHidden/>
              </w:rPr>
              <w:t>19</w:t>
            </w:r>
            <w:r>
              <w:rPr>
                <w:noProof/>
                <w:webHidden/>
              </w:rPr>
              <w:fldChar w:fldCharType="end"/>
            </w:r>
          </w:hyperlink>
        </w:p>
        <w:p w14:paraId="61F20EC5" w14:textId="7B5F39EC"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42" w:history="1">
            <w:r w:rsidRPr="00CE73A9">
              <w:rPr>
                <w:rStyle w:val="Hyperlink"/>
                <w:noProof/>
              </w:rPr>
              <w:t>8</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Enterprise Integration Profile and Pattern Catalogue</w:t>
            </w:r>
            <w:r>
              <w:rPr>
                <w:noProof/>
                <w:webHidden/>
              </w:rPr>
              <w:tab/>
            </w:r>
            <w:r>
              <w:rPr>
                <w:noProof/>
                <w:webHidden/>
              </w:rPr>
              <w:fldChar w:fldCharType="begin"/>
            </w:r>
            <w:r>
              <w:rPr>
                <w:noProof/>
                <w:webHidden/>
              </w:rPr>
              <w:instrText xml:space="preserve"> PAGEREF _Toc240366842 \h </w:instrText>
            </w:r>
            <w:r>
              <w:rPr>
                <w:noProof/>
                <w:webHidden/>
              </w:rPr>
            </w:r>
            <w:r>
              <w:rPr>
                <w:noProof/>
                <w:webHidden/>
              </w:rPr>
              <w:fldChar w:fldCharType="separate"/>
            </w:r>
            <w:r>
              <w:rPr>
                <w:noProof/>
                <w:webHidden/>
              </w:rPr>
              <w:t>20</w:t>
            </w:r>
            <w:r>
              <w:rPr>
                <w:noProof/>
                <w:webHidden/>
              </w:rPr>
              <w:fldChar w:fldCharType="end"/>
            </w:r>
          </w:hyperlink>
        </w:p>
        <w:p w14:paraId="1E2D7D46" w14:textId="5B1036D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3" w:history="1">
            <w:r w:rsidRPr="00CE73A9">
              <w:rPr>
                <w:rStyle w:val="Hyperlink"/>
                <w:noProof/>
              </w:rPr>
              <w:t>8.1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Enterprise Pattern Index and Boundary Applicability</w:t>
            </w:r>
            <w:r>
              <w:rPr>
                <w:noProof/>
                <w:webHidden/>
              </w:rPr>
              <w:tab/>
            </w:r>
            <w:r>
              <w:rPr>
                <w:noProof/>
                <w:webHidden/>
              </w:rPr>
              <w:fldChar w:fldCharType="begin"/>
            </w:r>
            <w:r>
              <w:rPr>
                <w:noProof/>
                <w:webHidden/>
              </w:rPr>
              <w:instrText xml:space="preserve"> PAGEREF _Toc240366843 \h </w:instrText>
            </w:r>
            <w:r>
              <w:rPr>
                <w:noProof/>
                <w:webHidden/>
              </w:rPr>
            </w:r>
            <w:r>
              <w:rPr>
                <w:noProof/>
                <w:webHidden/>
              </w:rPr>
              <w:fldChar w:fldCharType="separate"/>
            </w:r>
            <w:r>
              <w:rPr>
                <w:noProof/>
                <w:webHidden/>
              </w:rPr>
              <w:t>20</w:t>
            </w:r>
            <w:r>
              <w:rPr>
                <w:noProof/>
                <w:webHidden/>
              </w:rPr>
              <w:fldChar w:fldCharType="end"/>
            </w:r>
          </w:hyperlink>
        </w:p>
        <w:p w14:paraId="522BBAE0" w14:textId="16C16401"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4" w:history="1">
            <w:r w:rsidRPr="00CE73A9">
              <w:rPr>
                <w:rStyle w:val="Hyperlink"/>
                <w:noProof/>
              </w:rPr>
              <w:t>8.2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Detailed Practitioner Patterns</w:t>
            </w:r>
            <w:r>
              <w:rPr>
                <w:noProof/>
                <w:webHidden/>
              </w:rPr>
              <w:tab/>
            </w:r>
            <w:r>
              <w:rPr>
                <w:noProof/>
                <w:webHidden/>
              </w:rPr>
              <w:fldChar w:fldCharType="begin"/>
            </w:r>
            <w:r>
              <w:rPr>
                <w:noProof/>
                <w:webHidden/>
              </w:rPr>
              <w:instrText xml:space="preserve"> PAGEREF _Toc240366844 \h </w:instrText>
            </w:r>
            <w:r>
              <w:rPr>
                <w:noProof/>
                <w:webHidden/>
              </w:rPr>
            </w:r>
            <w:r>
              <w:rPr>
                <w:noProof/>
                <w:webHidden/>
              </w:rPr>
              <w:fldChar w:fldCharType="separate"/>
            </w:r>
            <w:r>
              <w:rPr>
                <w:noProof/>
                <w:webHidden/>
              </w:rPr>
              <w:t>27</w:t>
            </w:r>
            <w:r>
              <w:rPr>
                <w:noProof/>
                <w:webHidden/>
              </w:rPr>
              <w:fldChar w:fldCharType="end"/>
            </w:r>
          </w:hyperlink>
        </w:p>
        <w:p w14:paraId="72ACF20C" w14:textId="1A79A31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5" w:history="1">
            <w:r w:rsidRPr="00CE73A9">
              <w:rPr>
                <w:rStyle w:val="Hyperlink"/>
                <w:noProof/>
              </w:rPr>
              <w:t>8.3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API Patterns</w:t>
            </w:r>
            <w:r>
              <w:rPr>
                <w:noProof/>
                <w:webHidden/>
              </w:rPr>
              <w:tab/>
            </w:r>
            <w:r>
              <w:rPr>
                <w:noProof/>
                <w:webHidden/>
              </w:rPr>
              <w:fldChar w:fldCharType="begin"/>
            </w:r>
            <w:r>
              <w:rPr>
                <w:noProof/>
                <w:webHidden/>
              </w:rPr>
              <w:instrText xml:space="preserve"> PAGEREF _Toc240366845 \h </w:instrText>
            </w:r>
            <w:r>
              <w:rPr>
                <w:noProof/>
                <w:webHidden/>
              </w:rPr>
            </w:r>
            <w:r>
              <w:rPr>
                <w:noProof/>
                <w:webHidden/>
              </w:rPr>
              <w:fldChar w:fldCharType="separate"/>
            </w:r>
            <w:r>
              <w:rPr>
                <w:noProof/>
                <w:webHidden/>
              </w:rPr>
              <w:t>30</w:t>
            </w:r>
            <w:r>
              <w:rPr>
                <w:noProof/>
                <w:webHidden/>
              </w:rPr>
              <w:fldChar w:fldCharType="end"/>
            </w:r>
          </w:hyperlink>
        </w:p>
        <w:p w14:paraId="6FCEABEB" w14:textId="12F9DA7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6" w:history="1">
            <w:r w:rsidRPr="00CE73A9">
              <w:rPr>
                <w:rStyle w:val="Hyperlink"/>
                <w:noProof/>
              </w:rPr>
              <w:t>8.4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Messaging Patterns</w:t>
            </w:r>
            <w:r>
              <w:rPr>
                <w:noProof/>
                <w:webHidden/>
              </w:rPr>
              <w:tab/>
            </w:r>
            <w:r>
              <w:rPr>
                <w:noProof/>
                <w:webHidden/>
              </w:rPr>
              <w:fldChar w:fldCharType="begin"/>
            </w:r>
            <w:r>
              <w:rPr>
                <w:noProof/>
                <w:webHidden/>
              </w:rPr>
              <w:instrText xml:space="preserve"> PAGEREF _Toc240366846 \h </w:instrText>
            </w:r>
            <w:r>
              <w:rPr>
                <w:noProof/>
                <w:webHidden/>
              </w:rPr>
            </w:r>
            <w:r>
              <w:rPr>
                <w:noProof/>
                <w:webHidden/>
              </w:rPr>
              <w:fldChar w:fldCharType="separate"/>
            </w:r>
            <w:r>
              <w:rPr>
                <w:noProof/>
                <w:webHidden/>
              </w:rPr>
              <w:t>32</w:t>
            </w:r>
            <w:r>
              <w:rPr>
                <w:noProof/>
                <w:webHidden/>
              </w:rPr>
              <w:fldChar w:fldCharType="end"/>
            </w:r>
          </w:hyperlink>
        </w:p>
        <w:p w14:paraId="66A6566C" w14:textId="175E5121"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7" w:history="1">
            <w:r w:rsidRPr="00CE73A9">
              <w:rPr>
                <w:rStyle w:val="Hyperlink"/>
                <w:noProof/>
              </w:rPr>
              <w:t>8.5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Event Patterns</w:t>
            </w:r>
            <w:r>
              <w:rPr>
                <w:noProof/>
                <w:webHidden/>
              </w:rPr>
              <w:tab/>
            </w:r>
            <w:r>
              <w:rPr>
                <w:noProof/>
                <w:webHidden/>
              </w:rPr>
              <w:fldChar w:fldCharType="begin"/>
            </w:r>
            <w:r>
              <w:rPr>
                <w:noProof/>
                <w:webHidden/>
              </w:rPr>
              <w:instrText xml:space="preserve"> PAGEREF _Toc240366847 \h </w:instrText>
            </w:r>
            <w:r>
              <w:rPr>
                <w:noProof/>
                <w:webHidden/>
              </w:rPr>
            </w:r>
            <w:r>
              <w:rPr>
                <w:noProof/>
                <w:webHidden/>
              </w:rPr>
              <w:fldChar w:fldCharType="separate"/>
            </w:r>
            <w:r>
              <w:rPr>
                <w:noProof/>
                <w:webHidden/>
              </w:rPr>
              <w:t>37</w:t>
            </w:r>
            <w:r>
              <w:rPr>
                <w:noProof/>
                <w:webHidden/>
              </w:rPr>
              <w:fldChar w:fldCharType="end"/>
            </w:r>
          </w:hyperlink>
        </w:p>
        <w:p w14:paraId="164E5769" w14:textId="79B7C733"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8" w:history="1">
            <w:r w:rsidRPr="00CE73A9">
              <w:rPr>
                <w:rStyle w:val="Hyperlink"/>
                <w:noProof/>
              </w:rPr>
              <w:t>8.6</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Orchestration Patterns</w:t>
            </w:r>
            <w:r>
              <w:rPr>
                <w:noProof/>
                <w:webHidden/>
              </w:rPr>
              <w:tab/>
            </w:r>
            <w:r>
              <w:rPr>
                <w:noProof/>
                <w:webHidden/>
              </w:rPr>
              <w:fldChar w:fldCharType="begin"/>
            </w:r>
            <w:r>
              <w:rPr>
                <w:noProof/>
                <w:webHidden/>
              </w:rPr>
              <w:instrText xml:space="preserve"> PAGEREF _Toc240366848 \h </w:instrText>
            </w:r>
            <w:r>
              <w:rPr>
                <w:noProof/>
                <w:webHidden/>
              </w:rPr>
            </w:r>
            <w:r>
              <w:rPr>
                <w:noProof/>
                <w:webHidden/>
              </w:rPr>
              <w:fldChar w:fldCharType="separate"/>
            </w:r>
            <w:r>
              <w:rPr>
                <w:noProof/>
                <w:webHidden/>
              </w:rPr>
              <w:t>40</w:t>
            </w:r>
            <w:r>
              <w:rPr>
                <w:noProof/>
                <w:webHidden/>
              </w:rPr>
              <w:fldChar w:fldCharType="end"/>
            </w:r>
          </w:hyperlink>
        </w:p>
        <w:p w14:paraId="567C1961" w14:textId="39D20F2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9" w:history="1">
            <w:r w:rsidRPr="00CE73A9">
              <w:rPr>
                <w:rStyle w:val="Hyperlink"/>
                <w:noProof/>
              </w:rPr>
              <w:t>8.7</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File Patterns</w:t>
            </w:r>
            <w:r>
              <w:rPr>
                <w:noProof/>
                <w:webHidden/>
              </w:rPr>
              <w:tab/>
            </w:r>
            <w:r>
              <w:rPr>
                <w:noProof/>
                <w:webHidden/>
              </w:rPr>
              <w:fldChar w:fldCharType="begin"/>
            </w:r>
            <w:r>
              <w:rPr>
                <w:noProof/>
                <w:webHidden/>
              </w:rPr>
              <w:instrText xml:space="preserve"> PAGEREF _Toc240366849 \h </w:instrText>
            </w:r>
            <w:r>
              <w:rPr>
                <w:noProof/>
                <w:webHidden/>
              </w:rPr>
            </w:r>
            <w:r>
              <w:rPr>
                <w:noProof/>
                <w:webHidden/>
              </w:rPr>
              <w:fldChar w:fldCharType="separate"/>
            </w:r>
            <w:r>
              <w:rPr>
                <w:noProof/>
                <w:webHidden/>
              </w:rPr>
              <w:t>44</w:t>
            </w:r>
            <w:r>
              <w:rPr>
                <w:noProof/>
                <w:webHidden/>
              </w:rPr>
              <w:fldChar w:fldCharType="end"/>
            </w:r>
          </w:hyperlink>
        </w:p>
        <w:p w14:paraId="71E68DF4" w14:textId="45130B2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0" w:history="1">
            <w:r w:rsidRPr="00CE73A9">
              <w:rPr>
                <w:rStyle w:val="Hyperlink"/>
                <w:noProof/>
              </w:rPr>
              <w:t>8.8</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Transformation and Routing Patterns</w:t>
            </w:r>
            <w:r>
              <w:rPr>
                <w:noProof/>
                <w:webHidden/>
              </w:rPr>
              <w:tab/>
            </w:r>
            <w:r>
              <w:rPr>
                <w:noProof/>
                <w:webHidden/>
              </w:rPr>
              <w:fldChar w:fldCharType="begin"/>
            </w:r>
            <w:r>
              <w:rPr>
                <w:noProof/>
                <w:webHidden/>
              </w:rPr>
              <w:instrText xml:space="preserve"> PAGEREF _Toc240366850 \h </w:instrText>
            </w:r>
            <w:r>
              <w:rPr>
                <w:noProof/>
                <w:webHidden/>
              </w:rPr>
            </w:r>
            <w:r>
              <w:rPr>
                <w:noProof/>
                <w:webHidden/>
              </w:rPr>
              <w:fldChar w:fldCharType="separate"/>
            </w:r>
            <w:r>
              <w:rPr>
                <w:noProof/>
                <w:webHidden/>
              </w:rPr>
              <w:t>46</w:t>
            </w:r>
            <w:r>
              <w:rPr>
                <w:noProof/>
                <w:webHidden/>
              </w:rPr>
              <w:fldChar w:fldCharType="end"/>
            </w:r>
          </w:hyperlink>
        </w:p>
        <w:p w14:paraId="34E0C32D" w14:textId="3C33136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1" w:history="1">
            <w:r w:rsidRPr="00CE73A9">
              <w:rPr>
                <w:rStyle w:val="Hyperlink"/>
                <w:noProof/>
              </w:rPr>
              <w:t>8.9</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Anti Patterns</w:t>
            </w:r>
            <w:r>
              <w:rPr>
                <w:noProof/>
                <w:webHidden/>
              </w:rPr>
              <w:tab/>
            </w:r>
            <w:r>
              <w:rPr>
                <w:noProof/>
                <w:webHidden/>
              </w:rPr>
              <w:fldChar w:fldCharType="begin"/>
            </w:r>
            <w:r>
              <w:rPr>
                <w:noProof/>
                <w:webHidden/>
              </w:rPr>
              <w:instrText xml:space="preserve"> PAGEREF _Toc240366851 \h </w:instrText>
            </w:r>
            <w:r>
              <w:rPr>
                <w:noProof/>
                <w:webHidden/>
              </w:rPr>
            </w:r>
            <w:r>
              <w:rPr>
                <w:noProof/>
                <w:webHidden/>
              </w:rPr>
              <w:fldChar w:fldCharType="separate"/>
            </w:r>
            <w:r>
              <w:rPr>
                <w:noProof/>
                <w:webHidden/>
              </w:rPr>
              <w:t>48</w:t>
            </w:r>
            <w:r>
              <w:rPr>
                <w:noProof/>
                <w:webHidden/>
              </w:rPr>
              <w:fldChar w:fldCharType="end"/>
            </w:r>
          </w:hyperlink>
        </w:p>
        <w:p w14:paraId="2DAC60CD" w14:textId="4A4EE870"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2" w:history="1">
            <w:r w:rsidRPr="00CE73A9">
              <w:rPr>
                <w:rStyle w:val="Hyperlink"/>
                <w:noProof/>
              </w:rPr>
              <w:t>9</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Data Platform Position</w:t>
            </w:r>
            <w:r>
              <w:rPr>
                <w:noProof/>
                <w:webHidden/>
              </w:rPr>
              <w:tab/>
            </w:r>
            <w:r>
              <w:rPr>
                <w:noProof/>
                <w:webHidden/>
              </w:rPr>
              <w:fldChar w:fldCharType="begin"/>
            </w:r>
            <w:r>
              <w:rPr>
                <w:noProof/>
                <w:webHidden/>
              </w:rPr>
              <w:instrText xml:space="preserve"> PAGEREF _Toc240366852 \h </w:instrText>
            </w:r>
            <w:r>
              <w:rPr>
                <w:noProof/>
                <w:webHidden/>
              </w:rPr>
            </w:r>
            <w:r>
              <w:rPr>
                <w:noProof/>
                <w:webHidden/>
              </w:rPr>
              <w:fldChar w:fldCharType="separate"/>
            </w:r>
            <w:r>
              <w:rPr>
                <w:noProof/>
                <w:webHidden/>
              </w:rPr>
              <w:t>49</w:t>
            </w:r>
            <w:r>
              <w:rPr>
                <w:noProof/>
                <w:webHidden/>
              </w:rPr>
              <w:fldChar w:fldCharType="end"/>
            </w:r>
          </w:hyperlink>
        </w:p>
        <w:p w14:paraId="490A6EF1" w14:textId="0B837659"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3" w:history="1">
            <w:r w:rsidRPr="00CE73A9">
              <w:rPr>
                <w:rStyle w:val="Hyperlink"/>
                <w:noProof/>
              </w:rPr>
              <w:t>9.1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Core Position</w:t>
            </w:r>
            <w:r>
              <w:rPr>
                <w:noProof/>
                <w:webHidden/>
              </w:rPr>
              <w:tab/>
            </w:r>
            <w:r>
              <w:rPr>
                <w:noProof/>
                <w:webHidden/>
              </w:rPr>
              <w:fldChar w:fldCharType="begin"/>
            </w:r>
            <w:r>
              <w:rPr>
                <w:noProof/>
                <w:webHidden/>
              </w:rPr>
              <w:instrText xml:space="preserve"> PAGEREF _Toc240366853 \h </w:instrText>
            </w:r>
            <w:r>
              <w:rPr>
                <w:noProof/>
                <w:webHidden/>
              </w:rPr>
            </w:r>
            <w:r>
              <w:rPr>
                <w:noProof/>
                <w:webHidden/>
              </w:rPr>
              <w:fldChar w:fldCharType="separate"/>
            </w:r>
            <w:r>
              <w:rPr>
                <w:noProof/>
                <w:webHidden/>
              </w:rPr>
              <w:t>49</w:t>
            </w:r>
            <w:r>
              <w:rPr>
                <w:noProof/>
                <w:webHidden/>
              </w:rPr>
              <w:fldChar w:fldCharType="end"/>
            </w:r>
          </w:hyperlink>
        </w:p>
        <w:p w14:paraId="304EDE8E" w14:textId="752CCC4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4" w:history="1">
            <w:r w:rsidRPr="00CE73A9">
              <w:rPr>
                <w:rStyle w:val="Hyperlink"/>
                <w:noProof/>
              </w:rPr>
              <w:t>9.2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Appropriate Uses</w:t>
            </w:r>
            <w:r>
              <w:rPr>
                <w:noProof/>
                <w:webHidden/>
              </w:rPr>
              <w:tab/>
            </w:r>
            <w:r>
              <w:rPr>
                <w:noProof/>
                <w:webHidden/>
              </w:rPr>
              <w:fldChar w:fldCharType="begin"/>
            </w:r>
            <w:r>
              <w:rPr>
                <w:noProof/>
                <w:webHidden/>
              </w:rPr>
              <w:instrText xml:space="preserve"> PAGEREF _Toc240366854 \h </w:instrText>
            </w:r>
            <w:r>
              <w:rPr>
                <w:noProof/>
                <w:webHidden/>
              </w:rPr>
            </w:r>
            <w:r>
              <w:rPr>
                <w:noProof/>
                <w:webHidden/>
              </w:rPr>
              <w:fldChar w:fldCharType="separate"/>
            </w:r>
            <w:r>
              <w:rPr>
                <w:noProof/>
                <w:webHidden/>
              </w:rPr>
              <w:t>49</w:t>
            </w:r>
            <w:r>
              <w:rPr>
                <w:noProof/>
                <w:webHidden/>
              </w:rPr>
              <w:fldChar w:fldCharType="end"/>
            </w:r>
          </w:hyperlink>
        </w:p>
        <w:p w14:paraId="5CBCC09B" w14:textId="308BCC8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5" w:history="1">
            <w:r w:rsidRPr="00CE73A9">
              <w:rPr>
                <w:rStyle w:val="Hyperlink"/>
                <w:noProof/>
              </w:rPr>
              <w:t>9.3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Inappropriate Uses</w:t>
            </w:r>
            <w:r>
              <w:rPr>
                <w:noProof/>
                <w:webHidden/>
              </w:rPr>
              <w:tab/>
            </w:r>
            <w:r>
              <w:rPr>
                <w:noProof/>
                <w:webHidden/>
              </w:rPr>
              <w:fldChar w:fldCharType="begin"/>
            </w:r>
            <w:r>
              <w:rPr>
                <w:noProof/>
                <w:webHidden/>
              </w:rPr>
              <w:instrText xml:space="preserve"> PAGEREF _Toc240366855 \h </w:instrText>
            </w:r>
            <w:r>
              <w:rPr>
                <w:noProof/>
                <w:webHidden/>
              </w:rPr>
            </w:r>
            <w:r>
              <w:rPr>
                <w:noProof/>
                <w:webHidden/>
              </w:rPr>
              <w:fldChar w:fldCharType="separate"/>
            </w:r>
            <w:r>
              <w:rPr>
                <w:noProof/>
                <w:webHidden/>
              </w:rPr>
              <w:t>49</w:t>
            </w:r>
            <w:r>
              <w:rPr>
                <w:noProof/>
                <w:webHidden/>
              </w:rPr>
              <w:fldChar w:fldCharType="end"/>
            </w:r>
          </w:hyperlink>
        </w:p>
        <w:p w14:paraId="5035DE0A" w14:textId="45C9390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6" w:history="1">
            <w:r w:rsidRPr="00CE73A9">
              <w:rPr>
                <w:rStyle w:val="Hyperlink"/>
                <w:noProof/>
              </w:rPr>
              <w:t>9.4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Exchange Patterns</w:t>
            </w:r>
            <w:r>
              <w:rPr>
                <w:noProof/>
                <w:webHidden/>
              </w:rPr>
              <w:tab/>
            </w:r>
            <w:r>
              <w:rPr>
                <w:noProof/>
                <w:webHidden/>
              </w:rPr>
              <w:fldChar w:fldCharType="begin"/>
            </w:r>
            <w:r>
              <w:rPr>
                <w:noProof/>
                <w:webHidden/>
              </w:rPr>
              <w:instrText xml:space="preserve"> PAGEREF _Toc240366856 \h </w:instrText>
            </w:r>
            <w:r>
              <w:rPr>
                <w:noProof/>
                <w:webHidden/>
              </w:rPr>
            </w:r>
            <w:r>
              <w:rPr>
                <w:noProof/>
                <w:webHidden/>
              </w:rPr>
              <w:fldChar w:fldCharType="separate"/>
            </w:r>
            <w:r>
              <w:rPr>
                <w:noProof/>
                <w:webHidden/>
              </w:rPr>
              <w:t>49</w:t>
            </w:r>
            <w:r>
              <w:rPr>
                <w:noProof/>
                <w:webHidden/>
              </w:rPr>
              <w:fldChar w:fldCharType="end"/>
            </w:r>
          </w:hyperlink>
        </w:p>
        <w:p w14:paraId="3D93F668" w14:textId="5113C06A"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7" w:history="1">
            <w:r w:rsidRPr="00CE73A9">
              <w:rPr>
                <w:rStyle w:val="Hyperlink"/>
                <w:noProof/>
              </w:rPr>
              <w:t>10</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Insurance Integration Scenarios</w:t>
            </w:r>
            <w:r>
              <w:rPr>
                <w:noProof/>
                <w:webHidden/>
              </w:rPr>
              <w:tab/>
            </w:r>
            <w:r>
              <w:rPr>
                <w:noProof/>
                <w:webHidden/>
              </w:rPr>
              <w:fldChar w:fldCharType="begin"/>
            </w:r>
            <w:r>
              <w:rPr>
                <w:noProof/>
                <w:webHidden/>
              </w:rPr>
              <w:instrText xml:space="preserve"> PAGEREF _Toc240366857 \h </w:instrText>
            </w:r>
            <w:r>
              <w:rPr>
                <w:noProof/>
                <w:webHidden/>
              </w:rPr>
            </w:r>
            <w:r>
              <w:rPr>
                <w:noProof/>
                <w:webHidden/>
              </w:rPr>
              <w:fldChar w:fldCharType="separate"/>
            </w:r>
            <w:r>
              <w:rPr>
                <w:noProof/>
                <w:webHidden/>
              </w:rPr>
              <w:t>57</w:t>
            </w:r>
            <w:r>
              <w:rPr>
                <w:noProof/>
                <w:webHidden/>
              </w:rPr>
              <w:fldChar w:fldCharType="end"/>
            </w:r>
          </w:hyperlink>
        </w:p>
        <w:p w14:paraId="7060C646" w14:textId="37692059"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8" w:history="1">
            <w:r w:rsidRPr="00CE73A9">
              <w:rPr>
                <w:rStyle w:val="Hyperlink"/>
                <w:noProof/>
              </w:rPr>
              <w:t>11</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Security and Operational Excellence</w:t>
            </w:r>
            <w:r>
              <w:rPr>
                <w:noProof/>
                <w:webHidden/>
              </w:rPr>
              <w:tab/>
            </w:r>
            <w:r>
              <w:rPr>
                <w:noProof/>
                <w:webHidden/>
              </w:rPr>
              <w:fldChar w:fldCharType="begin"/>
            </w:r>
            <w:r>
              <w:rPr>
                <w:noProof/>
                <w:webHidden/>
              </w:rPr>
              <w:instrText xml:space="preserve"> PAGEREF _Toc240366858 \h </w:instrText>
            </w:r>
            <w:r>
              <w:rPr>
                <w:noProof/>
                <w:webHidden/>
              </w:rPr>
            </w:r>
            <w:r>
              <w:rPr>
                <w:noProof/>
                <w:webHidden/>
              </w:rPr>
              <w:fldChar w:fldCharType="separate"/>
            </w:r>
            <w:r>
              <w:rPr>
                <w:noProof/>
                <w:webHidden/>
              </w:rPr>
              <w:t>58</w:t>
            </w:r>
            <w:r>
              <w:rPr>
                <w:noProof/>
                <w:webHidden/>
              </w:rPr>
              <w:fldChar w:fldCharType="end"/>
            </w:r>
          </w:hyperlink>
        </w:p>
        <w:p w14:paraId="4BA36B1B" w14:textId="52F28FE6"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9" w:history="1">
            <w:r w:rsidRPr="00CE73A9">
              <w:rPr>
                <w:rStyle w:val="Hyperlink"/>
                <w:noProof/>
              </w:rPr>
              <w:t>11.1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Principles</w:t>
            </w:r>
            <w:r>
              <w:rPr>
                <w:noProof/>
                <w:webHidden/>
              </w:rPr>
              <w:tab/>
            </w:r>
            <w:r>
              <w:rPr>
                <w:noProof/>
                <w:webHidden/>
              </w:rPr>
              <w:fldChar w:fldCharType="begin"/>
            </w:r>
            <w:r>
              <w:rPr>
                <w:noProof/>
                <w:webHidden/>
              </w:rPr>
              <w:instrText xml:space="preserve"> PAGEREF _Toc240366859 \h </w:instrText>
            </w:r>
            <w:r>
              <w:rPr>
                <w:noProof/>
                <w:webHidden/>
              </w:rPr>
            </w:r>
            <w:r>
              <w:rPr>
                <w:noProof/>
                <w:webHidden/>
              </w:rPr>
              <w:fldChar w:fldCharType="separate"/>
            </w:r>
            <w:r>
              <w:rPr>
                <w:noProof/>
                <w:webHidden/>
              </w:rPr>
              <w:t>58</w:t>
            </w:r>
            <w:r>
              <w:rPr>
                <w:noProof/>
                <w:webHidden/>
              </w:rPr>
              <w:fldChar w:fldCharType="end"/>
            </w:r>
          </w:hyperlink>
        </w:p>
        <w:p w14:paraId="5750D86D" w14:textId="6903C99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0" w:history="1">
            <w:r w:rsidRPr="00CE73A9">
              <w:rPr>
                <w:rStyle w:val="Hyperlink"/>
                <w:noProof/>
              </w:rPr>
              <w:t>11.2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Data Protection and Classification</w:t>
            </w:r>
            <w:r>
              <w:rPr>
                <w:noProof/>
                <w:webHidden/>
              </w:rPr>
              <w:tab/>
            </w:r>
            <w:r>
              <w:rPr>
                <w:noProof/>
                <w:webHidden/>
              </w:rPr>
              <w:fldChar w:fldCharType="begin"/>
            </w:r>
            <w:r>
              <w:rPr>
                <w:noProof/>
                <w:webHidden/>
              </w:rPr>
              <w:instrText xml:space="preserve"> PAGEREF _Toc240366860 \h </w:instrText>
            </w:r>
            <w:r>
              <w:rPr>
                <w:noProof/>
                <w:webHidden/>
              </w:rPr>
            </w:r>
            <w:r>
              <w:rPr>
                <w:noProof/>
                <w:webHidden/>
              </w:rPr>
              <w:fldChar w:fldCharType="separate"/>
            </w:r>
            <w:r>
              <w:rPr>
                <w:noProof/>
                <w:webHidden/>
              </w:rPr>
              <w:t>59</w:t>
            </w:r>
            <w:r>
              <w:rPr>
                <w:noProof/>
                <w:webHidden/>
              </w:rPr>
              <w:fldChar w:fldCharType="end"/>
            </w:r>
          </w:hyperlink>
        </w:p>
        <w:p w14:paraId="538BC3D5" w14:textId="687209D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1" w:history="1">
            <w:r w:rsidRPr="00CE73A9">
              <w:rPr>
                <w:rStyle w:val="Hyperlink"/>
                <w:noProof/>
              </w:rPr>
              <w:t>11.3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Observability and Monitoring</w:t>
            </w:r>
            <w:r>
              <w:rPr>
                <w:noProof/>
                <w:webHidden/>
              </w:rPr>
              <w:tab/>
            </w:r>
            <w:r>
              <w:rPr>
                <w:noProof/>
                <w:webHidden/>
              </w:rPr>
              <w:fldChar w:fldCharType="begin"/>
            </w:r>
            <w:r>
              <w:rPr>
                <w:noProof/>
                <w:webHidden/>
              </w:rPr>
              <w:instrText xml:space="preserve"> PAGEREF _Toc240366861 \h </w:instrText>
            </w:r>
            <w:r>
              <w:rPr>
                <w:noProof/>
                <w:webHidden/>
              </w:rPr>
            </w:r>
            <w:r>
              <w:rPr>
                <w:noProof/>
                <w:webHidden/>
              </w:rPr>
              <w:fldChar w:fldCharType="separate"/>
            </w:r>
            <w:r>
              <w:rPr>
                <w:noProof/>
                <w:webHidden/>
              </w:rPr>
              <w:t>59</w:t>
            </w:r>
            <w:r>
              <w:rPr>
                <w:noProof/>
                <w:webHidden/>
              </w:rPr>
              <w:fldChar w:fldCharType="end"/>
            </w:r>
          </w:hyperlink>
        </w:p>
        <w:p w14:paraId="33E4B459" w14:textId="0788A63F"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2" w:history="1">
            <w:r w:rsidRPr="00CE73A9">
              <w:rPr>
                <w:rStyle w:val="Hyperlink"/>
                <w:noProof/>
              </w:rPr>
              <w:t>11.4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Operational Excellence</w:t>
            </w:r>
            <w:r>
              <w:rPr>
                <w:noProof/>
                <w:webHidden/>
              </w:rPr>
              <w:tab/>
            </w:r>
            <w:r>
              <w:rPr>
                <w:noProof/>
                <w:webHidden/>
              </w:rPr>
              <w:fldChar w:fldCharType="begin"/>
            </w:r>
            <w:r>
              <w:rPr>
                <w:noProof/>
                <w:webHidden/>
              </w:rPr>
              <w:instrText xml:space="preserve"> PAGEREF _Toc240366862 \h </w:instrText>
            </w:r>
            <w:r>
              <w:rPr>
                <w:noProof/>
                <w:webHidden/>
              </w:rPr>
            </w:r>
            <w:r>
              <w:rPr>
                <w:noProof/>
                <w:webHidden/>
              </w:rPr>
              <w:fldChar w:fldCharType="separate"/>
            </w:r>
            <w:r>
              <w:rPr>
                <w:noProof/>
                <w:webHidden/>
              </w:rPr>
              <w:t>60</w:t>
            </w:r>
            <w:r>
              <w:rPr>
                <w:noProof/>
                <w:webHidden/>
              </w:rPr>
              <w:fldChar w:fldCharType="end"/>
            </w:r>
          </w:hyperlink>
        </w:p>
        <w:p w14:paraId="67E7785F" w14:textId="6136B863"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3" w:history="1">
            <w:r w:rsidRPr="00CE73A9">
              <w:rPr>
                <w:rStyle w:val="Hyperlink"/>
                <w:noProof/>
              </w:rPr>
              <w:t>11.5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Delivery Pipeline</w:t>
            </w:r>
            <w:r>
              <w:rPr>
                <w:noProof/>
                <w:webHidden/>
              </w:rPr>
              <w:tab/>
            </w:r>
            <w:r>
              <w:rPr>
                <w:noProof/>
                <w:webHidden/>
              </w:rPr>
              <w:fldChar w:fldCharType="begin"/>
            </w:r>
            <w:r>
              <w:rPr>
                <w:noProof/>
                <w:webHidden/>
              </w:rPr>
              <w:instrText xml:space="preserve"> PAGEREF _Toc240366863 \h </w:instrText>
            </w:r>
            <w:r>
              <w:rPr>
                <w:noProof/>
                <w:webHidden/>
              </w:rPr>
            </w:r>
            <w:r>
              <w:rPr>
                <w:noProof/>
                <w:webHidden/>
              </w:rPr>
              <w:fldChar w:fldCharType="separate"/>
            </w:r>
            <w:r>
              <w:rPr>
                <w:noProof/>
                <w:webHidden/>
              </w:rPr>
              <w:t>60</w:t>
            </w:r>
            <w:r>
              <w:rPr>
                <w:noProof/>
                <w:webHidden/>
              </w:rPr>
              <w:fldChar w:fldCharType="end"/>
            </w:r>
          </w:hyperlink>
        </w:p>
        <w:p w14:paraId="3601BDA3" w14:textId="1635CB25"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64" w:history="1">
            <w:r w:rsidRPr="00CE73A9">
              <w:rPr>
                <w:rStyle w:val="Hyperlink"/>
                <w:noProof/>
              </w:rPr>
              <w:t>12</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Guardrails</w:t>
            </w:r>
            <w:r>
              <w:rPr>
                <w:noProof/>
                <w:webHidden/>
              </w:rPr>
              <w:tab/>
            </w:r>
            <w:r>
              <w:rPr>
                <w:noProof/>
                <w:webHidden/>
              </w:rPr>
              <w:fldChar w:fldCharType="begin"/>
            </w:r>
            <w:r>
              <w:rPr>
                <w:noProof/>
                <w:webHidden/>
              </w:rPr>
              <w:instrText xml:space="preserve"> PAGEREF _Toc240366864 \h </w:instrText>
            </w:r>
            <w:r>
              <w:rPr>
                <w:noProof/>
                <w:webHidden/>
              </w:rPr>
            </w:r>
            <w:r>
              <w:rPr>
                <w:noProof/>
                <w:webHidden/>
              </w:rPr>
              <w:fldChar w:fldCharType="separate"/>
            </w:r>
            <w:r>
              <w:rPr>
                <w:noProof/>
                <w:webHidden/>
              </w:rPr>
              <w:t>62</w:t>
            </w:r>
            <w:r>
              <w:rPr>
                <w:noProof/>
                <w:webHidden/>
              </w:rPr>
              <w:fldChar w:fldCharType="end"/>
            </w:r>
          </w:hyperlink>
        </w:p>
        <w:p w14:paraId="7BD4E9FB" w14:textId="410BFE7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5" w:history="1">
            <w:r w:rsidRPr="00CE73A9">
              <w:rPr>
                <w:rStyle w:val="Hyperlink"/>
                <w:noProof/>
              </w:rPr>
              <w:t>12.1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Mandatory Guardrails</w:t>
            </w:r>
            <w:r>
              <w:rPr>
                <w:noProof/>
                <w:webHidden/>
              </w:rPr>
              <w:tab/>
            </w:r>
            <w:r>
              <w:rPr>
                <w:noProof/>
                <w:webHidden/>
              </w:rPr>
              <w:fldChar w:fldCharType="begin"/>
            </w:r>
            <w:r>
              <w:rPr>
                <w:noProof/>
                <w:webHidden/>
              </w:rPr>
              <w:instrText xml:space="preserve"> PAGEREF _Toc240366865 \h </w:instrText>
            </w:r>
            <w:r>
              <w:rPr>
                <w:noProof/>
                <w:webHidden/>
              </w:rPr>
            </w:r>
            <w:r>
              <w:rPr>
                <w:noProof/>
                <w:webHidden/>
              </w:rPr>
              <w:fldChar w:fldCharType="separate"/>
            </w:r>
            <w:r>
              <w:rPr>
                <w:noProof/>
                <w:webHidden/>
              </w:rPr>
              <w:t>62</w:t>
            </w:r>
            <w:r>
              <w:rPr>
                <w:noProof/>
                <w:webHidden/>
              </w:rPr>
              <w:fldChar w:fldCharType="end"/>
            </w:r>
          </w:hyperlink>
        </w:p>
        <w:p w14:paraId="3221453C" w14:textId="685AB5B9"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6" w:history="1">
            <w:r w:rsidRPr="00CE73A9">
              <w:rPr>
                <w:rStyle w:val="Hyperlink"/>
                <w:noProof/>
              </w:rPr>
              <w:t>12.2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When you need to deviate</w:t>
            </w:r>
            <w:r>
              <w:rPr>
                <w:noProof/>
                <w:webHidden/>
              </w:rPr>
              <w:tab/>
            </w:r>
            <w:r>
              <w:rPr>
                <w:noProof/>
                <w:webHidden/>
              </w:rPr>
              <w:fldChar w:fldCharType="begin"/>
            </w:r>
            <w:r>
              <w:rPr>
                <w:noProof/>
                <w:webHidden/>
              </w:rPr>
              <w:instrText xml:space="preserve"> PAGEREF _Toc240366866 \h </w:instrText>
            </w:r>
            <w:r>
              <w:rPr>
                <w:noProof/>
                <w:webHidden/>
              </w:rPr>
            </w:r>
            <w:r>
              <w:rPr>
                <w:noProof/>
                <w:webHidden/>
              </w:rPr>
              <w:fldChar w:fldCharType="separate"/>
            </w:r>
            <w:r>
              <w:rPr>
                <w:noProof/>
                <w:webHidden/>
              </w:rPr>
              <w:t>62</w:t>
            </w:r>
            <w:r>
              <w:rPr>
                <w:noProof/>
                <w:webHidden/>
              </w:rPr>
              <w:fldChar w:fldCharType="end"/>
            </w:r>
          </w:hyperlink>
        </w:p>
        <w:p w14:paraId="4169DCCC" w14:textId="7306848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7" w:history="1">
            <w:r w:rsidRPr="00CE73A9">
              <w:rPr>
                <w:rStyle w:val="Hyperlink"/>
                <w:noProof/>
              </w:rPr>
              <w:t>12.3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Per-Pattern Security Conformance</w:t>
            </w:r>
            <w:r>
              <w:rPr>
                <w:noProof/>
                <w:webHidden/>
              </w:rPr>
              <w:tab/>
            </w:r>
            <w:r>
              <w:rPr>
                <w:noProof/>
                <w:webHidden/>
              </w:rPr>
              <w:fldChar w:fldCharType="begin"/>
            </w:r>
            <w:r>
              <w:rPr>
                <w:noProof/>
                <w:webHidden/>
              </w:rPr>
              <w:instrText xml:space="preserve"> PAGEREF _Toc240366867 \h </w:instrText>
            </w:r>
            <w:r>
              <w:rPr>
                <w:noProof/>
                <w:webHidden/>
              </w:rPr>
            </w:r>
            <w:r>
              <w:rPr>
                <w:noProof/>
                <w:webHidden/>
              </w:rPr>
              <w:fldChar w:fldCharType="separate"/>
            </w:r>
            <w:r>
              <w:rPr>
                <w:noProof/>
                <w:webHidden/>
              </w:rPr>
              <w:t>63</w:t>
            </w:r>
            <w:r>
              <w:rPr>
                <w:noProof/>
                <w:webHidden/>
              </w:rPr>
              <w:fldChar w:fldCharType="end"/>
            </w:r>
          </w:hyperlink>
        </w:p>
        <w:p w14:paraId="15485B53" w14:textId="149B6DE2"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68" w:history="1">
            <w:r w:rsidRPr="00CE73A9">
              <w:rPr>
                <w:rStyle w:val="Hyperlink"/>
                <w:noProof/>
              </w:rPr>
              <w:t>13</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TDA Governance and Exceptions</w:t>
            </w:r>
            <w:r>
              <w:rPr>
                <w:noProof/>
                <w:webHidden/>
              </w:rPr>
              <w:tab/>
            </w:r>
            <w:r>
              <w:rPr>
                <w:noProof/>
                <w:webHidden/>
              </w:rPr>
              <w:fldChar w:fldCharType="begin"/>
            </w:r>
            <w:r>
              <w:rPr>
                <w:noProof/>
                <w:webHidden/>
              </w:rPr>
              <w:instrText xml:space="preserve"> PAGEREF _Toc240366868 \h </w:instrText>
            </w:r>
            <w:r>
              <w:rPr>
                <w:noProof/>
                <w:webHidden/>
              </w:rPr>
            </w:r>
            <w:r>
              <w:rPr>
                <w:noProof/>
                <w:webHidden/>
              </w:rPr>
              <w:fldChar w:fldCharType="separate"/>
            </w:r>
            <w:r>
              <w:rPr>
                <w:noProof/>
                <w:webHidden/>
              </w:rPr>
              <w:t>71</w:t>
            </w:r>
            <w:r>
              <w:rPr>
                <w:noProof/>
                <w:webHidden/>
              </w:rPr>
              <w:fldChar w:fldCharType="end"/>
            </w:r>
          </w:hyperlink>
        </w:p>
        <w:p w14:paraId="13E43122" w14:textId="28EF351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9" w:history="1">
            <w:r w:rsidRPr="00CE73A9">
              <w:rPr>
                <w:rStyle w:val="Hyperlink"/>
                <w:noProof/>
              </w:rPr>
              <w:t>13.1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TDA Gates</w:t>
            </w:r>
            <w:r>
              <w:rPr>
                <w:noProof/>
                <w:webHidden/>
              </w:rPr>
              <w:tab/>
            </w:r>
            <w:r>
              <w:rPr>
                <w:noProof/>
                <w:webHidden/>
              </w:rPr>
              <w:fldChar w:fldCharType="begin"/>
            </w:r>
            <w:r>
              <w:rPr>
                <w:noProof/>
                <w:webHidden/>
              </w:rPr>
              <w:instrText xml:space="preserve"> PAGEREF _Toc240366869 \h </w:instrText>
            </w:r>
            <w:r>
              <w:rPr>
                <w:noProof/>
                <w:webHidden/>
              </w:rPr>
            </w:r>
            <w:r>
              <w:rPr>
                <w:noProof/>
                <w:webHidden/>
              </w:rPr>
              <w:fldChar w:fldCharType="separate"/>
            </w:r>
            <w:r>
              <w:rPr>
                <w:noProof/>
                <w:webHidden/>
              </w:rPr>
              <w:t>71</w:t>
            </w:r>
            <w:r>
              <w:rPr>
                <w:noProof/>
                <w:webHidden/>
              </w:rPr>
              <w:fldChar w:fldCharType="end"/>
            </w:r>
          </w:hyperlink>
        </w:p>
        <w:p w14:paraId="343D9EBF" w14:textId="13CC260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0" w:history="1">
            <w:r w:rsidRPr="00CE73A9">
              <w:rPr>
                <w:rStyle w:val="Hyperlink"/>
                <w:noProof/>
              </w:rPr>
              <w:t>13.2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Conformance</w:t>
            </w:r>
            <w:r>
              <w:rPr>
                <w:noProof/>
                <w:webHidden/>
              </w:rPr>
              <w:tab/>
            </w:r>
            <w:r>
              <w:rPr>
                <w:noProof/>
                <w:webHidden/>
              </w:rPr>
              <w:fldChar w:fldCharType="begin"/>
            </w:r>
            <w:r>
              <w:rPr>
                <w:noProof/>
                <w:webHidden/>
              </w:rPr>
              <w:instrText xml:space="preserve"> PAGEREF _Toc240366870 \h </w:instrText>
            </w:r>
            <w:r>
              <w:rPr>
                <w:noProof/>
                <w:webHidden/>
              </w:rPr>
            </w:r>
            <w:r>
              <w:rPr>
                <w:noProof/>
                <w:webHidden/>
              </w:rPr>
              <w:fldChar w:fldCharType="separate"/>
            </w:r>
            <w:r>
              <w:rPr>
                <w:noProof/>
                <w:webHidden/>
              </w:rPr>
              <w:t>71</w:t>
            </w:r>
            <w:r>
              <w:rPr>
                <w:noProof/>
                <w:webHidden/>
              </w:rPr>
              <w:fldChar w:fldCharType="end"/>
            </w:r>
          </w:hyperlink>
        </w:p>
        <w:p w14:paraId="3AFFE479" w14:textId="2EBD94CD"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1" w:history="1">
            <w:r w:rsidRPr="00CE73A9">
              <w:rPr>
                <w:rStyle w:val="Hyperlink"/>
                <w:noProof/>
              </w:rPr>
              <w:t>13.3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Exceptions</w:t>
            </w:r>
            <w:r>
              <w:rPr>
                <w:noProof/>
                <w:webHidden/>
              </w:rPr>
              <w:tab/>
            </w:r>
            <w:r>
              <w:rPr>
                <w:noProof/>
                <w:webHidden/>
              </w:rPr>
              <w:fldChar w:fldCharType="begin"/>
            </w:r>
            <w:r>
              <w:rPr>
                <w:noProof/>
                <w:webHidden/>
              </w:rPr>
              <w:instrText xml:space="preserve"> PAGEREF _Toc240366871 \h </w:instrText>
            </w:r>
            <w:r>
              <w:rPr>
                <w:noProof/>
                <w:webHidden/>
              </w:rPr>
            </w:r>
            <w:r>
              <w:rPr>
                <w:noProof/>
                <w:webHidden/>
              </w:rPr>
              <w:fldChar w:fldCharType="separate"/>
            </w:r>
            <w:r>
              <w:rPr>
                <w:noProof/>
                <w:webHidden/>
              </w:rPr>
              <w:t>71</w:t>
            </w:r>
            <w:r>
              <w:rPr>
                <w:noProof/>
                <w:webHidden/>
              </w:rPr>
              <w:fldChar w:fldCharType="end"/>
            </w:r>
          </w:hyperlink>
        </w:p>
        <w:p w14:paraId="05ECBCB1" w14:textId="05B35861"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2" w:history="1">
            <w:r w:rsidRPr="00CE73A9">
              <w:rPr>
                <w:rStyle w:val="Hyperlink"/>
                <w:noProof/>
              </w:rPr>
              <w:t>14</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Glossary</w:t>
            </w:r>
            <w:r>
              <w:rPr>
                <w:noProof/>
                <w:webHidden/>
              </w:rPr>
              <w:tab/>
            </w:r>
            <w:r>
              <w:rPr>
                <w:noProof/>
                <w:webHidden/>
              </w:rPr>
              <w:fldChar w:fldCharType="begin"/>
            </w:r>
            <w:r>
              <w:rPr>
                <w:noProof/>
                <w:webHidden/>
              </w:rPr>
              <w:instrText xml:space="preserve"> PAGEREF _Toc240366872 \h </w:instrText>
            </w:r>
            <w:r>
              <w:rPr>
                <w:noProof/>
                <w:webHidden/>
              </w:rPr>
            </w:r>
            <w:r>
              <w:rPr>
                <w:noProof/>
                <w:webHidden/>
              </w:rPr>
              <w:fldChar w:fldCharType="separate"/>
            </w:r>
            <w:r>
              <w:rPr>
                <w:noProof/>
                <w:webHidden/>
              </w:rPr>
              <w:t>72</w:t>
            </w:r>
            <w:r>
              <w:rPr>
                <w:noProof/>
                <w:webHidden/>
              </w:rPr>
              <w:fldChar w:fldCharType="end"/>
            </w:r>
          </w:hyperlink>
        </w:p>
        <w:p w14:paraId="660F97C2" w14:textId="06C338EB"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3" w:history="1">
            <w:r w:rsidRPr="00CE73A9">
              <w:rPr>
                <w:rStyle w:val="Hyperlink"/>
                <w:noProof/>
              </w:rPr>
              <w:t>15</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Cross-Reference and Traceability</w:t>
            </w:r>
            <w:r>
              <w:rPr>
                <w:noProof/>
                <w:webHidden/>
              </w:rPr>
              <w:tab/>
            </w:r>
            <w:r>
              <w:rPr>
                <w:noProof/>
                <w:webHidden/>
              </w:rPr>
              <w:fldChar w:fldCharType="begin"/>
            </w:r>
            <w:r>
              <w:rPr>
                <w:noProof/>
                <w:webHidden/>
              </w:rPr>
              <w:instrText xml:space="preserve"> PAGEREF _Toc240366873 \h </w:instrText>
            </w:r>
            <w:r>
              <w:rPr>
                <w:noProof/>
                <w:webHidden/>
              </w:rPr>
            </w:r>
            <w:r>
              <w:rPr>
                <w:noProof/>
                <w:webHidden/>
              </w:rPr>
              <w:fldChar w:fldCharType="separate"/>
            </w:r>
            <w:r>
              <w:rPr>
                <w:noProof/>
                <w:webHidden/>
              </w:rPr>
              <w:t>73</w:t>
            </w:r>
            <w:r>
              <w:rPr>
                <w:noProof/>
                <w:webHidden/>
              </w:rPr>
              <w:fldChar w:fldCharType="end"/>
            </w:r>
          </w:hyperlink>
        </w:p>
        <w:p w14:paraId="7F3DD5EC" w14:textId="4F55177D"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4" w:history="1">
            <w:r w:rsidRPr="00CE73A9">
              <w:rPr>
                <w:rStyle w:val="Hyperlink"/>
                <w:noProof/>
              </w:rPr>
              <w:t>15.1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Pattern Grouping</w:t>
            </w:r>
            <w:r>
              <w:rPr>
                <w:noProof/>
                <w:webHidden/>
              </w:rPr>
              <w:tab/>
            </w:r>
            <w:r>
              <w:rPr>
                <w:noProof/>
                <w:webHidden/>
              </w:rPr>
              <w:fldChar w:fldCharType="begin"/>
            </w:r>
            <w:r>
              <w:rPr>
                <w:noProof/>
                <w:webHidden/>
              </w:rPr>
              <w:instrText xml:space="preserve"> PAGEREF _Toc240366874 \h </w:instrText>
            </w:r>
            <w:r>
              <w:rPr>
                <w:noProof/>
                <w:webHidden/>
              </w:rPr>
            </w:r>
            <w:r>
              <w:rPr>
                <w:noProof/>
                <w:webHidden/>
              </w:rPr>
              <w:fldChar w:fldCharType="separate"/>
            </w:r>
            <w:r>
              <w:rPr>
                <w:noProof/>
                <w:webHidden/>
              </w:rPr>
              <w:t>73</w:t>
            </w:r>
            <w:r>
              <w:rPr>
                <w:noProof/>
                <w:webHidden/>
              </w:rPr>
              <w:fldChar w:fldCharType="end"/>
            </w:r>
          </w:hyperlink>
        </w:p>
        <w:p w14:paraId="0244C6E2" w14:textId="694126E3"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5" w:history="1">
            <w:r w:rsidRPr="00CE73A9">
              <w:rPr>
                <w:rStyle w:val="Hyperlink"/>
                <w:noProof/>
              </w:rPr>
              <w:t>16</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Appendices</w:t>
            </w:r>
            <w:r>
              <w:rPr>
                <w:noProof/>
                <w:webHidden/>
              </w:rPr>
              <w:tab/>
            </w:r>
            <w:r>
              <w:rPr>
                <w:noProof/>
                <w:webHidden/>
              </w:rPr>
              <w:fldChar w:fldCharType="begin"/>
            </w:r>
            <w:r>
              <w:rPr>
                <w:noProof/>
                <w:webHidden/>
              </w:rPr>
              <w:instrText xml:space="preserve"> PAGEREF _Toc240366875 \h </w:instrText>
            </w:r>
            <w:r>
              <w:rPr>
                <w:noProof/>
                <w:webHidden/>
              </w:rPr>
            </w:r>
            <w:r>
              <w:rPr>
                <w:noProof/>
                <w:webHidden/>
              </w:rPr>
              <w:fldChar w:fldCharType="separate"/>
            </w:r>
            <w:r>
              <w:rPr>
                <w:noProof/>
                <w:webHidden/>
              </w:rPr>
              <w:t>74</w:t>
            </w:r>
            <w:r>
              <w:rPr>
                <w:noProof/>
                <w:webHidden/>
              </w:rPr>
              <w:fldChar w:fldCharType="end"/>
            </w:r>
          </w:hyperlink>
        </w:p>
        <w:p w14:paraId="3BBB2901" w14:textId="238E813A" w:rsidR="00CD2CCC" w:rsidRPr="00E25881" w:rsidRDefault="000D0D89" w:rsidP="00E25881">
          <w:pPr>
            <w:pStyle w:val="TOC2"/>
            <w:tabs>
              <w:tab w:val="left" w:pos="600"/>
              <w:tab w:val="right" w:leader="dot" w:pos="9015"/>
            </w:tabs>
            <w:rPr>
              <w:noProof/>
              <w:color w:val="000000" w:themeColor="hyperlink"/>
              <w:kern w:val="2"/>
              <w:u w:val="single"/>
              <w:lang w:eastAsia="en-GB"/>
              <w14:ligatures w14:val="standardContextual"/>
            </w:rPr>
          </w:pPr>
          <w:r>
            <w:fldChar w:fldCharType="end"/>
          </w:r>
        </w:p>
      </w:sdtContent>
    </w:sdt>
    <w:p w14:paraId="13AE3126" w14:textId="77777777" w:rsidR="00CD2CCC" w:rsidRDefault="00CD2CCC" w:rsidP="00CD2CCC">
      <w:pPr>
        <w:rPr>
          <w:rFonts w:ascii="Arial" w:hAnsi="Arial" w:cs="Arial"/>
          <w:sz w:val="24"/>
        </w:rPr>
      </w:pPr>
    </w:p>
    <w:p w14:paraId="496ADDAE" w14:textId="519B27F5" w:rsidR="00CD2CCC" w:rsidRDefault="00CD2CCC" w:rsidP="000871A7">
      <w:pPr>
        <w:pStyle w:val="Heading1"/>
        <w:ind w:left="426"/>
      </w:pPr>
      <w:bookmarkStart w:id="0" w:name="_Toc513562983"/>
      <w:bookmarkStart w:id="1" w:name="_Toc240366814"/>
      <w:r>
        <w:t>Document Control</w:t>
      </w:r>
      <w:bookmarkEnd w:id="0"/>
      <w:bookmarkEnd w:id="1"/>
    </w:p>
    <w:p w14:paraId="23C73E85" w14:textId="77777777" w:rsidR="00CD2CCC" w:rsidRPr="009A0B5B" w:rsidRDefault="00CD2CCC" w:rsidP="007D6D19">
      <w:pPr>
        <w:rPr>
          <w:lang w:eastAsia="en-GB"/>
        </w:rPr>
      </w:pPr>
      <w:r>
        <w:rPr>
          <w:lang w:eastAsia="en-GB"/>
        </w:rPr>
        <w:t>This section provides a history of how the document has been changed and how the changes have been governed.</w:t>
      </w:r>
    </w:p>
    <w:p w14:paraId="2DB633C8" w14:textId="77777777" w:rsidR="00CD2CCC" w:rsidRDefault="00CD2CCC" w:rsidP="00CD2CCC">
      <w:pPr>
        <w:pStyle w:val="Heading2"/>
        <w:keepLines w:val="0"/>
        <w:spacing w:before="240" w:after="120"/>
      </w:pPr>
      <w:bookmarkStart w:id="2" w:name="_Toc240366815"/>
      <w:r>
        <w:t>Document History</w:t>
      </w:r>
      <w:bookmarkEnd w:id="2"/>
    </w:p>
    <w:p w14:paraId="5BC8FE46" w14:textId="540C2D55" w:rsidR="009B0B7F" w:rsidRPr="003C49DE" w:rsidRDefault="00CD2CCC" w:rsidP="00CD2CCC">
      <w:pPr>
        <w:rPr>
          <w:lang w:eastAsia="en-GB"/>
        </w:rPr>
      </w:pPr>
      <w:r>
        <w:rPr>
          <w:lang w:eastAsia="en-GB"/>
        </w:rPr>
        <w:t>The following provides a log of changes to this document:</w:t>
      </w:r>
      <w:r w:rsidR="009B0B7F">
        <w:rPr>
          <w:lang w:eastAsia="en-GB"/>
        </w:rPr>
        <w:br/>
      </w:r>
    </w:p>
    <w:tbl>
      <w:tblPr>
        <w:tblStyle w:val="TableGridLight"/>
        <w:tblW w:w="9067" w:type="dxa"/>
        <w:tblLook w:val="04A0" w:firstRow="1" w:lastRow="0" w:firstColumn="1" w:lastColumn="0" w:noHBand="0" w:noVBand="1"/>
      </w:tblPr>
      <w:tblGrid>
        <w:gridCol w:w="1510"/>
        <w:gridCol w:w="1510"/>
        <w:gridCol w:w="1937"/>
        <w:gridCol w:w="4110"/>
      </w:tblGrid>
      <w:tr w:rsidR="009B0B7F" w:rsidRPr="009527A4" w14:paraId="16852EFC" w14:textId="77777777">
        <w:tc>
          <w:tcPr>
            <w:tcW w:w="1510" w:type="dxa"/>
            <w:tcBorders>
              <w:top w:val="single" w:sz="12" w:space="0" w:color="000000" w:themeColor="text1"/>
            </w:tcBorders>
            <w:shd w:val="clear" w:color="auto" w:fill="C1CDEC" w:themeFill="accent1" w:themeFillTint="33"/>
          </w:tcPr>
          <w:p w14:paraId="48CFB22C"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Version</w:t>
            </w:r>
          </w:p>
        </w:tc>
        <w:tc>
          <w:tcPr>
            <w:tcW w:w="1510" w:type="dxa"/>
            <w:tcBorders>
              <w:top w:val="single" w:sz="12" w:space="0" w:color="000000" w:themeColor="text1"/>
            </w:tcBorders>
            <w:shd w:val="clear" w:color="auto" w:fill="C1CDEC" w:themeFill="accent1" w:themeFillTint="33"/>
          </w:tcPr>
          <w:p w14:paraId="62F32DA8"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Date</w:t>
            </w:r>
          </w:p>
        </w:tc>
        <w:tc>
          <w:tcPr>
            <w:tcW w:w="1937" w:type="dxa"/>
            <w:tcBorders>
              <w:top w:val="single" w:sz="12" w:space="0" w:color="000000" w:themeColor="text1"/>
            </w:tcBorders>
            <w:shd w:val="clear" w:color="auto" w:fill="C1CDEC" w:themeFill="accent1" w:themeFillTint="33"/>
          </w:tcPr>
          <w:p w14:paraId="262B608C"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Author</w:t>
            </w:r>
          </w:p>
        </w:tc>
        <w:tc>
          <w:tcPr>
            <w:tcW w:w="4110" w:type="dxa"/>
            <w:tcBorders>
              <w:top w:val="single" w:sz="12" w:space="0" w:color="000000" w:themeColor="text1"/>
            </w:tcBorders>
            <w:shd w:val="clear" w:color="auto" w:fill="C1CDEC" w:themeFill="accent1" w:themeFillTint="33"/>
          </w:tcPr>
          <w:p w14:paraId="69239E84"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Notes</w:t>
            </w:r>
          </w:p>
        </w:tc>
      </w:tr>
      <w:tr w:rsidR="009B0B7F" w:rsidRPr="009527A4" w14:paraId="2821F002" w14:textId="77777777">
        <w:tc>
          <w:tcPr>
            <w:tcW w:w="1510" w:type="dxa"/>
          </w:tcPr>
          <w:p w14:paraId="0E6824C9" w14:textId="607EB3A7" w:rsidR="009B0B7F" w:rsidRPr="00595998" w:rsidRDefault="009B0B7F" w:rsidP="009B0B7F">
            <w:pPr>
              <w:rPr>
                <w:rFonts w:asciiTheme="minorHAnsi" w:hAnsiTheme="minorHAnsi" w:hint="eastAsia"/>
                <w:lang w:eastAsia="en-GB"/>
              </w:rPr>
            </w:pPr>
            <w:r w:rsidRPr="7BC7A918">
              <w:rPr>
                <w:rFonts w:asciiTheme="minorHAnsi" w:hAnsiTheme="minorHAnsi"/>
                <w:lang w:eastAsia="en-GB"/>
              </w:rPr>
              <w:t>0.1</w:t>
            </w:r>
          </w:p>
        </w:tc>
        <w:tc>
          <w:tcPr>
            <w:tcW w:w="1510" w:type="dxa"/>
          </w:tcPr>
          <w:p w14:paraId="4C57DF14" w14:textId="7395E2F2" w:rsidR="009B0B7F" w:rsidRPr="00595998" w:rsidRDefault="009B0B7F" w:rsidP="009B0B7F">
            <w:pPr>
              <w:rPr>
                <w:rFonts w:asciiTheme="minorHAnsi" w:hAnsiTheme="minorHAnsi" w:hint="eastAsia"/>
                <w:lang w:eastAsia="en-GB"/>
              </w:rPr>
            </w:pPr>
            <w:r>
              <w:rPr>
                <w:rFonts w:asciiTheme="minorHAnsi" w:hAnsiTheme="minorHAnsi"/>
                <w:lang w:eastAsia="en-GB"/>
              </w:rPr>
              <w:t>11/09/2026</w:t>
            </w:r>
          </w:p>
        </w:tc>
        <w:tc>
          <w:tcPr>
            <w:tcW w:w="1937" w:type="dxa"/>
          </w:tcPr>
          <w:p w14:paraId="6215D49C" w14:textId="50361210" w:rsidR="009B0B7F" w:rsidRPr="00595998" w:rsidRDefault="009B0B7F" w:rsidP="009B0B7F">
            <w:pPr>
              <w:rPr>
                <w:rFonts w:asciiTheme="minorHAnsi" w:hAnsiTheme="minorHAnsi" w:hint="eastAsia"/>
                <w:lang w:eastAsia="en-GB"/>
              </w:rPr>
            </w:pPr>
            <w:r>
              <w:rPr>
                <w:rFonts w:asciiTheme="minorHAnsi" w:hAnsiTheme="minorHAnsi"/>
                <w:lang w:eastAsia="en-GB"/>
              </w:rPr>
              <w:t>Puneet Kumar</w:t>
            </w:r>
          </w:p>
        </w:tc>
        <w:tc>
          <w:tcPr>
            <w:tcW w:w="4110" w:type="dxa"/>
          </w:tcPr>
          <w:p w14:paraId="7A8A5669" w14:textId="06748118" w:rsidR="009B0B7F" w:rsidRPr="00595998" w:rsidRDefault="009B0B7F" w:rsidP="009B0B7F">
            <w:pPr>
              <w:rPr>
                <w:rFonts w:asciiTheme="minorHAnsi" w:hAnsiTheme="minorHAnsi" w:hint="eastAsia"/>
                <w:lang w:eastAsia="en-GB"/>
              </w:rPr>
            </w:pPr>
            <w:r w:rsidRPr="7BC7A918">
              <w:rPr>
                <w:rFonts w:asciiTheme="minorHAnsi" w:hAnsiTheme="minorHAnsi"/>
                <w:lang w:eastAsia="en-GB"/>
              </w:rPr>
              <w:t xml:space="preserve">Initial </w:t>
            </w:r>
            <w:r>
              <w:rPr>
                <w:rFonts w:asciiTheme="minorHAnsi" w:hAnsiTheme="minorHAnsi"/>
                <w:lang w:eastAsia="en-GB"/>
              </w:rPr>
              <w:t>Draft</w:t>
            </w:r>
          </w:p>
        </w:tc>
      </w:tr>
      <w:tr w:rsidR="009B0B7F" w:rsidRPr="009527A4" w14:paraId="39A8F2AF" w14:textId="77777777">
        <w:tc>
          <w:tcPr>
            <w:tcW w:w="1510" w:type="dxa"/>
          </w:tcPr>
          <w:p w14:paraId="39014BED" w14:textId="3E892D2B" w:rsidR="009B0B7F" w:rsidRPr="0068677C" w:rsidRDefault="009B0B7F" w:rsidP="009B0B7F">
            <w:pPr>
              <w:rPr>
                <w:rFonts w:asciiTheme="minorHAnsi" w:hAnsiTheme="minorHAnsi" w:hint="eastAsia"/>
                <w:lang w:eastAsia="en-GB"/>
              </w:rPr>
            </w:pPr>
            <w:r>
              <w:rPr>
                <w:rFonts w:asciiTheme="minorHAnsi" w:hAnsiTheme="minorHAnsi"/>
                <w:lang w:eastAsia="en-GB"/>
              </w:rPr>
              <w:t>0.2</w:t>
            </w:r>
          </w:p>
        </w:tc>
        <w:tc>
          <w:tcPr>
            <w:tcW w:w="1510" w:type="dxa"/>
          </w:tcPr>
          <w:p w14:paraId="01CA9CB7" w14:textId="2F968DFC" w:rsidR="009B0B7F" w:rsidRPr="0068677C" w:rsidRDefault="009B0B7F" w:rsidP="009B0B7F">
            <w:pPr>
              <w:rPr>
                <w:rFonts w:asciiTheme="minorHAnsi" w:hAnsiTheme="minorHAnsi" w:hint="eastAsia"/>
                <w:lang w:eastAsia="en-GB"/>
              </w:rPr>
            </w:pPr>
            <w:r>
              <w:rPr>
                <w:rFonts w:asciiTheme="minorHAnsi" w:hAnsiTheme="minorHAnsi"/>
                <w:lang w:eastAsia="en-GB"/>
              </w:rPr>
              <w:t>14/09/2026</w:t>
            </w:r>
          </w:p>
        </w:tc>
        <w:tc>
          <w:tcPr>
            <w:tcW w:w="1937" w:type="dxa"/>
          </w:tcPr>
          <w:p w14:paraId="54EAD53F" w14:textId="3DD1BB56" w:rsidR="009B0B7F" w:rsidRPr="0068677C" w:rsidRDefault="009B0B7F" w:rsidP="009B0B7F">
            <w:pPr>
              <w:rPr>
                <w:rFonts w:asciiTheme="minorHAnsi" w:hAnsiTheme="minorHAnsi" w:hint="eastAsia"/>
                <w:lang w:eastAsia="en-GB"/>
              </w:rPr>
            </w:pPr>
            <w:r>
              <w:rPr>
                <w:rFonts w:asciiTheme="minorHAnsi" w:hAnsiTheme="minorHAnsi"/>
                <w:lang w:eastAsia="en-GB"/>
              </w:rPr>
              <w:t>Puneet Kumar</w:t>
            </w:r>
          </w:p>
        </w:tc>
        <w:tc>
          <w:tcPr>
            <w:tcW w:w="4110" w:type="dxa"/>
          </w:tcPr>
          <w:p w14:paraId="5003B7A4" w14:textId="320CB453" w:rsidR="009B0B7F" w:rsidRPr="0068677C" w:rsidRDefault="009B0B7F" w:rsidP="009B0B7F">
            <w:pPr>
              <w:rPr>
                <w:rFonts w:asciiTheme="minorHAnsi" w:hAnsiTheme="minorHAnsi" w:hint="eastAsia"/>
                <w:lang w:eastAsia="en-GB"/>
              </w:rPr>
            </w:pPr>
            <w:r>
              <w:rPr>
                <w:rFonts w:asciiTheme="minorHAnsi" w:hAnsiTheme="minorHAnsi"/>
                <w:lang w:eastAsia="en-GB"/>
              </w:rPr>
              <w:t xml:space="preserve">Details added for per pattern security considerations </w:t>
            </w:r>
          </w:p>
        </w:tc>
      </w:tr>
      <w:tr w:rsidR="009B0B7F" w:rsidRPr="009527A4" w14:paraId="2BDD823F" w14:textId="77777777">
        <w:tc>
          <w:tcPr>
            <w:tcW w:w="1510" w:type="dxa"/>
          </w:tcPr>
          <w:p w14:paraId="2172F0D4" w14:textId="77777777" w:rsidR="009B0B7F" w:rsidRPr="0068677C" w:rsidRDefault="009B0B7F">
            <w:pPr>
              <w:rPr>
                <w:rFonts w:asciiTheme="minorHAnsi" w:hAnsiTheme="minorHAnsi" w:hint="eastAsia"/>
                <w:lang w:eastAsia="en-GB"/>
              </w:rPr>
            </w:pPr>
          </w:p>
        </w:tc>
        <w:tc>
          <w:tcPr>
            <w:tcW w:w="1510" w:type="dxa"/>
          </w:tcPr>
          <w:p w14:paraId="518DB2E8" w14:textId="77777777" w:rsidR="009B0B7F" w:rsidRPr="0068677C" w:rsidRDefault="009B0B7F">
            <w:pPr>
              <w:rPr>
                <w:rFonts w:asciiTheme="minorHAnsi" w:hAnsiTheme="minorHAnsi" w:hint="eastAsia"/>
                <w:lang w:eastAsia="en-GB"/>
              </w:rPr>
            </w:pPr>
          </w:p>
        </w:tc>
        <w:tc>
          <w:tcPr>
            <w:tcW w:w="1937" w:type="dxa"/>
          </w:tcPr>
          <w:p w14:paraId="44154978" w14:textId="77777777" w:rsidR="009B0B7F" w:rsidRPr="0068677C" w:rsidRDefault="009B0B7F">
            <w:pPr>
              <w:rPr>
                <w:rFonts w:asciiTheme="minorHAnsi" w:hAnsiTheme="minorHAnsi" w:hint="eastAsia"/>
                <w:lang w:eastAsia="en-GB"/>
              </w:rPr>
            </w:pPr>
          </w:p>
        </w:tc>
        <w:tc>
          <w:tcPr>
            <w:tcW w:w="4110" w:type="dxa"/>
          </w:tcPr>
          <w:p w14:paraId="7FB05C9A" w14:textId="77777777" w:rsidR="009B0B7F" w:rsidRPr="0068677C" w:rsidRDefault="009B0B7F">
            <w:pPr>
              <w:rPr>
                <w:rFonts w:asciiTheme="minorHAnsi" w:hAnsiTheme="minorHAnsi" w:hint="eastAsia"/>
                <w:lang w:eastAsia="en-GB"/>
              </w:rPr>
            </w:pPr>
          </w:p>
        </w:tc>
      </w:tr>
      <w:tr w:rsidR="009B0B7F" w:rsidRPr="009527A4" w14:paraId="31B87CDE" w14:textId="77777777">
        <w:tc>
          <w:tcPr>
            <w:tcW w:w="1510" w:type="dxa"/>
          </w:tcPr>
          <w:p w14:paraId="6BDA7FEE" w14:textId="77777777" w:rsidR="009B0B7F" w:rsidRPr="0068677C" w:rsidRDefault="009B0B7F">
            <w:pPr>
              <w:rPr>
                <w:rFonts w:asciiTheme="minorHAnsi" w:hAnsiTheme="minorHAnsi" w:hint="eastAsia"/>
                <w:lang w:eastAsia="en-GB"/>
              </w:rPr>
            </w:pPr>
          </w:p>
        </w:tc>
        <w:tc>
          <w:tcPr>
            <w:tcW w:w="1510" w:type="dxa"/>
          </w:tcPr>
          <w:p w14:paraId="386AAD85" w14:textId="77777777" w:rsidR="009B0B7F" w:rsidRPr="0068677C" w:rsidRDefault="009B0B7F">
            <w:pPr>
              <w:rPr>
                <w:rFonts w:asciiTheme="minorHAnsi" w:hAnsiTheme="minorHAnsi" w:hint="eastAsia"/>
                <w:lang w:eastAsia="en-GB"/>
              </w:rPr>
            </w:pPr>
          </w:p>
        </w:tc>
        <w:tc>
          <w:tcPr>
            <w:tcW w:w="1937" w:type="dxa"/>
          </w:tcPr>
          <w:p w14:paraId="6F8F9C0F" w14:textId="77777777" w:rsidR="009B0B7F" w:rsidRPr="0068677C" w:rsidRDefault="009B0B7F">
            <w:pPr>
              <w:rPr>
                <w:rFonts w:asciiTheme="minorHAnsi" w:hAnsiTheme="minorHAnsi" w:hint="eastAsia"/>
                <w:lang w:eastAsia="en-GB"/>
              </w:rPr>
            </w:pPr>
          </w:p>
        </w:tc>
        <w:tc>
          <w:tcPr>
            <w:tcW w:w="4110" w:type="dxa"/>
          </w:tcPr>
          <w:p w14:paraId="7362D5FF" w14:textId="77777777" w:rsidR="009B0B7F" w:rsidRPr="0068677C" w:rsidRDefault="009B0B7F">
            <w:pPr>
              <w:rPr>
                <w:rFonts w:asciiTheme="minorHAnsi" w:hAnsiTheme="minorHAnsi" w:hint="eastAsia"/>
                <w:lang w:eastAsia="en-GB"/>
              </w:rPr>
            </w:pPr>
          </w:p>
        </w:tc>
      </w:tr>
      <w:tr w:rsidR="009B0B7F" w:rsidRPr="009527A4" w14:paraId="76B72C18" w14:textId="77777777">
        <w:tc>
          <w:tcPr>
            <w:tcW w:w="1510" w:type="dxa"/>
          </w:tcPr>
          <w:p w14:paraId="0D9B136A" w14:textId="77777777" w:rsidR="009B0B7F" w:rsidRPr="0068677C" w:rsidRDefault="009B0B7F">
            <w:pPr>
              <w:rPr>
                <w:rFonts w:asciiTheme="minorHAnsi" w:hAnsiTheme="minorHAnsi" w:hint="eastAsia"/>
                <w:lang w:eastAsia="en-GB"/>
              </w:rPr>
            </w:pPr>
          </w:p>
        </w:tc>
        <w:tc>
          <w:tcPr>
            <w:tcW w:w="1510" w:type="dxa"/>
          </w:tcPr>
          <w:p w14:paraId="114476EB" w14:textId="77777777" w:rsidR="009B0B7F" w:rsidRPr="0068677C" w:rsidRDefault="009B0B7F">
            <w:pPr>
              <w:rPr>
                <w:rFonts w:asciiTheme="minorHAnsi" w:hAnsiTheme="minorHAnsi" w:hint="eastAsia"/>
                <w:lang w:eastAsia="en-GB"/>
              </w:rPr>
            </w:pPr>
          </w:p>
        </w:tc>
        <w:tc>
          <w:tcPr>
            <w:tcW w:w="1937" w:type="dxa"/>
          </w:tcPr>
          <w:p w14:paraId="0A92CBB3" w14:textId="77777777" w:rsidR="009B0B7F" w:rsidRPr="0068677C" w:rsidRDefault="009B0B7F">
            <w:pPr>
              <w:rPr>
                <w:rFonts w:asciiTheme="minorHAnsi" w:hAnsiTheme="minorHAnsi" w:hint="eastAsia"/>
                <w:lang w:eastAsia="en-GB"/>
              </w:rPr>
            </w:pPr>
          </w:p>
        </w:tc>
        <w:tc>
          <w:tcPr>
            <w:tcW w:w="4110" w:type="dxa"/>
          </w:tcPr>
          <w:p w14:paraId="3C9D3997" w14:textId="77777777" w:rsidR="009B0B7F" w:rsidRPr="0068677C" w:rsidRDefault="009B0B7F">
            <w:pPr>
              <w:rPr>
                <w:rFonts w:asciiTheme="minorHAnsi" w:hAnsiTheme="minorHAnsi" w:hint="eastAsia"/>
                <w:lang w:eastAsia="en-GB"/>
              </w:rPr>
            </w:pPr>
          </w:p>
        </w:tc>
      </w:tr>
      <w:tr w:rsidR="009B0B7F" w:rsidRPr="009527A4" w14:paraId="4AA85395" w14:textId="77777777">
        <w:tc>
          <w:tcPr>
            <w:tcW w:w="1510" w:type="dxa"/>
          </w:tcPr>
          <w:p w14:paraId="6C23978B" w14:textId="77777777" w:rsidR="009B0B7F" w:rsidRPr="0068677C" w:rsidRDefault="009B0B7F">
            <w:pPr>
              <w:rPr>
                <w:rFonts w:asciiTheme="minorHAnsi" w:hAnsiTheme="minorHAnsi" w:hint="eastAsia"/>
                <w:lang w:eastAsia="en-GB"/>
              </w:rPr>
            </w:pPr>
          </w:p>
        </w:tc>
        <w:tc>
          <w:tcPr>
            <w:tcW w:w="1510" w:type="dxa"/>
          </w:tcPr>
          <w:p w14:paraId="2C798F08" w14:textId="77777777" w:rsidR="009B0B7F" w:rsidRPr="0068677C" w:rsidRDefault="009B0B7F">
            <w:pPr>
              <w:rPr>
                <w:rFonts w:asciiTheme="minorHAnsi" w:hAnsiTheme="minorHAnsi" w:hint="eastAsia"/>
                <w:lang w:eastAsia="en-GB"/>
              </w:rPr>
            </w:pPr>
          </w:p>
        </w:tc>
        <w:tc>
          <w:tcPr>
            <w:tcW w:w="1937" w:type="dxa"/>
          </w:tcPr>
          <w:p w14:paraId="4E70F029" w14:textId="77777777" w:rsidR="009B0B7F" w:rsidRPr="0068677C" w:rsidRDefault="009B0B7F">
            <w:pPr>
              <w:rPr>
                <w:rFonts w:asciiTheme="minorHAnsi" w:hAnsiTheme="minorHAnsi" w:hint="eastAsia"/>
                <w:lang w:eastAsia="en-GB"/>
              </w:rPr>
            </w:pPr>
          </w:p>
        </w:tc>
        <w:tc>
          <w:tcPr>
            <w:tcW w:w="4110" w:type="dxa"/>
          </w:tcPr>
          <w:p w14:paraId="5DBA2EF5" w14:textId="77777777" w:rsidR="009B0B7F" w:rsidRPr="0068677C" w:rsidRDefault="009B0B7F">
            <w:pPr>
              <w:rPr>
                <w:rFonts w:asciiTheme="minorHAnsi" w:hAnsiTheme="minorHAnsi" w:hint="eastAsia"/>
                <w:lang w:eastAsia="en-GB"/>
              </w:rPr>
            </w:pPr>
          </w:p>
        </w:tc>
      </w:tr>
      <w:tr w:rsidR="009B0B7F" w:rsidRPr="009527A4" w14:paraId="21EA58E3" w14:textId="77777777">
        <w:tc>
          <w:tcPr>
            <w:tcW w:w="1510" w:type="dxa"/>
          </w:tcPr>
          <w:p w14:paraId="369B4828" w14:textId="77777777" w:rsidR="009B0B7F" w:rsidRPr="0068677C" w:rsidRDefault="009B0B7F">
            <w:pPr>
              <w:rPr>
                <w:rFonts w:asciiTheme="minorHAnsi" w:hAnsiTheme="minorHAnsi" w:hint="eastAsia"/>
                <w:lang w:eastAsia="en-GB"/>
              </w:rPr>
            </w:pPr>
          </w:p>
        </w:tc>
        <w:tc>
          <w:tcPr>
            <w:tcW w:w="1510" w:type="dxa"/>
          </w:tcPr>
          <w:p w14:paraId="7E2BF5E0" w14:textId="77777777" w:rsidR="009B0B7F" w:rsidRPr="0068677C" w:rsidRDefault="009B0B7F">
            <w:pPr>
              <w:rPr>
                <w:rFonts w:asciiTheme="minorHAnsi" w:hAnsiTheme="minorHAnsi" w:hint="eastAsia"/>
                <w:lang w:eastAsia="en-GB"/>
              </w:rPr>
            </w:pPr>
          </w:p>
        </w:tc>
        <w:tc>
          <w:tcPr>
            <w:tcW w:w="1937" w:type="dxa"/>
          </w:tcPr>
          <w:p w14:paraId="7784A049" w14:textId="77777777" w:rsidR="009B0B7F" w:rsidRPr="0068677C" w:rsidRDefault="009B0B7F">
            <w:pPr>
              <w:rPr>
                <w:rFonts w:asciiTheme="minorHAnsi" w:hAnsiTheme="minorHAnsi" w:hint="eastAsia"/>
                <w:lang w:eastAsia="en-GB"/>
              </w:rPr>
            </w:pPr>
          </w:p>
        </w:tc>
        <w:tc>
          <w:tcPr>
            <w:tcW w:w="4110" w:type="dxa"/>
          </w:tcPr>
          <w:p w14:paraId="360611EC" w14:textId="77777777" w:rsidR="009B0B7F" w:rsidRPr="0068677C" w:rsidRDefault="009B0B7F">
            <w:pPr>
              <w:rPr>
                <w:rFonts w:asciiTheme="minorHAnsi" w:hAnsiTheme="minorHAnsi" w:hint="eastAsia"/>
                <w:lang w:eastAsia="en-GB"/>
              </w:rPr>
            </w:pPr>
          </w:p>
        </w:tc>
      </w:tr>
      <w:tr w:rsidR="009B0B7F" w:rsidRPr="009527A4" w14:paraId="75D03FB0" w14:textId="77777777">
        <w:tc>
          <w:tcPr>
            <w:tcW w:w="1510" w:type="dxa"/>
          </w:tcPr>
          <w:p w14:paraId="3660C140" w14:textId="77777777" w:rsidR="009B0B7F" w:rsidRPr="0068677C" w:rsidRDefault="009B0B7F">
            <w:pPr>
              <w:rPr>
                <w:rFonts w:asciiTheme="minorHAnsi" w:hAnsiTheme="minorHAnsi" w:hint="eastAsia"/>
                <w:lang w:eastAsia="en-GB"/>
              </w:rPr>
            </w:pPr>
          </w:p>
        </w:tc>
        <w:tc>
          <w:tcPr>
            <w:tcW w:w="1510" w:type="dxa"/>
          </w:tcPr>
          <w:p w14:paraId="38E28459" w14:textId="77777777" w:rsidR="009B0B7F" w:rsidRPr="0068677C" w:rsidRDefault="009B0B7F">
            <w:pPr>
              <w:rPr>
                <w:rFonts w:asciiTheme="minorHAnsi" w:hAnsiTheme="minorHAnsi" w:hint="eastAsia"/>
                <w:lang w:eastAsia="en-GB"/>
              </w:rPr>
            </w:pPr>
          </w:p>
        </w:tc>
        <w:tc>
          <w:tcPr>
            <w:tcW w:w="1937" w:type="dxa"/>
          </w:tcPr>
          <w:p w14:paraId="64FC2AD6" w14:textId="77777777" w:rsidR="009B0B7F" w:rsidRPr="0068677C" w:rsidRDefault="009B0B7F">
            <w:pPr>
              <w:rPr>
                <w:rFonts w:asciiTheme="minorHAnsi" w:hAnsiTheme="minorHAnsi" w:hint="eastAsia"/>
                <w:lang w:eastAsia="en-GB"/>
              </w:rPr>
            </w:pPr>
          </w:p>
        </w:tc>
        <w:tc>
          <w:tcPr>
            <w:tcW w:w="4110" w:type="dxa"/>
          </w:tcPr>
          <w:p w14:paraId="39045226" w14:textId="77777777" w:rsidR="009B0B7F" w:rsidRPr="0068677C" w:rsidRDefault="009B0B7F">
            <w:pPr>
              <w:rPr>
                <w:rFonts w:asciiTheme="minorHAnsi" w:hAnsiTheme="minorHAnsi" w:hint="eastAsia"/>
                <w:lang w:eastAsia="en-GB"/>
              </w:rPr>
            </w:pPr>
          </w:p>
        </w:tc>
      </w:tr>
      <w:tr w:rsidR="009B0B7F" w:rsidRPr="009527A4" w14:paraId="2F882773" w14:textId="77777777">
        <w:tc>
          <w:tcPr>
            <w:tcW w:w="1510" w:type="dxa"/>
          </w:tcPr>
          <w:p w14:paraId="51283281" w14:textId="77777777" w:rsidR="009B0B7F" w:rsidRPr="0068677C" w:rsidRDefault="009B0B7F">
            <w:pPr>
              <w:rPr>
                <w:rFonts w:asciiTheme="minorHAnsi" w:hAnsiTheme="minorHAnsi" w:hint="eastAsia"/>
                <w:lang w:eastAsia="en-GB"/>
              </w:rPr>
            </w:pPr>
          </w:p>
        </w:tc>
        <w:tc>
          <w:tcPr>
            <w:tcW w:w="1510" w:type="dxa"/>
          </w:tcPr>
          <w:p w14:paraId="0E266A8A" w14:textId="77777777" w:rsidR="009B0B7F" w:rsidRPr="0068677C" w:rsidRDefault="009B0B7F">
            <w:pPr>
              <w:rPr>
                <w:rFonts w:asciiTheme="minorHAnsi" w:hAnsiTheme="minorHAnsi" w:hint="eastAsia"/>
                <w:lang w:eastAsia="en-GB"/>
              </w:rPr>
            </w:pPr>
          </w:p>
        </w:tc>
        <w:tc>
          <w:tcPr>
            <w:tcW w:w="1937" w:type="dxa"/>
          </w:tcPr>
          <w:p w14:paraId="72D1E448" w14:textId="77777777" w:rsidR="009B0B7F" w:rsidRPr="0068677C" w:rsidRDefault="009B0B7F">
            <w:pPr>
              <w:rPr>
                <w:rFonts w:asciiTheme="minorHAnsi" w:hAnsiTheme="minorHAnsi" w:hint="eastAsia"/>
                <w:lang w:eastAsia="en-GB"/>
              </w:rPr>
            </w:pPr>
          </w:p>
        </w:tc>
        <w:tc>
          <w:tcPr>
            <w:tcW w:w="4110" w:type="dxa"/>
          </w:tcPr>
          <w:p w14:paraId="792F882D" w14:textId="77777777" w:rsidR="009B0B7F" w:rsidRPr="0068677C" w:rsidRDefault="009B0B7F">
            <w:pPr>
              <w:rPr>
                <w:rFonts w:asciiTheme="minorHAnsi" w:hAnsiTheme="minorHAnsi" w:hint="eastAsia"/>
                <w:lang w:eastAsia="en-GB"/>
              </w:rPr>
            </w:pPr>
          </w:p>
        </w:tc>
      </w:tr>
      <w:tr w:rsidR="009B0B7F" w:rsidRPr="009527A4" w14:paraId="46F92BC9" w14:textId="77777777">
        <w:tc>
          <w:tcPr>
            <w:tcW w:w="1510" w:type="dxa"/>
          </w:tcPr>
          <w:p w14:paraId="155E3F6C" w14:textId="77777777" w:rsidR="009B0B7F" w:rsidRPr="0068677C" w:rsidRDefault="009B0B7F">
            <w:pPr>
              <w:rPr>
                <w:rFonts w:asciiTheme="minorHAnsi" w:hAnsiTheme="minorHAnsi" w:hint="eastAsia"/>
                <w:lang w:eastAsia="en-GB"/>
              </w:rPr>
            </w:pPr>
          </w:p>
        </w:tc>
        <w:tc>
          <w:tcPr>
            <w:tcW w:w="1510" w:type="dxa"/>
          </w:tcPr>
          <w:p w14:paraId="5BB3C123" w14:textId="77777777" w:rsidR="009B0B7F" w:rsidRPr="0068677C" w:rsidRDefault="009B0B7F">
            <w:pPr>
              <w:rPr>
                <w:rFonts w:asciiTheme="minorHAnsi" w:hAnsiTheme="minorHAnsi" w:hint="eastAsia"/>
                <w:lang w:eastAsia="en-GB"/>
              </w:rPr>
            </w:pPr>
          </w:p>
        </w:tc>
        <w:tc>
          <w:tcPr>
            <w:tcW w:w="1937" w:type="dxa"/>
          </w:tcPr>
          <w:p w14:paraId="1A0550AE" w14:textId="77777777" w:rsidR="009B0B7F" w:rsidRPr="0068677C" w:rsidRDefault="009B0B7F">
            <w:pPr>
              <w:rPr>
                <w:rFonts w:asciiTheme="minorHAnsi" w:hAnsiTheme="minorHAnsi" w:hint="eastAsia"/>
                <w:lang w:eastAsia="en-GB"/>
              </w:rPr>
            </w:pPr>
          </w:p>
        </w:tc>
        <w:tc>
          <w:tcPr>
            <w:tcW w:w="4110" w:type="dxa"/>
          </w:tcPr>
          <w:p w14:paraId="58F4EB71" w14:textId="77777777" w:rsidR="009B0B7F" w:rsidRPr="0068677C" w:rsidRDefault="009B0B7F">
            <w:pPr>
              <w:rPr>
                <w:rFonts w:asciiTheme="minorHAnsi" w:hAnsiTheme="minorHAnsi" w:hint="eastAsia"/>
                <w:lang w:eastAsia="en-GB"/>
              </w:rPr>
            </w:pPr>
          </w:p>
        </w:tc>
      </w:tr>
      <w:tr w:rsidR="009B0B7F" w:rsidRPr="009527A4" w14:paraId="410EEA38" w14:textId="77777777">
        <w:tc>
          <w:tcPr>
            <w:tcW w:w="1510" w:type="dxa"/>
          </w:tcPr>
          <w:p w14:paraId="6011A0C6" w14:textId="77777777" w:rsidR="009B0B7F" w:rsidRPr="0068677C" w:rsidRDefault="009B0B7F">
            <w:pPr>
              <w:rPr>
                <w:rFonts w:asciiTheme="minorHAnsi" w:hAnsiTheme="minorHAnsi" w:hint="eastAsia"/>
                <w:lang w:eastAsia="en-GB"/>
              </w:rPr>
            </w:pPr>
          </w:p>
        </w:tc>
        <w:tc>
          <w:tcPr>
            <w:tcW w:w="1510" w:type="dxa"/>
          </w:tcPr>
          <w:p w14:paraId="1F51B535" w14:textId="77777777" w:rsidR="009B0B7F" w:rsidRPr="0068677C" w:rsidRDefault="009B0B7F">
            <w:pPr>
              <w:rPr>
                <w:rFonts w:asciiTheme="minorHAnsi" w:hAnsiTheme="minorHAnsi" w:hint="eastAsia"/>
                <w:lang w:eastAsia="en-GB"/>
              </w:rPr>
            </w:pPr>
          </w:p>
        </w:tc>
        <w:tc>
          <w:tcPr>
            <w:tcW w:w="1937" w:type="dxa"/>
          </w:tcPr>
          <w:p w14:paraId="1CA16D99" w14:textId="77777777" w:rsidR="009B0B7F" w:rsidRPr="0068677C" w:rsidRDefault="009B0B7F">
            <w:pPr>
              <w:rPr>
                <w:rFonts w:asciiTheme="minorHAnsi" w:hAnsiTheme="minorHAnsi" w:hint="eastAsia"/>
                <w:lang w:eastAsia="en-GB"/>
              </w:rPr>
            </w:pPr>
          </w:p>
        </w:tc>
        <w:tc>
          <w:tcPr>
            <w:tcW w:w="4110" w:type="dxa"/>
          </w:tcPr>
          <w:p w14:paraId="77F65B06" w14:textId="77777777" w:rsidR="009B0B7F" w:rsidRPr="0068677C" w:rsidRDefault="009B0B7F">
            <w:pPr>
              <w:rPr>
                <w:rFonts w:asciiTheme="minorHAnsi" w:hAnsiTheme="minorHAnsi" w:hint="eastAsia"/>
                <w:lang w:eastAsia="en-GB"/>
              </w:rPr>
            </w:pPr>
          </w:p>
        </w:tc>
      </w:tr>
    </w:tbl>
    <w:p w14:paraId="41ED53BA" w14:textId="2DA2DB6F" w:rsidR="00CD2CCC" w:rsidRPr="003C49DE" w:rsidRDefault="00CD2CCC" w:rsidP="00CD2CCC">
      <w:pPr>
        <w:rPr>
          <w:lang w:eastAsia="en-GB"/>
        </w:rPr>
      </w:pPr>
    </w:p>
    <w:p w14:paraId="7B1240FC" w14:textId="77777777" w:rsidR="00CD2CCC" w:rsidRDefault="00CD2CCC" w:rsidP="00CD2CCC">
      <w:pPr>
        <w:pStyle w:val="Heading2"/>
        <w:keepLines w:val="0"/>
        <w:spacing w:before="240" w:after="120"/>
      </w:pPr>
      <w:bookmarkStart w:id="3" w:name="_Toc40098890"/>
      <w:bookmarkStart w:id="4" w:name="_Toc240366816"/>
      <w:r>
        <w:t>Document Authors</w:t>
      </w:r>
      <w:bookmarkEnd w:id="3"/>
      <w:bookmarkEnd w:id="4"/>
    </w:p>
    <w:tbl>
      <w:tblPr>
        <w:tblStyle w:val="TableGridLight"/>
        <w:tblW w:w="9067" w:type="dxa"/>
        <w:tblLook w:val="04A0" w:firstRow="1" w:lastRow="0" w:firstColumn="1" w:lastColumn="0" w:noHBand="0" w:noVBand="1"/>
      </w:tblPr>
      <w:tblGrid>
        <w:gridCol w:w="1324"/>
        <w:gridCol w:w="2357"/>
        <w:gridCol w:w="5386"/>
      </w:tblGrid>
      <w:tr w:rsidR="00CD2CCC" w14:paraId="3B7F8AD2" w14:textId="77777777" w:rsidTr="00CC5F8E">
        <w:trPr>
          <w:trHeight w:val="285"/>
        </w:trPr>
        <w:tc>
          <w:tcPr>
            <w:tcW w:w="1324"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0653F2F8" w14:textId="77777777" w:rsidR="00CD2CCC" w:rsidRPr="00300DB0" w:rsidRDefault="00CD2CCC" w:rsidP="00F12A90">
            <w:pPr>
              <w:rPr>
                <w:rFonts w:asciiTheme="minorHAnsi" w:hAnsiTheme="minorHAnsi" w:hint="eastAsia"/>
                <w:b/>
                <w:bCs w:val="0"/>
                <w:lang w:eastAsia="en-GB"/>
              </w:rPr>
            </w:pPr>
            <w:r w:rsidRPr="00300DB0">
              <w:rPr>
                <w:rFonts w:asciiTheme="minorHAnsi" w:hAnsiTheme="minorHAnsi"/>
                <w:b/>
                <w:bCs w:val="0"/>
                <w:lang w:eastAsia="en-GB"/>
              </w:rPr>
              <w:t>Role</w:t>
            </w:r>
          </w:p>
        </w:tc>
        <w:tc>
          <w:tcPr>
            <w:tcW w:w="2357"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5D9CCB77" w14:textId="77777777" w:rsidR="00CD2CCC" w:rsidRPr="00300DB0" w:rsidRDefault="00CD2CCC" w:rsidP="00F12A90">
            <w:pPr>
              <w:rPr>
                <w:rFonts w:asciiTheme="minorHAnsi" w:hAnsiTheme="minorHAnsi" w:hint="eastAsia"/>
                <w:b/>
                <w:bCs w:val="0"/>
                <w:lang w:eastAsia="en-GB"/>
              </w:rPr>
            </w:pPr>
            <w:r w:rsidRPr="00300DB0">
              <w:rPr>
                <w:rFonts w:asciiTheme="minorHAnsi" w:hAnsiTheme="minorHAnsi"/>
                <w:b/>
                <w:bCs w:val="0"/>
                <w:lang w:eastAsia="en-GB"/>
              </w:rPr>
              <w:t>Name</w:t>
            </w:r>
          </w:p>
        </w:tc>
        <w:tc>
          <w:tcPr>
            <w:tcW w:w="5386"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633676FC" w14:textId="37327423" w:rsidR="00CD2CCC" w:rsidRPr="00300DB0" w:rsidRDefault="00F12A90" w:rsidP="00F12A90">
            <w:pPr>
              <w:rPr>
                <w:rFonts w:asciiTheme="minorHAnsi" w:hAnsiTheme="minorHAnsi" w:hint="eastAsia"/>
                <w:b/>
                <w:bCs w:val="0"/>
                <w:lang w:eastAsia="en-GB"/>
              </w:rPr>
            </w:pPr>
            <w:r w:rsidRPr="00300DB0">
              <w:rPr>
                <w:rFonts w:asciiTheme="minorHAnsi" w:hAnsiTheme="minorHAnsi"/>
                <w:b/>
                <w:bCs w:val="0"/>
                <w:lang w:eastAsia="en-GB"/>
              </w:rPr>
              <w:t>Title</w:t>
            </w:r>
          </w:p>
        </w:tc>
      </w:tr>
      <w:tr w:rsidR="00CD2CCC" w:rsidRPr="009527A4" w14:paraId="667ED009" w14:textId="77777777" w:rsidTr="00300DB0">
        <w:trPr>
          <w:trHeight w:val="285"/>
        </w:trPr>
        <w:tc>
          <w:tcPr>
            <w:tcW w:w="1324" w:type="dxa"/>
            <w:tcBorders>
              <w:top w:val="nil"/>
            </w:tcBorders>
          </w:tcPr>
          <w:p w14:paraId="5391BA62" w14:textId="394155D5" w:rsidR="00CD2CCC" w:rsidRPr="00CC38C1" w:rsidRDefault="5E0DFFCE" w:rsidP="00F12A90">
            <w:pPr>
              <w:rPr>
                <w:rFonts w:asciiTheme="minorHAnsi" w:hAnsiTheme="minorHAnsi" w:hint="eastAsia"/>
                <w:lang w:eastAsia="en-GB"/>
              </w:rPr>
            </w:pPr>
            <w:r w:rsidRPr="00CC38C1">
              <w:rPr>
                <w:rFonts w:asciiTheme="minorHAnsi" w:hAnsiTheme="minorHAnsi"/>
                <w:lang w:eastAsia="en-GB"/>
              </w:rPr>
              <w:t>Author</w:t>
            </w:r>
          </w:p>
        </w:tc>
        <w:tc>
          <w:tcPr>
            <w:tcW w:w="2357" w:type="dxa"/>
            <w:tcBorders>
              <w:top w:val="nil"/>
            </w:tcBorders>
          </w:tcPr>
          <w:p w14:paraId="18A824BC" w14:textId="26C4E33C" w:rsidR="00CD2CCC" w:rsidRPr="00595998" w:rsidRDefault="00B14F6F" w:rsidP="00F12A90">
            <w:pPr>
              <w:rPr>
                <w:rFonts w:asciiTheme="minorHAnsi" w:hAnsiTheme="minorHAnsi" w:hint="eastAsia"/>
                <w:lang w:eastAsia="en-GB"/>
              </w:rPr>
            </w:pPr>
            <w:r>
              <w:rPr>
                <w:rFonts w:asciiTheme="minorHAnsi" w:hAnsiTheme="minorHAnsi"/>
                <w:lang w:eastAsia="en-GB"/>
              </w:rPr>
              <w:t>Puneet Kumar</w:t>
            </w:r>
          </w:p>
        </w:tc>
        <w:tc>
          <w:tcPr>
            <w:tcW w:w="5386" w:type="dxa"/>
            <w:tcBorders>
              <w:top w:val="nil"/>
            </w:tcBorders>
          </w:tcPr>
          <w:p w14:paraId="0595FFB1" w14:textId="78E24FC8" w:rsidR="00CD2CCC" w:rsidRPr="00595998" w:rsidRDefault="00B14F6F" w:rsidP="00F12A90">
            <w:pPr>
              <w:rPr>
                <w:rFonts w:asciiTheme="minorHAnsi" w:hAnsiTheme="minorHAnsi" w:hint="eastAsia"/>
                <w:lang w:eastAsia="en-GB"/>
              </w:rPr>
            </w:pPr>
            <w:r>
              <w:rPr>
                <w:rFonts w:asciiTheme="minorHAnsi" w:hAnsiTheme="minorHAnsi"/>
                <w:lang w:eastAsia="en-GB"/>
              </w:rPr>
              <w:t>Consulting Integration Architect</w:t>
            </w:r>
          </w:p>
        </w:tc>
      </w:tr>
      <w:tr w:rsidR="00B14F6F" w:rsidRPr="009527A4" w14:paraId="181A5CBF" w14:textId="77777777" w:rsidTr="00F52BDF">
        <w:trPr>
          <w:trHeight w:val="285"/>
        </w:trPr>
        <w:tc>
          <w:tcPr>
            <w:tcW w:w="1324" w:type="dxa"/>
          </w:tcPr>
          <w:p w14:paraId="424E006A" w14:textId="56D9E0E6" w:rsidR="00B14F6F" w:rsidRPr="00CC38C1" w:rsidRDefault="00B14F6F" w:rsidP="00B14F6F">
            <w:pPr>
              <w:rPr>
                <w:rFonts w:asciiTheme="minorHAnsi" w:hAnsiTheme="minorHAnsi" w:hint="eastAsia"/>
                <w:lang w:eastAsia="en-GB"/>
              </w:rPr>
            </w:pPr>
            <w:r w:rsidRPr="00CC38C1">
              <w:rPr>
                <w:rFonts w:asciiTheme="minorHAnsi" w:hAnsiTheme="minorHAnsi"/>
                <w:lang w:eastAsia="en-GB"/>
              </w:rPr>
              <w:t>Author</w:t>
            </w:r>
          </w:p>
        </w:tc>
        <w:tc>
          <w:tcPr>
            <w:tcW w:w="2357" w:type="dxa"/>
          </w:tcPr>
          <w:p w14:paraId="4572C543" w14:textId="3FF03CF4" w:rsidR="00B14F6F" w:rsidRPr="00CC38C1" w:rsidRDefault="00B14F6F" w:rsidP="00B14F6F">
            <w:pPr>
              <w:rPr>
                <w:rFonts w:asciiTheme="minorHAnsi" w:hAnsiTheme="minorHAnsi" w:hint="eastAsia"/>
                <w:lang w:eastAsia="en-GB"/>
              </w:rPr>
            </w:pPr>
            <w:r>
              <w:rPr>
                <w:rFonts w:asciiTheme="minorHAnsi" w:hAnsiTheme="minorHAnsi"/>
                <w:lang w:eastAsia="en-GB"/>
              </w:rPr>
              <w:t>Nikhil Rokade</w:t>
            </w:r>
          </w:p>
        </w:tc>
        <w:tc>
          <w:tcPr>
            <w:tcW w:w="5386" w:type="dxa"/>
          </w:tcPr>
          <w:p w14:paraId="5F06849D" w14:textId="7FB48919" w:rsidR="00B14F6F" w:rsidRPr="00CC38C1" w:rsidRDefault="00B14F6F" w:rsidP="00B14F6F">
            <w:pPr>
              <w:rPr>
                <w:rFonts w:asciiTheme="minorHAnsi" w:hAnsiTheme="minorHAnsi" w:hint="eastAsia"/>
                <w:lang w:eastAsia="en-GB"/>
              </w:rPr>
            </w:pPr>
            <w:r w:rsidRPr="00CC38C1">
              <w:rPr>
                <w:rFonts w:asciiTheme="minorHAnsi" w:hAnsiTheme="minorHAnsi"/>
                <w:lang w:eastAsia="en-GB"/>
              </w:rPr>
              <w:t>Portfolio Architect</w:t>
            </w:r>
          </w:p>
        </w:tc>
      </w:tr>
      <w:tr w:rsidR="051CE9F3" w14:paraId="58B71719" w14:textId="77777777" w:rsidTr="00F52BDF">
        <w:trPr>
          <w:trHeight w:val="285"/>
        </w:trPr>
        <w:tc>
          <w:tcPr>
            <w:tcW w:w="1324" w:type="dxa"/>
          </w:tcPr>
          <w:p w14:paraId="4502BE30" w14:textId="3A6CA01F" w:rsidR="051CE9F3" w:rsidRPr="00CC38C1" w:rsidRDefault="00E57716" w:rsidP="051CE9F3">
            <w:pPr>
              <w:rPr>
                <w:rFonts w:asciiTheme="minorHAnsi" w:hAnsiTheme="minorHAnsi" w:hint="eastAsia"/>
                <w:lang w:eastAsia="en-GB"/>
              </w:rPr>
            </w:pPr>
            <w:r w:rsidRPr="00CC38C1">
              <w:rPr>
                <w:rFonts w:asciiTheme="minorHAnsi" w:hAnsiTheme="minorHAnsi"/>
                <w:lang w:eastAsia="en-GB"/>
              </w:rPr>
              <w:t>Author</w:t>
            </w:r>
          </w:p>
        </w:tc>
        <w:tc>
          <w:tcPr>
            <w:tcW w:w="2357" w:type="dxa"/>
          </w:tcPr>
          <w:p w14:paraId="1C87B0C8" w14:textId="038B5367" w:rsidR="051CE9F3" w:rsidRDefault="00782507" w:rsidP="051CE9F3">
            <w:pPr>
              <w:rPr>
                <w:rFonts w:asciiTheme="minorHAnsi" w:hAnsiTheme="minorHAnsi" w:hint="eastAsia"/>
                <w:lang w:eastAsia="en-GB"/>
              </w:rPr>
            </w:pPr>
            <w:r>
              <w:rPr>
                <w:rFonts w:asciiTheme="minorHAnsi" w:hAnsiTheme="minorHAnsi"/>
                <w:lang w:eastAsia="en-GB"/>
              </w:rPr>
              <w:t>Joycell Sundararaj</w:t>
            </w:r>
          </w:p>
        </w:tc>
        <w:tc>
          <w:tcPr>
            <w:tcW w:w="5386" w:type="dxa"/>
          </w:tcPr>
          <w:p w14:paraId="6D10C8E8" w14:textId="64726DA8" w:rsidR="051CE9F3" w:rsidRDefault="00782507" w:rsidP="051CE9F3">
            <w:pPr>
              <w:rPr>
                <w:rFonts w:asciiTheme="minorHAnsi" w:hAnsiTheme="minorHAnsi" w:hint="eastAsia"/>
                <w:lang w:eastAsia="en-GB"/>
              </w:rPr>
            </w:pPr>
            <w:r>
              <w:rPr>
                <w:rFonts w:asciiTheme="minorHAnsi" w:hAnsiTheme="minorHAnsi"/>
                <w:lang w:eastAsia="en-GB"/>
              </w:rPr>
              <w:t>Integration Architect</w:t>
            </w:r>
          </w:p>
        </w:tc>
      </w:tr>
      <w:tr w:rsidR="009C028E" w:rsidRPr="009527A4" w14:paraId="527AB2CA" w14:textId="77777777" w:rsidTr="00F52BDF">
        <w:trPr>
          <w:trHeight w:val="285"/>
        </w:trPr>
        <w:tc>
          <w:tcPr>
            <w:tcW w:w="1324" w:type="dxa"/>
          </w:tcPr>
          <w:p w14:paraId="77DAF746" w14:textId="770851AF" w:rsidR="009C028E" w:rsidRPr="001402E6" w:rsidRDefault="03C53F3A"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264D2E5E" w14:textId="51745C18" w:rsidR="009C028E" w:rsidRPr="00595998" w:rsidRDefault="00782507" w:rsidP="00F12A90">
            <w:pPr>
              <w:rPr>
                <w:rFonts w:asciiTheme="minorHAnsi" w:hAnsiTheme="minorHAnsi" w:hint="eastAsia"/>
                <w:lang w:eastAsia="en-GB"/>
              </w:rPr>
            </w:pPr>
            <w:r>
              <w:rPr>
                <w:rFonts w:asciiTheme="minorHAnsi" w:hAnsiTheme="minorHAnsi"/>
                <w:lang w:eastAsia="en-GB"/>
              </w:rPr>
              <w:t xml:space="preserve">Phanindra </w:t>
            </w:r>
            <w:r w:rsidR="00F52BDF" w:rsidRPr="00F52BDF">
              <w:rPr>
                <w:rFonts w:asciiTheme="minorHAnsi" w:hAnsiTheme="minorHAnsi"/>
                <w:lang w:eastAsia="en-GB"/>
              </w:rPr>
              <w:t>Nizalapuram</w:t>
            </w:r>
          </w:p>
        </w:tc>
        <w:tc>
          <w:tcPr>
            <w:tcW w:w="5386" w:type="dxa"/>
          </w:tcPr>
          <w:p w14:paraId="79F8A263" w14:textId="615CCBE0" w:rsidR="009C028E" w:rsidRPr="00595998" w:rsidRDefault="00EA42E9" w:rsidP="00F12A90">
            <w:pPr>
              <w:rPr>
                <w:rFonts w:asciiTheme="minorHAnsi" w:hAnsiTheme="minorHAnsi" w:hint="eastAsia"/>
                <w:lang w:eastAsia="en-GB"/>
              </w:rPr>
            </w:pPr>
            <w:r>
              <w:rPr>
                <w:rFonts w:asciiTheme="minorHAnsi" w:hAnsiTheme="minorHAnsi"/>
                <w:lang w:eastAsia="en-GB"/>
              </w:rPr>
              <w:t>Integration Architect</w:t>
            </w:r>
          </w:p>
        </w:tc>
      </w:tr>
      <w:tr w:rsidR="7B8D951D" w14:paraId="636BE3F0" w14:textId="77777777" w:rsidTr="00F52BDF">
        <w:trPr>
          <w:trHeight w:val="285"/>
        </w:trPr>
        <w:tc>
          <w:tcPr>
            <w:tcW w:w="1324" w:type="dxa"/>
          </w:tcPr>
          <w:p w14:paraId="0031FC0F" w14:textId="71731331" w:rsidR="556D237F" w:rsidRPr="001402E6" w:rsidRDefault="556D237F"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468D4274" w14:textId="1E57A4A8" w:rsidR="556D237F" w:rsidRDefault="00EA42E9" w:rsidP="00F12A90">
            <w:pPr>
              <w:rPr>
                <w:rFonts w:asciiTheme="minorHAnsi" w:hAnsiTheme="minorHAnsi" w:hint="eastAsia"/>
                <w:lang w:eastAsia="en-GB"/>
              </w:rPr>
            </w:pPr>
            <w:r>
              <w:rPr>
                <w:rFonts w:asciiTheme="minorHAnsi" w:hAnsiTheme="minorHAnsi"/>
                <w:lang w:eastAsia="en-GB"/>
              </w:rPr>
              <w:t>Pragyan Tripathy</w:t>
            </w:r>
          </w:p>
        </w:tc>
        <w:tc>
          <w:tcPr>
            <w:tcW w:w="5386" w:type="dxa"/>
          </w:tcPr>
          <w:p w14:paraId="3D009836" w14:textId="70C11384" w:rsidR="556D237F" w:rsidRDefault="00EA42E9" w:rsidP="00F12A90">
            <w:pPr>
              <w:rPr>
                <w:rFonts w:asciiTheme="minorHAnsi" w:hAnsiTheme="minorHAnsi" w:hint="eastAsia"/>
                <w:lang w:eastAsia="en-GB"/>
              </w:rPr>
            </w:pPr>
            <w:r>
              <w:rPr>
                <w:rFonts w:asciiTheme="minorHAnsi" w:hAnsiTheme="minorHAnsi"/>
                <w:lang w:eastAsia="en-GB"/>
              </w:rPr>
              <w:t xml:space="preserve">Integration </w:t>
            </w:r>
            <w:r w:rsidR="002775F9">
              <w:rPr>
                <w:rFonts w:asciiTheme="minorHAnsi" w:hAnsiTheme="minorHAnsi"/>
                <w:lang w:eastAsia="en-GB"/>
              </w:rPr>
              <w:t>Developer</w:t>
            </w:r>
          </w:p>
        </w:tc>
      </w:tr>
    </w:tbl>
    <w:p w14:paraId="15698710" w14:textId="48DBC2F9" w:rsidR="00C34C52" w:rsidRDefault="00C34C52" w:rsidP="00CD2CCC">
      <w:pPr>
        <w:rPr>
          <w:lang w:eastAsia="en-GB"/>
        </w:rPr>
      </w:pPr>
    </w:p>
    <w:p w14:paraId="31D3AA24" w14:textId="77777777" w:rsidR="00C34C52" w:rsidRDefault="00C34C52">
      <w:pPr>
        <w:spacing w:after="165" w:line="259" w:lineRule="auto"/>
        <w:rPr>
          <w:lang w:eastAsia="en-GB"/>
        </w:rPr>
      </w:pPr>
      <w:r>
        <w:rPr>
          <w:lang w:eastAsia="en-GB"/>
        </w:rPr>
        <w:br w:type="page"/>
      </w:r>
    </w:p>
    <w:p w14:paraId="0E7AC105" w14:textId="77777777" w:rsidR="00CD2CCC" w:rsidRDefault="00CD2CCC" w:rsidP="00CD2CCC">
      <w:pPr>
        <w:pStyle w:val="Heading2"/>
        <w:keepLines w:val="0"/>
        <w:spacing w:before="240" w:after="120"/>
      </w:pPr>
      <w:bookmarkStart w:id="5" w:name="_Toc240366817"/>
      <w:r>
        <w:t>Document Assurance</w:t>
      </w:r>
      <w:bookmarkEnd w:id="5"/>
    </w:p>
    <w:p w14:paraId="164B9970" w14:textId="77777777" w:rsidR="00CD2CCC" w:rsidRDefault="00CD2CCC" w:rsidP="00CD2CCC">
      <w:pPr>
        <w:rPr>
          <w:lang w:eastAsia="en-GB"/>
        </w:rPr>
      </w:pPr>
      <w:r>
        <w:rPr>
          <w:lang w:eastAsia="en-GB"/>
        </w:rPr>
        <w:t xml:space="preserve">This document has been reviewed and approved by the following, the list has been grouped into different sections to aid readability as this document will be required at DLRM PDG and </w:t>
      </w:r>
      <w:bookmarkStart w:id="6" w:name="_Int_1HYrYzlg"/>
      <w:r>
        <w:rPr>
          <w:lang w:eastAsia="en-GB"/>
        </w:rPr>
        <w:t>possibly TDA</w:t>
      </w:r>
      <w:bookmarkEnd w:id="6"/>
      <w:r>
        <w:rPr>
          <w:lang w:eastAsia="en-GB"/>
        </w:rPr>
        <w:t>.</w:t>
      </w:r>
    </w:p>
    <w:p w14:paraId="6D4A0F23"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324"/>
        <w:gridCol w:w="7885"/>
      </w:tblGrid>
      <w:tr w:rsidR="00CD2CCC" w:rsidRPr="009527A4" w14:paraId="1A9CCBD2" w14:textId="77777777" w:rsidTr="00CC5F8E">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33AD6C" w14:textId="77777777" w:rsidR="00CD2CCC" w:rsidRPr="009527A4" w:rsidRDefault="00CD2CCC" w:rsidP="001E1B57">
            <w:pPr>
              <w:jc w:val="center"/>
              <w:rPr>
                <w:b/>
                <w:lang w:eastAsia="en-GB"/>
              </w:rPr>
            </w:pPr>
            <w:r>
              <w:rPr>
                <w:b/>
                <w:lang w:eastAsia="en-GB"/>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290DDE0" w14:textId="77777777" w:rsidR="00CD2CCC" w:rsidRPr="009527A4" w:rsidRDefault="00CD2CCC" w:rsidP="001E1B57">
            <w:pPr>
              <w:jc w:val="center"/>
              <w:rPr>
                <w:b/>
                <w:lang w:eastAsia="en-GB"/>
              </w:rPr>
            </w:pPr>
            <w:r>
              <w:rPr>
                <w:b/>
                <w:lang w:eastAsia="en-GB"/>
              </w:rPr>
              <w:t>Description</w:t>
            </w:r>
          </w:p>
        </w:tc>
      </w:tr>
      <w:tr w:rsidR="00CD2CCC" w:rsidRPr="009527A4" w14:paraId="7443688B" w14:textId="77777777" w:rsidTr="00866873">
        <w:trPr>
          <w:trHeight w:val="285"/>
        </w:trPr>
        <w:tc>
          <w:tcPr>
            <w:tcW w:w="1324" w:type="dxa"/>
            <w:tcBorders>
              <w:top w:val="single" w:sz="4" w:space="0" w:color="000000" w:themeColor="text1"/>
            </w:tcBorders>
          </w:tcPr>
          <w:p w14:paraId="0C43EAE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Information</w:t>
            </w:r>
          </w:p>
        </w:tc>
        <w:tc>
          <w:tcPr>
            <w:tcW w:w="7885" w:type="dxa"/>
            <w:tcBorders>
              <w:top w:val="single" w:sz="4" w:space="0" w:color="000000" w:themeColor="text1"/>
            </w:tcBorders>
          </w:tcPr>
          <w:p w14:paraId="2497F29E"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Shared for informational purposes including use as reference document for their domain’s documentation and processes</w:t>
            </w:r>
          </w:p>
        </w:tc>
      </w:tr>
      <w:tr w:rsidR="00CD2CCC" w:rsidRPr="009527A4" w14:paraId="7EAE8202" w14:textId="77777777" w:rsidTr="000D7394">
        <w:trPr>
          <w:trHeight w:val="285"/>
        </w:trPr>
        <w:tc>
          <w:tcPr>
            <w:tcW w:w="1324" w:type="dxa"/>
          </w:tcPr>
          <w:p w14:paraId="590E91D5"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Reviewer</w:t>
            </w:r>
          </w:p>
        </w:tc>
        <w:tc>
          <w:tcPr>
            <w:tcW w:w="7885" w:type="dxa"/>
          </w:tcPr>
          <w:p w14:paraId="1EFD839B"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Actively reviews the content to ensure alignment to guidelines and policies and technical accuracy, will contribute as required</w:t>
            </w:r>
          </w:p>
        </w:tc>
      </w:tr>
      <w:tr w:rsidR="00CD2CCC" w:rsidRPr="009527A4" w14:paraId="0AF923E6" w14:textId="77777777" w:rsidTr="000D7394">
        <w:trPr>
          <w:trHeight w:val="285"/>
        </w:trPr>
        <w:tc>
          <w:tcPr>
            <w:tcW w:w="1324" w:type="dxa"/>
          </w:tcPr>
          <w:p w14:paraId="07BE897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Approver</w:t>
            </w:r>
          </w:p>
        </w:tc>
        <w:tc>
          <w:tcPr>
            <w:tcW w:w="7885" w:type="dxa"/>
          </w:tcPr>
          <w:p w14:paraId="33ACE5D0"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Provides assurance that their domain is correct in context of the HLSA</w:t>
            </w:r>
          </w:p>
        </w:tc>
      </w:tr>
    </w:tbl>
    <w:p w14:paraId="12E2DF09" w14:textId="77777777" w:rsidR="00CD2CCC" w:rsidRDefault="00CD2CCC" w:rsidP="00CD2CCC"/>
    <w:p w14:paraId="10518388" w14:textId="77777777" w:rsidR="003B4459" w:rsidRDefault="003B4459" w:rsidP="00CD2CCC"/>
    <w:tbl>
      <w:tblPr>
        <w:tblStyle w:val="TableGridLight"/>
        <w:tblW w:w="9183" w:type="dxa"/>
        <w:tblLook w:val="04A0" w:firstRow="1" w:lastRow="0" w:firstColumn="1" w:lastColumn="0" w:noHBand="0" w:noVBand="1"/>
      </w:tblPr>
      <w:tblGrid>
        <w:gridCol w:w="1232"/>
        <w:gridCol w:w="1384"/>
        <w:gridCol w:w="2482"/>
        <w:gridCol w:w="4085"/>
      </w:tblGrid>
      <w:tr w:rsidR="00AE0EBF" w:rsidRPr="009527A4" w14:paraId="6E8B94D9" w14:textId="77777777" w:rsidTr="00CC5F8E">
        <w:trPr>
          <w:cantSplit/>
          <w:trHeight w:val="285"/>
          <w:tblHeader/>
        </w:trPr>
        <w:tc>
          <w:tcPr>
            <w:tcW w:w="123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BCF6187" w14:textId="777777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Date</w:t>
            </w:r>
          </w:p>
        </w:tc>
        <w:tc>
          <w:tcPr>
            <w:tcW w:w="13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DD5DA6" w14:textId="777777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Role</w:t>
            </w:r>
          </w:p>
        </w:tc>
        <w:tc>
          <w:tcPr>
            <w:tcW w:w="24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5E6878" w14:textId="43A92B4D" w:rsidR="00AE0EBF" w:rsidRPr="0045770F" w:rsidRDefault="00825236" w:rsidP="00595998">
            <w:pPr>
              <w:rPr>
                <w:rFonts w:asciiTheme="minorHAnsi" w:hAnsiTheme="minorHAnsi" w:hint="eastAsia"/>
                <w:b/>
                <w:bCs w:val="0"/>
                <w:lang w:eastAsia="en-GB"/>
              </w:rPr>
            </w:pPr>
            <w:r w:rsidRPr="0045770F">
              <w:rPr>
                <w:rFonts w:asciiTheme="minorHAnsi" w:hAnsiTheme="minorHAnsi"/>
                <w:b/>
                <w:bCs w:val="0"/>
                <w:lang w:eastAsia="en-GB"/>
              </w:rPr>
              <w:t>Name</w:t>
            </w:r>
          </w:p>
        </w:tc>
        <w:tc>
          <w:tcPr>
            <w:tcW w:w="40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DAA227" w14:textId="76E5EB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Title</w:t>
            </w:r>
          </w:p>
        </w:tc>
      </w:tr>
      <w:tr w:rsidR="00AE0EBF" w:rsidRPr="009527A4" w14:paraId="5B62A0C2" w14:textId="77777777" w:rsidTr="00866873">
        <w:trPr>
          <w:trHeight w:val="285"/>
        </w:trPr>
        <w:tc>
          <w:tcPr>
            <w:tcW w:w="1232" w:type="dxa"/>
            <w:tcBorders>
              <w:top w:val="single" w:sz="4" w:space="0" w:color="000000" w:themeColor="text1"/>
            </w:tcBorders>
          </w:tcPr>
          <w:p w14:paraId="7BB5C38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Borders>
              <w:top w:val="single" w:sz="4" w:space="0" w:color="000000" w:themeColor="text1"/>
            </w:tcBorders>
          </w:tcPr>
          <w:p w14:paraId="071B7FA5" w14:textId="47A14C09" w:rsidR="00AE0EBF" w:rsidRPr="00A9490C" w:rsidRDefault="00AE0EBF" w:rsidP="000D7394">
            <w:pPr>
              <w:rPr>
                <w:rFonts w:asciiTheme="minorHAnsi" w:hAnsiTheme="minorHAnsi"/>
                <w:color w:val="auto"/>
                <w:lang w:eastAsia="en-GB"/>
              </w:rPr>
            </w:pPr>
            <w:r w:rsidRPr="00825236">
              <w:rPr>
                <w:rFonts w:asciiTheme="minorHAnsi" w:hAnsiTheme="minorHAnsi"/>
                <w:color w:val="auto"/>
                <w:lang w:eastAsia="en-GB"/>
              </w:rPr>
              <w:t>Approver</w:t>
            </w:r>
          </w:p>
        </w:tc>
        <w:tc>
          <w:tcPr>
            <w:tcW w:w="2482" w:type="dxa"/>
            <w:tcBorders>
              <w:top w:val="single" w:sz="4" w:space="0" w:color="000000" w:themeColor="text1"/>
            </w:tcBorders>
          </w:tcPr>
          <w:p w14:paraId="44FC8FD1" w14:textId="78BDE3EE"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Kosta Konstantinov</w:t>
            </w:r>
          </w:p>
        </w:tc>
        <w:tc>
          <w:tcPr>
            <w:tcW w:w="4085" w:type="dxa"/>
            <w:tcBorders>
              <w:top w:val="single" w:sz="4" w:space="0" w:color="000000" w:themeColor="text1"/>
            </w:tcBorders>
          </w:tcPr>
          <w:p w14:paraId="28262B94" w14:textId="659D3C07"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Enterprise Architect</w:t>
            </w:r>
          </w:p>
        </w:tc>
      </w:tr>
      <w:tr w:rsidR="00AE0EBF" w:rsidRPr="009527A4" w14:paraId="55540189" w14:textId="77777777" w:rsidTr="001F0859">
        <w:trPr>
          <w:trHeight w:val="285"/>
        </w:trPr>
        <w:tc>
          <w:tcPr>
            <w:tcW w:w="1232" w:type="dxa"/>
          </w:tcPr>
          <w:p w14:paraId="267A881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45C424E3"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482" w:type="dxa"/>
          </w:tcPr>
          <w:p w14:paraId="10C7F155" w14:textId="2A063423"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Steve Coldwell</w:t>
            </w:r>
          </w:p>
        </w:tc>
        <w:tc>
          <w:tcPr>
            <w:tcW w:w="4085" w:type="dxa"/>
          </w:tcPr>
          <w:p w14:paraId="61820DB0" w14:textId="51E87CA4" w:rsidR="00AE0EBF" w:rsidRPr="00A9490C" w:rsidRDefault="00C941B2" w:rsidP="000D7394">
            <w:pPr>
              <w:rPr>
                <w:rFonts w:asciiTheme="minorHAnsi" w:hAnsiTheme="minorHAnsi"/>
                <w:color w:val="auto"/>
                <w:lang w:eastAsia="en-GB"/>
              </w:rPr>
            </w:pPr>
            <w:r>
              <w:rPr>
                <w:rFonts w:asciiTheme="minorHAnsi" w:hAnsiTheme="minorHAnsi"/>
                <w:color w:val="auto"/>
                <w:lang w:eastAsia="en-GB"/>
              </w:rPr>
              <w:t>CTO</w:t>
            </w:r>
          </w:p>
        </w:tc>
      </w:tr>
      <w:tr w:rsidR="00446385" w:rsidRPr="009527A4" w14:paraId="19D045B8" w14:textId="77777777" w:rsidTr="001F0859">
        <w:trPr>
          <w:trHeight w:val="285"/>
        </w:trPr>
        <w:tc>
          <w:tcPr>
            <w:tcW w:w="1232" w:type="dxa"/>
          </w:tcPr>
          <w:p w14:paraId="773B0E17" w14:textId="28E14F1D" w:rsidR="00446385" w:rsidRPr="00A9490C" w:rsidRDefault="00446385" w:rsidP="00446385">
            <w:pPr>
              <w:rPr>
                <w:rFonts w:asciiTheme="minorHAnsi" w:hAnsiTheme="minorHAnsi"/>
                <w:color w:val="FFFFFF" w:themeColor="background1"/>
                <w:lang w:eastAsia="en-GB"/>
              </w:rPr>
            </w:pPr>
            <w:r w:rsidRPr="00825236">
              <w:rPr>
                <w:rFonts w:asciiTheme="minorHAnsi" w:hAnsiTheme="minorHAnsi"/>
                <w:color w:val="808080" w:themeColor="background1" w:themeShade="80"/>
                <w:lang w:eastAsia="en-GB"/>
              </w:rPr>
              <w:t>DD/MM/YY</w:t>
            </w:r>
          </w:p>
        </w:tc>
        <w:tc>
          <w:tcPr>
            <w:tcW w:w="1384" w:type="dxa"/>
          </w:tcPr>
          <w:p w14:paraId="2F9882D4" w14:textId="66A4C8C0" w:rsidR="00446385" w:rsidRPr="00A9490C" w:rsidRDefault="00446385" w:rsidP="00446385">
            <w:pPr>
              <w:rPr>
                <w:rFonts w:asciiTheme="minorHAnsi" w:hAnsiTheme="minorHAnsi"/>
                <w:color w:val="auto"/>
                <w:lang w:eastAsia="en-GB"/>
              </w:rPr>
            </w:pPr>
            <w:r w:rsidRPr="00825236">
              <w:rPr>
                <w:rFonts w:asciiTheme="minorHAnsi" w:hAnsiTheme="minorHAnsi"/>
                <w:color w:val="auto"/>
                <w:lang w:eastAsia="en-GB"/>
              </w:rPr>
              <w:t>Approver</w:t>
            </w:r>
          </w:p>
        </w:tc>
        <w:tc>
          <w:tcPr>
            <w:tcW w:w="2482" w:type="dxa"/>
          </w:tcPr>
          <w:p w14:paraId="08DFC1A1" w14:textId="2D70A1FB"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Kate Enright</w:t>
            </w:r>
          </w:p>
        </w:tc>
        <w:tc>
          <w:tcPr>
            <w:tcW w:w="4085" w:type="dxa"/>
          </w:tcPr>
          <w:p w14:paraId="0B140353" w14:textId="3901FFCA"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Head of Data</w:t>
            </w:r>
          </w:p>
        </w:tc>
      </w:tr>
      <w:tr w:rsidR="00BC2BA6" w:rsidRPr="009527A4" w14:paraId="467646E4" w14:textId="77777777" w:rsidTr="001F0859">
        <w:trPr>
          <w:trHeight w:val="285"/>
        </w:trPr>
        <w:tc>
          <w:tcPr>
            <w:tcW w:w="1232" w:type="dxa"/>
          </w:tcPr>
          <w:p w14:paraId="0DC2CDE2" w14:textId="1E11EC87" w:rsidR="00BC2BA6" w:rsidRPr="00A9490C" w:rsidRDefault="00BC2BA6" w:rsidP="00BC2BA6">
            <w:pPr>
              <w:rPr>
                <w:color w:val="808080" w:themeColor="background1" w:themeShade="80"/>
                <w:lang w:eastAsia="en-GB"/>
              </w:rPr>
            </w:pPr>
            <w:r w:rsidRPr="00A9490C">
              <w:rPr>
                <w:rFonts w:asciiTheme="minorHAnsi" w:hAnsiTheme="minorHAnsi"/>
                <w:color w:val="808080" w:themeColor="background1" w:themeShade="80"/>
                <w:lang w:eastAsia="en-GB"/>
              </w:rPr>
              <w:t>DD/MM/YY</w:t>
            </w:r>
          </w:p>
        </w:tc>
        <w:tc>
          <w:tcPr>
            <w:tcW w:w="1384" w:type="dxa"/>
          </w:tcPr>
          <w:p w14:paraId="05610111" w14:textId="30ABA619" w:rsidR="00BC2BA6" w:rsidRPr="00825236" w:rsidRDefault="00BC2BA6" w:rsidP="00BC2BA6">
            <w:pPr>
              <w:rPr>
                <w:color w:val="auto"/>
                <w:lang w:eastAsia="en-GB"/>
              </w:rPr>
            </w:pPr>
            <w:r w:rsidRPr="00825236">
              <w:rPr>
                <w:rFonts w:asciiTheme="minorHAnsi" w:hAnsiTheme="minorHAnsi"/>
                <w:color w:val="auto"/>
                <w:lang w:eastAsia="en-GB"/>
              </w:rPr>
              <w:t>Approver</w:t>
            </w:r>
          </w:p>
        </w:tc>
        <w:tc>
          <w:tcPr>
            <w:tcW w:w="2482" w:type="dxa"/>
          </w:tcPr>
          <w:p w14:paraId="757291DC" w14:textId="23B490F4" w:rsidR="00BC2BA6" w:rsidRPr="00A9490C" w:rsidRDefault="00BC2BA6" w:rsidP="00BC2BA6">
            <w:pPr>
              <w:rPr>
                <w:color w:val="auto"/>
                <w:lang w:eastAsia="en-GB"/>
              </w:rPr>
            </w:pPr>
            <w:r w:rsidRPr="00BC2BA6">
              <w:rPr>
                <w:rFonts w:asciiTheme="minorHAnsi" w:hAnsiTheme="minorHAnsi"/>
                <w:color w:val="auto"/>
                <w:lang w:eastAsia="en-GB"/>
              </w:rPr>
              <w:t>Ryan Freu</w:t>
            </w:r>
            <w:r w:rsidR="00F340D2">
              <w:rPr>
                <w:rFonts w:asciiTheme="minorHAnsi" w:hAnsiTheme="minorHAnsi"/>
                <w:color w:val="auto"/>
                <w:lang w:eastAsia="en-GB"/>
              </w:rPr>
              <w:t>n</w:t>
            </w:r>
            <w:r w:rsidRPr="00BC2BA6">
              <w:rPr>
                <w:rFonts w:asciiTheme="minorHAnsi" w:hAnsiTheme="minorHAnsi"/>
                <w:color w:val="auto"/>
                <w:lang w:eastAsia="en-GB"/>
              </w:rPr>
              <w:t>d</w:t>
            </w:r>
          </w:p>
        </w:tc>
        <w:tc>
          <w:tcPr>
            <w:tcW w:w="4085" w:type="dxa"/>
          </w:tcPr>
          <w:p w14:paraId="475296F6" w14:textId="20343030" w:rsidR="00BC2BA6" w:rsidRPr="00A9490C" w:rsidRDefault="00BC2BA6" w:rsidP="00BC2BA6">
            <w:pPr>
              <w:rPr>
                <w:color w:val="auto"/>
                <w:lang w:eastAsia="en-GB"/>
              </w:rPr>
            </w:pPr>
            <w:r w:rsidRPr="00F17425">
              <w:rPr>
                <w:rFonts w:asciiTheme="minorHAnsi" w:hAnsiTheme="minorHAnsi"/>
                <w:color w:val="auto"/>
                <w:lang w:eastAsia="en-GB"/>
              </w:rPr>
              <w:t>Information Security Officer</w:t>
            </w:r>
          </w:p>
        </w:tc>
      </w:tr>
      <w:tr w:rsidR="00446385" w:rsidRPr="009527A4" w14:paraId="5E745A22" w14:textId="77777777" w:rsidTr="001F0859">
        <w:trPr>
          <w:trHeight w:val="285"/>
        </w:trPr>
        <w:tc>
          <w:tcPr>
            <w:tcW w:w="1232" w:type="dxa"/>
          </w:tcPr>
          <w:p w14:paraId="58E7186F" w14:textId="395A4B97"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4A131D7" w14:textId="4D3D938E" w:rsidR="00446385" w:rsidRPr="00A9490C" w:rsidRDefault="001B7465" w:rsidP="00446385">
            <w:pPr>
              <w:rPr>
                <w:rFonts w:asciiTheme="minorHAnsi" w:hAnsiTheme="minorHAnsi"/>
                <w:color w:val="auto"/>
                <w:lang w:eastAsia="en-GB"/>
              </w:rPr>
            </w:pPr>
            <w:r>
              <w:rPr>
                <w:rFonts w:asciiTheme="minorHAnsi" w:hAnsiTheme="minorHAnsi"/>
                <w:color w:val="auto"/>
                <w:lang w:eastAsia="en-GB"/>
              </w:rPr>
              <w:t>Approver</w:t>
            </w:r>
          </w:p>
        </w:tc>
        <w:tc>
          <w:tcPr>
            <w:tcW w:w="2482" w:type="dxa"/>
          </w:tcPr>
          <w:p w14:paraId="2701E4F1" w14:textId="3C6D112C"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Dave Ewles</w:t>
            </w:r>
          </w:p>
        </w:tc>
        <w:tc>
          <w:tcPr>
            <w:tcW w:w="4085" w:type="dxa"/>
          </w:tcPr>
          <w:p w14:paraId="0EB8B13E" w14:textId="2CE481B2" w:rsidR="00446385" w:rsidRPr="00A9490C" w:rsidRDefault="001B7465" w:rsidP="00446385">
            <w:pPr>
              <w:rPr>
                <w:rFonts w:asciiTheme="minorHAnsi" w:hAnsiTheme="minorHAnsi"/>
                <w:color w:val="auto"/>
                <w:lang w:eastAsia="en-GB"/>
              </w:rPr>
            </w:pPr>
            <w:r w:rsidRPr="00A9490C">
              <w:rPr>
                <w:rFonts w:asciiTheme="minorHAnsi" w:hAnsiTheme="minorHAnsi"/>
                <w:color w:val="auto"/>
                <w:lang w:eastAsia="en-GB"/>
              </w:rPr>
              <w:t>Data Architect and Engineering Lead</w:t>
            </w:r>
          </w:p>
        </w:tc>
      </w:tr>
      <w:tr w:rsidR="00446385" w:rsidRPr="009527A4" w14:paraId="552A0DF8" w14:textId="77777777" w:rsidTr="001F0859">
        <w:trPr>
          <w:trHeight w:val="285"/>
        </w:trPr>
        <w:tc>
          <w:tcPr>
            <w:tcW w:w="1232" w:type="dxa"/>
          </w:tcPr>
          <w:p w14:paraId="70E9D694" w14:textId="1456F746"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5D9CF6B" w14:textId="6758E48F"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1FF72C31" w14:textId="7B06D895"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Chad Ozdil</w:t>
            </w:r>
          </w:p>
        </w:tc>
        <w:tc>
          <w:tcPr>
            <w:tcW w:w="4085" w:type="dxa"/>
          </w:tcPr>
          <w:p w14:paraId="686711FD" w14:textId="15D3B88F"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Security Architect</w:t>
            </w:r>
          </w:p>
        </w:tc>
      </w:tr>
      <w:tr w:rsidR="00446385" w:rsidRPr="009527A4" w14:paraId="22A24C1C" w14:textId="77777777" w:rsidTr="001F0859">
        <w:trPr>
          <w:trHeight w:val="285"/>
        </w:trPr>
        <w:tc>
          <w:tcPr>
            <w:tcW w:w="1232" w:type="dxa"/>
          </w:tcPr>
          <w:p w14:paraId="30A39295"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0E3B296F" w14:textId="3AB1B5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EB14FDC" w14:textId="371E6C82"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J</w:t>
            </w:r>
            <w:r>
              <w:rPr>
                <w:rFonts w:asciiTheme="minorHAnsi" w:hAnsiTheme="minorHAnsi" w:hint="eastAsia"/>
                <w:color w:val="auto"/>
                <w:lang w:eastAsia="en-GB"/>
              </w:rPr>
              <w:t>a</w:t>
            </w:r>
            <w:r>
              <w:rPr>
                <w:rFonts w:asciiTheme="minorHAnsi" w:hAnsiTheme="minorHAnsi"/>
                <w:color w:val="auto"/>
                <w:lang w:eastAsia="en-GB"/>
              </w:rPr>
              <w:t>mie Barclay</w:t>
            </w:r>
          </w:p>
        </w:tc>
        <w:tc>
          <w:tcPr>
            <w:tcW w:w="4085" w:type="dxa"/>
          </w:tcPr>
          <w:p w14:paraId="435157CE" w14:textId="7DEBBA9D"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375AF48A" w14:textId="77777777" w:rsidTr="001F0859">
        <w:trPr>
          <w:trHeight w:val="285"/>
        </w:trPr>
        <w:tc>
          <w:tcPr>
            <w:tcW w:w="1232" w:type="dxa"/>
          </w:tcPr>
          <w:p w14:paraId="2C5A31C0"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B336181" w14:textId="4D7876B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1D3041AC" w14:textId="0CC7D77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Sean Dodd</w:t>
            </w:r>
          </w:p>
        </w:tc>
        <w:tc>
          <w:tcPr>
            <w:tcW w:w="4085" w:type="dxa"/>
          </w:tcPr>
          <w:p w14:paraId="5F54129D" w14:textId="01BBE1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7E5ECC0B" w14:textId="77777777" w:rsidTr="001F0859">
        <w:trPr>
          <w:trHeight w:val="285"/>
        </w:trPr>
        <w:tc>
          <w:tcPr>
            <w:tcW w:w="1232" w:type="dxa"/>
          </w:tcPr>
          <w:p w14:paraId="1A39B2A6"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2873C22" w14:textId="515A20C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91AB62D" w14:textId="069AD23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Diana Constable</w:t>
            </w:r>
          </w:p>
        </w:tc>
        <w:tc>
          <w:tcPr>
            <w:tcW w:w="4085" w:type="dxa"/>
          </w:tcPr>
          <w:p w14:paraId="60CB9D4F" w14:textId="3AC7ABB4"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Head of Engineering</w:t>
            </w:r>
          </w:p>
        </w:tc>
      </w:tr>
      <w:tr w:rsidR="00446385" w:rsidRPr="009527A4" w14:paraId="02B1A6D2" w14:textId="77777777" w:rsidTr="001F0859">
        <w:trPr>
          <w:trHeight w:val="285"/>
        </w:trPr>
        <w:tc>
          <w:tcPr>
            <w:tcW w:w="1232" w:type="dxa"/>
          </w:tcPr>
          <w:p w14:paraId="0450327E" w14:textId="5849BA1D"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3ADB8F5" w14:textId="1F75CB92"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0A9D56CA" w14:textId="050F5C23"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Stuart Clark</w:t>
            </w:r>
          </w:p>
        </w:tc>
        <w:tc>
          <w:tcPr>
            <w:tcW w:w="4085" w:type="dxa"/>
          </w:tcPr>
          <w:p w14:paraId="5117374F" w14:textId="394E51C1"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DevSecOps (Software &amp; Data) Lead</w:t>
            </w:r>
          </w:p>
        </w:tc>
      </w:tr>
      <w:tr w:rsidR="00446385" w:rsidRPr="009527A4" w14:paraId="6E9284A7" w14:textId="77777777" w:rsidTr="001F0859">
        <w:trPr>
          <w:trHeight w:val="285"/>
        </w:trPr>
        <w:tc>
          <w:tcPr>
            <w:tcW w:w="1232" w:type="dxa"/>
          </w:tcPr>
          <w:p w14:paraId="742C27E2" w14:textId="57010B15"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D02F8EE" w14:textId="5E131578"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5614B360" w14:textId="1D2B8B91"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Pragnesh Solanki</w:t>
            </w:r>
          </w:p>
        </w:tc>
        <w:tc>
          <w:tcPr>
            <w:tcW w:w="4085" w:type="dxa"/>
          </w:tcPr>
          <w:p w14:paraId="73325FCF" w14:textId="2A95ED87"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DevSecOps (Build) Lead</w:t>
            </w:r>
          </w:p>
        </w:tc>
      </w:tr>
      <w:tr w:rsidR="00446385" w:rsidRPr="009527A4" w14:paraId="219DFC8B" w14:textId="77777777" w:rsidTr="001F0859">
        <w:trPr>
          <w:trHeight w:val="285"/>
        </w:trPr>
        <w:tc>
          <w:tcPr>
            <w:tcW w:w="1232" w:type="dxa"/>
          </w:tcPr>
          <w:p w14:paraId="0315474C"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625CED3F" w14:textId="66ECCB1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2068466" w14:textId="07FA284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Ian Danbury</w:t>
            </w:r>
          </w:p>
        </w:tc>
        <w:tc>
          <w:tcPr>
            <w:tcW w:w="4085" w:type="dxa"/>
          </w:tcPr>
          <w:p w14:paraId="6F1206DB" w14:textId="2ECAC59C"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DevSecOps (Platform) Lead</w:t>
            </w:r>
          </w:p>
        </w:tc>
      </w:tr>
      <w:tr w:rsidR="00446385" w:rsidRPr="009527A4" w14:paraId="5A289589" w14:textId="77777777" w:rsidTr="001F0859">
        <w:trPr>
          <w:trHeight w:val="285"/>
        </w:trPr>
        <w:tc>
          <w:tcPr>
            <w:tcW w:w="1232" w:type="dxa"/>
          </w:tcPr>
          <w:p w14:paraId="7C5E8AAD"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1FB19B0" w14:textId="46B60D8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915651B" w14:textId="79E0E953"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Kevin Harrop</w:t>
            </w:r>
          </w:p>
        </w:tc>
        <w:tc>
          <w:tcPr>
            <w:tcW w:w="4085" w:type="dxa"/>
          </w:tcPr>
          <w:p w14:paraId="34D4936D" w14:textId="78618E8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Security Engineering Lead</w:t>
            </w:r>
          </w:p>
        </w:tc>
      </w:tr>
    </w:tbl>
    <w:p w14:paraId="46071A40" w14:textId="68FD25A9" w:rsidR="00AE0EBF" w:rsidRPr="00CF0AB0" w:rsidRDefault="001D0755" w:rsidP="00A9249F">
      <w:pPr>
        <w:pStyle w:val="Heading2"/>
        <w:keepLines w:val="0"/>
        <w:spacing w:before="240" w:after="120"/>
      </w:pPr>
      <w:bookmarkStart w:id="7" w:name="_Toc240366818"/>
      <w:r w:rsidRPr="00CF0AB0">
        <w:t>TDA Approval</w:t>
      </w:r>
      <w:bookmarkEnd w:id="7"/>
    </w:p>
    <w:p w14:paraId="4EFF0E55" w14:textId="77777777" w:rsidR="00787BE4" w:rsidRDefault="00CF0AB0" w:rsidP="00CF0AB0">
      <w:pPr>
        <w:jc w:val="both"/>
        <w:rPr>
          <w:szCs w:val="20"/>
        </w:rPr>
      </w:pPr>
      <w:r w:rsidRPr="4703C369">
        <w:rPr>
          <w:szCs w:val="20"/>
        </w:rPr>
        <w:t xml:space="preserve">The TDA approval date to be updated by the author once full TDA approval has been granted. </w:t>
      </w:r>
    </w:p>
    <w:p w14:paraId="0D1C3405" w14:textId="7626F12C" w:rsidR="00CF0AB0" w:rsidRPr="00A70E33" w:rsidRDefault="00CF0AB0" w:rsidP="00CF0AB0">
      <w:pPr>
        <w:jc w:val="both"/>
        <w:rPr>
          <w:szCs w:val="20"/>
        </w:rPr>
      </w:pPr>
      <w:r w:rsidRPr="4703C369">
        <w:rPr>
          <w:szCs w:val="20"/>
        </w:rPr>
        <w:t>The document should then be updated to a major revision number and stored in the solution repository.</w:t>
      </w:r>
    </w:p>
    <w:p w14:paraId="33F7EF2E" w14:textId="77777777" w:rsidR="00AE0EBF" w:rsidRDefault="00AE0EBF" w:rsidP="00CD2CCC">
      <w:pPr>
        <w:rPr>
          <w:lang w:eastAsia="en-GB"/>
        </w:rPr>
      </w:pPr>
    </w:p>
    <w:tbl>
      <w:tblPr>
        <w:tblStyle w:val="TableGridLight"/>
        <w:tblW w:w="9209" w:type="dxa"/>
        <w:tblLook w:val="04A0" w:firstRow="1" w:lastRow="0" w:firstColumn="1" w:lastColumn="0" w:noHBand="0" w:noVBand="1"/>
      </w:tblPr>
      <w:tblGrid>
        <w:gridCol w:w="1399"/>
        <w:gridCol w:w="2552"/>
        <w:gridCol w:w="2547"/>
        <w:gridCol w:w="2711"/>
      </w:tblGrid>
      <w:tr w:rsidR="004A3804" w:rsidRPr="00595998" w14:paraId="7AD5E3F6" w14:textId="2CB20029" w:rsidTr="00CC5F8E">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EE9DB7" w14:textId="77777777" w:rsidR="004A3804" w:rsidRPr="007A2B8C" w:rsidRDefault="004A3804" w:rsidP="004A3804">
            <w:pPr>
              <w:rPr>
                <w:rFonts w:asciiTheme="minorHAnsi" w:hAnsiTheme="minorHAnsi" w:hint="eastAsia"/>
                <w:b/>
                <w:bCs w:val="0"/>
                <w:lang w:eastAsia="en-GB"/>
              </w:rPr>
            </w:pPr>
            <w:r w:rsidRPr="007A2B8C">
              <w:rPr>
                <w:rFonts w:asciiTheme="minorHAnsi" w:hAnsiTheme="minorHAnsi"/>
                <w:b/>
                <w:bCs w:val="0"/>
                <w:lang w:eastAsia="en-GB"/>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C5D40B3" w14:textId="61D4851B" w:rsidR="004A3804" w:rsidRPr="007A2B8C" w:rsidRDefault="004A3804" w:rsidP="004A3804">
            <w:pPr>
              <w:rPr>
                <w:rFonts w:asciiTheme="minorHAnsi" w:hAnsiTheme="minorHAnsi" w:hint="eastAsia"/>
                <w:b/>
                <w:bCs w:val="0"/>
                <w:lang w:eastAsia="en-GB"/>
              </w:rPr>
            </w:pPr>
            <w:r w:rsidRPr="007A2B8C">
              <w:rPr>
                <w:rFonts w:asciiTheme="minorHAnsi" w:hAnsiTheme="minorHAnsi"/>
                <w:b/>
                <w:bCs w:val="0"/>
                <w:lang w:eastAsia="en-GB"/>
              </w:rPr>
              <w:t>Minutes</w:t>
            </w:r>
            <w:r w:rsidR="00787BE4" w:rsidRPr="007A2B8C">
              <w:rPr>
                <w:rFonts w:asciiTheme="minorHAnsi" w:hAnsiTheme="minorHAnsi"/>
                <w:b/>
                <w:bCs w:val="0"/>
                <w:lang w:eastAsia="en-GB"/>
              </w:rPr>
              <w:t xml:space="preserve">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CAD2E1C" w14:textId="307DADE8" w:rsidR="004A3804" w:rsidRPr="007A2B8C" w:rsidRDefault="004A3804" w:rsidP="004A3804">
            <w:pPr>
              <w:rPr>
                <w:b/>
                <w:bCs w:val="0"/>
                <w:lang w:eastAsia="en-GB"/>
              </w:rPr>
            </w:pPr>
            <w:r w:rsidRPr="007A2B8C">
              <w:rPr>
                <w:b/>
                <w:bCs w:val="0"/>
                <w:lang w:eastAsia="en-GB"/>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BCDF0A" w14:textId="30416A6F" w:rsidR="004A3804" w:rsidRPr="007A2B8C" w:rsidRDefault="004A3804" w:rsidP="004A3804">
            <w:pPr>
              <w:rPr>
                <w:b/>
                <w:bCs w:val="0"/>
                <w:lang w:eastAsia="en-GB"/>
              </w:rPr>
            </w:pPr>
            <w:r w:rsidRPr="007A2B8C">
              <w:rPr>
                <w:b/>
                <w:bCs w:val="0"/>
                <w:lang w:eastAsia="en-GB"/>
              </w:rPr>
              <w:t>TDA Chair Title</w:t>
            </w:r>
          </w:p>
        </w:tc>
      </w:tr>
      <w:tr w:rsidR="004A3804" w:rsidRPr="00825236" w14:paraId="6911842F" w14:textId="21BC8F81" w:rsidTr="00866873">
        <w:trPr>
          <w:trHeight w:val="285"/>
        </w:trPr>
        <w:tc>
          <w:tcPr>
            <w:tcW w:w="1399" w:type="dxa"/>
            <w:tcBorders>
              <w:top w:val="single" w:sz="4" w:space="0" w:color="000000" w:themeColor="text1"/>
            </w:tcBorders>
          </w:tcPr>
          <w:p w14:paraId="7A97570A" w14:textId="77777777" w:rsidR="004A3804" w:rsidRPr="00825236" w:rsidRDefault="004A3804" w:rsidP="004A380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2552" w:type="dxa"/>
            <w:tcBorders>
              <w:top w:val="single" w:sz="4" w:space="0" w:color="000000" w:themeColor="text1"/>
            </w:tcBorders>
          </w:tcPr>
          <w:p w14:paraId="7BD2100E" w14:textId="000CB8DB" w:rsidR="004A3804" w:rsidRPr="00825236" w:rsidRDefault="004A3804" w:rsidP="004A3804">
            <w:pPr>
              <w:rPr>
                <w:rFonts w:asciiTheme="minorHAnsi" w:hAnsiTheme="minorHAnsi" w:hint="eastAsia"/>
                <w:color w:val="auto"/>
                <w:lang w:eastAsia="en-GB"/>
              </w:rPr>
            </w:pPr>
          </w:p>
        </w:tc>
        <w:tc>
          <w:tcPr>
            <w:tcW w:w="2547" w:type="dxa"/>
            <w:tcBorders>
              <w:top w:val="single" w:sz="4" w:space="0" w:color="000000" w:themeColor="text1"/>
            </w:tcBorders>
          </w:tcPr>
          <w:p w14:paraId="4D84C202" w14:textId="77777777" w:rsidR="004A3804" w:rsidRPr="00825236" w:rsidRDefault="004A3804" w:rsidP="004A3804">
            <w:pPr>
              <w:rPr>
                <w:color w:val="auto"/>
                <w:lang w:eastAsia="en-GB"/>
              </w:rPr>
            </w:pPr>
          </w:p>
        </w:tc>
        <w:tc>
          <w:tcPr>
            <w:tcW w:w="2711" w:type="dxa"/>
            <w:tcBorders>
              <w:top w:val="single" w:sz="4" w:space="0" w:color="000000" w:themeColor="text1"/>
            </w:tcBorders>
          </w:tcPr>
          <w:p w14:paraId="59DA0D19" w14:textId="77777777" w:rsidR="004A3804" w:rsidRPr="00825236" w:rsidRDefault="004A3804" w:rsidP="004A3804">
            <w:pPr>
              <w:rPr>
                <w:color w:val="auto"/>
                <w:lang w:eastAsia="en-GB"/>
              </w:rPr>
            </w:pPr>
          </w:p>
        </w:tc>
      </w:tr>
    </w:tbl>
    <w:p w14:paraId="1094B4D5" w14:textId="77777777" w:rsidR="00AE0EBF" w:rsidRDefault="00AE0EBF" w:rsidP="00CD2CCC">
      <w:pPr>
        <w:rPr>
          <w:lang w:eastAsia="en-GB"/>
        </w:rPr>
      </w:pPr>
    </w:p>
    <w:p w14:paraId="38C7E440" w14:textId="77777777" w:rsidR="0014015B" w:rsidRPr="00A70E33" w:rsidRDefault="0014015B" w:rsidP="0014015B">
      <w:pPr>
        <w:rPr>
          <w:szCs w:val="20"/>
        </w:rPr>
      </w:pPr>
      <w:r w:rsidRPr="00A70E33">
        <w:rPr>
          <w:szCs w:val="20"/>
        </w:rPr>
        <w:t>Note – documents that have conditional TDA approval must be completed before the Date of TDA Approval can be entered by the author, and the major revision saved in the solution repository.</w:t>
      </w:r>
    </w:p>
    <w:p w14:paraId="7BCC38EA" w14:textId="77777777" w:rsidR="00CD2CCC" w:rsidRDefault="00CD2CCC" w:rsidP="00CD2CCC">
      <w:pPr>
        <w:pStyle w:val="Heading2"/>
        <w:keepLines w:val="0"/>
        <w:spacing w:before="240" w:after="120"/>
      </w:pPr>
      <w:bookmarkStart w:id="8" w:name="_Document_References"/>
      <w:bookmarkStart w:id="9" w:name="_Toc240366819"/>
      <w:bookmarkEnd w:id="8"/>
      <w:r>
        <w:t>Document References</w:t>
      </w:r>
      <w:bookmarkEnd w:id="9"/>
    </w:p>
    <w:p w14:paraId="5584657C" w14:textId="7B1B4942" w:rsidR="00DD6FFE" w:rsidRDefault="00DD6FFE" w:rsidP="00CD2CCC">
      <w:pPr>
        <w:rPr>
          <w:lang w:eastAsia="en-GB"/>
        </w:rPr>
      </w:pPr>
      <w:r>
        <w:rPr>
          <w:lang w:eastAsia="en-GB"/>
        </w:rPr>
        <w:t>The following documents should be read in conjunction with this document:</w:t>
      </w:r>
    </w:p>
    <w:p w14:paraId="5D767D29" w14:textId="77777777" w:rsidR="00CD2CCC" w:rsidRDefault="00CD2CCC" w:rsidP="00CD2CCC">
      <w:pPr>
        <w:rPr>
          <w:lang w:eastAsia="en-GB"/>
        </w:rPr>
      </w:pPr>
    </w:p>
    <w:tbl>
      <w:tblPr>
        <w:tblStyle w:val="TableGridLight"/>
        <w:tblW w:w="9634" w:type="dxa"/>
        <w:tblLook w:val="04A0" w:firstRow="1" w:lastRow="0" w:firstColumn="1" w:lastColumn="0" w:noHBand="0" w:noVBand="1"/>
      </w:tblPr>
      <w:tblGrid>
        <w:gridCol w:w="1145"/>
        <w:gridCol w:w="3540"/>
        <w:gridCol w:w="1483"/>
        <w:gridCol w:w="1656"/>
        <w:gridCol w:w="1540"/>
        <w:gridCol w:w="270"/>
      </w:tblGrid>
      <w:tr w:rsidR="00CD2CCC" w:rsidRPr="009527A4" w14:paraId="15D5CAAE" w14:textId="77777777" w:rsidTr="007B6F01">
        <w:tc>
          <w:tcPr>
            <w:tcW w:w="11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5AC74D9" w14:textId="77777777" w:rsidR="00CD2CCC" w:rsidRPr="00595998" w:rsidRDefault="00CD2CCC" w:rsidP="001E1B57">
            <w:pPr>
              <w:jc w:val="center"/>
              <w:rPr>
                <w:rFonts w:asciiTheme="minorHAnsi" w:hAnsiTheme="minorHAnsi" w:hint="eastAsia"/>
                <w:b/>
                <w:lang w:eastAsia="en-GB"/>
              </w:rPr>
            </w:pPr>
            <w:commentRangeStart w:id="10"/>
            <w:commentRangeStart w:id="11"/>
            <w:r w:rsidRPr="00595998">
              <w:rPr>
                <w:rFonts w:asciiTheme="minorHAnsi" w:hAnsiTheme="minorHAnsi"/>
                <w:b/>
                <w:lang w:eastAsia="en-GB"/>
              </w:rPr>
              <w:t>Reference</w:t>
            </w:r>
          </w:p>
        </w:tc>
        <w:tc>
          <w:tcPr>
            <w:tcW w:w="374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0B7256"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Document</w:t>
            </w:r>
          </w:p>
        </w:tc>
        <w:tc>
          <w:tcPr>
            <w:tcW w:w="106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62E2E5A"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Version</w:t>
            </w:r>
          </w:p>
        </w:tc>
        <w:tc>
          <w:tcPr>
            <w:tcW w:w="17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4B4F5C1"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Author</w:t>
            </w:r>
          </w:p>
        </w:tc>
        <w:tc>
          <w:tcPr>
            <w:tcW w:w="1936" w:type="dxa"/>
            <w:gridSpan w:val="2"/>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44DCC2"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Source</w:t>
            </w:r>
          </w:p>
        </w:tc>
      </w:tr>
      <w:tr w:rsidR="00D26090" w:rsidRPr="009527A4" w14:paraId="57582FD3" w14:textId="77777777" w:rsidTr="007B6F01">
        <w:tc>
          <w:tcPr>
            <w:tcW w:w="1145" w:type="dxa"/>
            <w:tcBorders>
              <w:top w:val="single" w:sz="4" w:space="0" w:color="000000" w:themeColor="text1"/>
            </w:tcBorders>
          </w:tcPr>
          <w:p w14:paraId="45CD44A3" w14:textId="4CBF4B31" w:rsidR="00D26090" w:rsidRPr="00F94A76" w:rsidRDefault="00D26090" w:rsidP="00D26090">
            <w:pPr>
              <w:rPr>
                <w:rFonts w:asciiTheme="minorHAnsi" w:hAnsiTheme="minorHAnsi" w:hint="eastAsia"/>
                <w:lang w:eastAsia="en-GB"/>
              </w:rPr>
            </w:pPr>
            <w:r w:rsidRPr="008D0283">
              <w:rPr>
                <w:rFonts w:asciiTheme="minorHAnsi" w:hAnsiTheme="minorHAnsi"/>
                <w:szCs w:val="20"/>
              </w:rPr>
              <w:t>1</w:t>
            </w:r>
          </w:p>
        </w:tc>
        <w:tc>
          <w:tcPr>
            <w:tcW w:w="3746" w:type="dxa"/>
            <w:tcBorders>
              <w:top w:val="single" w:sz="4" w:space="0" w:color="000000" w:themeColor="text1"/>
            </w:tcBorders>
          </w:tcPr>
          <w:p w14:paraId="6ECEE95E" w14:textId="61B476DB" w:rsidR="00D26090" w:rsidRPr="00F94A76" w:rsidRDefault="00D26090" w:rsidP="00D26090">
            <w:pPr>
              <w:rPr>
                <w:rFonts w:asciiTheme="minorHAnsi" w:hAnsiTheme="minorHAnsi" w:hint="eastAsia"/>
                <w:lang w:eastAsia="en-GB"/>
              </w:rPr>
            </w:pPr>
            <w:r w:rsidRPr="008D0283">
              <w:rPr>
                <w:rFonts w:asciiTheme="minorHAnsi" w:hAnsiTheme="minorHAnsi"/>
                <w:szCs w:val="20"/>
              </w:rPr>
              <w:t>Enterprise Architecture Principles</w:t>
            </w:r>
          </w:p>
        </w:tc>
        <w:tc>
          <w:tcPr>
            <w:tcW w:w="1060" w:type="dxa"/>
            <w:tcBorders>
              <w:top w:val="single" w:sz="4" w:space="0" w:color="000000" w:themeColor="text1"/>
            </w:tcBorders>
          </w:tcPr>
          <w:p w14:paraId="12DBB848" w14:textId="6340AA84" w:rsidR="00D26090" w:rsidRPr="00F94A76" w:rsidRDefault="00D26090" w:rsidP="00D26090">
            <w:pPr>
              <w:rPr>
                <w:rFonts w:asciiTheme="minorHAnsi" w:hAnsiTheme="minorHAnsi" w:hint="eastAsia"/>
                <w:lang w:eastAsia="en-GB"/>
              </w:rPr>
            </w:pPr>
            <w:r w:rsidRPr="008D0283">
              <w:rPr>
                <w:rFonts w:asciiTheme="minorHAnsi" w:hAnsiTheme="minorHAnsi"/>
                <w:szCs w:val="20"/>
              </w:rPr>
              <w:t>0.1</w:t>
            </w:r>
          </w:p>
        </w:tc>
        <w:tc>
          <w:tcPr>
            <w:tcW w:w="1747" w:type="dxa"/>
            <w:tcBorders>
              <w:top w:val="single" w:sz="4" w:space="0" w:color="000000" w:themeColor="text1"/>
            </w:tcBorders>
          </w:tcPr>
          <w:p w14:paraId="123962D3" w14:textId="42DA6691" w:rsidR="00D26090" w:rsidRPr="00F94A76" w:rsidRDefault="00D26090" w:rsidP="00D26090">
            <w:pPr>
              <w:rPr>
                <w:rFonts w:asciiTheme="minorHAnsi" w:hAnsiTheme="minorHAnsi" w:hint="eastAsia"/>
                <w:lang w:eastAsia="en-GB"/>
              </w:rPr>
            </w:pPr>
            <w:r w:rsidRPr="008D0283">
              <w:rPr>
                <w:rFonts w:asciiTheme="minorHAnsi" w:hAnsiTheme="minorHAnsi"/>
                <w:szCs w:val="20"/>
              </w:rPr>
              <w:t>Jamie Barclay </w:t>
            </w:r>
          </w:p>
        </w:tc>
        <w:bookmarkStart w:id="12" w:name="EntArchPrin"/>
        <w:tc>
          <w:tcPr>
            <w:tcW w:w="1936" w:type="dxa"/>
            <w:gridSpan w:val="2"/>
            <w:tcBorders>
              <w:top w:val="single" w:sz="4" w:space="0" w:color="000000" w:themeColor="text1"/>
            </w:tcBorders>
          </w:tcPr>
          <w:p w14:paraId="3E90E2C3" w14:textId="0FE96B52" w:rsidR="00D26090" w:rsidRPr="008D0283" w:rsidRDefault="00D26090" w:rsidP="00D26090">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"https://chausl.sharepoint.com/:w:/r/sites/CTG-Architecture/Shared%20Documents/EA%20Reference%20Docs/EA%20Reference%20Docs%20(Final)/ChArch-EAPrinciples.docx?d=w6dcb2f4cc77348159505d7501241ca26&amp;csf=1&amp;web=1&amp;e=Ydcg5G"</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2"/>
          </w:p>
        </w:tc>
      </w:tr>
      <w:tr w:rsidR="00E90764" w:rsidRPr="009527A4" w14:paraId="6ADC5BAB" w14:textId="77777777" w:rsidTr="007B6F01">
        <w:tc>
          <w:tcPr>
            <w:tcW w:w="1145" w:type="dxa"/>
          </w:tcPr>
          <w:p w14:paraId="6D2F9B73" w14:textId="0A7A36A3" w:rsidR="00E90764" w:rsidRPr="00F94A76" w:rsidRDefault="00E90764" w:rsidP="00E90764">
            <w:pPr>
              <w:rPr>
                <w:rFonts w:asciiTheme="minorHAnsi" w:hAnsiTheme="minorHAnsi" w:hint="eastAsia"/>
                <w:lang w:eastAsia="en-GB"/>
              </w:rPr>
            </w:pPr>
            <w:r w:rsidRPr="008D0283">
              <w:rPr>
                <w:rFonts w:asciiTheme="minorHAnsi" w:hAnsiTheme="minorHAnsi"/>
                <w:szCs w:val="20"/>
              </w:rPr>
              <w:t>2</w:t>
            </w:r>
          </w:p>
        </w:tc>
        <w:tc>
          <w:tcPr>
            <w:tcW w:w="3746" w:type="dxa"/>
          </w:tcPr>
          <w:p w14:paraId="566B76E6" w14:textId="0D8EB840" w:rsidR="00E90764" w:rsidRPr="00F94A76" w:rsidRDefault="00E90764" w:rsidP="00E90764">
            <w:pPr>
              <w:rPr>
                <w:rFonts w:asciiTheme="minorHAnsi" w:hAnsiTheme="minorHAnsi" w:hint="eastAsia"/>
                <w:lang w:eastAsia="en-GB"/>
              </w:rPr>
            </w:pPr>
            <w:r w:rsidRPr="008D0283">
              <w:rPr>
                <w:rFonts w:asciiTheme="minorHAnsi" w:hAnsiTheme="minorHAnsi"/>
                <w:szCs w:val="20"/>
              </w:rPr>
              <w:t>Data Classification Policy </w:t>
            </w:r>
          </w:p>
        </w:tc>
        <w:tc>
          <w:tcPr>
            <w:tcW w:w="1060" w:type="dxa"/>
          </w:tcPr>
          <w:p w14:paraId="73BD3396" w14:textId="373F2918" w:rsidR="00E90764" w:rsidRPr="00F94A76" w:rsidRDefault="00E90764" w:rsidP="00E90764">
            <w:pPr>
              <w:rPr>
                <w:rFonts w:asciiTheme="minorHAnsi" w:hAnsiTheme="minorHAnsi" w:hint="eastAsia"/>
                <w:lang w:eastAsia="en-GB"/>
              </w:rPr>
            </w:pPr>
            <w:r w:rsidRPr="008D0283">
              <w:rPr>
                <w:rFonts w:asciiTheme="minorHAnsi" w:hAnsiTheme="minorHAnsi"/>
                <w:szCs w:val="20"/>
              </w:rPr>
              <w:t>9.1</w:t>
            </w:r>
          </w:p>
        </w:tc>
        <w:tc>
          <w:tcPr>
            <w:tcW w:w="1747" w:type="dxa"/>
          </w:tcPr>
          <w:p w14:paraId="3C71001F" w14:textId="0D186041" w:rsidR="00E90764" w:rsidRPr="00F94A76" w:rsidRDefault="00E90764" w:rsidP="00E90764">
            <w:pPr>
              <w:rPr>
                <w:rFonts w:asciiTheme="minorHAnsi" w:hAnsiTheme="minorHAnsi" w:hint="eastAsia"/>
                <w:lang w:eastAsia="en-GB"/>
              </w:rPr>
            </w:pPr>
            <w:r w:rsidRPr="008D0283">
              <w:rPr>
                <w:rFonts w:asciiTheme="minorHAnsi" w:hAnsiTheme="minorHAnsi"/>
                <w:szCs w:val="20"/>
              </w:rPr>
              <w:t>D.Beck</w:t>
            </w:r>
          </w:p>
        </w:tc>
        <w:bookmarkStart w:id="13" w:name="DataClsPol"/>
        <w:tc>
          <w:tcPr>
            <w:tcW w:w="1936" w:type="dxa"/>
            <w:gridSpan w:val="2"/>
          </w:tcPr>
          <w:p w14:paraId="561E7E33" w14:textId="7B314B9E" w:rsidR="00E90764" w:rsidRPr="00F94A76" w:rsidRDefault="00E90764" w:rsidP="00E90764">
            <w:pPr>
              <w:rPr>
                <w:rFonts w:asciiTheme="minorHAnsi" w:hAnsiTheme="minorHAnsi" w:hint="eastAsia"/>
                <w:lang w:eastAsia="en-GB"/>
              </w:rPr>
            </w:pPr>
            <w:r w:rsidRPr="00425047">
              <w:rPr>
                <w:rStyle w:val="Hyperlink"/>
              </w:rPr>
              <w:fldChar w:fldCharType="begin"/>
            </w:r>
            <w:r w:rsidRPr="00425047">
              <w:rPr>
                <w:rStyle w:val="Hyperlink"/>
                <w:rFonts w:eastAsiaTheme="minorHAnsi"/>
              </w:rPr>
              <w:instrText>HYPERLINK "https://chausl.sharepoint.com/:w:/r/sites/Gov/Shared/Chaucer%20Group%20Data%20Classification%20Policy.docx?d=wb17100a24f9d4ee2b274100adbf5e5ea&amp;csf=1&amp;web=1&amp;e=bV7mKk"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3"/>
          </w:p>
        </w:tc>
      </w:tr>
      <w:tr w:rsidR="00E90764" w:rsidRPr="009527A4" w14:paraId="0D7874F8" w14:textId="77777777" w:rsidTr="007B6F01">
        <w:tc>
          <w:tcPr>
            <w:tcW w:w="1145" w:type="dxa"/>
          </w:tcPr>
          <w:p w14:paraId="4C8C211C" w14:textId="2D2EDA78" w:rsidR="00E90764" w:rsidRPr="00F94A76" w:rsidRDefault="00E90764" w:rsidP="00E90764">
            <w:pPr>
              <w:rPr>
                <w:rFonts w:asciiTheme="minorHAnsi" w:hAnsiTheme="minorHAnsi" w:hint="eastAsia"/>
                <w:lang w:eastAsia="en-GB"/>
              </w:rPr>
            </w:pPr>
            <w:r w:rsidRPr="008D0283">
              <w:rPr>
                <w:rFonts w:asciiTheme="minorHAnsi" w:hAnsiTheme="minorHAnsi"/>
                <w:szCs w:val="20"/>
              </w:rPr>
              <w:t>3</w:t>
            </w:r>
          </w:p>
        </w:tc>
        <w:tc>
          <w:tcPr>
            <w:tcW w:w="3746" w:type="dxa"/>
          </w:tcPr>
          <w:p w14:paraId="36DEFED2" w14:textId="798000FC" w:rsidR="00E90764" w:rsidRPr="00F94A76" w:rsidRDefault="00E90764" w:rsidP="00E90764">
            <w:pPr>
              <w:rPr>
                <w:rFonts w:asciiTheme="minorHAnsi" w:hAnsiTheme="minorHAnsi" w:hint="eastAsia"/>
                <w:lang w:eastAsia="en-GB"/>
              </w:rPr>
            </w:pPr>
            <w:r w:rsidRPr="008D0283">
              <w:rPr>
                <w:rFonts w:asciiTheme="minorHAnsi" w:hAnsiTheme="minorHAnsi"/>
                <w:szCs w:val="20"/>
              </w:rPr>
              <w:t>Enterprise DevOps Principles</w:t>
            </w:r>
          </w:p>
        </w:tc>
        <w:tc>
          <w:tcPr>
            <w:tcW w:w="1060" w:type="dxa"/>
          </w:tcPr>
          <w:p w14:paraId="23E29B5A" w14:textId="3EB2CA1E" w:rsidR="00E90764" w:rsidRPr="00F94A76" w:rsidRDefault="00E90764" w:rsidP="00E90764">
            <w:pPr>
              <w:rPr>
                <w:rFonts w:asciiTheme="minorHAnsi" w:hAnsiTheme="minorHAnsi" w:hint="eastAsia"/>
                <w:lang w:eastAsia="en-GB"/>
              </w:rPr>
            </w:pPr>
            <w:r w:rsidRPr="008D0283">
              <w:rPr>
                <w:rFonts w:asciiTheme="minorHAnsi" w:hAnsiTheme="minorHAnsi"/>
                <w:szCs w:val="20"/>
              </w:rPr>
              <w:t>0.1</w:t>
            </w:r>
          </w:p>
        </w:tc>
        <w:tc>
          <w:tcPr>
            <w:tcW w:w="1747" w:type="dxa"/>
          </w:tcPr>
          <w:p w14:paraId="476E9619" w14:textId="6C00C36D" w:rsidR="00E90764" w:rsidRPr="00F94A76" w:rsidRDefault="00E90764" w:rsidP="00E90764">
            <w:pPr>
              <w:rPr>
                <w:rFonts w:asciiTheme="minorHAnsi" w:hAnsiTheme="minorHAnsi" w:hint="eastAsia"/>
                <w:lang w:eastAsia="en-GB"/>
              </w:rPr>
            </w:pPr>
            <w:r w:rsidRPr="008D0283">
              <w:rPr>
                <w:rFonts w:asciiTheme="minorHAnsi" w:hAnsiTheme="minorHAnsi"/>
                <w:szCs w:val="20"/>
              </w:rPr>
              <w:t>Gary Milton</w:t>
            </w:r>
          </w:p>
        </w:tc>
        <w:bookmarkStart w:id="14" w:name="EngDevPrinc"/>
        <w:tc>
          <w:tcPr>
            <w:tcW w:w="1936" w:type="dxa"/>
            <w:gridSpan w:val="2"/>
          </w:tcPr>
          <w:p w14:paraId="78812514" w14:textId="74562754" w:rsidR="00E90764" w:rsidRPr="00F94A76" w:rsidRDefault="00E90764" w:rsidP="00E90764">
            <w:pPr>
              <w:rPr>
                <w:rFonts w:asciiTheme="minorHAnsi" w:hAnsiTheme="minorHAnsi" w:hint="eastAsia"/>
                <w:u w:val="single"/>
                <w:lang w:eastAsia="en-GB"/>
              </w:rPr>
            </w:pPr>
            <w:r w:rsidRPr="00425047">
              <w:rPr>
                <w:rStyle w:val="Hyperlink"/>
              </w:rPr>
              <w:fldChar w:fldCharType="begin"/>
            </w:r>
            <w:r w:rsidRPr="00425047">
              <w:rPr>
                <w:rStyle w:val="Hyperlink"/>
                <w:rFonts w:eastAsiaTheme="minorHAnsi"/>
              </w:rPr>
              <w:instrText>HYPERLINK "https://chausl.sharepoint.com/:w:/r/sites/CTG-Architecture/Shared%20Documents/Strategy/Enterprise%20Principles/ChArch-EntDevOpsPrinciples.docx?d=w33ba63b46e74486c808356941d08c14c&amp;csf=1&amp;web=1&amp;e=lrr4tK"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4"/>
          </w:p>
        </w:tc>
      </w:tr>
      <w:tr w:rsidR="00E90764" w:rsidRPr="009527A4" w14:paraId="75D93A07" w14:textId="77777777" w:rsidTr="007B6F01">
        <w:trPr>
          <w:del w:id="15" w:author="Joycell Sundararaj - Chaucer" w:date="2026-09-15T13:39:00Z" w16du:dateUtc="2026-09-15T12:39:00Z"/>
        </w:trPr>
        <w:tc>
          <w:tcPr>
            <w:tcW w:w="1145" w:type="dxa"/>
          </w:tcPr>
          <w:p w14:paraId="612BF594" w14:textId="60BFBACA" w:rsidR="00E90764" w:rsidRPr="00F94A76" w:rsidRDefault="00E90764" w:rsidP="00E90764">
            <w:pPr>
              <w:rPr>
                <w:del w:id="16" w:author="Joycell Sundararaj - Chaucer" w:date="2026-09-15T13:39:00Z" w16du:dateUtc="2026-09-15T12:39:00Z"/>
                <w:rFonts w:asciiTheme="minorHAnsi" w:hAnsiTheme="minorHAnsi" w:hint="eastAsia"/>
                <w:lang w:eastAsia="en-GB"/>
              </w:rPr>
            </w:pPr>
            <w:del w:id="17" w:author="Joycell Sundararaj - Chaucer" w:date="2026-09-15T13:39:00Z" w16du:dateUtc="2026-09-15T12:39:00Z">
              <w:r w:rsidRPr="008D0283">
                <w:rPr>
                  <w:rFonts w:asciiTheme="minorHAnsi" w:hAnsiTheme="minorHAnsi"/>
                  <w:szCs w:val="20"/>
                </w:rPr>
                <w:delText>4</w:delText>
              </w:r>
            </w:del>
          </w:p>
        </w:tc>
        <w:tc>
          <w:tcPr>
            <w:tcW w:w="3746" w:type="dxa"/>
          </w:tcPr>
          <w:p w14:paraId="6E792467" w14:textId="2D05FD69" w:rsidR="00E90764" w:rsidRPr="00F94A76" w:rsidRDefault="00E90764" w:rsidP="00E90764">
            <w:pPr>
              <w:rPr>
                <w:del w:id="18" w:author="Joycell Sundararaj - Chaucer" w:date="2026-09-15T13:39:00Z" w16du:dateUtc="2026-09-15T12:39:00Z"/>
                <w:rFonts w:asciiTheme="minorHAnsi" w:hAnsiTheme="minorHAnsi" w:hint="eastAsia"/>
                <w:lang w:eastAsia="en-GB"/>
              </w:rPr>
            </w:pPr>
            <w:del w:id="19" w:author="Joycell Sundararaj - Chaucer" w:date="2026-09-15T13:39:00Z" w16du:dateUtc="2026-09-15T12:39:00Z">
              <w:r w:rsidRPr="008D0283">
                <w:rPr>
                  <w:rFonts w:asciiTheme="minorHAnsi" w:hAnsiTheme="minorHAnsi"/>
                  <w:szCs w:val="20"/>
                </w:rPr>
                <w:delText>Architecture Principles</w:delText>
              </w:r>
            </w:del>
          </w:p>
        </w:tc>
        <w:tc>
          <w:tcPr>
            <w:tcW w:w="1060" w:type="dxa"/>
          </w:tcPr>
          <w:p w14:paraId="38766400" w14:textId="381BBEA8" w:rsidR="00E90764" w:rsidRPr="00F94A76" w:rsidRDefault="00E90764" w:rsidP="00E90764">
            <w:pPr>
              <w:rPr>
                <w:del w:id="20" w:author="Joycell Sundararaj - Chaucer" w:date="2026-09-15T13:39:00Z" w16du:dateUtc="2026-09-15T12:39:00Z"/>
                <w:rFonts w:asciiTheme="minorHAnsi" w:hAnsiTheme="minorHAnsi" w:hint="eastAsia"/>
                <w:lang w:eastAsia="en-GB"/>
              </w:rPr>
            </w:pPr>
            <w:del w:id="21" w:author="Joycell Sundararaj - Chaucer" w:date="2026-09-15T13:39:00Z" w16du:dateUtc="2026-09-15T12:39:00Z">
              <w:r w:rsidRPr="008D0283">
                <w:rPr>
                  <w:rFonts w:asciiTheme="minorHAnsi" w:hAnsiTheme="minorHAnsi"/>
                  <w:szCs w:val="20"/>
                </w:rPr>
                <w:delText>0.1</w:delText>
              </w:r>
            </w:del>
          </w:p>
        </w:tc>
        <w:tc>
          <w:tcPr>
            <w:tcW w:w="1747" w:type="dxa"/>
          </w:tcPr>
          <w:p w14:paraId="30E73316" w14:textId="1B6DF6B2" w:rsidR="00E90764" w:rsidRPr="00F94A76" w:rsidRDefault="00E90764" w:rsidP="00E90764">
            <w:pPr>
              <w:rPr>
                <w:del w:id="22" w:author="Joycell Sundararaj - Chaucer" w:date="2026-09-15T13:39:00Z" w16du:dateUtc="2026-09-15T12:39:00Z"/>
                <w:rFonts w:asciiTheme="minorHAnsi" w:hAnsiTheme="minorHAnsi" w:hint="eastAsia"/>
                <w:lang w:eastAsia="en-GB"/>
              </w:rPr>
            </w:pPr>
          </w:p>
        </w:tc>
        <w:bookmarkStart w:id="23" w:name="ArchPrinc"/>
        <w:tc>
          <w:tcPr>
            <w:tcW w:w="1936" w:type="dxa"/>
            <w:gridSpan w:val="2"/>
          </w:tcPr>
          <w:p w14:paraId="309F99BA" w14:textId="6C501B75" w:rsidR="00E90764" w:rsidRPr="00F94A76" w:rsidRDefault="00E90764" w:rsidP="00E90764">
            <w:pPr>
              <w:rPr>
                <w:del w:id="24" w:author="Joycell Sundararaj - Chaucer" w:date="2026-09-15T13:39:00Z" w16du:dateUtc="2026-09-15T12:39:00Z"/>
                <w:rFonts w:asciiTheme="minorHAnsi" w:hAnsiTheme="minorHAnsi" w:hint="eastAsia"/>
                <w:color w:val="1A2B56" w:themeColor="accent1"/>
                <w:u w:val="single"/>
                <w:lang w:eastAsia="en-GB"/>
              </w:rPr>
            </w:pPr>
            <w:del w:id="25" w:author="Joycell Sundararaj - Chaucer" w:date="2026-09-15T13:39:00Z" w16du:dateUtc="2026-09-15T12:39:00Z">
              <w:r w:rsidRPr="00425047">
                <w:rPr>
                  <w:rStyle w:val="Hyperlink"/>
                </w:rPr>
                <w:fldChar w:fldCharType="begin"/>
              </w:r>
              <w:r w:rsidRPr="00425047">
                <w:rPr>
                  <w:rStyle w:val="Hyperlink"/>
                  <w:rFonts w:eastAsiaTheme="minorHAnsi"/>
                </w:rPr>
                <w:delInstrText>HYPERLINK "https://chausl.sharepoint.com/:w:/r/sites/CTG-Architecture/Shared%20Documents/EA%20Reference%20Docs/EA%20Reference%20Docs%20(Final)/Architecture%20Principles.docx?d=w80dd91a25cd24c93b2d96be75c42a7b6&amp;csf=1&amp;web=1&amp;e=Hkkbzs"</w:delInstrText>
              </w:r>
              <w:r w:rsidRPr="00425047">
                <w:rPr>
                  <w:rStyle w:val="Hyperlink"/>
                </w:rPr>
              </w:r>
              <w:r w:rsidRPr="00425047">
                <w:rPr>
                  <w:rStyle w:val="Hyperlink"/>
                </w:rPr>
                <w:fldChar w:fldCharType="separate"/>
              </w:r>
              <w:r w:rsidRPr="00425047">
                <w:rPr>
                  <w:rStyle w:val="Hyperlink"/>
                  <w:rFonts w:eastAsiaTheme="minorHAnsi"/>
                </w:rPr>
                <w:delText>Source</w:delText>
              </w:r>
              <w:r w:rsidRPr="00425047">
                <w:rPr>
                  <w:rStyle w:val="Hyperlink"/>
                </w:rPr>
                <w:fldChar w:fldCharType="end"/>
              </w:r>
              <w:bookmarkEnd w:id="23"/>
            </w:del>
          </w:p>
        </w:tc>
      </w:tr>
      <w:tr w:rsidR="00E90764" w:rsidRPr="009527A4" w14:paraId="29FB8D9B" w14:textId="77777777" w:rsidTr="007B6F01">
        <w:trPr>
          <w:trHeight w:val="510"/>
        </w:trPr>
        <w:tc>
          <w:tcPr>
            <w:tcW w:w="1145" w:type="dxa"/>
          </w:tcPr>
          <w:p w14:paraId="37AA5F38" w14:textId="7773A6FB" w:rsidR="00E90764" w:rsidRPr="008D0283" w:rsidRDefault="00AD3EDB" w:rsidP="00E90764">
            <w:pPr>
              <w:rPr>
                <w:rFonts w:asciiTheme="minorHAnsi" w:hAnsiTheme="minorHAnsi" w:hint="eastAsia"/>
                <w:szCs w:val="20"/>
              </w:rPr>
            </w:pPr>
            <w:ins w:id="26" w:author="Joycell Sundararaj - Chaucer" w:date="2026-09-15T13:39:00Z" w16du:dateUtc="2026-09-15T12:39:00Z">
              <w:r>
                <w:rPr>
                  <w:rFonts w:asciiTheme="minorHAnsi" w:hAnsiTheme="minorHAnsi"/>
                  <w:szCs w:val="20"/>
                </w:rPr>
                <w:t>4</w:t>
              </w:r>
            </w:ins>
            <w:del w:id="27" w:author="Joycell Sundararaj - Chaucer" w:date="2026-09-15T13:39:00Z" w16du:dateUtc="2026-09-15T12:39:00Z">
              <w:r w:rsidR="00E90764" w:rsidRPr="008D0283">
                <w:rPr>
                  <w:rFonts w:asciiTheme="minorHAnsi" w:hAnsiTheme="minorHAnsi"/>
                  <w:szCs w:val="20"/>
                </w:rPr>
                <w:delText>5</w:delText>
              </w:r>
            </w:del>
          </w:p>
        </w:tc>
        <w:tc>
          <w:tcPr>
            <w:tcW w:w="3746" w:type="dxa"/>
          </w:tcPr>
          <w:p w14:paraId="305F17E5" w14:textId="77777777" w:rsidR="00E90764" w:rsidRPr="008D0283" w:rsidRDefault="00E90764" w:rsidP="00E90764">
            <w:pPr>
              <w:rPr>
                <w:rFonts w:asciiTheme="minorHAnsi" w:hAnsiTheme="minorHAnsi" w:hint="eastAsia"/>
                <w:szCs w:val="20"/>
              </w:rPr>
            </w:pPr>
            <w:r w:rsidRPr="008D0283">
              <w:rPr>
                <w:rFonts w:asciiTheme="minorHAnsi" w:hAnsiTheme="minorHAnsi"/>
                <w:szCs w:val="20"/>
              </w:rPr>
              <w:t>Architecture  </w:t>
            </w:r>
          </w:p>
          <w:p w14:paraId="1E13C24F" w14:textId="5E82C181" w:rsidR="00E90764" w:rsidRPr="008D0283" w:rsidRDefault="00E90764" w:rsidP="00520A1B">
            <w:pPr>
              <w:rPr>
                <w:rFonts w:asciiTheme="minorHAnsi" w:hAnsiTheme="minorHAnsi" w:hint="eastAsia"/>
                <w:szCs w:val="20"/>
              </w:rPr>
            </w:pPr>
            <w:r w:rsidRPr="008D0283">
              <w:rPr>
                <w:rFonts w:asciiTheme="minorHAnsi" w:hAnsiTheme="minorHAnsi"/>
                <w:szCs w:val="20"/>
              </w:rPr>
              <w:t>Engineering Standard AIS</w:t>
            </w:r>
          </w:p>
        </w:tc>
        <w:tc>
          <w:tcPr>
            <w:tcW w:w="1060" w:type="dxa"/>
          </w:tcPr>
          <w:p w14:paraId="771217CE" w14:textId="51D8025B" w:rsidR="00E90764" w:rsidRPr="008D0283" w:rsidRDefault="00E90764" w:rsidP="00E90764">
            <w:pPr>
              <w:rPr>
                <w:rFonts w:asciiTheme="minorHAnsi" w:hAnsiTheme="minorHAnsi" w:hint="eastAsia"/>
                <w:szCs w:val="20"/>
              </w:rPr>
            </w:pPr>
            <w:r w:rsidRPr="008D0283">
              <w:rPr>
                <w:rFonts w:asciiTheme="minorHAnsi" w:hAnsiTheme="minorHAnsi"/>
                <w:szCs w:val="20"/>
              </w:rPr>
              <w:t>1.0</w:t>
            </w:r>
          </w:p>
        </w:tc>
        <w:tc>
          <w:tcPr>
            <w:tcW w:w="1747" w:type="dxa"/>
          </w:tcPr>
          <w:p w14:paraId="0C282224" w14:textId="66DF3A7E" w:rsidR="00E90764" w:rsidRPr="008D0283" w:rsidRDefault="00E90764" w:rsidP="00E90764">
            <w:pPr>
              <w:rPr>
                <w:rFonts w:asciiTheme="minorHAnsi" w:hAnsiTheme="minorHAnsi" w:hint="eastAsia"/>
                <w:szCs w:val="20"/>
                <w:lang w:eastAsia="en-GB"/>
              </w:rPr>
            </w:pPr>
            <w:r w:rsidRPr="008D0283">
              <w:rPr>
                <w:rFonts w:asciiTheme="minorHAnsi" w:hAnsiTheme="minorHAnsi"/>
                <w:szCs w:val="20"/>
              </w:rPr>
              <w:t>Nikhil Rokade </w:t>
            </w:r>
          </w:p>
        </w:tc>
        <w:bookmarkStart w:id="28" w:name="ArchEngStdAIS"/>
        <w:tc>
          <w:tcPr>
            <w:tcW w:w="1936" w:type="dxa"/>
            <w:gridSpan w:val="2"/>
          </w:tcPr>
          <w:p w14:paraId="7AB26C8E" w14:textId="1CD3E105" w:rsidR="00E90764" w:rsidRPr="008D0283" w:rsidRDefault="00E90764" w:rsidP="00E90764">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"https://chausl.sharepoint.com/:w:/r/sites/CTG-Architecture/Shared%20Documents/Strategy/Engineering%20Standards/ChArch-EngineeringStandards-AIS.docx?d=w29b6780587a24dde8e150ba28f0d0be0&amp;csf=1&amp;web=1&amp;e=4K2zfq"</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28"/>
          </w:p>
        </w:tc>
      </w:tr>
      <w:tr w:rsidR="00E90764" w:rsidRPr="009527A4" w14:paraId="7B613AFE" w14:textId="77777777" w:rsidTr="007B6F01">
        <w:tc>
          <w:tcPr>
            <w:tcW w:w="1145" w:type="dxa"/>
          </w:tcPr>
          <w:p w14:paraId="08211496" w14:textId="28C85F0F" w:rsidR="00E90764" w:rsidRPr="008D0283" w:rsidRDefault="00AD3EDB" w:rsidP="00E90764">
            <w:pPr>
              <w:rPr>
                <w:rFonts w:asciiTheme="minorHAnsi" w:hAnsiTheme="minorHAnsi" w:hint="eastAsia"/>
                <w:szCs w:val="20"/>
              </w:rPr>
            </w:pPr>
            <w:ins w:id="29" w:author="Joycell Sundararaj - Chaucer" w:date="2026-09-15T13:39:00Z" w16du:dateUtc="2026-09-15T12:39:00Z">
              <w:r>
                <w:rPr>
                  <w:rFonts w:asciiTheme="minorHAnsi" w:hAnsiTheme="minorHAnsi"/>
                  <w:szCs w:val="20"/>
                </w:rPr>
                <w:t>5</w:t>
              </w:r>
            </w:ins>
            <w:del w:id="30" w:author="Joycell Sundararaj - Chaucer" w:date="2026-09-15T13:39:00Z" w16du:dateUtc="2026-09-15T12:39:00Z">
              <w:r w:rsidR="00E90764" w:rsidRPr="008D0283">
                <w:rPr>
                  <w:rFonts w:asciiTheme="minorHAnsi" w:hAnsiTheme="minorHAnsi"/>
                  <w:szCs w:val="20"/>
                </w:rPr>
                <w:delText>6</w:delText>
              </w:r>
            </w:del>
          </w:p>
        </w:tc>
        <w:tc>
          <w:tcPr>
            <w:tcW w:w="3746" w:type="dxa"/>
          </w:tcPr>
          <w:p w14:paraId="7DF256F7" w14:textId="77777777" w:rsidR="00E90764" w:rsidRPr="008D0283" w:rsidRDefault="00E90764" w:rsidP="00E90764">
            <w:pPr>
              <w:rPr>
                <w:rFonts w:asciiTheme="minorHAnsi" w:hAnsiTheme="minorHAnsi" w:hint="eastAsia"/>
                <w:szCs w:val="20"/>
              </w:rPr>
            </w:pPr>
            <w:r w:rsidRPr="008D0283">
              <w:rPr>
                <w:rFonts w:asciiTheme="minorHAnsi" w:hAnsiTheme="minorHAnsi"/>
                <w:szCs w:val="20"/>
              </w:rPr>
              <w:t>Architecture  </w:t>
            </w:r>
          </w:p>
          <w:p w14:paraId="781F715E" w14:textId="39644669" w:rsidR="00E90764" w:rsidRPr="008D0283" w:rsidRDefault="00E90764" w:rsidP="00520A1B">
            <w:pPr>
              <w:rPr>
                <w:rFonts w:asciiTheme="minorHAnsi" w:hAnsiTheme="minorHAnsi" w:hint="eastAsia"/>
                <w:szCs w:val="20"/>
              </w:rPr>
            </w:pPr>
            <w:r w:rsidRPr="008D0283">
              <w:rPr>
                <w:rFonts w:asciiTheme="minorHAnsi" w:hAnsiTheme="minorHAnsi"/>
                <w:szCs w:val="20"/>
              </w:rPr>
              <w:t>Engineering Standard Cloud</w:t>
            </w:r>
          </w:p>
        </w:tc>
        <w:tc>
          <w:tcPr>
            <w:tcW w:w="1060" w:type="dxa"/>
          </w:tcPr>
          <w:p w14:paraId="694D09CC" w14:textId="5C750378" w:rsidR="00E90764" w:rsidRPr="008D0283" w:rsidRDefault="00E90764" w:rsidP="00E90764">
            <w:pPr>
              <w:rPr>
                <w:rFonts w:asciiTheme="minorHAnsi" w:hAnsiTheme="minorHAnsi" w:hint="eastAsia"/>
                <w:szCs w:val="20"/>
              </w:rPr>
            </w:pPr>
            <w:r w:rsidRPr="008D0283">
              <w:rPr>
                <w:rFonts w:asciiTheme="minorHAnsi" w:hAnsiTheme="minorHAnsi"/>
                <w:szCs w:val="20"/>
              </w:rPr>
              <w:t>1.3</w:t>
            </w:r>
          </w:p>
        </w:tc>
        <w:tc>
          <w:tcPr>
            <w:tcW w:w="1747" w:type="dxa"/>
          </w:tcPr>
          <w:p w14:paraId="4B7DD19E" w14:textId="1012F08F" w:rsidR="00E90764" w:rsidRPr="008D0283" w:rsidRDefault="00E90764" w:rsidP="00E90764">
            <w:pPr>
              <w:rPr>
                <w:rFonts w:asciiTheme="minorHAnsi" w:hAnsiTheme="minorHAnsi" w:hint="eastAsia"/>
                <w:szCs w:val="20"/>
              </w:rPr>
            </w:pPr>
            <w:r w:rsidRPr="008D0283">
              <w:rPr>
                <w:rFonts w:asciiTheme="minorHAnsi" w:hAnsiTheme="minorHAnsi"/>
                <w:szCs w:val="20"/>
              </w:rPr>
              <w:t>Jamie Barclay </w:t>
            </w:r>
          </w:p>
        </w:tc>
        <w:bookmarkStart w:id="31" w:name="ArchEngStdCloud"/>
        <w:tc>
          <w:tcPr>
            <w:tcW w:w="1936" w:type="dxa"/>
            <w:gridSpan w:val="2"/>
          </w:tcPr>
          <w:p w14:paraId="34DF7390" w14:textId="41A348E2" w:rsidR="00E90764" w:rsidRPr="008D0283" w:rsidRDefault="00E90764" w:rsidP="00E90764">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"https://chausl.sharepoint.com/:w:/r/sites/CTG-Architecture/Shared%20Documents/Strategy/Engineering%20Standards/ChArch-EngineeringStandards-Cloud.docx?d=w37a75347bc4f4be6bde3912446cca54c&amp;csf=1&amp;web=1&amp;e=zKp5O1"</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r w:rsidRPr="008D0283">
              <w:rPr>
                <w:rFonts w:asciiTheme="minorHAnsi" w:hAnsiTheme="minorHAnsi"/>
                <w:szCs w:val="20"/>
              </w:rPr>
              <w:t xml:space="preserve">  </w:t>
            </w:r>
            <w:bookmarkEnd w:id="31"/>
          </w:p>
        </w:tc>
      </w:tr>
      <w:tr w:rsidR="00A33C35" w:rsidRPr="009527A4" w14:paraId="6E22D55A" w14:textId="77777777" w:rsidTr="007B6F01">
        <w:trPr>
          <w:gridAfter w:val="1"/>
          <w:wAfter w:w="304" w:type="dxa"/>
        </w:trPr>
        <w:tc>
          <w:tcPr>
            <w:tcW w:w="1145" w:type="dxa"/>
          </w:tcPr>
          <w:p w14:paraId="598BB787" w14:textId="1DB4610D" w:rsidR="00A33C35" w:rsidRPr="00A9490C" w:rsidRDefault="00AD3EDB" w:rsidP="00E90764">
            <w:pPr>
              <w:rPr>
                <w:rFonts w:asciiTheme="minorHAnsi" w:hAnsiTheme="minorHAnsi"/>
                <w:szCs w:val="20"/>
              </w:rPr>
            </w:pPr>
            <w:ins w:id="32" w:author="Joycell Sundararaj - Chaucer" w:date="2026-09-15T13:39:00Z" w16du:dateUtc="2026-09-15T12:39:00Z">
              <w:r>
                <w:rPr>
                  <w:rFonts w:asciiTheme="minorHAnsi" w:hAnsiTheme="minorHAnsi"/>
                  <w:szCs w:val="20"/>
                </w:rPr>
                <w:t>6</w:t>
              </w:r>
            </w:ins>
            <w:del w:id="33" w:author="Joycell Sundararaj - Chaucer" w:date="2026-09-15T13:39:00Z" w16du:dateUtc="2026-09-15T12:39:00Z">
              <w:r w:rsidR="00A33C35" w:rsidRPr="00A9490C">
                <w:rPr>
                  <w:rFonts w:asciiTheme="minorHAnsi" w:hAnsiTheme="minorHAnsi"/>
                  <w:szCs w:val="20"/>
                </w:rPr>
                <w:delText>7</w:delText>
              </w:r>
            </w:del>
          </w:p>
        </w:tc>
        <w:tc>
          <w:tcPr>
            <w:tcW w:w="3746" w:type="dxa"/>
          </w:tcPr>
          <w:p w14:paraId="600C9C18" w14:textId="4D41492A" w:rsidR="00A33C35" w:rsidRPr="00A9490C" w:rsidRDefault="00A33C35" w:rsidP="00E90764">
            <w:pPr>
              <w:rPr>
                <w:rFonts w:asciiTheme="minorHAnsi" w:hAnsiTheme="minorHAnsi"/>
                <w:szCs w:val="20"/>
              </w:rPr>
            </w:pPr>
            <w:r w:rsidRPr="00A9490C">
              <w:rPr>
                <w:rFonts w:asciiTheme="minorHAnsi" w:hAnsiTheme="minorHAnsi"/>
                <w:szCs w:val="20"/>
              </w:rPr>
              <w:t xml:space="preserve">Azure Component Decision </w:t>
            </w:r>
          </w:p>
        </w:tc>
        <w:tc>
          <w:tcPr>
            <w:tcW w:w="1060" w:type="dxa"/>
          </w:tcPr>
          <w:p w14:paraId="5ECD2DB1" w14:textId="114EAB71" w:rsidR="00A33C35" w:rsidRPr="00A9490C" w:rsidRDefault="00A33C35" w:rsidP="00E90764">
            <w:pPr>
              <w:rPr>
                <w:rFonts w:asciiTheme="minorHAnsi" w:hAnsiTheme="minorHAnsi"/>
                <w:szCs w:val="20"/>
              </w:rPr>
            </w:pPr>
            <w:r w:rsidRPr="00A9490C">
              <w:rPr>
                <w:rFonts w:asciiTheme="minorHAnsi" w:hAnsiTheme="minorHAnsi"/>
                <w:szCs w:val="20"/>
              </w:rPr>
              <w:t>1.0</w:t>
            </w:r>
          </w:p>
        </w:tc>
        <w:tc>
          <w:tcPr>
            <w:tcW w:w="1747" w:type="dxa"/>
          </w:tcPr>
          <w:p w14:paraId="005ECB80" w14:textId="25BC3A8F" w:rsidR="00A33C35" w:rsidRPr="00A9490C" w:rsidRDefault="00A33C35" w:rsidP="00E90764">
            <w:pPr>
              <w:rPr>
                <w:rFonts w:asciiTheme="minorHAnsi" w:hAnsiTheme="minorHAnsi"/>
                <w:szCs w:val="20"/>
              </w:rPr>
            </w:pPr>
            <w:r w:rsidRPr="00A9490C">
              <w:rPr>
                <w:rFonts w:asciiTheme="minorHAnsi" w:hAnsiTheme="minorHAnsi"/>
                <w:szCs w:val="20"/>
              </w:rPr>
              <w:t xml:space="preserve">Steve </w:t>
            </w:r>
            <w:r w:rsidR="00BF11F5" w:rsidRPr="00A9490C">
              <w:rPr>
                <w:rFonts w:asciiTheme="minorHAnsi" w:hAnsiTheme="minorHAnsi"/>
                <w:szCs w:val="20"/>
              </w:rPr>
              <w:t>Coldwell</w:t>
            </w:r>
          </w:p>
        </w:tc>
        <w:bookmarkStart w:id="34" w:name="SIFREQ"/>
        <w:tc>
          <w:tcPr>
            <w:tcW w:w="1632" w:type="dxa"/>
          </w:tcPr>
          <w:p w14:paraId="4FB1AC11" w14:textId="5BE77A45" w:rsidR="00A33C35" w:rsidRPr="00425047" w:rsidRDefault="008455D6" w:rsidP="00E90764">
            <w:pPr>
              <w:rPr>
                <w:rStyle w:val="Hyperlink"/>
              </w:rPr>
            </w:pPr>
            <w:r>
              <w:rPr>
                <w:rStyle w:val="Hyperlink"/>
              </w:rPr>
              <w:fldChar w:fldCharType="begin"/>
            </w:r>
            <w:r>
              <w:rPr>
                <w:rStyle w:val="Hyperlink"/>
              </w:rPr>
              <w:instrText>HYPERLINK "https://chausl.sharepoint.com/:w:/r/sites/CTG-Architecture/Shared%20Documents/Integration%20Architecture/SIF_APIM_Req.docx?d=wc5625aa57c9f4627b156ac1af0ba270a&amp;csf=1&amp;web=1&amp;e=OeRfsC"</w:instrText>
            </w:r>
            <w:r>
              <w:rPr>
                <w:rStyle w:val="Hyperlink"/>
              </w:rPr>
            </w:r>
            <w:r>
              <w:rPr>
                <w:rStyle w:val="Hyperlink"/>
              </w:rPr>
              <w:fldChar w:fldCharType="separate"/>
            </w:r>
            <w:r w:rsidR="00696256" w:rsidRPr="008455D6">
              <w:rPr>
                <w:rStyle w:val="Hyperlink"/>
              </w:rPr>
              <w:t>Source</w:t>
            </w:r>
            <w:r>
              <w:rPr>
                <w:rStyle w:val="Hyperlink"/>
              </w:rPr>
              <w:fldChar w:fldCharType="end"/>
            </w:r>
            <w:bookmarkEnd w:id="34"/>
          </w:p>
        </w:tc>
      </w:tr>
      <w:tr w:rsidR="000A01C5" w:rsidRPr="009527A4" w14:paraId="5653432E" w14:textId="77777777" w:rsidTr="007B6F01">
        <w:trPr>
          <w:ins w:id="35" w:author="Joycell Sundararaj - Chaucer" w:date="2026-09-15T13:29:00Z" w16du:dateUtc="2026-09-15T12:29:00Z"/>
        </w:trPr>
        <w:tc>
          <w:tcPr>
            <w:tcW w:w="1145" w:type="dxa"/>
          </w:tcPr>
          <w:p w14:paraId="22F5B5E6" w14:textId="5F323927" w:rsidR="000A01C5" w:rsidRPr="000A01C5" w:rsidRDefault="00AD3EDB" w:rsidP="00E90764">
            <w:pPr>
              <w:rPr>
                <w:ins w:id="36" w:author="Joycell Sundararaj - Chaucer" w:date="2026-09-15T13:29:00Z" w16du:dateUtc="2026-09-15T12:29:00Z"/>
                <w:rFonts w:asciiTheme="minorHAnsi" w:hAnsiTheme="minorHAnsi"/>
                <w:szCs w:val="20"/>
                <w:rPrChange w:id="37" w:author="Joycell Sundararaj - Chaucer" w:date="2026-09-15T13:29:00Z" w16du:dateUtc="2026-09-15T12:29:00Z">
                  <w:rPr>
                    <w:ins w:id="38" w:author="Joycell Sundararaj - Chaucer" w:date="2026-09-15T13:29:00Z" w16du:dateUtc="2026-09-15T12:29:00Z"/>
                    <w:szCs w:val="20"/>
                  </w:rPr>
                </w:rPrChange>
              </w:rPr>
            </w:pPr>
            <w:ins w:id="39" w:author="Joycell Sundararaj - Chaucer" w:date="2026-09-15T13:39:00Z" w16du:dateUtc="2026-09-15T12:39:00Z">
              <w:r>
                <w:rPr>
                  <w:rFonts w:asciiTheme="minorHAnsi" w:hAnsiTheme="minorHAnsi"/>
                  <w:szCs w:val="20"/>
                </w:rPr>
                <w:t>7</w:t>
              </w:r>
            </w:ins>
          </w:p>
        </w:tc>
        <w:tc>
          <w:tcPr>
            <w:tcW w:w="3746" w:type="dxa"/>
          </w:tcPr>
          <w:p w14:paraId="47500EF2" w14:textId="5B856E94" w:rsidR="000A01C5" w:rsidRPr="000A01C5" w:rsidRDefault="000A01C5" w:rsidP="00E90764">
            <w:pPr>
              <w:rPr>
                <w:ins w:id="40" w:author="Joycell Sundararaj - Chaucer" w:date="2026-09-15T13:29:00Z" w16du:dateUtc="2026-09-15T12:29:00Z"/>
                <w:rFonts w:asciiTheme="minorHAnsi" w:hAnsiTheme="minorHAnsi"/>
                <w:szCs w:val="20"/>
                <w:rPrChange w:id="41" w:author="Joycell Sundararaj - Chaucer" w:date="2026-09-15T13:29:00Z" w16du:dateUtc="2026-09-15T12:29:00Z">
                  <w:rPr>
                    <w:ins w:id="42" w:author="Joycell Sundararaj - Chaucer" w:date="2026-09-15T13:29:00Z" w16du:dateUtc="2026-09-15T12:29:00Z"/>
                    <w:szCs w:val="20"/>
                  </w:rPr>
                </w:rPrChange>
              </w:rPr>
            </w:pPr>
            <w:ins w:id="43" w:author="Joycell Sundararaj - Chaucer" w:date="2026-09-15T13:29:00Z" w16du:dateUtc="2026-09-15T12:29:00Z">
              <w:r w:rsidRPr="000A01C5">
                <w:rPr>
                  <w:rFonts w:asciiTheme="minorHAnsi" w:hAnsiTheme="minorHAnsi"/>
                  <w:szCs w:val="20"/>
                  <w:rPrChange w:id="44" w:author="Joycell Sundararaj - Chaucer" w:date="2026-09-15T13:29:00Z" w16du:dateUtc="2026-09-15T12:29:00Z">
                    <w:rPr>
                      <w:szCs w:val="20"/>
                    </w:rPr>
                  </w:rPrChange>
                </w:rPr>
                <w:t>Azure Policy</w:t>
              </w:r>
            </w:ins>
          </w:p>
        </w:tc>
        <w:tc>
          <w:tcPr>
            <w:tcW w:w="1060" w:type="dxa"/>
          </w:tcPr>
          <w:p w14:paraId="655A444F" w14:textId="77777777" w:rsidR="000A01C5" w:rsidRPr="00A9490C" w:rsidRDefault="00247156" w:rsidP="00E90764">
            <w:pPr>
              <w:rPr>
                <w:ins w:id="45" w:author="Joycell Sundararaj - Chaucer" w:date="2026-09-15T13:29:00Z" w16du:dateUtc="2026-09-15T12:29:00Z"/>
                <w:szCs w:val="20"/>
              </w:rPr>
            </w:pPr>
            <w:commentRangeStart w:id="46"/>
            <w:commentRangeEnd w:id="46"/>
            <w:r w:rsidRPr="00A9490C">
              <w:rPr>
                <w:rStyle w:val="CommentReference"/>
                <w:sz w:val="20"/>
                <w:szCs w:val="20"/>
              </w:rPr>
              <w:commentReference w:id="46"/>
            </w:r>
            <w:commentRangeEnd w:id="10"/>
            <w:r w:rsidR="00AD3EDB" w:rsidRPr="00A9490C">
              <w:rPr>
                <w:rStyle w:val="CommentReference"/>
                <w:sz w:val="20"/>
                <w:szCs w:val="20"/>
              </w:rPr>
              <w:commentReference w:id="10"/>
            </w:r>
            <w:commentRangeEnd w:id="11"/>
            <w:r w:rsidR="00AD53D0" w:rsidRPr="00A9490C">
              <w:rPr>
                <w:rStyle w:val="CommentReference"/>
                <w:sz w:val="20"/>
                <w:szCs w:val="20"/>
              </w:rPr>
              <w:commentReference w:id="11"/>
            </w:r>
          </w:p>
        </w:tc>
        <w:tc>
          <w:tcPr>
            <w:tcW w:w="1747" w:type="dxa"/>
          </w:tcPr>
          <w:p w14:paraId="52FB8834" w14:textId="77777777" w:rsidR="000A01C5" w:rsidRPr="00A9490C" w:rsidRDefault="000A01C5" w:rsidP="00E90764">
            <w:pPr>
              <w:rPr>
                <w:ins w:id="47" w:author="Joycell Sundararaj - Chaucer" w:date="2026-09-15T13:29:00Z" w16du:dateUtc="2026-09-15T12:29:00Z"/>
                <w:szCs w:val="20"/>
              </w:rPr>
            </w:pPr>
          </w:p>
        </w:tc>
        <w:tc>
          <w:tcPr>
            <w:tcW w:w="1936" w:type="dxa"/>
            <w:gridSpan w:val="2"/>
          </w:tcPr>
          <w:p w14:paraId="16A51640" w14:textId="77777777" w:rsidR="000A01C5" w:rsidRDefault="000A01C5" w:rsidP="00E90764">
            <w:pPr>
              <w:rPr>
                <w:ins w:id="48" w:author="Joycell Sundararaj - Chaucer" w:date="2026-09-15T13:29:00Z" w16du:dateUtc="2026-09-15T12:29:00Z"/>
                <w:rStyle w:val="Hyperlink"/>
              </w:rPr>
            </w:pPr>
          </w:p>
        </w:tc>
      </w:tr>
      <w:tr w:rsidR="007B6F01" w:rsidRPr="009527A4" w14:paraId="1F6E6F5C" w14:textId="77777777" w:rsidTr="007B6F01">
        <w:tc>
          <w:tcPr>
            <w:tcW w:w="1145" w:type="dxa"/>
          </w:tcPr>
          <w:p w14:paraId="370B2F51" w14:textId="704D74EE" w:rsidR="007B6F01" w:rsidRDefault="007B6F01" w:rsidP="00E90764">
            <w:pPr>
              <w:rPr>
                <w:szCs w:val="20"/>
              </w:rPr>
            </w:pPr>
            <w:r>
              <w:rPr>
                <w:szCs w:val="20"/>
              </w:rPr>
              <w:t>8</w:t>
            </w:r>
          </w:p>
        </w:tc>
        <w:tc>
          <w:tcPr>
            <w:tcW w:w="3746" w:type="dxa"/>
          </w:tcPr>
          <w:p w14:paraId="43230074" w14:textId="5A57508F" w:rsidR="007B6F01" w:rsidRPr="000A01C5" w:rsidRDefault="00647EB3" w:rsidP="00E90764">
            <w:pPr>
              <w:rPr>
                <w:szCs w:val="20"/>
                <w:rPrChange w:id="49" w:author="Joycell Sundararaj - Chaucer" w:date="2026-09-15T13:29:00Z" w16du:dateUtc="2026-09-15T12:29:00Z">
                  <w:rPr>
                    <w:szCs w:val="20"/>
                  </w:rPr>
                </w:rPrChange>
              </w:rPr>
            </w:pPr>
            <w:r>
              <w:rPr>
                <w:szCs w:val="20"/>
              </w:rPr>
              <w:t>Cloud Security Framework</w:t>
            </w:r>
          </w:p>
        </w:tc>
        <w:tc>
          <w:tcPr>
            <w:tcW w:w="1060" w:type="dxa"/>
          </w:tcPr>
          <w:p w14:paraId="30D54DAA" w14:textId="7BAD6DDC" w:rsidR="007B6F01" w:rsidRPr="00A9490C" w:rsidRDefault="00647EB3" w:rsidP="00E90764">
            <w:pPr>
              <w:rPr>
                <w:szCs w:val="20"/>
              </w:rPr>
            </w:pPr>
            <w:r>
              <w:rPr>
                <w:szCs w:val="20"/>
              </w:rPr>
              <w:t>1.0</w:t>
            </w:r>
          </w:p>
        </w:tc>
        <w:tc>
          <w:tcPr>
            <w:tcW w:w="1747" w:type="dxa"/>
          </w:tcPr>
          <w:p w14:paraId="02113F57" w14:textId="6E02C2F4" w:rsidR="007B6F01" w:rsidRPr="00A9490C" w:rsidRDefault="00647EB3" w:rsidP="00E90764">
            <w:pPr>
              <w:rPr>
                <w:szCs w:val="20"/>
              </w:rPr>
            </w:pPr>
            <w:r>
              <w:rPr>
                <w:szCs w:val="20"/>
              </w:rPr>
              <w:t>Chad Ozdil</w:t>
            </w:r>
          </w:p>
        </w:tc>
        <w:bookmarkStart w:id="50" w:name="CLSECPRIN"/>
        <w:tc>
          <w:tcPr>
            <w:tcW w:w="1936" w:type="dxa"/>
            <w:gridSpan w:val="2"/>
          </w:tcPr>
          <w:p w14:paraId="6AB79224" w14:textId="72A8C10F" w:rsidR="007B6F01" w:rsidRDefault="00647EB3" w:rsidP="00E90764">
            <w:pPr>
              <w:rPr>
                <w:rStyle w:val="Hyperlink"/>
              </w:rPr>
            </w:pPr>
            <w:r>
              <w:rPr>
                <w:rStyle w:val="Hyperlink"/>
              </w:rPr>
              <w:fldChar w:fldCharType="begin"/>
            </w:r>
            <w:r>
              <w:rPr>
                <w:rStyle w:val="Hyperlink"/>
              </w:rPr>
              <w:instrText>HYPERLINK "https://chausl.sharepoint.com/:w:/r/sites/CTG-Architecture/Shared%20Documents/Solution%20Design/Azure%20Platform%20(ALZ)/Standards/ChArch-PY-CloudSecurityFramework.docx?d=wf39fcdaa085f43979f52f05a24998fe7&amp;csf=1&amp;web=1&amp;e=QzVilg"</w:instrText>
            </w:r>
            <w:r>
              <w:rPr>
                <w:rStyle w:val="Hyperlink"/>
              </w:rPr>
            </w:r>
            <w:r>
              <w:rPr>
                <w:rStyle w:val="Hyperlink"/>
              </w:rPr>
              <w:fldChar w:fldCharType="separate"/>
            </w:r>
            <w:r w:rsidRPr="00647EB3">
              <w:rPr>
                <w:rStyle w:val="Hyperlink"/>
              </w:rPr>
              <w:t>Source</w:t>
            </w:r>
            <w:r>
              <w:rPr>
                <w:rStyle w:val="Hyperlink"/>
              </w:rPr>
              <w:fldChar w:fldCharType="end"/>
            </w:r>
            <w:bookmarkEnd w:id="50"/>
          </w:p>
        </w:tc>
      </w:tr>
    </w:tbl>
    <w:p w14:paraId="7B4A9780" w14:textId="79C8E6C4" w:rsidR="0041138D" w:rsidRPr="0041138D" w:rsidRDefault="00520A1B" w:rsidP="0041138D">
      <w:pPr>
        <w:pStyle w:val="Heading1"/>
        <w:ind w:left="431" w:hanging="431"/>
      </w:pPr>
      <w:bookmarkStart w:id="51" w:name="_Toc239852274"/>
      <w:bookmarkStart w:id="52" w:name="_Toc240366820"/>
      <w:r>
        <w:t>R</w:t>
      </w:r>
      <w:r w:rsidR="00550085">
        <w:t>eader Guide</w:t>
      </w:r>
      <w:bookmarkEnd w:id="52"/>
    </w:p>
    <w:p w14:paraId="3A919091" w14:textId="77777777" w:rsidR="0041138D" w:rsidRPr="0041138D" w:rsidRDefault="0041138D" w:rsidP="0041138D"/>
    <w:p w14:paraId="77A2F22C" w14:textId="46BC9D95" w:rsidR="0041138D" w:rsidRDefault="0041138D" w:rsidP="0041138D">
      <w:pPr>
        <w:spacing w:after="200" w:line="276" w:lineRule="auto"/>
        <w:rPr>
          <w:szCs w:val="20"/>
        </w:rPr>
      </w:pPr>
      <w:r w:rsidRPr="0041138D">
        <w:rPr>
          <w:szCs w:val="20"/>
        </w:rPr>
        <w:t>This System</w:t>
      </w:r>
      <w:r w:rsidR="004743A3">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serves several audiences, the recommended reading path for specific roles is described below as guideline. Each entry points to the sections most relevant to that role. The second column is the shortest route to what is important. If your work spans more than one role, each relevant path can be followed and the broader path can used as the superset.</w:t>
      </w:r>
    </w:p>
    <w:p w14:paraId="2B8E4331" w14:textId="2C779733" w:rsidR="00AB3D61" w:rsidRDefault="00AB3D61" w:rsidP="0041138D">
      <w:pPr>
        <w:spacing w:after="200" w:line="276" w:lineRule="auto"/>
        <w:rPr>
          <w:szCs w:val="20"/>
        </w:rPr>
      </w:pPr>
      <w:r>
        <w:rPr>
          <w:szCs w:val="20"/>
        </w:rPr>
        <w:t>Recommended reading path</w:t>
      </w:r>
      <w:r w:rsidR="001E0490">
        <w:rPr>
          <w:szCs w:val="20"/>
        </w:rPr>
        <w:t>s</w:t>
      </w:r>
      <w:r>
        <w:rPr>
          <w:szCs w:val="20"/>
        </w:rPr>
        <w:t>:</w:t>
      </w:r>
    </w:p>
    <w:tbl>
      <w:tblPr>
        <w:tblStyle w:val="TableGridLight"/>
        <w:tblW w:w="9634" w:type="dxa"/>
        <w:tblLook w:val="04A0" w:firstRow="1" w:lastRow="0" w:firstColumn="1" w:lastColumn="0" w:noHBand="0" w:noVBand="1"/>
      </w:tblPr>
      <w:tblGrid>
        <w:gridCol w:w="2077"/>
        <w:gridCol w:w="1462"/>
        <w:gridCol w:w="3119"/>
        <w:gridCol w:w="2976"/>
      </w:tblGrid>
      <w:tr w:rsidR="007477FD" w:rsidRPr="009527A4" w14:paraId="28B3B7BD" w14:textId="77777777" w:rsidTr="007A2B8C">
        <w:trPr>
          <w:trHeight w:val="448"/>
        </w:trPr>
        <w:tc>
          <w:tcPr>
            <w:tcW w:w="20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600AA8B" w14:textId="34ADBA7A"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Role</w:t>
            </w:r>
          </w:p>
        </w:tc>
        <w:tc>
          <w:tcPr>
            <w:tcW w:w="146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9B6FBC" w14:textId="07D7A0FC"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Start Here</w:t>
            </w:r>
          </w:p>
        </w:tc>
        <w:tc>
          <w:tcPr>
            <w:tcW w:w="311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1A65F3" w14:textId="7647894F"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Then Read</w:t>
            </w:r>
          </w:p>
        </w:tc>
        <w:tc>
          <w:tcPr>
            <w:tcW w:w="29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C5EF6D" w14:textId="316B8A85"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Outcome</w:t>
            </w:r>
          </w:p>
        </w:tc>
      </w:tr>
      <w:tr w:rsidR="007477FD" w:rsidRPr="009527A4" w14:paraId="0E3503A9" w14:textId="77777777" w:rsidTr="00866873">
        <w:trPr>
          <w:trHeight w:val="1407"/>
        </w:trPr>
        <w:tc>
          <w:tcPr>
            <w:tcW w:w="2077" w:type="dxa"/>
            <w:tcBorders>
              <w:top w:val="single" w:sz="4" w:space="0" w:color="000000" w:themeColor="text1"/>
            </w:tcBorders>
            <w:vAlign w:val="center"/>
          </w:tcPr>
          <w:p w14:paraId="119CA5C7" w14:textId="551D0893"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Executive Sponsor / Leadership</w:t>
            </w:r>
          </w:p>
        </w:tc>
        <w:tc>
          <w:tcPr>
            <w:tcW w:w="1462" w:type="dxa"/>
            <w:tcBorders>
              <w:top w:val="single" w:sz="4" w:space="0" w:color="000000" w:themeColor="text1"/>
            </w:tcBorders>
            <w:vAlign w:val="center"/>
          </w:tcPr>
          <w:p w14:paraId="41908E26" w14:textId="0DE5E3E9" w:rsidR="007477FD" w:rsidRPr="00F94A76" w:rsidRDefault="00E56F93" w:rsidP="005A1246">
            <w:pPr>
              <w:rPr>
                <w:rFonts w:asciiTheme="minorHAnsi" w:hAnsiTheme="minorHAnsi" w:hint="eastAsia"/>
                <w:lang w:eastAsia="en-GB"/>
              </w:rPr>
            </w:pPr>
            <w:hyperlink w:anchor="_Executive_Summary" w:history="1">
              <w:r w:rsidRPr="00E56F93">
                <w:rPr>
                  <w:rStyle w:val="Hyperlink"/>
                  <w:rFonts w:asciiTheme="minorHAnsi" w:eastAsiaTheme="minorHAnsi" w:hAnsiTheme="minorHAnsi"/>
                  <w:szCs w:val="20"/>
                </w:rPr>
                <w:t>Executive Summary</w:t>
              </w:r>
            </w:hyperlink>
          </w:p>
        </w:tc>
        <w:tc>
          <w:tcPr>
            <w:tcW w:w="3119" w:type="dxa"/>
            <w:tcBorders>
              <w:top w:val="single" w:sz="4" w:space="0" w:color="000000" w:themeColor="text1"/>
            </w:tcBorders>
            <w:vAlign w:val="center"/>
          </w:tcPr>
          <w:p w14:paraId="624AB99F" w14:textId="1F656995"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Architectural_Position" w:history="1">
              <w:r w:rsidR="007477FD" w:rsidRPr="0025173C">
                <w:rPr>
                  <w:rStyle w:val="Hyperlink"/>
                  <w:rFonts w:asciiTheme="minorHAnsi" w:eastAsiaTheme="minorHAnsi" w:hAnsiTheme="minorHAnsi"/>
                  <w:szCs w:val="20"/>
                </w:rPr>
                <w:t>Architectural Position</w:t>
              </w:r>
            </w:hyperlink>
            <w:r w:rsidR="007477FD" w:rsidRPr="0041138D">
              <w:rPr>
                <w:rFonts w:asciiTheme="minorHAnsi" w:eastAsiaTheme="minorHAnsi" w:hAnsiTheme="minorHAnsi"/>
                <w:szCs w:val="20"/>
              </w:rPr>
              <w:t xml:space="preserve"> </w:t>
            </w:r>
            <w:r w:rsidR="00701DBE">
              <w:rPr>
                <w:rFonts w:asciiTheme="minorHAnsi" w:eastAsiaTheme="minorHAnsi" w:hAnsiTheme="minorHAnsi"/>
                <w:szCs w:val="20"/>
              </w:rPr>
              <w:br/>
            </w:r>
          </w:p>
          <w:p w14:paraId="67BFE718" w14:textId="1D9BA30A" w:rsidR="007477FD" w:rsidRPr="0041138D" w:rsidRDefault="007477FD" w:rsidP="005A1246">
            <w:pPr>
              <w:rPr>
                <w:rFonts w:asciiTheme="minorHAnsi" w:eastAsiaTheme="minorHAnsi" w:hAnsiTheme="minorHAnsi"/>
                <w:szCs w:val="20"/>
              </w:rPr>
            </w:pPr>
            <w:hyperlink w:anchor="_Guardrails" w:history="1">
              <w:r w:rsidRPr="0025173C">
                <w:rPr>
                  <w:rStyle w:val="Hyperlink"/>
                  <w:rFonts w:asciiTheme="minorHAnsi" w:eastAsiaTheme="minorHAnsi" w:hAnsiTheme="minorHAnsi"/>
                  <w:szCs w:val="20"/>
                </w:rPr>
                <w:t>Guardrails</w:t>
              </w:r>
            </w:hyperlink>
            <w:r w:rsidR="00701DBE">
              <w:rPr>
                <w:rFonts w:asciiTheme="minorHAnsi" w:eastAsiaTheme="minorHAnsi" w:hAnsiTheme="minorHAnsi"/>
                <w:szCs w:val="20"/>
              </w:rPr>
              <w:br/>
            </w:r>
          </w:p>
          <w:p w14:paraId="61AA0CE3" w14:textId="04D3809D" w:rsidR="007477FD" w:rsidRPr="00F94A76" w:rsidRDefault="007477FD" w:rsidP="005A1246">
            <w:pPr>
              <w:rPr>
                <w:rFonts w:asciiTheme="minorHAnsi" w:hAnsiTheme="minorHAnsi" w:hint="eastAsia"/>
                <w:lang w:eastAsia="en-GB"/>
              </w:rPr>
            </w:pPr>
            <w:hyperlink w:anchor="_Exception_Process_and" w:history="1">
              <w:r w:rsidRPr="0025173C">
                <w:rPr>
                  <w:rStyle w:val="Hyperlink"/>
                  <w:rFonts w:asciiTheme="minorHAnsi" w:eastAsiaTheme="minorHAnsi" w:hAnsiTheme="minorHAnsi"/>
                  <w:szCs w:val="20"/>
                </w:rPr>
                <w:t>Governance &amp; Exceptions</w:t>
              </w:r>
            </w:hyperlink>
            <w:r w:rsidR="00D131ED">
              <w:rPr>
                <w:rFonts w:asciiTheme="minorHAnsi" w:eastAsiaTheme="minorHAnsi" w:hAnsiTheme="minorHAnsi"/>
                <w:szCs w:val="20"/>
              </w:rPr>
              <w:br/>
            </w:r>
          </w:p>
        </w:tc>
        <w:tc>
          <w:tcPr>
            <w:tcW w:w="2976" w:type="dxa"/>
            <w:tcBorders>
              <w:top w:val="single" w:sz="4" w:space="0" w:color="000000" w:themeColor="text1"/>
            </w:tcBorders>
            <w:vAlign w:val="center"/>
          </w:tcPr>
          <w:p w14:paraId="53BD4C70" w14:textId="612FFB3A"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why the framework exists, its strategic direction, governance model and key controls.</w:t>
            </w:r>
          </w:p>
        </w:tc>
      </w:tr>
      <w:tr w:rsidR="007477FD" w:rsidRPr="009527A4" w14:paraId="002D7A8F" w14:textId="77777777" w:rsidTr="009E56BB">
        <w:trPr>
          <w:trHeight w:val="1407"/>
        </w:trPr>
        <w:tc>
          <w:tcPr>
            <w:tcW w:w="2077" w:type="dxa"/>
            <w:vAlign w:val="center"/>
          </w:tcPr>
          <w:p w14:paraId="22DA2032" w14:textId="08C5C4C7"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Solution / Portfolio / Domain Architect</w:t>
            </w:r>
          </w:p>
        </w:tc>
        <w:tc>
          <w:tcPr>
            <w:tcW w:w="1462" w:type="dxa"/>
            <w:vAlign w:val="center"/>
          </w:tcPr>
          <w:p w14:paraId="2511E1AD" w14:textId="20E3BAF2" w:rsidR="007477FD" w:rsidRPr="00F94A76" w:rsidRDefault="007477FD" w:rsidP="005A1246">
            <w:pPr>
              <w:rPr>
                <w:rFonts w:asciiTheme="minorHAnsi" w:hAnsiTheme="minorHAnsi" w:hint="eastAsia"/>
                <w:lang w:eastAsia="en-GB"/>
              </w:rPr>
            </w:pPr>
            <w:hyperlink w:anchor="_4._Architectural_Position" w:history="1">
              <w:r w:rsidRPr="004D128F">
                <w:rPr>
                  <w:rStyle w:val="Hyperlink"/>
                  <w:rFonts w:asciiTheme="minorHAnsi" w:eastAsiaTheme="minorHAnsi" w:hAnsiTheme="minorHAnsi"/>
                  <w:szCs w:val="20"/>
                </w:rPr>
                <w:t>Architectural Position</w:t>
              </w:r>
            </w:hyperlink>
          </w:p>
        </w:tc>
        <w:tc>
          <w:tcPr>
            <w:tcW w:w="3119" w:type="dxa"/>
            <w:vAlign w:val="center"/>
          </w:tcPr>
          <w:p w14:paraId="6B0D83F6" w14:textId="3E2D87C8"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Reference_Architecture" w:history="1">
              <w:r w:rsidR="007477FD" w:rsidRPr="004D128F">
                <w:rPr>
                  <w:rStyle w:val="Hyperlink"/>
                  <w:rFonts w:asciiTheme="minorHAnsi" w:eastAsiaTheme="minorHAnsi" w:hAnsiTheme="minorHAnsi"/>
                  <w:szCs w:val="20"/>
                </w:rPr>
                <w:t>Reference Architecture</w:t>
              </w:r>
            </w:hyperlink>
            <w:r w:rsidR="007477FD" w:rsidRPr="0041138D">
              <w:rPr>
                <w:rFonts w:asciiTheme="minorHAnsi" w:eastAsiaTheme="minorHAnsi" w:hAnsiTheme="minorHAnsi"/>
                <w:szCs w:val="20"/>
              </w:rPr>
              <w:t xml:space="preserve"> </w:t>
            </w:r>
            <w:r w:rsidR="004D128F">
              <w:rPr>
                <w:rFonts w:asciiTheme="minorHAnsi" w:eastAsiaTheme="minorHAnsi" w:hAnsiTheme="minorHAnsi"/>
                <w:szCs w:val="20"/>
              </w:rPr>
              <w:br/>
            </w:r>
          </w:p>
          <w:p w14:paraId="7E71532C" w14:textId="058C1C8F" w:rsidR="007477FD" w:rsidRDefault="004D128F" w:rsidP="005A1246">
            <w:pPr>
              <w:rPr>
                <w:rFonts w:asciiTheme="minorHAnsi" w:eastAsiaTheme="minorHAnsi" w:hAnsiTheme="minorHAnsi"/>
                <w:szCs w:val="20"/>
              </w:rPr>
            </w:pPr>
            <w:hyperlink w:anchor="_Choosing_an_Integration" w:history="1">
              <w:r w:rsidRPr="004D128F">
                <w:rPr>
                  <w:rStyle w:val="Hyperlink"/>
                  <w:rFonts w:asciiTheme="minorHAnsi" w:eastAsiaTheme="minorHAnsi" w:hAnsiTheme="minorHAnsi"/>
                  <w:szCs w:val="20"/>
                </w:rPr>
                <w:t>Choosing an Integration Pattern</w:t>
              </w:r>
            </w:hyperlink>
            <w:r>
              <w:rPr>
                <w:rFonts w:asciiTheme="minorHAnsi" w:eastAsiaTheme="minorHAnsi" w:hAnsiTheme="minorHAnsi"/>
                <w:szCs w:val="20"/>
              </w:rPr>
              <w:t xml:space="preserve"> </w:t>
            </w:r>
            <w:r>
              <w:rPr>
                <w:rFonts w:asciiTheme="minorHAnsi" w:eastAsiaTheme="minorHAnsi" w:hAnsiTheme="minorHAnsi"/>
                <w:szCs w:val="20"/>
              </w:rPr>
              <w:br/>
            </w:r>
          </w:p>
          <w:p w14:paraId="350C8854" w14:textId="70710BE8" w:rsidR="007477FD" w:rsidRDefault="007477FD" w:rsidP="005A1246">
            <w:pPr>
              <w:rPr>
                <w:rFonts w:asciiTheme="minorHAnsi" w:eastAsiaTheme="minorHAnsi" w:hAnsiTheme="minorHAnsi"/>
                <w:szCs w:val="20"/>
              </w:rPr>
            </w:pPr>
            <w:hyperlink w:anchor="_Enterprise_Pattern_Catalogue" w:history="1">
              <w:r w:rsidRPr="004D128F">
                <w:rPr>
                  <w:rStyle w:val="Hyperlink"/>
                  <w:rFonts w:asciiTheme="minorHAnsi" w:eastAsiaTheme="minorHAnsi" w:hAnsiTheme="minorHAnsi"/>
                  <w:szCs w:val="20"/>
                </w:rPr>
                <w:t>Enterprise Pattern Catalogue</w:t>
              </w:r>
            </w:hyperlink>
          </w:p>
          <w:p w14:paraId="3A0B7693" w14:textId="74EE8BAD" w:rsidR="007477FD" w:rsidRPr="00F94A76" w:rsidRDefault="007477FD" w:rsidP="005A1246">
            <w:pPr>
              <w:rPr>
                <w:rFonts w:asciiTheme="minorHAnsi" w:hAnsiTheme="minorHAnsi" w:hint="eastAsia"/>
                <w:lang w:eastAsia="en-GB"/>
              </w:rPr>
            </w:pPr>
          </w:p>
        </w:tc>
        <w:tc>
          <w:tcPr>
            <w:tcW w:w="2976" w:type="dxa"/>
            <w:vAlign w:val="center"/>
          </w:tcPr>
          <w:p w14:paraId="64D0BF3D" w14:textId="2247D18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Design solutions aligned to Chaucer's approved integration architecture and patterns.</w:t>
            </w:r>
          </w:p>
        </w:tc>
      </w:tr>
      <w:tr w:rsidR="007477FD" w:rsidRPr="009527A4" w14:paraId="71C5D18C" w14:textId="77777777" w:rsidTr="009E56BB">
        <w:trPr>
          <w:trHeight w:val="1407"/>
        </w:trPr>
        <w:tc>
          <w:tcPr>
            <w:tcW w:w="2077" w:type="dxa"/>
            <w:vAlign w:val="center"/>
          </w:tcPr>
          <w:p w14:paraId="6BC367CF" w14:textId="383CF305"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Integration SME / Developer</w:t>
            </w:r>
          </w:p>
        </w:tc>
        <w:tc>
          <w:tcPr>
            <w:tcW w:w="1462" w:type="dxa"/>
            <w:vAlign w:val="center"/>
          </w:tcPr>
          <w:p w14:paraId="42726251" w14:textId="7FBD8EDB" w:rsidR="007477FD" w:rsidRPr="00F94A76" w:rsidRDefault="007477FD" w:rsidP="005A1246">
            <w:pPr>
              <w:rPr>
                <w:rFonts w:asciiTheme="minorHAnsi" w:hAnsiTheme="minorHAnsi" w:hint="eastAsia"/>
                <w:lang w:eastAsia="en-GB"/>
              </w:rPr>
            </w:pPr>
            <w:hyperlink w:anchor="_Choosing_an_Integration" w:history="1">
              <w:r w:rsidRPr="00A23B12">
                <w:rPr>
                  <w:rStyle w:val="Hyperlink"/>
                  <w:rFonts w:asciiTheme="minorHAnsi" w:eastAsiaTheme="minorHAnsi" w:hAnsiTheme="minorHAnsi"/>
                  <w:szCs w:val="20"/>
                </w:rPr>
                <w:t>Choosing an Integration Pattern</w:t>
              </w:r>
            </w:hyperlink>
          </w:p>
        </w:tc>
        <w:tc>
          <w:tcPr>
            <w:tcW w:w="3119" w:type="dxa"/>
            <w:vAlign w:val="center"/>
          </w:tcPr>
          <w:p w14:paraId="64EDD2C2" w14:textId="77F45A2A"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8._Enterprise_Pattern" w:history="1">
              <w:r w:rsidR="007477FD" w:rsidRPr="008E3998">
                <w:rPr>
                  <w:rStyle w:val="Hyperlink"/>
                  <w:rFonts w:asciiTheme="minorHAnsi" w:eastAsiaTheme="minorHAnsi" w:hAnsiTheme="minorHAnsi"/>
                  <w:szCs w:val="20"/>
                </w:rPr>
                <w:t>Enterprise Pattern Catalogue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92BA02" w14:textId="3429F1BE" w:rsidR="007477FD" w:rsidRDefault="007477FD" w:rsidP="005A1246">
            <w:pPr>
              <w:rPr>
                <w:rFonts w:asciiTheme="minorHAnsi" w:eastAsiaTheme="minorHAnsi" w:hAnsiTheme="minorHAnsi"/>
                <w:szCs w:val="20"/>
              </w:rPr>
            </w:pPr>
            <w:hyperlink w:anchor="_10._Data_Platform" w:history="1">
              <w:r w:rsidRPr="008E3998">
                <w:rPr>
                  <w:rStyle w:val="Hyperlink"/>
                  <w:rFonts w:asciiTheme="minorHAnsi" w:eastAsiaTheme="minorHAnsi" w:hAnsiTheme="minorHAnsi"/>
                  <w:szCs w:val="20"/>
                </w:rPr>
                <w:t>Data Platform Position &amp; Guardrails</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393297DD" w14:textId="7A5BAE80" w:rsidR="007477FD" w:rsidRPr="00F94A76" w:rsidRDefault="007477FD" w:rsidP="005A1246">
            <w:pPr>
              <w:rPr>
                <w:rFonts w:asciiTheme="minorHAnsi" w:hAnsiTheme="minorHAnsi" w:hint="eastAsia"/>
                <w:lang w:eastAsia="en-GB"/>
              </w:rPr>
            </w:pPr>
            <w:hyperlink w:anchor="_Security_and_Operational" w:history="1">
              <w:r w:rsidRPr="008E3998">
                <w:rPr>
                  <w:rStyle w:val="Hyperlink"/>
                  <w:rFonts w:asciiTheme="minorHAnsi" w:eastAsiaTheme="minorHAnsi" w:hAnsiTheme="minorHAnsi"/>
                  <w:szCs w:val="20"/>
                </w:rPr>
                <w:t>Security &amp; Operational Excellence</w:t>
              </w:r>
            </w:hyperlink>
            <w:r w:rsidR="00D131ED">
              <w:rPr>
                <w:rFonts w:asciiTheme="minorHAnsi" w:eastAsiaTheme="minorHAnsi" w:hAnsiTheme="minorHAnsi"/>
                <w:szCs w:val="20"/>
              </w:rPr>
              <w:br/>
            </w:r>
          </w:p>
        </w:tc>
        <w:tc>
          <w:tcPr>
            <w:tcW w:w="2976" w:type="dxa"/>
            <w:vAlign w:val="center"/>
          </w:tcPr>
          <w:p w14:paraId="64F8DC57" w14:textId="3319D35B"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Build integrations using approved patterns, services and operational controls.</w:t>
            </w:r>
          </w:p>
        </w:tc>
      </w:tr>
      <w:tr w:rsidR="007477FD" w:rsidRPr="009527A4" w14:paraId="6210ABFF" w14:textId="77777777" w:rsidTr="009E56BB">
        <w:trPr>
          <w:trHeight w:val="1407"/>
        </w:trPr>
        <w:tc>
          <w:tcPr>
            <w:tcW w:w="2077" w:type="dxa"/>
            <w:vAlign w:val="center"/>
          </w:tcPr>
          <w:p w14:paraId="00CE2BB2" w14:textId="77777777" w:rsidR="007477FD" w:rsidRPr="0041138D" w:rsidRDefault="007477FD" w:rsidP="005A1246">
            <w:pPr>
              <w:rPr>
                <w:rFonts w:asciiTheme="minorHAnsi" w:eastAsiaTheme="minorHAnsi" w:hAnsiTheme="minorHAnsi"/>
                <w:szCs w:val="20"/>
              </w:rPr>
            </w:pPr>
            <w:r w:rsidRPr="0041138D">
              <w:rPr>
                <w:rFonts w:asciiTheme="minorHAnsi" w:eastAsiaTheme="minorHAnsi" w:hAnsiTheme="minorHAnsi"/>
                <w:szCs w:val="20"/>
              </w:rPr>
              <w:t xml:space="preserve">Data Architect / </w:t>
            </w:r>
          </w:p>
          <w:p w14:paraId="4D04E42A" w14:textId="006EF2C8"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Data Platform Lead / Data Engineer</w:t>
            </w:r>
          </w:p>
        </w:tc>
        <w:tc>
          <w:tcPr>
            <w:tcW w:w="1462" w:type="dxa"/>
            <w:vAlign w:val="center"/>
          </w:tcPr>
          <w:p w14:paraId="4FB20649" w14:textId="6D322197" w:rsidR="007477FD" w:rsidRPr="00F94A76" w:rsidRDefault="007477FD" w:rsidP="005A1246">
            <w:pPr>
              <w:rPr>
                <w:rFonts w:asciiTheme="minorHAnsi" w:hAnsiTheme="minorHAnsi" w:hint="eastAsia"/>
                <w:lang w:eastAsia="en-GB"/>
              </w:rPr>
            </w:pPr>
            <w:hyperlink w:anchor="_Data_Platform_Position" w:history="1">
              <w:r w:rsidRPr="00A23B12">
                <w:rPr>
                  <w:rStyle w:val="Hyperlink"/>
                  <w:rFonts w:asciiTheme="minorHAnsi" w:eastAsiaTheme="minorHAnsi" w:hAnsiTheme="minorHAnsi"/>
                  <w:szCs w:val="20"/>
                </w:rPr>
                <w:t>Data Platform Position &amp; Guardrails</w:t>
              </w:r>
            </w:hyperlink>
          </w:p>
        </w:tc>
        <w:tc>
          <w:tcPr>
            <w:tcW w:w="3119" w:type="dxa"/>
            <w:vAlign w:val="center"/>
          </w:tcPr>
          <w:p w14:paraId="5561AEE5" w14:textId="61FB2F56" w:rsidR="007477FD" w:rsidRDefault="007477FD" w:rsidP="005A1246">
            <w:pPr>
              <w:rPr>
                <w:szCs w:val="20"/>
              </w:rPr>
            </w:pPr>
            <w:hyperlink w:anchor="_Security_and_Operational" w:history="1">
              <w:r w:rsidRPr="00A23B12">
                <w:rPr>
                  <w:rStyle w:val="Hyperlink"/>
                  <w:rFonts w:asciiTheme="minorHAnsi" w:eastAsiaTheme="minorHAnsi" w:hAnsiTheme="minorHAnsi"/>
                  <w:szCs w:val="20"/>
                </w:rPr>
                <w:t xml:space="preserve">Security &amp; Operational </w:t>
              </w:r>
              <w:r w:rsidRPr="00A23B12">
                <w:rPr>
                  <w:rStyle w:val="Hyperlink"/>
                  <w:szCs w:val="20"/>
                </w:rPr>
                <w:t>Excellence</w:t>
              </w:r>
            </w:hyperlink>
            <w:r w:rsidRPr="0041138D">
              <w:rPr>
                <w:szCs w:val="20"/>
              </w:rPr>
              <w:t xml:space="preserve"> </w:t>
            </w:r>
            <w:r w:rsidR="001E6DBB">
              <w:rPr>
                <w:szCs w:val="20"/>
              </w:rPr>
              <w:br/>
            </w:r>
          </w:p>
          <w:p w14:paraId="7BA7EEFD" w14:textId="66973170" w:rsidR="007477FD" w:rsidRPr="00F94A76" w:rsidRDefault="007477FD" w:rsidP="005A1246">
            <w:pPr>
              <w:rPr>
                <w:rFonts w:asciiTheme="minorHAnsi" w:hAnsiTheme="minorHAnsi" w:hint="eastAsia"/>
                <w:lang w:eastAsia="en-GB"/>
              </w:rPr>
            </w:pPr>
            <w:hyperlink w:anchor="_12_Guardrails" w:history="1">
              <w:r w:rsidRPr="00A23B12">
                <w:rPr>
                  <w:rStyle w:val="Hyperlink"/>
                  <w:rFonts w:asciiTheme="minorHAnsi" w:eastAsiaTheme="minorHAnsi" w:hAnsiTheme="minorHAnsi"/>
                  <w:szCs w:val="20"/>
                </w:rPr>
                <w:t>Guardrails</w:t>
              </w:r>
            </w:hyperlink>
          </w:p>
        </w:tc>
        <w:tc>
          <w:tcPr>
            <w:tcW w:w="2976" w:type="dxa"/>
            <w:vAlign w:val="center"/>
          </w:tcPr>
          <w:p w14:paraId="74886342" w14:textId="471327B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approved SIF-to-Data Platform boundaries, exchange patterns and governance controls.</w:t>
            </w:r>
          </w:p>
        </w:tc>
      </w:tr>
      <w:tr w:rsidR="007477FD" w:rsidRPr="009527A4" w14:paraId="221CDE97" w14:textId="77777777" w:rsidTr="009E56BB">
        <w:trPr>
          <w:trHeight w:val="1407"/>
        </w:trPr>
        <w:tc>
          <w:tcPr>
            <w:tcW w:w="2077" w:type="dxa"/>
            <w:vAlign w:val="center"/>
          </w:tcPr>
          <w:p w14:paraId="51A2B2D3" w14:textId="5036BD0F" w:rsidR="007477FD" w:rsidRPr="00F94A76" w:rsidRDefault="007477FD" w:rsidP="005A1246">
            <w:pPr>
              <w:rPr>
                <w:lang w:eastAsia="en-GB"/>
              </w:rPr>
            </w:pPr>
            <w:r w:rsidRPr="0041138D">
              <w:rPr>
                <w:rFonts w:asciiTheme="minorHAnsi" w:eastAsiaTheme="minorHAnsi" w:hAnsiTheme="minorHAnsi"/>
                <w:szCs w:val="20"/>
              </w:rPr>
              <w:t>Security Architect / Cloud Operations</w:t>
            </w:r>
          </w:p>
        </w:tc>
        <w:tc>
          <w:tcPr>
            <w:tcW w:w="1462" w:type="dxa"/>
            <w:vAlign w:val="center"/>
          </w:tcPr>
          <w:p w14:paraId="69B330BA" w14:textId="1EEE86A1" w:rsidR="007477FD" w:rsidRPr="00F94A76" w:rsidRDefault="007477FD" w:rsidP="005A1246">
            <w:pPr>
              <w:rPr>
                <w:lang w:eastAsia="en-GB"/>
              </w:rPr>
            </w:pPr>
            <w:hyperlink w:anchor="_Security_and_Trust" w:history="1">
              <w:r w:rsidRPr="008E3998">
                <w:rPr>
                  <w:rStyle w:val="Hyperlink"/>
                  <w:rFonts w:asciiTheme="minorHAnsi" w:eastAsiaTheme="minorHAnsi" w:hAnsiTheme="minorHAnsi"/>
                  <w:szCs w:val="20"/>
                </w:rPr>
                <w:t>Security &amp; Trust Boundary</w:t>
              </w:r>
            </w:hyperlink>
          </w:p>
        </w:tc>
        <w:tc>
          <w:tcPr>
            <w:tcW w:w="3119" w:type="dxa"/>
            <w:vAlign w:val="center"/>
          </w:tcPr>
          <w:p w14:paraId="76A00BB8" w14:textId="744F3749" w:rsidR="007477FD" w:rsidRDefault="001E6DBB" w:rsidP="005A1246">
            <w:pPr>
              <w:rPr>
                <w:rFonts w:asciiTheme="minorHAnsi" w:eastAsiaTheme="minorHAnsi" w:hAnsiTheme="minorHAnsi"/>
                <w:szCs w:val="20"/>
              </w:rPr>
            </w:pPr>
            <w:r>
              <w:rPr>
                <w:rFonts w:asciiTheme="minorHAnsi" w:eastAsiaTheme="minorHAnsi" w:hAnsiTheme="minorHAnsi"/>
                <w:szCs w:val="20"/>
              </w:rPr>
              <w:br/>
            </w:r>
            <w:hyperlink w:anchor="_Security_and_Operational" w:history="1">
              <w:r w:rsidR="007477FD" w:rsidRPr="002D395A">
                <w:rPr>
                  <w:rStyle w:val="Hyperlink"/>
                  <w:rFonts w:asciiTheme="minorHAnsi" w:eastAsiaTheme="minorHAnsi" w:hAnsiTheme="minorHAnsi"/>
                  <w:szCs w:val="20"/>
                </w:rPr>
                <w:t>Security &amp; Operational Excellence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5E15624" w14:textId="4C745C6E" w:rsidR="007477FD" w:rsidRPr="0041138D" w:rsidRDefault="007477FD" w:rsidP="005A1246">
            <w:pPr>
              <w:rPr>
                <w:rFonts w:asciiTheme="minorHAnsi" w:eastAsiaTheme="minorHAnsi" w:hAnsiTheme="minorHAnsi"/>
                <w:szCs w:val="20"/>
              </w:rPr>
            </w:pPr>
            <w:hyperlink w:anchor="_12_Guardrails" w:history="1">
              <w:r w:rsidRPr="002D395A">
                <w:rPr>
                  <w:rStyle w:val="Hyperlink"/>
                  <w:rFonts w:asciiTheme="minorHAnsi" w:eastAsiaTheme="minorHAnsi" w:hAnsiTheme="minorHAnsi"/>
                  <w:szCs w:val="20"/>
                </w:rPr>
                <w:t>Guardrails</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6134E0" w14:textId="7A26EC02" w:rsidR="007477FD" w:rsidRPr="00F94A76" w:rsidRDefault="007477FD" w:rsidP="005A1246">
            <w:pPr>
              <w:rPr>
                <w:lang w:eastAsia="en-GB"/>
              </w:rPr>
            </w:pPr>
            <w:hyperlink w:anchor="_13._Exception_Process" w:history="1">
              <w:r w:rsidRPr="002D395A">
                <w:rPr>
                  <w:rStyle w:val="Hyperlink"/>
                  <w:rFonts w:asciiTheme="minorHAnsi" w:eastAsiaTheme="minorHAnsi" w:hAnsiTheme="minorHAnsi"/>
                  <w:szCs w:val="20"/>
                </w:rPr>
                <w:t>Security Conformance</w:t>
              </w:r>
            </w:hyperlink>
            <w:r w:rsidR="00D131ED">
              <w:rPr>
                <w:rFonts w:asciiTheme="minorHAnsi" w:eastAsiaTheme="minorHAnsi" w:hAnsiTheme="minorHAnsi"/>
                <w:szCs w:val="20"/>
              </w:rPr>
              <w:br/>
            </w:r>
          </w:p>
        </w:tc>
        <w:tc>
          <w:tcPr>
            <w:tcW w:w="2976" w:type="dxa"/>
            <w:vAlign w:val="center"/>
          </w:tcPr>
          <w:p w14:paraId="1E363F08" w14:textId="5891EA83" w:rsidR="007477FD" w:rsidRPr="00F94A76" w:rsidRDefault="007477FD" w:rsidP="005A1246">
            <w:pPr>
              <w:rPr>
                <w:lang w:eastAsia="en-GB"/>
              </w:rPr>
            </w:pPr>
            <w:r w:rsidRPr="0041138D">
              <w:rPr>
                <w:rFonts w:asciiTheme="minorHAnsi" w:eastAsiaTheme="minorHAnsi" w:hAnsiTheme="minorHAnsi"/>
                <w:szCs w:val="20"/>
              </w:rPr>
              <w:t>Assess security posture, operational controls, identity, monitoring and compliance requirements.</w:t>
            </w:r>
          </w:p>
        </w:tc>
      </w:tr>
      <w:tr w:rsidR="007477FD" w:rsidRPr="009527A4" w14:paraId="636EC761" w14:textId="77777777" w:rsidTr="009E56BB">
        <w:trPr>
          <w:trHeight w:val="1407"/>
        </w:trPr>
        <w:tc>
          <w:tcPr>
            <w:tcW w:w="2077" w:type="dxa"/>
            <w:vAlign w:val="center"/>
          </w:tcPr>
          <w:p w14:paraId="6191331F" w14:textId="70DE7689" w:rsidR="007477FD" w:rsidRPr="00F94A76" w:rsidRDefault="007477FD" w:rsidP="005A1246">
            <w:pPr>
              <w:rPr>
                <w:lang w:eastAsia="en-GB"/>
              </w:rPr>
            </w:pPr>
            <w:r w:rsidRPr="0041138D">
              <w:rPr>
                <w:rFonts w:asciiTheme="minorHAnsi" w:eastAsiaTheme="minorHAnsi" w:hAnsiTheme="minorHAnsi"/>
                <w:szCs w:val="20"/>
              </w:rPr>
              <w:t>Technical Design Authority (TDA)</w:t>
            </w:r>
          </w:p>
        </w:tc>
        <w:tc>
          <w:tcPr>
            <w:tcW w:w="1462" w:type="dxa"/>
            <w:vAlign w:val="center"/>
          </w:tcPr>
          <w:p w14:paraId="1A632892" w14:textId="316EDDB6" w:rsidR="007477FD" w:rsidRPr="00F94A76" w:rsidRDefault="007477FD" w:rsidP="005A1246">
            <w:pPr>
              <w:rPr>
                <w:lang w:eastAsia="en-GB"/>
              </w:rPr>
            </w:pPr>
            <w:hyperlink w:anchor="_12_Guardrails" w:history="1">
              <w:r w:rsidRPr="008E3998">
                <w:rPr>
                  <w:rStyle w:val="Hyperlink"/>
                  <w:rFonts w:asciiTheme="minorHAnsi" w:eastAsiaTheme="minorHAnsi" w:hAnsiTheme="minorHAnsi"/>
                  <w:szCs w:val="20"/>
                </w:rPr>
                <w:t>Guardrails</w:t>
              </w:r>
            </w:hyperlink>
          </w:p>
        </w:tc>
        <w:tc>
          <w:tcPr>
            <w:tcW w:w="3119" w:type="dxa"/>
            <w:vAlign w:val="center"/>
          </w:tcPr>
          <w:p w14:paraId="529AFC96" w14:textId="03FA1F0F" w:rsidR="007477FD" w:rsidRPr="0041138D" w:rsidRDefault="003659FE" w:rsidP="005A1246">
            <w:pPr>
              <w:rPr>
                <w:rFonts w:asciiTheme="minorHAnsi" w:eastAsiaTheme="minorHAnsi" w:hAnsiTheme="minorHAnsi"/>
                <w:szCs w:val="20"/>
              </w:rPr>
            </w:pPr>
            <w:r>
              <w:rPr>
                <w:rFonts w:asciiTheme="minorHAnsi" w:eastAsiaTheme="minorHAnsi" w:hAnsiTheme="minorHAnsi"/>
                <w:szCs w:val="20"/>
              </w:rPr>
              <w:br/>
            </w:r>
            <w:hyperlink w:anchor="_13._Exception_Process" w:history="1">
              <w:r w:rsidR="007477FD" w:rsidRPr="00D131ED">
                <w:rPr>
                  <w:rStyle w:val="Hyperlink"/>
                  <w:rFonts w:asciiTheme="minorHAnsi" w:eastAsiaTheme="minorHAnsi" w:hAnsiTheme="minorHAnsi"/>
                  <w:szCs w:val="20"/>
                </w:rPr>
                <w:t>Governance &amp; Exceptions</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691829A0" w14:textId="03FA0850" w:rsidR="007477FD" w:rsidRPr="00F94A76" w:rsidRDefault="007477FD" w:rsidP="005A1246">
            <w:pPr>
              <w:rPr>
                <w:lang w:eastAsia="en-GB"/>
              </w:rPr>
            </w:pPr>
            <w:hyperlink w:anchor="_8._Enterprise_Pattern" w:history="1">
              <w:r w:rsidRPr="00D131ED">
                <w:rPr>
                  <w:rStyle w:val="Hyperlink"/>
                  <w:rFonts w:asciiTheme="minorHAnsi" w:eastAsiaTheme="minorHAnsi" w:hAnsiTheme="minorHAnsi"/>
                  <w:szCs w:val="20"/>
                </w:rPr>
                <w:t>Enterprise Pattern Catalogue</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r w:rsidR="00D131ED">
              <w:rPr>
                <w:rFonts w:asciiTheme="minorHAnsi" w:eastAsiaTheme="minorHAnsi" w:hAnsiTheme="minorHAnsi"/>
                <w:szCs w:val="20"/>
              </w:rPr>
              <w:br/>
            </w:r>
            <w:hyperlink w:anchor="_10._Data_Platform" w:history="1">
              <w:r w:rsidRPr="00D131ED">
                <w:rPr>
                  <w:rStyle w:val="Hyperlink"/>
                  <w:rFonts w:asciiTheme="minorHAnsi" w:eastAsiaTheme="minorHAnsi" w:hAnsiTheme="minorHAnsi"/>
                  <w:szCs w:val="20"/>
                </w:rPr>
                <w:t>Data Platform Position &amp; Guardrails</w:t>
              </w:r>
            </w:hyperlink>
            <w:r w:rsidR="003659FE">
              <w:rPr>
                <w:rFonts w:asciiTheme="minorHAnsi" w:eastAsiaTheme="minorHAnsi" w:hAnsiTheme="minorHAnsi"/>
                <w:szCs w:val="20"/>
              </w:rPr>
              <w:br/>
            </w:r>
          </w:p>
        </w:tc>
        <w:tc>
          <w:tcPr>
            <w:tcW w:w="2976" w:type="dxa"/>
            <w:vAlign w:val="center"/>
          </w:tcPr>
          <w:p w14:paraId="5F01CEFE" w14:textId="0444EA79" w:rsidR="007477FD" w:rsidRPr="00F94A76" w:rsidRDefault="007477FD" w:rsidP="005A1246">
            <w:pPr>
              <w:rPr>
                <w:lang w:eastAsia="en-GB"/>
              </w:rPr>
            </w:pPr>
            <w:r w:rsidRPr="0041138D">
              <w:rPr>
                <w:rFonts w:asciiTheme="minorHAnsi" w:eastAsiaTheme="minorHAnsi" w:hAnsiTheme="minorHAnsi"/>
                <w:szCs w:val="20"/>
              </w:rPr>
              <w:t>Assess architecture conformance, exceptions, integration pattern selection and data platform boundary compliance.</w:t>
            </w:r>
          </w:p>
        </w:tc>
      </w:tr>
    </w:tbl>
    <w:p w14:paraId="10422E8E" w14:textId="77777777" w:rsidR="007477FD" w:rsidRDefault="007477FD" w:rsidP="0041138D">
      <w:pPr>
        <w:spacing w:after="200" w:line="276" w:lineRule="auto"/>
        <w:rPr>
          <w:szCs w:val="20"/>
        </w:rPr>
      </w:pPr>
    </w:p>
    <w:p w14:paraId="0944C7F5" w14:textId="77777777" w:rsidR="006F79A8" w:rsidRPr="0041138D" w:rsidRDefault="006F79A8" w:rsidP="0041138D">
      <w:pPr>
        <w:spacing w:after="200" w:line="276" w:lineRule="auto"/>
        <w:rPr>
          <w:szCs w:val="20"/>
        </w:rPr>
      </w:pPr>
    </w:p>
    <w:p w14:paraId="01EB0D6A" w14:textId="19102F7B" w:rsidR="0041138D" w:rsidRPr="0041138D" w:rsidRDefault="0041138D" w:rsidP="0041138D">
      <w:pPr>
        <w:pStyle w:val="Heading1"/>
        <w:ind w:left="431" w:hanging="431"/>
      </w:pPr>
      <w:bookmarkStart w:id="53" w:name="_Executive_Summary"/>
      <w:bookmarkStart w:id="54" w:name="_Toc239980581"/>
      <w:bookmarkStart w:id="55" w:name="_Toc240366821"/>
      <w:bookmarkEnd w:id="53"/>
      <w:r w:rsidRPr="0041138D">
        <w:t>Executive Summary</w:t>
      </w:r>
      <w:bookmarkEnd w:id="51"/>
      <w:bookmarkEnd w:id="54"/>
      <w:bookmarkEnd w:id="55"/>
    </w:p>
    <w:p w14:paraId="48881887" w14:textId="77777777" w:rsidR="0041138D" w:rsidRPr="0041138D" w:rsidRDefault="0041138D" w:rsidP="0041138D">
      <w:pPr>
        <w:rPr>
          <w:lang w:val="en-US"/>
        </w:rPr>
      </w:pPr>
    </w:p>
    <w:p w14:paraId="316E4099" w14:textId="77777777" w:rsidR="0041138D" w:rsidRDefault="0041138D" w:rsidP="0041138D">
      <w:pPr>
        <w:rPr>
          <w:szCs w:val="20"/>
        </w:rPr>
      </w:pPr>
      <w:r w:rsidRPr="0041138D">
        <w:rPr>
          <w:szCs w:val="20"/>
        </w:rPr>
        <w:t>Chaucer requires a formal Systems Integration Framework to provide consistent architectural direction for system-to-system integration across internal applications, third-party platforms, SaaS services, vendor integrations and the enterprise data platform.</w:t>
      </w:r>
    </w:p>
    <w:p w14:paraId="103D7861" w14:textId="77777777" w:rsidR="0041138D" w:rsidRPr="0041138D" w:rsidRDefault="0041138D" w:rsidP="0041138D">
      <w:pPr>
        <w:rPr>
          <w:szCs w:val="20"/>
        </w:rPr>
      </w:pPr>
    </w:p>
    <w:p w14:paraId="6DB1040D" w14:textId="1CBBB8DD" w:rsid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2BE6BE97" w14:textId="77777777" w:rsidR="0041138D" w:rsidRPr="0041138D" w:rsidRDefault="0041138D" w:rsidP="0041138D">
      <w:pPr>
        <w:rPr>
          <w:szCs w:val="20"/>
        </w:rPr>
      </w:pPr>
    </w:p>
    <w:p w14:paraId="3AF548BB" w14:textId="376C3FDD" w:rsidR="0041138D" w:rsidRP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6EF3F7E3" w14:textId="1F19A851" w:rsidR="0041138D" w:rsidRPr="0041138D" w:rsidRDefault="0041138D" w:rsidP="0041138D">
      <w:pPr>
        <w:pStyle w:val="Heading2"/>
        <w:keepLines w:val="0"/>
        <w:spacing w:before="240" w:after="120"/>
      </w:pPr>
      <w:bookmarkStart w:id="56" w:name="_Toc239852275"/>
      <w:bookmarkStart w:id="57" w:name="_Toc239980582"/>
      <w:bookmarkStart w:id="58" w:name="_Toc240366822"/>
      <w:r w:rsidRPr="0041138D">
        <w:t>Why the System</w:t>
      </w:r>
      <w:r w:rsidR="00623DC6">
        <w:t>s</w:t>
      </w:r>
      <w:r w:rsidRPr="0041138D">
        <w:t xml:space="preserve"> Integration Framework</w:t>
      </w:r>
      <w:r w:rsidRPr="0041138D" w:rsidDel="00A22181">
        <w:t xml:space="preserve"> </w:t>
      </w:r>
      <w:r w:rsidRPr="0041138D">
        <w:t>Exists</w:t>
      </w:r>
      <w:bookmarkEnd w:id="56"/>
      <w:bookmarkEnd w:id="57"/>
      <w:bookmarkEnd w:id="58"/>
    </w:p>
    <w:p w14:paraId="2079A405" w14:textId="3029CD17" w:rsidR="0041138D" w:rsidRPr="0041138D" w:rsidRDefault="0041138D" w:rsidP="0041138D">
      <w:pPr>
        <w:spacing w:after="120"/>
        <w:rPr>
          <w:szCs w:val="20"/>
        </w:rPr>
      </w:pPr>
      <w:r w:rsidRPr="0041138D">
        <w:rPr>
          <w:szCs w:val="20"/>
        </w:rPr>
        <w:t>Chaucer has successfully modernised much of its integration estate onto Azure Integration Services and established a number of robust integration patterns, security controls and operational practices.</w:t>
      </w:r>
      <w:r w:rsidR="007477FD">
        <w:rPr>
          <w:szCs w:val="20"/>
        </w:rPr>
        <w:t xml:space="preserve"> </w:t>
      </w:r>
      <w:r w:rsidRPr="0041138D">
        <w:rPr>
          <w:szCs w:val="20"/>
        </w:rPr>
        <w:t xml:space="preserve">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759624A9" w14:textId="12EDA770" w:rsidR="0041138D" w:rsidRPr="0041138D" w:rsidRDefault="0041138D" w:rsidP="0041138D">
      <w:pPr>
        <w:spacing w:after="120"/>
        <w:rPr>
          <w:szCs w:val="20"/>
        </w:rPr>
      </w:pPr>
      <w:r w:rsidRPr="0041138D">
        <w:rPr>
          <w:szCs w:val="20"/>
        </w:rPr>
        <w:t>By leveraging existing best practices and principles within a Systems Integration Framework, Chaucer can build upon its current strengths, promote reuse, improve governance and provide a consistent enterprise approach for future integration initiatives. This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1C09673A" w14:textId="365AE5CC" w:rsidR="0041138D" w:rsidRPr="0041138D" w:rsidRDefault="0041138D" w:rsidP="0041138D">
      <w:pPr>
        <w:spacing w:after="120"/>
        <w:rPr>
          <w:szCs w:val="20"/>
        </w:rPr>
      </w:pPr>
      <w:r w:rsidRPr="0041138D">
        <w:rPr>
          <w:szCs w:val="20"/>
        </w:rPr>
        <w:t>The System</w:t>
      </w:r>
      <w:r w:rsidR="00623DC6">
        <w:rPr>
          <w:szCs w:val="20"/>
        </w:rPr>
        <w:t>s</w:t>
      </w:r>
      <w:r w:rsidRPr="0041138D">
        <w:rPr>
          <w:szCs w:val="20"/>
        </w:rPr>
        <w:t xml:space="preserve"> Integration Framework</w:t>
      </w:r>
      <w:r w:rsidRPr="0041138D" w:rsidDel="00A22181">
        <w:rPr>
          <w:szCs w:val="20"/>
        </w:rPr>
        <w:t xml:space="preserve"> </w:t>
      </w:r>
      <w:r w:rsidRPr="0041138D">
        <w:rPr>
          <w:szCs w:val="20"/>
        </w:rPr>
        <w:t>does not introduce a new set of principles. It inherits the principles Chaucer already holds and translates them into practical integration choices. The stack below shows where those principles originate and where they are enforced in this document.</w:t>
      </w:r>
    </w:p>
    <w:p w14:paraId="2FC9CB0D" w14:textId="77777777" w:rsidR="0041138D" w:rsidRPr="0041138D" w:rsidRDefault="0041138D" w:rsidP="0041138D">
      <w:pPr>
        <w:spacing w:after="120"/>
        <w:rPr>
          <w:szCs w:val="20"/>
        </w:rPr>
      </w:pPr>
      <w:r w:rsidRPr="0041138D">
        <w:rPr>
          <w:szCs w:val="20"/>
        </w:rPr>
        <w:br/>
      </w:r>
      <w:r w:rsidRPr="0041138D">
        <w:rPr>
          <w:noProof/>
          <w:szCs w:val="20"/>
        </w:rPr>
        <w:drawing>
          <wp:inline distT="0" distB="0" distL="0" distR="0" wp14:anchorId="557B2579" wp14:editId="7E5002A1">
            <wp:extent cx="5435433" cy="2955471"/>
            <wp:effectExtent l="0" t="0" r="0" b="0"/>
            <wp:docPr id="12040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5433" cy="2955471"/>
                    </a:xfrm>
                    <a:prstGeom prst="rect">
                      <a:avLst/>
                    </a:prstGeom>
                    <a:noFill/>
                  </pic:spPr>
                </pic:pic>
              </a:graphicData>
            </a:graphic>
          </wp:inline>
        </w:drawing>
      </w:r>
      <w:r w:rsidRPr="0041138D">
        <w:rPr>
          <w:szCs w:val="20"/>
        </w:rPr>
        <w:br/>
      </w:r>
    </w:p>
    <w:p w14:paraId="6B7F874A" w14:textId="0B906FBC" w:rsidR="0041138D" w:rsidRPr="006F79A8" w:rsidRDefault="0041138D" w:rsidP="006F79A8">
      <w:pPr>
        <w:pStyle w:val="Heading2"/>
        <w:keepLines w:val="0"/>
        <w:spacing w:before="240" w:after="120"/>
      </w:pPr>
      <w:bookmarkStart w:id="59" w:name="_Toc239980583"/>
      <w:bookmarkStart w:id="60" w:name="_Toc239852276"/>
      <w:bookmarkStart w:id="61" w:name="_Toc240366823"/>
      <w:r w:rsidRPr="006F79A8">
        <w:t>System</w:t>
      </w:r>
      <w:r w:rsidR="00D01480">
        <w:t>s</w:t>
      </w:r>
      <w:r w:rsidRPr="006F79A8">
        <w:t xml:space="preserve"> Integration </w:t>
      </w:r>
      <w:r w:rsidR="00D01480">
        <w:t>F</w:t>
      </w:r>
      <w:r w:rsidRPr="006F79A8">
        <w:t>ramework</w:t>
      </w:r>
      <w:r w:rsidRPr="006F79A8" w:rsidDel="00A22181">
        <w:t xml:space="preserve"> </w:t>
      </w:r>
      <w:r w:rsidRPr="006F79A8">
        <w:t>Scope</w:t>
      </w:r>
      <w:bookmarkEnd w:id="59"/>
      <w:bookmarkEnd w:id="61"/>
    </w:p>
    <w:p w14:paraId="17B099A1" w14:textId="77777777" w:rsidR="006F79A8" w:rsidRPr="006F79A8" w:rsidRDefault="006F79A8" w:rsidP="006F79A8">
      <w:pPr>
        <w:rPr>
          <w:lang w:val="en-US"/>
        </w:rPr>
      </w:pPr>
    </w:p>
    <w:p w14:paraId="16760C5C" w14:textId="3F1B24B0" w:rsidR="0041138D" w:rsidRPr="0041138D" w:rsidRDefault="0041138D" w:rsidP="0041138D">
      <w:pPr>
        <w:spacing w:after="120"/>
        <w:rPr>
          <w:szCs w:val="20"/>
        </w:rPr>
      </w:pPr>
      <w:r w:rsidRPr="0041138D">
        <w:rPr>
          <w:szCs w:val="20"/>
        </w:rPr>
        <w:t>The System</w:t>
      </w:r>
      <w:r w:rsidR="00D01480">
        <w:rPr>
          <w:szCs w:val="20"/>
        </w:rPr>
        <w:t>s</w:t>
      </w:r>
      <w:r w:rsidRPr="0041138D">
        <w:rPr>
          <w:szCs w:val="20"/>
        </w:rPr>
        <w:t xml:space="preserve"> Integration </w:t>
      </w:r>
      <w:r w:rsidR="00D01480">
        <w:rPr>
          <w:szCs w:val="20"/>
        </w:rPr>
        <w:t>F</w:t>
      </w:r>
      <w:r w:rsidRPr="0041138D">
        <w:rPr>
          <w:szCs w:val="20"/>
        </w:rPr>
        <w:t>ramework</w:t>
      </w:r>
      <w:r w:rsidRPr="0041138D" w:rsidDel="00A22181">
        <w:rPr>
          <w:szCs w:val="20"/>
        </w:rPr>
        <w:t xml:space="preserve"> </w:t>
      </w:r>
      <w:r w:rsidRPr="0041138D">
        <w:rPr>
          <w:szCs w:val="20"/>
        </w:rPr>
        <w:t>covers the following.</w:t>
      </w:r>
    </w:p>
    <w:p w14:paraId="49C4DD3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 reference architecture for integration across Azure Integration Services.</w:t>
      </w:r>
    </w:p>
    <w:p w14:paraId="206879B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An enterprise catalogue of approved integration patterns with the Azure components for each.</w:t>
      </w:r>
    </w:p>
    <w:p w14:paraId="6312A51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Decision guidance, guardrails and an exception process for delivery teams and suppliers.</w:t>
      </w:r>
    </w:p>
    <w:p w14:paraId="5D5553D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The position of the data platform boundary and the approved exchange patterns with Snowflake.</w:t>
      </w:r>
      <w:r w:rsidRPr="0041138D">
        <w:rPr>
          <w:szCs w:val="20"/>
        </w:rPr>
        <w:br/>
      </w:r>
    </w:p>
    <w:p w14:paraId="2D7EB7E0" w14:textId="77777777" w:rsidR="0041138D" w:rsidRPr="0041138D" w:rsidRDefault="0041138D" w:rsidP="0041138D">
      <w:pPr>
        <w:spacing w:after="120"/>
        <w:rPr>
          <w:szCs w:val="20"/>
        </w:rPr>
      </w:pPr>
      <w:r w:rsidRPr="0041138D">
        <w:rPr>
          <w:szCs w:val="20"/>
        </w:rPr>
        <w:t>The following are out of scope for this version.</w:t>
      </w:r>
    </w:p>
    <w:p w14:paraId="7160D281" w14:textId="77777777" w:rsidR="0041138D" w:rsidRPr="0041138D" w:rsidRDefault="0041138D">
      <w:pPr>
        <w:pStyle w:val="ListParagraph"/>
        <w:numPr>
          <w:ilvl w:val="0"/>
          <w:numId w:val="12"/>
        </w:numPr>
        <w:spacing w:after="46" w:line="270" w:lineRule="auto"/>
        <w:contextualSpacing w:val="0"/>
        <w:rPr>
          <w:szCs w:val="20"/>
        </w:rPr>
      </w:pPr>
      <w:r w:rsidRPr="0041138D">
        <w:rPr>
          <w:szCs w:val="20"/>
        </w:rPr>
        <w:t>Implementation, provisioning and deployment, which are future-phase activities.</w:t>
      </w:r>
    </w:p>
    <w:p w14:paraId="2A789FAB" w14:textId="77777777"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The detailed API Management high-level design, which is produced as a separate phase.</w:t>
      </w:r>
    </w:p>
    <w:p w14:paraId="70921FE3" w14:textId="59B0CF16"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Any redefinition of Chaucer's cloud strategy.</w:t>
      </w:r>
    </w:p>
    <w:p w14:paraId="30DE2D38" w14:textId="6F0552AF" w:rsidR="0041138D" w:rsidRPr="006F79A8" w:rsidRDefault="0041138D" w:rsidP="006F79A8">
      <w:pPr>
        <w:pStyle w:val="Heading2"/>
        <w:keepLines w:val="0"/>
        <w:spacing w:before="240" w:after="120"/>
      </w:pPr>
      <w:bookmarkStart w:id="62" w:name="_Toc239980584"/>
      <w:bookmarkStart w:id="63" w:name="_Toc240366824"/>
      <w:r w:rsidRPr="006F79A8">
        <w:t>Intended Outcomes</w:t>
      </w:r>
      <w:bookmarkEnd w:id="60"/>
      <w:bookmarkEnd w:id="62"/>
      <w:bookmarkEnd w:id="63"/>
    </w:p>
    <w:p w14:paraId="56798A98"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Fewer point-to-point interfaces and a measurable reduction in bespoke coupling.</w:t>
      </w:r>
    </w:p>
    <w:p w14:paraId="0FC6CD7A"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Greater reuse through shared integration components and published services.</w:t>
      </w:r>
    </w:p>
    <w:p w14:paraId="58C57625"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Loose coupling and asynchronous messaging as the default interaction style.</w:t>
      </w:r>
    </w:p>
    <w:p w14:paraId="2A524574"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Consistent, governed delivery that any internal team or third-party supplier can follow.</w:t>
      </w:r>
    </w:p>
    <w:p w14:paraId="313F4F14" w14:textId="77777777" w:rsidR="0041138D" w:rsidRDefault="0041138D">
      <w:pPr>
        <w:pStyle w:val="ListParagraph"/>
        <w:numPr>
          <w:ilvl w:val="0"/>
          <w:numId w:val="15"/>
        </w:numPr>
        <w:spacing w:after="46" w:line="270" w:lineRule="auto"/>
        <w:contextualSpacing w:val="0"/>
        <w:rPr>
          <w:szCs w:val="20"/>
        </w:rPr>
      </w:pPr>
      <w:r w:rsidRPr="0041138D">
        <w:rPr>
          <w:szCs w:val="20"/>
        </w:rPr>
        <w:t>Faster onboarding of new integrations through a known catalogue and decision path.</w:t>
      </w:r>
    </w:p>
    <w:p w14:paraId="64C9873B" w14:textId="372264EB" w:rsidR="0041138D" w:rsidRPr="006F79A8" w:rsidRDefault="0041138D" w:rsidP="006F79A8">
      <w:pPr>
        <w:pStyle w:val="Heading1"/>
        <w:ind w:left="431" w:hanging="431"/>
      </w:pPr>
      <w:bookmarkStart w:id="64" w:name="_4._Architectural_Position"/>
      <w:bookmarkStart w:id="65" w:name="_Architectural_Position"/>
      <w:bookmarkStart w:id="66" w:name="_Toc239852278"/>
      <w:bookmarkStart w:id="67" w:name="_Toc239980585"/>
      <w:bookmarkStart w:id="68" w:name="_Toc240366825"/>
      <w:bookmarkEnd w:id="64"/>
      <w:bookmarkEnd w:id="65"/>
      <w:r w:rsidRPr="006F79A8">
        <w:t>Architectural Position</w:t>
      </w:r>
      <w:bookmarkEnd w:id="66"/>
      <w:bookmarkEnd w:id="67"/>
      <w:bookmarkEnd w:id="68"/>
    </w:p>
    <w:p w14:paraId="18EE1C05" w14:textId="77777777" w:rsidR="00741451" w:rsidRPr="00741451" w:rsidRDefault="00741451" w:rsidP="00741451"/>
    <w:p w14:paraId="2255E1E4" w14:textId="792E97AB" w:rsidR="0041138D" w:rsidRPr="006F79A8" w:rsidRDefault="0041138D" w:rsidP="006F79A8">
      <w:pPr>
        <w:pStyle w:val="Heading2"/>
        <w:keepLines w:val="0"/>
        <w:spacing w:before="240" w:after="120"/>
      </w:pPr>
      <w:bookmarkStart w:id="69" w:name="_Toc239852279"/>
      <w:bookmarkStart w:id="70" w:name="_Toc239980586"/>
      <w:bookmarkStart w:id="71" w:name="_Toc240366826"/>
      <w:r w:rsidRPr="006F79A8">
        <w:t>Architectural Stance</w:t>
      </w:r>
      <w:bookmarkEnd w:id="69"/>
      <w:bookmarkEnd w:id="70"/>
      <w:bookmarkEnd w:id="71"/>
    </w:p>
    <w:p w14:paraId="453EB20D" w14:textId="6C6D47B3" w:rsidR="00316805" w:rsidRDefault="0041138D" w:rsidP="0041138D">
      <w:pPr>
        <w:spacing w:after="120"/>
        <w:rPr>
          <w:szCs w:val="20"/>
        </w:rPr>
      </w:pPr>
      <w:r w:rsidRPr="0041138D">
        <w:rPr>
          <w:szCs w:val="20"/>
        </w:rPr>
        <w:t>The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takes a clear and consistent position, summarised below and expanded in the sections that follow.</w:t>
      </w:r>
    </w:p>
    <w:p w14:paraId="331C6A58" w14:textId="77777777" w:rsidR="00741451" w:rsidRDefault="00741451" w:rsidP="0041138D">
      <w:pPr>
        <w:spacing w:after="120"/>
        <w:rPr>
          <w:szCs w:val="20"/>
        </w:rPr>
      </w:pPr>
    </w:p>
    <w:tbl>
      <w:tblPr>
        <w:tblStyle w:val="TableGridLight"/>
        <w:tblW w:w="8926" w:type="dxa"/>
        <w:tblLook w:val="04A0" w:firstRow="1" w:lastRow="0" w:firstColumn="1" w:lastColumn="0" w:noHBand="0" w:noVBand="1"/>
      </w:tblPr>
      <w:tblGrid>
        <w:gridCol w:w="2263"/>
        <w:gridCol w:w="6663"/>
      </w:tblGrid>
      <w:tr w:rsidR="00316805" w:rsidRPr="009527A4" w14:paraId="01C53142" w14:textId="77777777" w:rsidTr="007A2B8C">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A034139" w14:textId="657E0302"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Area</w:t>
            </w:r>
          </w:p>
        </w:tc>
        <w:tc>
          <w:tcPr>
            <w:tcW w:w="66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EA2A03" w14:textId="2E4648C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Position</w:t>
            </w:r>
          </w:p>
        </w:tc>
      </w:tr>
      <w:tr w:rsidR="00316805" w:rsidRPr="009527A4" w14:paraId="0FAC1000" w14:textId="77777777" w:rsidTr="00866873">
        <w:tc>
          <w:tcPr>
            <w:tcW w:w="2263" w:type="dxa"/>
            <w:tcBorders>
              <w:top w:val="single" w:sz="4" w:space="0" w:color="000000" w:themeColor="text1"/>
            </w:tcBorders>
            <w:vAlign w:val="center"/>
          </w:tcPr>
          <w:p w14:paraId="04FF552C" w14:textId="4AE77902" w:rsidR="00316805" w:rsidRPr="00F94A76" w:rsidRDefault="00316805" w:rsidP="003662DB">
            <w:pPr>
              <w:rPr>
                <w:rFonts w:asciiTheme="minorHAnsi" w:hAnsiTheme="minorHAnsi" w:hint="eastAsia"/>
                <w:lang w:eastAsia="en-GB"/>
              </w:rPr>
            </w:pPr>
            <w:r w:rsidRPr="0041138D">
              <w:rPr>
                <w:rFonts w:asciiTheme="minorHAnsi" w:hAnsiTheme="minorHAnsi"/>
                <w:szCs w:val="20"/>
              </w:rPr>
              <w:t>Architecture model</w:t>
            </w:r>
          </w:p>
        </w:tc>
        <w:tc>
          <w:tcPr>
            <w:tcW w:w="6663" w:type="dxa"/>
            <w:tcBorders>
              <w:top w:val="single" w:sz="4" w:space="0" w:color="000000" w:themeColor="text1"/>
            </w:tcBorders>
            <w:vAlign w:val="center"/>
          </w:tcPr>
          <w:p w14:paraId="52732232" w14:textId="2D1A28AE"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Service-Oriented Architecture, not microservices.</w:t>
            </w:r>
          </w:p>
        </w:tc>
      </w:tr>
      <w:tr w:rsidR="00316805" w:rsidRPr="009527A4" w14:paraId="69A4AD7B" w14:textId="77777777">
        <w:tc>
          <w:tcPr>
            <w:tcW w:w="2263" w:type="dxa"/>
            <w:vAlign w:val="center"/>
          </w:tcPr>
          <w:p w14:paraId="56EE8559" w14:textId="5F9764B7" w:rsidR="00316805" w:rsidRPr="00F94A76" w:rsidRDefault="00316805" w:rsidP="003662DB">
            <w:pPr>
              <w:rPr>
                <w:rFonts w:asciiTheme="minorHAnsi" w:hAnsiTheme="minorHAnsi" w:hint="eastAsia"/>
                <w:lang w:eastAsia="en-GB"/>
              </w:rPr>
            </w:pPr>
            <w:r w:rsidRPr="0041138D">
              <w:rPr>
                <w:rFonts w:asciiTheme="minorHAnsi" w:hAnsiTheme="minorHAnsi"/>
                <w:szCs w:val="20"/>
              </w:rPr>
              <w:t>Primary objective</w:t>
            </w:r>
          </w:p>
        </w:tc>
        <w:tc>
          <w:tcPr>
            <w:tcW w:w="6663" w:type="dxa"/>
            <w:vAlign w:val="center"/>
          </w:tcPr>
          <w:p w14:paraId="177E8DC3" w14:textId="01413CCB"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Integrate and reuse existing systems and services before creating new ones.</w:t>
            </w:r>
            <w:r w:rsidR="00FB5097">
              <w:rPr>
                <w:rFonts w:asciiTheme="minorHAnsi" w:hAnsiTheme="minorHAnsi"/>
                <w:szCs w:val="20"/>
              </w:rPr>
              <w:t xml:space="preserve"> </w:t>
            </w:r>
            <w:hyperlink w:anchor="EntArchPrin" w:history="1">
              <w:r w:rsidR="00FB5097" w:rsidRPr="00B6214C">
                <w:rPr>
                  <w:rStyle w:val="Hyperlink"/>
                  <w:rFonts w:asciiTheme="minorHAnsi" w:hAnsiTheme="minorHAnsi"/>
                  <w:szCs w:val="20"/>
                </w:rPr>
                <w:t xml:space="preserve">Ref </w:t>
              </w:r>
              <w:r w:rsidR="00D54D49" w:rsidRPr="00B6214C">
                <w:rPr>
                  <w:rStyle w:val="Hyperlink"/>
                  <w:rFonts w:asciiTheme="minorHAnsi" w:hAnsiTheme="minorHAnsi"/>
                  <w:szCs w:val="20"/>
                </w:rPr>
                <w:t>1</w:t>
              </w:r>
            </w:hyperlink>
          </w:p>
        </w:tc>
      </w:tr>
      <w:tr w:rsidR="00316805" w:rsidRPr="009527A4" w14:paraId="459DC052" w14:textId="77777777">
        <w:tc>
          <w:tcPr>
            <w:tcW w:w="2263" w:type="dxa"/>
            <w:vAlign w:val="center"/>
          </w:tcPr>
          <w:p w14:paraId="6DA02CE9" w14:textId="62E6E0EA"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 model</w:t>
            </w:r>
          </w:p>
        </w:tc>
        <w:tc>
          <w:tcPr>
            <w:tcW w:w="6663" w:type="dxa"/>
            <w:vAlign w:val="center"/>
          </w:tcPr>
          <w:p w14:paraId="34E7CFB2" w14:textId="7106BB5A" w:rsidR="00316805" w:rsidRPr="00F94A76" w:rsidRDefault="00316805" w:rsidP="003662DB">
            <w:pPr>
              <w:rPr>
                <w:rFonts w:asciiTheme="minorHAnsi" w:hAnsiTheme="minorHAnsi" w:hint="eastAsia"/>
                <w:lang w:eastAsia="en-GB"/>
              </w:rPr>
            </w:pPr>
            <w:r w:rsidRPr="0041138D">
              <w:rPr>
                <w:rFonts w:asciiTheme="minorHAnsi" w:hAnsiTheme="minorHAnsi"/>
                <w:szCs w:val="20"/>
              </w:rPr>
              <w:t xml:space="preserve">Business-capability aligned enterprise services.  </w:t>
            </w:r>
            <w:hyperlink w:anchor="EntArchPrin" w:history="1">
              <w:r w:rsidR="00B6214C" w:rsidRPr="00B6214C">
                <w:rPr>
                  <w:rStyle w:val="Hyperlink"/>
                  <w:rFonts w:asciiTheme="minorHAnsi" w:hAnsiTheme="minorHAnsi"/>
                  <w:szCs w:val="20"/>
                </w:rPr>
                <w:t>Ref 1</w:t>
              </w:r>
            </w:hyperlink>
          </w:p>
        </w:tc>
      </w:tr>
      <w:tr w:rsidR="00316805" w:rsidRPr="009527A4" w14:paraId="518ADF0C" w14:textId="77777777">
        <w:tc>
          <w:tcPr>
            <w:tcW w:w="2263" w:type="dxa"/>
            <w:vAlign w:val="center"/>
          </w:tcPr>
          <w:p w14:paraId="4FE7D46B" w14:textId="563BB2DE"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Integration style</w:t>
            </w:r>
          </w:p>
        </w:tc>
        <w:tc>
          <w:tcPr>
            <w:tcW w:w="6663" w:type="dxa"/>
            <w:vAlign w:val="center"/>
          </w:tcPr>
          <w:p w14:paraId="0BCCE36B" w14:textId="1CEA4FC0" w:rsidR="00316805" w:rsidRPr="00F94A76" w:rsidRDefault="00316805" w:rsidP="003662DB">
            <w:pPr>
              <w:rPr>
                <w:rFonts w:asciiTheme="minorHAnsi" w:hAnsiTheme="minorHAnsi" w:hint="eastAsia"/>
                <w:lang w:eastAsia="en-GB"/>
              </w:rPr>
            </w:pPr>
            <w:r w:rsidRPr="0041138D">
              <w:rPr>
                <w:rFonts w:asciiTheme="minorHAnsi" w:hAnsiTheme="minorHAnsi"/>
                <w:szCs w:val="20"/>
              </w:rPr>
              <w:t>API-led, event-capable, orchestration-supported.</w:t>
            </w:r>
            <w:r w:rsidR="00721830">
              <w:rPr>
                <w:rFonts w:asciiTheme="minorHAnsi" w:hAnsiTheme="minorHAnsi"/>
                <w:szCs w:val="20"/>
              </w:rPr>
              <w:t xml:space="preserve"> </w:t>
            </w:r>
            <w:hyperlink w:anchor="EntArchPrin" w:history="1">
              <w:r w:rsidR="00B6214C" w:rsidRPr="00B6214C">
                <w:rPr>
                  <w:rStyle w:val="Hyperlink"/>
                  <w:rFonts w:asciiTheme="minorHAnsi" w:hAnsiTheme="minorHAnsi"/>
                  <w:szCs w:val="20"/>
                </w:rPr>
                <w:t>Ref 1</w:t>
              </w:r>
            </w:hyperlink>
          </w:p>
        </w:tc>
      </w:tr>
      <w:tr w:rsidR="00316805" w:rsidRPr="009527A4" w14:paraId="1B68AC9D" w14:textId="77777777">
        <w:tc>
          <w:tcPr>
            <w:tcW w:w="2263" w:type="dxa"/>
            <w:vAlign w:val="center"/>
          </w:tcPr>
          <w:p w14:paraId="5C77A9D2" w14:textId="19B2C68C" w:rsidR="00316805" w:rsidRPr="0041138D" w:rsidRDefault="00316805" w:rsidP="003662DB">
            <w:pPr>
              <w:rPr>
                <w:szCs w:val="20"/>
              </w:rPr>
            </w:pPr>
            <w:r w:rsidRPr="0041138D">
              <w:rPr>
                <w:rFonts w:asciiTheme="minorHAnsi" w:hAnsiTheme="minorHAnsi"/>
                <w:szCs w:val="20"/>
              </w:rPr>
              <w:t>Platform alignment</w:t>
            </w:r>
          </w:p>
        </w:tc>
        <w:tc>
          <w:tcPr>
            <w:tcW w:w="6663" w:type="dxa"/>
            <w:vAlign w:val="center"/>
          </w:tcPr>
          <w:p w14:paraId="75BAD41F" w14:textId="4521FF51" w:rsidR="00316805" w:rsidRPr="0041138D" w:rsidRDefault="00316805" w:rsidP="003662DB">
            <w:pPr>
              <w:rPr>
                <w:szCs w:val="20"/>
              </w:rPr>
            </w:pPr>
            <w:r w:rsidRPr="0041138D">
              <w:rPr>
                <w:rFonts w:asciiTheme="minorHAnsi" w:hAnsiTheme="minorHAnsi"/>
                <w:szCs w:val="20"/>
              </w:rPr>
              <w:t xml:space="preserve">Azure PaaS integration services. </w:t>
            </w:r>
            <w:hyperlink w:anchor="EntArchPrin" w:history="1">
              <w:r w:rsidR="00B6214C" w:rsidRPr="00B6214C">
                <w:rPr>
                  <w:rStyle w:val="Hyperlink"/>
                  <w:rFonts w:asciiTheme="minorHAnsi" w:hAnsiTheme="minorHAnsi"/>
                  <w:szCs w:val="20"/>
                </w:rPr>
                <w:t>Ref 1</w:t>
              </w:r>
            </w:hyperlink>
          </w:p>
        </w:tc>
      </w:tr>
      <w:tr w:rsidR="00316805" w:rsidRPr="009527A4" w14:paraId="7F453C4B" w14:textId="77777777">
        <w:tc>
          <w:tcPr>
            <w:tcW w:w="2263" w:type="dxa"/>
            <w:vAlign w:val="center"/>
          </w:tcPr>
          <w:p w14:paraId="6700ED7B" w14:textId="1E26F811" w:rsidR="00316805" w:rsidRPr="0041138D" w:rsidRDefault="00316805" w:rsidP="003662DB">
            <w:pPr>
              <w:rPr>
                <w:szCs w:val="20"/>
              </w:rPr>
            </w:pPr>
            <w:r w:rsidRPr="0041138D">
              <w:rPr>
                <w:rFonts w:asciiTheme="minorHAnsi" w:hAnsiTheme="minorHAnsi"/>
                <w:szCs w:val="20"/>
              </w:rPr>
              <w:t>Governance model</w:t>
            </w:r>
          </w:p>
        </w:tc>
        <w:tc>
          <w:tcPr>
            <w:tcW w:w="6663" w:type="dxa"/>
            <w:vAlign w:val="center"/>
          </w:tcPr>
          <w:p w14:paraId="29A37827" w14:textId="58077087" w:rsidR="00316805" w:rsidRPr="0041138D" w:rsidRDefault="00316805" w:rsidP="003662DB">
            <w:pPr>
              <w:rPr>
                <w:szCs w:val="20"/>
              </w:rPr>
            </w:pPr>
            <w:r w:rsidRPr="0041138D">
              <w:rPr>
                <w:rFonts w:asciiTheme="minorHAnsi" w:hAnsiTheme="minorHAnsi"/>
                <w:szCs w:val="20"/>
              </w:rPr>
              <w:t>TDA-approved standards, reusable patterns, controlled exceptions.</w:t>
            </w:r>
          </w:p>
        </w:tc>
      </w:tr>
    </w:tbl>
    <w:p w14:paraId="3B7D2D71" w14:textId="77777777" w:rsidR="0041138D" w:rsidRPr="0041138D" w:rsidRDefault="0041138D" w:rsidP="0041138D">
      <w:pPr>
        <w:spacing w:after="46" w:line="270" w:lineRule="auto"/>
        <w:rPr>
          <w:szCs w:val="20"/>
        </w:rPr>
      </w:pPr>
    </w:p>
    <w:p w14:paraId="4C4529FB" w14:textId="34C8F84D" w:rsidR="0041138D" w:rsidRDefault="0041138D" w:rsidP="0041138D">
      <w:pPr>
        <w:pStyle w:val="Heading2"/>
      </w:pPr>
      <w:bookmarkStart w:id="72" w:name="_Toc239852280"/>
      <w:bookmarkStart w:id="73" w:name="_Toc239980587"/>
      <w:bookmarkStart w:id="74" w:name="_Toc240366827"/>
      <w:r w:rsidRPr="006F79A8">
        <w:t>SOA Positioning Statement</w:t>
      </w:r>
      <w:bookmarkEnd w:id="72"/>
      <w:bookmarkEnd w:id="73"/>
      <w:bookmarkEnd w:id="74"/>
    </w:p>
    <w:p w14:paraId="69075E78" w14:textId="77777777" w:rsidR="006F79A8" w:rsidRPr="006F79A8" w:rsidRDefault="006F79A8" w:rsidP="006F79A8"/>
    <w:p w14:paraId="14686B89" w14:textId="77777777" w:rsidR="0041138D" w:rsidRPr="0041138D" w:rsidRDefault="0041138D" w:rsidP="0041138D">
      <w:pPr>
        <w:spacing w:after="120"/>
        <w:rPr>
          <w:szCs w:val="20"/>
        </w:rPr>
      </w:pPr>
      <w:r w:rsidRPr="0041138D">
        <w:rPr>
          <w:szCs w:val="20"/>
        </w:rPr>
        <w:t>Chaucer's Systems Integration Framework adopts a Service-Oriented Architecture, not a microservices architecture, aligned to Chaucer's operating model.</w:t>
      </w:r>
    </w:p>
    <w:p w14:paraId="04F22916" w14:textId="0C05B8D3" w:rsidR="0041138D" w:rsidRPr="0041138D" w:rsidRDefault="0041138D" w:rsidP="0041138D">
      <w:pPr>
        <w:spacing w:after="120"/>
        <w:rPr>
          <w:szCs w:val="20"/>
        </w:rPr>
      </w:pPr>
      <w:r w:rsidRPr="0041138D">
        <w:rPr>
          <w:szCs w:val="20"/>
        </w:rPr>
        <w:t>A service in this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a coarse-grained capability aligned to a business domain such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36613189" w14:textId="5F7AE8F1" w:rsidR="00880F27" w:rsidRPr="0041138D" w:rsidRDefault="0041138D" w:rsidP="0041138D">
      <w:pPr>
        <w:spacing w:after="120"/>
        <w:rPr>
          <w:szCs w:val="20"/>
        </w:rPr>
      </w:pPr>
      <w:r w:rsidRPr="0041138D">
        <w:rPr>
          <w:szCs w:val="20"/>
        </w:rPr>
        <w:t>Microservices are not adopted as the default integration paradigm. 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5E71D802" w14:textId="77777777" w:rsidR="00741451" w:rsidRPr="0041138D" w:rsidRDefault="00741451" w:rsidP="0041138D">
      <w:pPr>
        <w:spacing w:after="120"/>
        <w:rPr>
          <w:szCs w:val="20"/>
        </w:rPr>
      </w:pPr>
    </w:p>
    <w:p w14:paraId="29B44BC1" w14:textId="7D597E20" w:rsidR="006F79A8" w:rsidRDefault="0041138D">
      <w:pPr>
        <w:pStyle w:val="Heading2"/>
      </w:pPr>
      <w:bookmarkStart w:id="75" w:name="_Toc239852281"/>
      <w:bookmarkStart w:id="76" w:name="_Toc239980588"/>
      <w:bookmarkStart w:id="77" w:name="_Toc240366828"/>
      <w:r w:rsidRPr="00316805">
        <w:t>Strategic Objectives</w:t>
      </w:r>
      <w:bookmarkEnd w:id="75"/>
      <w:bookmarkEnd w:id="76"/>
      <w:bookmarkEnd w:id="77"/>
    </w:p>
    <w:p w14:paraId="36343B64" w14:textId="77777777" w:rsidR="00E62C5D" w:rsidRDefault="00E62C5D" w:rsidP="006F79A8"/>
    <w:tbl>
      <w:tblPr>
        <w:tblStyle w:val="TableGridLight"/>
        <w:tblW w:w="8926" w:type="dxa"/>
        <w:tblLook w:val="04A0" w:firstRow="1" w:lastRow="0" w:firstColumn="1" w:lastColumn="0" w:noHBand="0" w:noVBand="1"/>
      </w:tblPr>
      <w:tblGrid>
        <w:gridCol w:w="3397"/>
        <w:gridCol w:w="5529"/>
      </w:tblGrid>
      <w:tr w:rsidR="00316805" w:rsidRPr="009527A4" w14:paraId="3B2F25B9" w14:textId="77777777" w:rsidTr="007A2B8C">
        <w:tc>
          <w:tcPr>
            <w:tcW w:w="339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391F08" w14:textId="674613B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Objective</w:t>
            </w:r>
          </w:p>
        </w:tc>
        <w:tc>
          <w:tcPr>
            <w:tcW w:w="55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36846D4" w14:textId="066FD0B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SIF Direction</w:t>
            </w:r>
          </w:p>
        </w:tc>
      </w:tr>
      <w:tr w:rsidR="00316805" w:rsidRPr="009527A4" w14:paraId="1FA7ED73" w14:textId="77777777" w:rsidTr="00866873">
        <w:tc>
          <w:tcPr>
            <w:tcW w:w="3397" w:type="dxa"/>
            <w:tcBorders>
              <w:top w:val="single" w:sz="4" w:space="0" w:color="000000" w:themeColor="text1"/>
            </w:tcBorders>
            <w:vAlign w:val="center"/>
          </w:tcPr>
          <w:p w14:paraId="1AC6F2F7" w14:textId="67A5ECDB" w:rsidR="00316805" w:rsidRPr="00F94A76" w:rsidRDefault="00316805" w:rsidP="003662DB">
            <w:pPr>
              <w:rPr>
                <w:rFonts w:asciiTheme="minorHAnsi" w:hAnsiTheme="minorHAnsi" w:hint="eastAsia"/>
                <w:lang w:eastAsia="en-GB"/>
              </w:rPr>
            </w:pPr>
            <w:r w:rsidRPr="0041138D">
              <w:rPr>
                <w:rFonts w:asciiTheme="minorHAnsi" w:hAnsiTheme="minorHAnsi"/>
                <w:szCs w:val="20"/>
              </w:rPr>
              <w:t>Increase automation</w:t>
            </w:r>
          </w:p>
        </w:tc>
        <w:tc>
          <w:tcPr>
            <w:tcW w:w="5529" w:type="dxa"/>
            <w:tcBorders>
              <w:top w:val="single" w:sz="4" w:space="0" w:color="000000" w:themeColor="text1"/>
            </w:tcBorders>
            <w:vAlign w:val="center"/>
          </w:tcPr>
          <w:p w14:paraId="5D63AF84" w14:textId="637C88AA" w:rsidR="00316805" w:rsidRPr="00F94A76" w:rsidRDefault="00316805" w:rsidP="003662DB">
            <w:pPr>
              <w:rPr>
                <w:rFonts w:asciiTheme="minorHAnsi" w:hAnsiTheme="minorHAnsi" w:hint="eastAsia"/>
                <w:lang w:eastAsia="en-GB"/>
              </w:rPr>
            </w:pPr>
            <w:r w:rsidRPr="0041138D">
              <w:rPr>
                <w:rFonts w:asciiTheme="minorHAnsi" w:hAnsiTheme="minorHAnsi"/>
                <w:szCs w:val="20"/>
              </w:rPr>
              <w:t>Promote API, events, and workflow-based integrations over manual re-keying.</w:t>
            </w:r>
          </w:p>
        </w:tc>
      </w:tr>
      <w:tr w:rsidR="00316805" w:rsidRPr="009527A4" w14:paraId="164D20C0" w14:textId="77777777" w:rsidTr="00316805">
        <w:tc>
          <w:tcPr>
            <w:tcW w:w="3397" w:type="dxa"/>
            <w:vAlign w:val="center"/>
          </w:tcPr>
          <w:p w14:paraId="084D0A34" w14:textId="3B93CC4E" w:rsidR="00316805" w:rsidRPr="00F94A76" w:rsidRDefault="00316805" w:rsidP="003662DB">
            <w:pPr>
              <w:rPr>
                <w:rFonts w:asciiTheme="minorHAnsi" w:hAnsiTheme="minorHAnsi" w:hint="eastAsia"/>
                <w:lang w:eastAsia="en-GB"/>
              </w:rPr>
            </w:pPr>
            <w:r w:rsidRPr="0041138D">
              <w:rPr>
                <w:rFonts w:asciiTheme="minorHAnsi" w:hAnsiTheme="minorHAnsi"/>
                <w:szCs w:val="20"/>
              </w:rPr>
              <w:t>Reduce point-to-point integrations</w:t>
            </w:r>
          </w:p>
        </w:tc>
        <w:tc>
          <w:tcPr>
            <w:tcW w:w="5529" w:type="dxa"/>
            <w:vAlign w:val="center"/>
          </w:tcPr>
          <w:p w14:paraId="0E8D33ED" w14:textId="3011B16A" w:rsidR="00316805" w:rsidRPr="00F94A76" w:rsidRDefault="00316805" w:rsidP="003662DB">
            <w:pPr>
              <w:rPr>
                <w:rFonts w:asciiTheme="minorHAnsi" w:hAnsiTheme="minorHAnsi" w:hint="eastAsia"/>
                <w:lang w:eastAsia="en-GB"/>
              </w:rPr>
            </w:pPr>
            <w:r w:rsidRPr="0041138D">
              <w:rPr>
                <w:rFonts w:asciiTheme="minorHAnsi" w:hAnsiTheme="minorHAnsi"/>
                <w:szCs w:val="20"/>
              </w:rPr>
              <w:t>Introduce reusable service contracts, APIM-mediated APIs, and shared messaging patterns.</w:t>
            </w:r>
          </w:p>
        </w:tc>
      </w:tr>
      <w:tr w:rsidR="00316805" w:rsidRPr="009527A4" w14:paraId="19AEF3E3" w14:textId="77777777" w:rsidTr="00316805">
        <w:tc>
          <w:tcPr>
            <w:tcW w:w="3397" w:type="dxa"/>
            <w:vAlign w:val="center"/>
          </w:tcPr>
          <w:p w14:paraId="27EE2A9C" w14:textId="31D00A9F" w:rsidR="00316805" w:rsidRPr="00F94A76" w:rsidRDefault="00316805" w:rsidP="003662DB">
            <w:pPr>
              <w:rPr>
                <w:rFonts w:asciiTheme="minorHAnsi" w:hAnsiTheme="minorHAnsi" w:hint="eastAsia"/>
                <w:lang w:eastAsia="en-GB"/>
              </w:rPr>
            </w:pPr>
            <w:r w:rsidRPr="0041138D">
              <w:rPr>
                <w:rFonts w:asciiTheme="minorHAnsi" w:hAnsiTheme="minorHAnsi"/>
                <w:szCs w:val="20"/>
              </w:rPr>
              <w:t>Improve system-to-system data flow</w:t>
            </w:r>
          </w:p>
        </w:tc>
        <w:tc>
          <w:tcPr>
            <w:tcW w:w="5529" w:type="dxa"/>
            <w:vAlign w:val="center"/>
          </w:tcPr>
          <w:p w14:paraId="76E579BC" w14:textId="15344ACF" w:rsidR="00316805" w:rsidRPr="00F94A76" w:rsidRDefault="00316805" w:rsidP="003662DB">
            <w:pPr>
              <w:rPr>
                <w:rFonts w:asciiTheme="minorHAnsi" w:hAnsiTheme="minorHAnsi" w:hint="eastAsia"/>
                <w:lang w:eastAsia="en-GB"/>
              </w:rPr>
            </w:pPr>
            <w:r w:rsidRPr="0041138D">
              <w:rPr>
                <w:rFonts w:asciiTheme="minorHAnsi" w:hAnsiTheme="minorHAnsi"/>
                <w:szCs w:val="20"/>
              </w:rPr>
              <w:t>Standardized integration approaches across synchronous, asynchronous, file, and data-platform exchange.</w:t>
            </w:r>
          </w:p>
        </w:tc>
      </w:tr>
      <w:tr w:rsidR="00316805" w:rsidRPr="009527A4" w14:paraId="76ACBE49" w14:textId="77777777" w:rsidTr="00316805">
        <w:tc>
          <w:tcPr>
            <w:tcW w:w="3397" w:type="dxa"/>
            <w:vAlign w:val="center"/>
          </w:tcPr>
          <w:p w14:paraId="67CF12F2" w14:textId="1226A0E6" w:rsidR="00316805" w:rsidRPr="00F94A76" w:rsidRDefault="00316805" w:rsidP="003662DB">
            <w:pPr>
              <w:rPr>
                <w:rFonts w:asciiTheme="minorHAnsi" w:hAnsiTheme="minorHAnsi" w:hint="eastAsia"/>
                <w:lang w:eastAsia="en-GB"/>
              </w:rPr>
            </w:pPr>
            <w:r w:rsidRPr="0041138D">
              <w:rPr>
                <w:rFonts w:asciiTheme="minorHAnsi" w:hAnsiTheme="minorHAnsi"/>
                <w:szCs w:val="20"/>
              </w:rPr>
              <w:t>Enable vendor integration</w:t>
            </w:r>
          </w:p>
        </w:tc>
        <w:tc>
          <w:tcPr>
            <w:tcW w:w="5529" w:type="dxa"/>
            <w:vAlign w:val="center"/>
          </w:tcPr>
          <w:p w14:paraId="0E16B2B2" w14:textId="6EF745C8" w:rsidR="00316805" w:rsidRPr="00F94A76" w:rsidRDefault="00316805" w:rsidP="003662DB">
            <w:pPr>
              <w:rPr>
                <w:rFonts w:asciiTheme="minorHAnsi" w:hAnsiTheme="minorHAnsi" w:hint="eastAsia"/>
                <w:lang w:eastAsia="en-GB"/>
              </w:rPr>
            </w:pPr>
            <w:r w:rsidRPr="0041138D">
              <w:rPr>
                <w:rFonts w:asciiTheme="minorHAnsi" w:hAnsiTheme="minorHAnsi"/>
                <w:szCs w:val="20"/>
              </w:rPr>
              <w:t>Provide secure, governed, and reusable ingress / egress patterns for external suppliers and systems.</w:t>
            </w:r>
          </w:p>
        </w:tc>
      </w:tr>
      <w:tr w:rsidR="00316805" w:rsidRPr="009527A4" w14:paraId="6EDFFFF5" w14:textId="77777777" w:rsidTr="00316805">
        <w:tc>
          <w:tcPr>
            <w:tcW w:w="3397" w:type="dxa"/>
            <w:vAlign w:val="center"/>
          </w:tcPr>
          <w:p w14:paraId="045A0491" w14:textId="226B5138" w:rsidR="00316805" w:rsidRPr="0041138D" w:rsidRDefault="00316805" w:rsidP="003662DB">
            <w:pPr>
              <w:rPr>
                <w:szCs w:val="20"/>
              </w:rPr>
            </w:pPr>
            <w:r w:rsidRPr="0041138D">
              <w:rPr>
                <w:rFonts w:asciiTheme="minorHAnsi" w:hAnsiTheme="minorHAnsi"/>
                <w:szCs w:val="20"/>
              </w:rPr>
              <w:t>Support straight-through processing</w:t>
            </w:r>
          </w:p>
        </w:tc>
        <w:tc>
          <w:tcPr>
            <w:tcW w:w="5529" w:type="dxa"/>
            <w:vAlign w:val="center"/>
          </w:tcPr>
          <w:p w14:paraId="0C6DE467" w14:textId="0A178486" w:rsidR="00316805" w:rsidRPr="0041138D" w:rsidRDefault="00316805" w:rsidP="003662DB">
            <w:pPr>
              <w:rPr>
                <w:szCs w:val="20"/>
              </w:rPr>
            </w:pPr>
            <w:r w:rsidRPr="0041138D">
              <w:rPr>
                <w:rFonts w:asciiTheme="minorHAnsi" w:hAnsiTheme="minorHAnsi"/>
                <w:szCs w:val="20"/>
              </w:rPr>
              <w:t>Use orchestration where business process coordination is required; avoid embedding logic in consuming systems.</w:t>
            </w:r>
          </w:p>
        </w:tc>
      </w:tr>
      <w:tr w:rsidR="00316805" w:rsidRPr="009527A4" w14:paraId="71CF17CA" w14:textId="77777777" w:rsidTr="00316805">
        <w:tc>
          <w:tcPr>
            <w:tcW w:w="3397" w:type="dxa"/>
            <w:vAlign w:val="center"/>
          </w:tcPr>
          <w:p w14:paraId="2C4BA2E4" w14:textId="30D0A049" w:rsidR="00316805" w:rsidRPr="0041138D" w:rsidRDefault="00316805" w:rsidP="003662DB">
            <w:pPr>
              <w:rPr>
                <w:szCs w:val="20"/>
              </w:rPr>
            </w:pPr>
            <w:r w:rsidRPr="0041138D">
              <w:rPr>
                <w:rFonts w:asciiTheme="minorHAnsi" w:hAnsiTheme="minorHAnsi"/>
                <w:szCs w:val="20"/>
              </w:rPr>
              <w:t>Align to Azure PaaS</w:t>
            </w:r>
          </w:p>
        </w:tc>
        <w:tc>
          <w:tcPr>
            <w:tcW w:w="5529" w:type="dxa"/>
            <w:vAlign w:val="center"/>
          </w:tcPr>
          <w:p w14:paraId="6CB4DEAA" w14:textId="4EA1ECC1" w:rsidR="00316805" w:rsidRPr="0041138D" w:rsidRDefault="00316805" w:rsidP="003662DB">
            <w:pPr>
              <w:rPr>
                <w:szCs w:val="20"/>
              </w:rPr>
            </w:pPr>
            <w:r w:rsidRPr="0041138D">
              <w:rPr>
                <w:rFonts w:asciiTheme="minorHAnsi" w:hAnsiTheme="minorHAnsi"/>
                <w:szCs w:val="20"/>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36C2341C" w14:textId="77777777" w:rsidR="00E62C5D" w:rsidRDefault="00E62C5D" w:rsidP="006F79A8"/>
    <w:p w14:paraId="33C6D6AE" w14:textId="77777777" w:rsidR="00741451" w:rsidRDefault="00741451" w:rsidP="006F79A8"/>
    <w:p w14:paraId="0CD221B6" w14:textId="77777777" w:rsidR="00741451" w:rsidRDefault="00741451" w:rsidP="006F79A8"/>
    <w:p w14:paraId="766DF127" w14:textId="2F3D2F54" w:rsidR="006F79A8" w:rsidRPr="006F79A8" w:rsidRDefault="0041138D">
      <w:pPr>
        <w:pStyle w:val="Heading2"/>
      </w:pPr>
      <w:bookmarkStart w:id="78" w:name="_Toc239852282"/>
      <w:bookmarkStart w:id="79" w:name="_Toc239980589"/>
      <w:bookmarkStart w:id="80" w:name="_Toc240366829"/>
      <w:r w:rsidRPr="006F79A8">
        <w:t>What Counts as a Service</w:t>
      </w:r>
      <w:bookmarkEnd w:id="78"/>
      <w:bookmarkEnd w:id="79"/>
      <w:bookmarkEnd w:id="80"/>
    </w:p>
    <w:p w14:paraId="7E5131F2" w14:textId="77777777" w:rsidR="00741451" w:rsidRPr="00741451" w:rsidRDefault="00741451" w:rsidP="00741451"/>
    <w:p w14:paraId="45955A38" w14:textId="77777777" w:rsidR="0041138D" w:rsidRPr="0041138D" w:rsidRDefault="0041138D" w:rsidP="0041138D">
      <w:pPr>
        <w:spacing w:after="120"/>
        <w:rPr>
          <w:szCs w:val="20"/>
        </w:rPr>
      </w:pPr>
      <w:r w:rsidRPr="0041138D">
        <w:rPr>
          <w:szCs w:val="20"/>
        </w:rPr>
        <w:t>A service that belongs in the catalogue meets the following tests.</w:t>
      </w:r>
    </w:p>
    <w:p w14:paraId="0DB2EBFD"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aligns to a business capability rather than a table or a technical function.</w:t>
      </w:r>
    </w:p>
    <w:p w14:paraId="241413FE"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has a stable, versioned contract that hides the implementation behind it.</w:t>
      </w:r>
    </w:p>
    <w:p w14:paraId="585C1929" w14:textId="315522AA" w:rsidR="0041138D" w:rsidRPr="003871B6" w:rsidRDefault="0041138D">
      <w:pPr>
        <w:pStyle w:val="ListParagraph"/>
        <w:numPr>
          <w:ilvl w:val="0"/>
          <w:numId w:val="14"/>
        </w:numPr>
        <w:spacing w:after="46" w:line="270" w:lineRule="auto"/>
        <w:contextualSpacing w:val="0"/>
        <w:rPr>
          <w:szCs w:val="20"/>
        </w:rPr>
      </w:pPr>
      <w:r w:rsidRPr="003871B6">
        <w:rPr>
          <w:szCs w:val="20"/>
        </w:rPr>
        <w:t>It has a named owner who is accountable for its behaviour and its change.</w:t>
      </w:r>
      <w:r w:rsidR="00741451" w:rsidRPr="003871B6">
        <w:rPr>
          <w:szCs w:val="20"/>
        </w:rPr>
        <w:t xml:space="preserve"> </w:t>
      </w:r>
      <w:r w:rsidRPr="003871B6">
        <w:rPr>
          <w:szCs w:val="20"/>
        </w:rPr>
        <w:t>It is exposed and consumed through the platform, not through a direct connection.</w:t>
      </w:r>
    </w:p>
    <w:p w14:paraId="3AD86FC2" w14:textId="276F5AFD" w:rsidR="00D76F54" w:rsidRPr="003871B6" w:rsidRDefault="0041138D">
      <w:pPr>
        <w:pStyle w:val="ListParagraph"/>
        <w:numPr>
          <w:ilvl w:val="0"/>
          <w:numId w:val="0"/>
        </w:numPr>
        <w:spacing w:after="46" w:line="270" w:lineRule="auto"/>
        <w:ind w:left="1080"/>
        <w:contextualSpacing w:val="0"/>
        <w:rPr>
          <w:szCs w:val="20"/>
        </w:rPr>
      </w:pPr>
      <w:r w:rsidRPr="003871B6">
        <w:rPr>
          <w:szCs w:val="20"/>
        </w:rPr>
        <w:t>It is coarse grained, so that a typical business interaction is one call rather than many.</w:t>
      </w:r>
    </w:p>
    <w:p w14:paraId="4C252BD9" w14:textId="77777777" w:rsidR="00741451" w:rsidRPr="003871B6" w:rsidRDefault="00741451">
      <w:pPr>
        <w:pStyle w:val="ListParagraph"/>
        <w:numPr>
          <w:ilvl w:val="0"/>
          <w:numId w:val="0"/>
        </w:numPr>
        <w:spacing w:after="46" w:line="270" w:lineRule="auto"/>
        <w:ind w:left="1080"/>
        <w:contextualSpacing w:val="0"/>
        <w:rPr>
          <w:szCs w:val="20"/>
        </w:rPr>
      </w:pPr>
    </w:p>
    <w:p w14:paraId="173DC239" w14:textId="77777777" w:rsidR="00395CEA" w:rsidRDefault="00395CEA" w:rsidP="00395CEA">
      <w:pPr>
        <w:pStyle w:val="Heading2"/>
      </w:pPr>
      <w:bookmarkStart w:id="81" w:name="_Toc240366830"/>
      <w:r>
        <w:t>Service Catalogue, Lifecycle and Governance</w:t>
      </w:r>
      <w:bookmarkEnd w:id="81"/>
    </w:p>
    <w:p w14:paraId="03DA144D" w14:textId="77777777" w:rsidR="00741451" w:rsidRPr="00741451" w:rsidRDefault="00741451" w:rsidP="00741451"/>
    <w:p w14:paraId="3750D255" w14:textId="77777777" w:rsidR="00395CEA" w:rsidRDefault="00395CEA" w:rsidP="00395CEA">
      <w:pPr>
        <w:spacing w:after="120"/>
        <w:rPr>
          <w:szCs w:val="20"/>
        </w:rPr>
      </w:pPr>
      <w:r>
        <w:rPr>
          <w:szCs w:val="20"/>
        </w:rPr>
        <w:t>Defining a service is only the starting point, governance ensures it delivers long-term value. Every service meeting our core criteria must be registered in the Enterprise Service Catalogue- the single source of truth for platform integration. Unregistered services cannot consume or expose platform capabilities.</w:t>
      </w:r>
    </w:p>
    <w:p w14:paraId="32A1E79D" w14:textId="77777777" w:rsidR="00395CEA" w:rsidRDefault="00395CEA" w:rsidP="00395CEA">
      <w:pPr>
        <w:spacing w:after="120"/>
        <w:rPr>
          <w:szCs w:val="20"/>
        </w:rPr>
      </w:pPr>
      <w:r w:rsidRPr="008E4E50">
        <w:rPr>
          <w:szCs w:val="20"/>
          <w:lang w:val="en-IN"/>
        </w:rPr>
        <w:t>Each service shall:</w:t>
      </w:r>
    </w:p>
    <w:p w14:paraId="083F389F" w14:textId="77777777" w:rsidR="00395CEA" w:rsidRPr="008E4E50" w:rsidRDefault="00395CEA" w:rsidP="00395CEA">
      <w:pPr>
        <w:pStyle w:val="ListParagraph"/>
        <w:numPr>
          <w:ilvl w:val="0"/>
          <w:numId w:val="14"/>
        </w:numPr>
        <w:spacing w:after="46" w:line="270" w:lineRule="auto"/>
        <w:contextualSpacing w:val="0"/>
        <w:rPr>
          <w:szCs w:val="20"/>
        </w:rPr>
      </w:pPr>
      <w:r w:rsidRPr="008E4E50">
        <w:rPr>
          <w:b/>
          <w:szCs w:val="20"/>
        </w:rPr>
        <w:t xml:space="preserve">Catalogue &amp; Ownership: </w:t>
      </w:r>
      <w:r w:rsidRPr="008E4E50">
        <w:rPr>
          <w:szCs w:val="20"/>
        </w:rPr>
        <w:t xml:space="preserve">Each entry maps directly to a business capability, holding a documented contract, semantic versioning, and a named Service Owner accountable for its operation and evolution, </w:t>
      </w:r>
      <w:r w:rsidRPr="008E4E50">
        <w:rPr>
          <w:szCs w:val="20"/>
          <w:lang w:val="en-IN"/>
        </w:rPr>
        <w:t>maintain a documented, versioned contract and follow approved version management practices.</w:t>
      </w:r>
    </w:p>
    <w:p w14:paraId="7C6BE348" w14:textId="77777777" w:rsidR="00395CEA" w:rsidRDefault="00395CEA" w:rsidP="00395CEA">
      <w:pPr>
        <w:pStyle w:val="ListParagraph"/>
        <w:numPr>
          <w:ilvl w:val="0"/>
          <w:numId w:val="14"/>
        </w:numPr>
        <w:spacing w:after="46" w:line="270" w:lineRule="auto"/>
        <w:contextualSpacing w:val="0"/>
        <w:rPr>
          <w:szCs w:val="20"/>
        </w:rPr>
      </w:pPr>
      <w:r>
        <w:rPr>
          <w:b/>
          <w:szCs w:val="20"/>
        </w:rPr>
        <w:t xml:space="preserve">Lifecycle Management: </w:t>
      </w:r>
      <w:r>
        <w:rPr>
          <w:szCs w:val="20"/>
        </w:rPr>
        <w:t>Services progress through five explicit states: Proposed, Approved, Active, Deprecated, and Retired. Transitions require Technical Design Authority (TDA) review to guarantee alignment and security.</w:t>
      </w:r>
    </w:p>
    <w:p w14:paraId="603E3167" w14:textId="251CB604" w:rsidR="0041138D" w:rsidRPr="00395CEA" w:rsidRDefault="00395CEA" w:rsidP="008F030B">
      <w:pPr>
        <w:pStyle w:val="ListParagraph"/>
        <w:numPr>
          <w:ilvl w:val="0"/>
          <w:numId w:val="14"/>
        </w:numPr>
        <w:spacing w:after="46" w:line="270" w:lineRule="auto"/>
        <w:contextualSpacing w:val="0"/>
        <w:rPr>
          <w:szCs w:val="20"/>
        </w:rPr>
      </w:pPr>
      <w:r w:rsidRPr="00395CEA">
        <w:rPr>
          <w:b/>
          <w:szCs w:val="20"/>
        </w:rPr>
        <w:t xml:space="preserve">Change &amp; Stability: </w:t>
      </w:r>
      <w:r w:rsidRPr="00395CEA">
        <w:rPr>
          <w:szCs w:val="20"/>
        </w:rPr>
        <w:t>Contract updates must maintain backward compatibility. Deprecation follows a managed timeline, ensuring downstream consumers transition smoothly before retirement.</w:t>
      </w:r>
    </w:p>
    <w:p w14:paraId="5C1463B0" w14:textId="77777777" w:rsidR="00741451" w:rsidRPr="00741451" w:rsidRDefault="00741451" w:rsidP="00741451">
      <w:pPr>
        <w:spacing w:after="46" w:line="270" w:lineRule="auto"/>
        <w:rPr>
          <w:szCs w:val="20"/>
        </w:rPr>
      </w:pPr>
    </w:p>
    <w:p w14:paraId="64769197" w14:textId="323B1686" w:rsidR="006F79A8" w:rsidRPr="006F79A8" w:rsidRDefault="0041138D">
      <w:pPr>
        <w:pStyle w:val="Heading2"/>
      </w:pPr>
      <w:bookmarkStart w:id="82" w:name="_Toc239852283"/>
      <w:bookmarkStart w:id="83" w:name="_Toc239980590"/>
      <w:bookmarkStart w:id="84" w:name="_Toc240366831"/>
      <w:r w:rsidRPr="006F79A8">
        <w:t xml:space="preserve">Core </w:t>
      </w:r>
      <w:r w:rsidR="00A624E6">
        <w:t>Systems Integration Framework</w:t>
      </w:r>
      <w:r w:rsidRPr="006F79A8">
        <w:t xml:space="preserve"> Principles</w:t>
      </w:r>
      <w:bookmarkEnd w:id="82"/>
      <w:bookmarkEnd w:id="83"/>
      <w:bookmarkEnd w:id="84"/>
    </w:p>
    <w:p w14:paraId="750DA651" w14:textId="77777777" w:rsidR="00741451" w:rsidRPr="00741451" w:rsidRDefault="00741451" w:rsidP="00741451"/>
    <w:p w14:paraId="5434AA5F" w14:textId="7A50766D" w:rsidR="006F79A8" w:rsidRPr="0041138D" w:rsidRDefault="0041138D" w:rsidP="0041138D">
      <w:pPr>
        <w:spacing w:before="40" w:after="40"/>
        <w:rPr>
          <w:i/>
          <w:szCs w:val="20"/>
        </w:rPr>
      </w:pPr>
      <w:r w:rsidRPr="0041138D">
        <w:rPr>
          <w:b/>
          <w:i/>
          <w:szCs w:val="20"/>
        </w:rPr>
        <w:t xml:space="preserve">Note : </w:t>
      </w:r>
      <w:r w:rsidRPr="0041138D">
        <w:rPr>
          <w:i/>
          <w:szCs w:val="20"/>
        </w:rPr>
        <w:t>The SIF is grounded in Chaucer's Enterprise Architecture and Cloud Engineering principles and does not redefine them. It either complies, extends, or reconciles those principles within the integration domain so that every integration decision traces back to a ratified principle rather than a new one.</w:t>
      </w:r>
    </w:p>
    <w:p w14:paraId="03E63D6E" w14:textId="77777777" w:rsidR="00741451" w:rsidRPr="0041138D" w:rsidRDefault="00741451" w:rsidP="0041138D">
      <w:pPr>
        <w:spacing w:before="40" w:after="40"/>
        <w:rPr>
          <w:i/>
          <w:szCs w:val="20"/>
        </w:rPr>
      </w:pPr>
    </w:p>
    <w:p w14:paraId="64CE8E91" w14:textId="77777777" w:rsidR="0041138D" w:rsidRPr="0041138D" w:rsidRDefault="0041138D" w:rsidP="0041138D">
      <w:pPr>
        <w:spacing w:after="120"/>
        <w:rPr>
          <w:szCs w:val="20"/>
        </w:rPr>
      </w:pPr>
      <w:r w:rsidRPr="0041138D">
        <w:rPr>
          <w:b/>
          <w:szCs w:val="20"/>
        </w:rPr>
        <w:t>Two principles</w:t>
      </w:r>
      <w:r w:rsidRPr="0041138D">
        <w:rPr>
          <w:szCs w:val="20"/>
        </w:rPr>
        <w:t xml:space="preserve"> take precedence over all others.</w:t>
      </w:r>
    </w:p>
    <w:p w14:paraId="6340354D" w14:textId="77777777" w:rsidR="0041138D" w:rsidRPr="0041138D" w:rsidRDefault="0041138D">
      <w:pPr>
        <w:pStyle w:val="ListParagraph"/>
        <w:numPr>
          <w:ilvl w:val="0"/>
          <w:numId w:val="13"/>
        </w:numPr>
        <w:spacing w:after="46" w:line="270" w:lineRule="auto"/>
        <w:contextualSpacing w:val="0"/>
        <w:rPr>
          <w:szCs w:val="20"/>
        </w:rPr>
      </w:pPr>
      <w:r w:rsidRPr="0041138D">
        <w:rPr>
          <w:szCs w:val="20"/>
        </w:rPr>
        <w:t>Reuse is preferred over build - Recommendation is to check the service catalogue for an existing service or API before provisioning a new one.</w:t>
      </w:r>
    </w:p>
    <w:p w14:paraId="5D1B4317" w14:textId="50ABC77E" w:rsidR="00E62C5D" w:rsidRDefault="0041138D" w:rsidP="003871B6">
      <w:pPr>
        <w:pStyle w:val="ListParagraph"/>
        <w:numPr>
          <w:ilvl w:val="0"/>
          <w:numId w:val="0"/>
        </w:numPr>
        <w:spacing w:after="46" w:line="270" w:lineRule="auto"/>
        <w:ind w:left="360"/>
        <w:contextualSpacing w:val="0"/>
        <w:rPr>
          <w:szCs w:val="20"/>
        </w:rPr>
      </w:pPr>
      <w:r w:rsidRPr="003871B6">
        <w:rPr>
          <w:szCs w:val="20"/>
        </w:rPr>
        <w:t xml:space="preserve">Favour integrating with an existing system over standing up new infrastructure – There is no approved pattern for a direct, unmediated connection between two systems, as all integration flows through the </w:t>
      </w:r>
      <w:r w:rsidR="00D13721" w:rsidRPr="003871B6">
        <w:rPr>
          <w:szCs w:val="20"/>
        </w:rPr>
        <w:t>approved</w:t>
      </w:r>
      <w:r w:rsidR="00AD4344" w:rsidRPr="003871B6">
        <w:rPr>
          <w:szCs w:val="20"/>
        </w:rPr>
        <w:t xml:space="preserve"> integration platform using</w:t>
      </w:r>
      <w:r w:rsidR="004D7AB0" w:rsidRPr="003871B6">
        <w:rPr>
          <w:szCs w:val="20"/>
        </w:rPr>
        <w:t xml:space="preserve"> an</w:t>
      </w:r>
      <w:r w:rsidR="00AD4344" w:rsidRPr="003871B6">
        <w:rPr>
          <w:szCs w:val="20"/>
        </w:rPr>
        <w:t xml:space="preserve"> approved integration pattern</w:t>
      </w:r>
      <w:r w:rsidRPr="003871B6">
        <w:rPr>
          <w:szCs w:val="20"/>
        </w:rPr>
        <w:t>.</w:t>
      </w:r>
    </w:p>
    <w:p w14:paraId="55950879" w14:textId="77777777" w:rsidR="00741451" w:rsidRDefault="00741451" w:rsidP="003871B6">
      <w:pPr>
        <w:pStyle w:val="ListParagraph"/>
        <w:numPr>
          <w:ilvl w:val="0"/>
          <w:numId w:val="0"/>
        </w:numPr>
        <w:spacing w:after="46" w:line="270" w:lineRule="auto"/>
        <w:ind w:left="360"/>
        <w:contextualSpacing w:val="0"/>
        <w:rPr>
          <w:szCs w:val="20"/>
        </w:rPr>
      </w:pPr>
    </w:p>
    <w:tbl>
      <w:tblPr>
        <w:tblStyle w:val="TableGridLight"/>
        <w:tblW w:w="8926" w:type="dxa"/>
        <w:tblLook w:val="04A0" w:firstRow="1" w:lastRow="0" w:firstColumn="1" w:lastColumn="0" w:noHBand="0" w:noVBand="1"/>
      </w:tblPr>
      <w:tblGrid>
        <w:gridCol w:w="1593"/>
        <w:gridCol w:w="2655"/>
        <w:gridCol w:w="2623"/>
        <w:gridCol w:w="2055"/>
      </w:tblGrid>
      <w:tr w:rsidR="00316805" w:rsidRPr="009527A4" w14:paraId="278DADB4" w14:textId="77777777" w:rsidTr="007A2B8C">
        <w:tc>
          <w:tcPr>
            <w:tcW w:w="15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6883344" w14:textId="1801333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Principle</w:t>
            </w:r>
          </w:p>
        </w:tc>
        <w:tc>
          <w:tcPr>
            <w:tcW w:w="26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223A58D" w14:textId="01170A3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Statement</w:t>
            </w:r>
          </w:p>
        </w:tc>
        <w:tc>
          <w:tcPr>
            <w:tcW w:w="262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C92D0A2" w14:textId="6BEEEDA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Practical Implication</w:t>
            </w:r>
          </w:p>
        </w:tc>
        <w:tc>
          <w:tcPr>
            <w:tcW w:w="20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75AE2D2" w14:textId="481F7F60"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Where it is enforced</w:t>
            </w:r>
          </w:p>
        </w:tc>
      </w:tr>
      <w:tr w:rsidR="00316805" w:rsidRPr="009527A4" w14:paraId="59AF40B4" w14:textId="77777777" w:rsidTr="00866873">
        <w:tc>
          <w:tcPr>
            <w:tcW w:w="1593" w:type="dxa"/>
            <w:tcBorders>
              <w:top w:val="single" w:sz="4" w:space="0" w:color="000000" w:themeColor="text1"/>
            </w:tcBorders>
            <w:vAlign w:val="center"/>
          </w:tcPr>
          <w:p w14:paraId="0323FDC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Loose coupling by default (Integration)</w:t>
            </w:r>
          </w:p>
          <w:p w14:paraId="014D8EB6" w14:textId="3422D44B"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tcBorders>
              <w:top w:val="single" w:sz="4" w:space="0" w:color="000000" w:themeColor="text1"/>
            </w:tcBorders>
            <w:vAlign w:val="center"/>
          </w:tcPr>
          <w:p w14:paraId="17689810" w14:textId="1D9D6E94" w:rsidR="00316805" w:rsidRPr="00F94A76" w:rsidRDefault="00316805" w:rsidP="003662DB">
            <w:pPr>
              <w:rPr>
                <w:rFonts w:asciiTheme="minorHAnsi" w:hAnsiTheme="minorHAnsi" w:hint="eastAsia"/>
                <w:lang w:eastAsia="en-GB"/>
              </w:rPr>
            </w:pPr>
            <w:r w:rsidRPr="0041138D">
              <w:rPr>
                <w:rFonts w:asciiTheme="minorHAnsi" w:hAnsiTheme="minorHAnsi"/>
                <w:szCs w:val="20"/>
              </w:rPr>
              <w:t>Systems should interact through contracts, APIs, messages, or events rather than direct dependencies.</w:t>
            </w:r>
          </w:p>
        </w:tc>
        <w:tc>
          <w:tcPr>
            <w:tcW w:w="2623" w:type="dxa"/>
            <w:tcBorders>
              <w:top w:val="single" w:sz="4" w:space="0" w:color="000000" w:themeColor="text1"/>
            </w:tcBorders>
            <w:vAlign w:val="center"/>
          </w:tcPr>
          <w:p w14:paraId="229E5D48" w14:textId="3BA7D585" w:rsidR="00316805" w:rsidRPr="00F94A76" w:rsidRDefault="00316805" w:rsidP="003662DB">
            <w:pPr>
              <w:rPr>
                <w:rFonts w:asciiTheme="minorHAnsi" w:hAnsiTheme="minorHAnsi" w:hint="eastAsia"/>
                <w:lang w:eastAsia="en-GB"/>
              </w:rPr>
            </w:pPr>
            <w:r w:rsidRPr="0041138D">
              <w:rPr>
                <w:rFonts w:asciiTheme="minorHAnsi" w:hAnsiTheme="minorHAnsi"/>
                <w:szCs w:val="20"/>
              </w:rPr>
              <w:t>Avoid direct database access, shared file dependencies, and tightly coupled point-to-point calls unless explicitly approved.</w:t>
            </w:r>
          </w:p>
        </w:tc>
        <w:tc>
          <w:tcPr>
            <w:tcW w:w="2055" w:type="dxa"/>
            <w:tcBorders>
              <w:top w:val="single" w:sz="4" w:space="0" w:color="000000" w:themeColor="text1"/>
            </w:tcBorders>
            <w:vAlign w:val="center"/>
          </w:tcPr>
          <w:p w14:paraId="306D4C5E" w14:textId="30B71A2C"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p>
        </w:tc>
      </w:tr>
      <w:tr w:rsidR="00316805" w:rsidRPr="009527A4" w14:paraId="1CEDF70F" w14:textId="77777777" w:rsidTr="00316805">
        <w:tc>
          <w:tcPr>
            <w:tcW w:w="1593" w:type="dxa"/>
            <w:vAlign w:val="center"/>
          </w:tcPr>
          <w:p w14:paraId="7B73CF11"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Reuse before new build (Global EA, Application)</w:t>
            </w:r>
          </w:p>
          <w:p w14:paraId="33522450" w14:textId="45AEC367"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vAlign w:val="center"/>
          </w:tcPr>
          <w:p w14:paraId="7147F29E" w14:textId="1A41A0E8" w:rsidR="00316805" w:rsidRPr="00F94A76" w:rsidRDefault="00316805" w:rsidP="003662DB">
            <w:pPr>
              <w:rPr>
                <w:rFonts w:asciiTheme="minorHAnsi" w:hAnsiTheme="minorHAnsi" w:hint="eastAsia"/>
                <w:lang w:eastAsia="en-GB"/>
              </w:rPr>
            </w:pPr>
            <w:r w:rsidRPr="0041138D">
              <w:rPr>
                <w:rFonts w:asciiTheme="minorHAnsi" w:hAnsiTheme="minorHAnsi"/>
                <w:szCs w:val="20"/>
              </w:rPr>
              <w:t>Reuse of existing services, APIs, workflows, and platform components must be assessed before creating new integrations.</w:t>
            </w:r>
          </w:p>
        </w:tc>
        <w:tc>
          <w:tcPr>
            <w:tcW w:w="2623" w:type="dxa"/>
            <w:vAlign w:val="center"/>
          </w:tcPr>
          <w:p w14:paraId="70338444" w14:textId="62C69E6C" w:rsidR="00316805" w:rsidRPr="00F94A76" w:rsidRDefault="00316805" w:rsidP="003662DB">
            <w:pPr>
              <w:rPr>
                <w:rFonts w:asciiTheme="minorHAnsi" w:hAnsiTheme="minorHAnsi" w:hint="eastAsia"/>
                <w:lang w:eastAsia="en-GB"/>
              </w:rPr>
            </w:pPr>
            <w:r w:rsidRPr="0041138D">
              <w:rPr>
                <w:rFonts w:asciiTheme="minorHAnsi" w:hAnsiTheme="minorHAnsi"/>
                <w:szCs w:val="20"/>
              </w:rPr>
              <w:t>Every design should document reuse assessment.</w:t>
            </w:r>
          </w:p>
        </w:tc>
        <w:tc>
          <w:tcPr>
            <w:tcW w:w="2055" w:type="dxa"/>
            <w:vAlign w:val="center"/>
          </w:tcPr>
          <w:p w14:paraId="03662210" w14:textId="78B893A3"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SIF_Sec131">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59937230" w14:textId="77777777" w:rsidTr="00316805">
        <w:tc>
          <w:tcPr>
            <w:tcW w:w="1593" w:type="dxa"/>
            <w:vAlign w:val="center"/>
          </w:tcPr>
          <w:p w14:paraId="5C04BE76"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Business capability alignment (Application)</w:t>
            </w:r>
          </w:p>
          <w:p w14:paraId="702BB651" w14:textId="55CFFBAC"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vAlign w:val="center"/>
          </w:tcPr>
          <w:p w14:paraId="57FE2EAC" w14:textId="02B5E1AB"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Services should expose meaningful business capabilities, not raw system internals.</w:t>
            </w:r>
          </w:p>
        </w:tc>
        <w:tc>
          <w:tcPr>
            <w:tcW w:w="2623" w:type="dxa"/>
            <w:vAlign w:val="center"/>
          </w:tcPr>
          <w:p w14:paraId="4D515007" w14:textId="169F0210" w:rsidR="00316805" w:rsidRPr="00F94A76" w:rsidRDefault="00316805" w:rsidP="003662DB">
            <w:pPr>
              <w:rPr>
                <w:rFonts w:asciiTheme="minorHAnsi" w:hAnsiTheme="minorHAnsi" w:hint="eastAsia"/>
                <w:lang w:eastAsia="en-GB"/>
              </w:rPr>
            </w:pPr>
            <w:r w:rsidRPr="0041138D">
              <w:rPr>
                <w:rFonts w:asciiTheme="minorHAnsi" w:hAnsiTheme="minorHAnsi"/>
                <w:szCs w:val="20"/>
              </w:rPr>
              <w:t>APIs should represent business functions such as policy, claim, submission, party, document, or finance capability.</w:t>
            </w:r>
          </w:p>
        </w:tc>
        <w:tc>
          <w:tcPr>
            <w:tcW w:w="2055" w:type="dxa"/>
            <w:vAlign w:val="center"/>
          </w:tcPr>
          <w:p w14:paraId="43780AB0" w14:textId="6D1EE858"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w:t>
            </w:r>
          </w:p>
        </w:tc>
      </w:tr>
      <w:tr w:rsidR="00316805" w:rsidRPr="009527A4" w14:paraId="64C8AB44" w14:textId="77777777" w:rsidTr="00316805">
        <w:tc>
          <w:tcPr>
            <w:tcW w:w="1593" w:type="dxa"/>
            <w:vAlign w:val="center"/>
          </w:tcPr>
          <w:p w14:paraId="55C46237"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APIM as API publishing and ingress control (Integration, Security)</w:t>
            </w:r>
          </w:p>
          <w:p w14:paraId="31838B9F" w14:textId="77777777" w:rsidR="00316805" w:rsidRDefault="00316805" w:rsidP="003662DB">
            <w:hyperlink w:anchor="EntArchPrin" w:history="1">
              <w:r w:rsidR="006E151E">
                <w:rPr>
                  <w:rFonts w:asciiTheme="minorHAnsi" w:hAnsiTheme="minorHAnsi"/>
                  <w:i/>
                  <w:szCs w:val="20"/>
                  <w:u w:val="single"/>
                </w:rPr>
                <w:t>Ref 1</w:t>
              </w:r>
            </w:hyperlink>
          </w:p>
          <w:p w14:paraId="1E9011B4" w14:textId="77777777" w:rsidR="006E151E" w:rsidRPr="006E151E" w:rsidRDefault="006E151E" w:rsidP="006E151E">
            <w:pPr>
              <w:spacing w:before="40" w:after="40"/>
              <w:rPr>
                <w:rFonts w:asciiTheme="minorHAnsi" w:hAnsiTheme="minorHAnsi"/>
                <w:i/>
                <w:szCs w:val="20"/>
              </w:rPr>
            </w:pPr>
            <w:hyperlink w:anchor="SIFREQ" w:history="1">
              <w:r w:rsidRPr="006E151E">
                <w:rPr>
                  <w:rStyle w:val="Hyperlink"/>
                  <w:rFonts w:asciiTheme="minorHAnsi" w:hAnsiTheme="minorHAnsi"/>
                  <w:i/>
                  <w:szCs w:val="20"/>
                </w:rPr>
                <w:t>Ref 8</w:t>
              </w:r>
            </w:hyperlink>
          </w:p>
          <w:p w14:paraId="08908278" w14:textId="2D999D45" w:rsidR="006E151E" w:rsidRPr="0014028C" w:rsidRDefault="006E151E" w:rsidP="003662DB">
            <w:pPr>
              <w:rPr>
                <w:rFonts w:asciiTheme="minorHAnsi" w:hAnsiTheme="minorHAnsi" w:hint="eastAsia"/>
                <w:u w:val="single"/>
                <w:lang w:eastAsia="en-GB"/>
              </w:rPr>
            </w:pPr>
          </w:p>
        </w:tc>
        <w:tc>
          <w:tcPr>
            <w:tcW w:w="2655" w:type="dxa"/>
            <w:vAlign w:val="center"/>
          </w:tcPr>
          <w:p w14:paraId="2AE9DFB4" w14:textId="335EFCD5" w:rsidR="00316805" w:rsidRPr="00F94A76" w:rsidRDefault="00316805" w:rsidP="003662DB">
            <w:pPr>
              <w:rPr>
                <w:rFonts w:asciiTheme="minorHAnsi" w:hAnsiTheme="minorHAnsi" w:hint="eastAsia"/>
                <w:lang w:eastAsia="en-GB"/>
              </w:rPr>
            </w:pPr>
            <w:r w:rsidRPr="0041138D">
              <w:rPr>
                <w:rFonts w:asciiTheme="minorHAnsi" w:hAnsiTheme="minorHAnsi"/>
                <w:szCs w:val="20"/>
              </w:rPr>
              <w:t>Chaucer-owned APIs exposed for internal or external consumption should be published through Azure API Management unless an exception is approved.</w:t>
            </w:r>
          </w:p>
        </w:tc>
        <w:tc>
          <w:tcPr>
            <w:tcW w:w="2623" w:type="dxa"/>
            <w:vAlign w:val="center"/>
          </w:tcPr>
          <w:p w14:paraId="6937D960" w14:textId="5E163FE8" w:rsidR="00316805" w:rsidRPr="00F94A76" w:rsidRDefault="00316805" w:rsidP="003662DB">
            <w:pPr>
              <w:rPr>
                <w:rFonts w:asciiTheme="minorHAnsi" w:hAnsiTheme="minorHAnsi" w:hint="eastAsia"/>
                <w:lang w:eastAsia="en-GB"/>
              </w:rPr>
            </w:pPr>
            <w:r w:rsidRPr="0041138D">
              <w:rPr>
                <w:rFonts w:asciiTheme="minorHAnsi" w:hAnsiTheme="minorHAnsi"/>
                <w:szCs w:val="20"/>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055" w:type="dxa"/>
            <w:vAlign w:val="center"/>
          </w:tcPr>
          <w:p w14:paraId="1E9B21AD" w14:textId="169EA0E5"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0EBA99F6" w14:textId="77777777" w:rsidTr="00316805">
        <w:tc>
          <w:tcPr>
            <w:tcW w:w="1593" w:type="dxa"/>
            <w:vAlign w:val="center"/>
          </w:tcPr>
          <w:p w14:paraId="27B1326F"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Third-party API egress is governed by reuse and risk (Integration, Security)</w:t>
            </w:r>
          </w:p>
          <w:p w14:paraId="53E88B6A" w14:textId="4A8A360C" w:rsidR="00316805" w:rsidRPr="006E151E" w:rsidRDefault="006E151E" w:rsidP="003662DB">
            <w:pPr>
              <w:spacing w:before="40" w:after="40"/>
              <w:rPr>
                <w:rFonts w:asciiTheme="minorHAnsi" w:hAnsiTheme="minorHAnsi"/>
                <w:i/>
                <w:szCs w:val="20"/>
              </w:rPr>
            </w:pPr>
            <w:hyperlink w:anchor="EntArchPrin" w:history="1">
              <w:r>
                <w:rPr>
                  <w:rStyle w:val="Hyperlink"/>
                  <w:rFonts w:asciiTheme="minorHAnsi" w:hAnsiTheme="minorHAnsi"/>
                  <w:i/>
                  <w:szCs w:val="20"/>
                </w:rPr>
                <w:t>Ref 1</w:t>
              </w:r>
            </w:hyperlink>
          </w:p>
          <w:p w14:paraId="405D131C" w14:textId="6CBFF1D0" w:rsidR="00316805" w:rsidRPr="0014028C" w:rsidRDefault="006E151E" w:rsidP="003662DB">
            <w:pPr>
              <w:spacing w:before="40" w:after="40"/>
              <w:rPr>
                <w:szCs w:val="20"/>
                <w:u w:val="single"/>
              </w:rPr>
            </w:pPr>
            <w:r w:rsidRPr="0014028C">
              <w:rPr>
                <w:szCs w:val="20"/>
                <w:u w:val="single"/>
              </w:rPr>
              <w:t xml:space="preserve"> </w:t>
            </w:r>
          </w:p>
        </w:tc>
        <w:tc>
          <w:tcPr>
            <w:tcW w:w="2655" w:type="dxa"/>
            <w:vAlign w:val="center"/>
          </w:tcPr>
          <w:p w14:paraId="4DB2F5B5" w14:textId="7D505AE1" w:rsidR="00316805" w:rsidRPr="0041138D" w:rsidRDefault="00316805" w:rsidP="003662DB">
            <w:pPr>
              <w:rPr>
                <w:szCs w:val="20"/>
              </w:rPr>
            </w:pPr>
            <w:r w:rsidRPr="0041138D">
              <w:rPr>
                <w:rFonts w:asciiTheme="minorHAnsi" w:hAnsiTheme="minorHAnsi"/>
                <w:szCs w:val="20"/>
              </w:rPr>
              <w:t>Chaucer integrations may call third-party APIs directly from Logic Apps or Functions where the integration is workflow-specific, low reuse, and appropriately governed.</w:t>
            </w:r>
          </w:p>
        </w:tc>
        <w:tc>
          <w:tcPr>
            <w:tcW w:w="2623" w:type="dxa"/>
            <w:vAlign w:val="center"/>
          </w:tcPr>
          <w:p w14:paraId="6589071B" w14:textId="0EBB7209" w:rsidR="00316805" w:rsidRPr="0041138D" w:rsidRDefault="00316805" w:rsidP="003662DB">
            <w:pPr>
              <w:rPr>
                <w:szCs w:val="20"/>
              </w:rPr>
            </w:pPr>
            <w:r w:rsidRPr="0041138D">
              <w:rPr>
                <w:rFonts w:asciiTheme="minorHAnsi" w:hAnsiTheme="minorHAnsi"/>
                <w:szCs w:val="20"/>
              </w:rPr>
              <w:t>APIM should be used as a Chaucer-owned facade where third-party APIs are reused, business-critical, strategically important, externally sensitive, or require centralised policy, monitoring, or lifecycle control.</w:t>
            </w:r>
          </w:p>
        </w:tc>
        <w:tc>
          <w:tcPr>
            <w:tcW w:w="2055" w:type="dxa"/>
            <w:vAlign w:val="center"/>
          </w:tcPr>
          <w:p w14:paraId="54E2754B" w14:textId="48128655" w:rsidR="00316805" w:rsidRPr="0041138D" w:rsidRDefault="00316805" w:rsidP="003662DB">
            <w:pPr>
              <w:rPr>
                <w:szCs w:val="20"/>
              </w:rPr>
            </w:pPr>
            <w:hyperlink w:anchor="SIF_Sec8">
              <w:hyperlink w:anchor="_8._Enterprise_Pattern">
                <w:r w:rsidRPr="0041138D">
                  <w:rPr>
                    <w:rStyle w:val="Hyperlink"/>
                    <w:rFonts w:asciiTheme="minorHAnsi" w:hAnsiTheme="minorHAnsi"/>
                    <w:szCs w:val="20"/>
                  </w:rPr>
                  <w:t>Catalogue (8)</w:t>
                </w:r>
              </w:hyperlink>
              <w:r w:rsidRPr="0041138D">
                <w:rPr>
                  <w:rStyle w:val="Hyperlink"/>
                  <w:rFonts w:asciiTheme="minorHAnsi" w:hAnsiTheme="minorHAnsi"/>
                  <w:szCs w:val="20"/>
                </w:rPr>
                <w:t>)</w:t>
              </w:r>
            </w:hyperlink>
            <w:r w:rsidRPr="0041138D">
              <w:rPr>
                <w:rFonts w:asciiTheme="minorHAnsi" w:hAnsiTheme="minorHAnsi"/>
                <w:szCs w:val="20"/>
              </w:rPr>
              <w:t xml:space="preserve">, </w:t>
            </w:r>
            <w:hyperlink w:anchor="_13._Exception_Process">
              <w:r w:rsidRPr="0041138D">
                <w:rPr>
                  <w:rStyle w:val="Hyperlink"/>
                  <w:rFonts w:asciiTheme="minorHAnsi" w:hAnsiTheme="minorHAnsi"/>
                  <w:szCs w:val="20"/>
                </w:rPr>
                <w:t>Exception and TDA (1</w:t>
              </w:r>
              <w:r>
                <w:rPr>
                  <w:rStyle w:val="Hyperlink"/>
                  <w:szCs w:val="20"/>
                </w:rPr>
                <w:t>3</w:t>
              </w:r>
              <w:r w:rsidRPr="0041138D">
                <w:rPr>
                  <w:rStyle w:val="Hyperlink"/>
                  <w:rFonts w:asciiTheme="minorHAnsi" w:hAnsiTheme="minorHAnsi"/>
                  <w:szCs w:val="20"/>
                </w:rPr>
                <w:t>)</w:t>
              </w:r>
            </w:hyperlink>
          </w:p>
        </w:tc>
      </w:tr>
      <w:tr w:rsidR="00316805" w:rsidRPr="009527A4" w14:paraId="28AEDAD3" w14:textId="77777777" w:rsidTr="00316805">
        <w:tc>
          <w:tcPr>
            <w:tcW w:w="1593" w:type="dxa"/>
            <w:vAlign w:val="center"/>
          </w:tcPr>
          <w:p w14:paraId="570D9D7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Asynchronous-first where resilience matters (Integration, Resilience)</w:t>
            </w:r>
          </w:p>
          <w:p w14:paraId="2D90845F" w14:textId="0AD48165" w:rsidR="00316805" w:rsidRPr="0014028C" w:rsidRDefault="00316805" w:rsidP="003662DB">
            <w:pPr>
              <w:spacing w:before="40" w:after="40"/>
              <w:rPr>
                <w:szCs w:val="20"/>
                <w:u w:val="single"/>
              </w:rPr>
            </w:pPr>
            <w:hyperlink w:anchor="EntArchPrin" w:history="1">
              <w:r w:rsidR="006E151E">
                <w:rPr>
                  <w:rFonts w:asciiTheme="minorHAnsi" w:hAnsiTheme="minorHAnsi"/>
                  <w:i/>
                  <w:szCs w:val="20"/>
                  <w:u w:val="single"/>
                </w:rPr>
                <w:t>Ref 1</w:t>
              </w:r>
            </w:hyperlink>
          </w:p>
        </w:tc>
        <w:tc>
          <w:tcPr>
            <w:tcW w:w="2655" w:type="dxa"/>
            <w:vAlign w:val="center"/>
          </w:tcPr>
          <w:p w14:paraId="1C32F107" w14:textId="7C9476D3" w:rsidR="00316805" w:rsidRPr="0041138D" w:rsidRDefault="00316805" w:rsidP="003662DB">
            <w:pPr>
              <w:rPr>
                <w:szCs w:val="20"/>
              </w:rPr>
            </w:pPr>
            <w:r w:rsidRPr="0041138D">
              <w:rPr>
                <w:rFonts w:asciiTheme="minorHAnsi" w:hAnsiTheme="minorHAnsi"/>
                <w:szCs w:val="20"/>
              </w:rPr>
              <w:t>When availability, retry, load levelling, or latency tolerance is important, prefer messaging/events.</w:t>
            </w:r>
          </w:p>
        </w:tc>
        <w:tc>
          <w:tcPr>
            <w:tcW w:w="2623" w:type="dxa"/>
            <w:vAlign w:val="center"/>
          </w:tcPr>
          <w:p w14:paraId="69555C14" w14:textId="669F7CC7" w:rsidR="00316805" w:rsidRPr="0041138D" w:rsidRDefault="00316805" w:rsidP="003662DB">
            <w:pPr>
              <w:rPr>
                <w:szCs w:val="20"/>
              </w:rPr>
            </w:pPr>
            <w:r w:rsidRPr="0041138D">
              <w:rPr>
                <w:rFonts w:asciiTheme="minorHAnsi" w:hAnsiTheme="minorHAnsi"/>
                <w:szCs w:val="20"/>
              </w:rPr>
              <w:t>Use Service Bus queues/topics for reliable enterprise messaging.</w:t>
            </w:r>
          </w:p>
        </w:tc>
        <w:tc>
          <w:tcPr>
            <w:tcW w:w="2055" w:type="dxa"/>
            <w:vAlign w:val="center"/>
          </w:tcPr>
          <w:p w14:paraId="0ABA507F" w14:textId="0F82CF83" w:rsidR="00316805" w:rsidRPr="0041138D" w:rsidRDefault="00316805" w:rsidP="003662DB">
            <w:pPr>
              <w:rPr>
                <w:szCs w:val="20"/>
              </w:rPr>
            </w:pP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p>
        </w:tc>
      </w:tr>
      <w:tr w:rsidR="00316805" w:rsidRPr="009527A4" w14:paraId="271DA1AF" w14:textId="77777777" w:rsidTr="00316805">
        <w:tc>
          <w:tcPr>
            <w:tcW w:w="1593" w:type="dxa"/>
            <w:vAlign w:val="center"/>
          </w:tcPr>
          <w:p w14:paraId="3E56EF4B" w14:textId="26F97C8B" w:rsidR="00316805" w:rsidRPr="0014028C" w:rsidRDefault="00316805" w:rsidP="003662DB">
            <w:pPr>
              <w:spacing w:before="40" w:after="40"/>
              <w:rPr>
                <w:szCs w:val="20"/>
                <w:u w:val="single"/>
              </w:rPr>
            </w:pPr>
            <w:r w:rsidRPr="0041138D">
              <w:rPr>
                <w:rFonts w:asciiTheme="minorHAnsi" w:hAnsiTheme="minorHAnsi"/>
                <w:szCs w:val="20"/>
              </w:rPr>
              <w:t>Orchestration usage is explicit (Integration)</w:t>
            </w:r>
            <w:r w:rsidRPr="0041138D">
              <w:rPr>
                <w:rFonts w:asciiTheme="minorHAnsi" w:hAnsiTheme="minorHAnsi"/>
                <w:i/>
                <w:szCs w:val="20"/>
              </w:rPr>
              <w:t xml:space="preserve"> </w:t>
            </w:r>
            <w:hyperlink w:anchor="EntArchPrin" w:history="1">
              <w:r w:rsidR="006E151E" w:rsidRPr="006E151E">
                <w:rPr>
                  <w:rStyle w:val="Hyperlink"/>
                  <w:rFonts w:asciiTheme="minorHAnsi" w:hAnsiTheme="minorHAnsi"/>
                  <w:i/>
                  <w:szCs w:val="20"/>
                </w:rPr>
                <w:t>Ref 1</w:t>
              </w:r>
            </w:hyperlink>
          </w:p>
        </w:tc>
        <w:tc>
          <w:tcPr>
            <w:tcW w:w="2655" w:type="dxa"/>
            <w:vAlign w:val="center"/>
          </w:tcPr>
          <w:p w14:paraId="2826D3C2" w14:textId="7E08D70A" w:rsidR="00316805" w:rsidRPr="00D76F54" w:rsidRDefault="00316805" w:rsidP="003662DB">
            <w:pPr>
              <w:rPr>
                <w:rFonts w:asciiTheme="minorHAnsi" w:hAnsiTheme="minorHAnsi" w:hint="eastAsia"/>
                <w:szCs w:val="20"/>
              </w:rPr>
            </w:pPr>
            <w:r w:rsidRPr="00D76F54">
              <w:rPr>
                <w:rFonts w:asciiTheme="minorHAnsi" w:hAnsiTheme="minorHAnsi"/>
                <w:szCs w:val="20"/>
              </w:rPr>
              <w:t xml:space="preserve">Cross-system business process </w:t>
            </w:r>
            <w:r w:rsidR="00F91956" w:rsidRPr="00D76F54">
              <w:rPr>
                <w:rFonts w:asciiTheme="minorHAnsi" w:hAnsiTheme="minorHAnsi"/>
                <w:szCs w:val="20"/>
              </w:rPr>
              <w:t xml:space="preserve">must have </w:t>
            </w:r>
            <w:r w:rsidR="00B53469" w:rsidRPr="00D76F54">
              <w:rPr>
                <w:rFonts w:asciiTheme="minorHAnsi" w:hAnsiTheme="minorHAnsi"/>
                <w:szCs w:val="20"/>
              </w:rPr>
              <w:t>explicit</w:t>
            </w:r>
            <w:r w:rsidR="0089025A" w:rsidRPr="00D76F54">
              <w:rPr>
                <w:rFonts w:asciiTheme="minorHAnsi" w:hAnsiTheme="minorHAnsi"/>
                <w:szCs w:val="20"/>
              </w:rPr>
              <w:t xml:space="preserve"> ownershi</w:t>
            </w:r>
            <w:r w:rsidR="00A40F5A" w:rsidRPr="00D76F54">
              <w:rPr>
                <w:rFonts w:asciiTheme="minorHAnsi" w:hAnsiTheme="minorHAnsi"/>
                <w:szCs w:val="20"/>
              </w:rPr>
              <w:t>p</w:t>
            </w:r>
            <w:r w:rsidR="0089025A" w:rsidRPr="00D76F54">
              <w:rPr>
                <w:rFonts w:asciiTheme="minorHAnsi" w:hAnsiTheme="minorHAnsi"/>
                <w:szCs w:val="20"/>
              </w:rPr>
              <w:t xml:space="preserve"> </w:t>
            </w:r>
            <w:r w:rsidR="00E33844" w:rsidRPr="00D76F54">
              <w:rPr>
                <w:rFonts w:asciiTheme="minorHAnsi" w:hAnsiTheme="minorHAnsi"/>
                <w:szCs w:val="20"/>
              </w:rPr>
              <w:t xml:space="preserve">and coordination </w:t>
            </w:r>
            <w:r w:rsidR="00DE41AC" w:rsidRPr="00D76F54">
              <w:rPr>
                <w:rFonts w:asciiTheme="minorHAnsi" w:hAnsiTheme="minorHAnsi"/>
                <w:szCs w:val="20"/>
              </w:rPr>
              <w:t>within</w:t>
            </w:r>
            <w:r w:rsidR="009F3A47" w:rsidRPr="00D76F54">
              <w:rPr>
                <w:rFonts w:asciiTheme="minorHAnsi" w:hAnsiTheme="minorHAnsi"/>
                <w:szCs w:val="20"/>
              </w:rPr>
              <w:t xml:space="preserve"> integration </w:t>
            </w:r>
            <w:r w:rsidRPr="00D76F54">
              <w:rPr>
                <w:rFonts w:asciiTheme="minorHAnsi" w:hAnsiTheme="minorHAnsi"/>
                <w:szCs w:val="20"/>
              </w:rPr>
              <w:t>platform</w:t>
            </w:r>
            <w:r w:rsidR="008122EB" w:rsidRPr="00D76F54">
              <w:rPr>
                <w:rFonts w:asciiTheme="minorHAnsi" w:hAnsiTheme="minorHAnsi"/>
                <w:szCs w:val="20"/>
              </w:rPr>
              <w:t xml:space="preserve"> rather </w:t>
            </w:r>
            <w:r w:rsidR="006435CA" w:rsidRPr="00D76F54">
              <w:rPr>
                <w:rFonts w:asciiTheme="minorHAnsi" w:hAnsiTheme="minorHAnsi"/>
                <w:szCs w:val="20"/>
              </w:rPr>
              <w:t xml:space="preserve">being embedded </w:t>
            </w:r>
            <w:r w:rsidR="004409C1" w:rsidRPr="00D76F54">
              <w:rPr>
                <w:rFonts w:asciiTheme="minorHAnsi" w:hAnsiTheme="minorHAnsi"/>
                <w:szCs w:val="20"/>
              </w:rPr>
              <w:t xml:space="preserve">in </w:t>
            </w:r>
            <w:r w:rsidRPr="00D76F54">
              <w:rPr>
                <w:rFonts w:asciiTheme="minorHAnsi" w:hAnsiTheme="minorHAnsi"/>
                <w:szCs w:val="20"/>
              </w:rPr>
              <w:t>consuming applications</w:t>
            </w:r>
            <w:r w:rsidR="00BE0201" w:rsidRPr="00D76F54">
              <w:rPr>
                <w:rFonts w:asciiTheme="minorHAnsi" w:hAnsiTheme="minorHAnsi"/>
                <w:szCs w:val="20"/>
              </w:rPr>
              <w:t>, scrip</w:t>
            </w:r>
            <w:r w:rsidR="000D0A4E" w:rsidRPr="00D76F54">
              <w:rPr>
                <w:rFonts w:asciiTheme="minorHAnsi" w:hAnsiTheme="minorHAnsi"/>
                <w:szCs w:val="20"/>
              </w:rPr>
              <w:t>ts</w:t>
            </w:r>
            <w:r w:rsidR="003A1840" w:rsidRPr="00D76F54">
              <w:rPr>
                <w:rFonts w:asciiTheme="minorHAnsi" w:hAnsiTheme="minorHAnsi"/>
                <w:szCs w:val="20"/>
              </w:rPr>
              <w:t xml:space="preserve"> or custom code.</w:t>
            </w:r>
          </w:p>
        </w:tc>
        <w:tc>
          <w:tcPr>
            <w:tcW w:w="2623" w:type="dxa"/>
            <w:vAlign w:val="center"/>
          </w:tcPr>
          <w:p w14:paraId="634CF2E0" w14:textId="77777777" w:rsidR="009B0E7A" w:rsidRPr="00D76F54" w:rsidRDefault="009B0E7A" w:rsidP="009B0E7A">
            <w:pPr>
              <w:rPr>
                <w:rFonts w:asciiTheme="minorHAnsi" w:hAnsiTheme="minorHAnsi" w:hint="eastAsia"/>
                <w:szCs w:val="20"/>
                <w:lang w:val="en-IN"/>
              </w:rPr>
            </w:pPr>
            <w:r w:rsidRPr="00D76F54">
              <w:rPr>
                <w:rFonts w:asciiTheme="minorHAnsi" w:hAnsiTheme="minorHAnsi"/>
                <w:szCs w:val="20"/>
                <w:lang w:val="en-IN"/>
              </w:rPr>
              <w:t>Logic Apps Standard is the default orchestrator. Azure Durable Functions may be used only as an explicitly declared and governed orchestrator where the published selection criteria are met. Plain Azure Functions must not become hidden orchestration engines.</w:t>
            </w:r>
          </w:p>
          <w:p w14:paraId="74968633" w14:textId="2D75B992" w:rsidR="00316805" w:rsidRPr="0041138D" w:rsidRDefault="00316805" w:rsidP="003662DB">
            <w:pPr>
              <w:rPr>
                <w:szCs w:val="20"/>
              </w:rPr>
            </w:pPr>
          </w:p>
        </w:tc>
        <w:tc>
          <w:tcPr>
            <w:tcW w:w="2055" w:type="dxa"/>
            <w:vAlign w:val="center"/>
          </w:tcPr>
          <w:p w14:paraId="4DA752BB" w14:textId="7BEF4F69"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r w:rsidRPr="0041138D">
              <w:rPr>
                <w:rStyle w:val="Hyperlink"/>
                <w:rFonts w:asciiTheme="minorHAnsi" w:hAnsiTheme="minorHAnsi"/>
                <w:szCs w:val="20"/>
              </w:rPr>
              <w:t>Anti-Patterns (</w:t>
            </w:r>
            <w:r>
              <w:rPr>
                <w:rStyle w:val="Hyperlink"/>
                <w:szCs w:val="20"/>
              </w:rPr>
              <w:t>8.9)</w:t>
            </w:r>
          </w:p>
        </w:tc>
      </w:tr>
      <w:tr w:rsidR="00316805" w:rsidRPr="009527A4" w14:paraId="2619459F" w14:textId="77777777" w:rsidTr="00316805">
        <w:tc>
          <w:tcPr>
            <w:tcW w:w="1593" w:type="dxa"/>
            <w:vAlign w:val="center"/>
          </w:tcPr>
          <w:p w14:paraId="3290B310"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Implementation logic is separated (Integration)</w:t>
            </w:r>
          </w:p>
          <w:p w14:paraId="74323F88" w14:textId="388D2C3C" w:rsidR="00316805" w:rsidRPr="006E151E" w:rsidRDefault="006E151E" w:rsidP="003662DB">
            <w:pPr>
              <w:spacing w:before="40" w:after="40"/>
              <w:rPr>
                <w:rFonts w:asciiTheme="minorHAnsi" w:hAnsiTheme="minorHAnsi"/>
                <w:i/>
                <w:szCs w:val="20"/>
              </w:rPr>
            </w:pPr>
            <w:hyperlink w:anchor="EntArchPrin" w:history="1">
              <w:r>
                <w:rPr>
                  <w:rStyle w:val="Hyperlink"/>
                  <w:rFonts w:asciiTheme="minorHAnsi" w:hAnsiTheme="minorHAnsi"/>
                  <w:i/>
                  <w:szCs w:val="20"/>
                </w:rPr>
                <w:t>Ref 1</w:t>
              </w:r>
            </w:hyperlink>
          </w:p>
          <w:p w14:paraId="6127A296" w14:textId="4C2BABA6" w:rsidR="00316805" w:rsidRPr="0014028C" w:rsidRDefault="00316805" w:rsidP="003662DB">
            <w:pPr>
              <w:spacing w:before="40" w:after="40"/>
              <w:rPr>
                <w:szCs w:val="20"/>
                <w:u w:val="single"/>
              </w:rPr>
            </w:pPr>
          </w:p>
        </w:tc>
        <w:tc>
          <w:tcPr>
            <w:tcW w:w="2655" w:type="dxa"/>
            <w:vAlign w:val="center"/>
          </w:tcPr>
          <w:p w14:paraId="48953812" w14:textId="3CEF0575" w:rsidR="00316805" w:rsidRPr="0041138D" w:rsidRDefault="00316805" w:rsidP="003662DB">
            <w:pPr>
              <w:rPr>
                <w:szCs w:val="20"/>
              </w:rPr>
            </w:pPr>
            <w:r w:rsidRPr="0041138D">
              <w:rPr>
                <w:rFonts w:asciiTheme="minorHAnsi" w:hAnsiTheme="minorHAnsi"/>
                <w:szCs w:val="20"/>
              </w:rPr>
              <w:t>Low-level code should be isolated from orchestration and API policy concerns.</w:t>
            </w:r>
          </w:p>
        </w:tc>
        <w:tc>
          <w:tcPr>
            <w:tcW w:w="2623" w:type="dxa"/>
            <w:vAlign w:val="center"/>
          </w:tcPr>
          <w:p w14:paraId="1F94F3BE" w14:textId="38B13178" w:rsidR="00316805" w:rsidRPr="0041138D" w:rsidRDefault="00316805" w:rsidP="003662DB">
            <w:pPr>
              <w:rPr>
                <w:szCs w:val="20"/>
              </w:rPr>
            </w:pPr>
            <w:r w:rsidRPr="0041138D">
              <w:rPr>
                <w:rFonts w:asciiTheme="minorHAnsi" w:hAnsiTheme="minorHAnsi"/>
                <w:szCs w:val="20"/>
              </w:rPr>
              <w:t>Functions should implement narrow code tasks. They should not be implemented in end-to-end business workflows.</w:t>
            </w:r>
          </w:p>
        </w:tc>
        <w:tc>
          <w:tcPr>
            <w:tcW w:w="2055" w:type="dxa"/>
            <w:vAlign w:val="center"/>
          </w:tcPr>
          <w:p w14:paraId="30577466" w14:textId="00C3ABE1"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_14._Anti-Patterns">
              <w:r w:rsidRPr="0041138D">
                <w:rPr>
                  <w:rStyle w:val="Hyperlink"/>
                  <w:rFonts w:asciiTheme="minorHAnsi" w:hAnsiTheme="minorHAnsi"/>
                  <w:szCs w:val="20"/>
                </w:rPr>
                <w:t>Anti-Patterns (</w:t>
              </w:r>
              <w:r>
                <w:rPr>
                  <w:rStyle w:val="Hyperlink"/>
                  <w:szCs w:val="20"/>
                </w:rPr>
                <w:t>8.9</w:t>
              </w:r>
              <w:r w:rsidRPr="0041138D">
                <w:rPr>
                  <w:rStyle w:val="Hyperlink"/>
                  <w:rFonts w:asciiTheme="minorHAnsi" w:hAnsiTheme="minorHAnsi"/>
                  <w:szCs w:val="20"/>
                </w:rPr>
                <w:t>)</w:t>
              </w:r>
            </w:hyperlink>
          </w:p>
        </w:tc>
      </w:tr>
      <w:tr w:rsidR="00316805" w:rsidRPr="009527A4" w14:paraId="5CFB402C" w14:textId="77777777" w:rsidTr="00316805">
        <w:tc>
          <w:tcPr>
            <w:tcW w:w="1593" w:type="dxa"/>
            <w:vAlign w:val="center"/>
          </w:tcPr>
          <w:p w14:paraId="2DD9C5E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Secure by design (Security)</w:t>
            </w:r>
          </w:p>
          <w:p w14:paraId="7062559F" w14:textId="030921EC" w:rsidR="00316805" w:rsidRDefault="006E151E" w:rsidP="003662DB">
            <w:pPr>
              <w:spacing w:before="40" w:after="40"/>
            </w:pPr>
            <w:hyperlink w:anchor="EntArchPrin" w:history="1">
              <w:r>
                <w:rPr>
                  <w:rStyle w:val="Hyperlink"/>
                  <w:rFonts w:asciiTheme="minorHAnsi" w:hAnsiTheme="minorHAnsi"/>
                  <w:i/>
                  <w:szCs w:val="20"/>
                </w:rPr>
                <w:t>Ref 1</w:t>
              </w:r>
            </w:hyperlink>
          </w:p>
          <w:p w14:paraId="3B2BF07F" w14:textId="3D8F6AA8" w:rsidR="00EB3637" w:rsidRPr="0014028C" w:rsidRDefault="00EB3637" w:rsidP="003662DB">
            <w:pPr>
              <w:spacing w:before="40" w:after="40"/>
              <w:rPr>
                <w:szCs w:val="20"/>
                <w:u w:val="single"/>
              </w:rPr>
            </w:pPr>
            <w:hyperlink w:anchor="ArchEngStdCloud" w:history="1">
              <w:r w:rsidR="006E151E">
                <w:rPr>
                  <w:rStyle w:val="Hyperlink"/>
                  <w:rFonts w:asciiTheme="minorHAnsi" w:hAnsiTheme="minorHAnsi"/>
                  <w:i/>
                  <w:szCs w:val="20"/>
                </w:rPr>
                <w:t>Ref 8</w:t>
              </w:r>
            </w:hyperlink>
            <w:r w:rsidRPr="00EB3637">
              <w:rPr>
                <w:rFonts w:asciiTheme="minorHAnsi" w:hAnsiTheme="minorHAnsi"/>
                <w:i/>
                <w:szCs w:val="20"/>
                <w:u w:val="single"/>
              </w:rPr>
              <w:t xml:space="preserve"> </w:t>
            </w:r>
          </w:p>
        </w:tc>
        <w:tc>
          <w:tcPr>
            <w:tcW w:w="2655" w:type="dxa"/>
            <w:vAlign w:val="center"/>
          </w:tcPr>
          <w:p w14:paraId="029D05A9" w14:textId="77777777" w:rsidR="00F56407" w:rsidRPr="00F56407" w:rsidRDefault="00316805" w:rsidP="00F56407">
            <w:pPr>
              <w:rPr>
                <w:szCs w:val="20"/>
              </w:rPr>
            </w:pPr>
            <w:r w:rsidRPr="0041138D">
              <w:rPr>
                <w:rFonts w:asciiTheme="minorHAnsi" w:hAnsiTheme="minorHAnsi"/>
                <w:szCs w:val="20"/>
              </w:rPr>
              <w:t xml:space="preserve">Managed identities for authentication, RBAC, private endpoints where possible, </w:t>
            </w:r>
            <w:r w:rsidR="00F56407" w:rsidRPr="00F56407">
              <w:rPr>
                <w:rFonts w:asciiTheme="minorHAnsi" w:hAnsiTheme="minorHAnsi"/>
                <w:szCs w:val="20"/>
              </w:rPr>
              <w:t>Credentials, secrets, and certificates must be securely managed through an approved enterprise capability, with access monitoring, least-privilege access, and auditability enforced by default</w:t>
            </w:r>
          </w:p>
          <w:p w14:paraId="1FB60431" w14:textId="5CEEE428" w:rsidR="00316805" w:rsidRPr="0041138D" w:rsidRDefault="00316805" w:rsidP="003662DB">
            <w:pPr>
              <w:rPr>
                <w:szCs w:val="20"/>
              </w:rPr>
            </w:pPr>
          </w:p>
        </w:tc>
        <w:tc>
          <w:tcPr>
            <w:tcW w:w="2623" w:type="dxa"/>
            <w:vAlign w:val="center"/>
          </w:tcPr>
          <w:p w14:paraId="24CB8D4A" w14:textId="37278310" w:rsidR="00316805" w:rsidRPr="0041138D" w:rsidRDefault="00316805" w:rsidP="003662DB">
            <w:pPr>
              <w:rPr>
                <w:szCs w:val="20"/>
              </w:rPr>
            </w:pPr>
            <w:r w:rsidRPr="0041138D">
              <w:rPr>
                <w:rFonts w:asciiTheme="minorHAnsi" w:hAnsiTheme="minorHAnsi"/>
                <w:szCs w:val="20"/>
              </w:rPr>
              <w:t>Security patterns should be explicitly included in every design review.</w:t>
            </w:r>
          </w:p>
        </w:tc>
        <w:tc>
          <w:tcPr>
            <w:tcW w:w="2055" w:type="dxa"/>
            <w:vAlign w:val="center"/>
          </w:tcPr>
          <w:p w14:paraId="2FF82048" w14:textId="01DBD7DB"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r w:rsidRPr="0041138D" w:rsidDel="00CD6294">
              <w:rPr>
                <w:rFonts w:asciiTheme="minorHAnsi" w:hAnsiTheme="minorHAnsi"/>
                <w:szCs w:val="20"/>
              </w:rPr>
              <w:t xml:space="preserve"> </w:t>
            </w:r>
          </w:p>
        </w:tc>
      </w:tr>
      <w:tr w:rsidR="00316805" w:rsidRPr="009527A4" w14:paraId="5AF5833E" w14:textId="77777777" w:rsidTr="00316805">
        <w:tc>
          <w:tcPr>
            <w:tcW w:w="1593" w:type="dxa"/>
            <w:vAlign w:val="center"/>
          </w:tcPr>
          <w:p w14:paraId="17B8C9D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Observable by default (Engineering Standards)</w:t>
            </w:r>
          </w:p>
          <w:p w14:paraId="18DB7C8D" w14:textId="7639B944" w:rsidR="00316805" w:rsidRPr="0014028C" w:rsidRDefault="00316805" w:rsidP="003662DB">
            <w:pPr>
              <w:spacing w:before="40" w:after="40"/>
              <w:rPr>
                <w:szCs w:val="20"/>
                <w:u w:val="single"/>
              </w:rPr>
            </w:pPr>
            <w:hyperlink w:anchor="ArchEngStdAIS" w:history="1">
              <w:r w:rsidR="006E151E">
                <w:rPr>
                  <w:rFonts w:asciiTheme="minorHAnsi" w:hAnsiTheme="minorHAnsi"/>
                  <w:i/>
                  <w:szCs w:val="20"/>
                  <w:u w:val="single"/>
                </w:rPr>
                <w:t>Ref 1</w:t>
              </w:r>
            </w:hyperlink>
          </w:p>
        </w:tc>
        <w:tc>
          <w:tcPr>
            <w:tcW w:w="2655" w:type="dxa"/>
            <w:vAlign w:val="center"/>
          </w:tcPr>
          <w:p w14:paraId="3745DF47" w14:textId="16AC26CB" w:rsidR="00316805" w:rsidRPr="0041138D" w:rsidRDefault="00316805" w:rsidP="003662DB">
            <w:pPr>
              <w:rPr>
                <w:szCs w:val="20"/>
              </w:rPr>
            </w:pPr>
            <w:r w:rsidRPr="0041138D">
              <w:rPr>
                <w:rFonts w:asciiTheme="minorHAnsi" w:hAnsiTheme="minorHAnsi"/>
                <w:szCs w:val="20"/>
              </w:rPr>
              <w:t>Every integration must be traceable, monitored, and supportable.</w:t>
            </w:r>
          </w:p>
        </w:tc>
        <w:tc>
          <w:tcPr>
            <w:tcW w:w="2623" w:type="dxa"/>
            <w:vAlign w:val="center"/>
          </w:tcPr>
          <w:p w14:paraId="0E936729" w14:textId="6559038C" w:rsidR="00316805" w:rsidRPr="0041138D" w:rsidRDefault="00316805" w:rsidP="003662DB">
            <w:pPr>
              <w:rPr>
                <w:szCs w:val="20"/>
              </w:rPr>
            </w:pPr>
            <w:r w:rsidRPr="0041138D">
              <w:rPr>
                <w:rFonts w:asciiTheme="minorHAnsi" w:hAnsiTheme="minorHAnsi"/>
                <w:szCs w:val="20"/>
              </w:rPr>
              <w:t>Correlation IDs, diagnostics, alerts, and operational runbooks are mandatory to ensure long term supportability.</w:t>
            </w:r>
          </w:p>
        </w:tc>
        <w:tc>
          <w:tcPr>
            <w:tcW w:w="2055" w:type="dxa"/>
            <w:vAlign w:val="center"/>
          </w:tcPr>
          <w:p w14:paraId="47E9447E" w14:textId="22EA0ED8"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p>
        </w:tc>
      </w:tr>
      <w:tr w:rsidR="00316805" w:rsidRPr="009527A4" w14:paraId="15339E54" w14:textId="77777777" w:rsidTr="003871B6">
        <w:trPr>
          <w:trHeight w:val="274"/>
        </w:trPr>
        <w:tc>
          <w:tcPr>
            <w:tcW w:w="1593" w:type="dxa"/>
            <w:vAlign w:val="center"/>
          </w:tcPr>
          <w:p w14:paraId="784DA772"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Data platform is not integration technology (Data)</w:t>
            </w:r>
          </w:p>
          <w:p w14:paraId="430530D7" w14:textId="34285C22" w:rsidR="00316805" w:rsidRPr="0014028C" w:rsidRDefault="00316805" w:rsidP="003662DB">
            <w:pPr>
              <w:spacing w:before="40" w:after="40"/>
              <w:rPr>
                <w:szCs w:val="20"/>
                <w:u w:val="single"/>
              </w:rPr>
            </w:pPr>
            <w:hyperlink w:anchor="EntArchPrin" w:history="1">
              <w:r w:rsidR="006E151E">
                <w:rPr>
                  <w:rFonts w:asciiTheme="minorHAnsi" w:hAnsiTheme="minorHAnsi"/>
                  <w:i/>
                  <w:szCs w:val="20"/>
                  <w:u w:val="single"/>
                </w:rPr>
                <w:t>Ref 1</w:t>
              </w:r>
            </w:hyperlink>
          </w:p>
        </w:tc>
        <w:tc>
          <w:tcPr>
            <w:tcW w:w="2655" w:type="dxa"/>
            <w:vAlign w:val="center"/>
          </w:tcPr>
          <w:p w14:paraId="392F853E" w14:textId="4EE919C4" w:rsidR="00316805" w:rsidRPr="0041138D" w:rsidRDefault="00316805" w:rsidP="003662DB">
            <w:pPr>
              <w:rPr>
                <w:szCs w:val="20"/>
              </w:rPr>
            </w:pPr>
            <w:r w:rsidRPr="0041138D">
              <w:rPr>
                <w:rFonts w:asciiTheme="minorHAnsi" w:hAnsiTheme="minorHAnsi"/>
                <w:szCs w:val="20"/>
              </w:rPr>
              <w:t>Snowflake and the data platform should not be used as a substitute for operational integration.</w:t>
            </w:r>
          </w:p>
        </w:tc>
        <w:tc>
          <w:tcPr>
            <w:tcW w:w="2623" w:type="dxa"/>
            <w:vAlign w:val="center"/>
          </w:tcPr>
          <w:p w14:paraId="6F176CE5" w14:textId="5F8E6472" w:rsidR="00316805" w:rsidRPr="0041138D" w:rsidRDefault="00316805" w:rsidP="003662DB">
            <w:pPr>
              <w:rPr>
                <w:szCs w:val="20"/>
              </w:rPr>
            </w:pPr>
            <w:r w:rsidRPr="0041138D">
              <w:rPr>
                <w:rFonts w:asciiTheme="minorHAnsi" w:hAnsiTheme="minorHAnsi"/>
                <w:szCs w:val="20"/>
              </w:rPr>
              <w:t>Data platform should be used as intended for analytical, historical, reporting, and governance across data products.</w:t>
            </w:r>
          </w:p>
        </w:tc>
        <w:tc>
          <w:tcPr>
            <w:tcW w:w="2055" w:type="dxa"/>
            <w:vAlign w:val="center"/>
          </w:tcPr>
          <w:p w14:paraId="70B97111" w14:textId="74B046FF" w:rsidR="00316805" w:rsidRPr="0041138D" w:rsidRDefault="00316805" w:rsidP="003662DB">
            <w:pPr>
              <w:rPr>
                <w:szCs w:val="20"/>
              </w:rPr>
            </w:pPr>
            <w:hyperlink w:anchor="_10._Data_Platform">
              <w:r w:rsidRPr="0041138D">
                <w:rPr>
                  <w:rStyle w:val="Hyperlink"/>
                  <w:rFonts w:asciiTheme="minorHAnsi" w:hAnsiTheme="minorHAnsi"/>
                  <w:szCs w:val="20"/>
                </w:rPr>
                <w:t>Data Platform (</w:t>
              </w:r>
              <w:r>
                <w:rPr>
                  <w:rStyle w:val="Hyperlink"/>
                  <w:szCs w:val="20"/>
                </w:rPr>
                <w:t>9</w:t>
              </w:r>
              <w:r w:rsidRPr="0041138D">
                <w:rPr>
                  <w:rStyle w:val="Hyperlink"/>
                  <w:rFonts w:asciiTheme="minorHAnsi" w:hAnsiTheme="minorHAnsi"/>
                  <w:szCs w:val="20"/>
                </w:rPr>
                <w:t>)</w:t>
              </w:r>
            </w:hyperlink>
          </w:p>
        </w:tc>
      </w:tr>
    </w:tbl>
    <w:p w14:paraId="3C85FFD4" w14:textId="6E521102" w:rsidR="0041138D" w:rsidRDefault="0041138D" w:rsidP="006F79A8">
      <w:pPr>
        <w:pStyle w:val="Heading1"/>
        <w:ind w:left="431" w:hanging="431"/>
      </w:pPr>
      <w:bookmarkStart w:id="85" w:name="_5._Reference_Architecture"/>
      <w:bookmarkStart w:id="86" w:name="_Reference_Architecture"/>
      <w:bookmarkStart w:id="87" w:name="_Toc239852284"/>
      <w:bookmarkStart w:id="88" w:name="_Toc239980591"/>
      <w:bookmarkStart w:id="89" w:name="_Toc240366832"/>
      <w:bookmarkEnd w:id="85"/>
      <w:bookmarkEnd w:id="86"/>
      <w:r w:rsidRPr="006F79A8">
        <w:t>Reference Architecture</w:t>
      </w:r>
      <w:bookmarkEnd w:id="87"/>
      <w:bookmarkEnd w:id="88"/>
      <w:bookmarkEnd w:id="89"/>
    </w:p>
    <w:p w14:paraId="742F25DC" w14:textId="77777777" w:rsidR="006F79A8" w:rsidRPr="006F79A8" w:rsidRDefault="006F79A8" w:rsidP="006F79A8"/>
    <w:p w14:paraId="7BB44E11" w14:textId="57A937AA" w:rsidR="0041138D" w:rsidRDefault="0041138D" w:rsidP="0041138D">
      <w:pPr>
        <w:pStyle w:val="Heading2"/>
      </w:pPr>
      <w:bookmarkStart w:id="90" w:name="_Toc239852285"/>
      <w:bookmarkStart w:id="91" w:name="_Toc239980592"/>
      <w:bookmarkStart w:id="92" w:name="_Toc240366833"/>
      <w:r w:rsidRPr="006F79A8">
        <w:t>Conceptual Reference Architecture</w:t>
      </w:r>
      <w:bookmarkEnd w:id="90"/>
      <w:bookmarkEnd w:id="91"/>
      <w:bookmarkEnd w:id="92"/>
    </w:p>
    <w:p w14:paraId="711794B7" w14:textId="77777777" w:rsidR="006F79A8" w:rsidRPr="006F79A8" w:rsidRDefault="006F79A8" w:rsidP="006F79A8">
      <w:pPr>
        <w:rPr>
          <w:lang w:val="en-US"/>
        </w:rPr>
      </w:pPr>
    </w:p>
    <w:p w14:paraId="4F23CB26" w14:textId="52693F47" w:rsidR="0041138D" w:rsidRPr="0041138D" w:rsidRDefault="0041138D" w:rsidP="0041138D">
      <w:pPr>
        <w:spacing w:after="120"/>
        <w:rPr>
          <w:szCs w:val="20"/>
        </w:rPr>
      </w:pPr>
      <w:r w:rsidRPr="0041138D">
        <w:rPr>
          <w:szCs w:val="20"/>
        </w:rPr>
        <w:t xml:space="preserve">At the conceptual level the </w:t>
      </w:r>
      <w:r w:rsidR="00A624E6">
        <w:rPr>
          <w:szCs w:val="20"/>
        </w:rPr>
        <w:t>Systems Integration Framework</w:t>
      </w:r>
      <w:r w:rsidRPr="0041138D" w:rsidDel="00A22181">
        <w:rPr>
          <w:szCs w:val="20"/>
        </w:rPr>
        <w:t xml:space="preserve"> </w:t>
      </w:r>
      <w:r w:rsidRPr="0041138D">
        <w:rPr>
          <w:szCs w:val="20"/>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2B355D14" w14:textId="77777777" w:rsidR="0041138D" w:rsidRPr="0041138D" w:rsidRDefault="0041138D" w:rsidP="0041138D">
      <w:pPr>
        <w:spacing w:after="120"/>
        <w:rPr>
          <w:szCs w:val="20"/>
        </w:rPr>
      </w:pPr>
    </w:p>
    <w:p w14:paraId="3ED91E15" w14:textId="61248354" w:rsidR="00C64372" w:rsidRDefault="00D62245" w:rsidP="0041138D">
      <w:pPr>
        <w:spacing w:after="120"/>
        <w:rPr>
          <w:szCs w:val="20"/>
        </w:rPr>
      </w:pPr>
      <w:r w:rsidRPr="0041138D">
        <w:rPr>
          <w:szCs w:val="20"/>
        </w:rPr>
        <w:object w:dxaOrig="25036" w:dyaOrig="15842" w14:anchorId="0FA65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25pt;height:282pt" o:ole="">
            <v:imagedata r:id="rId17" o:title=""/>
          </v:shape>
          <o:OLEObject Type="Embed" ProgID="Visio.Drawing.15" ShapeID="_x0000_i1025" DrawAspect="Content" ObjectID="_1850959697" r:id="rId18"/>
        </w:object>
      </w:r>
    </w:p>
    <w:p w14:paraId="33F4E1BA" w14:textId="77777777" w:rsidR="00D62245" w:rsidRDefault="00D62245" w:rsidP="0041138D">
      <w:pPr>
        <w:spacing w:after="120"/>
        <w:rPr>
          <w:szCs w:val="20"/>
        </w:rPr>
      </w:pPr>
    </w:p>
    <w:p w14:paraId="1E491C8D" w14:textId="77777777" w:rsidR="00A90963" w:rsidRDefault="00A90963" w:rsidP="0041138D">
      <w:pPr>
        <w:spacing w:after="120"/>
        <w:rPr>
          <w:szCs w:val="20"/>
        </w:rPr>
      </w:pPr>
    </w:p>
    <w:p w14:paraId="23D3E3FB" w14:textId="77777777" w:rsidR="00A90963" w:rsidRDefault="00A90963" w:rsidP="0041138D">
      <w:pPr>
        <w:spacing w:after="120"/>
        <w:rPr>
          <w:szCs w:val="20"/>
        </w:rPr>
      </w:pPr>
    </w:p>
    <w:p w14:paraId="6B0EA520" w14:textId="77777777" w:rsidR="00A90963" w:rsidRDefault="00A90963" w:rsidP="0041138D">
      <w:pPr>
        <w:spacing w:after="120"/>
        <w:rPr>
          <w:szCs w:val="20"/>
        </w:rPr>
      </w:pPr>
    </w:p>
    <w:p w14:paraId="45E0F92C" w14:textId="77777777" w:rsidR="00A90963" w:rsidRDefault="00A90963" w:rsidP="0041138D">
      <w:pPr>
        <w:spacing w:after="120"/>
        <w:rPr>
          <w:szCs w:val="20"/>
        </w:rPr>
      </w:pPr>
    </w:p>
    <w:p w14:paraId="7C9A9A2F" w14:textId="77777777" w:rsidR="00A90963" w:rsidRDefault="00A90963" w:rsidP="0041138D">
      <w:pPr>
        <w:spacing w:after="120"/>
        <w:rPr>
          <w:szCs w:val="20"/>
        </w:rPr>
      </w:pPr>
    </w:p>
    <w:p w14:paraId="50349291" w14:textId="77777777" w:rsidR="00A90963" w:rsidRDefault="00A90963" w:rsidP="0041138D">
      <w:pPr>
        <w:spacing w:after="120"/>
        <w:rPr>
          <w:szCs w:val="20"/>
        </w:rPr>
      </w:pPr>
    </w:p>
    <w:p w14:paraId="254A7A9C" w14:textId="77777777" w:rsidR="00A90963" w:rsidRDefault="00A90963" w:rsidP="0041138D">
      <w:pPr>
        <w:spacing w:after="120"/>
        <w:rPr>
          <w:szCs w:val="20"/>
        </w:rPr>
      </w:pPr>
    </w:p>
    <w:p w14:paraId="4E126C05" w14:textId="77777777" w:rsidR="00A90963" w:rsidRDefault="00A90963" w:rsidP="0041138D">
      <w:pPr>
        <w:spacing w:after="120"/>
        <w:rPr>
          <w:szCs w:val="20"/>
        </w:rPr>
      </w:pPr>
    </w:p>
    <w:p w14:paraId="450A7E84" w14:textId="77777777" w:rsidR="00A90963" w:rsidRDefault="00A90963" w:rsidP="0041138D">
      <w:pPr>
        <w:spacing w:after="120"/>
        <w:rPr>
          <w:szCs w:val="20"/>
        </w:rPr>
      </w:pPr>
    </w:p>
    <w:p w14:paraId="7025806E" w14:textId="77777777" w:rsidR="00A90963" w:rsidRDefault="00A90963" w:rsidP="0041138D">
      <w:pPr>
        <w:spacing w:after="120"/>
        <w:rPr>
          <w:szCs w:val="20"/>
        </w:rPr>
      </w:pPr>
    </w:p>
    <w:p w14:paraId="5951397F" w14:textId="77777777" w:rsidR="00A90963" w:rsidRDefault="00A90963" w:rsidP="0041138D">
      <w:pPr>
        <w:spacing w:after="120"/>
        <w:rPr>
          <w:szCs w:val="20"/>
        </w:rPr>
      </w:pPr>
    </w:p>
    <w:p w14:paraId="4AD16407" w14:textId="77777777" w:rsidR="00A90963" w:rsidRDefault="00A90963" w:rsidP="0041138D">
      <w:pPr>
        <w:spacing w:after="120"/>
        <w:rPr>
          <w:szCs w:val="20"/>
        </w:rPr>
      </w:pPr>
    </w:p>
    <w:p w14:paraId="6119C14B" w14:textId="77777777" w:rsidR="00A90963" w:rsidRDefault="00A90963" w:rsidP="0041138D">
      <w:pPr>
        <w:spacing w:after="120"/>
        <w:rPr>
          <w:szCs w:val="20"/>
        </w:rPr>
      </w:pPr>
    </w:p>
    <w:p w14:paraId="0D9216E1" w14:textId="77777777" w:rsidR="00A90963" w:rsidRDefault="00A90963" w:rsidP="0041138D">
      <w:pPr>
        <w:spacing w:after="120"/>
        <w:rPr>
          <w:szCs w:val="20"/>
        </w:rPr>
      </w:pPr>
    </w:p>
    <w:p w14:paraId="33AFCF5C" w14:textId="25EAD7E0" w:rsidR="00C64372" w:rsidRPr="00C64372" w:rsidRDefault="0041138D">
      <w:pPr>
        <w:pStyle w:val="Heading2"/>
      </w:pPr>
      <w:bookmarkStart w:id="93" w:name="_Toc239852286"/>
      <w:bookmarkStart w:id="94" w:name="_Toc239980593"/>
      <w:bookmarkStart w:id="95" w:name="_Toc240366834"/>
      <w:r w:rsidRPr="006F79A8">
        <w:t>Logical Layered Reference Architecture</w:t>
      </w:r>
      <w:bookmarkEnd w:id="93"/>
      <w:bookmarkEnd w:id="94"/>
      <w:bookmarkEnd w:id="95"/>
    </w:p>
    <w:p w14:paraId="5DABECBC" w14:textId="77777777" w:rsidR="00A90963" w:rsidRPr="00A90963" w:rsidRDefault="00A90963" w:rsidP="00A90963"/>
    <w:p w14:paraId="58C2ED10" w14:textId="6C1EA4FE" w:rsidR="00C64372" w:rsidRDefault="0041138D" w:rsidP="003871B6">
      <w:pPr>
        <w:spacing w:after="120"/>
        <w:rPr>
          <w:szCs w:val="20"/>
        </w:rPr>
      </w:pPr>
      <w:r w:rsidRPr="0041138D">
        <w:rPr>
          <w:szCs w:val="20"/>
        </w:rPr>
        <w:t>The logical view resolves the conceptual layer into five bands. The diagram should be read from the consumer at the top to the systems and data platform at the base.</w:t>
      </w:r>
      <w:r w:rsidRPr="0041138D">
        <w:rPr>
          <w:szCs w:val="20"/>
        </w:rPr>
        <w:br/>
      </w:r>
      <w:r w:rsidR="00880F27">
        <w:rPr>
          <w:noProof/>
          <w:szCs w:val="20"/>
        </w:rPr>
        <w:drawing>
          <wp:inline distT="0" distB="0" distL="0" distR="0" wp14:anchorId="6A660A66" wp14:editId="7516949B">
            <wp:extent cx="5464175" cy="2836282"/>
            <wp:effectExtent l="0" t="0" r="3175" b="2540"/>
            <wp:docPr id="1295776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9321" cy="2849335"/>
                    </a:xfrm>
                    <a:prstGeom prst="rect">
                      <a:avLst/>
                    </a:prstGeom>
                    <a:noFill/>
                  </pic:spPr>
                </pic:pic>
              </a:graphicData>
            </a:graphic>
          </wp:inline>
        </w:drawing>
      </w:r>
    </w:p>
    <w:p w14:paraId="7921276B" w14:textId="77777777" w:rsidR="00D62245" w:rsidRDefault="00D62245" w:rsidP="003871B6">
      <w:pPr>
        <w:spacing w:after="120"/>
        <w:rPr>
          <w:szCs w:val="20"/>
        </w:rPr>
      </w:pPr>
    </w:p>
    <w:tbl>
      <w:tblPr>
        <w:tblStyle w:val="TableGridLight"/>
        <w:tblpPr w:leftFromText="180" w:rightFromText="180" w:vertAnchor="text" w:horzAnchor="margin" w:tblpY="211"/>
        <w:tblW w:w="9209" w:type="dxa"/>
        <w:tblLook w:val="04A0" w:firstRow="1" w:lastRow="0" w:firstColumn="1" w:lastColumn="0" w:noHBand="0" w:noVBand="1"/>
      </w:tblPr>
      <w:tblGrid>
        <w:gridCol w:w="2830"/>
        <w:gridCol w:w="6379"/>
      </w:tblGrid>
      <w:tr w:rsidR="00316805" w:rsidRPr="009527A4" w14:paraId="3BA7AB6B" w14:textId="77777777" w:rsidTr="00A90963">
        <w:tc>
          <w:tcPr>
            <w:tcW w:w="283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6D0D6" w14:textId="77777777"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Layer</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6938F" w14:textId="77777777"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Description</w:t>
            </w:r>
          </w:p>
        </w:tc>
      </w:tr>
      <w:tr w:rsidR="00316805" w:rsidRPr="009527A4" w14:paraId="75155C6B" w14:textId="77777777" w:rsidTr="00A90963">
        <w:tc>
          <w:tcPr>
            <w:tcW w:w="2830" w:type="dxa"/>
            <w:tcBorders>
              <w:top w:val="single" w:sz="4" w:space="0" w:color="000000" w:themeColor="text1"/>
            </w:tcBorders>
          </w:tcPr>
          <w:p w14:paraId="2A67F2E0"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Exposure layer</w:t>
            </w:r>
          </w:p>
        </w:tc>
        <w:tc>
          <w:tcPr>
            <w:tcW w:w="6379" w:type="dxa"/>
            <w:tcBorders>
              <w:top w:val="single" w:sz="4" w:space="0" w:color="000000" w:themeColor="text1"/>
            </w:tcBorders>
          </w:tcPr>
          <w:p w14:paraId="70DD4E65"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API Management is the single ingress for synchronous traffic, applying authentication, rate limiting, product and subscription control, and observability.</w:t>
            </w:r>
          </w:p>
        </w:tc>
      </w:tr>
      <w:tr w:rsidR="00316805" w:rsidRPr="009527A4" w14:paraId="4FCCBCC8" w14:textId="77777777" w:rsidTr="00A90963">
        <w:tc>
          <w:tcPr>
            <w:tcW w:w="2830" w:type="dxa"/>
          </w:tcPr>
          <w:p w14:paraId="4F876C15"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Orchestration layer</w:t>
            </w:r>
          </w:p>
        </w:tc>
        <w:tc>
          <w:tcPr>
            <w:tcW w:w="6379" w:type="dxa"/>
          </w:tcPr>
          <w:p w14:paraId="194A3B2C" w14:textId="77777777" w:rsidR="00316805" w:rsidRPr="00D76F54" w:rsidRDefault="00316805" w:rsidP="003662DB">
            <w:pPr>
              <w:rPr>
                <w:rFonts w:asciiTheme="minorHAnsi" w:hAnsiTheme="minorHAnsi" w:hint="eastAsia"/>
                <w:b/>
                <w:lang w:eastAsia="en-GB"/>
              </w:rPr>
            </w:pPr>
            <w:r w:rsidRPr="00D76F54">
              <w:rPr>
                <w:rFonts w:asciiTheme="minorHAnsi" w:hAnsiTheme="minorHAnsi"/>
                <w:szCs w:val="20"/>
              </w:rPr>
              <w:t xml:space="preserve">Logic Apps coordinate stateful, multi-step </w:t>
            </w:r>
            <w:r w:rsidR="00BD4E96" w:rsidRPr="00D76F54">
              <w:rPr>
                <w:rFonts w:asciiTheme="minorHAnsi" w:hAnsiTheme="minorHAnsi"/>
                <w:szCs w:val="20"/>
              </w:rPr>
              <w:t xml:space="preserve">business </w:t>
            </w:r>
            <w:r w:rsidRPr="00D76F54">
              <w:rPr>
                <w:rFonts w:asciiTheme="minorHAnsi" w:hAnsiTheme="minorHAnsi"/>
                <w:szCs w:val="20"/>
              </w:rPr>
              <w:t>processes.</w:t>
            </w:r>
            <w:r w:rsidR="001C466F" w:rsidRPr="00D76F54">
              <w:rPr>
                <w:rFonts w:asciiTheme="minorHAnsi" w:hAnsiTheme="minorHAnsi"/>
                <w:szCs w:val="20"/>
              </w:rPr>
              <w:t xml:space="preserve"> </w:t>
            </w:r>
            <w:r w:rsidR="007E1A82" w:rsidRPr="00D76F54">
              <w:rPr>
                <w:rFonts w:asciiTheme="minorHAnsi" w:hAnsiTheme="minorHAnsi"/>
                <w:szCs w:val="20"/>
              </w:rPr>
              <w:t>a</w:t>
            </w:r>
            <w:r w:rsidR="001C466F" w:rsidRPr="00D76F54">
              <w:rPr>
                <w:rFonts w:asciiTheme="minorHAnsi" w:hAnsiTheme="minorHAnsi"/>
                <w:szCs w:val="20"/>
              </w:rPr>
              <w:t xml:space="preserve">nd own </w:t>
            </w:r>
            <w:r w:rsidR="007E1A82" w:rsidRPr="00D76F54">
              <w:rPr>
                <w:rFonts w:asciiTheme="minorHAnsi" w:hAnsiTheme="minorHAnsi"/>
                <w:szCs w:val="20"/>
                <w:lang w:val="en-IN"/>
              </w:rPr>
              <w:t>workflow control rather than embedding process logic within consuming applications or systems. Logic Apps Standard is the default orchestration platform. Azure Durable Functions may be used only as an explicitly declared and governed orchestrator where the approved selection criteria and exception process are met. Plain Azure Functions must not be used as hidden orchestration engines.</w:t>
            </w:r>
          </w:p>
        </w:tc>
      </w:tr>
      <w:tr w:rsidR="00316805" w:rsidRPr="009527A4" w14:paraId="7458C630" w14:textId="77777777" w:rsidTr="00A90963">
        <w:tc>
          <w:tcPr>
            <w:tcW w:w="2830" w:type="dxa"/>
          </w:tcPr>
          <w:p w14:paraId="7C732E87"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Messaging and eventing layer</w:t>
            </w:r>
          </w:p>
        </w:tc>
        <w:tc>
          <w:tcPr>
            <w:tcW w:w="6379" w:type="dxa"/>
          </w:tcPr>
          <w:p w14:paraId="69CCE421"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Service Bus, Event Grid and Event Hubs provide asynchronous messaging, discrete eventing and streaming respectively.</w:t>
            </w:r>
          </w:p>
        </w:tc>
      </w:tr>
      <w:tr w:rsidR="00316805" w:rsidRPr="009527A4" w14:paraId="1D28224D" w14:textId="77777777" w:rsidTr="00A90963">
        <w:tc>
          <w:tcPr>
            <w:tcW w:w="2830" w:type="dxa"/>
          </w:tcPr>
          <w:p w14:paraId="0CB8177A"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Implementation layer</w:t>
            </w:r>
          </w:p>
        </w:tc>
        <w:tc>
          <w:tcPr>
            <w:tcW w:w="6379" w:type="dxa"/>
          </w:tcPr>
          <w:p w14:paraId="0D695680"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Azure Functions host the discrete implementation logic invoked by the layers above.</w:t>
            </w:r>
          </w:p>
        </w:tc>
      </w:tr>
      <w:tr w:rsidR="00316805" w:rsidRPr="009527A4" w14:paraId="3A3CE1C5" w14:textId="77777777" w:rsidTr="00A90963">
        <w:tc>
          <w:tcPr>
            <w:tcW w:w="2830" w:type="dxa"/>
          </w:tcPr>
          <w:p w14:paraId="27B8A77C" w14:textId="77777777" w:rsidR="00316805" w:rsidRPr="00976556" w:rsidRDefault="00316805" w:rsidP="003662DB">
            <w:pPr>
              <w:rPr>
                <w:bCs w:val="0"/>
                <w:szCs w:val="20"/>
              </w:rPr>
            </w:pPr>
            <w:r w:rsidRPr="00976556">
              <w:rPr>
                <w:rFonts w:asciiTheme="minorHAnsi" w:hAnsiTheme="minorHAnsi"/>
                <w:bCs w:val="0"/>
                <w:szCs w:val="20"/>
              </w:rPr>
              <w:t>Data platform boundary</w:t>
            </w:r>
          </w:p>
        </w:tc>
        <w:tc>
          <w:tcPr>
            <w:tcW w:w="6379" w:type="dxa"/>
          </w:tcPr>
          <w:p w14:paraId="71FE0CC5" w14:textId="77777777" w:rsidR="00316805" w:rsidRPr="0041138D" w:rsidRDefault="00316805" w:rsidP="003662DB">
            <w:pPr>
              <w:rPr>
                <w:szCs w:val="20"/>
              </w:rPr>
            </w:pPr>
            <w:r w:rsidRPr="0041138D">
              <w:rPr>
                <w:rFonts w:asciiTheme="minorHAnsi" w:hAnsiTheme="minorHAnsi"/>
                <w:szCs w:val="20"/>
              </w:rPr>
              <w:t xml:space="preserve">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meets Snowflake at two governed hand-offs only: a push into the platform and a curated consume from it.</w:t>
            </w:r>
          </w:p>
        </w:tc>
      </w:tr>
    </w:tbl>
    <w:p w14:paraId="17029DC5" w14:textId="77777777" w:rsidR="00A90963" w:rsidRDefault="00A90963" w:rsidP="003871B6">
      <w:pPr>
        <w:spacing w:after="120"/>
        <w:rPr>
          <w:szCs w:val="20"/>
        </w:rPr>
      </w:pPr>
    </w:p>
    <w:p w14:paraId="5EFF9B1B" w14:textId="77777777" w:rsidR="00A90963" w:rsidRDefault="00A90963" w:rsidP="003871B6">
      <w:pPr>
        <w:spacing w:after="120"/>
        <w:rPr>
          <w:szCs w:val="20"/>
        </w:rPr>
      </w:pPr>
    </w:p>
    <w:p w14:paraId="4D4E216B" w14:textId="77777777" w:rsidR="00A90963" w:rsidRDefault="00A90963" w:rsidP="003871B6">
      <w:pPr>
        <w:spacing w:after="120"/>
        <w:rPr>
          <w:szCs w:val="20"/>
        </w:rPr>
      </w:pPr>
    </w:p>
    <w:p w14:paraId="7DBB1250" w14:textId="77777777" w:rsidR="00A90963" w:rsidRDefault="00A90963" w:rsidP="003871B6">
      <w:pPr>
        <w:spacing w:after="120"/>
        <w:rPr>
          <w:szCs w:val="20"/>
        </w:rPr>
      </w:pPr>
    </w:p>
    <w:p w14:paraId="6B3489D4" w14:textId="77777777" w:rsidR="00A90963" w:rsidRDefault="00A90963" w:rsidP="003871B6">
      <w:pPr>
        <w:spacing w:after="120"/>
        <w:rPr>
          <w:szCs w:val="20"/>
        </w:rPr>
      </w:pPr>
    </w:p>
    <w:p w14:paraId="472A2FA5" w14:textId="77777777" w:rsidR="00A90963" w:rsidRDefault="00A90963" w:rsidP="003871B6">
      <w:pPr>
        <w:spacing w:after="120"/>
        <w:rPr>
          <w:szCs w:val="20"/>
        </w:rPr>
      </w:pPr>
    </w:p>
    <w:p w14:paraId="27490C7D" w14:textId="77777777" w:rsidR="00C75E98" w:rsidRDefault="00C75E98" w:rsidP="003871B6">
      <w:pPr>
        <w:spacing w:after="120"/>
        <w:rPr>
          <w:szCs w:val="20"/>
        </w:rPr>
      </w:pPr>
    </w:p>
    <w:p w14:paraId="23F61B7E" w14:textId="77777777" w:rsidR="00A90963" w:rsidRDefault="00A90963" w:rsidP="003871B6">
      <w:pPr>
        <w:spacing w:after="120"/>
        <w:rPr>
          <w:szCs w:val="20"/>
        </w:rPr>
      </w:pPr>
    </w:p>
    <w:p w14:paraId="39089AB9" w14:textId="77777777" w:rsidR="00A90963" w:rsidRDefault="00A90963" w:rsidP="003871B6">
      <w:pPr>
        <w:spacing w:after="120"/>
        <w:rPr>
          <w:szCs w:val="20"/>
        </w:rPr>
      </w:pPr>
    </w:p>
    <w:p w14:paraId="44F6B7D4" w14:textId="77777777" w:rsidR="00D62245" w:rsidRDefault="00D62245" w:rsidP="003871B6">
      <w:pPr>
        <w:spacing w:after="120"/>
        <w:rPr>
          <w:szCs w:val="20"/>
        </w:rPr>
      </w:pPr>
    </w:p>
    <w:p w14:paraId="19490BE3" w14:textId="7D382E26" w:rsidR="006F79A8" w:rsidRPr="006F79A8" w:rsidRDefault="0041138D">
      <w:pPr>
        <w:pStyle w:val="Heading2"/>
      </w:pPr>
      <w:bookmarkStart w:id="96" w:name="_Security_and_Trust"/>
      <w:bookmarkStart w:id="97" w:name="_Toc239852287"/>
      <w:bookmarkStart w:id="98" w:name="_Toc239980594"/>
      <w:bookmarkStart w:id="99" w:name="_Toc240366835"/>
      <w:bookmarkEnd w:id="96"/>
      <w:r w:rsidRPr="006F79A8">
        <w:t>Security and Trust Boundary</w:t>
      </w:r>
      <w:bookmarkEnd w:id="97"/>
      <w:bookmarkEnd w:id="98"/>
      <w:bookmarkEnd w:id="99"/>
      <w:r w:rsidRPr="006F79A8">
        <w:t xml:space="preserve"> </w:t>
      </w:r>
    </w:p>
    <w:p w14:paraId="774254EB" w14:textId="77777777" w:rsidR="00A90963" w:rsidRPr="00A90963" w:rsidRDefault="00A90963" w:rsidP="00A90963"/>
    <w:p w14:paraId="584B1937" w14:textId="5DD51E94" w:rsidR="0041138D" w:rsidRPr="0041138D" w:rsidRDefault="0041138D" w:rsidP="0041138D">
      <w:pPr>
        <w:spacing w:after="120"/>
        <w:rPr>
          <w:szCs w:val="20"/>
        </w:rPr>
      </w:pPr>
      <w:r w:rsidRPr="0041138D">
        <w:rPr>
          <w:szCs w:val="20"/>
        </w:rPr>
        <w:t xml:space="preserve">Security is the principle the organisation takes most seriously. The </w:t>
      </w:r>
      <w:r w:rsidR="00A624E6">
        <w:rPr>
          <w:szCs w:val="20"/>
        </w:rPr>
        <w:t>Systems Integration Framework</w:t>
      </w:r>
      <w:r w:rsidRPr="0041138D" w:rsidDel="00A22181">
        <w:rPr>
          <w:szCs w:val="20"/>
        </w:rPr>
        <w:t xml:space="preserve"> </w:t>
      </w:r>
      <w:r w:rsidRPr="0041138D">
        <w:rPr>
          <w:szCs w:val="20"/>
        </w:rPr>
        <w:t>sets out the trust zones once and holds every pattern to them. The diagram shows the zones a request crosses and the control at each boundary.</w:t>
      </w:r>
    </w:p>
    <w:p w14:paraId="54132A32" w14:textId="77777777" w:rsidR="0041138D" w:rsidRDefault="0041138D" w:rsidP="0041138D">
      <w:pPr>
        <w:spacing w:before="90" w:after="130"/>
        <w:rPr>
          <w:szCs w:val="20"/>
        </w:rPr>
      </w:pPr>
      <w:r w:rsidRPr="0041138D">
        <w:rPr>
          <w:szCs w:val="20"/>
        </w:rPr>
        <w:br/>
      </w:r>
      <w:r w:rsidRPr="0041138D">
        <w:rPr>
          <w:noProof/>
          <w:szCs w:val="20"/>
        </w:rPr>
        <w:drawing>
          <wp:inline distT="0" distB="0" distL="0" distR="0" wp14:anchorId="3DC7E42D" wp14:editId="1E8F28A2">
            <wp:extent cx="5932170" cy="2818633"/>
            <wp:effectExtent l="0" t="0" r="0" b="0"/>
            <wp:docPr id="138249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1792" cy="2832708"/>
                    </a:xfrm>
                    <a:prstGeom prst="rect">
                      <a:avLst/>
                    </a:prstGeom>
                    <a:noFill/>
                  </pic:spPr>
                </pic:pic>
              </a:graphicData>
            </a:graphic>
          </wp:inline>
        </w:drawing>
      </w:r>
    </w:p>
    <w:p w14:paraId="06FF844D" w14:textId="77777777" w:rsidR="00A90963" w:rsidRDefault="00A90963" w:rsidP="0041138D">
      <w:pPr>
        <w:spacing w:before="90" w:after="130"/>
        <w:rPr>
          <w:szCs w:val="20"/>
        </w:rPr>
      </w:pPr>
    </w:p>
    <w:tbl>
      <w:tblPr>
        <w:tblStyle w:val="TableGridLight"/>
        <w:tblW w:w="9493" w:type="dxa"/>
        <w:tblLook w:val="04A0" w:firstRow="1" w:lastRow="0" w:firstColumn="1" w:lastColumn="0" w:noHBand="0" w:noVBand="1"/>
      </w:tblPr>
      <w:tblGrid>
        <w:gridCol w:w="2405"/>
        <w:gridCol w:w="7088"/>
      </w:tblGrid>
      <w:tr w:rsidR="00A64567" w:rsidRPr="009527A4" w14:paraId="440DAA5D"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256DB7" w14:textId="0C00828C"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Layer</w:t>
            </w:r>
          </w:p>
        </w:tc>
        <w:tc>
          <w:tcPr>
            <w:tcW w:w="708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DEED655" w14:textId="0A9CEAA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Description</w:t>
            </w:r>
          </w:p>
        </w:tc>
      </w:tr>
      <w:tr w:rsidR="00A64567" w:rsidRPr="009527A4" w14:paraId="283600BC" w14:textId="77777777" w:rsidTr="00866873">
        <w:tc>
          <w:tcPr>
            <w:tcW w:w="2405" w:type="dxa"/>
            <w:tcBorders>
              <w:top w:val="single" w:sz="4" w:space="0" w:color="000000" w:themeColor="text1"/>
            </w:tcBorders>
          </w:tcPr>
          <w:p w14:paraId="5B4D8F25" w14:textId="67950B84"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Internet boundary</w:t>
            </w:r>
          </w:p>
        </w:tc>
        <w:tc>
          <w:tcPr>
            <w:tcW w:w="7088" w:type="dxa"/>
            <w:tcBorders>
              <w:top w:val="single" w:sz="4" w:space="0" w:color="000000" w:themeColor="text1"/>
            </w:tcBorders>
          </w:tcPr>
          <w:p w14:paraId="497964B8" w14:textId="5BE7C774" w:rsidR="00A64567" w:rsidRPr="00F94A76" w:rsidRDefault="00A64567" w:rsidP="003662DB">
            <w:pPr>
              <w:rPr>
                <w:rFonts w:asciiTheme="minorHAnsi" w:hAnsiTheme="minorHAnsi" w:hint="eastAsia"/>
                <w:lang w:eastAsia="en-GB"/>
              </w:rPr>
            </w:pPr>
            <w:r w:rsidRPr="0041138D">
              <w:rPr>
                <w:rFonts w:asciiTheme="minorHAnsi" w:hAnsiTheme="minorHAnsi"/>
                <w:szCs w:val="20"/>
              </w:rPr>
              <w:t>The line between the public internet and the estate. It is crossed only at the edge, and public exposure is an exception approved separately rather than a default.</w:t>
            </w:r>
          </w:p>
        </w:tc>
      </w:tr>
      <w:tr w:rsidR="00A64567" w:rsidRPr="009527A4" w14:paraId="58CD632B" w14:textId="77777777" w:rsidTr="00976556">
        <w:tc>
          <w:tcPr>
            <w:tcW w:w="2405" w:type="dxa"/>
          </w:tcPr>
          <w:p w14:paraId="3AC6F221" w14:textId="65DB9AAF"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Perimeter edge</w:t>
            </w:r>
          </w:p>
        </w:tc>
        <w:tc>
          <w:tcPr>
            <w:tcW w:w="7088" w:type="dxa"/>
          </w:tcPr>
          <w:p w14:paraId="7D43C0EA" w14:textId="34CA1AD8" w:rsidR="00A64567" w:rsidRPr="00F94A76" w:rsidRDefault="00A64567" w:rsidP="003662DB">
            <w:pPr>
              <w:rPr>
                <w:rFonts w:asciiTheme="minorHAnsi" w:hAnsiTheme="minorHAnsi" w:hint="eastAsia"/>
                <w:lang w:eastAsia="en-GB"/>
              </w:rPr>
            </w:pPr>
            <w:r w:rsidRPr="0041138D">
              <w:rPr>
                <w:rFonts w:asciiTheme="minorHAnsi" w:hAnsiTheme="minorHAnsi"/>
                <w:szCs w:val="20"/>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A64567" w:rsidRPr="009527A4" w14:paraId="5F4A5B4B" w14:textId="77777777" w:rsidTr="00976556">
        <w:tc>
          <w:tcPr>
            <w:tcW w:w="2405" w:type="dxa"/>
          </w:tcPr>
          <w:p w14:paraId="5A6248D4" w14:textId="4874A031"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APIM gateway</w:t>
            </w:r>
          </w:p>
        </w:tc>
        <w:tc>
          <w:tcPr>
            <w:tcW w:w="7088" w:type="dxa"/>
          </w:tcPr>
          <w:p w14:paraId="0790CF8D" w14:textId="3D325BD5" w:rsidR="00A64567" w:rsidRPr="00F94A76" w:rsidRDefault="00A64567" w:rsidP="003662DB">
            <w:pPr>
              <w:rPr>
                <w:rFonts w:asciiTheme="minorHAnsi" w:hAnsiTheme="minorHAnsi" w:hint="eastAsia"/>
                <w:lang w:eastAsia="en-GB"/>
              </w:rPr>
            </w:pPr>
            <w:r w:rsidRPr="0041138D">
              <w:rPr>
                <w:rFonts w:asciiTheme="minorHAnsi" w:hAnsiTheme="minorHAnsi"/>
                <w:szCs w:val="20"/>
              </w:rPr>
              <w:t>The single, non-public control point for APIs. It authenticates callers, applies policy, throttling and versioning, and mediates all API traffic. It is internal and is never exposed to the internet directly.</w:t>
            </w:r>
          </w:p>
        </w:tc>
      </w:tr>
      <w:tr w:rsidR="00A64567" w:rsidRPr="009527A4" w14:paraId="46131060" w14:textId="77777777" w:rsidTr="00976556">
        <w:tc>
          <w:tcPr>
            <w:tcW w:w="2405" w:type="dxa"/>
          </w:tcPr>
          <w:p w14:paraId="429D32E6" w14:textId="4FF9C0A9"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Integration platform</w:t>
            </w:r>
          </w:p>
        </w:tc>
        <w:tc>
          <w:tcPr>
            <w:tcW w:w="7088" w:type="dxa"/>
          </w:tcPr>
          <w:p w14:paraId="23B6758D" w14:textId="3B60FBC5" w:rsidR="00A64567" w:rsidRPr="00F94A76" w:rsidRDefault="00A64567" w:rsidP="003662DB">
            <w:pPr>
              <w:rPr>
                <w:rFonts w:asciiTheme="minorHAnsi" w:hAnsiTheme="minorHAnsi" w:hint="eastAsia"/>
                <w:lang w:eastAsia="en-GB"/>
              </w:rPr>
            </w:pPr>
            <w:r w:rsidRPr="0041138D">
              <w:rPr>
                <w:rFonts w:asciiTheme="minorHAnsi" w:hAnsiTheme="minorHAnsi"/>
                <w:szCs w:val="20"/>
              </w:rPr>
              <w:t>The private runtime where integrations execute, providing messaging, eventing, orchestration and lightweight compute. It runs on the private network and is reached only through the gateway or private connectivity.</w:t>
            </w:r>
          </w:p>
        </w:tc>
      </w:tr>
      <w:tr w:rsidR="00A64567" w:rsidRPr="009527A4" w14:paraId="5C965966" w14:textId="77777777" w:rsidTr="00976556">
        <w:tc>
          <w:tcPr>
            <w:tcW w:w="2405" w:type="dxa"/>
          </w:tcPr>
          <w:p w14:paraId="10B1851D" w14:textId="0EF09113" w:rsidR="00A64567" w:rsidRPr="00976556" w:rsidRDefault="00A64567" w:rsidP="003662DB">
            <w:pPr>
              <w:rPr>
                <w:bCs w:val="0"/>
                <w:szCs w:val="20"/>
              </w:rPr>
            </w:pPr>
            <w:r w:rsidRPr="00976556">
              <w:rPr>
                <w:rFonts w:asciiTheme="minorHAnsi" w:hAnsiTheme="minorHAnsi"/>
                <w:bCs w:val="0"/>
                <w:szCs w:val="20"/>
              </w:rPr>
              <w:t>Backends and data</w:t>
            </w:r>
          </w:p>
        </w:tc>
        <w:tc>
          <w:tcPr>
            <w:tcW w:w="7088" w:type="dxa"/>
          </w:tcPr>
          <w:p w14:paraId="054C5645" w14:textId="3DFA3269" w:rsidR="00A64567" w:rsidRPr="0041138D" w:rsidRDefault="00A64567" w:rsidP="003662DB">
            <w:pPr>
              <w:rPr>
                <w:szCs w:val="20"/>
              </w:rPr>
            </w:pPr>
            <w:r w:rsidRPr="0041138D">
              <w:rPr>
                <w:rFonts w:asciiTheme="minorHAnsi" w:hAnsiTheme="minorHAnsi"/>
                <w:szCs w:val="20"/>
              </w:rPr>
              <w:t>Systems of record and the analytical data platform. Both are reached only over private connectivity and authenticated by identity, never on a public path. The data platform is reached across a governed boundary, not on the live operational path.</w:t>
            </w:r>
          </w:p>
        </w:tc>
      </w:tr>
      <w:tr w:rsidR="00A64567" w:rsidRPr="009527A4" w14:paraId="53EE0181" w14:textId="77777777" w:rsidTr="00976556">
        <w:tc>
          <w:tcPr>
            <w:tcW w:w="2405" w:type="dxa"/>
          </w:tcPr>
          <w:p w14:paraId="2D1DFFA4" w14:textId="6CBCA46D" w:rsidR="00A64567" w:rsidRPr="00976556" w:rsidRDefault="00A64567" w:rsidP="003662DB">
            <w:pPr>
              <w:rPr>
                <w:bCs w:val="0"/>
                <w:szCs w:val="20"/>
              </w:rPr>
            </w:pPr>
            <w:r w:rsidRPr="00976556">
              <w:rPr>
                <w:rFonts w:asciiTheme="minorHAnsi" w:hAnsiTheme="minorHAnsi"/>
                <w:bCs w:val="0"/>
                <w:szCs w:val="20"/>
              </w:rPr>
              <w:t>Secrets and certificates</w:t>
            </w:r>
          </w:p>
        </w:tc>
        <w:tc>
          <w:tcPr>
            <w:tcW w:w="7088" w:type="dxa"/>
          </w:tcPr>
          <w:p w14:paraId="72E4F092" w14:textId="1BFCDF63" w:rsidR="00A64567" w:rsidRPr="0041138D" w:rsidRDefault="00A64567" w:rsidP="003662DB">
            <w:pPr>
              <w:rPr>
                <w:szCs w:val="20"/>
              </w:rPr>
            </w:pPr>
            <w:r w:rsidRPr="0041138D">
              <w:rPr>
                <w:rFonts w:asciiTheme="minorHAnsi" w:hAnsiTheme="minorHAnsi"/>
                <w:szCs w:val="20"/>
              </w:rPr>
              <w:t>Held in a managed store and referenced by identity at run time, never copied into configuration or code.</w:t>
            </w:r>
          </w:p>
        </w:tc>
      </w:tr>
    </w:tbl>
    <w:p w14:paraId="2CC63296" w14:textId="77777777" w:rsidR="00C64372" w:rsidRDefault="00C64372" w:rsidP="0041138D">
      <w:pPr>
        <w:spacing w:before="90" w:after="130"/>
        <w:rPr>
          <w:szCs w:val="20"/>
        </w:rPr>
      </w:pPr>
    </w:p>
    <w:p w14:paraId="2B7735AA" w14:textId="77777777" w:rsidR="00A90963" w:rsidRDefault="00A90963" w:rsidP="0041138D">
      <w:pPr>
        <w:spacing w:before="90" w:after="130"/>
        <w:rPr>
          <w:szCs w:val="20"/>
        </w:rPr>
      </w:pPr>
    </w:p>
    <w:p w14:paraId="562FA259" w14:textId="77777777" w:rsidR="00A90963" w:rsidRDefault="00A90963" w:rsidP="0041138D">
      <w:pPr>
        <w:spacing w:before="90" w:after="130"/>
        <w:rPr>
          <w:szCs w:val="20"/>
        </w:rPr>
      </w:pPr>
    </w:p>
    <w:p w14:paraId="3F074EB6" w14:textId="77777777" w:rsidR="00A90963" w:rsidRDefault="00A90963" w:rsidP="0041138D">
      <w:pPr>
        <w:spacing w:before="90" w:after="130"/>
        <w:rPr>
          <w:szCs w:val="20"/>
        </w:rPr>
      </w:pPr>
    </w:p>
    <w:p w14:paraId="0CFCD18F" w14:textId="77777777" w:rsidR="00A90963" w:rsidRDefault="00A90963" w:rsidP="0041138D">
      <w:pPr>
        <w:spacing w:before="90" w:after="130"/>
        <w:rPr>
          <w:szCs w:val="20"/>
        </w:rPr>
      </w:pPr>
    </w:p>
    <w:p w14:paraId="1927E458" w14:textId="77777777" w:rsidR="00A90963" w:rsidRDefault="00A90963" w:rsidP="0041138D">
      <w:pPr>
        <w:spacing w:before="90" w:after="130"/>
        <w:rPr>
          <w:szCs w:val="20"/>
        </w:rPr>
      </w:pPr>
    </w:p>
    <w:p w14:paraId="173C14CF" w14:textId="77777777" w:rsidR="00A90963" w:rsidRDefault="00A90963" w:rsidP="0041138D">
      <w:pPr>
        <w:spacing w:before="90" w:after="130"/>
        <w:rPr>
          <w:szCs w:val="20"/>
        </w:rPr>
      </w:pPr>
    </w:p>
    <w:p w14:paraId="69BF3A8D" w14:textId="7AFEB3AB" w:rsidR="00FE4F0E" w:rsidRPr="00FE4F0E" w:rsidRDefault="0041138D">
      <w:pPr>
        <w:pStyle w:val="Heading2"/>
      </w:pPr>
      <w:bookmarkStart w:id="100" w:name="_Toc239852288"/>
      <w:bookmarkStart w:id="101" w:name="_Toc239980595"/>
      <w:bookmarkStart w:id="102" w:name="_Toc240366836"/>
      <w:r w:rsidRPr="00FE4F0E">
        <w:t>Target Integration Platform</w:t>
      </w:r>
      <w:bookmarkEnd w:id="100"/>
      <w:bookmarkEnd w:id="101"/>
      <w:bookmarkEnd w:id="102"/>
    </w:p>
    <w:p w14:paraId="6AB50A7A" w14:textId="77777777" w:rsidR="00A90963" w:rsidRPr="00A90963" w:rsidRDefault="00A90963" w:rsidP="00A90963"/>
    <w:p w14:paraId="43BB9DED" w14:textId="39C76014" w:rsidR="00E62C5D" w:rsidRDefault="0041138D" w:rsidP="0041138D">
      <w:pPr>
        <w:spacing w:after="120"/>
        <w:rPr>
          <w:del w:id="103" w:author="Joycell Sundararaj - Chaucer" w:date="2026-09-15T13:24:00Z" w16du:dateUtc="2026-09-15T12:24:00Z"/>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standardises on the following Azure Integration Services</w:t>
      </w:r>
      <w:ins w:id="104" w:author="Joycell Sundararaj - Chaucer" w:date="2026-09-15T13:23:00Z" w16du:dateUtc="2026-09-15T12:23:00Z">
        <w:r w:rsidR="007C58B7">
          <w:rPr>
            <w:szCs w:val="20"/>
          </w:rPr>
          <w:t xml:space="preserve"> which have been selected as part of the requireme</w:t>
        </w:r>
      </w:ins>
      <w:ins w:id="105" w:author="Joycell Sundararaj - Chaucer" w:date="2026-09-15T13:24:00Z" w16du:dateUtc="2026-09-15T12:24:00Z">
        <w:r w:rsidR="007C58B7">
          <w:rPr>
            <w:szCs w:val="20"/>
          </w:rPr>
          <w:t>nt</w:t>
        </w:r>
        <w:r w:rsidR="00897E37">
          <w:rPr>
            <w:szCs w:val="20"/>
          </w:rPr>
          <w:t xml:space="preserve">s - </w:t>
        </w:r>
      </w:ins>
      <w:commentRangeStart w:id="106"/>
      <w:commentRangeStart w:id="107"/>
      <w:del w:id="108" w:author="Joycell Sundararaj - Chaucer" w:date="2026-09-15T13:24:00Z" w16du:dateUtc="2026-09-15T12:24:00Z">
        <w:r w:rsidRPr="0041138D" w:rsidDel="00897E37">
          <w:rPr>
            <w:szCs w:val="20"/>
          </w:rPr>
          <w:delText>.</w:delText>
        </w:r>
        <w:r w:rsidRPr="0041138D">
          <w:rPr>
            <w:szCs w:val="20"/>
          </w:rPr>
          <w:delText xml:space="preserve"> </w:delText>
        </w:r>
      </w:del>
      <w:moveFromRangeStart w:id="109" w:author="Joycell Sundararaj - Chaucer" w:date="2026-09-15T13:24:00Z" w:name="move240371071"/>
      <w:moveFrom w:id="110" w:author="Joycell Sundararaj - Chaucer" w:date="2026-09-15T13:24:00Z" w16du:dateUtc="2026-09-15T12:24:00Z">
        <w:r w:rsidRPr="0041138D">
          <w:rPr>
            <w:szCs w:val="20"/>
          </w:rPr>
          <w:t>Delivery teams select from these components and do not introduce alternatives without an excepti</w:t>
        </w:r>
        <w:del w:id="111" w:author="Joycell Sundararaj - Chaucer" w:date="2026-09-15T13:24:00Z" w16du:dateUtc="2026-09-15T12:24:00Z">
          <w:r w:rsidRPr="0041138D">
            <w:rPr>
              <w:szCs w:val="20"/>
            </w:rPr>
            <w:delText>on.</w:delText>
          </w:r>
        </w:del>
      </w:moveFrom>
      <w:moveFromRangeEnd w:id="109"/>
    </w:p>
    <w:p w14:paraId="2F93345E" w14:textId="48898234" w:rsidR="008455D6" w:rsidRDefault="008455D6" w:rsidP="0041138D">
      <w:pPr>
        <w:spacing w:after="120"/>
        <w:rPr>
          <w:ins w:id="112" w:author="Joycell Sundararaj - Chaucer" w:date="2026-09-15T13:24:00Z" w16du:dateUtc="2026-09-15T12:24:00Z"/>
          <w:szCs w:val="20"/>
        </w:rPr>
      </w:pPr>
      <w:r>
        <w:fldChar w:fldCharType="begin"/>
      </w:r>
      <w:ins w:id="113" w:author="Joycell Sundararaj - Chaucer" w:date="2026-09-15T13:24:00Z" w16du:dateUtc="2026-09-15T12:24:00Z">
        <w:r w:rsidR="00355348">
          <w:instrText>HYPERLINK  \l "SIFREQ"</w:instrText>
        </w:r>
      </w:ins>
      <w:del w:id="114" w:author="Joycell Sundararaj - Chaucer" w:date="2026-09-15T13:24:00Z" w16du:dateUtc="2026-09-15T12:24:00Z">
        <w:r w:rsidDel="00355348">
          <w:delInstrText>HYPERLINK \l "SIFREQ"</w:delInstrText>
        </w:r>
      </w:del>
      <w:ins w:id="115" w:author="Joycell Sundararaj - Chaucer" w:date="2026-09-15T13:24:00Z" w16du:dateUtc="2026-09-15T12:24:00Z"/>
      <w:r>
        <w:fldChar w:fldCharType="separate"/>
      </w:r>
      <w:del w:id="116" w:author="Joycell Sundararaj - Chaucer" w:date="2026-09-15T13:24:00Z" w16du:dateUtc="2026-09-15T12:24:00Z">
        <w:r w:rsidRPr="00C1690B" w:rsidDel="00355348">
          <w:rPr>
            <w:rStyle w:val="Hyperlink"/>
            <w:szCs w:val="20"/>
          </w:rPr>
          <w:delText>Source</w:delText>
        </w:r>
        <w:r w:rsidR="00C1690B" w:rsidRPr="00C1690B" w:rsidDel="00355348">
          <w:rPr>
            <w:rStyle w:val="Hyperlink"/>
            <w:szCs w:val="20"/>
          </w:rPr>
          <w:delText xml:space="preserve"> for Azure Component Desing decision</w:delText>
        </w:r>
      </w:del>
      <w:ins w:id="117" w:author="Joycell Sundararaj - Chaucer" w:date="2026-09-15T13:24:00Z" w16du:dateUtc="2026-09-15T12:24:00Z">
        <w:r w:rsidR="00355348">
          <w:rPr>
            <w:rStyle w:val="Hyperlink"/>
            <w:szCs w:val="20"/>
          </w:rPr>
          <w:t>SIF Requirements</w:t>
        </w:r>
      </w:ins>
      <w:r>
        <w:fldChar w:fldCharType="end"/>
      </w:r>
      <w:r w:rsidR="00C1690B">
        <w:rPr>
          <w:szCs w:val="20"/>
        </w:rPr>
        <w:t xml:space="preserve"> </w:t>
      </w:r>
      <w:commentRangeEnd w:id="106"/>
      <w:r w:rsidR="00270C99">
        <w:rPr>
          <w:rStyle w:val="CommentReference"/>
          <w:sz w:val="20"/>
          <w:szCs w:val="20"/>
        </w:rPr>
        <w:commentReference w:id="106"/>
      </w:r>
      <w:commentRangeEnd w:id="107"/>
      <w:r w:rsidR="00FE685F">
        <w:rPr>
          <w:rStyle w:val="CommentReference"/>
          <w:sz w:val="20"/>
          <w:szCs w:val="20"/>
        </w:rPr>
        <w:commentReference w:id="107"/>
      </w:r>
    </w:p>
    <w:p w14:paraId="279F7DF7" w14:textId="72B6855E" w:rsidR="00750AC3" w:rsidRDefault="00750AC3" w:rsidP="00750AC3">
      <w:pPr>
        <w:spacing w:after="120"/>
        <w:rPr>
          <w:del w:id="118" w:author="Joycell Sundararaj - Chaucer" w:date="2026-09-15T13:24:00Z" w16du:dateUtc="2026-09-15T12:24:00Z"/>
          <w:moveTo w:id="119" w:author="Joycell Sundararaj - Chaucer" w:date="2026-09-15T13:24:00Z" w16du:dateUtc="2026-09-15T12:24:00Z"/>
          <w:szCs w:val="20"/>
        </w:rPr>
      </w:pPr>
      <w:moveToRangeStart w:id="120" w:author="Joycell Sundararaj - Chaucer" w:date="2026-09-15T13:24:00Z" w:name="move240371071"/>
      <w:moveTo w:id="121" w:author="Joycell Sundararaj - Chaucer" w:date="2026-09-15T13:24:00Z" w16du:dateUtc="2026-09-15T12:24:00Z">
        <w:r w:rsidRPr="0041138D">
          <w:rPr>
            <w:szCs w:val="20"/>
          </w:rPr>
          <w:t xml:space="preserve">Delivery teams </w:t>
        </w:r>
        <w:del w:id="122" w:author="Joycell Sundararaj - Chaucer" w:date="2026-09-15T13:25:00Z" w16du:dateUtc="2026-09-15T12:25:00Z">
          <w:r w:rsidRPr="0041138D">
            <w:rPr>
              <w:szCs w:val="20"/>
            </w:rPr>
            <w:delText>select</w:delText>
          </w:r>
        </w:del>
      </w:moveTo>
      <w:ins w:id="123" w:author="Joycell Sundararaj - Chaucer" w:date="2026-09-15T13:25:00Z" w16du:dateUtc="2026-09-15T12:25:00Z">
        <w:r w:rsidR="001152DE">
          <w:rPr>
            <w:szCs w:val="20"/>
          </w:rPr>
          <w:t>are expected to select</w:t>
        </w:r>
      </w:ins>
      <w:moveTo w:id="124" w:author="Joycell Sundararaj - Chaucer" w:date="2026-09-15T13:24:00Z" w16du:dateUtc="2026-09-15T12:24:00Z">
        <w:r w:rsidRPr="0041138D">
          <w:rPr>
            <w:szCs w:val="20"/>
          </w:rPr>
          <w:t xml:space="preserve"> from these components and </w:t>
        </w:r>
        <w:del w:id="125" w:author="Joycell Sundararaj - Chaucer" w:date="2026-09-15T13:25:00Z" w16du:dateUtc="2026-09-15T12:25:00Z">
          <w:r w:rsidRPr="0041138D">
            <w:rPr>
              <w:szCs w:val="20"/>
            </w:rPr>
            <w:delText>do not</w:delText>
          </w:r>
        </w:del>
      </w:moveTo>
      <w:ins w:id="126" w:author="Joycell Sundararaj - Chaucer" w:date="2026-09-15T13:25:00Z" w16du:dateUtc="2026-09-15T12:25:00Z">
        <w:r w:rsidR="00CA6AD7">
          <w:rPr>
            <w:szCs w:val="20"/>
          </w:rPr>
          <w:t>are expected to</w:t>
        </w:r>
        <w:r w:rsidRPr="0041138D">
          <w:rPr>
            <w:szCs w:val="20"/>
          </w:rPr>
          <w:t xml:space="preserve"> </w:t>
        </w:r>
        <w:r w:rsidR="00765681">
          <w:rPr>
            <w:szCs w:val="20"/>
          </w:rPr>
          <w:t>implement</w:t>
        </w:r>
        <w:r w:rsidRPr="0041138D">
          <w:rPr>
            <w:szCs w:val="20"/>
          </w:rPr>
          <w:t xml:space="preserve"> </w:t>
        </w:r>
        <w:r w:rsidR="00DF1602">
          <w:rPr>
            <w:szCs w:val="20"/>
          </w:rPr>
          <w:t>integration solutions</w:t>
        </w:r>
        <w:r w:rsidRPr="0041138D">
          <w:rPr>
            <w:szCs w:val="20"/>
          </w:rPr>
          <w:t xml:space="preserve"> </w:t>
        </w:r>
      </w:ins>
      <w:ins w:id="127" w:author="Joycell Sundararaj - Chaucer" w:date="2026-09-15T13:26:00Z" w16du:dateUtc="2026-09-15T12:26:00Z">
        <w:r w:rsidR="003E2BB6">
          <w:rPr>
            <w:szCs w:val="20"/>
          </w:rPr>
          <w:t xml:space="preserve">conforming to </w:t>
        </w:r>
        <w:r w:rsidR="00AE70EA">
          <w:rPr>
            <w:szCs w:val="20"/>
          </w:rPr>
          <w:t xml:space="preserve">Chaucer’s Azure policies and </w:t>
        </w:r>
      </w:ins>
      <w:ins w:id="128" w:author="Joycell Sundararaj - Chaucer" w:date="2026-09-15T13:27:00Z" w16du:dateUtc="2026-09-15T12:27:00Z">
        <w:r w:rsidR="00E72DFE" w:rsidRPr="0041138D">
          <w:rPr>
            <w:szCs w:val="20"/>
          </w:rPr>
          <w:t>Azure Integration Services</w:t>
        </w:r>
        <w:r w:rsidR="00E72DFE">
          <w:rPr>
            <w:szCs w:val="20"/>
          </w:rPr>
          <w:t xml:space="preserve"> </w:t>
        </w:r>
      </w:ins>
      <w:ins w:id="129" w:author="Joycell Sundararaj - Chaucer" w:date="2026-09-15T13:26:00Z" w16du:dateUtc="2026-09-15T12:26:00Z">
        <w:r w:rsidR="00576B10">
          <w:rPr>
            <w:szCs w:val="20"/>
          </w:rPr>
          <w:t>engineering</w:t>
        </w:r>
        <w:r w:rsidR="00AE70EA">
          <w:rPr>
            <w:szCs w:val="20"/>
          </w:rPr>
          <w:t xml:space="preserve"> standards</w:t>
        </w:r>
      </w:ins>
      <w:moveTo w:id="130" w:author="Joycell Sundararaj - Chaucer" w:date="2026-09-15T13:24:00Z" w16du:dateUtc="2026-09-15T12:24:00Z">
        <w:r w:rsidRPr="0041138D">
          <w:rPr>
            <w:szCs w:val="20"/>
          </w:rPr>
          <w:t xml:space="preserve"> introduce</w:t>
        </w:r>
      </w:moveTo>
      <w:ins w:id="131" w:author="Joycell Sundararaj - Chaucer" w:date="2026-09-15T13:28:00Z" w16du:dateUtc="2026-09-15T12:28:00Z">
        <w:r w:rsidR="00AC37FC">
          <w:rPr>
            <w:szCs w:val="20"/>
          </w:rPr>
          <w:t>.</w:t>
        </w:r>
      </w:ins>
      <w:moveTo w:id="132" w:author="Joycell Sundararaj - Chaucer" w:date="2026-09-15T13:24:00Z" w16du:dateUtc="2026-09-15T12:24:00Z">
        <w:r w:rsidRPr="0041138D">
          <w:rPr>
            <w:szCs w:val="20"/>
          </w:rPr>
          <w:t xml:space="preserve"> </w:t>
        </w:r>
      </w:moveTo>
      <w:ins w:id="133" w:author="Joycell Sundararaj - Chaucer" w:date="2026-09-15T13:31:00Z" w16du:dateUtc="2026-09-15T12:31:00Z">
        <w:r w:rsidR="004C4075">
          <w:rPr>
            <w:szCs w:val="20"/>
          </w:rPr>
          <w:fldChar w:fldCharType="begin"/>
        </w:r>
        <w:r w:rsidR="004C4075">
          <w:rPr>
            <w:szCs w:val="20"/>
          </w:rPr>
          <w:instrText>HYPERLINK  \l "_Document_References"</w:instrText>
        </w:r>
        <w:r w:rsidR="004C4075">
          <w:rPr>
            <w:szCs w:val="20"/>
          </w:rPr>
        </w:r>
        <w:r w:rsidR="004C4075">
          <w:rPr>
            <w:szCs w:val="20"/>
          </w:rPr>
          <w:fldChar w:fldCharType="separate"/>
        </w:r>
        <w:r w:rsidR="00C36F07" w:rsidRPr="004C4075">
          <w:rPr>
            <w:rStyle w:val="Hyperlink"/>
            <w:szCs w:val="20"/>
          </w:rPr>
          <w:t>[Ref</w:t>
        </w:r>
        <w:r w:rsidR="00C36F07" w:rsidRPr="004C4075">
          <w:rPr>
            <w:rStyle w:val="Hyperlink"/>
            <w:szCs w:val="20"/>
          </w:rPr>
          <w:t xml:space="preserve"> </w:t>
        </w:r>
        <w:r w:rsidR="00C36F07" w:rsidRPr="004C4075">
          <w:rPr>
            <w:rStyle w:val="Hyperlink"/>
            <w:szCs w:val="20"/>
          </w:rPr>
          <w:t>5, 8]</w:t>
        </w:r>
        <w:r w:rsidR="004C4075">
          <w:rPr>
            <w:szCs w:val="20"/>
          </w:rPr>
          <w:fldChar w:fldCharType="end"/>
        </w:r>
      </w:ins>
      <w:moveTo w:id="134" w:author="Joycell Sundararaj - Chaucer" w:date="2026-09-15T13:24:00Z" w16du:dateUtc="2026-09-15T12:24:00Z">
        <w:del w:id="135" w:author="Joycell Sundararaj - Chaucer" w:date="2026-09-15T13:27:00Z" w16du:dateUtc="2026-09-15T12:27:00Z">
          <w:r w:rsidRPr="0041138D">
            <w:rPr>
              <w:szCs w:val="20"/>
            </w:rPr>
            <w:delText>alternatives without an exception.</w:delText>
          </w:r>
        </w:del>
      </w:moveTo>
    </w:p>
    <w:moveToRangeEnd w:id="120"/>
    <w:p w14:paraId="7F98DB4B" w14:textId="77777777" w:rsidR="00750AC3" w:rsidRDefault="00750AC3" w:rsidP="0041138D">
      <w:pPr>
        <w:spacing w:after="120"/>
        <w:rPr>
          <w:del w:id="136" w:author="Joycell Sundararaj - Chaucer" w:date="2026-09-15T13:28:00Z" w16du:dateUtc="2026-09-15T12:28:00Z"/>
          <w:szCs w:val="20"/>
        </w:rPr>
      </w:pPr>
    </w:p>
    <w:p w14:paraId="4D2F654E" w14:textId="294CCA8A" w:rsidR="00EB3637" w:rsidRDefault="00184562" w:rsidP="0041138D">
      <w:pPr>
        <w:spacing w:after="120"/>
        <w:rPr>
          <w:szCs w:val="20"/>
        </w:rPr>
      </w:pPr>
      <w:del w:id="137" w:author="Joycell Sundararaj - Chaucer" w:date="2026-09-15T13:28:00Z" w16du:dateUtc="2026-09-15T12:28:00Z">
        <w:r>
          <w:fldChar w:fldCharType="begin"/>
        </w:r>
        <w:r>
          <w:delInstrText>HYPERLINK \l "ArchEngStdCloud"</w:delInstrText>
        </w:r>
        <w:r>
          <w:fldChar w:fldCharType="separate"/>
        </w:r>
        <w:r w:rsidRPr="00184562">
          <w:rPr>
            <w:rStyle w:val="Hyperlink"/>
            <w:szCs w:val="20"/>
          </w:rPr>
          <w:delText>Source for Azure P</w:delText>
        </w:r>
        <w:bookmarkStart w:id="138" w:name="_Hlt240371301"/>
        <w:r w:rsidRPr="00184562">
          <w:rPr>
            <w:rStyle w:val="Hyperlink"/>
            <w:szCs w:val="20"/>
          </w:rPr>
          <w:delText>o</w:delText>
        </w:r>
        <w:bookmarkEnd w:id="138"/>
        <w:r w:rsidRPr="00184562">
          <w:rPr>
            <w:rStyle w:val="Hyperlink"/>
            <w:szCs w:val="20"/>
          </w:rPr>
          <w:delText>licy and Standard</w:delText>
        </w:r>
        <w:r>
          <w:fldChar w:fldCharType="end"/>
        </w:r>
      </w:del>
    </w:p>
    <w:tbl>
      <w:tblPr>
        <w:tblStyle w:val="TableGridLight"/>
        <w:tblW w:w="9209" w:type="dxa"/>
        <w:tblLook w:val="04A0" w:firstRow="1" w:lastRow="0" w:firstColumn="1" w:lastColumn="0" w:noHBand="0" w:noVBand="1"/>
      </w:tblPr>
      <w:tblGrid>
        <w:gridCol w:w="1696"/>
        <w:gridCol w:w="2835"/>
        <w:gridCol w:w="2198"/>
        <w:gridCol w:w="2480"/>
      </w:tblGrid>
      <w:tr w:rsidR="00A64567" w:rsidRPr="009527A4" w14:paraId="3AA31672" w14:textId="77777777" w:rsidTr="007A2B8C">
        <w:tc>
          <w:tcPr>
            <w:tcW w:w="169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237432" w14:textId="092F540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Component</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B2D6885" w14:textId="7CC1C8B2" w:rsidR="00A64567" w:rsidRPr="00595998" w:rsidRDefault="00A624E6" w:rsidP="003662DB">
            <w:pPr>
              <w:rPr>
                <w:rFonts w:asciiTheme="minorHAnsi" w:hAnsiTheme="minorHAnsi" w:hint="eastAsia"/>
                <w:b/>
                <w:lang w:eastAsia="en-GB"/>
              </w:rPr>
            </w:pPr>
            <w:r>
              <w:rPr>
                <w:rFonts w:asciiTheme="minorHAnsi" w:hAnsiTheme="minorHAnsi"/>
                <w:b/>
                <w:lang w:eastAsia="en-GB"/>
              </w:rPr>
              <w:t>Systems Integration Framework</w:t>
            </w:r>
            <w:r w:rsidR="00A64567" w:rsidRPr="00A64567" w:rsidDel="00A22181">
              <w:rPr>
                <w:rFonts w:asciiTheme="minorHAnsi" w:hAnsiTheme="minorHAnsi"/>
                <w:b/>
                <w:lang w:eastAsia="en-GB"/>
              </w:rPr>
              <w:t xml:space="preserve"> </w:t>
            </w:r>
            <w:r w:rsidR="00A64567" w:rsidRPr="00A64567">
              <w:rPr>
                <w:rFonts w:asciiTheme="minorHAnsi" w:hAnsiTheme="minorHAnsi"/>
                <w:b/>
                <w:lang w:eastAsia="en-GB"/>
              </w:rPr>
              <w:t>Role</w:t>
            </w:r>
          </w:p>
        </w:tc>
        <w:tc>
          <w:tcPr>
            <w:tcW w:w="219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80FA5A8" w14:textId="33A68646"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Recommended Use</w:t>
            </w:r>
          </w:p>
        </w:tc>
        <w:tc>
          <w:tcPr>
            <w:tcW w:w="248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0B531B17" w14:textId="167A0007"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 Not Use</w:t>
            </w:r>
          </w:p>
        </w:tc>
      </w:tr>
      <w:tr w:rsidR="00A64567" w:rsidRPr="009527A4" w14:paraId="418161A6" w14:textId="77777777" w:rsidTr="00866873">
        <w:tc>
          <w:tcPr>
            <w:tcW w:w="1696" w:type="dxa"/>
            <w:tcBorders>
              <w:top w:val="single" w:sz="4" w:space="0" w:color="000000" w:themeColor="text1"/>
            </w:tcBorders>
            <w:vAlign w:val="center"/>
          </w:tcPr>
          <w:p w14:paraId="1DA0F426" w14:textId="78D02206" w:rsidR="00A64567" w:rsidRPr="00F94A76" w:rsidRDefault="00A64567" w:rsidP="003662DB">
            <w:pPr>
              <w:rPr>
                <w:rFonts w:asciiTheme="minorHAnsi" w:hAnsiTheme="minorHAnsi" w:hint="eastAsia"/>
                <w:lang w:eastAsia="en-GB"/>
              </w:rPr>
            </w:pPr>
            <w:r w:rsidRPr="0041138D">
              <w:rPr>
                <w:rFonts w:asciiTheme="minorHAnsi" w:hAnsiTheme="minorHAnsi"/>
                <w:szCs w:val="20"/>
              </w:rPr>
              <w:t>Azure API Management</w:t>
            </w:r>
          </w:p>
        </w:tc>
        <w:tc>
          <w:tcPr>
            <w:tcW w:w="2835" w:type="dxa"/>
            <w:tcBorders>
              <w:top w:val="single" w:sz="4" w:space="0" w:color="000000" w:themeColor="text1"/>
            </w:tcBorders>
            <w:vAlign w:val="center"/>
          </w:tcPr>
          <w:p w14:paraId="42C31C63" w14:textId="63B63A16" w:rsidR="00A64567" w:rsidRPr="00F94A76" w:rsidRDefault="00A64567" w:rsidP="003662DB">
            <w:pPr>
              <w:rPr>
                <w:rFonts w:asciiTheme="minorHAnsi" w:hAnsiTheme="minorHAnsi" w:hint="eastAsia"/>
                <w:lang w:eastAsia="en-GB"/>
              </w:rPr>
            </w:pPr>
            <w:r w:rsidRPr="0041138D">
              <w:rPr>
                <w:rFonts w:asciiTheme="minorHAnsi" w:hAnsiTheme="minorHAnsi"/>
                <w:szCs w:val="20"/>
              </w:rPr>
              <w:t>Enterprise API gateway and single API ingress point</w:t>
            </w:r>
          </w:p>
        </w:tc>
        <w:tc>
          <w:tcPr>
            <w:tcW w:w="2198" w:type="dxa"/>
            <w:tcBorders>
              <w:top w:val="single" w:sz="4" w:space="0" w:color="000000" w:themeColor="text1"/>
            </w:tcBorders>
            <w:vAlign w:val="center"/>
          </w:tcPr>
          <w:p w14:paraId="5224DFD9" w14:textId="60DF4C36" w:rsidR="00A64567" w:rsidRPr="00F94A76" w:rsidRDefault="00A64567" w:rsidP="003662DB">
            <w:pPr>
              <w:rPr>
                <w:rFonts w:asciiTheme="minorHAnsi" w:hAnsiTheme="minorHAnsi" w:hint="eastAsia"/>
                <w:lang w:eastAsia="en-GB"/>
              </w:rPr>
            </w:pPr>
            <w:r w:rsidRPr="0041138D">
              <w:rPr>
                <w:rFonts w:asciiTheme="minorHAnsi" w:hAnsiTheme="minorHAnsi"/>
                <w:szCs w:val="20"/>
              </w:rPr>
              <w:t>Exposing REST APIs to internal systems, vendors, applications, or digital channels</w:t>
            </w:r>
          </w:p>
        </w:tc>
        <w:tc>
          <w:tcPr>
            <w:tcW w:w="2480" w:type="dxa"/>
            <w:tcBorders>
              <w:top w:val="single" w:sz="4" w:space="0" w:color="000000" w:themeColor="text1"/>
            </w:tcBorders>
            <w:vAlign w:val="center"/>
          </w:tcPr>
          <w:p w14:paraId="6BAC7886" w14:textId="717B94DF" w:rsidR="00A64567" w:rsidRPr="00F94A76" w:rsidRDefault="00A64567" w:rsidP="003662DB">
            <w:pPr>
              <w:rPr>
                <w:rFonts w:asciiTheme="minorHAnsi" w:hAnsiTheme="minorHAnsi" w:hint="eastAsia"/>
                <w:lang w:eastAsia="en-GB"/>
              </w:rPr>
            </w:pPr>
            <w:r w:rsidRPr="0041138D">
              <w:rPr>
                <w:rFonts w:asciiTheme="minorHAnsi" w:hAnsiTheme="minorHAnsi"/>
                <w:szCs w:val="20"/>
              </w:rPr>
              <w:t>For long-running business processes or data transformation pipelines</w:t>
            </w:r>
          </w:p>
        </w:tc>
      </w:tr>
      <w:tr w:rsidR="00A64567" w:rsidRPr="009527A4" w14:paraId="626EB9F5" w14:textId="77777777">
        <w:tc>
          <w:tcPr>
            <w:tcW w:w="1696" w:type="dxa"/>
            <w:vAlign w:val="center"/>
          </w:tcPr>
          <w:p w14:paraId="1B8BF1AD" w14:textId="2D0B2660" w:rsidR="00A64567" w:rsidRPr="00F94A76" w:rsidRDefault="00A64567" w:rsidP="003662DB">
            <w:pPr>
              <w:rPr>
                <w:rFonts w:asciiTheme="minorHAnsi" w:hAnsiTheme="minorHAnsi" w:hint="eastAsia"/>
                <w:lang w:eastAsia="en-GB"/>
              </w:rPr>
            </w:pPr>
            <w:r w:rsidRPr="0041138D">
              <w:rPr>
                <w:rFonts w:asciiTheme="minorHAnsi" w:hAnsiTheme="minorHAnsi"/>
                <w:szCs w:val="20"/>
              </w:rPr>
              <w:t>Azure Logic Apps</w:t>
            </w:r>
          </w:p>
        </w:tc>
        <w:tc>
          <w:tcPr>
            <w:tcW w:w="2835" w:type="dxa"/>
            <w:vAlign w:val="center"/>
          </w:tcPr>
          <w:p w14:paraId="62C3418D" w14:textId="1FCBF1FD" w:rsidR="00A64567" w:rsidRPr="00F94A76" w:rsidRDefault="00A64567" w:rsidP="003662DB">
            <w:pPr>
              <w:rPr>
                <w:rFonts w:asciiTheme="minorHAnsi" w:hAnsiTheme="minorHAnsi" w:hint="eastAsia"/>
                <w:lang w:eastAsia="en-GB"/>
              </w:rPr>
            </w:pPr>
            <w:r w:rsidRPr="0041138D">
              <w:rPr>
                <w:rFonts w:asciiTheme="minorHAnsi" w:hAnsiTheme="minorHAnsi"/>
                <w:szCs w:val="20"/>
              </w:rPr>
              <w:t>Workflow orchestration and cross-system process coordination</w:t>
            </w:r>
          </w:p>
        </w:tc>
        <w:tc>
          <w:tcPr>
            <w:tcW w:w="2198" w:type="dxa"/>
            <w:vAlign w:val="center"/>
          </w:tcPr>
          <w:p w14:paraId="77B6B7E7" w14:textId="6E0F4AD4" w:rsidR="00A64567" w:rsidRPr="00F94A76" w:rsidRDefault="00A64567" w:rsidP="003662DB">
            <w:pPr>
              <w:rPr>
                <w:rFonts w:asciiTheme="minorHAnsi" w:hAnsiTheme="minorHAnsi" w:hint="eastAsia"/>
                <w:lang w:eastAsia="en-GB"/>
              </w:rPr>
            </w:pPr>
            <w:r w:rsidRPr="0041138D">
              <w:rPr>
                <w:rFonts w:asciiTheme="minorHAnsi" w:hAnsiTheme="minorHAnsi"/>
                <w:szCs w:val="20"/>
              </w:rPr>
              <w:t>Multi-step integrations, long-running workflows, connector-based automation, exception paths</w:t>
            </w:r>
          </w:p>
        </w:tc>
        <w:tc>
          <w:tcPr>
            <w:tcW w:w="2480" w:type="dxa"/>
            <w:vAlign w:val="center"/>
          </w:tcPr>
          <w:p w14:paraId="37BA1886" w14:textId="5BB691A3" w:rsidR="00A64567" w:rsidRPr="00F94A76" w:rsidRDefault="00A64567" w:rsidP="003662DB">
            <w:pPr>
              <w:rPr>
                <w:rFonts w:asciiTheme="minorHAnsi" w:hAnsiTheme="minorHAnsi" w:hint="eastAsia"/>
                <w:lang w:eastAsia="en-GB"/>
              </w:rPr>
            </w:pPr>
            <w:r w:rsidRPr="0041138D">
              <w:rPr>
                <w:rFonts w:asciiTheme="minorHAnsi" w:hAnsiTheme="minorHAnsi"/>
                <w:szCs w:val="20"/>
              </w:rPr>
              <w:t>For low-level compute-heavy logic or high-throughput streaming</w:t>
            </w:r>
          </w:p>
        </w:tc>
      </w:tr>
      <w:tr w:rsidR="00A64567" w:rsidRPr="009527A4" w14:paraId="1502BD47" w14:textId="77777777">
        <w:tc>
          <w:tcPr>
            <w:tcW w:w="1696" w:type="dxa"/>
            <w:vAlign w:val="center"/>
          </w:tcPr>
          <w:p w14:paraId="4CE0D9A0" w14:textId="05FE0657" w:rsidR="00A64567" w:rsidRPr="00F94A76" w:rsidRDefault="00A64567" w:rsidP="003662DB">
            <w:pPr>
              <w:rPr>
                <w:rFonts w:asciiTheme="minorHAnsi" w:hAnsiTheme="minorHAnsi" w:hint="eastAsia"/>
                <w:lang w:eastAsia="en-GB"/>
              </w:rPr>
            </w:pPr>
            <w:r w:rsidRPr="0041138D">
              <w:rPr>
                <w:rFonts w:asciiTheme="minorHAnsi" w:hAnsiTheme="minorHAnsi"/>
                <w:szCs w:val="20"/>
              </w:rPr>
              <w:t>Azure Service Bus</w:t>
            </w:r>
          </w:p>
        </w:tc>
        <w:tc>
          <w:tcPr>
            <w:tcW w:w="2835" w:type="dxa"/>
            <w:vAlign w:val="center"/>
          </w:tcPr>
          <w:p w14:paraId="69099EFF" w14:textId="7D45EF33" w:rsidR="00A64567" w:rsidRPr="00F94A76" w:rsidRDefault="00A64567" w:rsidP="003662DB">
            <w:pPr>
              <w:rPr>
                <w:rFonts w:asciiTheme="minorHAnsi" w:hAnsiTheme="minorHAnsi" w:hint="eastAsia"/>
                <w:lang w:eastAsia="en-GB"/>
              </w:rPr>
            </w:pPr>
            <w:r w:rsidRPr="0041138D">
              <w:rPr>
                <w:rFonts w:asciiTheme="minorHAnsi" w:hAnsiTheme="minorHAnsi"/>
                <w:szCs w:val="20"/>
              </w:rPr>
              <w:t>Reliable enterprise messaging</w:t>
            </w:r>
          </w:p>
        </w:tc>
        <w:tc>
          <w:tcPr>
            <w:tcW w:w="2198" w:type="dxa"/>
            <w:vAlign w:val="center"/>
          </w:tcPr>
          <w:p w14:paraId="31258E9B" w14:textId="7EF66F2F"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 commands, queues, topics, retries, dead-letter handling</w:t>
            </w:r>
          </w:p>
        </w:tc>
        <w:tc>
          <w:tcPr>
            <w:tcW w:w="2480" w:type="dxa"/>
            <w:vAlign w:val="center"/>
          </w:tcPr>
          <w:p w14:paraId="08DC8E5A" w14:textId="4F14616C" w:rsidR="00A64567" w:rsidRPr="00F94A76" w:rsidRDefault="00A64567" w:rsidP="003662DB">
            <w:pPr>
              <w:rPr>
                <w:rFonts w:asciiTheme="minorHAnsi" w:hAnsiTheme="minorHAnsi" w:hint="eastAsia"/>
                <w:lang w:eastAsia="en-GB"/>
              </w:rPr>
            </w:pPr>
            <w:r w:rsidRPr="0041138D">
              <w:rPr>
                <w:rFonts w:asciiTheme="minorHAnsi" w:hAnsiTheme="minorHAnsi"/>
                <w:szCs w:val="20"/>
              </w:rPr>
              <w:t>For lightweight notifications where message state is not required</w:t>
            </w:r>
          </w:p>
        </w:tc>
      </w:tr>
      <w:tr w:rsidR="00A64567" w:rsidRPr="009527A4" w14:paraId="11401918" w14:textId="77777777">
        <w:tc>
          <w:tcPr>
            <w:tcW w:w="1696" w:type="dxa"/>
            <w:vAlign w:val="center"/>
          </w:tcPr>
          <w:p w14:paraId="2524031E" w14:textId="5BEA561B" w:rsidR="00A64567" w:rsidRPr="00F94A76" w:rsidRDefault="00A64567" w:rsidP="003662DB">
            <w:pPr>
              <w:rPr>
                <w:rFonts w:asciiTheme="minorHAnsi" w:hAnsiTheme="minorHAnsi" w:hint="eastAsia"/>
                <w:lang w:eastAsia="en-GB"/>
              </w:rPr>
            </w:pPr>
            <w:r w:rsidRPr="0041138D">
              <w:rPr>
                <w:rFonts w:asciiTheme="minorHAnsi" w:hAnsiTheme="minorHAnsi"/>
                <w:szCs w:val="20"/>
              </w:rPr>
              <w:t>Azure Event Grid</w:t>
            </w:r>
          </w:p>
        </w:tc>
        <w:tc>
          <w:tcPr>
            <w:tcW w:w="2835" w:type="dxa"/>
            <w:vAlign w:val="center"/>
          </w:tcPr>
          <w:p w14:paraId="719863D2" w14:textId="47F63CE6" w:rsidR="00A64567" w:rsidRPr="00F94A76" w:rsidRDefault="00A64567" w:rsidP="003662DB">
            <w:pPr>
              <w:rPr>
                <w:rFonts w:asciiTheme="minorHAnsi" w:hAnsiTheme="minorHAnsi" w:hint="eastAsia"/>
                <w:lang w:eastAsia="en-GB"/>
              </w:rPr>
            </w:pPr>
            <w:r w:rsidRPr="0041138D">
              <w:rPr>
                <w:rFonts w:asciiTheme="minorHAnsi" w:hAnsiTheme="minorHAnsi"/>
                <w:szCs w:val="20"/>
              </w:rPr>
              <w:t>Event notification and reactive event routing</w:t>
            </w:r>
          </w:p>
        </w:tc>
        <w:tc>
          <w:tcPr>
            <w:tcW w:w="2198" w:type="dxa"/>
            <w:vAlign w:val="center"/>
          </w:tcPr>
          <w:p w14:paraId="7E3A6BE4" w14:textId="4C8B1D65" w:rsidR="00A64567" w:rsidRPr="00F94A76" w:rsidRDefault="00A64567" w:rsidP="003662DB">
            <w:pPr>
              <w:rPr>
                <w:rFonts w:asciiTheme="minorHAnsi" w:hAnsiTheme="minorHAnsi" w:hint="eastAsia"/>
                <w:lang w:eastAsia="en-GB"/>
              </w:rPr>
            </w:pPr>
            <w:r w:rsidRPr="0041138D">
              <w:rPr>
                <w:rFonts w:asciiTheme="minorHAnsi" w:hAnsiTheme="minorHAnsi"/>
                <w:szCs w:val="20"/>
              </w:rPr>
              <w:t>Resource/event notifications, event fan-out, near-real-time triggers</w:t>
            </w:r>
          </w:p>
        </w:tc>
        <w:tc>
          <w:tcPr>
            <w:tcW w:w="2480" w:type="dxa"/>
            <w:vAlign w:val="center"/>
          </w:tcPr>
          <w:p w14:paraId="224A0CBB" w14:textId="0FF37D5E" w:rsidR="00A64567" w:rsidRPr="00F94A76" w:rsidRDefault="00A64567" w:rsidP="003662DB">
            <w:pPr>
              <w:rPr>
                <w:rFonts w:asciiTheme="minorHAnsi" w:hAnsiTheme="minorHAnsi" w:hint="eastAsia"/>
                <w:lang w:eastAsia="en-GB"/>
              </w:rPr>
            </w:pPr>
            <w:r w:rsidRPr="0041138D">
              <w:rPr>
                <w:rFonts w:asciiTheme="minorHAnsi" w:hAnsiTheme="minorHAnsi"/>
                <w:szCs w:val="20"/>
              </w:rPr>
              <w:t>For ordered business messaging or complex message settlement</w:t>
            </w:r>
          </w:p>
        </w:tc>
      </w:tr>
      <w:tr w:rsidR="00A64567" w:rsidRPr="009527A4" w14:paraId="21252652" w14:textId="77777777">
        <w:tc>
          <w:tcPr>
            <w:tcW w:w="1696" w:type="dxa"/>
            <w:vAlign w:val="center"/>
          </w:tcPr>
          <w:p w14:paraId="6EC6D70D" w14:textId="293BE57E" w:rsidR="00A64567" w:rsidRPr="0041138D" w:rsidRDefault="00A64567" w:rsidP="003662DB">
            <w:pPr>
              <w:rPr>
                <w:szCs w:val="20"/>
              </w:rPr>
            </w:pPr>
            <w:r w:rsidRPr="0041138D">
              <w:rPr>
                <w:rFonts w:asciiTheme="minorHAnsi" w:hAnsiTheme="minorHAnsi"/>
                <w:szCs w:val="20"/>
              </w:rPr>
              <w:t>Azure Event Hubs</w:t>
            </w:r>
          </w:p>
        </w:tc>
        <w:tc>
          <w:tcPr>
            <w:tcW w:w="2835" w:type="dxa"/>
            <w:vAlign w:val="center"/>
          </w:tcPr>
          <w:p w14:paraId="5D350B73" w14:textId="79DFD41C" w:rsidR="00A64567" w:rsidRPr="0041138D" w:rsidRDefault="00A64567" w:rsidP="003662DB">
            <w:pPr>
              <w:rPr>
                <w:szCs w:val="20"/>
              </w:rPr>
            </w:pPr>
            <w:r w:rsidRPr="0041138D">
              <w:rPr>
                <w:rFonts w:asciiTheme="minorHAnsi" w:hAnsiTheme="minorHAnsi"/>
                <w:szCs w:val="20"/>
              </w:rPr>
              <w:t>High-throughput event streaming</w:t>
            </w:r>
          </w:p>
        </w:tc>
        <w:tc>
          <w:tcPr>
            <w:tcW w:w="2198" w:type="dxa"/>
            <w:vAlign w:val="center"/>
          </w:tcPr>
          <w:p w14:paraId="57053330" w14:textId="1AD91F00" w:rsidR="00A64567" w:rsidRPr="0041138D" w:rsidRDefault="00A64567" w:rsidP="003662DB">
            <w:pPr>
              <w:rPr>
                <w:szCs w:val="20"/>
              </w:rPr>
            </w:pPr>
            <w:r w:rsidRPr="0041138D">
              <w:rPr>
                <w:rFonts w:asciiTheme="minorHAnsi" w:hAnsiTheme="minorHAnsi"/>
                <w:szCs w:val="20"/>
              </w:rPr>
              <w:t>Telemetry, high-volume event ingestion, streaming analytics</w:t>
            </w:r>
          </w:p>
        </w:tc>
        <w:tc>
          <w:tcPr>
            <w:tcW w:w="2480" w:type="dxa"/>
            <w:vAlign w:val="center"/>
          </w:tcPr>
          <w:p w14:paraId="7D898E4D" w14:textId="1686FAF9" w:rsidR="00A64567" w:rsidRPr="0041138D" w:rsidRDefault="00A64567" w:rsidP="003662DB">
            <w:pPr>
              <w:rPr>
                <w:szCs w:val="20"/>
              </w:rPr>
            </w:pPr>
            <w:r w:rsidRPr="0041138D">
              <w:rPr>
                <w:rFonts w:asciiTheme="minorHAnsi" w:hAnsiTheme="minorHAnsi"/>
                <w:szCs w:val="20"/>
              </w:rPr>
              <w:t>For command-style workflow messaging or request/response integration</w:t>
            </w:r>
          </w:p>
        </w:tc>
      </w:tr>
      <w:tr w:rsidR="00A64567" w:rsidRPr="009527A4" w14:paraId="549F0AC5" w14:textId="77777777">
        <w:tc>
          <w:tcPr>
            <w:tcW w:w="1696" w:type="dxa"/>
            <w:vAlign w:val="center"/>
          </w:tcPr>
          <w:p w14:paraId="4E336A56" w14:textId="746D0D3E" w:rsidR="00A64567" w:rsidRPr="0041138D" w:rsidRDefault="00A64567" w:rsidP="003662DB">
            <w:pPr>
              <w:rPr>
                <w:szCs w:val="20"/>
              </w:rPr>
            </w:pPr>
            <w:r w:rsidRPr="0041138D">
              <w:rPr>
                <w:rFonts w:asciiTheme="minorHAnsi" w:hAnsiTheme="minorHAnsi"/>
                <w:szCs w:val="20"/>
              </w:rPr>
              <w:t>Azure Functions</w:t>
            </w:r>
          </w:p>
        </w:tc>
        <w:tc>
          <w:tcPr>
            <w:tcW w:w="2835" w:type="dxa"/>
            <w:vAlign w:val="center"/>
          </w:tcPr>
          <w:p w14:paraId="2583436E" w14:textId="16A1F006" w:rsidR="00A64567" w:rsidRPr="0041138D" w:rsidRDefault="00A64567" w:rsidP="003662DB">
            <w:pPr>
              <w:rPr>
                <w:szCs w:val="20"/>
              </w:rPr>
            </w:pPr>
            <w:r w:rsidRPr="0041138D">
              <w:rPr>
                <w:rFonts w:asciiTheme="minorHAnsi" w:hAnsiTheme="minorHAnsi"/>
                <w:szCs w:val="20"/>
              </w:rPr>
              <w:t>Low-level implementation logic</w:t>
            </w:r>
          </w:p>
        </w:tc>
        <w:tc>
          <w:tcPr>
            <w:tcW w:w="2198" w:type="dxa"/>
            <w:vAlign w:val="center"/>
          </w:tcPr>
          <w:p w14:paraId="37BE92CD" w14:textId="5D81CA41" w:rsidR="00A64567" w:rsidRPr="00D76F54" w:rsidRDefault="00A64567" w:rsidP="003662DB">
            <w:pPr>
              <w:rPr>
                <w:rFonts w:asciiTheme="minorHAnsi" w:hAnsiTheme="minorHAnsi" w:hint="eastAsia"/>
                <w:szCs w:val="20"/>
              </w:rPr>
            </w:pPr>
            <w:r w:rsidRPr="00D76F54">
              <w:rPr>
                <w:rFonts w:asciiTheme="minorHAnsi" w:hAnsiTheme="minorHAnsi"/>
                <w:szCs w:val="20"/>
              </w:rPr>
              <w:t>Lightweight code extensions, transformation helpers, protocol adapters, custom validation</w:t>
            </w:r>
          </w:p>
        </w:tc>
        <w:tc>
          <w:tcPr>
            <w:tcW w:w="2480" w:type="dxa"/>
            <w:vAlign w:val="center"/>
          </w:tcPr>
          <w:p w14:paraId="5D978502" w14:textId="77777777" w:rsidR="00265D0A" w:rsidRPr="00D76F54" w:rsidRDefault="00265D0A" w:rsidP="00265D0A">
            <w:pPr>
              <w:rPr>
                <w:rFonts w:asciiTheme="minorHAnsi" w:hAnsiTheme="minorHAnsi" w:hint="eastAsia"/>
                <w:szCs w:val="20"/>
                <w:lang w:val="en-IN"/>
              </w:rPr>
            </w:pPr>
            <w:r w:rsidRPr="00D76F54">
              <w:rPr>
                <w:rFonts w:asciiTheme="minorHAnsi" w:hAnsiTheme="minorHAnsi"/>
                <w:szCs w:val="20"/>
                <w:lang w:val="en-IN"/>
              </w:rPr>
              <w:t>As the default orchestration engine or business process owner (plain Functions chained into hidden orchestration). Azure Durable Functions is permitted only as an explicit, declared orchestrator under the Orchestration Patterns selection criteria.</w:t>
            </w:r>
          </w:p>
          <w:p w14:paraId="25129306" w14:textId="06202A5A" w:rsidR="00A64567" w:rsidRPr="00D76F54" w:rsidRDefault="00A64567" w:rsidP="003662DB">
            <w:pPr>
              <w:rPr>
                <w:rFonts w:asciiTheme="minorHAnsi" w:hAnsiTheme="minorHAnsi" w:hint="eastAsia"/>
                <w:szCs w:val="20"/>
              </w:rPr>
            </w:pPr>
          </w:p>
        </w:tc>
      </w:tr>
      <w:tr w:rsidR="00A64567" w:rsidRPr="009527A4" w14:paraId="76A440F0" w14:textId="77777777">
        <w:tc>
          <w:tcPr>
            <w:tcW w:w="1696" w:type="dxa"/>
            <w:vAlign w:val="center"/>
          </w:tcPr>
          <w:p w14:paraId="3E463AE3" w14:textId="165C3AEA" w:rsidR="00A64567" w:rsidRPr="0041138D" w:rsidRDefault="00A64567" w:rsidP="003662DB">
            <w:pPr>
              <w:rPr>
                <w:szCs w:val="20"/>
              </w:rPr>
            </w:pPr>
            <w:r w:rsidRPr="0041138D">
              <w:rPr>
                <w:rFonts w:asciiTheme="minorHAnsi" w:hAnsiTheme="minorHAnsi"/>
                <w:szCs w:val="20"/>
              </w:rPr>
              <w:t>Azure Data Factory / Data Platform</w:t>
            </w:r>
          </w:p>
        </w:tc>
        <w:tc>
          <w:tcPr>
            <w:tcW w:w="2835" w:type="dxa"/>
            <w:vAlign w:val="center"/>
          </w:tcPr>
          <w:p w14:paraId="274DF793" w14:textId="6B4CE312" w:rsidR="00A64567" w:rsidRPr="0041138D" w:rsidRDefault="00A64567" w:rsidP="003662DB">
            <w:pPr>
              <w:rPr>
                <w:szCs w:val="20"/>
              </w:rPr>
            </w:pPr>
            <w:r w:rsidRPr="0041138D">
              <w:rPr>
                <w:rFonts w:asciiTheme="minorHAnsi" w:hAnsiTheme="minorHAnsi"/>
                <w:szCs w:val="20"/>
              </w:rPr>
              <w:t>Data ingestion and analytical pipeline orchestration</w:t>
            </w:r>
          </w:p>
        </w:tc>
        <w:tc>
          <w:tcPr>
            <w:tcW w:w="2198" w:type="dxa"/>
            <w:vAlign w:val="center"/>
          </w:tcPr>
          <w:p w14:paraId="751F8576" w14:textId="7FB00EFD" w:rsidR="00A64567" w:rsidRPr="0041138D" w:rsidRDefault="00A64567" w:rsidP="003662DB">
            <w:pPr>
              <w:rPr>
                <w:szCs w:val="20"/>
              </w:rPr>
            </w:pPr>
            <w:r w:rsidRPr="0041138D">
              <w:rPr>
                <w:rFonts w:asciiTheme="minorHAnsi" w:hAnsiTheme="minorHAnsi"/>
                <w:szCs w:val="20"/>
              </w:rPr>
              <w:t>Batch/ELT, Snowflake loading, analytical data movement</w:t>
            </w:r>
          </w:p>
        </w:tc>
        <w:tc>
          <w:tcPr>
            <w:tcW w:w="2480" w:type="dxa"/>
            <w:vAlign w:val="center"/>
          </w:tcPr>
          <w:p w14:paraId="554FEF82" w14:textId="203BFE04" w:rsidR="00A64567" w:rsidRPr="0041138D" w:rsidRDefault="00A64567" w:rsidP="003662DB">
            <w:pPr>
              <w:rPr>
                <w:szCs w:val="20"/>
              </w:rPr>
            </w:pPr>
            <w:r w:rsidRPr="0041138D">
              <w:rPr>
                <w:rFonts w:asciiTheme="minorHAnsi" w:hAnsiTheme="minorHAnsi"/>
                <w:szCs w:val="20"/>
              </w:rPr>
              <w:t>Real-time operational integration or transient system-to-system messaging</w:t>
            </w:r>
          </w:p>
        </w:tc>
      </w:tr>
    </w:tbl>
    <w:p w14:paraId="7BF63A31" w14:textId="77777777" w:rsidR="00E62C5D" w:rsidRDefault="00E62C5D" w:rsidP="0041138D">
      <w:pPr>
        <w:spacing w:after="120"/>
        <w:rPr>
          <w:szCs w:val="20"/>
        </w:rPr>
      </w:pPr>
    </w:p>
    <w:p w14:paraId="7F12944A" w14:textId="77777777" w:rsidR="00FE4F0E" w:rsidRPr="0041138D" w:rsidRDefault="00FE4F0E" w:rsidP="0041138D">
      <w:pPr>
        <w:spacing w:after="120"/>
        <w:rPr>
          <w:szCs w:val="20"/>
        </w:rPr>
      </w:pPr>
    </w:p>
    <w:p w14:paraId="6C9C4930" w14:textId="0789691F" w:rsidR="00FE4F0E" w:rsidRDefault="0041138D">
      <w:pPr>
        <w:pStyle w:val="Heading1"/>
        <w:ind w:left="431" w:hanging="431"/>
      </w:pPr>
      <w:bookmarkStart w:id="139" w:name="_Choosing_an_Integration"/>
      <w:bookmarkStart w:id="140" w:name="_Toc239852289"/>
      <w:bookmarkStart w:id="141" w:name="_Toc239980596"/>
      <w:bookmarkStart w:id="142" w:name="_Toc240366837"/>
      <w:bookmarkEnd w:id="139"/>
      <w:r w:rsidRPr="006F79A8">
        <w:t>Choosing an Integration Pattern</w:t>
      </w:r>
      <w:bookmarkEnd w:id="140"/>
      <w:bookmarkEnd w:id="141"/>
      <w:bookmarkEnd w:id="142"/>
    </w:p>
    <w:p w14:paraId="598C52C1" w14:textId="77777777" w:rsidR="003871B6" w:rsidRPr="003871B6" w:rsidRDefault="003871B6" w:rsidP="003871B6"/>
    <w:p w14:paraId="3D62769F" w14:textId="3FCC19B6" w:rsidR="00E62C5D" w:rsidRDefault="0041138D" w:rsidP="0041138D">
      <w:pPr>
        <w:spacing w:after="120"/>
        <w:rPr>
          <w:szCs w:val="20"/>
        </w:rPr>
      </w:pPr>
      <w:r w:rsidRPr="0041138D">
        <w:rPr>
          <w:szCs w:val="20"/>
        </w:rPr>
        <w:t xml:space="preserve">For a leadership or high-level view, the primary decision matrix in </w:t>
      </w:r>
      <w:r w:rsidR="00363CBA">
        <w:rPr>
          <w:szCs w:val="20"/>
        </w:rPr>
        <w:t>7</w:t>
      </w:r>
      <w:r w:rsidRPr="0041138D">
        <w:rPr>
          <w:szCs w:val="20"/>
        </w:rPr>
        <w:t xml:space="preserve">.1 and the common use cases in </w:t>
      </w:r>
      <w:r w:rsidR="00363CBA">
        <w:rPr>
          <w:szCs w:val="20"/>
        </w:rPr>
        <w:t>7</w:t>
      </w:r>
      <w:r w:rsidRPr="0041138D">
        <w:rPr>
          <w:szCs w:val="20"/>
        </w:rPr>
        <w:t xml:space="preserve">.2 provide a concise view of the approved integration styles. </w:t>
      </w:r>
      <w:r w:rsidR="00F633A8">
        <w:rPr>
          <w:szCs w:val="20"/>
        </w:rPr>
        <w:br/>
      </w:r>
      <w:r w:rsidR="00F633A8">
        <w:rPr>
          <w:szCs w:val="20"/>
        </w:rPr>
        <w:br/>
      </w:r>
      <w:r w:rsidRPr="0041138D">
        <w:rPr>
          <w:szCs w:val="20"/>
        </w:rPr>
        <w:t xml:space="preserve">For architecture and delivery teams, the decision tree in </w:t>
      </w:r>
      <w:r w:rsidR="00363CBA">
        <w:rPr>
          <w:szCs w:val="20"/>
        </w:rPr>
        <w:t>7</w:t>
      </w:r>
      <w:r w:rsidRPr="0041138D">
        <w:rPr>
          <w:szCs w:val="20"/>
        </w:rPr>
        <w:t xml:space="preserve">.3 supports pattern selection, while the worked example in </w:t>
      </w:r>
      <w:r w:rsidR="00363CBA">
        <w:rPr>
          <w:szCs w:val="20"/>
        </w:rPr>
        <w:t>7</w:t>
      </w:r>
      <w:r w:rsidRPr="0041138D">
        <w:rPr>
          <w:szCs w:val="20"/>
        </w:rPr>
        <w:t xml:space="preserve">.4 illustrates the application of the framework. The enterprise pattern catalogue in Section </w:t>
      </w:r>
      <w:r w:rsidR="00363CBA">
        <w:rPr>
          <w:szCs w:val="20"/>
        </w:rPr>
        <w:t>8</w:t>
      </w:r>
      <w:r w:rsidRPr="0041138D">
        <w:rPr>
          <w:szCs w:val="20"/>
        </w:rPr>
        <w:t xml:space="preserve"> provides the detailed specification of each pattern.</w:t>
      </w:r>
    </w:p>
    <w:tbl>
      <w:tblPr>
        <w:tblStyle w:val="TableGridLight"/>
        <w:tblW w:w="8926" w:type="dxa"/>
        <w:tblLook w:val="04A0" w:firstRow="1" w:lastRow="0" w:firstColumn="1" w:lastColumn="0" w:noHBand="0" w:noVBand="1"/>
      </w:tblPr>
      <w:tblGrid>
        <w:gridCol w:w="2405"/>
        <w:gridCol w:w="3544"/>
        <w:gridCol w:w="2977"/>
      </w:tblGrid>
      <w:tr w:rsidR="00A64567" w:rsidRPr="009527A4" w14:paraId="27FE89FC"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4C5AB1D" w14:textId="3804322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I am here to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E423B0C" w14:textId="1218EBB3" w:rsidR="00A64567" w:rsidRPr="00595998" w:rsidRDefault="00C43425" w:rsidP="003662DB">
            <w:pPr>
              <w:rPr>
                <w:rFonts w:asciiTheme="minorHAnsi" w:hAnsiTheme="minorHAnsi" w:hint="eastAsia"/>
                <w:b/>
                <w:lang w:eastAsia="en-GB"/>
              </w:rPr>
            </w:pPr>
            <w:r>
              <w:rPr>
                <w:rFonts w:asciiTheme="minorHAnsi" w:hAnsiTheme="minorHAnsi"/>
                <w:b/>
                <w:lang w:eastAsia="en-GB"/>
              </w:rPr>
              <w:t>Start Here</w:t>
            </w:r>
          </w:p>
        </w:tc>
        <w:tc>
          <w:tcPr>
            <w:tcW w:w="29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E00815" w14:textId="6116FDA1" w:rsidR="00A64567" w:rsidRPr="00595998" w:rsidRDefault="00C43425" w:rsidP="003662DB">
            <w:pPr>
              <w:rPr>
                <w:rFonts w:asciiTheme="minorHAnsi" w:hAnsiTheme="minorHAnsi" w:hint="eastAsia"/>
                <w:b/>
                <w:lang w:eastAsia="en-GB"/>
              </w:rPr>
            </w:pPr>
            <w:r>
              <w:rPr>
                <w:rFonts w:asciiTheme="minorHAnsi" w:hAnsiTheme="minorHAnsi"/>
                <w:b/>
                <w:lang w:eastAsia="en-GB"/>
              </w:rPr>
              <w:t>Then Read</w:t>
            </w:r>
          </w:p>
        </w:tc>
      </w:tr>
      <w:tr w:rsidR="00A64567" w:rsidRPr="009527A4" w14:paraId="6AC40285" w14:textId="77777777" w:rsidTr="00866873">
        <w:tc>
          <w:tcPr>
            <w:tcW w:w="2405" w:type="dxa"/>
            <w:tcBorders>
              <w:top w:val="single" w:sz="4" w:space="0" w:color="000000" w:themeColor="text1"/>
            </w:tcBorders>
            <w:vAlign w:val="center"/>
          </w:tcPr>
          <w:p w14:paraId="6B0052CC" w14:textId="1A8B23C5" w:rsidR="00A64567" w:rsidRPr="00F94A76" w:rsidRDefault="00A64567" w:rsidP="003662DB">
            <w:pPr>
              <w:rPr>
                <w:rFonts w:asciiTheme="minorHAnsi" w:hAnsiTheme="minorHAnsi" w:hint="eastAsia"/>
                <w:lang w:eastAsia="en-GB"/>
              </w:rPr>
            </w:pPr>
            <w:r w:rsidRPr="0041138D">
              <w:rPr>
                <w:rFonts w:asciiTheme="minorHAnsi" w:hAnsiTheme="minorHAnsi"/>
                <w:szCs w:val="20"/>
              </w:rPr>
              <w:t>Understand the options in plain terms</w:t>
            </w:r>
          </w:p>
        </w:tc>
        <w:tc>
          <w:tcPr>
            <w:tcW w:w="3544" w:type="dxa"/>
            <w:tcBorders>
              <w:top w:val="single" w:sz="4" w:space="0" w:color="000000" w:themeColor="text1"/>
            </w:tcBorders>
            <w:vAlign w:val="center"/>
          </w:tcPr>
          <w:p w14:paraId="06755C8A" w14:textId="6D0F2CF3" w:rsidR="00A64567" w:rsidRPr="00F94A76" w:rsidRDefault="00A64567" w:rsidP="003662DB">
            <w:pPr>
              <w:rPr>
                <w:rFonts w:asciiTheme="minorHAnsi" w:hAnsiTheme="minorHAnsi" w:hint="eastAsia"/>
                <w:lang w:eastAsia="en-GB"/>
              </w:rPr>
            </w:pPr>
            <w:hyperlink w:anchor="_Primary_Decision_Matrix" w:history="1">
              <w:r w:rsidRPr="00C43425">
                <w:rPr>
                  <w:rStyle w:val="Hyperlink"/>
                  <w:rFonts w:asciiTheme="minorHAnsi" w:hAnsiTheme="minorHAnsi"/>
                  <w:szCs w:val="20"/>
                </w:rPr>
                <w:t>Primary Decision Matrix</w:t>
              </w:r>
            </w:hyperlink>
          </w:p>
        </w:tc>
        <w:tc>
          <w:tcPr>
            <w:tcW w:w="2977" w:type="dxa"/>
            <w:tcBorders>
              <w:top w:val="single" w:sz="4" w:space="0" w:color="000000" w:themeColor="text1"/>
            </w:tcBorders>
            <w:vAlign w:val="center"/>
          </w:tcPr>
          <w:p w14:paraId="5F6BDA7F" w14:textId="5AA1857B" w:rsidR="00A64567" w:rsidRPr="00F94A76" w:rsidRDefault="00A64567" w:rsidP="003662DB">
            <w:pPr>
              <w:rPr>
                <w:rFonts w:asciiTheme="minorHAnsi" w:hAnsiTheme="minorHAnsi" w:hint="eastAsia"/>
                <w:lang w:eastAsia="en-GB"/>
              </w:rPr>
            </w:pPr>
            <w:hyperlink w:anchor="_Common_Use_Cases" w:history="1">
              <w:r w:rsidRPr="00C43425">
                <w:rPr>
                  <w:rStyle w:val="Hyperlink"/>
                  <w:rFonts w:asciiTheme="minorHAnsi" w:hAnsiTheme="minorHAnsi"/>
                  <w:szCs w:val="20"/>
                </w:rPr>
                <w:t>Common Use Cases</w:t>
              </w:r>
            </w:hyperlink>
          </w:p>
        </w:tc>
      </w:tr>
      <w:tr w:rsidR="00A64567" w:rsidRPr="009527A4" w14:paraId="2CD05C06" w14:textId="77777777">
        <w:tc>
          <w:tcPr>
            <w:tcW w:w="2405" w:type="dxa"/>
            <w:vAlign w:val="center"/>
          </w:tcPr>
          <w:p w14:paraId="7CA1A285" w14:textId="7A17463E" w:rsidR="00A64567" w:rsidRPr="00F94A76" w:rsidRDefault="00A64567" w:rsidP="003662DB">
            <w:pPr>
              <w:rPr>
                <w:rFonts w:asciiTheme="minorHAnsi" w:hAnsiTheme="minorHAnsi" w:hint="eastAsia"/>
                <w:lang w:eastAsia="en-GB"/>
              </w:rPr>
            </w:pPr>
            <w:r w:rsidRPr="0041138D">
              <w:rPr>
                <w:rFonts w:asciiTheme="minorHAnsi" w:hAnsiTheme="minorHAnsi"/>
                <w:szCs w:val="20"/>
              </w:rPr>
              <w:t>Choose a pattern for a specific need</w:t>
            </w:r>
          </w:p>
        </w:tc>
        <w:tc>
          <w:tcPr>
            <w:tcW w:w="3544" w:type="dxa"/>
            <w:vAlign w:val="center"/>
          </w:tcPr>
          <w:p w14:paraId="5FE4D255" w14:textId="70D422D0" w:rsidR="00A64567" w:rsidRPr="00F94A76" w:rsidRDefault="00A64567" w:rsidP="003662DB">
            <w:pPr>
              <w:rPr>
                <w:rFonts w:asciiTheme="minorHAnsi" w:hAnsiTheme="minorHAnsi" w:hint="eastAsia"/>
                <w:lang w:eastAsia="en-GB"/>
              </w:rPr>
            </w:pPr>
            <w:hyperlink w:anchor="_Detailed_Decision_Tree" w:history="1">
              <w:r w:rsidRPr="00CA5949">
                <w:rPr>
                  <w:rStyle w:val="Hyperlink"/>
                  <w:rFonts w:asciiTheme="minorHAnsi" w:hAnsiTheme="minorHAnsi"/>
                  <w:szCs w:val="20"/>
                </w:rPr>
                <w:t>Decision Tree</w:t>
              </w:r>
            </w:hyperlink>
          </w:p>
        </w:tc>
        <w:tc>
          <w:tcPr>
            <w:tcW w:w="2977" w:type="dxa"/>
            <w:vAlign w:val="center"/>
          </w:tcPr>
          <w:p w14:paraId="6865F732" w14:textId="08F87E11" w:rsidR="00A64567" w:rsidRPr="00F94A76" w:rsidRDefault="00A64567" w:rsidP="003662DB">
            <w:pPr>
              <w:rPr>
                <w:rFonts w:asciiTheme="minorHAnsi" w:hAnsiTheme="minorHAnsi" w:hint="eastAsia"/>
                <w:lang w:eastAsia="en-GB"/>
              </w:rPr>
            </w:pPr>
            <w:hyperlink w:anchor="_8._Enterprise_Pattern" w:history="1">
              <w:r w:rsidRPr="005927F2">
                <w:rPr>
                  <w:rStyle w:val="Hyperlink"/>
                  <w:rFonts w:asciiTheme="minorHAnsi" w:hAnsiTheme="minorHAnsi"/>
                  <w:szCs w:val="20"/>
                </w:rPr>
                <w:t>Pattern Catalogue</w:t>
              </w:r>
            </w:hyperlink>
          </w:p>
        </w:tc>
      </w:tr>
      <w:tr w:rsidR="00A64567" w:rsidRPr="009527A4" w14:paraId="0C90E830" w14:textId="77777777">
        <w:tc>
          <w:tcPr>
            <w:tcW w:w="2405" w:type="dxa"/>
            <w:vAlign w:val="center"/>
          </w:tcPr>
          <w:p w14:paraId="50672F9E" w14:textId="706E5468" w:rsidR="00A64567" w:rsidRPr="00F94A76" w:rsidRDefault="00A64567" w:rsidP="003662DB">
            <w:pPr>
              <w:rPr>
                <w:rFonts w:asciiTheme="minorHAnsi" w:hAnsiTheme="minorHAnsi" w:hint="eastAsia"/>
                <w:lang w:eastAsia="en-GB"/>
              </w:rPr>
            </w:pPr>
            <w:r w:rsidRPr="0041138D">
              <w:rPr>
                <w:rFonts w:asciiTheme="minorHAnsi" w:hAnsiTheme="minorHAnsi"/>
                <w:szCs w:val="20"/>
              </w:rPr>
              <w:t>See it worked through end to end</w:t>
            </w:r>
          </w:p>
        </w:tc>
        <w:tc>
          <w:tcPr>
            <w:tcW w:w="3544" w:type="dxa"/>
            <w:vAlign w:val="center"/>
          </w:tcPr>
          <w:p w14:paraId="219A92C9" w14:textId="16FC321A" w:rsidR="00A64567" w:rsidRPr="00F94A76" w:rsidRDefault="00A64567" w:rsidP="003662DB">
            <w:pPr>
              <w:rPr>
                <w:rFonts w:asciiTheme="minorHAnsi" w:hAnsiTheme="minorHAnsi" w:hint="eastAsia"/>
                <w:lang w:eastAsia="en-GB"/>
              </w:rPr>
            </w:pPr>
            <w:hyperlink w:anchor="_Example" w:history="1">
              <w:r w:rsidRPr="00CA5949">
                <w:rPr>
                  <w:rStyle w:val="Hyperlink"/>
                  <w:rFonts w:asciiTheme="minorHAnsi" w:hAnsiTheme="minorHAnsi"/>
                  <w:szCs w:val="20"/>
                </w:rPr>
                <w:t>Worked Example</w:t>
              </w:r>
            </w:hyperlink>
          </w:p>
        </w:tc>
        <w:tc>
          <w:tcPr>
            <w:tcW w:w="2977" w:type="dxa"/>
            <w:vAlign w:val="center"/>
          </w:tcPr>
          <w:p w14:paraId="41FDE4AA" w14:textId="23C6D11C" w:rsidR="00A64567" w:rsidRPr="00F94A76" w:rsidRDefault="00A64567" w:rsidP="003662DB">
            <w:pPr>
              <w:rPr>
                <w:rFonts w:asciiTheme="minorHAnsi" w:hAnsiTheme="minorHAnsi" w:hint="eastAsia"/>
                <w:lang w:eastAsia="en-GB"/>
              </w:rPr>
            </w:pPr>
          </w:p>
        </w:tc>
      </w:tr>
    </w:tbl>
    <w:p w14:paraId="26DBFC71" w14:textId="77777777" w:rsidR="00FE4F0E" w:rsidRDefault="00FE4F0E" w:rsidP="0041138D">
      <w:pPr>
        <w:spacing w:after="120"/>
        <w:rPr>
          <w:szCs w:val="20"/>
        </w:rPr>
      </w:pPr>
    </w:p>
    <w:p w14:paraId="7B1BEA45" w14:textId="40502BCD" w:rsidR="00FE4F0E" w:rsidRPr="00FE4F0E" w:rsidRDefault="0041138D">
      <w:pPr>
        <w:pStyle w:val="Heading2"/>
      </w:pPr>
      <w:bookmarkStart w:id="143" w:name="_7.1_Primary_Decision"/>
      <w:bookmarkStart w:id="144" w:name="_Primary_Decision_Matrix"/>
      <w:bookmarkStart w:id="145" w:name="_Toc239457532"/>
      <w:bookmarkStart w:id="146" w:name="_Toc239852290"/>
      <w:bookmarkStart w:id="147" w:name="_Toc239980597"/>
      <w:bookmarkStart w:id="148" w:name="_Toc240366838"/>
      <w:bookmarkEnd w:id="143"/>
      <w:bookmarkEnd w:id="144"/>
      <w:r w:rsidRPr="00FE4F0E">
        <w:t>Primary Decision Matrix</w:t>
      </w:r>
      <w:bookmarkEnd w:id="145"/>
      <w:bookmarkEnd w:id="146"/>
      <w:bookmarkEnd w:id="147"/>
      <w:bookmarkEnd w:id="148"/>
    </w:p>
    <w:p w14:paraId="68B7EF72" w14:textId="3B4CA3F9" w:rsidR="0041138D" w:rsidRDefault="0041138D" w:rsidP="0041138D">
      <w:pPr>
        <w:spacing w:after="120"/>
        <w:rPr>
          <w:szCs w:val="20"/>
        </w:rPr>
      </w:pPr>
      <w:r w:rsidRPr="0041138D">
        <w:rPr>
          <w:szCs w:val="20"/>
        </w:rPr>
        <w:t xml:space="preserve">The matrix provides a high-level guide to selecting the most appropriate integration capability for a given requirement. It identifies whether a platform capability is normally suitable, conditionally suitable, or not recommended for a specific interaction style. The enterprise pattern catalogue in Section </w:t>
      </w:r>
      <w:r w:rsidR="00363CBA">
        <w:rPr>
          <w:szCs w:val="20"/>
        </w:rPr>
        <w:t>8</w:t>
      </w:r>
      <w:r w:rsidRPr="0041138D">
        <w:rPr>
          <w:szCs w:val="20"/>
        </w:rPr>
        <w:t xml:space="preserve"> remains the authoritative source for detailed pattern guidance.</w:t>
      </w:r>
    </w:p>
    <w:p w14:paraId="2CAE6E7F" w14:textId="77777777" w:rsidR="00E62C5D" w:rsidRDefault="00E62C5D" w:rsidP="0041138D">
      <w:pPr>
        <w:spacing w:after="120"/>
        <w:rPr>
          <w:szCs w:val="20"/>
        </w:rPr>
      </w:pPr>
    </w:p>
    <w:tbl>
      <w:tblPr>
        <w:tblStyle w:val="TableGridLight"/>
        <w:tblW w:w="9918" w:type="dxa"/>
        <w:tblLook w:val="04A0" w:firstRow="1" w:lastRow="0" w:firstColumn="1" w:lastColumn="0" w:noHBand="0" w:noVBand="1"/>
      </w:tblPr>
      <w:tblGrid>
        <w:gridCol w:w="2972"/>
        <w:gridCol w:w="851"/>
        <w:gridCol w:w="1134"/>
        <w:gridCol w:w="992"/>
        <w:gridCol w:w="992"/>
        <w:gridCol w:w="992"/>
        <w:gridCol w:w="851"/>
        <w:gridCol w:w="1134"/>
      </w:tblGrid>
      <w:tr w:rsidR="00A64567" w:rsidRPr="009527A4" w14:paraId="7A8925FD" w14:textId="4BC2A6F7" w:rsidTr="007A2B8C">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DDA8DA" w14:textId="3D999F5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Does the need involve...</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A385EA" w14:textId="4981FF0E"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API</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5503A" w14:textId="1B229601"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Functions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3A254" w14:textId="18E156A5"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Service Bus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A74184" w14:textId="17C5A6D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Event Grid</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4FE7BB" w14:textId="149EA16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Event Hubs</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AB6FEC" w14:textId="24A3E78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Logic Apps</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58C4280" w14:textId="3EF71052"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ADF</w:t>
            </w:r>
          </w:p>
        </w:tc>
      </w:tr>
      <w:tr w:rsidR="00A64567" w:rsidRPr="009527A4" w14:paraId="6FD48E41" w14:textId="70DFEA22" w:rsidTr="00866873">
        <w:tc>
          <w:tcPr>
            <w:tcW w:w="2972" w:type="dxa"/>
            <w:tcBorders>
              <w:top w:val="single" w:sz="4" w:space="0" w:color="000000" w:themeColor="text1"/>
            </w:tcBorders>
            <w:vAlign w:val="center"/>
          </w:tcPr>
          <w:p w14:paraId="7A834E39" w14:textId="32D3DD7E" w:rsidR="00A64567" w:rsidRPr="00F94A76" w:rsidRDefault="00A64567" w:rsidP="003662DB">
            <w:pPr>
              <w:rPr>
                <w:rFonts w:asciiTheme="minorHAnsi" w:hAnsiTheme="minorHAnsi" w:hint="eastAsia"/>
                <w:lang w:eastAsia="en-GB"/>
              </w:rPr>
            </w:pPr>
            <w:r w:rsidRPr="0041138D">
              <w:rPr>
                <w:rFonts w:asciiTheme="minorHAnsi" w:hAnsiTheme="minorHAnsi"/>
                <w:szCs w:val="20"/>
              </w:rPr>
              <w:t>A consumer that needs an immediate response</w:t>
            </w:r>
          </w:p>
        </w:tc>
        <w:tc>
          <w:tcPr>
            <w:tcW w:w="851" w:type="dxa"/>
            <w:tcBorders>
              <w:top w:val="single" w:sz="4" w:space="0" w:color="000000" w:themeColor="text1"/>
            </w:tcBorders>
            <w:vAlign w:val="center"/>
          </w:tcPr>
          <w:p w14:paraId="1A5CCF87" w14:textId="04E504F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tcBorders>
              <w:top w:val="single" w:sz="4" w:space="0" w:color="000000" w:themeColor="text1"/>
            </w:tcBorders>
            <w:vAlign w:val="center"/>
          </w:tcPr>
          <w:p w14:paraId="75923A64" w14:textId="60FD2C0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05D7120E" w14:textId="6B902698"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26DC6327" w14:textId="14258BA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23B55BFC" w14:textId="7F6C72CA" w:rsidR="00A64567" w:rsidRPr="00F94A76" w:rsidRDefault="00A64567" w:rsidP="003662DB">
            <w:pPr>
              <w:rPr>
                <w:lang w:eastAsia="en-GB"/>
              </w:rPr>
            </w:pPr>
            <w:r w:rsidRPr="0041138D">
              <w:rPr>
                <w:rFonts w:ascii="Segoe UI Emoji" w:hAnsi="Segoe UI Emoji" w:cs="Segoe UI Emoji"/>
                <w:szCs w:val="20"/>
              </w:rPr>
              <w:t>❌</w:t>
            </w:r>
          </w:p>
        </w:tc>
        <w:tc>
          <w:tcPr>
            <w:tcW w:w="851" w:type="dxa"/>
            <w:tcBorders>
              <w:top w:val="single" w:sz="4" w:space="0" w:color="000000" w:themeColor="text1"/>
            </w:tcBorders>
            <w:vAlign w:val="center"/>
          </w:tcPr>
          <w:p w14:paraId="6FFB0EE6" w14:textId="7E7CB4C0" w:rsidR="00A64567" w:rsidRPr="00F94A76" w:rsidRDefault="00A64567" w:rsidP="003662DB">
            <w:pPr>
              <w:rPr>
                <w:lang w:eastAsia="en-GB"/>
              </w:rPr>
            </w:pPr>
            <w:r w:rsidRPr="0041138D">
              <w:rPr>
                <w:rFonts w:ascii="Segoe UI Emoji" w:hAnsi="Segoe UI Emoji" w:cs="Segoe UI Emoji"/>
                <w:szCs w:val="20"/>
              </w:rPr>
              <w:t>⚠️</w:t>
            </w:r>
          </w:p>
        </w:tc>
        <w:tc>
          <w:tcPr>
            <w:tcW w:w="1134" w:type="dxa"/>
            <w:tcBorders>
              <w:top w:val="single" w:sz="4" w:space="0" w:color="000000" w:themeColor="text1"/>
            </w:tcBorders>
            <w:vAlign w:val="center"/>
          </w:tcPr>
          <w:p w14:paraId="59261F0C" w14:textId="112F363E"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29A6E99E" w14:textId="26820393">
        <w:tc>
          <w:tcPr>
            <w:tcW w:w="2972" w:type="dxa"/>
            <w:vAlign w:val="center"/>
          </w:tcPr>
          <w:p w14:paraId="48625191" w14:textId="5B40B22D"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w:t>
            </w:r>
          </w:p>
        </w:tc>
        <w:tc>
          <w:tcPr>
            <w:tcW w:w="851" w:type="dxa"/>
            <w:vAlign w:val="center"/>
          </w:tcPr>
          <w:p w14:paraId="7EE00E8C" w14:textId="5C005764"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749B201F" w14:textId="142578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E2C2A7D" w14:textId="7C8D039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F66E688" w14:textId="48D0AFEC"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4C83A725" w14:textId="08F9BD64" w:rsidR="00A64567" w:rsidRPr="00F94A76" w:rsidRDefault="00A64567" w:rsidP="003662DB">
            <w:pPr>
              <w:rPr>
                <w:lang w:eastAsia="en-GB"/>
              </w:rPr>
            </w:pPr>
            <w:r w:rsidRPr="0041138D">
              <w:rPr>
                <w:rFonts w:ascii="Segoe UI Emoji" w:hAnsi="Segoe UI Emoji" w:cs="Segoe UI Emoji"/>
                <w:szCs w:val="20"/>
              </w:rPr>
              <w:t>⚠️</w:t>
            </w:r>
          </w:p>
        </w:tc>
        <w:tc>
          <w:tcPr>
            <w:tcW w:w="851" w:type="dxa"/>
            <w:vAlign w:val="center"/>
          </w:tcPr>
          <w:p w14:paraId="3CE5500D" w14:textId="6FE351D5" w:rsidR="00A64567" w:rsidRPr="00F94A76" w:rsidRDefault="00A64567" w:rsidP="003662DB">
            <w:pPr>
              <w:rPr>
                <w:lang w:eastAsia="en-GB"/>
              </w:rPr>
            </w:pPr>
            <w:r w:rsidRPr="0041138D">
              <w:rPr>
                <w:rFonts w:ascii="Segoe UI Emoji" w:hAnsi="Segoe UI Emoji" w:cs="Segoe UI Emoji"/>
                <w:szCs w:val="20"/>
              </w:rPr>
              <w:t>⚠️</w:t>
            </w:r>
          </w:p>
        </w:tc>
        <w:tc>
          <w:tcPr>
            <w:tcW w:w="1134" w:type="dxa"/>
            <w:vAlign w:val="center"/>
          </w:tcPr>
          <w:p w14:paraId="64CFEDAD" w14:textId="7EC75488"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7DC56507" w14:textId="17DDE66F">
        <w:tc>
          <w:tcPr>
            <w:tcW w:w="2972" w:type="dxa"/>
            <w:vAlign w:val="center"/>
          </w:tcPr>
          <w:p w14:paraId="035D0FC5" w14:textId="4002E4DC" w:rsidR="00A64567" w:rsidRPr="00F94A76" w:rsidRDefault="00A64567" w:rsidP="003662DB">
            <w:pPr>
              <w:rPr>
                <w:rFonts w:asciiTheme="minorHAnsi" w:hAnsiTheme="minorHAnsi" w:hint="eastAsia"/>
                <w:lang w:eastAsia="en-GB"/>
              </w:rPr>
            </w:pPr>
            <w:r w:rsidRPr="0041138D">
              <w:rPr>
                <w:rFonts w:asciiTheme="minorHAnsi" w:hAnsiTheme="minorHAnsi"/>
                <w:szCs w:val="20"/>
              </w:rPr>
              <w:t>A business command or transaction</w:t>
            </w:r>
          </w:p>
        </w:tc>
        <w:tc>
          <w:tcPr>
            <w:tcW w:w="851" w:type="dxa"/>
            <w:vAlign w:val="center"/>
          </w:tcPr>
          <w:p w14:paraId="2432A2FA" w14:textId="4A12A4B6"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5A32351" w14:textId="4845BD52"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1E8EB3BE" w14:textId="367CDF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3924747" w14:textId="6F976D91" w:rsidR="00A64567" w:rsidRPr="00F94A76" w:rsidRDefault="00A64567" w:rsidP="003662DB">
            <w:pPr>
              <w:rPr>
                <w:rFonts w:asciiTheme="minorHAnsi" w:hAnsiTheme="minorHAnsi" w:hint="eastAsia"/>
                <w:u w:val="single"/>
                <w:lang w:eastAsia="en-GB"/>
              </w:rPr>
            </w:pPr>
            <w:r w:rsidRPr="0041138D">
              <w:rPr>
                <w:rFonts w:ascii="Segoe UI Emoji" w:hAnsi="Segoe UI Emoji" w:cs="Segoe UI Emoji"/>
                <w:szCs w:val="20"/>
              </w:rPr>
              <w:t>❌</w:t>
            </w:r>
          </w:p>
        </w:tc>
        <w:tc>
          <w:tcPr>
            <w:tcW w:w="992" w:type="dxa"/>
            <w:vAlign w:val="center"/>
          </w:tcPr>
          <w:p w14:paraId="0AC967B1" w14:textId="1F5350BC" w:rsidR="00A64567" w:rsidRPr="00F94A76" w:rsidRDefault="00A64567" w:rsidP="003662DB">
            <w:pPr>
              <w:rPr>
                <w:u w:val="single"/>
                <w:lang w:eastAsia="en-GB"/>
              </w:rPr>
            </w:pPr>
            <w:r w:rsidRPr="0041138D">
              <w:rPr>
                <w:rFonts w:ascii="Segoe UI Emoji" w:hAnsi="Segoe UI Emoji" w:cs="Segoe UI Emoji"/>
                <w:szCs w:val="20"/>
              </w:rPr>
              <w:t>❌</w:t>
            </w:r>
          </w:p>
        </w:tc>
        <w:tc>
          <w:tcPr>
            <w:tcW w:w="851" w:type="dxa"/>
            <w:vAlign w:val="center"/>
          </w:tcPr>
          <w:p w14:paraId="6D7BF6C4" w14:textId="5A4CF5EA" w:rsidR="00A64567" w:rsidRPr="00F94A76" w:rsidRDefault="00A64567" w:rsidP="003662DB">
            <w:pPr>
              <w:rPr>
                <w:u w:val="single"/>
                <w:lang w:eastAsia="en-GB"/>
              </w:rPr>
            </w:pPr>
            <w:r w:rsidRPr="0041138D">
              <w:rPr>
                <w:rFonts w:ascii="Segoe UI Emoji" w:hAnsi="Segoe UI Emoji" w:cs="Segoe UI Emoji"/>
                <w:szCs w:val="20"/>
              </w:rPr>
              <w:t>⚠️</w:t>
            </w:r>
          </w:p>
        </w:tc>
        <w:tc>
          <w:tcPr>
            <w:tcW w:w="1134" w:type="dxa"/>
            <w:vAlign w:val="center"/>
          </w:tcPr>
          <w:p w14:paraId="36DDE8F9" w14:textId="558305FF" w:rsidR="00A64567" w:rsidRPr="00F94A76" w:rsidRDefault="00A64567" w:rsidP="003662DB">
            <w:pPr>
              <w:rPr>
                <w:u w:val="single"/>
                <w:lang w:eastAsia="en-GB"/>
              </w:rPr>
            </w:pPr>
            <w:r w:rsidRPr="0041138D">
              <w:rPr>
                <w:rFonts w:ascii="Segoe UI Emoji" w:hAnsi="Segoe UI Emoji" w:cs="Segoe UI Emoji"/>
                <w:szCs w:val="20"/>
              </w:rPr>
              <w:t>❌</w:t>
            </w:r>
          </w:p>
        </w:tc>
      </w:tr>
      <w:tr w:rsidR="00A64567" w:rsidRPr="009527A4" w14:paraId="519E11FA" w14:textId="7A3F5838">
        <w:tc>
          <w:tcPr>
            <w:tcW w:w="2972" w:type="dxa"/>
            <w:vAlign w:val="center"/>
          </w:tcPr>
          <w:p w14:paraId="18C1AF83" w14:textId="1E89E85F" w:rsidR="00A64567" w:rsidRPr="00F94A76" w:rsidRDefault="00A64567" w:rsidP="003662DB">
            <w:pPr>
              <w:rPr>
                <w:rFonts w:asciiTheme="minorHAnsi" w:hAnsiTheme="minorHAnsi" w:hint="eastAsia"/>
                <w:lang w:eastAsia="en-GB"/>
              </w:rPr>
            </w:pPr>
            <w:r w:rsidRPr="0041138D">
              <w:rPr>
                <w:rFonts w:asciiTheme="minorHAnsi" w:hAnsiTheme="minorHAnsi"/>
                <w:szCs w:val="20"/>
              </w:rPr>
              <w:t>A small code-based transformation or enrichment</w:t>
            </w:r>
          </w:p>
        </w:tc>
        <w:tc>
          <w:tcPr>
            <w:tcW w:w="851" w:type="dxa"/>
            <w:vAlign w:val="center"/>
          </w:tcPr>
          <w:p w14:paraId="5976F2B4" w14:textId="2BA44B19"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349D37C" w14:textId="58E1B59A"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02430BB3" w14:textId="6600C5A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12488B9" w14:textId="46AADF3F" w:rsidR="00A64567" w:rsidRPr="00F94A76" w:rsidRDefault="00A64567" w:rsidP="003662DB">
            <w:pPr>
              <w:rPr>
                <w:rFonts w:asciiTheme="minorHAnsi" w:hAnsiTheme="minorHAnsi" w:hint="eastAsia"/>
                <w:color w:val="1A2B56" w:themeColor="accent1"/>
                <w:u w:val="single"/>
                <w:lang w:eastAsia="en-GB"/>
              </w:rPr>
            </w:pPr>
            <w:r w:rsidRPr="0041138D">
              <w:rPr>
                <w:rFonts w:ascii="Segoe UI Emoji" w:hAnsi="Segoe UI Emoji" w:cs="Segoe UI Emoji"/>
                <w:szCs w:val="20"/>
              </w:rPr>
              <w:t>❌</w:t>
            </w:r>
          </w:p>
        </w:tc>
        <w:tc>
          <w:tcPr>
            <w:tcW w:w="992" w:type="dxa"/>
            <w:vAlign w:val="center"/>
          </w:tcPr>
          <w:p w14:paraId="503D933C" w14:textId="24435658"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851" w:type="dxa"/>
            <w:vAlign w:val="center"/>
          </w:tcPr>
          <w:p w14:paraId="485672E9" w14:textId="46543B5F"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1134" w:type="dxa"/>
            <w:vAlign w:val="center"/>
          </w:tcPr>
          <w:p w14:paraId="6B284C49" w14:textId="28767757"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r>
      <w:tr w:rsidR="00A64567" w:rsidRPr="009527A4" w14:paraId="26D384EF" w14:textId="77777777">
        <w:tc>
          <w:tcPr>
            <w:tcW w:w="2972" w:type="dxa"/>
            <w:vAlign w:val="center"/>
          </w:tcPr>
          <w:p w14:paraId="42875881" w14:textId="1B9F9E37" w:rsidR="00A64567" w:rsidRPr="0041138D" w:rsidRDefault="00A64567" w:rsidP="003662DB">
            <w:pPr>
              <w:rPr>
                <w:szCs w:val="20"/>
              </w:rPr>
            </w:pPr>
            <w:r w:rsidRPr="0041138D">
              <w:rPr>
                <w:rFonts w:asciiTheme="minorHAnsi" w:hAnsiTheme="minorHAnsi"/>
                <w:szCs w:val="20"/>
              </w:rPr>
              <w:t>A notification that something happened</w:t>
            </w:r>
          </w:p>
        </w:tc>
        <w:tc>
          <w:tcPr>
            <w:tcW w:w="851" w:type="dxa"/>
            <w:vAlign w:val="center"/>
          </w:tcPr>
          <w:p w14:paraId="5D5B1278" w14:textId="5585723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9E07BFC" w14:textId="7B7B2701"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40125BA" w14:textId="3E9443B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11065F" w14:textId="58F63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72E2E06" w14:textId="77D2DEB0"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1A868E8" w14:textId="6FB5F9B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14CD6620" w14:textId="33393A4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208EB7B" w14:textId="77777777">
        <w:tc>
          <w:tcPr>
            <w:tcW w:w="2972" w:type="dxa"/>
            <w:vAlign w:val="center"/>
          </w:tcPr>
          <w:p w14:paraId="35AEA598" w14:textId="0B3EBED4" w:rsidR="00A64567" w:rsidRPr="0041138D" w:rsidRDefault="00A64567" w:rsidP="003662DB">
            <w:pPr>
              <w:rPr>
                <w:szCs w:val="20"/>
              </w:rPr>
            </w:pPr>
            <w:r w:rsidRPr="0041138D">
              <w:rPr>
                <w:rFonts w:asciiTheme="minorHAnsi" w:hAnsiTheme="minorHAnsi"/>
                <w:szCs w:val="20"/>
              </w:rPr>
              <w:t>High-volume telemetry or an event stream</w:t>
            </w:r>
          </w:p>
        </w:tc>
        <w:tc>
          <w:tcPr>
            <w:tcW w:w="851" w:type="dxa"/>
            <w:vAlign w:val="center"/>
          </w:tcPr>
          <w:p w14:paraId="0813932F" w14:textId="012B892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202392E" w14:textId="7E38A71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5A588203" w14:textId="5E6EA0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08080F0" w14:textId="5507AC7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CDF347B" w14:textId="227047E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09ED1C7E" w14:textId="4883D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686ABE06" w14:textId="0405E7E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3596E91D" w14:textId="77777777">
        <w:tc>
          <w:tcPr>
            <w:tcW w:w="2972" w:type="dxa"/>
            <w:vAlign w:val="center"/>
          </w:tcPr>
          <w:p w14:paraId="60F27127" w14:textId="7979C7C9" w:rsidR="00A64567" w:rsidRPr="0041138D" w:rsidRDefault="00A64567" w:rsidP="003662DB">
            <w:pPr>
              <w:rPr>
                <w:szCs w:val="20"/>
              </w:rPr>
            </w:pPr>
            <w:r w:rsidRPr="0041138D">
              <w:rPr>
                <w:rFonts w:asciiTheme="minorHAnsi" w:hAnsiTheme="minorHAnsi"/>
                <w:szCs w:val="20"/>
              </w:rPr>
              <w:t>A process that spans multiple systems and steps</w:t>
            </w:r>
          </w:p>
        </w:tc>
        <w:tc>
          <w:tcPr>
            <w:tcW w:w="851" w:type="dxa"/>
            <w:vAlign w:val="center"/>
          </w:tcPr>
          <w:p w14:paraId="4FEBCE24" w14:textId="4FF26A72"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502747" w14:textId="21EA7E2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1FF8D5C" w14:textId="3BF6060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3DECF99" w14:textId="68529B1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5CEFDDF" w14:textId="44151CBF"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0EE0CF4" w14:textId="78FC9F3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73EEA3" w14:textId="0E757E1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7BA2251" w14:textId="77777777">
        <w:tc>
          <w:tcPr>
            <w:tcW w:w="2972" w:type="dxa"/>
            <w:vAlign w:val="center"/>
          </w:tcPr>
          <w:p w14:paraId="169D5BA4" w14:textId="6AC37CCD" w:rsidR="00A64567" w:rsidRPr="0041138D" w:rsidRDefault="00A64567" w:rsidP="003662DB">
            <w:pPr>
              <w:rPr>
                <w:szCs w:val="20"/>
              </w:rPr>
            </w:pPr>
            <w:r w:rsidRPr="0041138D">
              <w:rPr>
                <w:rFonts w:asciiTheme="minorHAnsi" w:hAnsiTheme="minorHAnsi"/>
                <w:szCs w:val="20"/>
              </w:rPr>
              <w:t>Long-running state or retry orchestration</w:t>
            </w:r>
          </w:p>
        </w:tc>
        <w:tc>
          <w:tcPr>
            <w:tcW w:w="851" w:type="dxa"/>
            <w:vAlign w:val="center"/>
          </w:tcPr>
          <w:p w14:paraId="2DD15275" w14:textId="6897BC9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52552EF7" w14:textId="202A807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8F7991E" w14:textId="1990058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DB9D024" w14:textId="453065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C72D06B" w14:textId="6CA29F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BB25C74" w14:textId="35BDDB4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491C834" w14:textId="4F91BC9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4CE2971B" w14:textId="77777777">
        <w:tc>
          <w:tcPr>
            <w:tcW w:w="2972" w:type="dxa"/>
            <w:vAlign w:val="center"/>
          </w:tcPr>
          <w:p w14:paraId="2BB20DEE" w14:textId="2BCBCCF0" w:rsidR="00A64567" w:rsidRPr="0041138D" w:rsidRDefault="00A64567" w:rsidP="003662DB">
            <w:pPr>
              <w:rPr>
                <w:szCs w:val="20"/>
              </w:rPr>
            </w:pPr>
            <w:r w:rsidRPr="0041138D">
              <w:rPr>
                <w:rFonts w:asciiTheme="minorHAnsi" w:hAnsiTheme="minorHAnsi"/>
                <w:szCs w:val="20"/>
              </w:rPr>
              <w:t>Analytics or data warehousing as the main purpose</w:t>
            </w:r>
          </w:p>
        </w:tc>
        <w:tc>
          <w:tcPr>
            <w:tcW w:w="851" w:type="dxa"/>
            <w:vAlign w:val="center"/>
          </w:tcPr>
          <w:p w14:paraId="68CD3CEC" w14:textId="4481DCC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A7254B" w14:textId="44FF33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4E75E1" w14:textId="0D5F1019"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4C0D0517" w14:textId="12F958B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A8920B8" w14:textId="02CE135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9B8F2C1" w14:textId="36C8D1C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45D3FD" w14:textId="5124FC6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bl>
    <w:p w14:paraId="1F79E1F1" w14:textId="77777777" w:rsidR="00E62C5D" w:rsidRDefault="00E62C5D" w:rsidP="0041138D">
      <w:pPr>
        <w:spacing w:after="120"/>
        <w:rPr>
          <w:szCs w:val="20"/>
        </w:rPr>
      </w:pPr>
    </w:p>
    <w:p w14:paraId="78C1F03D" w14:textId="355CA575" w:rsidR="00363CBA" w:rsidRPr="0041138D" w:rsidRDefault="0041138D" w:rsidP="0041138D">
      <w:pPr>
        <w:spacing w:after="120"/>
        <w:rPr>
          <w:szCs w:val="20"/>
        </w:rPr>
      </w:pPr>
      <w:r w:rsidRPr="00DE0875">
        <w:rPr>
          <w:szCs w:val="20"/>
          <w:u w:val="single"/>
        </w:rPr>
        <w:t>Legend</w:t>
      </w:r>
      <w:r w:rsidRPr="0041138D">
        <w:rPr>
          <w:szCs w:val="20"/>
        </w:rPr>
        <w:t>.</w:t>
      </w:r>
    </w:p>
    <w:p w14:paraId="7700C8D6" w14:textId="1EF07362" w:rsidR="0041138D" w:rsidRPr="0041138D" w:rsidRDefault="0041138D" w:rsidP="00133B27">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133B27" w:rsidRPr="00CB47B9">
        <w:rPr>
          <w:bCs w:val="0"/>
          <w:szCs w:val="20"/>
        </w:rPr>
        <w:t>Preferred service</w:t>
      </w:r>
      <w:r w:rsidR="00133B27" w:rsidRPr="00133B27">
        <w:rPr>
          <w:szCs w:val="20"/>
        </w:rPr>
        <w:t xml:space="preserve"> for the stated use case.</w:t>
      </w:r>
    </w:p>
    <w:p w14:paraId="7425BD50" w14:textId="2009B627" w:rsidR="0041138D" w:rsidRP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CB47B9" w:rsidRPr="00CB47B9">
        <w:rPr>
          <w:szCs w:val="20"/>
        </w:rPr>
        <w:t>Possible service where specific requirements justify its use.</w:t>
      </w:r>
    </w:p>
    <w:p w14:paraId="66DCA4C4" w14:textId="4C316DBC" w:rsid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CB47B9" w:rsidRPr="00CB47B9">
        <w:rPr>
          <w:szCs w:val="20"/>
        </w:rPr>
        <w:t xml:space="preserve">Not normally recommended for the stated use </w:t>
      </w:r>
      <w:r w:rsidRPr="0041138D" w:rsidDel="00CB47B9">
        <w:rPr>
          <w:szCs w:val="20"/>
        </w:rPr>
        <w:t>case</w:t>
      </w:r>
      <w:r w:rsidRPr="0041138D">
        <w:rPr>
          <w:szCs w:val="20"/>
        </w:rPr>
        <w:t>.</w:t>
      </w:r>
    </w:p>
    <w:p w14:paraId="40E16BFF" w14:textId="77777777" w:rsidR="00A64567" w:rsidRPr="0041138D" w:rsidRDefault="00A64567" w:rsidP="0041138D">
      <w:pPr>
        <w:spacing w:after="46" w:line="270" w:lineRule="auto"/>
        <w:ind w:left="360"/>
        <w:rPr>
          <w:szCs w:val="20"/>
        </w:rPr>
      </w:pPr>
    </w:p>
    <w:p w14:paraId="39A9D30A" w14:textId="2AB80464" w:rsidR="0041138D" w:rsidRDefault="0041138D" w:rsidP="0041138D">
      <w:pPr>
        <w:spacing w:before="40" w:after="120"/>
        <w:rPr>
          <w:szCs w:val="20"/>
        </w:rPr>
      </w:pPr>
      <w:r w:rsidRPr="0041138D">
        <w:rPr>
          <w:szCs w:val="20"/>
        </w:rPr>
        <w:t xml:space="preserve">Note: Analytics and data warehousing are served by the data platform, using ADF, Blob, Snowpipe and Snowflake, rather than by an integration pattern. Please see Section </w:t>
      </w:r>
      <w:r w:rsidR="00363CBA">
        <w:rPr>
          <w:szCs w:val="20"/>
        </w:rPr>
        <w:t>9</w:t>
      </w:r>
      <w:r w:rsidRPr="0041138D">
        <w:rPr>
          <w:szCs w:val="20"/>
        </w:rPr>
        <w:t>.</w:t>
      </w:r>
    </w:p>
    <w:p w14:paraId="4288F2DB" w14:textId="77777777" w:rsidR="003871B6" w:rsidRDefault="003871B6" w:rsidP="0041138D">
      <w:pPr>
        <w:spacing w:before="40" w:after="120"/>
        <w:rPr>
          <w:szCs w:val="20"/>
        </w:rPr>
      </w:pPr>
    </w:p>
    <w:p w14:paraId="72FF37DB" w14:textId="08D77317" w:rsidR="00363CBA" w:rsidRPr="00363CBA" w:rsidRDefault="0041138D">
      <w:pPr>
        <w:pStyle w:val="Heading2"/>
      </w:pPr>
      <w:bookmarkStart w:id="149" w:name="_Common_Use_Cases"/>
      <w:bookmarkStart w:id="150" w:name="_Toc239457533"/>
      <w:bookmarkStart w:id="151" w:name="_Toc239852291"/>
      <w:bookmarkStart w:id="152" w:name="_Toc239980598"/>
      <w:bookmarkStart w:id="153" w:name="_Toc240366839"/>
      <w:bookmarkEnd w:id="149"/>
      <w:r w:rsidRPr="00FE4F0E">
        <w:t>Common Use Cases</w:t>
      </w:r>
      <w:bookmarkEnd w:id="150"/>
      <w:bookmarkEnd w:id="151"/>
      <w:bookmarkEnd w:id="152"/>
      <w:bookmarkEnd w:id="153"/>
    </w:p>
    <w:p w14:paraId="4B7CE29B" w14:textId="4C66F932" w:rsidR="00E62C5D" w:rsidRDefault="0041138D" w:rsidP="0041138D">
      <w:pPr>
        <w:spacing w:after="120"/>
        <w:rPr>
          <w:szCs w:val="20"/>
        </w:rPr>
      </w:pPr>
      <w:r w:rsidRPr="0041138D">
        <w:rPr>
          <w:szCs w:val="20"/>
        </w:rPr>
        <w:t>The table maps everyday scenarios to the recommended pattern and to the catalogue entry that specifies it in full.</w:t>
      </w:r>
    </w:p>
    <w:tbl>
      <w:tblPr>
        <w:tblStyle w:val="TableGridLight"/>
        <w:tblW w:w="9351" w:type="dxa"/>
        <w:tblLook w:val="04A0" w:firstRow="1" w:lastRow="0" w:firstColumn="1" w:lastColumn="0" w:noHBand="0" w:noVBand="1"/>
      </w:tblPr>
      <w:tblGrid>
        <w:gridCol w:w="3964"/>
        <w:gridCol w:w="3544"/>
        <w:gridCol w:w="1843"/>
      </w:tblGrid>
      <w:tr w:rsidR="00353812" w:rsidRPr="009527A4" w14:paraId="76486886" w14:textId="77777777" w:rsidTr="007A2B8C">
        <w:tc>
          <w:tcPr>
            <w:tcW w:w="396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E057F63" w14:textId="20D01D6E"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Scenario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3F4E9E3" w14:textId="6B05D8F4"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Recommended pattern</w:t>
            </w:r>
          </w:p>
        </w:tc>
        <w:tc>
          <w:tcPr>
            <w:tcW w:w="184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5BD52AD" w14:textId="5A60FA3B"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Catalogue reference</w:t>
            </w:r>
          </w:p>
        </w:tc>
      </w:tr>
      <w:tr w:rsidR="00353812" w:rsidRPr="009527A4" w14:paraId="13800FF6" w14:textId="77777777" w:rsidTr="00866873">
        <w:tc>
          <w:tcPr>
            <w:tcW w:w="3964" w:type="dxa"/>
            <w:tcBorders>
              <w:top w:val="single" w:sz="4" w:space="0" w:color="000000" w:themeColor="text1"/>
            </w:tcBorders>
            <w:vAlign w:val="center"/>
          </w:tcPr>
          <w:p w14:paraId="52DEE4E6" w14:textId="25AA09F4" w:rsidR="00353812" w:rsidRPr="00F94A76" w:rsidRDefault="00353812" w:rsidP="00353812">
            <w:pPr>
              <w:rPr>
                <w:rFonts w:asciiTheme="minorHAnsi" w:hAnsiTheme="minorHAnsi" w:hint="eastAsia"/>
                <w:lang w:eastAsia="en-GB"/>
              </w:rPr>
            </w:pPr>
            <w:r w:rsidRPr="0041138D">
              <w:rPr>
                <w:rFonts w:asciiTheme="minorHAnsi" w:hAnsiTheme="minorHAnsi"/>
                <w:szCs w:val="20"/>
              </w:rPr>
              <w:t>Retrieve or update business data immediately</w:t>
            </w:r>
          </w:p>
        </w:tc>
        <w:tc>
          <w:tcPr>
            <w:tcW w:w="3544" w:type="dxa"/>
            <w:tcBorders>
              <w:top w:val="single" w:sz="4" w:space="0" w:color="000000" w:themeColor="text1"/>
            </w:tcBorders>
            <w:vAlign w:val="center"/>
          </w:tcPr>
          <w:p w14:paraId="4C002E16" w14:textId="074C8F6A" w:rsidR="00353812" w:rsidRPr="00F94A76" w:rsidRDefault="00353812" w:rsidP="00353812">
            <w:pPr>
              <w:rPr>
                <w:rFonts w:asciiTheme="minorHAnsi" w:hAnsiTheme="minorHAnsi" w:hint="eastAsia"/>
                <w:lang w:eastAsia="en-GB"/>
              </w:rPr>
            </w:pPr>
            <w:r w:rsidRPr="0041138D">
              <w:rPr>
                <w:rFonts w:asciiTheme="minorHAnsi" w:hAnsiTheme="minorHAnsi"/>
                <w:szCs w:val="20"/>
              </w:rPr>
              <w:t>REST API through API Management</w:t>
            </w:r>
          </w:p>
        </w:tc>
        <w:tc>
          <w:tcPr>
            <w:tcW w:w="1843" w:type="dxa"/>
            <w:tcBorders>
              <w:top w:val="single" w:sz="4" w:space="0" w:color="000000" w:themeColor="text1"/>
            </w:tcBorders>
            <w:vAlign w:val="center"/>
          </w:tcPr>
          <w:p w14:paraId="3DF4D65D" w14:textId="1F268AB6" w:rsidR="00353812" w:rsidRPr="00F94A76" w:rsidRDefault="00353812" w:rsidP="00353812">
            <w:pPr>
              <w:rPr>
                <w:rFonts w:asciiTheme="minorHAnsi" w:hAnsiTheme="minorHAnsi" w:hint="eastAsia"/>
                <w:lang w:eastAsia="en-GB"/>
              </w:rPr>
            </w:pPr>
            <w:r w:rsidRPr="0041138D">
              <w:rPr>
                <w:rFonts w:asciiTheme="minorHAnsi" w:hAnsiTheme="minorHAnsi"/>
                <w:szCs w:val="20"/>
              </w:rPr>
              <w:t>SFINT1</w:t>
            </w:r>
          </w:p>
        </w:tc>
      </w:tr>
      <w:tr w:rsidR="00353812" w:rsidRPr="009527A4" w14:paraId="1ED417E2" w14:textId="77777777">
        <w:trPr>
          <w:trHeight w:val="58"/>
        </w:trPr>
        <w:tc>
          <w:tcPr>
            <w:tcW w:w="3964" w:type="dxa"/>
            <w:vAlign w:val="center"/>
          </w:tcPr>
          <w:p w14:paraId="32F110BB" w14:textId="24A41A3F" w:rsidR="00353812" w:rsidRPr="00F94A76" w:rsidRDefault="00353812" w:rsidP="00353812">
            <w:pPr>
              <w:rPr>
                <w:rFonts w:asciiTheme="minorHAnsi" w:hAnsiTheme="minorHAnsi" w:hint="eastAsia"/>
                <w:lang w:eastAsia="en-GB"/>
              </w:rPr>
            </w:pPr>
            <w:r w:rsidRPr="0041138D">
              <w:rPr>
                <w:rFonts w:asciiTheme="minorHAnsi" w:hAnsiTheme="minorHAnsi"/>
                <w:szCs w:val="20"/>
              </w:rPr>
              <w:t>Tell another system to perform work, where delayed processing is acceptable</w:t>
            </w:r>
          </w:p>
        </w:tc>
        <w:tc>
          <w:tcPr>
            <w:tcW w:w="3544" w:type="dxa"/>
            <w:vAlign w:val="center"/>
          </w:tcPr>
          <w:p w14:paraId="651BB0E5" w14:textId="468FAA38"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queue, load levelling</w:t>
            </w:r>
          </w:p>
        </w:tc>
        <w:tc>
          <w:tcPr>
            <w:tcW w:w="1843" w:type="dxa"/>
            <w:vAlign w:val="center"/>
          </w:tcPr>
          <w:p w14:paraId="725E2EA9" w14:textId="1081FD30" w:rsidR="00353812" w:rsidRPr="00F94A76" w:rsidRDefault="00353812" w:rsidP="00353812">
            <w:pPr>
              <w:rPr>
                <w:rFonts w:asciiTheme="minorHAnsi" w:hAnsiTheme="minorHAnsi" w:hint="eastAsia"/>
                <w:lang w:eastAsia="en-GB"/>
              </w:rPr>
            </w:pPr>
            <w:r w:rsidRPr="0041138D">
              <w:rPr>
                <w:rFonts w:asciiTheme="minorHAnsi" w:hAnsiTheme="minorHAnsi"/>
                <w:szCs w:val="20"/>
              </w:rPr>
              <w:t>SFINT4</w:t>
            </w:r>
          </w:p>
        </w:tc>
      </w:tr>
      <w:tr w:rsidR="00353812" w:rsidRPr="009527A4" w14:paraId="50698C24" w14:textId="77777777">
        <w:tc>
          <w:tcPr>
            <w:tcW w:w="3964" w:type="dxa"/>
            <w:vAlign w:val="center"/>
          </w:tcPr>
          <w:p w14:paraId="49A502E8" w14:textId="65DAE1EB" w:rsidR="00353812" w:rsidRPr="00F94A76" w:rsidRDefault="00353812" w:rsidP="00353812">
            <w:pPr>
              <w:rPr>
                <w:rFonts w:asciiTheme="minorHAnsi" w:hAnsiTheme="minorHAnsi" w:hint="eastAsia"/>
                <w:lang w:eastAsia="en-GB"/>
              </w:rPr>
            </w:pPr>
            <w:r w:rsidRPr="0041138D">
              <w:rPr>
                <w:rFonts w:asciiTheme="minorHAnsi" w:hAnsiTheme="minorHAnsi"/>
                <w:szCs w:val="20"/>
              </w:rPr>
              <w:t>Have multiple systems react to the same business message</w:t>
            </w:r>
          </w:p>
        </w:tc>
        <w:tc>
          <w:tcPr>
            <w:tcW w:w="3544" w:type="dxa"/>
            <w:vAlign w:val="center"/>
          </w:tcPr>
          <w:p w14:paraId="5A6D54E6" w14:textId="1919D927"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topic, publish and subscribe</w:t>
            </w:r>
          </w:p>
        </w:tc>
        <w:tc>
          <w:tcPr>
            <w:tcW w:w="1843" w:type="dxa"/>
            <w:vAlign w:val="center"/>
          </w:tcPr>
          <w:p w14:paraId="2F5ED47F" w14:textId="0FAC6C69" w:rsidR="00353812" w:rsidRPr="00F94A76" w:rsidRDefault="00353812" w:rsidP="00353812">
            <w:pPr>
              <w:rPr>
                <w:rFonts w:asciiTheme="minorHAnsi" w:hAnsiTheme="minorHAnsi" w:hint="eastAsia"/>
                <w:lang w:eastAsia="en-GB"/>
              </w:rPr>
            </w:pPr>
            <w:r w:rsidRPr="0041138D">
              <w:rPr>
                <w:rFonts w:asciiTheme="minorHAnsi" w:hAnsiTheme="minorHAnsi"/>
                <w:szCs w:val="20"/>
              </w:rPr>
              <w:t>SFINT10</w:t>
            </w:r>
          </w:p>
        </w:tc>
      </w:tr>
      <w:tr w:rsidR="00353812" w:rsidRPr="009527A4" w14:paraId="2A884970" w14:textId="77777777">
        <w:tc>
          <w:tcPr>
            <w:tcW w:w="3964" w:type="dxa"/>
            <w:vAlign w:val="center"/>
          </w:tcPr>
          <w:p w14:paraId="7C3210B9" w14:textId="64C7B74F" w:rsidR="00353812" w:rsidRPr="00F94A76" w:rsidRDefault="00353812" w:rsidP="00353812">
            <w:pPr>
              <w:rPr>
                <w:rFonts w:asciiTheme="minorHAnsi" w:hAnsiTheme="minorHAnsi" w:hint="eastAsia"/>
                <w:lang w:eastAsia="en-GB"/>
              </w:rPr>
            </w:pPr>
            <w:r w:rsidRPr="0041138D">
              <w:rPr>
                <w:rFonts w:asciiTheme="minorHAnsi" w:hAnsiTheme="minorHAnsi"/>
                <w:szCs w:val="20"/>
              </w:rPr>
              <w:t>Notify that a resource change or event occurred</w:t>
            </w:r>
          </w:p>
        </w:tc>
        <w:tc>
          <w:tcPr>
            <w:tcW w:w="3544" w:type="dxa"/>
            <w:vAlign w:val="center"/>
          </w:tcPr>
          <w:p w14:paraId="27B88CA2" w14:textId="5CD03042" w:rsidR="00353812" w:rsidRPr="00F94A76" w:rsidRDefault="00353812" w:rsidP="00353812">
            <w:pPr>
              <w:rPr>
                <w:rFonts w:asciiTheme="minorHAnsi" w:hAnsiTheme="minorHAnsi" w:hint="eastAsia"/>
                <w:lang w:eastAsia="en-GB"/>
              </w:rPr>
            </w:pPr>
            <w:r w:rsidRPr="0041138D">
              <w:rPr>
                <w:rFonts w:asciiTheme="minorHAnsi" w:hAnsiTheme="minorHAnsi"/>
                <w:szCs w:val="20"/>
              </w:rPr>
              <w:t>Event Grid notification</w:t>
            </w:r>
          </w:p>
        </w:tc>
        <w:tc>
          <w:tcPr>
            <w:tcW w:w="1843" w:type="dxa"/>
            <w:vAlign w:val="center"/>
          </w:tcPr>
          <w:p w14:paraId="6DF7ED67" w14:textId="39D836A8" w:rsidR="00353812" w:rsidRPr="00F94A76" w:rsidRDefault="00353812" w:rsidP="00353812">
            <w:pPr>
              <w:rPr>
                <w:rFonts w:asciiTheme="minorHAnsi" w:hAnsiTheme="minorHAnsi" w:hint="eastAsia"/>
                <w:lang w:eastAsia="en-GB"/>
              </w:rPr>
            </w:pPr>
            <w:r w:rsidRPr="0041138D">
              <w:rPr>
                <w:rFonts w:asciiTheme="minorHAnsi" w:hAnsiTheme="minorHAnsi"/>
                <w:szCs w:val="20"/>
              </w:rPr>
              <w:t>SFINT11</w:t>
            </w:r>
          </w:p>
        </w:tc>
      </w:tr>
      <w:tr w:rsidR="00353812" w:rsidRPr="009527A4" w14:paraId="3E682DC6" w14:textId="77777777">
        <w:tc>
          <w:tcPr>
            <w:tcW w:w="3964" w:type="dxa"/>
            <w:vAlign w:val="center"/>
          </w:tcPr>
          <w:p w14:paraId="1D041305" w14:textId="3DB0D7F3" w:rsidR="00353812" w:rsidRPr="0041138D" w:rsidRDefault="00353812" w:rsidP="00353812">
            <w:pPr>
              <w:rPr>
                <w:szCs w:val="20"/>
              </w:rPr>
            </w:pPr>
            <w:r w:rsidRPr="0041138D">
              <w:rPr>
                <w:rFonts w:asciiTheme="minorHAnsi" w:hAnsiTheme="minorHAnsi"/>
                <w:szCs w:val="20"/>
              </w:rPr>
              <w:t>Ingest a high-volume stream, telemetry or near-real-time feed</w:t>
            </w:r>
          </w:p>
        </w:tc>
        <w:tc>
          <w:tcPr>
            <w:tcW w:w="3544" w:type="dxa"/>
            <w:vAlign w:val="center"/>
          </w:tcPr>
          <w:p w14:paraId="405A7245" w14:textId="44596902" w:rsidR="00353812" w:rsidRPr="0041138D" w:rsidRDefault="00353812" w:rsidP="00353812">
            <w:pPr>
              <w:rPr>
                <w:szCs w:val="20"/>
              </w:rPr>
            </w:pPr>
            <w:r w:rsidRPr="0041138D">
              <w:rPr>
                <w:rFonts w:asciiTheme="minorHAnsi" w:hAnsiTheme="minorHAnsi"/>
                <w:szCs w:val="20"/>
              </w:rPr>
              <w:t>Event Hubs stream ingestion</w:t>
            </w:r>
          </w:p>
        </w:tc>
        <w:tc>
          <w:tcPr>
            <w:tcW w:w="1843" w:type="dxa"/>
            <w:vAlign w:val="center"/>
          </w:tcPr>
          <w:p w14:paraId="68DE9788" w14:textId="351E4280" w:rsidR="00353812" w:rsidRPr="0041138D" w:rsidRDefault="00353812" w:rsidP="00353812">
            <w:pPr>
              <w:rPr>
                <w:szCs w:val="20"/>
              </w:rPr>
            </w:pPr>
            <w:r w:rsidRPr="0041138D">
              <w:rPr>
                <w:rFonts w:asciiTheme="minorHAnsi" w:hAnsiTheme="minorHAnsi"/>
                <w:szCs w:val="20"/>
              </w:rPr>
              <w:t>SFINT14</w:t>
            </w:r>
          </w:p>
        </w:tc>
      </w:tr>
      <w:tr w:rsidR="00353812" w:rsidRPr="009527A4" w14:paraId="1921B3CF" w14:textId="77777777">
        <w:tc>
          <w:tcPr>
            <w:tcW w:w="3964" w:type="dxa"/>
            <w:vAlign w:val="center"/>
          </w:tcPr>
          <w:p w14:paraId="5F118B80" w14:textId="3CFBDC73" w:rsidR="00353812" w:rsidRPr="0041138D" w:rsidRDefault="00353812" w:rsidP="00353812">
            <w:pPr>
              <w:rPr>
                <w:szCs w:val="20"/>
              </w:rPr>
            </w:pPr>
            <w:r w:rsidRPr="0041138D">
              <w:rPr>
                <w:rFonts w:asciiTheme="minorHAnsi" w:hAnsiTheme="minorHAnsi"/>
                <w:szCs w:val="20"/>
              </w:rPr>
              <w:t>Run a multi-step process with conditional routing and exception handling</w:t>
            </w:r>
          </w:p>
        </w:tc>
        <w:tc>
          <w:tcPr>
            <w:tcW w:w="3544" w:type="dxa"/>
            <w:vAlign w:val="center"/>
          </w:tcPr>
          <w:p w14:paraId="3F21A66F" w14:textId="2544EFDC" w:rsidR="00353812" w:rsidRPr="0041138D" w:rsidRDefault="00353812" w:rsidP="00353812">
            <w:pPr>
              <w:rPr>
                <w:szCs w:val="20"/>
              </w:rPr>
            </w:pPr>
            <w:r w:rsidRPr="0041138D">
              <w:rPr>
                <w:rFonts w:asciiTheme="minorHAnsi" w:hAnsiTheme="minorHAnsi"/>
                <w:szCs w:val="20"/>
              </w:rPr>
              <w:t>Logic Apps orchestration</w:t>
            </w:r>
          </w:p>
        </w:tc>
        <w:tc>
          <w:tcPr>
            <w:tcW w:w="1843" w:type="dxa"/>
            <w:vAlign w:val="center"/>
          </w:tcPr>
          <w:p w14:paraId="08FAD09C" w14:textId="60B29AB8" w:rsidR="00353812" w:rsidRPr="0041138D" w:rsidRDefault="00353812" w:rsidP="00353812">
            <w:pPr>
              <w:rPr>
                <w:szCs w:val="20"/>
              </w:rPr>
            </w:pPr>
            <w:r w:rsidRPr="0041138D">
              <w:rPr>
                <w:rFonts w:asciiTheme="minorHAnsi" w:hAnsiTheme="minorHAnsi"/>
                <w:szCs w:val="20"/>
              </w:rPr>
              <w:t>SFINT15</w:t>
            </w:r>
          </w:p>
        </w:tc>
      </w:tr>
      <w:tr w:rsidR="00353812" w:rsidRPr="009527A4" w14:paraId="3D7326EB" w14:textId="77777777">
        <w:tc>
          <w:tcPr>
            <w:tcW w:w="3964" w:type="dxa"/>
            <w:vAlign w:val="center"/>
          </w:tcPr>
          <w:p w14:paraId="3C268B74" w14:textId="05A8EB6D" w:rsidR="00353812" w:rsidRPr="0041138D" w:rsidRDefault="00353812" w:rsidP="00353812">
            <w:pPr>
              <w:rPr>
                <w:szCs w:val="20"/>
              </w:rPr>
            </w:pPr>
            <w:r w:rsidRPr="0041138D">
              <w:rPr>
                <w:rFonts w:asciiTheme="minorHAnsi" w:hAnsiTheme="minorHAnsi"/>
                <w:szCs w:val="20"/>
              </w:rPr>
              <w:t>Apply a small code-based transformation or validation step</w:t>
            </w:r>
          </w:p>
        </w:tc>
        <w:tc>
          <w:tcPr>
            <w:tcW w:w="3544" w:type="dxa"/>
            <w:vAlign w:val="center"/>
          </w:tcPr>
          <w:p w14:paraId="2DC0AC12" w14:textId="3C5C7736" w:rsidR="00353812" w:rsidRPr="0041138D" w:rsidRDefault="00353812" w:rsidP="00353812">
            <w:pPr>
              <w:rPr>
                <w:szCs w:val="20"/>
              </w:rPr>
            </w:pPr>
            <w:r w:rsidRPr="0041138D">
              <w:rPr>
                <w:rFonts w:asciiTheme="minorHAnsi" w:hAnsiTheme="minorHAnsi"/>
                <w:szCs w:val="20"/>
              </w:rPr>
              <w:t>Azure Function, message translator</w:t>
            </w:r>
          </w:p>
        </w:tc>
        <w:tc>
          <w:tcPr>
            <w:tcW w:w="1843" w:type="dxa"/>
            <w:vAlign w:val="center"/>
          </w:tcPr>
          <w:p w14:paraId="5396060E" w14:textId="01C6F7A3" w:rsidR="00353812" w:rsidRPr="0041138D" w:rsidRDefault="00122229" w:rsidP="00353812">
            <w:pPr>
              <w:rPr>
                <w:szCs w:val="20"/>
              </w:rPr>
            </w:pPr>
            <w:r>
              <w:rPr>
                <w:rFonts w:asciiTheme="minorHAnsi" w:hAnsiTheme="minorHAnsi"/>
                <w:szCs w:val="20"/>
              </w:rPr>
              <w:t>SFINT21</w:t>
            </w:r>
          </w:p>
        </w:tc>
      </w:tr>
      <w:tr w:rsidR="00353812" w:rsidRPr="009527A4" w14:paraId="216E927A" w14:textId="77777777">
        <w:tc>
          <w:tcPr>
            <w:tcW w:w="3964" w:type="dxa"/>
            <w:vAlign w:val="center"/>
          </w:tcPr>
          <w:p w14:paraId="4BF6CD83" w14:textId="29F6232B" w:rsidR="00353812" w:rsidRPr="0041138D" w:rsidRDefault="00353812" w:rsidP="00353812">
            <w:pPr>
              <w:rPr>
                <w:szCs w:val="20"/>
              </w:rPr>
            </w:pPr>
            <w:r w:rsidRPr="0041138D">
              <w:rPr>
                <w:rFonts w:asciiTheme="minorHAnsi" w:hAnsiTheme="minorHAnsi"/>
                <w:szCs w:val="20"/>
              </w:rPr>
              <w:t>Ingest a batch into Snowflake for reporting or analytics</w:t>
            </w:r>
          </w:p>
        </w:tc>
        <w:tc>
          <w:tcPr>
            <w:tcW w:w="3544" w:type="dxa"/>
            <w:vAlign w:val="center"/>
          </w:tcPr>
          <w:p w14:paraId="5636F4F4" w14:textId="62B00215" w:rsidR="00353812" w:rsidRPr="0041138D" w:rsidRDefault="00353812" w:rsidP="00353812">
            <w:pPr>
              <w:rPr>
                <w:szCs w:val="20"/>
              </w:rPr>
            </w:pPr>
            <w:r w:rsidRPr="0041138D">
              <w:rPr>
                <w:rFonts w:asciiTheme="minorHAnsi" w:hAnsiTheme="minorHAnsi"/>
                <w:szCs w:val="20"/>
              </w:rPr>
              <w:t>Data platform pattern, ADF, Blob, Snowpipe</w:t>
            </w:r>
          </w:p>
        </w:tc>
        <w:tc>
          <w:tcPr>
            <w:tcW w:w="1843" w:type="dxa"/>
            <w:vAlign w:val="center"/>
          </w:tcPr>
          <w:p w14:paraId="156010BB" w14:textId="154CDB30" w:rsidR="00353812" w:rsidRPr="0041138D" w:rsidRDefault="00353812" w:rsidP="00353812">
            <w:pPr>
              <w:rPr>
                <w:szCs w:val="20"/>
              </w:rPr>
            </w:pPr>
            <w:r w:rsidRPr="0041138D">
              <w:rPr>
                <w:rFonts w:asciiTheme="minorHAnsi" w:hAnsiTheme="minorHAnsi"/>
                <w:szCs w:val="20"/>
              </w:rPr>
              <w:t xml:space="preserve">Section </w:t>
            </w:r>
            <w:r>
              <w:rPr>
                <w:szCs w:val="20"/>
              </w:rPr>
              <w:t>9</w:t>
            </w:r>
          </w:p>
        </w:tc>
      </w:tr>
      <w:tr w:rsidR="00353812" w:rsidRPr="009527A4" w14:paraId="1A4BCD8A" w14:textId="77777777">
        <w:tc>
          <w:tcPr>
            <w:tcW w:w="3964" w:type="dxa"/>
            <w:vAlign w:val="center"/>
          </w:tcPr>
          <w:p w14:paraId="345195B7" w14:textId="6918EA31" w:rsidR="00353812" w:rsidRPr="0041138D" w:rsidRDefault="00353812" w:rsidP="00353812">
            <w:pPr>
              <w:rPr>
                <w:szCs w:val="20"/>
              </w:rPr>
            </w:pPr>
            <w:r w:rsidRPr="0041138D">
              <w:rPr>
                <w:rFonts w:asciiTheme="minorHAnsi" w:hAnsiTheme="minorHAnsi"/>
                <w:szCs w:val="20"/>
              </w:rPr>
              <w:t>Run an operational real-time transaction between applications</w:t>
            </w:r>
          </w:p>
        </w:tc>
        <w:tc>
          <w:tcPr>
            <w:tcW w:w="3544" w:type="dxa"/>
            <w:vAlign w:val="center"/>
          </w:tcPr>
          <w:p w14:paraId="38E96513" w14:textId="7BDD4971" w:rsidR="00353812" w:rsidRPr="0041138D" w:rsidRDefault="00353812" w:rsidP="00353812">
            <w:pPr>
              <w:rPr>
                <w:szCs w:val="20"/>
              </w:rPr>
            </w:pPr>
            <w:r w:rsidRPr="0041138D">
              <w:rPr>
                <w:rFonts w:asciiTheme="minorHAnsi" w:hAnsiTheme="minorHAnsi"/>
                <w:szCs w:val="20"/>
              </w:rPr>
              <w:t>API or messaging pattern, not Snowflake as an intermediary</w:t>
            </w:r>
          </w:p>
        </w:tc>
        <w:tc>
          <w:tcPr>
            <w:tcW w:w="1843" w:type="dxa"/>
            <w:vAlign w:val="center"/>
          </w:tcPr>
          <w:p w14:paraId="6CD74A57" w14:textId="7357669D" w:rsidR="00353812" w:rsidRPr="0041138D" w:rsidRDefault="00353812" w:rsidP="00353812">
            <w:pPr>
              <w:rPr>
                <w:szCs w:val="20"/>
              </w:rPr>
            </w:pPr>
            <w:r w:rsidRPr="0041138D">
              <w:rPr>
                <w:rFonts w:asciiTheme="minorHAnsi" w:hAnsiTheme="minorHAnsi"/>
                <w:szCs w:val="20"/>
              </w:rPr>
              <w:t>SFINT1 to SFINT9</w:t>
            </w:r>
          </w:p>
        </w:tc>
      </w:tr>
    </w:tbl>
    <w:p w14:paraId="64FDB50D" w14:textId="77777777" w:rsidR="0041138D" w:rsidRPr="0041138D" w:rsidRDefault="0041138D" w:rsidP="0041138D">
      <w:pPr>
        <w:spacing w:after="120"/>
        <w:rPr>
          <w:szCs w:val="20"/>
        </w:rPr>
      </w:pPr>
    </w:p>
    <w:p w14:paraId="2A2FD4AD" w14:textId="69E993F4" w:rsidR="00FE4F0E" w:rsidRPr="00FE4F0E" w:rsidRDefault="0041138D">
      <w:pPr>
        <w:pStyle w:val="Heading2"/>
      </w:pPr>
      <w:bookmarkStart w:id="154" w:name="_7.3_Detailed_Architecture"/>
      <w:bookmarkStart w:id="155" w:name="_Detailed_Decision_Tree"/>
      <w:bookmarkStart w:id="156" w:name="_Toc239457534"/>
      <w:bookmarkStart w:id="157" w:name="_Toc239852292"/>
      <w:bookmarkStart w:id="158" w:name="_Toc239980599"/>
      <w:bookmarkStart w:id="159" w:name="_Toc240366840"/>
      <w:bookmarkEnd w:id="154"/>
      <w:bookmarkEnd w:id="155"/>
      <w:r w:rsidRPr="00FE4F0E">
        <w:t>Detailed Decision Tree</w:t>
      </w:r>
      <w:bookmarkEnd w:id="156"/>
      <w:bookmarkEnd w:id="157"/>
      <w:bookmarkEnd w:id="158"/>
      <w:bookmarkEnd w:id="159"/>
    </w:p>
    <w:p w14:paraId="4FCF8FC1" w14:textId="28FC91DF" w:rsidR="0041138D" w:rsidRPr="0041138D" w:rsidRDefault="0041138D" w:rsidP="003871B6">
      <w:pPr>
        <w:spacing w:after="120"/>
        <w:rPr>
          <w:szCs w:val="20"/>
        </w:rPr>
      </w:pPr>
      <w:r w:rsidRPr="0041138D">
        <w:rPr>
          <w:szCs w:val="20"/>
        </w:rPr>
        <w:t xml:space="preserve">The decision tree below resolves an integration need to a pattern family by asking about interaction style, timing and delivery guarantees, read from the top, and it names no technology. The matrix in </w:t>
      </w:r>
      <w:r w:rsidR="00363CBA">
        <w:rPr>
          <w:szCs w:val="20"/>
        </w:rPr>
        <w:t>7</w:t>
      </w:r>
      <w:r w:rsidRPr="0041138D">
        <w:rPr>
          <w:szCs w:val="20"/>
        </w:rPr>
        <w:t xml:space="preserve">.1 then maps the chosen family to the Azure capabilities that realise it, and the catalogue in Section </w:t>
      </w:r>
      <w:r w:rsidR="00363CBA">
        <w:rPr>
          <w:szCs w:val="20"/>
        </w:rPr>
        <w:t>8</w:t>
      </w:r>
      <w:r w:rsidRPr="0041138D">
        <w:rPr>
          <w:szCs w:val="20"/>
        </w:rPr>
        <w:t xml:space="preserve"> specifies each pattern in full.</w:t>
      </w:r>
    </w:p>
    <w:p w14:paraId="68CABE1F" w14:textId="2F10F1BF" w:rsidR="0041138D" w:rsidRDefault="00003CB7" w:rsidP="0041138D">
      <w:pPr>
        <w:spacing w:before="90" w:after="130"/>
        <w:rPr>
          <w:szCs w:val="20"/>
        </w:rPr>
      </w:pPr>
      <w:r>
        <w:rPr>
          <w:noProof/>
          <w:szCs w:val="20"/>
        </w:rPr>
        <w:drawing>
          <wp:inline distT="0" distB="0" distL="0" distR="0" wp14:anchorId="1215D7EE" wp14:editId="45CE8EA2">
            <wp:extent cx="5368034" cy="3117975"/>
            <wp:effectExtent l="0" t="0" r="4445" b="6350"/>
            <wp:docPr id="260974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0533" cy="3131043"/>
                    </a:xfrm>
                    <a:prstGeom prst="rect">
                      <a:avLst/>
                    </a:prstGeom>
                    <a:noFill/>
                  </pic:spPr>
                </pic:pic>
              </a:graphicData>
            </a:graphic>
          </wp:inline>
        </w:drawing>
      </w:r>
    </w:p>
    <w:p w14:paraId="1B298235" w14:textId="77777777" w:rsidR="00003CB7" w:rsidRDefault="00003CB7" w:rsidP="0041138D">
      <w:pPr>
        <w:spacing w:before="90" w:after="130"/>
        <w:rPr>
          <w:szCs w:val="20"/>
        </w:rPr>
      </w:pPr>
    </w:p>
    <w:p w14:paraId="7DDB7F96" w14:textId="77777777" w:rsidR="003871B6" w:rsidRDefault="003871B6" w:rsidP="0041138D">
      <w:pPr>
        <w:spacing w:before="90" w:after="130"/>
        <w:rPr>
          <w:szCs w:val="20"/>
        </w:rPr>
      </w:pPr>
    </w:p>
    <w:p w14:paraId="374F0475" w14:textId="77777777" w:rsidR="003871B6" w:rsidRDefault="003871B6" w:rsidP="0041138D">
      <w:pPr>
        <w:spacing w:before="90" w:after="130"/>
        <w:rPr>
          <w:szCs w:val="20"/>
        </w:rPr>
      </w:pPr>
    </w:p>
    <w:p w14:paraId="6729A565" w14:textId="665BAFCA" w:rsidR="00FE4F0E" w:rsidRPr="00FE4F0E" w:rsidRDefault="00FE4F0E">
      <w:pPr>
        <w:pStyle w:val="Heading2"/>
      </w:pPr>
      <w:bookmarkStart w:id="160" w:name="_Example"/>
      <w:bookmarkStart w:id="161" w:name="_Toc239980600"/>
      <w:bookmarkStart w:id="162" w:name="_Toc240366841"/>
      <w:bookmarkEnd w:id="160"/>
      <w:r>
        <w:t>E</w:t>
      </w:r>
      <w:r w:rsidR="0041138D" w:rsidRPr="00FE4F0E">
        <w:t>xample</w:t>
      </w:r>
      <w:bookmarkEnd w:id="161"/>
      <w:bookmarkEnd w:id="162"/>
    </w:p>
    <w:p w14:paraId="074F165C" w14:textId="159517DE" w:rsidR="0041138D" w:rsidRDefault="0041138D" w:rsidP="0041138D">
      <w:pPr>
        <w:rPr>
          <w:szCs w:val="20"/>
        </w:rPr>
      </w:pPr>
      <w:r w:rsidRPr="0041138D">
        <w:rPr>
          <w:szCs w:val="20"/>
        </w:rPr>
        <w:t xml:space="preserve">This example demonstrates the application of the </w:t>
      </w:r>
      <w:r w:rsidR="00A624E6">
        <w:rPr>
          <w:szCs w:val="20"/>
        </w:rPr>
        <w:t>Systems Integration Framework</w:t>
      </w:r>
      <w:r w:rsidRPr="0041138D">
        <w:rPr>
          <w:szCs w:val="20"/>
        </w:rPr>
        <w:t xml:space="preserve"> to a representative insurance integration scenario, illustrating how decision guidance, architectural patterns and governance controls are applied together.</w:t>
      </w:r>
    </w:p>
    <w:p w14:paraId="788FE589" w14:textId="77777777" w:rsidR="00FE4F0E" w:rsidRPr="0041138D" w:rsidRDefault="00FE4F0E" w:rsidP="0041138D">
      <w:pPr>
        <w:rPr>
          <w:szCs w:val="20"/>
        </w:rPr>
      </w:pPr>
    </w:p>
    <w:p w14:paraId="0019865E" w14:textId="77777777" w:rsidR="0041138D" w:rsidRDefault="0041138D" w:rsidP="0041138D">
      <w:pPr>
        <w:spacing w:before="40" w:after="110"/>
        <w:rPr>
          <w:szCs w:val="20"/>
        </w:rPr>
      </w:pPr>
      <w:r w:rsidRPr="0041138D">
        <w:rPr>
          <w:b/>
          <w:szCs w:val="20"/>
        </w:rPr>
        <w:t xml:space="preserve">The problem. </w:t>
      </w:r>
      <w:r w:rsidRPr="0041138D">
        <w:rPr>
          <w:szCs w:val="20"/>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6E446770" w14:textId="77777777" w:rsidR="0041138D" w:rsidRPr="0041138D" w:rsidRDefault="0041138D" w:rsidP="0041138D">
      <w:pPr>
        <w:spacing w:before="40" w:after="110"/>
        <w:rPr>
          <w:szCs w:val="20"/>
        </w:rPr>
      </w:pPr>
      <w:r w:rsidRPr="0041138D">
        <w:rPr>
          <w:b/>
          <w:szCs w:val="20"/>
        </w:rPr>
        <w:t xml:space="preserve">Using the document. </w:t>
      </w:r>
    </w:p>
    <w:p w14:paraId="514122BB" w14:textId="057DABBD" w:rsidR="0041138D" w:rsidRPr="00C64372" w:rsidRDefault="0041138D">
      <w:pPr>
        <w:pStyle w:val="ListParagraph"/>
        <w:numPr>
          <w:ilvl w:val="0"/>
          <w:numId w:val="17"/>
        </w:numPr>
        <w:spacing w:after="46" w:line="270" w:lineRule="auto"/>
        <w:rPr>
          <w:b/>
          <w:szCs w:val="20"/>
        </w:rPr>
      </w:pPr>
      <w:r w:rsidRPr="00C64372">
        <w:rPr>
          <w:b/>
          <w:szCs w:val="20"/>
        </w:rPr>
        <w:t xml:space="preserve">Pattern Selection Process - </w:t>
      </w:r>
      <w:r w:rsidRPr="00C64372">
        <w:rPr>
          <w:szCs w:val="20"/>
        </w:rPr>
        <w:t xml:space="preserve">The task is to choose a pattern for a specific need, so the reading path sends the reader to the decision tree in </w:t>
      </w:r>
      <w:r w:rsidR="00363CBA" w:rsidRPr="00C64372">
        <w:rPr>
          <w:szCs w:val="20"/>
        </w:rPr>
        <w:t>7</w:t>
      </w:r>
      <w:r w:rsidRPr="00C64372">
        <w:rPr>
          <w:szCs w:val="20"/>
        </w:rPr>
        <w:t xml:space="preserve">.3 and then the catalogue in Section </w:t>
      </w:r>
      <w:r w:rsidR="00363CBA" w:rsidRPr="00C64372">
        <w:rPr>
          <w:szCs w:val="20"/>
        </w:rPr>
        <w:t>8</w:t>
      </w:r>
      <w:r w:rsidRPr="00C64372">
        <w:rPr>
          <w:szCs w:val="20"/>
        </w:rPr>
        <w:t>.</w:t>
      </w:r>
    </w:p>
    <w:p w14:paraId="4ADE4EE7" w14:textId="38ED623C" w:rsidR="0041138D" w:rsidRPr="00C64372" w:rsidRDefault="0041138D">
      <w:pPr>
        <w:pStyle w:val="ListParagraph"/>
        <w:numPr>
          <w:ilvl w:val="0"/>
          <w:numId w:val="17"/>
        </w:numPr>
        <w:spacing w:after="46" w:line="270" w:lineRule="auto"/>
        <w:rPr>
          <w:szCs w:val="20"/>
        </w:rPr>
      </w:pPr>
      <w:r w:rsidRPr="00C64372">
        <w:rPr>
          <w:b/>
          <w:szCs w:val="20"/>
        </w:rPr>
        <w:t>The decision tree (</w:t>
      </w:r>
      <w:r w:rsidR="00363CBA" w:rsidRPr="00C64372">
        <w:rPr>
          <w:b/>
          <w:szCs w:val="20"/>
        </w:rPr>
        <w:t>7</w:t>
      </w:r>
      <w:r w:rsidRPr="00C64372">
        <w:rPr>
          <w:b/>
          <w:szCs w:val="20"/>
        </w:rPr>
        <w:t xml:space="preserve">.3) - </w:t>
      </w:r>
      <w:r w:rsidRPr="00C64372">
        <w:rPr>
          <w:szCs w:val="20"/>
        </w:rPr>
        <w:t>The scenario is plainly multi-step, so it is split into its parts, and each part is read from the top of the tree, landing on one pattern family with no technology chosen yet.</w:t>
      </w:r>
    </w:p>
    <w:p w14:paraId="2397A8EA" w14:textId="77777777" w:rsidR="00C64372" w:rsidRPr="00C64372" w:rsidRDefault="0041138D">
      <w:pPr>
        <w:pStyle w:val="ListParagraph"/>
        <w:numPr>
          <w:ilvl w:val="0"/>
          <w:numId w:val="17"/>
        </w:numPr>
        <w:spacing w:after="46" w:line="270" w:lineRule="auto"/>
        <w:rPr>
          <w:szCs w:val="20"/>
        </w:rPr>
      </w:pPr>
      <w:r w:rsidRPr="00C64372">
        <w:rPr>
          <w:b/>
          <w:szCs w:val="20"/>
        </w:rPr>
        <w:t>The matrix and use cases (</w:t>
      </w:r>
      <w:r w:rsidR="00363CBA" w:rsidRPr="00C64372">
        <w:rPr>
          <w:b/>
          <w:szCs w:val="20"/>
        </w:rPr>
        <w:t>7</w:t>
      </w:r>
      <w:r w:rsidRPr="00C64372">
        <w:rPr>
          <w:b/>
          <w:szCs w:val="20"/>
        </w:rPr>
        <w:t xml:space="preserve">.1 and </w:t>
      </w:r>
      <w:r w:rsidR="00363CBA" w:rsidRPr="00C64372">
        <w:rPr>
          <w:b/>
          <w:szCs w:val="20"/>
        </w:rPr>
        <w:t>7</w:t>
      </w:r>
      <w:r w:rsidRPr="00C64372">
        <w:rPr>
          <w:b/>
          <w:szCs w:val="20"/>
        </w:rPr>
        <w:t>.2) -</w:t>
      </w:r>
      <w:r w:rsidRPr="00C64372" w:rsidDel="003F3905">
        <w:rPr>
          <w:b/>
          <w:szCs w:val="20"/>
        </w:rPr>
        <w:t xml:space="preserve"> </w:t>
      </w:r>
      <w:r w:rsidRPr="00C64372">
        <w:rPr>
          <w:szCs w:val="20"/>
        </w:rPr>
        <w:t>The matrix confirms the Azure capability that realises each family, and the common use cases show the same scenarios already recognised, so nothing is invented.</w:t>
      </w:r>
    </w:p>
    <w:p w14:paraId="0242FE26" w14:textId="77777777" w:rsidR="00C64372" w:rsidRPr="00C64372" w:rsidRDefault="0041138D">
      <w:pPr>
        <w:pStyle w:val="ListParagraph"/>
        <w:numPr>
          <w:ilvl w:val="0"/>
          <w:numId w:val="17"/>
        </w:numPr>
        <w:spacing w:after="46" w:line="270" w:lineRule="auto"/>
        <w:rPr>
          <w:szCs w:val="20"/>
        </w:rPr>
      </w:pPr>
      <w:r w:rsidRPr="00C64372">
        <w:rPr>
          <w:b/>
          <w:szCs w:val="20"/>
        </w:rPr>
        <w:t xml:space="preserve">The catalogue (Section </w:t>
      </w:r>
      <w:r w:rsidR="00363CBA" w:rsidRPr="00C64372">
        <w:rPr>
          <w:b/>
          <w:szCs w:val="20"/>
        </w:rPr>
        <w:t>8</w:t>
      </w:r>
      <w:r w:rsidRPr="00C64372">
        <w:rPr>
          <w:b/>
          <w:szCs w:val="20"/>
        </w:rPr>
        <w:t xml:space="preserve">) - </w:t>
      </w:r>
      <w:r w:rsidRPr="00C64372">
        <w:rPr>
          <w:szCs w:val="20"/>
        </w:rPr>
        <w:t>Each chosen pattern is opened for its full specification, the problem it solves, the solution, when to use and avoid it, its security boundary and its non-functional profile.</w:t>
      </w:r>
    </w:p>
    <w:p w14:paraId="079A07ED" w14:textId="0F3513BD" w:rsidR="00FE4F0E" w:rsidRPr="00C64372" w:rsidRDefault="0041138D">
      <w:pPr>
        <w:pStyle w:val="ListParagraph"/>
        <w:numPr>
          <w:ilvl w:val="0"/>
          <w:numId w:val="17"/>
        </w:numPr>
        <w:spacing w:after="46" w:line="270" w:lineRule="auto"/>
        <w:rPr>
          <w:b/>
          <w:szCs w:val="20"/>
        </w:rPr>
      </w:pPr>
      <w:r w:rsidRPr="00C64372">
        <w:rPr>
          <w:b/>
          <w:szCs w:val="20"/>
        </w:rPr>
        <w:t xml:space="preserve">Scope and governance (Sections </w:t>
      </w:r>
      <w:r w:rsidR="00363CBA" w:rsidRPr="00C64372">
        <w:rPr>
          <w:b/>
          <w:szCs w:val="20"/>
        </w:rPr>
        <w:t>10</w:t>
      </w:r>
      <w:r w:rsidRPr="00C64372">
        <w:rPr>
          <w:b/>
          <w:szCs w:val="20"/>
        </w:rPr>
        <w:t>, 1</w:t>
      </w:r>
      <w:r w:rsidR="00363CBA" w:rsidRPr="00C64372">
        <w:rPr>
          <w:b/>
          <w:szCs w:val="20"/>
        </w:rPr>
        <w:t>2</w:t>
      </w:r>
      <w:r w:rsidRPr="00C64372">
        <w:rPr>
          <w:b/>
          <w:szCs w:val="20"/>
        </w:rPr>
        <w:t xml:space="preserve"> and 1</w:t>
      </w:r>
      <w:r w:rsidR="00363CBA" w:rsidRPr="00C64372">
        <w:rPr>
          <w:b/>
          <w:szCs w:val="20"/>
        </w:rPr>
        <w:t>3</w:t>
      </w:r>
      <w:r w:rsidRPr="00C64372">
        <w:rPr>
          <w:b/>
          <w:szCs w:val="20"/>
        </w:rPr>
        <w:t xml:space="preserve">) - </w:t>
      </w:r>
      <w:r w:rsidRPr="00C64372">
        <w:rPr>
          <w:szCs w:val="20"/>
        </w:rPr>
        <w:t xml:space="preserve">Section </w:t>
      </w:r>
      <w:r w:rsidR="00363CBA" w:rsidRPr="00C64372">
        <w:rPr>
          <w:szCs w:val="20"/>
        </w:rPr>
        <w:t>10</w:t>
      </w:r>
      <w:r w:rsidRPr="00C64372">
        <w:rPr>
          <w:szCs w:val="20"/>
        </w:rPr>
        <w:t xml:space="preserve"> places the insurance scenario, Section 1</w:t>
      </w:r>
      <w:r w:rsidR="00363CBA" w:rsidRPr="00C64372">
        <w:rPr>
          <w:szCs w:val="20"/>
        </w:rPr>
        <w:t>2</w:t>
      </w:r>
      <w:r w:rsidRPr="00C64372">
        <w:rPr>
          <w:szCs w:val="20"/>
        </w:rPr>
        <w:t xml:space="preserve"> sets the guardrails and Section 1</w:t>
      </w:r>
      <w:r w:rsidR="00363CBA" w:rsidRPr="00C64372">
        <w:rPr>
          <w:szCs w:val="20"/>
        </w:rPr>
        <w:t>3</w:t>
      </w:r>
      <w:r w:rsidRPr="00C64372">
        <w:rPr>
          <w:szCs w:val="20"/>
        </w:rPr>
        <w:t xml:space="preserve"> describes how the design goes to the Technical Design Authority for sign-off.</w:t>
      </w:r>
    </w:p>
    <w:p w14:paraId="0A72C405" w14:textId="77777777" w:rsidR="00FE4F0E" w:rsidRPr="0041138D" w:rsidRDefault="00FE4F0E" w:rsidP="00FE4F0E">
      <w:pPr>
        <w:pStyle w:val="ListParagraph"/>
        <w:numPr>
          <w:ilvl w:val="0"/>
          <w:numId w:val="0"/>
        </w:numPr>
        <w:spacing w:after="46" w:line="270" w:lineRule="auto"/>
        <w:ind w:left="360"/>
        <w:contextualSpacing w:val="0"/>
        <w:rPr>
          <w:szCs w:val="20"/>
        </w:rPr>
      </w:pPr>
    </w:p>
    <w:p w14:paraId="21ED6168" w14:textId="77777777" w:rsidR="0041138D" w:rsidRPr="0041138D" w:rsidRDefault="0041138D" w:rsidP="0041138D">
      <w:pPr>
        <w:spacing w:before="40" w:after="110"/>
        <w:rPr>
          <w:szCs w:val="20"/>
        </w:rPr>
      </w:pPr>
      <w:r w:rsidRPr="0041138D">
        <w:rPr>
          <w:b/>
          <w:szCs w:val="20"/>
        </w:rPr>
        <w:t xml:space="preserve">Walking the decision. </w:t>
      </w:r>
    </w:p>
    <w:p w14:paraId="2ABE8D01" w14:textId="6EA556AC"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Inbound bordereau. </w:t>
      </w:r>
      <w:r w:rsidRPr="0041138D">
        <w:rPr>
          <w:szCs w:val="20"/>
        </w:rPr>
        <w:t>The submission is a file, so it is taken in through event-driven file ingestion (</w:t>
      </w:r>
      <w:r w:rsidR="00122229">
        <w:rPr>
          <w:szCs w:val="20"/>
        </w:rPr>
        <w:t>SFINT19</w:t>
      </w:r>
      <w:r w:rsidRPr="0041138D">
        <w:rPr>
          <w:szCs w:val="20"/>
        </w:rPr>
        <w:t>).</w:t>
      </w:r>
    </w:p>
    <w:p w14:paraId="6B341802" w14:textId="0DDFBC81"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Into the internal model. </w:t>
      </w:r>
      <w:r w:rsidRPr="0041138D">
        <w:rPr>
          <w:szCs w:val="20"/>
        </w:rPr>
        <w:t>The broker format is not the Chaucer format, so the payload is translated to the canonical model before anything downstream sees it (</w:t>
      </w:r>
      <w:r w:rsidR="00122229">
        <w:rPr>
          <w:szCs w:val="20"/>
        </w:rPr>
        <w:t>SFINT21</w:t>
      </w:r>
      <w:r w:rsidRPr="0041138D">
        <w:rPr>
          <w:szCs w:val="20"/>
        </w:rPr>
        <w:t>).</w:t>
      </w:r>
    </w:p>
    <w:p w14:paraId="4889EADB"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core process. </w:t>
      </w:r>
      <w:r w:rsidRPr="0041138D">
        <w:rPr>
          <w:szCs w:val="20"/>
        </w:rPr>
        <w:t>The work spans several systems and runs long, with validation and calculation, so it resolves to orchestration (SFINT15), which sequences validate, calculate accumulation and confirm the bind.</w:t>
      </w:r>
    </w:p>
    <w:p w14:paraId="6E039D36"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confirmed instruction. </w:t>
      </w:r>
      <w:r w:rsidRPr="0041138D">
        <w:rPr>
          <w:szCs w:val="20"/>
        </w:rPr>
        <w:t>It must reach the policy system without loss, so it travels as guaranteed-delivery reliable messaging (SFINT8).</w:t>
      </w:r>
    </w:p>
    <w:p w14:paraId="1BB30FAA" w14:textId="77777777" w:rsidR="0041138D" w:rsidRPr="0041138D" w:rsidRDefault="0041138D" w:rsidP="0041138D">
      <w:pPr>
        <w:spacing w:after="46" w:line="270" w:lineRule="auto"/>
        <w:ind w:left="360"/>
        <w:rPr>
          <w:szCs w:val="20"/>
        </w:rPr>
      </w:pPr>
      <w:r w:rsidRPr="0041138D">
        <w:rPr>
          <w:b/>
          <w:szCs w:val="20"/>
        </w:rPr>
        <w:t xml:space="preserve">Telling the rest. </w:t>
      </w:r>
      <w:r w:rsidRPr="0041138D">
        <w:rPr>
          <w:szCs w:val="20"/>
        </w:rPr>
        <w:t>Downstream teams need to know but are not on the critical path, so they are told through a discrete event notification (SFINT11).</w:t>
      </w:r>
      <w:r w:rsidRPr="0041138D">
        <w:rPr>
          <w:szCs w:val="20"/>
        </w:rPr>
        <w:br/>
      </w:r>
    </w:p>
    <w:p w14:paraId="3F6CA7BA" w14:textId="50B0EB22" w:rsidR="0041138D" w:rsidRPr="0041138D" w:rsidRDefault="0041138D" w:rsidP="0041138D">
      <w:pPr>
        <w:spacing w:before="40" w:after="110"/>
        <w:rPr>
          <w:szCs w:val="20"/>
        </w:rPr>
      </w:pPr>
      <w:r w:rsidRPr="0041138D">
        <w:rPr>
          <w:b/>
          <w:szCs w:val="20"/>
        </w:rPr>
        <w:t xml:space="preserve">The solution. </w:t>
      </w:r>
      <w:r w:rsidRPr="0041138D">
        <w:rPr>
          <w:szCs w:val="20"/>
        </w:rPr>
        <w:t>End to end, the bordereau lands and file ingestion (</w:t>
      </w:r>
      <w:r w:rsidR="00122229">
        <w:rPr>
          <w:szCs w:val="20"/>
        </w:rPr>
        <w:t>SFINT19</w:t>
      </w:r>
      <w:r w:rsidRPr="0041138D">
        <w:rPr>
          <w:szCs w:val="20"/>
        </w:rPr>
        <w:t>) pick it up, canonical translation (</w:t>
      </w:r>
      <w:r w:rsidR="00122229">
        <w:rPr>
          <w:szCs w:val="20"/>
        </w:rPr>
        <w:t>SFINT21</w:t>
      </w:r>
      <w:r w:rsidRPr="0041138D">
        <w:rPr>
          <w:szCs w:val="20"/>
        </w:rPr>
        <w:t>) maps it to the internal model, and an orchestration (SFINT15) validates the risks, calculates the accumulation against current exposure and confirms the bind. Reliable messaging (SFINT8) carries the confirmed instruction to the policy system, and a discrete event (SFINT11) notifies the downstream teams. No step calls another synchronously across the whole chain, so a slow or unavailable system never fails the broker submission.</w:t>
      </w:r>
    </w:p>
    <w:p w14:paraId="466B6289" w14:textId="38FC602B" w:rsidR="0041138D" w:rsidRPr="0041138D" w:rsidRDefault="0041138D" w:rsidP="0041138D">
      <w:pPr>
        <w:spacing w:before="40" w:after="110"/>
        <w:rPr>
          <w:szCs w:val="20"/>
        </w:rPr>
      </w:pPr>
      <w:r w:rsidRPr="0041138D">
        <w:rPr>
          <w:b/>
          <w:szCs w:val="20"/>
        </w:rPr>
        <w:t>Architectural Rationale.</w:t>
      </w:r>
      <w:r w:rsidRPr="0041138D">
        <w:rPr>
          <w:szCs w:val="20"/>
        </w:rPr>
        <w:t xml:space="preserve"> A real, multi-step scenario resolves through the decision tree into named catalogue patterns rather than a bespoke design. Each pattern defines its associated security boundary, operational considerations and non-functional characteristics. The resulting solution is governed through the framework's mandatory guardrails in Section 1</w:t>
      </w:r>
      <w:r w:rsidR="00363CBA">
        <w:rPr>
          <w:szCs w:val="20"/>
        </w:rPr>
        <w:t>2</w:t>
      </w:r>
      <w:r w:rsidRPr="0041138D">
        <w:rPr>
          <w:szCs w:val="20"/>
        </w:rPr>
        <w:t xml:space="preserve"> and the Technical Design Authority (TDA) review process. The required levels of reliability, traceability and governance are achieved through the application of approved integration patterns and supporting framework controls.</w:t>
      </w:r>
    </w:p>
    <w:p w14:paraId="20B0050D" w14:textId="6E3CEFAD" w:rsidR="0041138D" w:rsidRDefault="005B60B0" w:rsidP="006F79A8">
      <w:pPr>
        <w:pStyle w:val="Heading1"/>
        <w:ind w:left="431" w:hanging="431"/>
      </w:pPr>
      <w:bookmarkStart w:id="163" w:name="_8._Enterprise_Pattern"/>
      <w:bookmarkStart w:id="164" w:name="_Enterprise_Pattern_Catalogue"/>
      <w:bookmarkEnd w:id="163"/>
      <w:bookmarkEnd w:id="164"/>
      <w:r>
        <w:t xml:space="preserve"> </w:t>
      </w:r>
      <w:bookmarkStart w:id="165" w:name="_Toc240366842"/>
      <w:r w:rsidR="0009094D">
        <w:t>Enterprise Integration Profile and Pattern Catalogue</w:t>
      </w:r>
      <w:bookmarkEnd w:id="165"/>
    </w:p>
    <w:p w14:paraId="5D6224DC" w14:textId="77777777" w:rsidR="00287349" w:rsidRPr="00287349" w:rsidRDefault="00287349" w:rsidP="00287349"/>
    <w:p w14:paraId="7C1C31BD" w14:textId="77777777" w:rsidR="009D38F0" w:rsidRDefault="009D38F0" w:rsidP="009D38F0">
      <w:r>
        <w:t>The Systems Integration Framework defines a governed catalogue for selecting, designing and reviewing integrations across internal Chaucer systems, third-party services, SaaS platforms and the enterprise data platform.</w:t>
      </w:r>
    </w:p>
    <w:p w14:paraId="774B3E63" w14:textId="77777777" w:rsidR="00B16E19" w:rsidRDefault="00B16E19" w:rsidP="009D38F0"/>
    <w:p w14:paraId="0D917D99" w14:textId="26B62435" w:rsidR="009D38F0" w:rsidRDefault="009D38F0" w:rsidP="009D38F0">
      <w:r>
        <w:t>The catalogue has two complementary levels:</w:t>
      </w:r>
    </w:p>
    <w:p w14:paraId="6BF15B83" w14:textId="77777777" w:rsidR="009D38F0" w:rsidRDefault="009D38F0" w:rsidP="0045770F">
      <w:pPr>
        <w:pStyle w:val="ListParagraph"/>
        <w:numPr>
          <w:ilvl w:val="0"/>
          <w:numId w:val="20"/>
        </w:numPr>
        <w:spacing w:after="160" w:line="279" w:lineRule="auto"/>
      </w:pPr>
      <w:r>
        <w:rPr>
          <w:b/>
          <w:bCs w:val="0"/>
        </w:rPr>
        <w:t>Enterprise Integration Profiles</w:t>
      </w:r>
      <w:r>
        <w:t xml:space="preserve"> classify the enterprise interaction, the boundary crossed, the expected governance treatment and the applicable control posture.</w:t>
      </w:r>
    </w:p>
    <w:p w14:paraId="2550973E" w14:textId="77777777" w:rsidR="009D38F0" w:rsidRDefault="009D38F0" w:rsidP="0045770F">
      <w:pPr>
        <w:pStyle w:val="ListParagraph"/>
        <w:numPr>
          <w:ilvl w:val="0"/>
          <w:numId w:val="20"/>
        </w:numPr>
        <w:spacing w:after="160" w:line="279" w:lineRule="auto"/>
      </w:pPr>
      <w:r>
        <w:rPr>
          <w:b/>
          <w:bCs w:val="0"/>
        </w:rPr>
        <w:t>Detailed Integration Patterns</w:t>
      </w:r>
      <w:r>
        <w:t xml:space="preserve"> define the implementation approach used to realise an Enterprise Integration Profile.</w:t>
      </w:r>
    </w:p>
    <w:p w14:paraId="2F64EE49" w14:textId="7DC09739" w:rsidR="009D38F0" w:rsidRDefault="009D38F0" w:rsidP="009D38F0">
      <w:r>
        <w:t>These levels are complementary and must not be treated as competing pattern catalogues.</w:t>
      </w:r>
      <w:r w:rsidR="00330678">
        <w:t xml:space="preserve"> </w:t>
      </w:r>
      <w:r>
        <w:t>An Enterprise Integration Profile describes the architectural context of an integration. A Detailed Integration Pattern describes how a specific part of the integration is implemented. One Enterprise Integration Profile may be realised through several Detailed Integration Patterns, and one Detailed Integration Pattern may support more than one Enterprise Integration Profile.</w:t>
      </w:r>
    </w:p>
    <w:p w14:paraId="3B2A56A1" w14:textId="77777777" w:rsidR="00330678" w:rsidRDefault="00330678" w:rsidP="009D38F0"/>
    <w:p w14:paraId="4E164634" w14:textId="77777777" w:rsidR="009D38F0" w:rsidRDefault="009D38F0" w:rsidP="009D38F0">
      <w:r>
        <w:t>For example, the same Managed API Facade pattern may be used for an internal API, an externally consumed Chaucer API or a governed facade over a third-party API. The implementation pattern is similar, but the trust boundary, security controls and governance evidence differ.</w:t>
      </w:r>
    </w:p>
    <w:p w14:paraId="08278DA0" w14:textId="77777777" w:rsidR="00217998" w:rsidRDefault="00217998" w:rsidP="009D38F0"/>
    <w:p w14:paraId="6B65D0C6" w14:textId="147525D3" w:rsidR="00287349" w:rsidRDefault="009D38F0" w:rsidP="009D38F0">
      <w:r>
        <w:t>Every architecture design must identify:</w:t>
      </w:r>
    </w:p>
    <w:p w14:paraId="7CE94494" w14:textId="77777777" w:rsidR="009D38F0" w:rsidRDefault="009D38F0" w:rsidP="0045770F">
      <w:pPr>
        <w:pStyle w:val="ListParagraph"/>
        <w:numPr>
          <w:ilvl w:val="0"/>
          <w:numId w:val="21"/>
        </w:numPr>
        <w:spacing w:after="160" w:line="279" w:lineRule="auto"/>
      </w:pPr>
      <w:r>
        <w:t>The selected Enterprise Integration Profile.</w:t>
      </w:r>
    </w:p>
    <w:p w14:paraId="1BF8CD37" w14:textId="77777777" w:rsidR="009D38F0" w:rsidRDefault="009D38F0" w:rsidP="0045770F">
      <w:pPr>
        <w:pStyle w:val="ListParagraph"/>
        <w:numPr>
          <w:ilvl w:val="0"/>
          <w:numId w:val="21"/>
        </w:numPr>
        <w:spacing w:after="160" w:line="279" w:lineRule="auto"/>
      </w:pPr>
      <w:r>
        <w:t>The integration boundary crossed.</w:t>
      </w:r>
    </w:p>
    <w:p w14:paraId="32E57CBD" w14:textId="77777777" w:rsidR="009D38F0" w:rsidRDefault="009D38F0" w:rsidP="0045770F">
      <w:pPr>
        <w:pStyle w:val="ListParagraph"/>
        <w:numPr>
          <w:ilvl w:val="0"/>
          <w:numId w:val="21"/>
        </w:numPr>
        <w:spacing w:after="160" w:line="279" w:lineRule="auto"/>
      </w:pPr>
      <w:r>
        <w:t>Each Detailed Integration Pattern used to realise the integration.</w:t>
      </w:r>
    </w:p>
    <w:p w14:paraId="28EF3C9F" w14:textId="77777777" w:rsidR="009D38F0" w:rsidRDefault="009D38F0" w:rsidP="0045770F">
      <w:pPr>
        <w:pStyle w:val="ListParagraph"/>
        <w:numPr>
          <w:ilvl w:val="0"/>
          <w:numId w:val="21"/>
        </w:numPr>
        <w:spacing w:after="160" w:line="279" w:lineRule="auto"/>
      </w:pPr>
      <w:r>
        <w:t>The applicable security, operational and data-handling controls.</w:t>
      </w:r>
    </w:p>
    <w:p w14:paraId="7CF5710E" w14:textId="77777777" w:rsidR="009D38F0" w:rsidRDefault="009D38F0" w:rsidP="0045770F">
      <w:pPr>
        <w:pStyle w:val="ListParagraph"/>
        <w:numPr>
          <w:ilvl w:val="0"/>
          <w:numId w:val="21"/>
        </w:numPr>
        <w:spacing w:after="160" w:line="279" w:lineRule="auto"/>
      </w:pPr>
      <w:r>
        <w:t>The governance evidence required for the selected profile and patterns.</w:t>
      </w:r>
    </w:p>
    <w:p w14:paraId="6EFF295C" w14:textId="77777777" w:rsidR="009D38F0" w:rsidRDefault="009D38F0" w:rsidP="0045770F">
      <w:pPr>
        <w:pStyle w:val="ListParagraph"/>
        <w:numPr>
          <w:ilvl w:val="0"/>
          <w:numId w:val="21"/>
        </w:numPr>
        <w:spacing w:after="160" w:line="279" w:lineRule="auto"/>
      </w:pPr>
      <w:r>
        <w:t>Any approved exception or deviation.</w:t>
      </w:r>
    </w:p>
    <w:p w14:paraId="3C7934DD" w14:textId="2E6C8C30" w:rsidR="00287349" w:rsidRDefault="009D38F0" w:rsidP="009D38F0">
      <w:r>
        <w:t>The expected architecture traceability is:</w:t>
      </w:r>
    </w:p>
    <w:p w14:paraId="07EB3492" w14:textId="77777777" w:rsidR="009D38F0" w:rsidRDefault="009D38F0" w:rsidP="00287349">
      <w:pPr>
        <w:rPr>
          <w:b/>
          <w:bCs w:val="0"/>
        </w:rPr>
      </w:pPr>
      <w:r w:rsidRPr="00287349">
        <w:rPr>
          <w:b/>
          <w:bCs w:val="0"/>
        </w:rPr>
        <w:t>Business requirement → Enterprise Integration Profile → Detailed Integration Pattern or Patterns → Approved platform capability → Mandatory guardrails → Governance evidence</w:t>
      </w:r>
    </w:p>
    <w:p w14:paraId="277F3756" w14:textId="77777777" w:rsidR="00287349" w:rsidRPr="00287349" w:rsidRDefault="00287349" w:rsidP="00287349">
      <w:pPr>
        <w:rPr>
          <w:b/>
          <w:bCs w:val="0"/>
        </w:rPr>
      </w:pPr>
    </w:p>
    <w:p w14:paraId="43533F22" w14:textId="02B0DDFB" w:rsidR="009D38F0" w:rsidRDefault="009D38F0" w:rsidP="0045770F">
      <w:pPr>
        <w:pStyle w:val="ListParagraph"/>
        <w:numPr>
          <w:ilvl w:val="0"/>
          <w:numId w:val="32"/>
        </w:numPr>
      </w:pPr>
      <w:r>
        <w:t>Enterprise Integration Profiles use the identifier format SIF-Pnn.</w:t>
      </w:r>
    </w:p>
    <w:p w14:paraId="6B3F832C" w14:textId="1CADCD71" w:rsidR="009D38F0" w:rsidRDefault="009D38F0" w:rsidP="0045770F">
      <w:pPr>
        <w:pStyle w:val="ListParagraph"/>
        <w:numPr>
          <w:ilvl w:val="0"/>
          <w:numId w:val="32"/>
        </w:numPr>
      </w:pPr>
      <w:r>
        <w:t>Operational integration patterns use the identifier format SFINTnn.</w:t>
      </w:r>
    </w:p>
    <w:p w14:paraId="2C82B6C7" w14:textId="0010F570" w:rsidR="009D38F0" w:rsidRDefault="009D38F0" w:rsidP="0045770F">
      <w:pPr>
        <w:pStyle w:val="ListParagraph"/>
        <w:numPr>
          <w:ilvl w:val="0"/>
          <w:numId w:val="32"/>
        </w:numPr>
      </w:pPr>
      <w:r>
        <w:t>Data-platform exchange patterns use the identifier format SFDEINTnn.</w:t>
      </w:r>
    </w:p>
    <w:p w14:paraId="07BDFE35" w14:textId="193122AD" w:rsidR="009D38F0" w:rsidRDefault="009D38F0" w:rsidP="0045770F">
      <w:pPr>
        <w:pStyle w:val="ListParagraph"/>
        <w:numPr>
          <w:ilvl w:val="0"/>
          <w:numId w:val="32"/>
        </w:numPr>
      </w:pPr>
      <w:r>
        <w:t>All identifiers use two digits to support consistent sorting, referencing and future catalogue expansion.</w:t>
      </w:r>
    </w:p>
    <w:p w14:paraId="34764E02" w14:textId="291DCF50" w:rsidR="00287349" w:rsidRDefault="009D38F0" w:rsidP="0045770F">
      <w:pPr>
        <w:pStyle w:val="ListParagraph"/>
        <w:numPr>
          <w:ilvl w:val="0"/>
          <w:numId w:val="32"/>
        </w:numPr>
      </w:pPr>
      <w:r>
        <w:t>Existing references such as SFINT1 and SFDEINT1 should be read as SFINT01 and SFDEINT01. All new and updated documentation must use the two-digit format.</w:t>
      </w:r>
    </w:p>
    <w:p w14:paraId="5ACA2F97" w14:textId="77777777" w:rsidR="009D38F0" w:rsidRDefault="009D38F0" w:rsidP="0045770F">
      <w:pPr>
        <w:pStyle w:val="ListParagraph"/>
        <w:numPr>
          <w:ilvl w:val="0"/>
          <w:numId w:val="32"/>
        </w:numPr>
      </w:pPr>
      <w:r>
        <w:t>The Detailed Integration Pattern identifier is authoritative for implementation guidance. The Enterprise Integration Profile identifier is authoritative for boundary classification and governance assessment.</w:t>
      </w:r>
    </w:p>
    <w:p w14:paraId="0C11EF11" w14:textId="77777777" w:rsidR="00FE4F0E" w:rsidRPr="00FE4F0E" w:rsidRDefault="00FE4F0E" w:rsidP="00FE4F0E"/>
    <w:p w14:paraId="39981406" w14:textId="7952D847" w:rsidR="00256F22" w:rsidRPr="00256F22" w:rsidRDefault="0041138D" w:rsidP="00E86D63">
      <w:pPr>
        <w:pStyle w:val="Heading2"/>
      </w:pPr>
      <w:bookmarkStart w:id="166" w:name="_Toc239852295"/>
      <w:bookmarkStart w:id="167" w:name="_Toc239980602"/>
      <w:bookmarkStart w:id="168" w:name="_Toc240366843"/>
      <w:r w:rsidRPr="00FE4F0E">
        <w:t>Enterprise Pattern Index and Boundary Applicability</w:t>
      </w:r>
      <w:bookmarkEnd w:id="166"/>
      <w:bookmarkEnd w:id="167"/>
      <w:bookmarkEnd w:id="168"/>
    </w:p>
    <w:p w14:paraId="3C4047FA" w14:textId="77777777" w:rsidR="00330678" w:rsidRPr="00330678" w:rsidRDefault="00330678" w:rsidP="00330678"/>
    <w:p w14:paraId="28953D5C" w14:textId="1F7EA212" w:rsidR="00256F22" w:rsidRDefault="00FE0CC5" w:rsidP="00FE0CC5">
      <w:r>
        <w:t>Enterprise Integration Profiles provide the architecture and governance view of an integration.</w:t>
      </w:r>
    </w:p>
    <w:p w14:paraId="06CCCAD7" w14:textId="77777777" w:rsidR="00330678" w:rsidRDefault="00330678" w:rsidP="00FE0CC5"/>
    <w:p w14:paraId="1A999C86" w14:textId="77777777" w:rsidR="00FE0CC5" w:rsidRDefault="00FE0CC5" w:rsidP="00FE0CC5">
      <w:r>
        <w:t>Each profile identifies:</w:t>
      </w:r>
    </w:p>
    <w:p w14:paraId="12167B20" w14:textId="77777777" w:rsidR="00FE0CC5" w:rsidRDefault="00FE0CC5" w:rsidP="0045770F">
      <w:pPr>
        <w:pStyle w:val="ListParagraph"/>
        <w:numPr>
          <w:ilvl w:val="0"/>
          <w:numId w:val="29"/>
        </w:numPr>
        <w:spacing w:after="160" w:line="279" w:lineRule="auto"/>
      </w:pPr>
      <w:r>
        <w:t>The enterprise interaction being performed.</w:t>
      </w:r>
    </w:p>
    <w:p w14:paraId="037E482E" w14:textId="77777777" w:rsidR="00FE0CC5" w:rsidRDefault="00FE0CC5" w:rsidP="0045770F">
      <w:pPr>
        <w:pStyle w:val="ListParagraph"/>
        <w:numPr>
          <w:ilvl w:val="0"/>
          <w:numId w:val="29"/>
        </w:numPr>
        <w:spacing w:after="160" w:line="279" w:lineRule="auto"/>
      </w:pPr>
      <w:r>
        <w:t>The primary integration boundary.</w:t>
      </w:r>
    </w:p>
    <w:p w14:paraId="1EA3C01D" w14:textId="77777777" w:rsidR="00FE0CC5" w:rsidRDefault="00FE0CC5" w:rsidP="0045770F">
      <w:pPr>
        <w:pStyle w:val="ListParagraph"/>
        <w:numPr>
          <w:ilvl w:val="0"/>
          <w:numId w:val="29"/>
        </w:numPr>
        <w:spacing w:after="160" w:line="279" w:lineRule="auto"/>
      </w:pPr>
      <w:r>
        <w:t>Where the profile is normally applicable.</w:t>
      </w:r>
    </w:p>
    <w:p w14:paraId="0B0DE33E" w14:textId="77777777" w:rsidR="00FE0CC5" w:rsidRDefault="00FE0CC5" w:rsidP="0045770F">
      <w:pPr>
        <w:pStyle w:val="ListParagraph"/>
        <w:numPr>
          <w:ilvl w:val="0"/>
          <w:numId w:val="29"/>
        </w:numPr>
        <w:spacing w:after="160" w:line="279" w:lineRule="auto"/>
      </w:pPr>
      <w:r>
        <w:t>The primary platform capabilities.</w:t>
      </w:r>
    </w:p>
    <w:p w14:paraId="2ED378AC" w14:textId="77777777" w:rsidR="00FE0CC5" w:rsidRDefault="00FE0CC5" w:rsidP="0045770F">
      <w:pPr>
        <w:pStyle w:val="ListParagraph"/>
        <w:numPr>
          <w:ilvl w:val="0"/>
          <w:numId w:val="29"/>
        </w:numPr>
        <w:spacing w:after="160" w:line="279" w:lineRule="auto"/>
      </w:pPr>
      <w:r>
        <w:t>The expected governance classification.</w:t>
      </w:r>
    </w:p>
    <w:p w14:paraId="01C92C57" w14:textId="77777777" w:rsidR="00FE0CC5" w:rsidRDefault="00FE0CC5" w:rsidP="0045770F">
      <w:pPr>
        <w:pStyle w:val="ListParagraph"/>
        <w:numPr>
          <w:ilvl w:val="0"/>
          <w:numId w:val="29"/>
        </w:numPr>
        <w:spacing w:after="160" w:line="279" w:lineRule="auto"/>
      </w:pPr>
      <w:r>
        <w:t>The Detailed Integration Patterns that may realise the profile.</w:t>
      </w:r>
    </w:p>
    <w:p w14:paraId="1DB6AE85" w14:textId="77777777" w:rsidR="00FE0CC5" w:rsidRDefault="00FE0CC5" w:rsidP="00FE0CC5">
      <w:r>
        <w:t>Internal integrations may use approved API, messaging, eventing, orchestration, file-exchange, transformation and routing patterns within Chaucer’s controlled integration platform.</w:t>
      </w:r>
    </w:p>
    <w:p w14:paraId="52571759" w14:textId="77777777" w:rsidR="004E6788" w:rsidRDefault="004E6788" w:rsidP="00FE0CC5"/>
    <w:p w14:paraId="0451DE8B" w14:textId="77777777" w:rsidR="00FE0CC5" w:rsidRDefault="00FE0CC5" w:rsidP="00FE0CC5">
      <w:r>
        <w:t>Third-party integrations must use an approved ingress or egress profile. These integrations require additional controls for identity, authentication, network boundaries, payload validation, data protection, monitoring, operational ownership and support.</w:t>
      </w:r>
    </w:p>
    <w:p w14:paraId="53D323C8" w14:textId="77777777" w:rsidR="00FE0CC5" w:rsidRDefault="00FE0CC5" w:rsidP="00FE0CC5">
      <w:r>
        <w:t>The data platform is treated as a governed analytical exchange boundary. It is not the default mechanism for operational integration, transient messaging, real-time transaction processing or cross-system process orchestration.</w:t>
      </w:r>
    </w:p>
    <w:p w14:paraId="6F2709AC" w14:textId="77777777" w:rsidR="006F0DBD" w:rsidRDefault="006F0DBD" w:rsidP="00FE0CC5"/>
    <w:p w14:paraId="2D5D146A" w14:textId="2B88AA37" w:rsidR="00E21E70" w:rsidRPr="00AB58C3" w:rsidRDefault="00E21E70" w:rsidP="00580356">
      <w:pPr>
        <w:pStyle w:val="Heading3"/>
        <w:rPr>
          <w:rFonts w:cs="Times New Roman"/>
          <w:color w:val="132040" w:themeColor="accent1" w:themeShade="BF"/>
          <w:sz w:val="24"/>
          <w:szCs w:val="26"/>
        </w:rPr>
      </w:pPr>
      <w:r w:rsidRPr="00AB58C3">
        <w:rPr>
          <w:rFonts w:cs="Times New Roman"/>
          <w:color w:val="132040" w:themeColor="accent1" w:themeShade="BF"/>
          <w:sz w:val="24"/>
          <w:szCs w:val="26"/>
        </w:rPr>
        <w:t>Applicability and governance classifications</w:t>
      </w:r>
    </w:p>
    <w:p w14:paraId="66E4EF1C" w14:textId="77CAC474" w:rsidR="00E21E70" w:rsidRDefault="00E21E70" w:rsidP="00E21E70">
      <w:r>
        <w:t>The following applicability notation is used throughout the catalogue:</w:t>
      </w:r>
      <w:r w:rsidR="005666B8">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8119"/>
      </w:tblGrid>
      <w:tr w:rsidR="00E21E70" w14:paraId="3FB6B6C7"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7B605BF" w14:textId="77777777" w:rsidR="00E21E70" w:rsidRPr="0084503F" w:rsidRDefault="00E21E70" w:rsidP="006F1EC8">
            <w:pPr>
              <w:rPr>
                <w:rFonts w:asciiTheme="minorHAnsi" w:hAnsiTheme="minorHAnsi" w:hint="eastAsia"/>
              </w:rPr>
            </w:pPr>
            <w:r w:rsidRPr="0084503F">
              <w:rPr>
                <w:rFonts w:asciiTheme="minorHAnsi" w:hAnsiTheme="minorHAnsi"/>
              </w:rPr>
              <w:t>Symbol</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0764E7" w14:textId="77777777" w:rsidR="00E21E70" w:rsidRPr="0084503F"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Meaning</w:t>
            </w:r>
          </w:p>
        </w:tc>
      </w:tr>
      <w:tr w:rsidR="00E21E70" w14:paraId="515D0D9D"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F8EC75C"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tcBorders>
              <w:top w:val="single" w:sz="4" w:space="0" w:color="000000" w:themeColor="text1"/>
            </w:tcBorders>
            <w:shd w:val="clear" w:color="auto" w:fill="auto"/>
            <w:vAlign w:val="center"/>
          </w:tcPr>
          <w:p w14:paraId="0382F0D0"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normally applicable to the boundary.</w:t>
            </w:r>
          </w:p>
        </w:tc>
      </w:tr>
      <w:tr w:rsidR="00E21E70" w14:paraId="3F526318"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9E026C2"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vAlign w:val="center"/>
          </w:tcPr>
          <w:p w14:paraId="273BE1CE"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The profile may be applicable but requires additional design rationale, controls or governance review.</w:t>
            </w:r>
          </w:p>
        </w:tc>
      </w:tr>
      <w:tr w:rsidR="00E21E70" w14:paraId="6661FDB1"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B05F97"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shd w:val="clear" w:color="auto" w:fill="auto"/>
            <w:vAlign w:val="center"/>
          </w:tcPr>
          <w:p w14:paraId="475015D2"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not normally appropriate for the boundary.</w:t>
            </w:r>
          </w:p>
        </w:tc>
      </w:tr>
    </w:tbl>
    <w:p w14:paraId="74EBAE2E" w14:textId="77777777" w:rsidR="00313C76" w:rsidRDefault="00313C76" w:rsidP="00E21E70"/>
    <w:p w14:paraId="584E586D" w14:textId="32563805" w:rsidR="00E21E70" w:rsidRDefault="00E21E70" w:rsidP="00E21E70">
      <w:r>
        <w:t>The following governance classifications are used:</w:t>
      </w:r>
      <w:r w:rsidR="005666B8">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826"/>
      </w:tblGrid>
      <w:tr w:rsidR="00E21E70" w14:paraId="5254B2AB"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A3215E" w14:textId="77777777" w:rsidR="00E21E70" w:rsidRPr="0084503F" w:rsidRDefault="00E21E70" w:rsidP="006F1EC8">
            <w:pPr>
              <w:rPr>
                <w:rFonts w:asciiTheme="minorHAnsi" w:hAnsiTheme="minorHAnsi" w:hint="eastAsia"/>
              </w:rPr>
            </w:pPr>
            <w:r w:rsidRPr="0084503F">
              <w:rPr>
                <w:rFonts w:asciiTheme="minorHAnsi" w:hAnsiTheme="minorHAnsi"/>
              </w:rPr>
              <w:t>Governance classification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43EFD6" w14:textId="77777777" w:rsidR="00E21E70" w:rsidRPr="0084503F"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Meaning</w:t>
            </w:r>
          </w:p>
        </w:tc>
      </w:tr>
      <w:tr w:rsidR="00E21E70" w14:paraId="2B228C46"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1657205E"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Standard</w:t>
            </w:r>
          </w:p>
        </w:tc>
        <w:tc>
          <w:tcPr>
            <w:tcW w:w="0" w:type="auto"/>
            <w:tcBorders>
              <w:top w:val="single" w:sz="4" w:space="0" w:color="000000" w:themeColor="text1"/>
            </w:tcBorders>
            <w:shd w:val="clear" w:color="auto" w:fill="auto"/>
            <w:vAlign w:val="center"/>
          </w:tcPr>
          <w:p w14:paraId="27816C40"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may be used through the normal architecture-governance route when all mandatory guardrails are satisfied.</w:t>
            </w:r>
          </w:p>
        </w:tc>
      </w:tr>
      <w:tr w:rsidR="00E21E70" w14:paraId="5E785C3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76C15AC"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Standard with boundary controls</w:t>
            </w:r>
          </w:p>
        </w:tc>
        <w:tc>
          <w:tcPr>
            <w:tcW w:w="0" w:type="auto"/>
            <w:vAlign w:val="center"/>
          </w:tcPr>
          <w:p w14:paraId="388842D3"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The profile crosses an organisational, external, internet or data-platform boundary and requires the additional controls defined for that boundary.</w:t>
            </w:r>
          </w:p>
        </w:tc>
      </w:tr>
      <w:tr w:rsidR="00E21E70" w14:paraId="3A4ADBD7"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A7763DB"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Conditional</w:t>
            </w:r>
          </w:p>
        </w:tc>
        <w:tc>
          <w:tcPr>
            <w:tcW w:w="0" w:type="auto"/>
            <w:shd w:val="clear" w:color="auto" w:fill="auto"/>
            <w:vAlign w:val="center"/>
          </w:tcPr>
          <w:p w14:paraId="613E9E46"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Use requires documented selection rationale and confirmation that the stated conditions are satisfied.</w:t>
            </w:r>
          </w:p>
        </w:tc>
      </w:tr>
      <w:tr w:rsidR="00E21E70" w14:paraId="5AFFA8A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4E09CF9"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Exception required</w:t>
            </w:r>
          </w:p>
        </w:tc>
        <w:tc>
          <w:tcPr>
            <w:tcW w:w="0" w:type="auto"/>
            <w:vAlign w:val="center"/>
          </w:tcPr>
          <w:p w14:paraId="17F2DC71"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Use deviates from an approved pattern, technology, guardrail or boundary and requires formal exception approval before implementation.</w:t>
            </w:r>
          </w:p>
        </w:tc>
      </w:tr>
      <w:tr w:rsidR="00E21E70" w14:paraId="10D2D301"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CF6D595"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Not applicable</w:t>
            </w:r>
          </w:p>
        </w:tc>
        <w:tc>
          <w:tcPr>
            <w:tcW w:w="0" w:type="auto"/>
            <w:shd w:val="clear" w:color="auto" w:fill="auto"/>
            <w:vAlign w:val="center"/>
          </w:tcPr>
          <w:p w14:paraId="446C7BB6"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not an appropriate solution for the stated boundary or requirement.</w:t>
            </w:r>
          </w:p>
        </w:tc>
      </w:tr>
    </w:tbl>
    <w:p w14:paraId="6C2FA9EB" w14:textId="6AF320E5" w:rsidR="00E21E70" w:rsidRDefault="005666B8" w:rsidP="00FE0CC5">
      <w:r>
        <w:br/>
      </w:r>
      <w:r w:rsidR="00E21E70">
        <w:t xml:space="preserve">A profile classified as </w:t>
      </w:r>
      <w:r w:rsidR="00E21E70" w:rsidRPr="006F0DBD">
        <w:t>Standard with boundary controls</w:t>
      </w:r>
      <w:r w:rsidR="00E21E70">
        <w:t xml:space="preserve"> does not automatically require an exception. An exception is required only when the implementation cannot satisfy the approved boundary controls or otherwise deviates from the Systems Integration Framework.</w:t>
      </w:r>
    </w:p>
    <w:p w14:paraId="0187DD58" w14:textId="19FD2E27" w:rsidR="0079617E" w:rsidRDefault="0079617E" w:rsidP="0041138D">
      <w:r w:rsidRPr="0079617E">
        <w:t xml:space="preserve"> </w:t>
      </w:r>
    </w:p>
    <w:p w14:paraId="0FAEEAA9" w14:textId="3B7A4E16" w:rsidR="0079617E" w:rsidRDefault="0079617E" w:rsidP="0079617E">
      <w:pPr>
        <w:pStyle w:val="Heading3"/>
        <w:rPr>
          <w:rFonts w:cs="Times New Roman"/>
          <w:color w:val="132040" w:themeColor="accent1" w:themeShade="BF"/>
          <w:sz w:val="24"/>
          <w:szCs w:val="26"/>
        </w:rPr>
      </w:pPr>
      <w:r w:rsidRPr="00997D45">
        <w:rPr>
          <w:rFonts w:cs="Times New Roman"/>
          <w:color w:val="132040" w:themeColor="accent1" w:themeShade="BF"/>
          <w:sz w:val="24"/>
          <w:szCs w:val="26"/>
        </w:rPr>
        <w:t>Enterprise Integration Profile Catalogue</w:t>
      </w:r>
    </w:p>
    <w:p w14:paraId="35BA92A0" w14:textId="77777777" w:rsidR="00DB1FD1" w:rsidRPr="00DB1FD1" w:rsidRDefault="00DB1FD1" w:rsidP="00DB1FD1"/>
    <w:tbl>
      <w:tblPr>
        <w:tblStyle w:val="GridTable4-Accent1"/>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1567"/>
        <w:gridCol w:w="1114"/>
        <w:gridCol w:w="968"/>
        <w:gridCol w:w="969"/>
        <w:gridCol w:w="969"/>
        <w:gridCol w:w="1027"/>
        <w:gridCol w:w="1414"/>
        <w:gridCol w:w="1425"/>
      </w:tblGrid>
      <w:tr w:rsidR="00613D7D" w14:paraId="00DEEDED" w14:textId="77777777" w:rsidTr="00DB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1B9AFA5" w14:textId="77777777" w:rsidR="00613D7D" w:rsidRPr="0084503F" w:rsidRDefault="00613D7D" w:rsidP="006F1EC8">
            <w:pPr>
              <w:rPr>
                <w:rFonts w:asciiTheme="minorHAnsi" w:hAnsiTheme="minorHAnsi" w:hint="eastAsia"/>
              </w:rPr>
            </w:pPr>
            <w:r w:rsidRPr="0084503F">
              <w:rPr>
                <w:rFonts w:asciiTheme="minorHAnsi" w:hAnsiTheme="minorHAnsi"/>
              </w:rPr>
              <w:t>Profile ID</w:t>
            </w:r>
          </w:p>
        </w:tc>
        <w:tc>
          <w:tcPr>
            <w:tcW w:w="156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B94450E"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Enterprise Integration Profile</w:t>
            </w:r>
          </w:p>
        </w:tc>
        <w:tc>
          <w:tcPr>
            <w:tcW w:w="11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29FB15"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Primary boundary</w:t>
            </w:r>
          </w:p>
        </w:tc>
        <w:tc>
          <w:tcPr>
            <w:tcW w:w="96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923C08"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815CBDC"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73A7F4E"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Chaucer to third party</w:t>
            </w:r>
          </w:p>
        </w:tc>
        <w:tc>
          <w:tcPr>
            <w:tcW w:w="10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A3298A5"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SIF to data platform</w:t>
            </w:r>
          </w:p>
        </w:tc>
        <w:tc>
          <w:tcPr>
            <w:tcW w:w="14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216CC74"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Primary capabilities</w:t>
            </w:r>
          </w:p>
        </w:tc>
        <w:tc>
          <w:tcPr>
            <w:tcW w:w="142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AE682B" w14:textId="77777777" w:rsidR="00613D7D" w:rsidRPr="006F0DB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Governance classification</w:t>
            </w:r>
          </w:p>
        </w:tc>
      </w:tr>
      <w:tr w:rsidR="00613D7D" w14:paraId="73D9C918"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Borders>
              <w:top w:val="single" w:sz="4" w:space="0" w:color="000000" w:themeColor="text1"/>
            </w:tcBorders>
            <w:vAlign w:val="center"/>
          </w:tcPr>
          <w:p w14:paraId="035A4856"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SIF-P01</w:t>
            </w:r>
          </w:p>
        </w:tc>
        <w:tc>
          <w:tcPr>
            <w:tcW w:w="1567" w:type="dxa"/>
            <w:tcBorders>
              <w:top w:val="single" w:sz="4" w:space="0" w:color="000000" w:themeColor="text1"/>
            </w:tcBorders>
            <w:vAlign w:val="center"/>
          </w:tcPr>
          <w:p w14:paraId="3995B74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REST API</w:t>
            </w:r>
          </w:p>
        </w:tc>
        <w:tc>
          <w:tcPr>
            <w:tcW w:w="1114" w:type="dxa"/>
            <w:tcBorders>
              <w:top w:val="single" w:sz="4" w:space="0" w:color="000000" w:themeColor="text1"/>
            </w:tcBorders>
            <w:vAlign w:val="center"/>
          </w:tcPr>
          <w:p w14:paraId="3FA5E2D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w:t>
            </w:r>
          </w:p>
        </w:tc>
        <w:tc>
          <w:tcPr>
            <w:tcW w:w="968" w:type="dxa"/>
            <w:tcBorders>
              <w:top w:val="single" w:sz="4" w:space="0" w:color="000000" w:themeColor="text1"/>
            </w:tcBorders>
            <w:vAlign w:val="center"/>
          </w:tcPr>
          <w:p w14:paraId="59FB3E5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tcBorders>
              <w:top w:val="single" w:sz="4" w:space="0" w:color="000000" w:themeColor="text1"/>
            </w:tcBorders>
            <w:vAlign w:val="center"/>
          </w:tcPr>
          <w:p w14:paraId="1693AEA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tcBorders>
              <w:top w:val="single" w:sz="4" w:space="0" w:color="000000" w:themeColor="text1"/>
            </w:tcBorders>
            <w:vAlign w:val="center"/>
          </w:tcPr>
          <w:p w14:paraId="3AA1149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tcBorders>
              <w:top w:val="single" w:sz="4" w:space="0" w:color="000000" w:themeColor="text1"/>
            </w:tcBorders>
            <w:vAlign w:val="center"/>
          </w:tcPr>
          <w:p w14:paraId="509FB45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tcBorders>
              <w:top w:val="single" w:sz="4" w:space="0" w:color="000000" w:themeColor="text1"/>
            </w:tcBorders>
            <w:vAlign w:val="center"/>
          </w:tcPr>
          <w:p w14:paraId="19D6D62F"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API Management with backend API, Logic App or Function</w:t>
            </w:r>
          </w:p>
        </w:tc>
        <w:tc>
          <w:tcPr>
            <w:tcW w:w="1425" w:type="dxa"/>
            <w:tcBorders>
              <w:top w:val="single" w:sz="4" w:space="0" w:color="000000" w:themeColor="text1"/>
            </w:tcBorders>
            <w:vAlign w:val="center"/>
          </w:tcPr>
          <w:p w14:paraId="61E39BB8"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w:t>
            </w:r>
          </w:p>
        </w:tc>
      </w:tr>
      <w:tr w:rsidR="00613D7D" w14:paraId="184484AA"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0504831A"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SIF-P02</w:t>
            </w:r>
          </w:p>
        </w:tc>
        <w:tc>
          <w:tcPr>
            <w:tcW w:w="1567" w:type="dxa"/>
            <w:vAlign w:val="center"/>
          </w:tcPr>
          <w:p w14:paraId="192626C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External API Ingress</w:t>
            </w:r>
          </w:p>
        </w:tc>
        <w:tc>
          <w:tcPr>
            <w:tcW w:w="1114" w:type="dxa"/>
            <w:vAlign w:val="center"/>
          </w:tcPr>
          <w:p w14:paraId="67AA922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8" w:type="dxa"/>
            <w:vAlign w:val="center"/>
          </w:tcPr>
          <w:p w14:paraId="15B6F283"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682527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A2BF5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2E93BFE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535E37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Approved network edge and API Management</w:t>
            </w:r>
          </w:p>
        </w:tc>
        <w:tc>
          <w:tcPr>
            <w:tcW w:w="1425" w:type="dxa"/>
            <w:vAlign w:val="center"/>
          </w:tcPr>
          <w:p w14:paraId="2F638726"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1DD9F0C7"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17A228A7"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SIF-P03</w:t>
            </w:r>
          </w:p>
        </w:tc>
        <w:tc>
          <w:tcPr>
            <w:tcW w:w="1567" w:type="dxa"/>
            <w:vAlign w:val="center"/>
          </w:tcPr>
          <w:p w14:paraId="42FE5FAA"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External API Egress</w:t>
            </w:r>
          </w:p>
        </w:tc>
        <w:tc>
          <w:tcPr>
            <w:tcW w:w="1114" w:type="dxa"/>
            <w:vAlign w:val="center"/>
          </w:tcPr>
          <w:p w14:paraId="33A8E42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Chaucer to third party</w:t>
            </w:r>
          </w:p>
        </w:tc>
        <w:tc>
          <w:tcPr>
            <w:tcW w:w="968" w:type="dxa"/>
            <w:vAlign w:val="center"/>
          </w:tcPr>
          <w:p w14:paraId="7145C5D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CC3DE3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130A97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2E1162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01B1E7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API Management, Logic Apps or Functions</w:t>
            </w:r>
          </w:p>
        </w:tc>
        <w:tc>
          <w:tcPr>
            <w:tcW w:w="1425" w:type="dxa"/>
            <w:vAlign w:val="center"/>
          </w:tcPr>
          <w:p w14:paraId="5B6DC98C"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3B088C28"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CF6D1DE"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SIF-P04</w:t>
            </w:r>
          </w:p>
        </w:tc>
        <w:tc>
          <w:tcPr>
            <w:tcW w:w="1567" w:type="dxa"/>
            <w:vAlign w:val="center"/>
          </w:tcPr>
          <w:p w14:paraId="33DE07B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API Facade and Mediation</w:t>
            </w:r>
          </w:p>
        </w:tc>
        <w:tc>
          <w:tcPr>
            <w:tcW w:w="1114" w:type="dxa"/>
            <w:vAlign w:val="center"/>
          </w:tcPr>
          <w:p w14:paraId="67DBD28C"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77292C7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19C72E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69F0EA7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A5F122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0C480EF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API Management with Logic App or Function</w:t>
            </w:r>
          </w:p>
        </w:tc>
        <w:tc>
          <w:tcPr>
            <w:tcW w:w="1425" w:type="dxa"/>
            <w:vAlign w:val="center"/>
          </w:tcPr>
          <w:p w14:paraId="43735820"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 where external</w:t>
            </w:r>
          </w:p>
        </w:tc>
      </w:tr>
      <w:tr w:rsidR="00613D7D" w14:paraId="7468FDAC"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1F5ADC7"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SIF-P05</w:t>
            </w:r>
          </w:p>
        </w:tc>
        <w:tc>
          <w:tcPr>
            <w:tcW w:w="1567" w:type="dxa"/>
            <w:vAlign w:val="center"/>
          </w:tcPr>
          <w:p w14:paraId="59187D90"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Reliable Queue Messaging</w:t>
            </w:r>
          </w:p>
        </w:tc>
        <w:tc>
          <w:tcPr>
            <w:tcW w:w="1114" w:type="dxa"/>
            <w:vAlign w:val="center"/>
          </w:tcPr>
          <w:p w14:paraId="1B95E81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Primarily internal</w:t>
            </w:r>
          </w:p>
        </w:tc>
        <w:tc>
          <w:tcPr>
            <w:tcW w:w="968" w:type="dxa"/>
            <w:vAlign w:val="center"/>
          </w:tcPr>
          <w:p w14:paraId="60F5679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194C0C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2B4B53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997C7E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EDDD8F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Service Bus Queue</w:t>
            </w:r>
          </w:p>
        </w:tc>
        <w:tc>
          <w:tcPr>
            <w:tcW w:w="1425" w:type="dxa"/>
            <w:vAlign w:val="center"/>
          </w:tcPr>
          <w:p w14:paraId="1FD974F7"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controlled externally</w:t>
            </w:r>
          </w:p>
        </w:tc>
      </w:tr>
      <w:tr w:rsidR="00613D7D" w14:paraId="1A3DE9EC"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7AD8966F"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SIF-P06</w:t>
            </w:r>
          </w:p>
        </w:tc>
        <w:tc>
          <w:tcPr>
            <w:tcW w:w="1567" w:type="dxa"/>
            <w:vAlign w:val="center"/>
          </w:tcPr>
          <w:p w14:paraId="6210105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Publish and Subscribe Messaging</w:t>
            </w:r>
          </w:p>
        </w:tc>
        <w:tc>
          <w:tcPr>
            <w:tcW w:w="1114" w:type="dxa"/>
            <w:vAlign w:val="center"/>
          </w:tcPr>
          <w:p w14:paraId="1D4FC8BA"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Primarily internal</w:t>
            </w:r>
          </w:p>
        </w:tc>
        <w:tc>
          <w:tcPr>
            <w:tcW w:w="968" w:type="dxa"/>
            <w:vAlign w:val="center"/>
          </w:tcPr>
          <w:p w14:paraId="18D4495C"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30F1455"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48BC66A"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1479990"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42DB06F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Service Bus Topic and subscriptions</w:t>
            </w:r>
          </w:p>
        </w:tc>
        <w:tc>
          <w:tcPr>
            <w:tcW w:w="1425" w:type="dxa"/>
            <w:vAlign w:val="center"/>
          </w:tcPr>
          <w:p w14:paraId="67A75A3E"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controlled externally</w:t>
            </w:r>
          </w:p>
        </w:tc>
      </w:tr>
      <w:tr w:rsidR="00613D7D" w14:paraId="7A52A679"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443BDB4"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SIF-P07</w:t>
            </w:r>
          </w:p>
        </w:tc>
        <w:tc>
          <w:tcPr>
            <w:tcW w:w="1567" w:type="dxa"/>
            <w:vAlign w:val="center"/>
          </w:tcPr>
          <w:p w14:paraId="45D17A5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Event Notification</w:t>
            </w:r>
          </w:p>
        </w:tc>
        <w:tc>
          <w:tcPr>
            <w:tcW w:w="1114" w:type="dxa"/>
            <w:vAlign w:val="center"/>
          </w:tcPr>
          <w:p w14:paraId="104FD85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622B4EE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327FEBAF"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816FA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30A4C2F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3BD8563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Event Grid, Service Bus Topic or Logic App</w:t>
            </w:r>
          </w:p>
        </w:tc>
        <w:tc>
          <w:tcPr>
            <w:tcW w:w="1425" w:type="dxa"/>
            <w:vAlign w:val="center"/>
          </w:tcPr>
          <w:p w14:paraId="75709009"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boundary controls where external</w:t>
            </w:r>
          </w:p>
        </w:tc>
      </w:tr>
      <w:tr w:rsidR="00613D7D" w14:paraId="412AF1B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FC95DE0"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SIF-P08</w:t>
            </w:r>
          </w:p>
        </w:tc>
        <w:tc>
          <w:tcPr>
            <w:tcW w:w="1567" w:type="dxa"/>
            <w:vAlign w:val="center"/>
          </w:tcPr>
          <w:p w14:paraId="7B23463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High-Volume Event Streaming</w:t>
            </w:r>
          </w:p>
        </w:tc>
        <w:tc>
          <w:tcPr>
            <w:tcW w:w="1114" w:type="dxa"/>
            <w:vAlign w:val="center"/>
          </w:tcPr>
          <w:p w14:paraId="1348D49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analytical or selected external</w:t>
            </w:r>
          </w:p>
        </w:tc>
        <w:tc>
          <w:tcPr>
            <w:tcW w:w="968" w:type="dxa"/>
            <w:vAlign w:val="center"/>
          </w:tcPr>
          <w:p w14:paraId="6C116CF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38E2914"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FCACD1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122AC9B1"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0E885914"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Event Hubs</w:t>
            </w:r>
          </w:p>
        </w:tc>
        <w:tc>
          <w:tcPr>
            <w:tcW w:w="1425" w:type="dxa"/>
            <w:vAlign w:val="center"/>
          </w:tcPr>
          <w:p w14:paraId="1FCE1C93"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Conditional</w:t>
            </w:r>
          </w:p>
        </w:tc>
      </w:tr>
      <w:tr w:rsidR="00613D7D" w14:paraId="7110FA16"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2788E4A9"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SIF-P09</w:t>
            </w:r>
          </w:p>
        </w:tc>
        <w:tc>
          <w:tcPr>
            <w:tcW w:w="1567" w:type="dxa"/>
            <w:vAlign w:val="center"/>
          </w:tcPr>
          <w:p w14:paraId="49B8EAA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Workflow Orchestration</w:t>
            </w:r>
          </w:p>
        </w:tc>
        <w:tc>
          <w:tcPr>
            <w:tcW w:w="1114" w:type="dxa"/>
            <w:vAlign w:val="center"/>
          </w:tcPr>
          <w:p w14:paraId="560FF36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3CF94FE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37AD4B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A403A9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D157EB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6CAAF89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Logic Apps Standard</w:t>
            </w:r>
          </w:p>
        </w:tc>
        <w:tc>
          <w:tcPr>
            <w:tcW w:w="1425" w:type="dxa"/>
            <w:vAlign w:val="center"/>
          </w:tcPr>
          <w:p w14:paraId="76107978"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 where external</w:t>
            </w:r>
          </w:p>
        </w:tc>
      </w:tr>
      <w:tr w:rsidR="00613D7D" w14:paraId="575F818B"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335703D2"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SIF-P10</w:t>
            </w:r>
          </w:p>
        </w:tc>
        <w:tc>
          <w:tcPr>
            <w:tcW w:w="1567" w:type="dxa"/>
            <w:vAlign w:val="center"/>
          </w:tcPr>
          <w:p w14:paraId="2C3A636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Long-Running and Stateful Workflow</w:t>
            </w:r>
          </w:p>
        </w:tc>
        <w:tc>
          <w:tcPr>
            <w:tcW w:w="1114" w:type="dxa"/>
            <w:vAlign w:val="center"/>
          </w:tcPr>
          <w:p w14:paraId="5705727D"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0706051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CFE41D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130799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0BB5A7A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52EE10B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Logic Apps Standard or approved Durable Functions</w:t>
            </w:r>
          </w:p>
        </w:tc>
        <w:tc>
          <w:tcPr>
            <w:tcW w:w="1425" w:type="dxa"/>
            <w:vAlign w:val="center"/>
          </w:tcPr>
          <w:p w14:paraId="1204A5F6"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for Logic Apps; Durable Functions by approved exception</w:t>
            </w:r>
          </w:p>
        </w:tc>
      </w:tr>
      <w:tr w:rsidR="00613D7D" w14:paraId="3E823068"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05F98DA9"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SIF-P11</w:t>
            </w:r>
          </w:p>
        </w:tc>
        <w:tc>
          <w:tcPr>
            <w:tcW w:w="1567" w:type="dxa"/>
            <w:vAlign w:val="center"/>
          </w:tcPr>
          <w:p w14:paraId="51BC4FE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Third-Party Webhook Ingress</w:t>
            </w:r>
          </w:p>
        </w:tc>
        <w:tc>
          <w:tcPr>
            <w:tcW w:w="1114" w:type="dxa"/>
            <w:vAlign w:val="center"/>
          </w:tcPr>
          <w:p w14:paraId="40524402"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8" w:type="dxa"/>
            <w:vAlign w:val="center"/>
          </w:tcPr>
          <w:p w14:paraId="2F07DA9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B58BE5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68B35B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598C86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614E161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Approved network edge, API Management and asynchronous processing</w:t>
            </w:r>
          </w:p>
        </w:tc>
        <w:tc>
          <w:tcPr>
            <w:tcW w:w="1425" w:type="dxa"/>
            <w:vAlign w:val="center"/>
          </w:tcPr>
          <w:p w14:paraId="0BB1C93F"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7C5C378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2387DA4D"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SIF-P12</w:t>
            </w:r>
          </w:p>
        </w:tc>
        <w:tc>
          <w:tcPr>
            <w:tcW w:w="1567" w:type="dxa"/>
            <w:vAlign w:val="center"/>
          </w:tcPr>
          <w:p w14:paraId="2DCE919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Managed File Exchange</w:t>
            </w:r>
          </w:p>
        </w:tc>
        <w:tc>
          <w:tcPr>
            <w:tcW w:w="1114" w:type="dxa"/>
            <w:vAlign w:val="center"/>
          </w:tcPr>
          <w:p w14:paraId="68B5257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086B9350"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1FF1D4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31430D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48A2C3C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273EA0E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Logic Apps, Functions, Storage, SFTP and Event Grid</w:t>
            </w:r>
          </w:p>
        </w:tc>
        <w:tc>
          <w:tcPr>
            <w:tcW w:w="1425" w:type="dxa"/>
            <w:vAlign w:val="center"/>
          </w:tcPr>
          <w:p w14:paraId="28AFD3C7"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boundary controls where external</w:t>
            </w:r>
          </w:p>
        </w:tc>
      </w:tr>
      <w:tr w:rsidR="00613D7D" w14:paraId="4D94300A"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8CC409D"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SIF-P13</w:t>
            </w:r>
          </w:p>
        </w:tc>
        <w:tc>
          <w:tcPr>
            <w:tcW w:w="1567" w:type="dxa"/>
            <w:vAlign w:val="center"/>
          </w:tcPr>
          <w:p w14:paraId="4ED7B4F4"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Data Platform Exchange</w:t>
            </w:r>
          </w:p>
        </w:tc>
        <w:tc>
          <w:tcPr>
            <w:tcW w:w="1114" w:type="dxa"/>
            <w:vAlign w:val="center"/>
          </w:tcPr>
          <w:p w14:paraId="4445E07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SIF to data platform or data platform to governed consumer</w:t>
            </w:r>
          </w:p>
        </w:tc>
        <w:tc>
          <w:tcPr>
            <w:tcW w:w="968" w:type="dxa"/>
            <w:vAlign w:val="center"/>
          </w:tcPr>
          <w:p w14:paraId="47C0F75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0DCC03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3FC68CA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3F0F46A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48172A6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ADF, ADLS, Event Hubs, Snowpipe, Snowflake and governed APIs</w:t>
            </w:r>
          </w:p>
        </w:tc>
        <w:tc>
          <w:tcPr>
            <w:tcW w:w="1425" w:type="dxa"/>
            <w:vAlign w:val="center"/>
          </w:tcPr>
          <w:p w14:paraId="3BC34754"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Conditional; not an operational integration default</w:t>
            </w:r>
          </w:p>
        </w:tc>
      </w:tr>
      <w:tr w:rsidR="00613D7D" w14:paraId="7CCECDF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903D742"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SIF-P14</w:t>
            </w:r>
          </w:p>
        </w:tc>
        <w:tc>
          <w:tcPr>
            <w:tcW w:w="1567" w:type="dxa"/>
            <w:vAlign w:val="center"/>
          </w:tcPr>
          <w:p w14:paraId="3365E0D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Specialist Mediation and Transformation</w:t>
            </w:r>
          </w:p>
        </w:tc>
        <w:tc>
          <w:tcPr>
            <w:tcW w:w="1114" w:type="dxa"/>
            <w:vAlign w:val="center"/>
          </w:tcPr>
          <w:p w14:paraId="666F2DC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523B584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9B64561"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906CC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FAB217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13305543"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Functions, API Management, Service Bus or Event Grid</w:t>
            </w:r>
          </w:p>
        </w:tc>
        <w:tc>
          <w:tcPr>
            <w:tcW w:w="1425" w:type="dxa"/>
            <w:vAlign w:val="center"/>
          </w:tcPr>
          <w:p w14:paraId="40439C45"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constraints</w:t>
            </w:r>
          </w:p>
        </w:tc>
      </w:tr>
    </w:tbl>
    <w:p w14:paraId="3A1CA4A0" w14:textId="1254FFA6" w:rsidR="00256F22" w:rsidRDefault="00186EF4" w:rsidP="00256F22">
      <w:r>
        <w:br/>
      </w:r>
      <w:r w:rsidR="00D74E22" w:rsidRPr="00AF67DE">
        <w:t xml:space="preserve">Profile </w:t>
      </w:r>
      <w:r w:rsidR="00256F22">
        <w:t>Interpretation</w:t>
      </w:r>
    </w:p>
    <w:p w14:paraId="653BC9FE" w14:textId="77777777" w:rsidR="00D74E22" w:rsidRPr="00AF67DE" w:rsidRDefault="00D74E22" w:rsidP="00256F22"/>
    <w:p w14:paraId="1AFCA0DB" w14:textId="28074632" w:rsidR="00D74E22" w:rsidRDefault="00D74E22" w:rsidP="00D74E22">
      <w:r>
        <w:t>The Primary capabilities column identifies the normal platform capabilities used to realise the profile. It does not prescribe every component required in an end-to-end design.</w:t>
      </w:r>
    </w:p>
    <w:p w14:paraId="68B3BFA2" w14:textId="77777777" w:rsidR="00D74E22" w:rsidRDefault="00D74E22" w:rsidP="00D74E22">
      <w:r>
        <w:t>The Detailed Integration Patterns remain authoritative for:</w:t>
      </w:r>
    </w:p>
    <w:p w14:paraId="52CB8E08" w14:textId="77777777" w:rsidR="00D74E22" w:rsidRDefault="00D74E22" w:rsidP="0045770F">
      <w:pPr>
        <w:pStyle w:val="ListParagraph"/>
        <w:numPr>
          <w:ilvl w:val="0"/>
          <w:numId w:val="30"/>
        </w:numPr>
        <w:spacing w:after="160" w:line="279" w:lineRule="auto"/>
      </w:pPr>
      <w:r>
        <w:t>Pattern-selection criteria.</w:t>
      </w:r>
    </w:p>
    <w:p w14:paraId="66149D20" w14:textId="77777777" w:rsidR="00D74E22" w:rsidRDefault="00D74E22" w:rsidP="0045770F">
      <w:pPr>
        <w:pStyle w:val="ListParagraph"/>
        <w:numPr>
          <w:ilvl w:val="0"/>
          <w:numId w:val="30"/>
        </w:numPr>
        <w:spacing w:after="160" w:line="279" w:lineRule="auto"/>
      </w:pPr>
      <w:r>
        <w:t>Implementation structure.</w:t>
      </w:r>
    </w:p>
    <w:p w14:paraId="3FDCB4C2" w14:textId="77777777" w:rsidR="00D74E22" w:rsidRDefault="00D74E22" w:rsidP="0045770F">
      <w:pPr>
        <w:pStyle w:val="ListParagraph"/>
        <w:numPr>
          <w:ilvl w:val="0"/>
          <w:numId w:val="30"/>
        </w:numPr>
        <w:spacing w:after="160" w:line="279" w:lineRule="auto"/>
      </w:pPr>
      <w:r>
        <w:t>Appropriate and inappropriate use.</w:t>
      </w:r>
    </w:p>
    <w:p w14:paraId="110F520B" w14:textId="77777777" w:rsidR="00D74E22" w:rsidRDefault="00D74E22" w:rsidP="0045770F">
      <w:pPr>
        <w:pStyle w:val="ListParagraph"/>
        <w:numPr>
          <w:ilvl w:val="0"/>
          <w:numId w:val="30"/>
        </w:numPr>
        <w:spacing w:after="160" w:line="279" w:lineRule="auto"/>
      </w:pPr>
      <w:r>
        <w:t>Security boundaries.</w:t>
      </w:r>
    </w:p>
    <w:p w14:paraId="13CB2220" w14:textId="77777777" w:rsidR="00D74E22" w:rsidRDefault="00D74E22" w:rsidP="0045770F">
      <w:pPr>
        <w:pStyle w:val="ListParagraph"/>
        <w:numPr>
          <w:ilvl w:val="0"/>
          <w:numId w:val="30"/>
        </w:numPr>
        <w:spacing w:after="160" w:line="279" w:lineRule="auto"/>
      </w:pPr>
      <w:r>
        <w:t>Operational considerations.</w:t>
      </w:r>
    </w:p>
    <w:p w14:paraId="72E8ECF4" w14:textId="77777777" w:rsidR="00D74E22" w:rsidRDefault="00D74E22" w:rsidP="0045770F">
      <w:pPr>
        <w:pStyle w:val="ListParagraph"/>
        <w:numPr>
          <w:ilvl w:val="0"/>
          <w:numId w:val="30"/>
        </w:numPr>
        <w:spacing w:after="160" w:line="279" w:lineRule="auto"/>
      </w:pPr>
      <w:r>
        <w:t>Reliability and resilience controls.</w:t>
      </w:r>
    </w:p>
    <w:p w14:paraId="6CD749D8" w14:textId="77777777" w:rsidR="00D74E22" w:rsidRDefault="00D74E22" w:rsidP="0045770F">
      <w:pPr>
        <w:pStyle w:val="ListParagraph"/>
        <w:numPr>
          <w:ilvl w:val="0"/>
          <w:numId w:val="30"/>
        </w:numPr>
        <w:spacing w:after="160" w:line="279" w:lineRule="auto"/>
      </w:pPr>
      <w:r>
        <w:t>Common pitfalls.</w:t>
      </w:r>
    </w:p>
    <w:p w14:paraId="1A38D164" w14:textId="77777777" w:rsidR="00D74E22" w:rsidRDefault="00D74E22" w:rsidP="0045770F">
      <w:pPr>
        <w:pStyle w:val="ListParagraph"/>
        <w:numPr>
          <w:ilvl w:val="0"/>
          <w:numId w:val="30"/>
        </w:numPr>
        <w:spacing w:after="160" w:line="279" w:lineRule="auto"/>
      </w:pPr>
      <w:r>
        <w:t>Representative insurance scenarios.</w:t>
      </w:r>
    </w:p>
    <w:p w14:paraId="10C5AECA" w14:textId="77777777" w:rsidR="00D74E22" w:rsidRDefault="00D74E22" w:rsidP="00D74E22">
      <w:r>
        <w:t>Any implementation that requires a technology not included in the target platform or an arrangement not covered by an approved profile and Detailed Integration Pattern requires documented architecture justification and approval through the exception process.</w:t>
      </w:r>
    </w:p>
    <w:p w14:paraId="59DF467B" w14:textId="77777777" w:rsidR="00D74E22" w:rsidRDefault="00D74E22" w:rsidP="0041138D">
      <w:pPr>
        <w:rPr>
          <w:szCs w:val="20"/>
        </w:rPr>
      </w:pPr>
    </w:p>
    <w:p w14:paraId="3C27B665" w14:textId="0F23FC37" w:rsidR="00556347" w:rsidRPr="00DB1FD1" w:rsidRDefault="00556347" w:rsidP="00256F22">
      <w:pPr>
        <w:pStyle w:val="Heading3"/>
        <w:rPr>
          <w:rFonts w:cs="Times New Roman"/>
          <w:color w:val="132040" w:themeColor="accent1" w:themeShade="BF"/>
          <w:sz w:val="24"/>
          <w:szCs w:val="26"/>
        </w:rPr>
      </w:pPr>
      <w:r w:rsidRPr="00DB1FD1">
        <w:rPr>
          <w:rFonts w:cs="Times New Roman"/>
          <w:color w:val="132040" w:themeColor="accent1" w:themeShade="BF"/>
          <w:sz w:val="24"/>
          <w:szCs w:val="26"/>
        </w:rPr>
        <w:t>Relationship between Enterprise Integration Profiles and Detailed Integration Patterns</w:t>
      </w:r>
    </w:p>
    <w:p w14:paraId="42902322" w14:textId="77777777" w:rsidR="007F2C44" w:rsidRDefault="007F2C44" w:rsidP="007F2C44">
      <w:r>
        <w:t>The following table maps each Enterprise Integration Profile to the Detailed Integration Patterns that may be used to realise it.</w:t>
      </w:r>
    </w:p>
    <w:p w14:paraId="2EA0970F" w14:textId="77777777" w:rsidR="007F2C44" w:rsidRDefault="007F2C44" w:rsidP="007F2C44">
      <w:r>
        <w:t>The mapping identifies permitted and commonly applicable patterns. It does not imply that every listed pattern is required in every implementation.</w:t>
      </w:r>
    </w:p>
    <w:p w14:paraId="6643E33A" w14:textId="77777777" w:rsidR="007F2C44" w:rsidRPr="007F2C44" w:rsidRDefault="007F2C44" w:rsidP="005C09AF"/>
    <w:tbl>
      <w:tblPr>
        <w:tblStyle w:val="GridTable4-Accent1"/>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1952"/>
        <w:gridCol w:w="4981"/>
        <w:gridCol w:w="994"/>
      </w:tblGrid>
      <w:tr w:rsidR="00A42DAC" w:rsidRPr="006F0DBD" w14:paraId="00E89728" w14:textId="77777777" w:rsidTr="008A40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C6927E" w14:textId="77777777" w:rsidR="00A42DAC" w:rsidRPr="006F0DBD" w:rsidRDefault="00A42DAC" w:rsidP="006F1EC8">
            <w:pPr>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CEEAACA"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Profile name</w:t>
            </w:r>
          </w:p>
        </w:tc>
        <w:tc>
          <w:tcPr>
            <w:tcW w:w="498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B1AD801"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Commonly applicable Detailed Integration Patterns</w:t>
            </w:r>
          </w:p>
        </w:tc>
        <w:tc>
          <w:tcPr>
            <w:tcW w:w="9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DD8949"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Detailed section</w:t>
            </w:r>
          </w:p>
        </w:tc>
      </w:tr>
      <w:tr w:rsidR="00A42DAC" w14:paraId="78A5887F"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vAlign w:val="center"/>
          </w:tcPr>
          <w:p w14:paraId="75FB80A4"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SIF-P01</w:t>
            </w:r>
          </w:p>
        </w:tc>
        <w:tc>
          <w:tcPr>
            <w:tcW w:w="0" w:type="auto"/>
            <w:tcBorders>
              <w:top w:val="single" w:sz="4" w:space="0" w:color="000000" w:themeColor="text1"/>
            </w:tcBorders>
            <w:vAlign w:val="center"/>
          </w:tcPr>
          <w:p w14:paraId="4C830CBD"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Internal REST API</w:t>
            </w:r>
          </w:p>
        </w:tc>
        <w:tc>
          <w:tcPr>
            <w:tcW w:w="4981" w:type="dxa"/>
            <w:tcBorders>
              <w:top w:val="single" w:sz="4" w:space="0" w:color="000000" w:themeColor="text1"/>
            </w:tcBorders>
            <w:vAlign w:val="center"/>
          </w:tcPr>
          <w:p w14:paraId="5A8C8919"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w:t>
            </w:r>
          </w:p>
        </w:tc>
        <w:tc>
          <w:tcPr>
            <w:tcW w:w="993" w:type="dxa"/>
            <w:tcBorders>
              <w:top w:val="single" w:sz="4" w:space="0" w:color="000000" w:themeColor="text1"/>
            </w:tcBorders>
            <w:vAlign w:val="center"/>
          </w:tcPr>
          <w:p w14:paraId="5C74672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3FCD838D"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017267BA"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SIF-P02</w:t>
            </w:r>
          </w:p>
        </w:tc>
        <w:tc>
          <w:tcPr>
            <w:tcW w:w="0" w:type="auto"/>
            <w:vAlign w:val="center"/>
          </w:tcPr>
          <w:p w14:paraId="1D01FA27"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External API Ingress</w:t>
            </w:r>
          </w:p>
        </w:tc>
        <w:tc>
          <w:tcPr>
            <w:tcW w:w="4981" w:type="dxa"/>
            <w:vAlign w:val="center"/>
          </w:tcPr>
          <w:p w14:paraId="6FE66AC1"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w:t>
            </w:r>
          </w:p>
        </w:tc>
        <w:tc>
          <w:tcPr>
            <w:tcW w:w="993" w:type="dxa"/>
            <w:vAlign w:val="center"/>
          </w:tcPr>
          <w:p w14:paraId="759A697B"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6E1E6FEB"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3C9968"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SIF-P03</w:t>
            </w:r>
          </w:p>
        </w:tc>
        <w:tc>
          <w:tcPr>
            <w:tcW w:w="0" w:type="auto"/>
            <w:vAlign w:val="center"/>
          </w:tcPr>
          <w:p w14:paraId="11D5F4D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Egress</w:t>
            </w:r>
          </w:p>
        </w:tc>
        <w:tc>
          <w:tcPr>
            <w:tcW w:w="4981" w:type="dxa"/>
            <w:vAlign w:val="center"/>
          </w:tcPr>
          <w:p w14:paraId="581D94B8"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 SFINT03 Protocol and Format Mediation; SFINT09 Scheduled or Timed Trigger; SFINT15 Stateful Process Orchestration</w:t>
            </w:r>
          </w:p>
        </w:tc>
        <w:tc>
          <w:tcPr>
            <w:tcW w:w="993" w:type="dxa"/>
            <w:vAlign w:val="center"/>
          </w:tcPr>
          <w:p w14:paraId="01DF49CA"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8.3, 8.4 and 8.6</w:t>
            </w:r>
          </w:p>
        </w:tc>
      </w:tr>
      <w:tr w:rsidR="00A42DAC" w14:paraId="790FEB9A"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20B88AA7"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62ABF205"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4981" w:type="dxa"/>
            <w:vAlign w:val="center"/>
          </w:tcPr>
          <w:p w14:paraId="7970A359"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 SFINT02 API Composition and Aggregation; SFINT03 Protocol and Format Mediation</w:t>
            </w:r>
          </w:p>
        </w:tc>
        <w:tc>
          <w:tcPr>
            <w:tcW w:w="993" w:type="dxa"/>
            <w:vAlign w:val="center"/>
          </w:tcPr>
          <w:p w14:paraId="71377EFF"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0C4F40E7"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CE7398"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SIF-P05</w:t>
            </w:r>
          </w:p>
        </w:tc>
        <w:tc>
          <w:tcPr>
            <w:tcW w:w="0" w:type="auto"/>
            <w:vAlign w:val="center"/>
          </w:tcPr>
          <w:p w14:paraId="753589C6"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Reliable Queue Messaging</w:t>
            </w:r>
          </w:p>
        </w:tc>
        <w:tc>
          <w:tcPr>
            <w:tcW w:w="4981" w:type="dxa"/>
            <w:vAlign w:val="center"/>
          </w:tcPr>
          <w:p w14:paraId="21F35F0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SFINT04 Queue-Based Load Levelling; SFINT05 Competing Consumers; SFINT06 Asynchronous Request-Reply; SFINT07 Claim-Check; SFINT08 Reliable Messaging; SFINT09 Scheduled or Timed Trigger</w:t>
            </w:r>
          </w:p>
        </w:tc>
        <w:tc>
          <w:tcPr>
            <w:tcW w:w="993" w:type="dxa"/>
            <w:vAlign w:val="center"/>
          </w:tcPr>
          <w:p w14:paraId="10905666"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8.4</w:t>
            </w:r>
          </w:p>
        </w:tc>
      </w:tr>
      <w:tr w:rsidR="00A42DAC" w14:paraId="4C181BD4"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57799A16"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SIF-P06</w:t>
            </w:r>
          </w:p>
        </w:tc>
        <w:tc>
          <w:tcPr>
            <w:tcW w:w="0" w:type="auto"/>
            <w:vAlign w:val="center"/>
          </w:tcPr>
          <w:p w14:paraId="6F19125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Publish and Subscribe Messaging</w:t>
            </w:r>
          </w:p>
        </w:tc>
        <w:tc>
          <w:tcPr>
            <w:tcW w:w="4981" w:type="dxa"/>
            <w:vAlign w:val="center"/>
          </w:tcPr>
          <w:p w14:paraId="2FE2417E"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SFINT10 Publish-Subscribe Fan-Out</w:t>
            </w:r>
          </w:p>
        </w:tc>
        <w:tc>
          <w:tcPr>
            <w:tcW w:w="993" w:type="dxa"/>
            <w:vAlign w:val="center"/>
          </w:tcPr>
          <w:p w14:paraId="15F7522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1592B24C"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F0768C"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SIF-P07</w:t>
            </w:r>
          </w:p>
        </w:tc>
        <w:tc>
          <w:tcPr>
            <w:tcW w:w="0" w:type="auto"/>
            <w:vAlign w:val="center"/>
          </w:tcPr>
          <w:p w14:paraId="4B00AD3A"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4981" w:type="dxa"/>
            <w:vAlign w:val="center"/>
          </w:tcPr>
          <w:p w14:paraId="7402782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SFINT11 Discrete Event Notification; SFINT13 Outbound Webhook or Notification</w:t>
            </w:r>
          </w:p>
        </w:tc>
        <w:tc>
          <w:tcPr>
            <w:tcW w:w="993" w:type="dxa"/>
            <w:vAlign w:val="center"/>
          </w:tcPr>
          <w:p w14:paraId="1DC7D067"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0AFFA7D6"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37CECDE6"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SIF-P08</w:t>
            </w:r>
          </w:p>
        </w:tc>
        <w:tc>
          <w:tcPr>
            <w:tcW w:w="0" w:type="auto"/>
            <w:vAlign w:val="center"/>
          </w:tcPr>
          <w:p w14:paraId="13BDC48D"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High-Volume Event Streaming</w:t>
            </w:r>
          </w:p>
        </w:tc>
        <w:tc>
          <w:tcPr>
            <w:tcW w:w="4981" w:type="dxa"/>
            <w:vAlign w:val="center"/>
          </w:tcPr>
          <w:p w14:paraId="722A2073"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SFINT14 Stream and Telemetry Ingestion</w:t>
            </w:r>
          </w:p>
        </w:tc>
        <w:tc>
          <w:tcPr>
            <w:tcW w:w="993" w:type="dxa"/>
            <w:vAlign w:val="center"/>
          </w:tcPr>
          <w:p w14:paraId="552BC3B4"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6F6184B1"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D66F3F"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SIF-P09</w:t>
            </w:r>
          </w:p>
        </w:tc>
        <w:tc>
          <w:tcPr>
            <w:tcW w:w="0" w:type="auto"/>
            <w:vAlign w:val="center"/>
          </w:tcPr>
          <w:p w14:paraId="197687B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Workflow Orchestration</w:t>
            </w:r>
          </w:p>
        </w:tc>
        <w:tc>
          <w:tcPr>
            <w:tcW w:w="4981" w:type="dxa"/>
            <w:vAlign w:val="center"/>
          </w:tcPr>
          <w:p w14:paraId="7340A04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SFINT15 Stateful Process Orchestration; SFINT18 Scatter-Gather</w:t>
            </w:r>
          </w:p>
        </w:tc>
        <w:tc>
          <w:tcPr>
            <w:tcW w:w="993" w:type="dxa"/>
            <w:vAlign w:val="center"/>
          </w:tcPr>
          <w:p w14:paraId="11511A1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8.6</w:t>
            </w:r>
          </w:p>
        </w:tc>
      </w:tr>
      <w:tr w:rsidR="00A42DAC" w14:paraId="36B1E127"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0B2C72F0"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SIF-P10</w:t>
            </w:r>
          </w:p>
        </w:tc>
        <w:tc>
          <w:tcPr>
            <w:tcW w:w="0" w:type="auto"/>
            <w:vAlign w:val="center"/>
          </w:tcPr>
          <w:p w14:paraId="434225BF"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Long-Running and Stateful Workflow</w:t>
            </w:r>
          </w:p>
        </w:tc>
        <w:tc>
          <w:tcPr>
            <w:tcW w:w="4981" w:type="dxa"/>
            <w:vAlign w:val="center"/>
          </w:tcPr>
          <w:p w14:paraId="5BAEF1F1"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SFINT15 Stateful Process Orchestration; SFINT16 Process with Compensation; SFINT17 Human-in-the-Loop Approval; SFINT18 Scatter-Gather</w:t>
            </w:r>
          </w:p>
        </w:tc>
        <w:tc>
          <w:tcPr>
            <w:tcW w:w="993" w:type="dxa"/>
            <w:vAlign w:val="center"/>
          </w:tcPr>
          <w:p w14:paraId="6184976B"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8.6</w:t>
            </w:r>
          </w:p>
        </w:tc>
      </w:tr>
      <w:tr w:rsidR="00A42DAC" w14:paraId="73DFDD3E"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17639E"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SIF-P11</w:t>
            </w:r>
          </w:p>
        </w:tc>
        <w:tc>
          <w:tcPr>
            <w:tcW w:w="0" w:type="auto"/>
            <w:vAlign w:val="center"/>
          </w:tcPr>
          <w:p w14:paraId="5955850E"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Third-Party Webhook Ingress</w:t>
            </w:r>
          </w:p>
        </w:tc>
        <w:tc>
          <w:tcPr>
            <w:tcW w:w="4981" w:type="dxa"/>
            <w:vAlign w:val="center"/>
          </w:tcPr>
          <w:p w14:paraId="40DE501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SFINT12 Inbound Webhook Ingestion</w:t>
            </w:r>
          </w:p>
        </w:tc>
        <w:tc>
          <w:tcPr>
            <w:tcW w:w="993" w:type="dxa"/>
            <w:vAlign w:val="center"/>
          </w:tcPr>
          <w:p w14:paraId="2BB257D2"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236C5AB0"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6E377813"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6106681D"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4981" w:type="dxa"/>
            <w:vAlign w:val="center"/>
          </w:tcPr>
          <w:p w14:paraId="4DD4FA13"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SFINT09 Scheduled or Timed Trigger; SFINT19 Event-Driven File Ingestion; SFINT20 File Generation and Delivery</w:t>
            </w:r>
          </w:p>
        </w:tc>
        <w:tc>
          <w:tcPr>
            <w:tcW w:w="993" w:type="dxa"/>
            <w:vAlign w:val="center"/>
          </w:tcPr>
          <w:p w14:paraId="7E8A8710"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8.4 and 8.7</w:t>
            </w:r>
          </w:p>
        </w:tc>
      </w:tr>
      <w:tr w:rsidR="00A42DAC" w14:paraId="600E7AF5"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DFDEBE"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SIF-P13</w:t>
            </w:r>
          </w:p>
        </w:tc>
        <w:tc>
          <w:tcPr>
            <w:tcW w:w="0" w:type="auto"/>
            <w:vAlign w:val="center"/>
          </w:tcPr>
          <w:p w14:paraId="3D70D978"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4981" w:type="dxa"/>
            <w:vAlign w:val="center"/>
          </w:tcPr>
          <w:p w14:paraId="2D539E25"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SFDEINT01 to SFDEINT09</w:t>
            </w:r>
          </w:p>
        </w:tc>
        <w:tc>
          <w:tcPr>
            <w:tcW w:w="993" w:type="dxa"/>
            <w:vAlign w:val="center"/>
          </w:tcPr>
          <w:p w14:paraId="7BE6CB34"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9.4</w:t>
            </w:r>
          </w:p>
        </w:tc>
      </w:tr>
      <w:tr w:rsidR="00A42DAC" w14:paraId="527E595C"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268FE697"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SIF-P14</w:t>
            </w:r>
          </w:p>
        </w:tc>
        <w:tc>
          <w:tcPr>
            <w:tcW w:w="0" w:type="auto"/>
            <w:vAlign w:val="center"/>
          </w:tcPr>
          <w:p w14:paraId="798E03A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4981" w:type="dxa"/>
            <w:vAlign w:val="center"/>
          </w:tcPr>
          <w:p w14:paraId="582FCF00"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SFINT03 Protocol and Format Mediation; SFINT21 Canonical Data Model and Message Translator; SFINT22 Content-Based Routing</w:t>
            </w:r>
          </w:p>
        </w:tc>
        <w:tc>
          <w:tcPr>
            <w:tcW w:w="993" w:type="dxa"/>
            <w:vAlign w:val="center"/>
          </w:tcPr>
          <w:p w14:paraId="3D251408"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 and 8.8</w:t>
            </w:r>
          </w:p>
        </w:tc>
      </w:tr>
    </w:tbl>
    <w:p w14:paraId="277E1E19" w14:textId="77777777" w:rsidR="002577E7" w:rsidRDefault="002577E7" w:rsidP="0041138D">
      <w:pPr>
        <w:rPr>
          <w:szCs w:val="20"/>
        </w:rPr>
      </w:pPr>
    </w:p>
    <w:p w14:paraId="5E20C756" w14:textId="081F4BA4" w:rsidR="00C67315" w:rsidRPr="00DB1FD1" w:rsidRDefault="00C67315" w:rsidP="00256F22">
      <w:pPr>
        <w:pStyle w:val="Heading3"/>
        <w:rPr>
          <w:rFonts w:cs="Times New Roman"/>
          <w:color w:val="132040" w:themeColor="accent1" w:themeShade="BF"/>
          <w:sz w:val="24"/>
          <w:szCs w:val="26"/>
        </w:rPr>
      </w:pPr>
      <w:r w:rsidRPr="00DB1FD1">
        <w:rPr>
          <w:rFonts w:cs="Times New Roman"/>
          <w:color w:val="132040" w:themeColor="accent1" w:themeShade="BF"/>
          <w:sz w:val="24"/>
          <w:szCs w:val="26"/>
        </w:rPr>
        <w:t>Pattern selection and recording requirements</w:t>
      </w:r>
    </w:p>
    <w:p w14:paraId="7278BC84" w14:textId="6036ADC7" w:rsidR="00E06F0D" w:rsidRDefault="00E06F0D" w:rsidP="00E06F0D">
      <w:r>
        <w:t>Every integration design must record the selected Enterprise Integration Profile and Detailed Integration Patterns.</w:t>
      </w:r>
      <w:r w:rsidR="00DE41AC">
        <w:t xml:space="preserve">  </w:t>
      </w:r>
      <w:r>
        <w:t>The minimum pattern-selection record is:</w:t>
      </w:r>
      <w:r w:rsidR="008C4032">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6635"/>
      </w:tblGrid>
      <w:tr w:rsidR="00E06F0D" w14:paraId="0D14438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CE5149C" w14:textId="77777777" w:rsidR="00E06F0D" w:rsidRPr="006F0DBD" w:rsidRDefault="00E06F0D" w:rsidP="006F1EC8">
            <w:pPr>
              <w:rPr>
                <w:rFonts w:asciiTheme="minorHAnsi" w:hAnsiTheme="minorHAnsi" w:hint="eastAsia"/>
              </w:rPr>
            </w:pPr>
            <w:r w:rsidRPr="006F0DBD">
              <w:rPr>
                <w:rFonts w:asciiTheme="minorHAnsi" w:hAnsiTheme="minorHAnsi"/>
              </w:rPr>
              <w:t>Required information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B545381" w14:textId="77777777" w:rsidR="00E06F0D" w:rsidRPr="006F0DBD" w:rsidRDefault="00E06F0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Description</w:t>
            </w:r>
          </w:p>
        </w:tc>
      </w:tr>
      <w:tr w:rsidR="00E06F0D" w14:paraId="6C7366D7"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D6E2B7D"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Business requirement</w:t>
            </w:r>
          </w:p>
        </w:tc>
        <w:tc>
          <w:tcPr>
            <w:tcW w:w="0" w:type="auto"/>
            <w:tcBorders>
              <w:top w:val="single" w:sz="4" w:space="0" w:color="000000" w:themeColor="text1"/>
            </w:tcBorders>
            <w:shd w:val="clear" w:color="auto" w:fill="auto"/>
            <w:vAlign w:val="center"/>
          </w:tcPr>
          <w:p w14:paraId="668737C5"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business capability, process or data-exchange requirement being addressed.</w:t>
            </w:r>
          </w:p>
        </w:tc>
      </w:tr>
      <w:tr w:rsidR="00E06F0D" w14:paraId="1A43414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223D43FD"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Enterprise Integration Profile</w:t>
            </w:r>
          </w:p>
        </w:tc>
        <w:tc>
          <w:tcPr>
            <w:tcW w:w="0" w:type="auto"/>
            <w:vAlign w:val="center"/>
          </w:tcPr>
          <w:p w14:paraId="2365FA62"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selected SIF-Pnn profile and profile name.</w:t>
            </w:r>
          </w:p>
        </w:tc>
      </w:tr>
      <w:tr w:rsidR="00E06F0D" w14:paraId="2407F60B"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12C9CD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Boundary</w:t>
            </w:r>
          </w:p>
        </w:tc>
        <w:tc>
          <w:tcPr>
            <w:tcW w:w="0" w:type="auto"/>
            <w:shd w:val="clear" w:color="auto" w:fill="auto"/>
            <w:vAlign w:val="center"/>
          </w:tcPr>
          <w:p w14:paraId="478A69C1"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Internal, third party to Chaucer, Chaucer to third party, or SIF to data platform.</w:t>
            </w:r>
          </w:p>
        </w:tc>
      </w:tr>
      <w:tr w:rsidR="00E06F0D" w14:paraId="391DD060"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076D12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Detailed Integration Patterns</w:t>
            </w:r>
          </w:p>
        </w:tc>
        <w:tc>
          <w:tcPr>
            <w:tcW w:w="0" w:type="auto"/>
            <w:vAlign w:val="center"/>
          </w:tcPr>
          <w:p w14:paraId="49436245"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Each selected SFINTnn or SFDEINTnn identifier and pattern name.</w:t>
            </w:r>
          </w:p>
        </w:tc>
      </w:tr>
      <w:tr w:rsidR="00E06F0D" w14:paraId="484250E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7CFCE8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Decision rationale</w:t>
            </w:r>
          </w:p>
        </w:tc>
        <w:tc>
          <w:tcPr>
            <w:tcW w:w="0" w:type="auto"/>
            <w:shd w:val="clear" w:color="auto" w:fill="auto"/>
            <w:vAlign w:val="center"/>
          </w:tcPr>
          <w:p w14:paraId="0A32570D"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decision-tree outcome and reason the selected profile and patterns meet the requirement.</w:t>
            </w:r>
          </w:p>
        </w:tc>
      </w:tr>
      <w:tr w:rsidR="00E06F0D" w14:paraId="580B242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327B80B"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Primary capabilities</w:t>
            </w:r>
          </w:p>
        </w:tc>
        <w:tc>
          <w:tcPr>
            <w:tcW w:w="0" w:type="auto"/>
            <w:vAlign w:val="center"/>
          </w:tcPr>
          <w:p w14:paraId="15CC41F5"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approved platform capabilities used to realise the patterns.</w:t>
            </w:r>
          </w:p>
        </w:tc>
      </w:tr>
      <w:tr w:rsidR="00E06F0D" w14:paraId="09C976AA"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E77B9D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Data classification</w:t>
            </w:r>
          </w:p>
        </w:tc>
        <w:tc>
          <w:tcPr>
            <w:tcW w:w="0" w:type="auto"/>
            <w:shd w:val="clear" w:color="auto" w:fill="auto"/>
            <w:vAlign w:val="center"/>
          </w:tcPr>
          <w:p w14:paraId="1220A793"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applicable data classification and handling implications.</w:t>
            </w:r>
          </w:p>
        </w:tc>
      </w:tr>
      <w:tr w:rsidR="00E06F0D" w14:paraId="45ED2E6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0DA1D72"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Security controls</w:t>
            </w:r>
          </w:p>
        </w:tc>
        <w:tc>
          <w:tcPr>
            <w:tcW w:w="0" w:type="auto"/>
            <w:vAlign w:val="center"/>
          </w:tcPr>
          <w:p w14:paraId="1AA84F0C"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Identity, authentication, authorisation, connectivity, secret-management and boundary controls.</w:t>
            </w:r>
          </w:p>
        </w:tc>
      </w:tr>
      <w:tr w:rsidR="00E06F0D" w14:paraId="2F51EDD1"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1A750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Operational controls</w:t>
            </w:r>
          </w:p>
        </w:tc>
        <w:tc>
          <w:tcPr>
            <w:tcW w:w="0" w:type="auto"/>
            <w:shd w:val="clear" w:color="auto" w:fill="auto"/>
            <w:vAlign w:val="center"/>
          </w:tcPr>
          <w:p w14:paraId="0D090D5A"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Monitoring, alerting, reliability, recovery, retry, support ownership and runbook arrangements.</w:t>
            </w:r>
          </w:p>
        </w:tc>
      </w:tr>
      <w:tr w:rsidR="00E06F0D" w14:paraId="4CB0961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51D46A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Mandatory guardrails</w:t>
            </w:r>
          </w:p>
        </w:tc>
        <w:tc>
          <w:tcPr>
            <w:tcW w:w="0" w:type="auto"/>
            <w:vAlign w:val="center"/>
          </w:tcPr>
          <w:p w14:paraId="7F2BC1A3"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Evidence that the controls in Section 12.1 are satisfied.</w:t>
            </w:r>
          </w:p>
        </w:tc>
      </w:tr>
      <w:tr w:rsidR="00E06F0D" w14:paraId="4CBBD136"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D7B6872"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Exception status</w:t>
            </w:r>
          </w:p>
        </w:tc>
        <w:tc>
          <w:tcPr>
            <w:tcW w:w="0" w:type="auto"/>
            <w:shd w:val="clear" w:color="auto" w:fill="auto"/>
            <w:vAlign w:val="center"/>
          </w:tcPr>
          <w:p w14:paraId="7262A0B2"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exception reference, owner, approval and expiry date where applicable.</w:t>
            </w:r>
          </w:p>
        </w:tc>
      </w:tr>
    </w:tbl>
    <w:p w14:paraId="591FD258" w14:textId="77777777" w:rsidR="00DB1FD1" w:rsidRDefault="00DB1FD1" w:rsidP="00E06F0D"/>
    <w:p w14:paraId="5C55EAE5" w14:textId="6C324014" w:rsidR="00E06F0D" w:rsidRDefault="00E06F0D" w:rsidP="00E06F0D">
      <w:r>
        <w:t>A design must not record only a technology choice such as “Logic Apps,” “Service Bus” or “Functions.” The selected technology must be linked to an approved profile and one or more Detailed Integration Patterns.</w:t>
      </w:r>
      <w:r w:rsidR="009D322B">
        <w:br/>
      </w:r>
    </w:p>
    <w:p w14:paraId="67212AB5" w14:textId="77777777" w:rsidR="00E06F0D" w:rsidRPr="00AF67DE" w:rsidRDefault="00E06F0D" w:rsidP="006F0DBD">
      <w:pPr>
        <w:rPr>
          <w:b/>
          <w:bCs w:val="0"/>
          <w:szCs w:val="20"/>
        </w:rPr>
      </w:pPr>
      <w:r w:rsidRPr="00AF67DE">
        <w:rPr>
          <w:b/>
          <w:bCs w:val="0"/>
          <w:szCs w:val="20"/>
        </w:rPr>
        <w:t>Selection example</w:t>
      </w:r>
    </w:p>
    <w:p w14:paraId="75FD1B7E" w14:textId="77777777" w:rsidR="006F0DBD" w:rsidRDefault="00E06F0D" w:rsidP="0045770F">
      <w:pPr>
        <w:pStyle w:val="ListParagraph"/>
        <w:numPr>
          <w:ilvl w:val="0"/>
          <w:numId w:val="33"/>
        </w:numPr>
      </w:pPr>
      <w:r w:rsidRPr="00AF67DE">
        <w:rPr>
          <w:bCs w:val="0"/>
        </w:rPr>
        <w:t>Business requirement</w:t>
      </w:r>
      <w:r w:rsidRPr="006F0DBD">
        <w:rPr>
          <w:b/>
        </w:rPr>
        <w:t>:</w:t>
      </w:r>
      <w:r>
        <w:t xml:space="preserve"> A third-party payment provider must notify Chaucer when a settlement event occurs.</w:t>
      </w:r>
    </w:p>
    <w:p w14:paraId="69460A49" w14:textId="77777777" w:rsidR="006F0DBD" w:rsidRDefault="00E06F0D" w:rsidP="0045770F">
      <w:pPr>
        <w:pStyle w:val="ListParagraph"/>
        <w:numPr>
          <w:ilvl w:val="0"/>
          <w:numId w:val="33"/>
        </w:numPr>
      </w:pPr>
      <w:r w:rsidRPr="00AF67DE">
        <w:rPr>
          <w:bCs w:val="0"/>
        </w:rPr>
        <w:t>Enterprise Integration Profile:</w:t>
      </w:r>
      <w:r>
        <w:t xml:space="preserve"> SIF-P11 Third-Party Webhook Ingress.</w:t>
      </w:r>
    </w:p>
    <w:p w14:paraId="4EFD2455" w14:textId="77777777" w:rsidR="006F0DBD" w:rsidRDefault="00E06F0D" w:rsidP="0045770F">
      <w:pPr>
        <w:pStyle w:val="ListParagraph"/>
        <w:numPr>
          <w:ilvl w:val="0"/>
          <w:numId w:val="33"/>
        </w:numPr>
      </w:pPr>
      <w:r w:rsidRPr="00AF67DE">
        <w:rPr>
          <w:bCs w:val="0"/>
        </w:rPr>
        <w:t>Detailed Integration Pattern:</w:t>
      </w:r>
      <w:r>
        <w:t xml:space="preserve"> SFINT12 Inbound Webhook Ingestion.</w:t>
      </w:r>
    </w:p>
    <w:p w14:paraId="6F627E66" w14:textId="77777777" w:rsidR="006F0DBD" w:rsidRDefault="00E06F0D" w:rsidP="0045770F">
      <w:pPr>
        <w:pStyle w:val="ListParagraph"/>
        <w:numPr>
          <w:ilvl w:val="0"/>
          <w:numId w:val="33"/>
        </w:numPr>
      </w:pPr>
      <w:r w:rsidRPr="00AF67DE">
        <w:rPr>
          <w:bCs w:val="0"/>
        </w:rPr>
        <w:t>Boundary:</w:t>
      </w:r>
      <w:r>
        <w:t xml:space="preserve"> Third party to Chaucer.</w:t>
      </w:r>
    </w:p>
    <w:p w14:paraId="08D2F7BF" w14:textId="77777777" w:rsidR="006F0DBD" w:rsidRDefault="00E06F0D" w:rsidP="0045770F">
      <w:pPr>
        <w:pStyle w:val="ListParagraph"/>
        <w:numPr>
          <w:ilvl w:val="0"/>
          <w:numId w:val="33"/>
        </w:numPr>
      </w:pPr>
      <w:r w:rsidRPr="00AF67DE">
        <w:rPr>
          <w:bCs w:val="0"/>
        </w:rPr>
        <w:t>Primary capabilities:</w:t>
      </w:r>
      <w:r>
        <w:t xml:space="preserve"> Approved network edge, API Management, Service Bus and Function.</w:t>
      </w:r>
    </w:p>
    <w:p w14:paraId="1E93424D" w14:textId="77777777" w:rsidR="006F0DBD" w:rsidRDefault="00E06F0D" w:rsidP="0045770F">
      <w:pPr>
        <w:pStyle w:val="ListParagraph"/>
        <w:numPr>
          <w:ilvl w:val="0"/>
          <w:numId w:val="33"/>
        </w:numPr>
      </w:pPr>
      <w:r w:rsidRPr="00AF67DE">
        <w:rPr>
          <w:bCs w:val="0"/>
        </w:rPr>
        <w:t>Governance classification:</w:t>
      </w:r>
      <w:r>
        <w:t xml:space="preserve"> Standard with boundary controls.</w:t>
      </w:r>
    </w:p>
    <w:p w14:paraId="7009D421" w14:textId="3738199B" w:rsidR="00DE41AC" w:rsidRDefault="00E06F0D" w:rsidP="00DB1FD1">
      <w:pPr>
        <w:pStyle w:val="ListParagraph"/>
        <w:numPr>
          <w:ilvl w:val="0"/>
          <w:numId w:val="0"/>
        </w:numPr>
        <w:ind w:left="720"/>
      </w:pPr>
      <w:r w:rsidRPr="00AF67DE">
        <w:rPr>
          <w:bCs w:val="0"/>
        </w:rPr>
        <w:t>Required evidence:</w:t>
      </w:r>
      <w:r>
        <w:t xml:space="preserve"> Authentication, payload validation, replay protection, rate limiting, private downstream processing, monitoring, support ownership and public-exposure approval.</w:t>
      </w:r>
    </w:p>
    <w:p w14:paraId="01AE4196" w14:textId="77777777" w:rsidR="008A4025" w:rsidRDefault="008A4025" w:rsidP="00DB1FD1">
      <w:pPr>
        <w:pStyle w:val="ListParagraph"/>
        <w:numPr>
          <w:ilvl w:val="0"/>
          <w:numId w:val="0"/>
        </w:numPr>
        <w:ind w:left="720"/>
        <w:rPr>
          <w:b/>
          <w:szCs w:val="20"/>
        </w:rPr>
      </w:pPr>
    </w:p>
    <w:p w14:paraId="3390FD8C" w14:textId="3C9867D5" w:rsidR="00E06F0D" w:rsidRPr="00AF67DE" w:rsidRDefault="00E06F0D" w:rsidP="006F0DBD">
      <w:pPr>
        <w:rPr>
          <w:b/>
          <w:bCs w:val="0"/>
          <w:szCs w:val="20"/>
        </w:rPr>
      </w:pPr>
      <w:r w:rsidRPr="00AF67DE">
        <w:rPr>
          <w:b/>
          <w:bCs w:val="0"/>
          <w:szCs w:val="20"/>
        </w:rPr>
        <w:t>Composite-pattern example</w:t>
      </w:r>
    </w:p>
    <w:p w14:paraId="5CF24028" w14:textId="77777777" w:rsidR="006F0DBD" w:rsidRPr="00AF67DE" w:rsidRDefault="00E06F0D" w:rsidP="0045770F">
      <w:pPr>
        <w:pStyle w:val="ListParagraph"/>
        <w:numPr>
          <w:ilvl w:val="0"/>
          <w:numId w:val="34"/>
        </w:numPr>
        <w:rPr>
          <w:bCs w:val="0"/>
        </w:rPr>
      </w:pPr>
      <w:r w:rsidRPr="00AF67DE">
        <w:rPr>
          <w:bCs w:val="0"/>
        </w:rPr>
        <w:t>Business requirement: A delegated-authority bordereau is received as a file, translated to Chaucer’s internal model, validated across several systems and delivered reliably to the policy system.</w:t>
      </w:r>
    </w:p>
    <w:p w14:paraId="37AD5026" w14:textId="77777777" w:rsidR="006F0DBD" w:rsidRPr="00AF67DE" w:rsidRDefault="00E06F0D" w:rsidP="0045770F">
      <w:pPr>
        <w:pStyle w:val="ListParagraph"/>
        <w:numPr>
          <w:ilvl w:val="0"/>
          <w:numId w:val="34"/>
        </w:numPr>
        <w:rPr>
          <w:bCs w:val="0"/>
        </w:rPr>
      </w:pPr>
      <w:r w:rsidRPr="00AF67DE">
        <w:rPr>
          <w:bCs w:val="0"/>
        </w:rPr>
        <w:t>Enterprise Integration Profiles: SIF-P12 Managed File Exchange, SIF-P14 Specialist Mediation and Transformation, SIF-P09 Workflow Orchestration and SIF-P05 Reliable Queue Messaging.</w:t>
      </w:r>
    </w:p>
    <w:p w14:paraId="5C5BA69E" w14:textId="3FDF9092" w:rsidR="00E06F0D" w:rsidRPr="00AF67DE" w:rsidRDefault="00E06F0D" w:rsidP="0045770F">
      <w:pPr>
        <w:pStyle w:val="ListParagraph"/>
        <w:numPr>
          <w:ilvl w:val="0"/>
          <w:numId w:val="34"/>
        </w:numPr>
        <w:rPr>
          <w:bCs w:val="0"/>
        </w:rPr>
      </w:pPr>
      <w:r w:rsidRPr="00AF67DE">
        <w:rPr>
          <w:bCs w:val="0"/>
        </w:rPr>
        <w:t>Detailed Integration Patterns: SFINT19 Event-Driven File Ingestion, SFINT21 Canonical Data Model and Message Translator, SFINT15 Stateful Process Orchestration and SFINT08 Reliable Messaging.</w:t>
      </w:r>
      <w:r w:rsidR="009D322B">
        <w:br/>
      </w:r>
    </w:p>
    <w:p w14:paraId="72753E43" w14:textId="04DA1E35" w:rsidR="00E06F0D" w:rsidRDefault="00E06F0D" w:rsidP="00E06F0D">
      <w:r>
        <w:t>Where several profiles or patterns are combined, each profile and pattern must be listed separately. Combining patterns does not create a new pattern identifier.</w:t>
      </w:r>
    </w:p>
    <w:p w14:paraId="589C41C2" w14:textId="77777777" w:rsidR="00AF67DE" w:rsidRDefault="00AF67DE" w:rsidP="00AF67DE">
      <w:pPr>
        <w:rPr>
          <w:szCs w:val="20"/>
        </w:rPr>
      </w:pPr>
    </w:p>
    <w:p w14:paraId="58C7C647" w14:textId="7DA3B236" w:rsidR="00FE4F0E" w:rsidRPr="006F0DBD" w:rsidDel="00D34C06" w:rsidRDefault="0041138D" w:rsidP="00FE4007">
      <w:pPr>
        <w:pStyle w:val="Heading3"/>
        <w:rPr>
          <w:rFonts w:cs="Times New Roman"/>
          <w:color w:val="132040" w:themeColor="accent1" w:themeShade="BF"/>
          <w:sz w:val="24"/>
          <w:szCs w:val="26"/>
        </w:rPr>
      </w:pPr>
      <w:r w:rsidRPr="00DB1FD1">
        <w:rPr>
          <w:rFonts w:cs="Times New Roman"/>
          <w:color w:val="132040" w:themeColor="accent1" w:themeShade="BF"/>
          <w:sz w:val="24"/>
          <w:szCs w:val="26"/>
        </w:rPr>
        <w:t>Pattern Grouping by Integration Boundary</w:t>
      </w:r>
    </w:p>
    <w:p w14:paraId="45621C26" w14:textId="3F416315" w:rsidR="0041138D" w:rsidRPr="00AF67DE" w:rsidRDefault="0041138D" w:rsidP="0041138D">
      <w:pPr>
        <w:rPr>
          <w:rFonts w:eastAsia="Times New Roman" w:cs="Times New Roman"/>
          <w:color w:val="132040" w:themeColor="accent1" w:themeShade="BF"/>
          <w:szCs w:val="20"/>
        </w:rPr>
      </w:pPr>
      <w:r w:rsidRPr="00AF67DE">
        <w:rPr>
          <w:rFonts w:eastAsia="Times New Roman" w:cs="Times New Roman"/>
          <w:color w:val="132040" w:themeColor="accent1" w:themeShade="BF"/>
          <w:szCs w:val="20"/>
        </w:rPr>
        <w:t xml:space="preserve">Internal Chaucer Integration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2127"/>
        <w:gridCol w:w="3464"/>
        <w:gridCol w:w="2517"/>
      </w:tblGrid>
      <w:tr w:rsidR="0064620B" w14:paraId="374EBE93"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B3085DB" w14:textId="77777777" w:rsidR="0064620B" w:rsidRDefault="0064620B" w:rsidP="006F1EC8">
            <w:pPr>
              <w:rPr>
                <w:rFonts w:hint="eastAsia"/>
              </w:rPr>
            </w:pPr>
            <w:r>
              <w:t>Profile ID</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F8C089C"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A3331CB"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Typical use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0A32E2"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Governance treatment</w:t>
            </w:r>
          </w:p>
        </w:tc>
      </w:tr>
      <w:tr w:rsidR="0064620B" w14:paraId="4592C15A"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62F1E943" w14:textId="77777777" w:rsidR="0064620B" w:rsidRPr="002E5B53" w:rsidRDefault="0064620B" w:rsidP="006F1EC8">
            <w:pPr>
              <w:rPr>
                <w:rFonts w:hint="eastAsia"/>
                <w:b w:val="0"/>
                <w:bCs/>
              </w:rPr>
            </w:pPr>
            <w:r w:rsidRPr="002E5B53">
              <w:rPr>
                <w:b w:val="0"/>
                <w:bCs/>
              </w:rPr>
              <w:t>SIF-P01</w:t>
            </w:r>
          </w:p>
        </w:tc>
        <w:tc>
          <w:tcPr>
            <w:tcW w:w="0" w:type="auto"/>
            <w:tcBorders>
              <w:top w:val="single" w:sz="4" w:space="0" w:color="000000" w:themeColor="text1"/>
            </w:tcBorders>
            <w:shd w:val="clear" w:color="auto" w:fill="auto"/>
            <w:vAlign w:val="center"/>
          </w:tcPr>
          <w:p w14:paraId="758EA3B3"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Internal REST API</w:t>
            </w:r>
          </w:p>
        </w:tc>
        <w:tc>
          <w:tcPr>
            <w:tcW w:w="0" w:type="auto"/>
            <w:tcBorders>
              <w:top w:val="single" w:sz="4" w:space="0" w:color="000000" w:themeColor="text1"/>
            </w:tcBorders>
            <w:shd w:val="clear" w:color="auto" w:fill="auto"/>
            <w:vAlign w:val="center"/>
          </w:tcPr>
          <w:p w14:paraId="7C2B0D99"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Synchronous application-to-application retrieval or update of a governed business capability.</w:t>
            </w:r>
          </w:p>
        </w:tc>
        <w:tc>
          <w:tcPr>
            <w:tcW w:w="0" w:type="auto"/>
            <w:tcBorders>
              <w:top w:val="single" w:sz="4" w:space="0" w:color="000000" w:themeColor="text1"/>
            </w:tcBorders>
            <w:shd w:val="clear" w:color="auto" w:fill="auto"/>
            <w:vAlign w:val="center"/>
          </w:tcPr>
          <w:p w14:paraId="1AB5A54A"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5C47E1B1"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2A107FC0" w14:textId="77777777" w:rsidR="0064620B" w:rsidRPr="002E5B53" w:rsidRDefault="0064620B" w:rsidP="006F1EC8">
            <w:pPr>
              <w:rPr>
                <w:rFonts w:hint="eastAsia"/>
                <w:b w:val="0"/>
                <w:bCs/>
              </w:rPr>
            </w:pPr>
            <w:r w:rsidRPr="002E5B53">
              <w:rPr>
                <w:b w:val="0"/>
                <w:bCs/>
              </w:rPr>
              <w:t>SIF-P04</w:t>
            </w:r>
          </w:p>
        </w:tc>
        <w:tc>
          <w:tcPr>
            <w:tcW w:w="0" w:type="auto"/>
            <w:vAlign w:val="center"/>
          </w:tcPr>
          <w:p w14:paraId="5601AB5C"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API Facade and Mediation</w:t>
            </w:r>
          </w:p>
        </w:tc>
        <w:tc>
          <w:tcPr>
            <w:tcW w:w="0" w:type="auto"/>
            <w:vAlign w:val="center"/>
          </w:tcPr>
          <w:p w14:paraId="1917D49F"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Shield consumers from backend implementation, protocol or system complexity.</w:t>
            </w:r>
          </w:p>
        </w:tc>
        <w:tc>
          <w:tcPr>
            <w:tcW w:w="0" w:type="auto"/>
            <w:vAlign w:val="center"/>
          </w:tcPr>
          <w:p w14:paraId="42449654"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w:t>
            </w:r>
          </w:p>
        </w:tc>
      </w:tr>
      <w:tr w:rsidR="0064620B" w14:paraId="7056480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CAA2096" w14:textId="77777777" w:rsidR="0064620B" w:rsidRPr="002E5B53" w:rsidRDefault="0064620B" w:rsidP="006F1EC8">
            <w:pPr>
              <w:rPr>
                <w:rFonts w:hint="eastAsia"/>
                <w:b w:val="0"/>
                <w:bCs/>
              </w:rPr>
            </w:pPr>
            <w:r w:rsidRPr="002E5B53">
              <w:rPr>
                <w:b w:val="0"/>
                <w:bCs/>
              </w:rPr>
              <w:t>SIF-P05</w:t>
            </w:r>
          </w:p>
        </w:tc>
        <w:tc>
          <w:tcPr>
            <w:tcW w:w="0" w:type="auto"/>
            <w:shd w:val="clear" w:color="auto" w:fill="auto"/>
            <w:vAlign w:val="center"/>
          </w:tcPr>
          <w:p w14:paraId="35B0F9CD"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Reliable Queue Messaging</w:t>
            </w:r>
          </w:p>
        </w:tc>
        <w:tc>
          <w:tcPr>
            <w:tcW w:w="0" w:type="auto"/>
            <w:shd w:val="clear" w:color="auto" w:fill="auto"/>
            <w:vAlign w:val="center"/>
          </w:tcPr>
          <w:p w14:paraId="616C091C"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Decouple producers and consumers and provide retry, load levelling and dead-letter handling.</w:t>
            </w:r>
          </w:p>
        </w:tc>
        <w:tc>
          <w:tcPr>
            <w:tcW w:w="0" w:type="auto"/>
            <w:shd w:val="clear" w:color="auto" w:fill="auto"/>
            <w:vAlign w:val="center"/>
          </w:tcPr>
          <w:p w14:paraId="08A656A2"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2F86AD33"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39176508" w14:textId="77777777" w:rsidR="0064620B" w:rsidRPr="002E5B53" w:rsidRDefault="0064620B" w:rsidP="006F1EC8">
            <w:pPr>
              <w:rPr>
                <w:rFonts w:hint="eastAsia"/>
                <w:b w:val="0"/>
                <w:bCs/>
              </w:rPr>
            </w:pPr>
            <w:r w:rsidRPr="002E5B53">
              <w:rPr>
                <w:b w:val="0"/>
                <w:bCs/>
              </w:rPr>
              <w:t>SIF-P06</w:t>
            </w:r>
          </w:p>
        </w:tc>
        <w:tc>
          <w:tcPr>
            <w:tcW w:w="0" w:type="auto"/>
            <w:vAlign w:val="center"/>
          </w:tcPr>
          <w:p w14:paraId="518BA7DE"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Publish and Subscribe Messaging</w:t>
            </w:r>
          </w:p>
        </w:tc>
        <w:tc>
          <w:tcPr>
            <w:tcW w:w="0" w:type="auto"/>
            <w:vAlign w:val="center"/>
          </w:tcPr>
          <w:p w14:paraId="75B3BFD2"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Distribute durable business messages to multiple independent consumers.</w:t>
            </w:r>
          </w:p>
        </w:tc>
        <w:tc>
          <w:tcPr>
            <w:tcW w:w="0" w:type="auto"/>
            <w:vAlign w:val="center"/>
          </w:tcPr>
          <w:p w14:paraId="0BD2C2C5"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w:t>
            </w:r>
          </w:p>
        </w:tc>
      </w:tr>
      <w:tr w:rsidR="0064620B" w14:paraId="35DD677D"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CAF48C1" w14:textId="77777777" w:rsidR="0064620B" w:rsidRPr="002E5B53" w:rsidRDefault="0064620B" w:rsidP="006F1EC8">
            <w:pPr>
              <w:rPr>
                <w:rFonts w:hint="eastAsia"/>
                <w:b w:val="0"/>
                <w:bCs/>
              </w:rPr>
            </w:pPr>
            <w:r w:rsidRPr="002E5B53">
              <w:rPr>
                <w:b w:val="0"/>
                <w:bCs/>
              </w:rPr>
              <w:t>SIF-P07</w:t>
            </w:r>
          </w:p>
        </w:tc>
        <w:tc>
          <w:tcPr>
            <w:tcW w:w="0" w:type="auto"/>
            <w:shd w:val="clear" w:color="auto" w:fill="auto"/>
            <w:vAlign w:val="center"/>
          </w:tcPr>
          <w:p w14:paraId="4B86FC0A"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Event Notification</w:t>
            </w:r>
          </w:p>
        </w:tc>
        <w:tc>
          <w:tcPr>
            <w:tcW w:w="0" w:type="auto"/>
            <w:shd w:val="clear" w:color="auto" w:fill="auto"/>
            <w:vAlign w:val="center"/>
          </w:tcPr>
          <w:p w14:paraId="147FE301"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Notify internal consumers that a resource or business event has occurred.</w:t>
            </w:r>
          </w:p>
        </w:tc>
        <w:tc>
          <w:tcPr>
            <w:tcW w:w="0" w:type="auto"/>
            <w:shd w:val="clear" w:color="auto" w:fill="auto"/>
            <w:vAlign w:val="center"/>
          </w:tcPr>
          <w:p w14:paraId="093448E6"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70B90CDE"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09D7E847" w14:textId="77777777" w:rsidR="0064620B" w:rsidRPr="002E5B53" w:rsidRDefault="0064620B" w:rsidP="006F1EC8">
            <w:pPr>
              <w:rPr>
                <w:rFonts w:hint="eastAsia"/>
                <w:b w:val="0"/>
                <w:bCs/>
              </w:rPr>
            </w:pPr>
            <w:r w:rsidRPr="002E5B53">
              <w:rPr>
                <w:b w:val="0"/>
                <w:bCs/>
              </w:rPr>
              <w:t>SIF-P08</w:t>
            </w:r>
          </w:p>
        </w:tc>
        <w:tc>
          <w:tcPr>
            <w:tcW w:w="0" w:type="auto"/>
            <w:vAlign w:val="center"/>
          </w:tcPr>
          <w:p w14:paraId="3AF6924F"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High-Volume Event Streaming</w:t>
            </w:r>
          </w:p>
        </w:tc>
        <w:tc>
          <w:tcPr>
            <w:tcW w:w="0" w:type="auto"/>
            <w:vAlign w:val="center"/>
          </w:tcPr>
          <w:p w14:paraId="2057A21D"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Ingest sustained high-volume event or telemetry streams.</w:t>
            </w:r>
          </w:p>
        </w:tc>
        <w:tc>
          <w:tcPr>
            <w:tcW w:w="0" w:type="auto"/>
            <w:vAlign w:val="center"/>
          </w:tcPr>
          <w:p w14:paraId="5CF2FBF7"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Conditional</w:t>
            </w:r>
          </w:p>
        </w:tc>
      </w:tr>
      <w:tr w:rsidR="0064620B" w14:paraId="63557C33"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62F8E33" w14:textId="77777777" w:rsidR="0064620B" w:rsidRPr="002E5B53" w:rsidRDefault="0064620B" w:rsidP="006F1EC8">
            <w:pPr>
              <w:rPr>
                <w:rFonts w:hint="eastAsia"/>
                <w:b w:val="0"/>
                <w:bCs/>
              </w:rPr>
            </w:pPr>
            <w:r w:rsidRPr="002E5B53">
              <w:rPr>
                <w:b w:val="0"/>
                <w:bCs/>
              </w:rPr>
              <w:t>SIF-P09</w:t>
            </w:r>
          </w:p>
        </w:tc>
        <w:tc>
          <w:tcPr>
            <w:tcW w:w="0" w:type="auto"/>
            <w:shd w:val="clear" w:color="auto" w:fill="auto"/>
            <w:vAlign w:val="center"/>
          </w:tcPr>
          <w:p w14:paraId="696EDD38"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Workflow Orchestration</w:t>
            </w:r>
          </w:p>
        </w:tc>
        <w:tc>
          <w:tcPr>
            <w:tcW w:w="0" w:type="auto"/>
            <w:shd w:val="clear" w:color="auto" w:fill="auto"/>
            <w:vAlign w:val="center"/>
          </w:tcPr>
          <w:p w14:paraId="5D298B01"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Coordinate a multi-step process across Chaucer-owned systems.</w:t>
            </w:r>
          </w:p>
        </w:tc>
        <w:tc>
          <w:tcPr>
            <w:tcW w:w="0" w:type="auto"/>
            <w:shd w:val="clear" w:color="auto" w:fill="auto"/>
            <w:vAlign w:val="center"/>
          </w:tcPr>
          <w:p w14:paraId="1DC68127"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61AF3856"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618A91DC" w14:textId="77777777" w:rsidR="0064620B" w:rsidRPr="002E5B53" w:rsidRDefault="0064620B" w:rsidP="006F1EC8">
            <w:pPr>
              <w:rPr>
                <w:rFonts w:hint="eastAsia"/>
                <w:b w:val="0"/>
                <w:bCs/>
              </w:rPr>
            </w:pPr>
            <w:r w:rsidRPr="002E5B53">
              <w:rPr>
                <w:b w:val="0"/>
                <w:bCs/>
              </w:rPr>
              <w:t>SIF-P10</w:t>
            </w:r>
          </w:p>
        </w:tc>
        <w:tc>
          <w:tcPr>
            <w:tcW w:w="0" w:type="auto"/>
            <w:vAlign w:val="center"/>
          </w:tcPr>
          <w:p w14:paraId="1C0A7CE4"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Long-Running and Stateful Workflow</w:t>
            </w:r>
          </w:p>
        </w:tc>
        <w:tc>
          <w:tcPr>
            <w:tcW w:w="0" w:type="auto"/>
            <w:vAlign w:val="center"/>
          </w:tcPr>
          <w:p w14:paraId="5965F3BE"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Coordinate state, retries, compensation, callbacks or human approval over an extended process.</w:t>
            </w:r>
          </w:p>
        </w:tc>
        <w:tc>
          <w:tcPr>
            <w:tcW w:w="0" w:type="auto"/>
            <w:vAlign w:val="center"/>
          </w:tcPr>
          <w:p w14:paraId="3744B3B7"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 for Logic Apps; exception required for Durable Functions</w:t>
            </w:r>
          </w:p>
        </w:tc>
      </w:tr>
      <w:tr w:rsidR="0064620B" w14:paraId="3951941E"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A1138AD" w14:textId="77777777" w:rsidR="0064620B" w:rsidRPr="002E5B53" w:rsidRDefault="0064620B" w:rsidP="006F1EC8">
            <w:pPr>
              <w:rPr>
                <w:rFonts w:hint="eastAsia"/>
                <w:b w:val="0"/>
                <w:bCs/>
              </w:rPr>
            </w:pPr>
            <w:r w:rsidRPr="002E5B53">
              <w:rPr>
                <w:b w:val="0"/>
                <w:bCs/>
              </w:rPr>
              <w:t>SIF-P12</w:t>
            </w:r>
          </w:p>
        </w:tc>
        <w:tc>
          <w:tcPr>
            <w:tcW w:w="0" w:type="auto"/>
            <w:shd w:val="clear" w:color="auto" w:fill="auto"/>
            <w:vAlign w:val="center"/>
          </w:tcPr>
          <w:p w14:paraId="21B7FAE0"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Managed File Exchange</w:t>
            </w:r>
          </w:p>
        </w:tc>
        <w:tc>
          <w:tcPr>
            <w:tcW w:w="0" w:type="auto"/>
            <w:shd w:val="clear" w:color="auto" w:fill="auto"/>
            <w:vAlign w:val="center"/>
          </w:tcPr>
          <w:p w14:paraId="2A20156E"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Move or process files between Chaucer systems using governed storage and processing controls.</w:t>
            </w:r>
          </w:p>
        </w:tc>
        <w:tc>
          <w:tcPr>
            <w:tcW w:w="0" w:type="auto"/>
            <w:shd w:val="clear" w:color="auto" w:fill="auto"/>
            <w:vAlign w:val="center"/>
          </w:tcPr>
          <w:p w14:paraId="2BE2DD53"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7A757DE5"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09AC0A02" w14:textId="77777777" w:rsidR="0064620B" w:rsidRPr="002E5B53" w:rsidRDefault="0064620B" w:rsidP="006F1EC8">
            <w:pPr>
              <w:rPr>
                <w:rFonts w:hint="eastAsia"/>
                <w:b w:val="0"/>
                <w:bCs/>
              </w:rPr>
            </w:pPr>
            <w:r w:rsidRPr="002E5B53">
              <w:rPr>
                <w:b w:val="0"/>
                <w:bCs/>
              </w:rPr>
              <w:t>SIF-P14</w:t>
            </w:r>
          </w:p>
        </w:tc>
        <w:tc>
          <w:tcPr>
            <w:tcW w:w="0" w:type="auto"/>
            <w:vAlign w:val="center"/>
          </w:tcPr>
          <w:p w14:paraId="2808B0AA"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Specialist Mediation and Transformation</w:t>
            </w:r>
          </w:p>
        </w:tc>
        <w:tc>
          <w:tcPr>
            <w:tcW w:w="0" w:type="auto"/>
            <w:vAlign w:val="center"/>
          </w:tcPr>
          <w:p w14:paraId="706E3D9A"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Perform bounded protocol adaptation, format transformation, validation or content-based routing.</w:t>
            </w:r>
          </w:p>
        </w:tc>
        <w:tc>
          <w:tcPr>
            <w:tcW w:w="0" w:type="auto"/>
            <w:vAlign w:val="center"/>
          </w:tcPr>
          <w:p w14:paraId="503E2099"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 with constraints</w:t>
            </w:r>
          </w:p>
        </w:tc>
      </w:tr>
    </w:tbl>
    <w:p w14:paraId="5C183A2E" w14:textId="6264B740" w:rsidR="00E62C5D" w:rsidRPr="00FE4F0E" w:rsidRDefault="009D322B" w:rsidP="0041138D">
      <w:pPr>
        <w:rPr>
          <w:rFonts w:eastAsia="Times New Roman" w:cs="Times New Roman"/>
          <w:color w:val="132040" w:themeColor="accent1" w:themeShade="BF"/>
          <w:sz w:val="24"/>
          <w:szCs w:val="26"/>
        </w:rPr>
      </w:pPr>
      <w:r>
        <w:br/>
      </w:r>
      <w:r w:rsidR="000A2CED">
        <w:t>Internal use assumes that the implementation satisfies the private connectivity, managed identity, least-privilege access, Key Vault</w:t>
      </w:r>
      <w:r w:rsidR="003C367D">
        <w:t>/ Cyber Ark</w:t>
      </w:r>
      <w:r w:rsidR="000A2CED">
        <w:t>, TLS, monitoring and delivery-pipeline controls specified elsewhere in the framework.</w:t>
      </w:r>
    </w:p>
    <w:p w14:paraId="10244D85" w14:textId="77777777" w:rsidR="00FE4F0E" w:rsidRDefault="00FE4F0E" w:rsidP="0041138D">
      <w:pPr>
        <w:rPr>
          <w:rFonts w:eastAsia="Times New Roman" w:cs="Times New Roman"/>
          <w:color w:val="132040" w:themeColor="accent1" w:themeShade="BF"/>
          <w:sz w:val="24"/>
          <w:szCs w:val="26"/>
        </w:rPr>
      </w:pPr>
    </w:p>
    <w:p w14:paraId="6FE4BF7A" w14:textId="4A82E0BD" w:rsidR="0041138D" w:rsidRPr="00AF67DE" w:rsidRDefault="0041138D" w:rsidP="0041138D">
      <w:pPr>
        <w:rPr>
          <w:rFonts w:eastAsia="Times New Roman" w:cs="Times New Roman"/>
          <w:color w:val="132040" w:themeColor="accent1" w:themeShade="BF"/>
          <w:szCs w:val="20"/>
        </w:rPr>
      </w:pPr>
      <w:r w:rsidRPr="00AF67DE">
        <w:rPr>
          <w:rFonts w:eastAsia="Times New Roman" w:cs="Times New Roman"/>
          <w:color w:val="132040" w:themeColor="accent1" w:themeShade="BF"/>
          <w:szCs w:val="20"/>
        </w:rPr>
        <w:t xml:space="preserve">Third Party to Chaucer Inbound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8"/>
        <w:gridCol w:w="1951"/>
        <w:gridCol w:w="2470"/>
        <w:gridCol w:w="3707"/>
      </w:tblGrid>
      <w:tr w:rsidR="00FB107E" w14:paraId="285608B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177B66F" w14:textId="77777777" w:rsidR="00FB107E" w:rsidRPr="006F0DBD" w:rsidRDefault="00FB107E"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89E864F"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4935133"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029EFCD4"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Additional controls</w:t>
            </w:r>
          </w:p>
        </w:tc>
      </w:tr>
      <w:tr w:rsidR="00FB107E" w14:paraId="36D45689"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7982036"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SIF-P02</w:t>
            </w:r>
          </w:p>
        </w:tc>
        <w:tc>
          <w:tcPr>
            <w:tcW w:w="0" w:type="auto"/>
            <w:shd w:val="clear" w:color="auto" w:fill="auto"/>
            <w:vAlign w:val="center"/>
          </w:tcPr>
          <w:p w14:paraId="72185AAE"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Ingress</w:t>
            </w:r>
          </w:p>
        </w:tc>
        <w:tc>
          <w:tcPr>
            <w:tcW w:w="0" w:type="auto"/>
            <w:shd w:val="clear" w:color="auto" w:fill="auto"/>
            <w:vAlign w:val="center"/>
          </w:tcPr>
          <w:p w14:paraId="2B5BC5B7"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supplier, SaaS platform, broker, market service or vendor invokes a Chaucer-owned API.</w:t>
            </w:r>
          </w:p>
        </w:tc>
        <w:tc>
          <w:tcPr>
            <w:tcW w:w="0" w:type="auto"/>
            <w:shd w:val="clear" w:color="auto" w:fill="auto"/>
            <w:vAlign w:val="center"/>
          </w:tcPr>
          <w:p w14:paraId="7ABCC4BC"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Approved edge, API Management, approved authentication, authorisation, throttling, validation, monitoring and backend isolation.</w:t>
            </w:r>
          </w:p>
        </w:tc>
      </w:tr>
      <w:tr w:rsidR="00FB107E" w14:paraId="1DF837B1"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0B089187"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62C38DA8"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0" w:type="auto"/>
            <w:vAlign w:val="center"/>
          </w:tcPr>
          <w:p w14:paraId="031E46EB"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exposes a stable contract while shielding internal systems and legacy interfaces.</w:t>
            </w:r>
          </w:p>
        </w:tc>
        <w:tc>
          <w:tcPr>
            <w:tcW w:w="0" w:type="auto"/>
            <w:vAlign w:val="center"/>
          </w:tcPr>
          <w:p w14:paraId="3B935387"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Contract ownership, versioning, backend isolation, schema validation and controlled public exposure.</w:t>
            </w:r>
          </w:p>
        </w:tc>
      </w:tr>
      <w:tr w:rsidR="00FB107E" w14:paraId="1A4500C1"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7D3D05"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SIF-P11</w:t>
            </w:r>
          </w:p>
        </w:tc>
        <w:tc>
          <w:tcPr>
            <w:tcW w:w="0" w:type="auto"/>
            <w:shd w:val="clear" w:color="auto" w:fill="auto"/>
            <w:vAlign w:val="center"/>
          </w:tcPr>
          <w:p w14:paraId="1D9AB9BE"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Third-Party Webhook Ingress</w:t>
            </w:r>
          </w:p>
        </w:tc>
        <w:tc>
          <w:tcPr>
            <w:tcW w:w="0" w:type="auto"/>
            <w:shd w:val="clear" w:color="auto" w:fill="auto"/>
            <w:vAlign w:val="center"/>
          </w:tcPr>
          <w:p w14:paraId="53D46818"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SaaS platform or vendor pushes a callback or event to Chaucer.</w:t>
            </w:r>
          </w:p>
        </w:tc>
        <w:tc>
          <w:tcPr>
            <w:tcW w:w="0" w:type="auto"/>
            <w:shd w:val="clear" w:color="auto" w:fill="auto"/>
            <w:vAlign w:val="center"/>
          </w:tcPr>
          <w:p w14:paraId="16AA31CB"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Approved edge, API Management, signature or token validation, replay protection, rate limiting, deduplication and asynchronous downstream processing.</w:t>
            </w:r>
          </w:p>
        </w:tc>
      </w:tr>
      <w:tr w:rsidR="00FB107E" w14:paraId="51D61E23"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643AB4F1"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3B3C70AC"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vAlign w:val="center"/>
          </w:tcPr>
          <w:p w14:paraId="18BB3846"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 supplier, broker, cover holder or vendor sends files to Chaucer.</w:t>
            </w:r>
          </w:p>
        </w:tc>
        <w:tc>
          <w:tcPr>
            <w:tcW w:w="0" w:type="auto"/>
            <w:vAlign w:val="center"/>
          </w:tcPr>
          <w:p w14:paraId="616A9B56"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Approved SFTP or private connectivity, encryption, source authentication, malware scanning where required, metadata capture, validation and reconciliation.</w:t>
            </w:r>
          </w:p>
        </w:tc>
      </w:tr>
      <w:tr w:rsidR="00FB107E" w14:paraId="04EF8CE7"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E4F1423"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SIF-P13</w:t>
            </w:r>
          </w:p>
        </w:tc>
        <w:tc>
          <w:tcPr>
            <w:tcW w:w="0" w:type="auto"/>
            <w:shd w:val="clear" w:color="auto" w:fill="auto"/>
            <w:vAlign w:val="center"/>
          </w:tcPr>
          <w:p w14:paraId="5AC43A03"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0" w:type="auto"/>
            <w:shd w:val="clear" w:color="auto" w:fill="auto"/>
            <w:vAlign w:val="center"/>
          </w:tcPr>
          <w:p w14:paraId="34F260E1"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data is supplied for governed analytical ingestion.</w:t>
            </w:r>
          </w:p>
        </w:tc>
        <w:tc>
          <w:tcPr>
            <w:tcW w:w="0" w:type="auto"/>
            <w:shd w:val="clear" w:color="auto" w:fill="auto"/>
            <w:vAlign w:val="center"/>
          </w:tcPr>
          <w:p w14:paraId="517B5EC5"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ownership, classification, lineage, landing-zone controls, ingestion monitoring and approved data-platform ownership.</w:t>
            </w:r>
          </w:p>
        </w:tc>
      </w:tr>
      <w:tr w:rsidR="00FB107E" w14:paraId="1FFB62D3"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74FD2B85"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SIF-P14</w:t>
            </w:r>
          </w:p>
        </w:tc>
        <w:tc>
          <w:tcPr>
            <w:tcW w:w="0" w:type="auto"/>
            <w:vAlign w:val="center"/>
          </w:tcPr>
          <w:p w14:paraId="2F7B7099"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vAlign w:val="center"/>
          </w:tcPr>
          <w:p w14:paraId="2D9B6AFC"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An inbound payload requires protocol conversion, canonical translation, validation or routing.</w:t>
            </w:r>
          </w:p>
        </w:tc>
        <w:tc>
          <w:tcPr>
            <w:tcW w:w="0" w:type="auto"/>
            <w:vAlign w:val="center"/>
          </w:tcPr>
          <w:p w14:paraId="3E641160"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transformation component remains private and is invoked only after the approved ingress controls have been applied.</w:t>
            </w:r>
          </w:p>
        </w:tc>
      </w:tr>
    </w:tbl>
    <w:p w14:paraId="48C5A049" w14:textId="19F490C6" w:rsidR="00560D24" w:rsidRDefault="009D322B" w:rsidP="0041138D">
      <w:r>
        <w:br/>
      </w:r>
      <w:r w:rsidR="00AD0C5A">
        <w:t xml:space="preserve">External parties must not connect directly to Service Bus, Event Grid, Functions, Logic App HTTP triggers, backend APIs or the data platform unless a separate approved pattern and exception explicitly </w:t>
      </w:r>
      <w:r w:rsidR="00BB1343">
        <w:t>permit</w:t>
      </w:r>
      <w:r w:rsidR="00AD0C5A">
        <w:t xml:space="preserve"> the arrangement.</w:t>
      </w:r>
    </w:p>
    <w:p w14:paraId="1E162102" w14:textId="77777777" w:rsidR="003871B6" w:rsidRDefault="003871B6" w:rsidP="0041138D">
      <w:pPr>
        <w:rPr>
          <w:rFonts w:eastAsia="Times New Roman" w:cs="Times New Roman"/>
          <w:color w:val="132040" w:themeColor="accent1" w:themeShade="BF"/>
          <w:sz w:val="24"/>
          <w:szCs w:val="26"/>
        </w:rPr>
      </w:pPr>
    </w:p>
    <w:p w14:paraId="647B6B2C" w14:textId="7F52773A" w:rsidR="00AF6E17" w:rsidRDefault="00AF6E17" w:rsidP="00256F22">
      <w:pPr>
        <w:rPr>
          <w:rFonts w:eastAsia="Times New Roman" w:cs="Times New Roman"/>
          <w:color w:val="132040" w:themeColor="accent1" w:themeShade="BF"/>
          <w:szCs w:val="20"/>
        </w:rPr>
      </w:pPr>
      <w:r w:rsidRPr="00256F22">
        <w:rPr>
          <w:rFonts w:eastAsia="Times New Roman" w:cs="Times New Roman"/>
          <w:color w:val="132040" w:themeColor="accent1" w:themeShade="BF"/>
          <w:szCs w:val="20"/>
        </w:rPr>
        <w:t xml:space="preserve">Chaucer to </w:t>
      </w:r>
      <w:r w:rsidR="00BB1343">
        <w:rPr>
          <w:rFonts w:eastAsia="Times New Roman" w:cs="Times New Roman"/>
          <w:color w:val="132040" w:themeColor="accent1" w:themeShade="BF"/>
          <w:szCs w:val="20"/>
        </w:rPr>
        <w:t>T</w:t>
      </w:r>
      <w:r w:rsidRPr="00256F22">
        <w:rPr>
          <w:rFonts w:eastAsia="Times New Roman" w:cs="Times New Roman"/>
          <w:color w:val="132040" w:themeColor="accent1" w:themeShade="BF"/>
          <w:szCs w:val="20"/>
        </w:rPr>
        <w:t>hird</w:t>
      </w:r>
      <w:r w:rsidR="00BB1343">
        <w:rPr>
          <w:rFonts w:eastAsia="Times New Roman" w:cs="Times New Roman"/>
          <w:color w:val="132040" w:themeColor="accent1" w:themeShade="BF"/>
          <w:szCs w:val="20"/>
        </w:rPr>
        <w:t xml:space="preserve"> P</w:t>
      </w:r>
      <w:r w:rsidRPr="00256F22">
        <w:rPr>
          <w:rFonts w:eastAsia="Times New Roman" w:cs="Times New Roman"/>
          <w:color w:val="132040" w:themeColor="accent1" w:themeShade="BF"/>
          <w:szCs w:val="20"/>
        </w:rPr>
        <w:t xml:space="preserve">arty </w:t>
      </w:r>
      <w:r w:rsidR="00BB1343">
        <w:rPr>
          <w:rFonts w:eastAsia="Times New Roman" w:cs="Times New Roman"/>
          <w:color w:val="132040" w:themeColor="accent1" w:themeShade="BF"/>
          <w:szCs w:val="20"/>
        </w:rPr>
        <w:t>O</w:t>
      </w:r>
      <w:r w:rsidRPr="00256F22">
        <w:rPr>
          <w:rFonts w:eastAsia="Times New Roman" w:cs="Times New Roman"/>
          <w:color w:val="132040" w:themeColor="accent1" w:themeShade="BF"/>
          <w:szCs w:val="20"/>
        </w:rPr>
        <w:t xml:space="preserve">utbound </w:t>
      </w:r>
      <w:r w:rsidR="00BB1343">
        <w:rPr>
          <w:rFonts w:eastAsia="Times New Roman" w:cs="Times New Roman"/>
          <w:color w:val="132040" w:themeColor="accent1" w:themeShade="BF"/>
          <w:szCs w:val="20"/>
        </w:rPr>
        <w:t>Profiles</w:t>
      </w:r>
    </w:p>
    <w:p w14:paraId="4DB93D3E" w14:textId="77777777" w:rsidR="00256F22" w:rsidRPr="00256F22" w:rsidRDefault="00256F22" w:rsidP="00256F22">
      <w:pPr>
        <w:rPr>
          <w:rFonts w:eastAsia="Times New Roman" w:cs="Times New Roman"/>
          <w:color w:val="132040" w:themeColor="accent1" w:themeShade="BF"/>
          <w:szCs w:val="20"/>
        </w:rPr>
      </w:pPr>
    </w:p>
    <w:tbl>
      <w:tblPr>
        <w:tblStyle w:val="GridTable4-Accent1"/>
        <w:tblW w:w="10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5"/>
        <w:gridCol w:w="1937"/>
        <w:gridCol w:w="2650"/>
        <w:gridCol w:w="3544"/>
      </w:tblGrid>
      <w:tr w:rsidR="00C74B42" w14:paraId="0F984AB2"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2332AFE" w14:textId="77777777" w:rsidR="00C74B42" w:rsidRPr="006F0DBD" w:rsidRDefault="00C74B42"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0052A18"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312C89B3"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4AB6D99"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Additional controls</w:t>
            </w:r>
          </w:p>
        </w:tc>
      </w:tr>
      <w:tr w:rsidR="00C74B42" w14:paraId="25CCBE33"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0764669"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SIF-P03</w:t>
            </w:r>
          </w:p>
        </w:tc>
        <w:tc>
          <w:tcPr>
            <w:tcW w:w="0" w:type="auto"/>
            <w:shd w:val="clear" w:color="auto" w:fill="auto"/>
            <w:vAlign w:val="center"/>
          </w:tcPr>
          <w:p w14:paraId="34780961"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Egress</w:t>
            </w:r>
          </w:p>
        </w:tc>
        <w:tc>
          <w:tcPr>
            <w:tcW w:w="0" w:type="auto"/>
            <w:shd w:val="clear" w:color="auto" w:fill="auto"/>
            <w:vAlign w:val="center"/>
          </w:tcPr>
          <w:p w14:paraId="7C0CA2E7"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Chaucer invokes a supplier, SaaS, market or vendor API.</w:t>
            </w:r>
          </w:p>
        </w:tc>
        <w:tc>
          <w:tcPr>
            <w:tcW w:w="0" w:type="auto"/>
            <w:shd w:val="clear" w:color="auto" w:fill="auto"/>
            <w:vAlign w:val="center"/>
          </w:tcPr>
          <w:p w14:paraId="0BD281DD"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Controlled egress, credential or token management, timeout, exponential backoff, throttling, circuit breaking, error mapping and dependency monitoring.</w:t>
            </w:r>
          </w:p>
        </w:tc>
      </w:tr>
      <w:tr w:rsidR="00C74B42" w14:paraId="3A04CA42"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3AA965DF"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0FB5F076"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0" w:type="auto"/>
            <w:vAlign w:val="center"/>
          </w:tcPr>
          <w:p w14:paraId="51D6872E"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provides a reusable internal facade over a third-party API.</w:t>
            </w:r>
          </w:p>
        </w:tc>
        <w:tc>
          <w:tcPr>
            <w:tcW w:w="0" w:type="auto"/>
            <w:vAlign w:val="center"/>
          </w:tcPr>
          <w:p w14:paraId="2E0CBEE9"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Contract abstraction, versioning, supplier lifecycle management and centralised policy where reuse or criticality justifies it.</w:t>
            </w:r>
          </w:p>
        </w:tc>
      </w:tr>
      <w:tr w:rsidR="00C74B42" w14:paraId="5B93B115"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4D0291B"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SIF-P07</w:t>
            </w:r>
          </w:p>
        </w:tc>
        <w:tc>
          <w:tcPr>
            <w:tcW w:w="0" w:type="auto"/>
            <w:shd w:val="clear" w:color="auto" w:fill="auto"/>
            <w:vAlign w:val="center"/>
          </w:tcPr>
          <w:p w14:paraId="20C5D690"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0" w:type="auto"/>
            <w:shd w:val="clear" w:color="auto" w:fill="auto"/>
            <w:vAlign w:val="center"/>
          </w:tcPr>
          <w:p w14:paraId="60C51F69"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Chaucer notifies an external party of a business event or status change.</w:t>
            </w:r>
          </w:p>
        </w:tc>
        <w:tc>
          <w:tcPr>
            <w:tcW w:w="0" w:type="auto"/>
            <w:shd w:val="clear" w:color="auto" w:fill="auto"/>
            <w:vAlign w:val="center"/>
          </w:tcPr>
          <w:p w14:paraId="0552FBD4"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Contracted destination, authentication, delivery audit, retry, dead-letter handling and payload protection.</w:t>
            </w:r>
          </w:p>
        </w:tc>
      </w:tr>
      <w:tr w:rsidR="00C74B42" w14:paraId="1CD400AE"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4BFD4DE4"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SIF-P09</w:t>
            </w:r>
          </w:p>
        </w:tc>
        <w:tc>
          <w:tcPr>
            <w:tcW w:w="0" w:type="auto"/>
            <w:vAlign w:val="center"/>
          </w:tcPr>
          <w:p w14:paraId="4FA206CF"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Workflow Orchestration</w:t>
            </w:r>
          </w:p>
        </w:tc>
        <w:tc>
          <w:tcPr>
            <w:tcW w:w="0" w:type="auto"/>
            <w:vAlign w:val="center"/>
          </w:tcPr>
          <w:p w14:paraId="15EC0B05"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coordinates a multi-step process involving one or more third-party systems.</w:t>
            </w:r>
          </w:p>
        </w:tc>
        <w:tc>
          <w:tcPr>
            <w:tcW w:w="0" w:type="auto"/>
            <w:vAlign w:val="center"/>
          </w:tcPr>
          <w:p w14:paraId="1B6F6DCD"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Named process owner, controlled egress, dependency timeouts, monitoring and compensating actions.</w:t>
            </w:r>
          </w:p>
        </w:tc>
      </w:tr>
      <w:tr w:rsidR="00C74B42" w14:paraId="32AC184E"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C2AD753"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SIF-P10</w:t>
            </w:r>
          </w:p>
        </w:tc>
        <w:tc>
          <w:tcPr>
            <w:tcW w:w="0" w:type="auto"/>
            <w:shd w:val="clear" w:color="auto" w:fill="auto"/>
            <w:vAlign w:val="center"/>
          </w:tcPr>
          <w:p w14:paraId="629342E6"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Long-Running and Stateful Workflow</w:t>
            </w:r>
          </w:p>
        </w:tc>
        <w:tc>
          <w:tcPr>
            <w:tcW w:w="0" w:type="auto"/>
            <w:shd w:val="clear" w:color="auto" w:fill="auto"/>
            <w:vAlign w:val="center"/>
          </w:tcPr>
          <w:p w14:paraId="467A50CA"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supplier interaction requires polling, callback, delayed response, escalation or compensation.</w:t>
            </w:r>
          </w:p>
        </w:tc>
        <w:tc>
          <w:tcPr>
            <w:tcW w:w="0" w:type="auto"/>
            <w:shd w:val="clear" w:color="auto" w:fill="auto"/>
            <w:vAlign w:val="center"/>
          </w:tcPr>
          <w:p w14:paraId="5D7A2A0D"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Durable state, timeout policy, retry policy, escalation, versioning and support ownership.</w:t>
            </w:r>
          </w:p>
        </w:tc>
      </w:tr>
      <w:tr w:rsidR="00C74B42" w14:paraId="5B252A27"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0F2D2B2D"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52DE11B9"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vAlign w:val="center"/>
          </w:tcPr>
          <w:p w14:paraId="2C5ABEC6"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sends a file to a supplier, broker, regulator or vendor.</w:t>
            </w:r>
          </w:p>
        </w:tc>
        <w:tc>
          <w:tcPr>
            <w:tcW w:w="0" w:type="auto"/>
            <w:vAlign w:val="center"/>
          </w:tcPr>
          <w:p w14:paraId="3055803B"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Approved delivery path, encryption, confirmation handling, reconciliation, retention and named support ownership.</w:t>
            </w:r>
          </w:p>
        </w:tc>
      </w:tr>
      <w:tr w:rsidR="00C74B42" w14:paraId="749B26B2"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BCF0863"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SIF-P14</w:t>
            </w:r>
          </w:p>
        </w:tc>
        <w:tc>
          <w:tcPr>
            <w:tcW w:w="0" w:type="auto"/>
            <w:shd w:val="clear" w:color="auto" w:fill="auto"/>
            <w:vAlign w:val="center"/>
          </w:tcPr>
          <w:p w14:paraId="10819F3A"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shd w:val="clear" w:color="auto" w:fill="auto"/>
            <w:vAlign w:val="center"/>
          </w:tcPr>
          <w:p w14:paraId="57C61EB4"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Supplier-specific payload, format, validation or protocol adaptation is required.</w:t>
            </w:r>
          </w:p>
        </w:tc>
        <w:tc>
          <w:tcPr>
            <w:tcW w:w="0" w:type="auto"/>
            <w:shd w:val="clear" w:color="auto" w:fill="auto"/>
            <w:vAlign w:val="center"/>
          </w:tcPr>
          <w:p w14:paraId="6694C6CA" w14:textId="68DB9464"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 xml:space="preserve">Source-controlled mappings, testing, private execution, Key Vault </w:t>
            </w:r>
            <w:r w:rsidR="00D67197">
              <w:rPr>
                <w:rFonts w:asciiTheme="minorHAnsi" w:hAnsiTheme="minorHAnsi"/>
              </w:rPr>
              <w:t xml:space="preserve">/ </w:t>
            </w:r>
            <w:r w:rsidR="00BB1343">
              <w:rPr>
                <w:rFonts w:asciiTheme="minorHAnsi" w:hAnsiTheme="minorHAnsi"/>
              </w:rPr>
              <w:t>CyberArk</w:t>
            </w:r>
            <w:r w:rsidR="00EF4474">
              <w:rPr>
                <w:rFonts w:asciiTheme="minorHAnsi" w:hAnsiTheme="minorHAnsi"/>
              </w:rPr>
              <w:t xml:space="preserve"> </w:t>
            </w:r>
            <w:r w:rsidRPr="006F0DBD">
              <w:rPr>
                <w:rFonts w:asciiTheme="minorHAnsi" w:hAnsiTheme="minorHAnsi"/>
              </w:rPr>
              <w:t>integration and DevSecOps deployment.</w:t>
            </w:r>
          </w:p>
        </w:tc>
      </w:tr>
    </w:tbl>
    <w:p w14:paraId="74255CE0" w14:textId="77777777" w:rsidR="00E62C5D" w:rsidRDefault="00E62C5D" w:rsidP="0041138D">
      <w:pPr>
        <w:rPr>
          <w:rFonts w:eastAsia="Times New Roman" w:cs="Times New Roman"/>
          <w:color w:val="132040" w:themeColor="accent1" w:themeShade="BF"/>
          <w:sz w:val="24"/>
          <w:szCs w:val="26"/>
        </w:rPr>
      </w:pPr>
    </w:p>
    <w:p w14:paraId="60ED4B84" w14:textId="09D44345" w:rsidR="00FE4F0E" w:rsidRDefault="002D1C75" w:rsidP="0041138D">
      <w:r>
        <w:t>Third-party API egress may be implemented directly from an approved Logic App or Function when the integration is workflow-specific, has limited reuse and is appropriately governed.</w:t>
      </w:r>
      <w:r w:rsidR="00D73F39">
        <w:t xml:space="preserve"> </w:t>
      </w:r>
      <w:r>
        <w:t>A Chaucer-owned facade through API Management should be used where the third-party API is reused, business-critical, strategically important, externally sensitive or requires centralised policy, monitoring or lifecycle control.</w:t>
      </w:r>
    </w:p>
    <w:p w14:paraId="2D1A9758" w14:textId="77777777" w:rsidR="00F565B9" w:rsidRPr="00FE4F0E" w:rsidRDefault="00F565B9" w:rsidP="0041138D">
      <w:pPr>
        <w:rPr>
          <w:rFonts w:eastAsia="Times New Roman" w:cs="Times New Roman"/>
          <w:color w:val="132040" w:themeColor="accent1" w:themeShade="BF"/>
          <w:sz w:val="24"/>
          <w:szCs w:val="26"/>
        </w:rPr>
      </w:pPr>
    </w:p>
    <w:p w14:paraId="5B45D503" w14:textId="44343FEB" w:rsidR="007F56F6" w:rsidRPr="00256F22" w:rsidRDefault="007F56F6" w:rsidP="00256F22">
      <w:pPr>
        <w:rPr>
          <w:rFonts w:eastAsia="Times New Roman" w:cs="Times New Roman"/>
          <w:color w:val="132040" w:themeColor="accent1" w:themeShade="BF"/>
          <w:szCs w:val="20"/>
        </w:rPr>
      </w:pPr>
      <w:r w:rsidRPr="00256F22">
        <w:rPr>
          <w:rFonts w:eastAsia="Times New Roman" w:cs="Times New Roman"/>
          <w:color w:val="132040" w:themeColor="accent1" w:themeShade="BF"/>
          <w:szCs w:val="20"/>
        </w:rPr>
        <w:t xml:space="preserve">SIF to </w:t>
      </w:r>
      <w:r w:rsidR="00BB1343">
        <w:rPr>
          <w:rFonts w:eastAsia="Times New Roman" w:cs="Times New Roman"/>
          <w:color w:val="132040" w:themeColor="accent1" w:themeShade="BF"/>
          <w:szCs w:val="20"/>
        </w:rPr>
        <w:t>D</w:t>
      </w:r>
      <w:r w:rsidRPr="00256F22">
        <w:rPr>
          <w:rFonts w:eastAsia="Times New Roman" w:cs="Times New Roman"/>
          <w:color w:val="132040" w:themeColor="accent1" w:themeShade="BF"/>
          <w:szCs w:val="20"/>
        </w:rPr>
        <w:t>ata</w:t>
      </w:r>
      <w:r w:rsidR="0056128F">
        <w:rPr>
          <w:rFonts w:eastAsia="Times New Roman" w:cs="Times New Roman"/>
          <w:color w:val="132040" w:themeColor="accent1" w:themeShade="BF"/>
          <w:szCs w:val="20"/>
        </w:rPr>
        <w:t xml:space="preserve"> </w:t>
      </w:r>
      <w:r w:rsidR="00BB1343">
        <w:rPr>
          <w:rFonts w:eastAsia="Times New Roman" w:cs="Times New Roman"/>
          <w:color w:val="132040" w:themeColor="accent1" w:themeShade="BF"/>
          <w:szCs w:val="20"/>
        </w:rPr>
        <w:t>P</w:t>
      </w:r>
      <w:r w:rsidRPr="00256F22">
        <w:rPr>
          <w:rFonts w:eastAsia="Times New Roman" w:cs="Times New Roman"/>
          <w:color w:val="132040" w:themeColor="accent1" w:themeShade="BF"/>
          <w:szCs w:val="20"/>
        </w:rPr>
        <w:t xml:space="preserve">latform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
        <w:tblW w:w="10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92"/>
        <w:gridCol w:w="1991"/>
        <w:gridCol w:w="2986"/>
        <w:gridCol w:w="3147"/>
      </w:tblGrid>
      <w:tr w:rsidR="00A5210C" w14:paraId="438F9F1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7AB7490" w14:textId="77777777" w:rsidR="00A5210C" w:rsidRPr="006F0DBD" w:rsidRDefault="00A5210C"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77A380C4"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68FD1D8"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6722202"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Guardrail</w:t>
            </w:r>
          </w:p>
        </w:tc>
      </w:tr>
      <w:tr w:rsidR="00A5210C" w14:paraId="19C2D62B"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7D5F7B5"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SIF-P07</w:t>
            </w:r>
          </w:p>
        </w:tc>
        <w:tc>
          <w:tcPr>
            <w:tcW w:w="0" w:type="auto"/>
            <w:shd w:val="clear" w:color="auto" w:fill="auto"/>
            <w:vAlign w:val="center"/>
          </w:tcPr>
          <w:p w14:paraId="668CE538"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0" w:type="auto"/>
            <w:shd w:val="clear" w:color="auto" w:fill="auto"/>
            <w:vAlign w:val="center"/>
          </w:tcPr>
          <w:p w14:paraId="464288F5"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Notify the data platform that governed data is available for ingestion.</w:t>
            </w:r>
          </w:p>
        </w:tc>
        <w:tc>
          <w:tcPr>
            <w:tcW w:w="0" w:type="auto"/>
            <w:shd w:val="clear" w:color="auto" w:fill="auto"/>
            <w:vAlign w:val="center"/>
          </w:tcPr>
          <w:p w14:paraId="018D0343"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Notification only. Do not use the data platform to coordinate an operational process.</w:t>
            </w:r>
          </w:p>
        </w:tc>
      </w:tr>
      <w:tr w:rsidR="00A5210C" w14:paraId="0AA876F5"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629EE545"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SIF-P08</w:t>
            </w:r>
          </w:p>
        </w:tc>
        <w:tc>
          <w:tcPr>
            <w:tcW w:w="0" w:type="auto"/>
            <w:vAlign w:val="center"/>
          </w:tcPr>
          <w:p w14:paraId="04CE6F82"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High-Volume Event Streaming</w:t>
            </w:r>
          </w:p>
        </w:tc>
        <w:tc>
          <w:tcPr>
            <w:tcW w:w="0" w:type="auto"/>
            <w:vAlign w:val="center"/>
          </w:tcPr>
          <w:p w14:paraId="7E988B84"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Stream high-volume events or telemetry into the data platform for analytical processing.</w:t>
            </w:r>
          </w:p>
        </w:tc>
        <w:tc>
          <w:tcPr>
            <w:tcW w:w="0" w:type="auto"/>
            <w:vAlign w:val="center"/>
          </w:tcPr>
          <w:p w14:paraId="3D2D371F"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Use only where the streaming requirement and expected volume are demonstrated.</w:t>
            </w:r>
          </w:p>
        </w:tc>
      </w:tr>
      <w:tr w:rsidR="00A5210C" w14:paraId="1A2B870C"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BE84E8C"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SIF-P12</w:t>
            </w:r>
          </w:p>
        </w:tc>
        <w:tc>
          <w:tcPr>
            <w:tcW w:w="0" w:type="auto"/>
            <w:shd w:val="clear" w:color="auto" w:fill="auto"/>
            <w:vAlign w:val="center"/>
          </w:tcPr>
          <w:p w14:paraId="1A1A3DE2"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shd w:val="clear" w:color="auto" w:fill="auto"/>
            <w:vAlign w:val="center"/>
          </w:tcPr>
          <w:p w14:paraId="7BC4C5AA"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Land files in an approved data-platform landing zone or export curated data through a governed file boundary.</w:t>
            </w:r>
          </w:p>
        </w:tc>
        <w:tc>
          <w:tcPr>
            <w:tcW w:w="0" w:type="auto"/>
            <w:shd w:val="clear" w:color="auto" w:fill="auto"/>
            <w:vAlign w:val="center"/>
          </w:tcPr>
          <w:p w14:paraId="46DFFE4C"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Ownership, classification, metadata, retention, reconciliation and monitoring must be defined.</w:t>
            </w:r>
          </w:p>
        </w:tc>
      </w:tr>
      <w:tr w:rsidR="00A5210C" w14:paraId="2A83B17B"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12E89E3F"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SIF-P13</w:t>
            </w:r>
          </w:p>
        </w:tc>
        <w:tc>
          <w:tcPr>
            <w:tcW w:w="0" w:type="auto"/>
            <w:vAlign w:val="center"/>
          </w:tcPr>
          <w:p w14:paraId="010B83EC"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0" w:type="auto"/>
            <w:vAlign w:val="center"/>
          </w:tcPr>
          <w:p w14:paraId="31D0AE95"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Governed ingestion into the data platform or governed consumption of curated data products.</w:t>
            </w:r>
          </w:p>
        </w:tc>
        <w:tc>
          <w:tcPr>
            <w:tcW w:w="0" w:type="auto"/>
            <w:vAlign w:val="center"/>
          </w:tcPr>
          <w:p w14:paraId="2DC6464D"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data platform must not become the default operational integration mechanism.</w:t>
            </w:r>
          </w:p>
        </w:tc>
      </w:tr>
      <w:tr w:rsidR="00A5210C" w14:paraId="6A7D9C5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93C920B"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SIF-P14</w:t>
            </w:r>
          </w:p>
        </w:tc>
        <w:tc>
          <w:tcPr>
            <w:tcW w:w="0" w:type="auto"/>
            <w:shd w:val="clear" w:color="auto" w:fill="auto"/>
            <w:vAlign w:val="center"/>
          </w:tcPr>
          <w:p w14:paraId="43BB5D5E"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shd w:val="clear" w:color="auto" w:fill="auto"/>
            <w:vAlign w:val="center"/>
          </w:tcPr>
          <w:p w14:paraId="05F9A52C"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Perform bounded extraction, validation, redaction or format preparation at the exchange boundary.</w:t>
            </w:r>
          </w:p>
        </w:tc>
        <w:tc>
          <w:tcPr>
            <w:tcW w:w="0" w:type="auto"/>
            <w:shd w:val="clear" w:color="auto" w:fill="auto"/>
            <w:vAlign w:val="center"/>
          </w:tcPr>
          <w:p w14:paraId="554245D3"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Do not embed operational process orchestration or warehouse transformation logic in custom integration code.</w:t>
            </w:r>
          </w:p>
        </w:tc>
      </w:tr>
    </w:tbl>
    <w:p w14:paraId="4627C96B" w14:textId="77777777" w:rsidR="001F6729" w:rsidRDefault="001F6729" w:rsidP="0041138D">
      <w:pPr>
        <w:rPr>
          <w:szCs w:val="20"/>
        </w:rPr>
      </w:pPr>
    </w:p>
    <w:p w14:paraId="767BF9B6" w14:textId="74B7E46E" w:rsidR="0041138D" w:rsidRDefault="0041138D" w:rsidP="0041138D">
      <w:pPr>
        <w:pStyle w:val="Heading2"/>
      </w:pPr>
      <w:bookmarkStart w:id="169" w:name="_Toc239852296"/>
      <w:bookmarkStart w:id="170" w:name="_Toc239980603"/>
      <w:bookmarkStart w:id="171" w:name="_Toc240366844"/>
      <w:r w:rsidRPr="00FE4F0E">
        <w:t>Detailed Practitioner Patterns</w:t>
      </w:r>
      <w:bookmarkEnd w:id="169"/>
      <w:bookmarkEnd w:id="170"/>
      <w:bookmarkEnd w:id="171"/>
    </w:p>
    <w:p w14:paraId="3DEC63E4" w14:textId="77777777" w:rsidR="00FE4F0E" w:rsidRPr="00FE4F0E" w:rsidRDefault="00FE4F0E" w:rsidP="00FE4F0E"/>
    <w:p w14:paraId="302DDBE7" w14:textId="63380E8F" w:rsidR="00236663" w:rsidRDefault="0000608F" w:rsidP="0000608F">
      <w:r>
        <w:t>The Detailed Integration Pattern Catalogue is the authoritative source for pattern implementation guidance.</w:t>
      </w:r>
      <w:r w:rsidR="003440DC">
        <w:t xml:space="preserve"> </w:t>
      </w:r>
      <w:r>
        <w:t>Patterns are organised by interaction style:</w:t>
      </w:r>
    </w:p>
    <w:p w14:paraId="35B885AD" w14:textId="77777777" w:rsidR="003440DC" w:rsidRDefault="003440DC" w:rsidP="0000608F"/>
    <w:p w14:paraId="1D92838B" w14:textId="77777777" w:rsidR="0000608F" w:rsidRDefault="0000608F" w:rsidP="0045770F">
      <w:pPr>
        <w:pStyle w:val="ListParagraph"/>
        <w:numPr>
          <w:ilvl w:val="0"/>
          <w:numId w:val="22"/>
        </w:numPr>
        <w:spacing w:after="160" w:line="279" w:lineRule="auto"/>
      </w:pPr>
      <w:r>
        <w:t>Request and response.</w:t>
      </w:r>
    </w:p>
    <w:p w14:paraId="18CD3A53" w14:textId="77777777" w:rsidR="0000608F" w:rsidRDefault="0000608F" w:rsidP="0045770F">
      <w:pPr>
        <w:pStyle w:val="ListParagraph"/>
        <w:numPr>
          <w:ilvl w:val="0"/>
          <w:numId w:val="22"/>
        </w:numPr>
        <w:spacing w:after="160" w:line="279" w:lineRule="auto"/>
      </w:pPr>
      <w:r>
        <w:t>Asynchronous messaging.</w:t>
      </w:r>
    </w:p>
    <w:p w14:paraId="144338EE" w14:textId="77777777" w:rsidR="0000608F" w:rsidRDefault="0000608F" w:rsidP="0045770F">
      <w:pPr>
        <w:pStyle w:val="ListParagraph"/>
        <w:numPr>
          <w:ilvl w:val="0"/>
          <w:numId w:val="22"/>
        </w:numPr>
        <w:spacing w:after="160" w:line="279" w:lineRule="auto"/>
      </w:pPr>
      <w:r>
        <w:t>Eventing and streaming.</w:t>
      </w:r>
    </w:p>
    <w:p w14:paraId="71EBAD78" w14:textId="77777777" w:rsidR="0000608F" w:rsidRDefault="0000608F" w:rsidP="0045770F">
      <w:pPr>
        <w:pStyle w:val="ListParagraph"/>
        <w:numPr>
          <w:ilvl w:val="0"/>
          <w:numId w:val="22"/>
        </w:numPr>
        <w:spacing w:after="160" w:line="279" w:lineRule="auto"/>
      </w:pPr>
      <w:r>
        <w:t>Process orchestration.</w:t>
      </w:r>
    </w:p>
    <w:p w14:paraId="796AB878" w14:textId="77777777" w:rsidR="0000608F" w:rsidRDefault="0000608F" w:rsidP="0045770F">
      <w:pPr>
        <w:pStyle w:val="ListParagraph"/>
        <w:numPr>
          <w:ilvl w:val="0"/>
          <w:numId w:val="22"/>
        </w:numPr>
        <w:spacing w:after="160" w:line="279" w:lineRule="auto"/>
      </w:pPr>
      <w:r>
        <w:t>File exchange.</w:t>
      </w:r>
    </w:p>
    <w:p w14:paraId="0E33D8BF" w14:textId="77777777" w:rsidR="0000608F" w:rsidRDefault="0000608F" w:rsidP="0045770F">
      <w:pPr>
        <w:pStyle w:val="ListParagraph"/>
        <w:numPr>
          <w:ilvl w:val="0"/>
          <w:numId w:val="22"/>
        </w:numPr>
        <w:spacing w:after="160" w:line="279" w:lineRule="auto"/>
      </w:pPr>
      <w:r>
        <w:t>Transformation and routing.</w:t>
      </w:r>
    </w:p>
    <w:p w14:paraId="760EC251" w14:textId="77777777" w:rsidR="0000608F" w:rsidRDefault="0000608F" w:rsidP="0045770F">
      <w:pPr>
        <w:pStyle w:val="ListParagraph"/>
        <w:numPr>
          <w:ilvl w:val="0"/>
          <w:numId w:val="22"/>
        </w:numPr>
        <w:spacing w:after="160" w:line="279" w:lineRule="auto"/>
      </w:pPr>
      <w:r>
        <w:t>Data-platform exchange.</w:t>
      </w:r>
    </w:p>
    <w:p w14:paraId="56B1EFDA" w14:textId="58680813" w:rsidR="00150680" w:rsidRDefault="0000608F" w:rsidP="0041138D">
      <w:r>
        <w:t>The catalogue is aligned to the decision process in Section 7. The decision tree first identifies the appropriate interaction style. The detailed catalogue then provides the approved pattern for implementing that interaction.</w:t>
      </w:r>
    </w:p>
    <w:p w14:paraId="657C15E0" w14:textId="77777777" w:rsidR="00150680" w:rsidRDefault="00150680" w:rsidP="0041138D"/>
    <w:p w14:paraId="60F1389E" w14:textId="77777777" w:rsidR="00150680" w:rsidRDefault="00150680" w:rsidP="0041138D"/>
    <w:p w14:paraId="3CFEC60C" w14:textId="77777777" w:rsidR="00150680" w:rsidRDefault="00150680" w:rsidP="0041138D">
      <w:pPr>
        <w:rPr>
          <w:szCs w:val="20"/>
        </w:rPr>
      </w:pPr>
    </w:p>
    <w:p w14:paraId="1573204D" w14:textId="2737FEC6" w:rsidR="00BD1908" w:rsidRPr="00D73F39" w:rsidRDefault="00BD1908"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Authoritative pattern identifiers</w:t>
      </w:r>
    </w:p>
    <w:p w14:paraId="3ED6E5A1" w14:textId="309176F7" w:rsidR="0035544F" w:rsidRDefault="0035544F" w:rsidP="0035544F">
      <w:r>
        <w:t>The following identifier formats are used</w:t>
      </w:r>
      <w:r w:rsidR="009D322B">
        <w:br/>
      </w:r>
    </w:p>
    <w:tbl>
      <w:tblPr>
        <w:tblStyle w:val="GridTable4-Accent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66"/>
        <w:gridCol w:w="2837"/>
        <w:gridCol w:w="4564"/>
      </w:tblGrid>
      <w:tr w:rsidR="0035544F" w14:paraId="21997781"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5343272" w14:textId="77777777" w:rsidR="0035544F" w:rsidRDefault="0035544F" w:rsidP="006F1EC8">
            <w:r>
              <w:t>Identifier format</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E801AE7" w14:textId="77777777" w:rsidR="0035544F" w:rsidRDefault="0035544F" w:rsidP="006F1EC8">
            <w:pPr>
              <w:cnfStyle w:val="100000000000" w:firstRow="1" w:lastRow="0" w:firstColumn="0" w:lastColumn="0" w:oddVBand="0" w:evenVBand="0" w:oddHBand="0" w:evenHBand="0" w:firstRowFirstColumn="0" w:firstRowLastColumn="0" w:lastRowFirstColumn="0" w:lastRowLastColumn="0"/>
            </w:pPr>
            <w:r>
              <w:t>Scope</w:t>
            </w:r>
          </w:p>
        </w:tc>
        <w:tc>
          <w:tcPr>
            <w:tcW w:w="4564"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394E171" w14:textId="77777777" w:rsidR="0035544F" w:rsidRDefault="0035544F" w:rsidP="006F1EC8">
            <w:pPr>
              <w:cnfStyle w:val="100000000000" w:firstRow="1" w:lastRow="0" w:firstColumn="0" w:lastColumn="0" w:oddVBand="0" w:evenVBand="0" w:oddHBand="0" w:evenHBand="0" w:firstRowFirstColumn="0" w:firstRowLastColumn="0" w:lastRowFirstColumn="0" w:lastRowLastColumn="0"/>
            </w:pPr>
            <w:r>
              <w:t>Example</w:t>
            </w:r>
          </w:p>
        </w:tc>
      </w:tr>
      <w:tr w:rsidR="0035544F" w14:paraId="6967D2FD"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78A6655" w14:textId="77777777" w:rsidR="0035544F" w:rsidRPr="002E5B53" w:rsidRDefault="0035544F" w:rsidP="006F1EC8">
            <w:pPr>
              <w:rPr>
                <w:b w:val="0"/>
                <w:bCs/>
              </w:rPr>
            </w:pPr>
            <w:r w:rsidRPr="002E5B53">
              <w:rPr>
                <w:b w:val="0"/>
                <w:bCs/>
              </w:rPr>
              <w:t>SFINTnn</w:t>
            </w:r>
          </w:p>
        </w:tc>
        <w:tc>
          <w:tcPr>
            <w:tcW w:w="0" w:type="auto"/>
            <w:shd w:val="clear" w:color="auto" w:fill="auto"/>
            <w:vAlign w:val="center"/>
          </w:tcPr>
          <w:p w14:paraId="338495E2" w14:textId="77777777" w:rsidR="0035544F" w:rsidRDefault="0035544F" w:rsidP="006F1EC8">
            <w:pPr>
              <w:cnfStyle w:val="000000100000" w:firstRow="0" w:lastRow="0" w:firstColumn="0" w:lastColumn="0" w:oddVBand="0" w:evenVBand="0" w:oddHBand="1" w:evenHBand="0" w:firstRowFirstColumn="0" w:firstRowLastColumn="0" w:lastRowFirstColumn="0" w:lastRowLastColumn="0"/>
            </w:pPr>
            <w:r>
              <w:t>Operational integration patterns</w:t>
            </w:r>
          </w:p>
        </w:tc>
        <w:tc>
          <w:tcPr>
            <w:tcW w:w="4564" w:type="dxa"/>
            <w:shd w:val="clear" w:color="auto" w:fill="auto"/>
            <w:vAlign w:val="center"/>
          </w:tcPr>
          <w:p w14:paraId="0076D220" w14:textId="77777777" w:rsidR="0035544F" w:rsidRDefault="0035544F" w:rsidP="006F1EC8">
            <w:pPr>
              <w:cnfStyle w:val="000000100000" w:firstRow="0" w:lastRow="0" w:firstColumn="0" w:lastColumn="0" w:oddVBand="0" w:evenVBand="0" w:oddHBand="1" w:evenHBand="0" w:firstRowFirstColumn="0" w:firstRowLastColumn="0" w:lastRowFirstColumn="0" w:lastRowLastColumn="0"/>
            </w:pPr>
            <w:r>
              <w:t>SFINT08 Reliable Messaging</w:t>
            </w:r>
          </w:p>
        </w:tc>
      </w:tr>
      <w:tr w:rsidR="0035544F" w14:paraId="633D48E7" w14:textId="77777777" w:rsidTr="007A2B8C">
        <w:tc>
          <w:tcPr>
            <w:cnfStyle w:val="001000000000" w:firstRow="0" w:lastRow="0" w:firstColumn="1" w:lastColumn="0" w:oddVBand="0" w:evenVBand="0" w:oddHBand="0" w:evenHBand="0" w:firstRowFirstColumn="0" w:firstRowLastColumn="0" w:lastRowFirstColumn="0" w:lastRowLastColumn="0"/>
            <w:tcW w:w="0" w:type="auto"/>
            <w:vAlign w:val="center"/>
          </w:tcPr>
          <w:p w14:paraId="4F162B0C" w14:textId="77777777" w:rsidR="0035544F" w:rsidRPr="002E5B53" w:rsidRDefault="0035544F" w:rsidP="006F1EC8">
            <w:pPr>
              <w:rPr>
                <w:b w:val="0"/>
                <w:bCs/>
              </w:rPr>
            </w:pPr>
            <w:r w:rsidRPr="002E5B53">
              <w:rPr>
                <w:b w:val="0"/>
                <w:bCs/>
              </w:rPr>
              <w:t>SFDEINTnn</w:t>
            </w:r>
          </w:p>
        </w:tc>
        <w:tc>
          <w:tcPr>
            <w:tcW w:w="0" w:type="auto"/>
            <w:vAlign w:val="center"/>
          </w:tcPr>
          <w:p w14:paraId="207E4952" w14:textId="77777777" w:rsidR="0035544F" w:rsidRDefault="0035544F" w:rsidP="006F1EC8">
            <w:pPr>
              <w:cnfStyle w:val="000000000000" w:firstRow="0" w:lastRow="0" w:firstColumn="0" w:lastColumn="0" w:oddVBand="0" w:evenVBand="0" w:oddHBand="0" w:evenHBand="0" w:firstRowFirstColumn="0" w:firstRowLastColumn="0" w:lastRowFirstColumn="0" w:lastRowLastColumn="0"/>
            </w:pPr>
            <w:r>
              <w:t>Data-platform exchange patterns</w:t>
            </w:r>
          </w:p>
        </w:tc>
        <w:tc>
          <w:tcPr>
            <w:tcW w:w="4564" w:type="dxa"/>
            <w:vAlign w:val="center"/>
          </w:tcPr>
          <w:p w14:paraId="27CFA017" w14:textId="77777777" w:rsidR="0035544F" w:rsidRDefault="0035544F" w:rsidP="006F1EC8">
            <w:pPr>
              <w:cnfStyle w:val="000000000000" w:firstRow="0" w:lastRow="0" w:firstColumn="0" w:lastColumn="0" w:oddVBand="0" w:evenVBand="0" w:oddHBand="0" w:evenHBand="0" w:firstRowFirstColumn="0" w:firstRowLastColumn="0" w:lastRowFirstColumn="0" w:lastRowLastColumn="0"/>
            </w:pPr>
            <w:r>
              <w:t>SFDEINT03 File Ingestion</w:t>
            </w:r>
          </w:p>
        </w:tc>
      </w:tr>
    </w:tbl>
    <w:p w14:paraId="4122A8C0" w14:textId="4C22B33A" w:rsidR="0035544F" w:rsidRDefault="009D322B" w:rsidP="0035544F">
      <w:r>
        <w:br/>
      </w:r>
      <w:r w:rsidR="0035544F">
        <w:t>The Detailed Integration Pattern identifier must be used in:</w:t>
      </w:r>
      <w:r>
        <w:br/>
      </w:r>
    </w:p>
    <w:p w14:paraId="69B097A1" w14:textId="77777777" w:rsidR="0035544F" w:rsidRDefault="0035544F" w:rsidP="0045770F">
      <w:pPr>
        <w:pStyle w:val="ListParagraph"/>
        <w:numPr>
          <w:ilvl w:val="0"/>
          <w:numId w:val="31"/>
        </w:numPr>
        <w:spacing w:after="160" w:line="279" w:lineRule="auto"/>
      </w:pPr>
      <w:r>
        <w:t>High-level and low-level solution designs.</w:t>
      </w:r>
    </w:p>
    <w:p w14:paraId="36B5D913" w14:textId="77777777" w:rsidR="0035544F" w:rsidRDefault="0035544F" w:rsidP="0045770F">
      <w:pPr>
        <w:pStyle w:val="ListParagraph"/>
        <w:numPr>
          <w:ilvl w:val="0"/>
          <w:numId w:val="31"/>
        </w:numPr>
        <w:spacing w:after="160" w:line="279" w:lineRule="auto"/>
      </w:pPr>
      <w:r>
        <w:t>Architecture decision records.</w:t>
      </w:r>
    </w:p>
    <w:p w14:paraId="795582B8" w14:textId="77777777" w:rsidR="0035544F" w:rsidRDefault="0035544F" w:rsidP="0045770F">
      <w:pPr>
        <w:pStyle w:val="ListParagraph"/>
        <w:numPr>
          <w:ilvl w:val="0"/>
          <w:numId w:val="31"/>
        </w:numPr>
        <w:spacing w:after="160" w:line="279" w:lineRule="auto"/>
      </w:pPr>
      <w:r>
        <w:t>Interface and integration specifications.</w:t>
      </w:r>
    </w:p>
    <w:p w14:paraId="6084BE5C" w14:textId="77777777" w:rsidR="0035544F" w:rsidRDefault="0035544F" w:rsidP="0045770F">
      <w:pPr>
        <w:pStyle w:val="ListParagraph"/>
        <w:numPr>
          <w:ilvl w:val="0"/>
          <w:numId w:val="31"/>
        </w:numPr>
        <w:spacing w:after="160" w:line="279" w:lineRule="auto"/>
      </w:pPr>
      <w:r>
        <w:t>Service-catalogue entries.</w:t>
      </w:r>
    </w:p>
    <w:p w14:paraId="5F87B074" w14:textId="77777777" w:rsidR="0035544F" w:rsidRDefault="0035544F" w:rsidP="0045770F">
      <w:pPr>
        <w:pStyle w:val="ListParagraph"/>
        <w:numPr>
          <w:ilvl w:val="0"/>
          <w:numId w:val="31"/>
        </w:numPr>
        <w:spacing w:after="160" w:line="279" w:lineRule="auto"/>
      </w:pPr>
      <w:r>
        <w:t>Security and operational-readiness assessments.</w:t>
      </w:r>
    </w:p>
    <w:p w14:paraId="73893498" w14:textId="77777777" w:rsidR="0035544F" w:rsidRDefault="0035544F" w:rsidP="0045770F">
      <w:pPr>
        <w:pStyle w:val="ListParagraph"/>
        <w:numPr>
          <w:ilvl w:val="0"/>
          <w:numId w:val="31"/>
        </w:numPr>
        <w:spacing w:after="160" w:line="279" w:lineRule="auto"/>
      </w:pPr>
      <w:r>
        <w:t>Exception requests.</w:t>
      </w:r>
    </w:p>
    <w:p w14:paraId="71B39EFB" w14:textId="77777777" w:rsidR="0035544F" w:rsidRDefault="0035544F" w:rsidP="0045770F">
      <w:pPr>
        <w:pStyle w:val="ListParagraph"/>
        <w:numPr>
          <w:ilvl w:val="0"/>
          <w:numId w:val="31"/>
        </w:numPr>
        <w:spacing w:after="160" w:line="279" w:lineRule="auto"/>
      </w:pPr>
      <w:r>
        <w:t>TDA submissions.</w:t>
      </w:r>
    </w:p>
    <w:p w14:paraId="12E6F574" w14:textId="77777777" w:rsidR="0035544F" w:rsidRDefault="0035544F" w:rsidP="0045770F">
      <w:pPr>
        <w:pStyle w:val="ListParagraph"/>
        <w:numPr>
          <w:ilvl w:val="0"/>
          <w:numId w:val="31"/>
        </w:numPr>
        <w:spacing w:after="160" w:line="279" w:lineRule="auto"/>
      </w:pPr>
      <w:r>
        <w:t>Delivery and support documentation.</w:t>
      </w:r>
    </w:p>
    <w:p w14:paraId="416316C4" w14:textId="77777777" w:rsidR="0035544F" w:rsidRDefault="0035544F" w:rsidP="0035544F">
      <w:r>
        <w:t>A design must reference both the pattern identifier and the pattern name.</w:t>
      </w:r>
    </w:p>
    <w:p w14:paraId="77191FF1" w14:textId="77777777" w:rsidR="00236663" w:rsidRDefault="00236663" w:rsidP="0035544F"/>
    <w:p w14:paraId="116D3CD1" w14:textId="77777777" w:rsidR="0035544F" w:rsidRDefault="0035544F" w:rsidP="0035544F">
      <w:r>
        <w:t>For example:</w:t>
      </w:r>
    </w:p>
    <w:p w14:paraId="26C2C8B6" w14:textId="77777777" w:rsidR="0035544F" w:rsidRDefault="0035544F" w:rsidP="006F0DBD">
      <w:r>
        <w:t>Selected pattern: SFINT08 Reliable Messaging</w:t>
      </w:r>
    </w:p>
    <w:p w14:paraId="56872B5B" w14:textId="77777777" w:rsidR="0035544F" w:rsidRDefault="0035544F" w:rsidP="0041138D">
      <w:pPr>
        <w:rPr>
          <w:szCs w:val="20"/>
        </w:rPr>
      </w:pPr>
    </w:p>
    <w:p w14:paraId="78C0D23C" w14:textId="020A807C"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Detailed pattern structure</w:t>
      </w:r>
    </w:p>
    <w:p w14:paraId="184E33C5" w14:textId="77777777" w:rsidR="00714251" w:rsidRDefault="00714251" w:rsidP="00714251">
      <w:r>
        <w:t>Each Detailed Integration Pattern is described using a consistent structure:</w:t>
      </w:r>
    </w:p>
    <w:p w14:paraId="0B24DCAB" w14:textId="77777777" w:rsidR="00714251" w:rsidRDefault="00714251" w:rsidP="0045770F">
      <w:pPr>
        <w:pStyle w:val="ListParagraph"/>
        <w:numPr>
          <w:ilvl w:val="0"/>
          <w:numId w:val="24"/>
        </w:numPr>
        <w:spacing w:after="160" w:line="279" w:lineRule="auto"/>
      </w:pPr>
      <w:r>
        <w:rPr>
          <w:b/>
          <w:bCs w:val="0"/>
        </w:rPr>
        <w:t>Purpose statement:</w:t>
      </w:r>
      <w:r>
        <w:t xml:space="preserve"> A concise description of what the pattern achieves.</w:t>
      </w:r>
    </w:p>
    <w:p w14:paraId="20324645" w14:textId="77777777" w:rsidR="00714251" w:rsidRDefault="00714251" w:rsidP="0045770F">
      <w:pPr>
        <w:pStyle w:val="ListParagraph"/>
        <w:numPr>
          <w:ilvl w:val="0"/>
          <w:numId w:val="24"/>
        </w:numPr>
        <w:spacing w:after="160" w:line="279" w:lineRule="auto"/>
      </w:pPr>
      <w:r>
        <w:rPr>
          <w:b/>
          <w:bCs w:val="0"/>
        </w:rPr>
        <w:t>Problem:</w:t>
      </w:r>
      <w:r>
        <w:t xml:space="preserve"> The integration problem or architectural concern addressed by the pattern.</w:t>
      </w:r>
    </w:p>
    <w:p w14:paraId="43BE76BE" w14:textId="77777777" w:rsidR="00714251" w:rsidRDefault="00714251" w:rsidP="0045770F">
      <w:pPr>
        <w:pStyle w:val="ListParagraph"/>
        <w:numPr>
          <w:ilvl w:val="0"/>
          <w:numId w:val="24"/>
        </w:numPr>
        <w:spacing w:after="160" w:line="279" w:lineRule="auto"/>
      </w:pPr>
      <w:r>
        <w:rPr>
          <w:b/>
          <w:bCs w:val="0"/>
        </w:rPr>
        <w:t>Solution:</w:t>
      </w:r>
      <w:r>
        <w:t xml:space="preserve"> The approved pattern structure and division of responsibilities.</w:t>
      </w:r>
    </w:p>
    <w:p w14:paraId="7CDE4145" w14:textId="77777777" w:rsidR="00714251" w:rsidRDefault="00714251" w:rsidP="0045770F">
      <w:pPr>
        <w:pStyle w:val="ListParagraph"/>
        <w:numPr>
          <w:ilvl w:val="0"/>
          <w:numId w:val="24"/>
        </w:numPr>
        <w:spacing w:after="160" w:line="279" w:lineRule="auto"/>
      </w:pPr>
      <w:r>
        <w:rPr>
          <w:b/>
          <w:bCs w:val="0"/>
        </w:rPr>
        <w:t>Use it when:</w:t>
      </w:r>
      <w:r>
        <w:t xml:space="preserve"> The conditions under which the pattern is appropriate.</w:t>
      </w:r>
    </w:p>
    <w:p w14:paraId="757AE3A2" w14:textId="77777777" w:rsidR="00714251" w:rsidRDefault="00714251" w:rsidP="0045770F">
      <w:pPr>
        <w:pStyle w:val="ListParagraph"/>
        <w:numPr>
          <w:ilvl w:val="0"/>
          <w:numId w:val="24"/>
        </w:numPr>
        <w:spacing w:after="160" w:line="279" w:lineRule="auto"/>
      </w:pPr>
      <w:r>
        <w:rPr>
          <w:b/>
          <w:bCs w:val="0"/>
        </w:rPr>
        <w:t>Avoid it when:</w:t>
      </w:r>
      <w:r>
        <w:t xml:space="preserve"> The conditions under which another pattern should be selected.</w:t>
      </w:r>
    </w:p>
    <w:p w14:paraId="067BA987" w14:textId="77777777" w:rsidR="00714251" w:rsidRDefault="00714251" w:rsidP="0045770F">
      <w:pPr>
        <w:pStyle w:val="ListParagraph"/>
        <w:numPr>
          <w:ilvl w:val="0"/>
          <w:numId w:val="24"/>
        </w:numPr>
        <w:spacing w:after="160" w:line="279" w:lineRule="auto"/>
      </w:pPr>
      <w:r>
        <w:rPr>
          <w:b/>
          <w:bCs w:val="0"/>
        </w:rPr>
        <w:t>Risks and considerations:</w:t>
      </w:r>
      <w:r>
        <w:t xml:space="preserve"> Reliability, performance, capacity, lifecycle and operational factors.</w:t>
      </w:r>
    </w:p>
    <w:p w14:paraId="51235444" w14:textId="77777777" w:rsidR="00714251" w:rsidRDefault="00714251" w:rsidP="0045770F">
      <w:pPr>
        <w:pStyle w:val="ListParagraph"/>
        <w:numPr>
          <w:ilvl w:val="0"/>
          <w:numId w:val="24"/>
        </w:numPr>
        <w:spacing w:after="160" w:line="279" w:lineRule="auto"/>
      </w:pPr>
      <w:r>
        <w:rPr>
          <w:b/>
          <w:bCs w:val="0"/>
        </w:rPr>
        <w:t>Security boundary:</w:t>
      </w:r>
      <w:r>
        <w:t xml:space="preserve"> The trust zones crossed and the required identity, connectivity and security treatment.</w:t>
      </w:r>
    </w:p>
    <w:p w14:paraId="5364A5B2" w14:textId="77777777" w:rsidR="00714251" w:rsidRDefault="00714251" w:rsidP="0045770F">
      <w:pPr>
        <w:pStyle w:val="ListParagraph"/>
        <w:numPr>
          <w:ilvl w:val="0"/>
          <w:numId w:val="24"/>
        </w:numPr>
        <w:spacing w:after="160" w:line="279" w:lineRule="auto"/>
      </w:pPr>
      <w:r>
        <w:rPr>
          <w:b/>
          <w:bCs w:val="0"/>
        </w:rPr>
        <w:t>Common pitfall:</w:t>
      </w:r>
      <w:r>
        <w:t xml:space="preserve"> Common implementation choices that weaken the intended pattern.</w:t>
      </w:r>
    </w:p>
    <w:p w14:paraId="57357435" w14:textId="77777777" w:rsidR="00714251" w:rsidRDefault="00714251" w:rsidP="0045770F">
      <w:pPr>
        <w:pStyle w:val="ListParagraph"/>
        <w:numPr>
          <w:ilvl w:val="0"/>
          <w:numId w:val="24"/>
        </w:numPr>
        <w:spacing w:after="160" w:line="279" w:lineRule="auto"/>
      </w:pPr>
      <w:r>
        <w:rPr>
          <w:b/>
          <w:bCs w:val="0"/>
        </w:rPr>
        <w:t>In practice:</w:t>
      </w:r>
      <w:r>
        <w:t xml:space="preserve"> A representative insurance or enterprise integration example.</w:t>
      </w:r>
    </w:p>
    <w:p w14:paraId="38B7E73A" w14:textId="77777777" w:rsidR="00714251" w:rsidRDefault="00714251" w:rsidP="00714251">
      <w:r>
        <w:t>Detailed patterns do not redefine the cross-cutting security and operational baseline.</w:t>
      </w:r>
    </w:p>
    <w:p w14:paraId="022E6AF9" w14:textId="77777777" w:rsidR="00714251" w:rsidRDefault="00714251" w:rsidP="00714251">
      <w:r>
        <w:t>Every Detailed Integration Pattern inherits:</w:t>
      </w:r>
    </w:p>
    <w:p w14:paraId="49CA9033" w14:textId="77777777" w:rsidR="00714251" w:rsidRDefault="00714251" w:rsidP="0045770F">
      <w:pPr>
        <w:pStyle w:val="ListParagraph"/>
        <w:numPr>
          <w:ilvl w:val="0"/>
          <w:numId w:val="26"/>
        </w:numPr>
        <w:spacing w:after="160" w:line="279" w:lineRule="auto"/>
      </w:pPr>
      <w:r>
        <w:t>Private connectivity by default.</w:t>
      </w:r>
    </w:p>
    <w:p w14:paraId="7B0AC1C7" w14:textId="77777777" w:rsidR="00714251" w:rsidRDefault="00714251" w:rsidP="0045770F">
      <w:pPr>
        <w:pStyle w:val="ListParagraph"/>
        <w:numPr>
          <w:ilvl w:val="0"/>
          <w:numId w:val="26"/>
        </w:numPr>
        <w:spacing w:after="160" w:line="279" w:lineRule="auto"/>
      </w:pPr>
      <w:r>
        <w:t>Managed identity wherever supported.</w:t>
      </w:r>
    </w:p>
    <w:p w14:paraId="66B8EA8C" w14:textId="77777777" w:rsidR="00714251" w:rsidRDefault="00714251" w:rsidP="0045770F">
      <w:pPr>
        <w:pStyle w:val="ListParagraph"/>
        <w:numPr>
          <w:ilvl w:val="0"/>
          <w:numId w:val="26"/>
        </w:numPr>
        <w:spacing w:after="160" w:line="279" w:lineRule="auto"/>
      </w:pPr>
      <w:r>
        <w:t>Least-privilege access.</w:t>
      </w:r>
    </w:p>
    <w:p w14:paraId="5F0AF56B" w14:textId="2415BF56" w:rsidR="00714251" w:rsidRDefault="006F0ED8" w:rsidP="00376983">
      <w:pPr>
        <w:pStyle w:val="ListParagraph"/>
        <w:numPr>
          <w:ilvl w:val="0"/>
          <w:numId w:val="26"/>
        </w:numPr>
        <w:spacing w:after="160" w:line="279" w:lineRule="auto"/>
      </w:pPr>
      <w:r w:rsidRPr="006F0ED8">
        <w:t>Approved secret, key, and certificate management services.</w:t>
      </w:r>
    </w:p>
    <w:p w14:paraId="4275EDAD" w14:textId="77777777" w:rsidR="00714251" w:rsidRDefault="00714251" w:rsidP="0045770F">
      <w:pPr>
        <w:pStyle w:val="ListParagraph"/>
        <w:numPr>
          <w:ilvl w:val="0"/>
          <w:numId w:val="26"/>
        </w:numPr>
        <w:spacing w:after="160" w:line="279" w:lineRule="auto"/>
      </w:pPr>
      <w:r>
        <w:t>TLS on every network hop.</w:t>
      </w:r>
    </w:p>
    <w:p w14:paraId="412BDD97" w14:textId="77777777" w:rsidR="00714251" w:rsidRDefault="00714251" w:rsidP="0045770F">
      <w:pPr>
        <w:pStyle w:val="ListParagraph"/>
        <w:numPr>
          <w:ilvl w:val="0"/>
          <w:numId w:val="26"/>
        </w:numPr>
        <w:spacing w:after="160" w:line="279" w:lineRule="auto"/>
      </w:pPr>
      <w:r>
        <w:t>Data minimisation and classification controls.</w:t>
      </w:r>
    </w:p>
    <w:p w14:paraId="4AE0B83B" w14:textId="77777777" w:rsidR="00714251" w:rsidRDefault="00714251" w:rsidP="0045770F">
      <w:pPr>
        <w:pStyle w:val="ListParagraph"/>
        <w:numPr>
          <w:ilvl w:val="0"/>
          <w:numId w:val="26"/>
        </w:numPr>
        <w:spacing w:after="160" w:line="279" w:lineRule="auto"/>
      </w:pPr>
      <w:r>
        <w:t>Correlation, logging, metrics, traces and alerting.</w:t>
      </w:r>
    </w:p>
    <w:p w14:paraId="2A088920" w14:textId="77777777" w:rsidR="00714251" w:rsidRDefault="00714251" w:rsidP="0045770F">
      <w:pPr>
        <w:pStyle w:val="ListParagraph"/>
        <w:numPr>
          <w:ilvl w:val="0"/>
          <w:numId w:val="26"/>
        </w:numPr>
        <w:spacing w:after="160" w:line="279" w:lineRule="auto"/>
      </w:pPr>
      <w:r>
        <w:t>Infrastructure-as-code and controlled DevSecOps deployment.</w:t>
      </w:r>
    </w:p>
    <w:p w14:paraId="2481545D" w14:textId="77777777" w:rsidR="00714251" w:rsidRDefault="00714251" w:rsidP="0045770F">
      <w:pPr>
        <w:pStyle w:val="ListParagraph"/>
        <w:numPr>
          <w:ilvl w:val="0"/>
          <w:numId w:val="26"/>
        </w:numPr>
        <w:spacing w:after="160" w:line="279" w:lineRule="auto"/>
      </w:pPr>
      <w:r>
        <w:t>Named service and support ownership.</w:t>
      </w:r>
    </w:p>
    <w:p w14:paraId="108E2F0F" w14:textId="77777777" w:rsidR="00714251" w:rsidRDefault="00714251" w:rsidP="0045770F">
      <w:pPr>
        <w:pStyle w:val="ListParagraph"/>
        <w:numPr>
          <w:ilvl w:val="0"/>
          <w:numId w:val="26"/>
        </w:numPr>
        <w:spacing w:after="160" w:line="279" w:lineRule="auto"/>
      </w:pPr>
      <w:r>
        <w:t>Resilience and recovery aligned to business criticality.</w:t>
      </w:r>
    </w:p>
    <w:p w14:paraId="39AFF990" w14:textId="77777777" w:rsidR="00714251" w:rsidRDefault="00714251" w:rsidP="0045770F">
      <w:pPr>
        <w:pStyle w:val="ListParagraph"/>
        <w:numPr>
          <w:ilvl w:val="0"/>
          <w:numId w:val="26"/>
        </w:numPr>
        <w:spacing w:after="160" w:line="279" w:lineRule="auto"/>
      </w:pPr>
      <w:r>
        <w:t>TDA exception approval where the standard baseline cannot be met.</w:t>
      </w:r>
    </w:p>
    <w:p w14:paraId="2F05DC1C" w14:textId="77777777" w:rsidR="00714251" w:rsidRDefault="00714251" w:rsidP="00714251">
      <w:r>
        <w:t>The Security boundary entry within each pattern explains how the common security baseline applies to that pattern’s interaction style and boundary. It does not replace the mandatory guardrails or per-pattern security-conformance assessment.</w:t>
      </w:r>
    </w:p>
    <w:p w14:paraId="2FDA778D" w14:textId="77777777" w:rsidR="006F0DBD" w:rsidRDefault="006F0DBD" w:rsidP="00714251"/>
    <w:p w14:paraId="0ED9ED00" w14:textId="63C667A6"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Combining patterns</w:t>
      </w:r>
    </w:p>
    <w:p w14:paraId="5965CFC5" w14:textId="77777777" w:rsidR="00714251" w:rsidRDefault="00714251" w:rsidP="00714251">
      <w:r>
        <w:t>An end-to-end integration will often combine multiple Detailed Integration Patterns.</w:t>
      </w:r>
    </w:p>
    <w:p w14:paraId="5B88ACC7" w14:textId="13E567BE" w:rsidR="00927E16" w:rsidRDefault="00714251" w:rsidP="00714251">
      <w:r>
        <w:t>Pattern composition is expected where each pattern has a clear and bounded responsibility.</w:t>
      </w:r>
    </w:p>
    <w:p w14:paraId="57DFE11A" w14:textId="77777777" w:rsidR="00391E4F" w:rsidRDefault="00391E4F" w:rsidP="00714251"/>
    <w:p w14:paraId="13D85DDB" w14:textId="3713BF23" w:rsidR="00714251" w:rsidRDefault="00714251" w:rsidP="00714251">
      <w:r>
        <w:t>For example</w:t>
      </w:r>
      <w:r w:rsidR="00927E16">
        <w:t xml:space="preserve">: </w:t>
      </w:r>
      <w:r w:rsidR="00927E16" w:rsidRPr="00927E16">
        <w:t>An external webhook triggers processing within the platform. After validation, the request is queued, translated into the platform's standard model, processed through an orchestrated workflow, and relevant events are published for downstream consumers</w:t>
      </w:r>
      <w:r w:rsidR="00927E16">
        <w:t xml:space="preserve">, then </w:t>
      </w:r>
      <w:r w:rsidR="00E502E6">
        <w:t>pattern used are.</w:t>
      </w:r>
    </w:p>
    <w:p w14:paraId="6E9552E7" w14:textId="77777777" w:rsidR="00714251" w:rsidRDefault="00714251" w:rsidP="0045770F">
      <w:pPr>
        <w:pStyle w:val="ListParagraph"/>
        <w:numPr>
          <w:ilvl w:val="0"/>
          <w:numId w:val="28"/>
        </w:numPr>
        <w:spacing w:after="160" w:line="279" w:lineRule="auto"/>
      </w:pPr>
      <w:commentRangeStart w:id="172"/>
      <w:commentRangeStart w:id="173"/>
      <w:r>
        <w:t>SFINT12 Inbound Webhook Ingestion receives and validates an external callback.</w:t>
      </w:r>
    </w:p>
    <w:p w14:paraId="719A5888" w14:textId="77777777" w:rsidR="00714251" w:rsidRDefault="00714251" w:rsidP="0045770F">
      <w:pPr>
        <w:pStyle w:val="ListParagraph"/>
        <w:numPr>
          <w:ilvl w:val="0"/>
          <w:numId w:val="28"/>
        </w:numPr>
        <w:spacing w:after="160" w:line="279" w:lineRule="auto"/>
      </w:pPr>
      <w:r>
        <w:t>SFINT08 Reliable Messaging places the validated business instruction onto Service Bus.</w:t>
      </w:r>
    </w:p>
    <w:p w14:paraId="494359E8" w14:textId="77777777" w:rsidR="00714251" w:rsidRDefault="00714251" w:rsidP="0045770F">
      <w:pPr>
        <w:pStyle w:val="ListParagraph"/>
        <w:numPr>
          <w:ilvl w:val="0"/>
          <w:numId w:val="28"/>
        </w:numPr>
        <w:spacing w:after="160" w:line="279" w:lineRule="auto"/>
      </w:pPr>
      <w:r>
        <w:t>SFINT15 Stateful Process Orchestration coordinates the cross-system process.</w:t>
      </w:r>
    </w:p>
    <w:p w14:paraId="37DD06E7" w14:textId="77777777" w:rsidR="00714251" w:rsidRDefault="00714251" w:rsidP="0045770F">
      <w:pPr>
        <w:pStyle w:val="ListParagraph"/>
        <w:numPr>
          <w:ilvl w:val="0"/>
          <w:numId w:val="28"/>
        </w:numPr>
        <w:spacing w:after="160" w:line="279" w:lineRule="auto"/>
      </w:pPr>
      <w:r>
        <w:t>SFINT21 Canonical Data Model and Message Translator converts the external payload to the internal model.</w:t>
      </w:r>
    </w:p>
    <w:p w14:paraId="355E9BCB" w14:textId="77777777" w:rsidR="00714251" w:rsidRDefault="00714251" w:rsidP="0045770F">
      <w:pPr>
        <w:pStyle w:val="ListParagraph"/>
        <w:numPr>
          <w:ilvl w:val="0"/>
          <w:numId w:val="28"/>
        </w:numPr>
        <w:spacing w:after="160" w:line="279" w:lineRule="auto"/>
      </w:pPr>
      <w:r>
        <w:t>SFINT11 Discrete Event Notification informs non-critical downstream consumers.</w:t>
      </w:r>
      <w:commentRangeEnd w:id="172"/>
      <w:r w:rsidR="00C63AE7">
        <w:rPr>
          <w:rStyle w:val="CommentReference"/>
          <w:sz w:val="20"/>
          <w:szCs w:val="24"/>
        </w:rPr>
        <w:commentReference w:id="172"/>
      </w:r>
      <w:commentRangeEnd w:id="173"/>
      <w:r w:rsidR="00E502E6">
        <w:rPr>
          <w:rStyle w:val="CommentReference"/>
          <w:sz w:val="20"/>
          <w:szCs w:val="24"/>
        </w:rPr>
        <w:commentReference w:id="173"/>
      </w:r>
    </w:p>
    <w:p w14:paraId="098B865A" w14:textId="77777777" w:rsidR="00714251" w:rsidRDefault="00714251" w:rsidP="00714251">
      <w:r>
        <w:t>Combining patterns does not create a new pattern identifier.</w:t>
      </w:r>
    </w:p>
    <w:p w14:paraId="48ADE8BC" w14:textId="77777777" w:rsidR="00714251" w:rsidRDefault="00714251" w:rsidP="00714251">
      <w:r>
        <w:t>Each selected pattern must be documented independently, including its:</w:t>
      </w:r>
    </w:p>
    <w:p w14:paraId="52C65D6C" w14:textId="77777777" w:rsidR="00714251" w:rsidRDefault="00714251" w:rsidP="0045770F">
      <w:pPr>
        <w:pStyle w:val="ListParagraph"/>
        <w:numPr>
          <w:ilvl w:val="0"/>
          <w:numId w:val="27"/>
        </w:numPr>
        <w:spacing w:after="160" w:line="279" w:lineRule="auto"/>
      </w:pPr>
      <w:r>
        <w:t>Purpose in the end-to-end design.</w:t>
      </w:r>
    </w:p>
    <w:p w14:paraId="1EFACC02" w14:textId="77777777" w:rsidR="00714251" w:rsidRDefault="00714251" w:rsidP="0045770F">
      <w:pPr>
        <w:pStyle w:val="ListParagraph"/>
        <w:numPr>
          <w:ilvl w:val="0"/>
          <w:numId w:val="27"/>
        </w:numPr>
        <w:spacing w:after="160" w:line="279" w:lineRule="auto"/>
      </w:pPr>
      <w:r>
        <w:t>Boundary and data classification.</w:t>
      </w:r>
    </w:p>
    <w:p w14:paraId="16711F0D" w14:textId="77777777" w:rsidR="00714251" w:rsidRDefault="00714251" w:rsidP="0045770F">
      <w:pPr>
        <w:pStyle w:val="ListParagraph"/>
        <w:numPr>
          <w:ilvl w:val="0"/>
          <w:numId w:val="27"/>
        </w:numPr>
        <w:spacing w:after="160" w:line="279" w:lineRule="auto"/>
      </w:pPr>
      <w:r>
        <w:t>Technology implementation.</w:t>
      </w:r>
    </w:p>
    <w:p w14:paraId="0CC103A7" w14:textId="77777777" w:rsidR="00714251" w:rsidRDefault="00714251" w:rsidP="0045770F">
      <w:pPr>
        <w:pStyle w:val="ListParagraph"/>
        <w:numPr>
          <w:ilvl w:val="0"/>
          <w:numId w:val="27"/>
        </w:numPr>
        <w:spacing w:after="160" w:line="279" w:lineRule="auto"/>
      </w:pPr>
      <w:r>
        <w:t>Security and operational controls.</w:t>
      </w:r>
    </w:p>
    <w:p w14:paraId="63B5CD8C" w14:textId="77777777" w:rsidR="00714251" w:rsidRDefault="00714251" w:rsidP="0045770F">
      <w:pPr>
        <w:pStyle w:val="ListParagraph"/>
        <w:numPr>
          <w:ilvl w:val="0"/>
          <w:numId w:val="27"/>
        </w:numPr>
        <w:spacing w:after="160" w:line="279" w:lineRule="auto"/>
      </w:pPr>
      <w:r>
        <w:t>Ownership and support model.</w:t>
      </w:r>
    </w:p>
    <w:p w14:paraId="509B5052" w14:textId="77777777" w:rsidR="00714251" w:rsidRDefault="00714251" w:rsidP="0045770F">
      <w:pPr>
        <w:pStyle w:val="ListParagraph"/>
        <w:numPr>
          <w:ilvl w:val="0"/>
          <w:numId w:val="27"/>
        </w:numPr>
        <w:spacing w:after="160" w:line="279" w:lineRule="auto"/>
      </w:pPr>
      <w:r>
        <w:t>Applicable guardrails.</w:t>
      </w:r>
    </w:p>
    <w:p w14:paraId="7165392C" w14:textId="77777777" w:rsidR="00714251" w:rsidRDefault="00714251" w:rsidP="0045770F">
      <w:pPr>
        <w:pStyle w:val="ListParagraph"/>
        <w:numPr>
          <w:ilvl w:val="0"/>
          <w:numId w:val="27"/>
        </w:numPr>
        <w:spacing w:after="160" w:line="279" w:lineRule="auto"/>
      </w:pPr>
      <w:r>
        <w:t>Exception status.</w:t>
      </w:r>
    </w:p>
    <w:p w14:paraId="534F2F97" w14:textId="77777777" w:rsidR="00714251" w:rsidRDefault="00714251" w:rsidP="00714251">
      <w:r>
        <w:t>The overall solution must also identify the component that owns the end-to-end process and the authoritative system of record for each business state.</w:t>
      </w:r>
    </w:p>
    <w:p w14:paraId="26C3F8B8" w14:textId="77777777" w:rsidR="006F0DBD" w:rsidRDefault="006F0DBD" w:rsidP="00714251"/>
    <w:p w14:paraId="1FE18F32" w14:textId="60471D53"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Pattern governance</w:t>
      </w:r>
    </w:p>
    <w:p w14:paraId="2B3F34C0" w14:textId="77777777" w:rsidR="00714251" w:rsidRDefault="00714251" w:rsidP="00714251">
      <w:r>
        <w:t>A Detailed Integration Pattern may be used through the normal governance process when:</w:t>
      </w:r>
    </w:p>
    <w:p w14:paraId="092FC194" w14:textId="77777777" w:rsidR="00391E4F" w:rsidRDefault="00391E4F" w:rsidP="00714251"/>
    <w:p w14:paraId="32D77D72" w14:textId="77777777" w:rsidR="00714251" w:rsidRDefault="00714251" w:rsidP="0045770F">
      <w:pPr>
        <w:pStyle w:val="ListParagraph"/>
        <w:numPr>
          <w:ilvl w:val="0"/>
          <w:numId w:val="23"/>
        </w:numPr>
        <w:spacing w:after="160" w:line="279" w:lineRule="auto"/>
      </w:pPr>
      <w:r>
        <w:t>The pattern is selected consistently with the decision guidance in Section 7.</w:t>
      </w:r>
    </w:p>
    <w:p w14:paraId="0FF45423" w14:textId="77777777" w:rsidR="00714251" w:rsidRDefault="00714251" w:rsidP="0045770F">
      <w:pPr>
        <w:pStyle w:val="ListParagraph"/>
        <w:numPr>
          <w:ilvl w:val="0"/>
          <w:numId w:val="23"/>
        </w:numPr>
        <w:spacing w:after="160" w:line="279" w:lineRule="auto"/>
      </w:pPr>
      <w:r>
        <w:t>The associated Enterprise Integration Profile is applicable to the boundary.</w:t>
      </w:r>
    </w:p>
    <w:p w14:paraId="2B4C6E66" w14:textId="77777777" w:rsidR="00714251" w:rsidRDefault="00714251" w:rsidP="0045770F">
      <w:pPr>
        <w:pStyle w:val="ListParagraph"/>
        <w:numPr>
          <w:ilvl w:val="0"/>
          <w:numId w:val="23"/>
        </w:numPr>
        <w:spacing w:after="160" w:line="279" w:lineRule="auto"/>
      </w:pPr>
      <w:r>
        <w:t>Approved platform capabilities are used.</w:t>
      </w:r>
    </w:p>
    <w:p w14:paraId="2E3414ED" w14:textId="77777777" w:rsidR="00714251" w:rsidRDefault="00714251" w:rsidP="0045770F">
      <w:pPr>
        <w:pStyle w:val="ListParagraph"/>
        <w:numPr>
          <w:ilvl w:val="0"/>
          <w:numId w:val="23"/>
        </w:numPr>
        <w:spacing w:after="160" w:line="279" w:lineRule="auto"/>
      </w:pPr>
      <w:r>
        <w:t>All mandatory guardrails are satisfied.</w:t>
      </w:r>
    </w:p>
    <w:p w14:paraId="1F1381B8" w14:textId="70351DE7" w:rsidR="00714251" w:rsidRDefault="00714251" w:rsidP="0045770F">
      <w:pPr>
        <w:pStyle w:val="ListParagraph"/>
        <w:numPr>
          <w:ilvl w:val="0"/>
          <w:numId w:val="23"/>
        </w:numPr>
        <w:spacing w:after="160" w:line="279" w:lineRule="auto"/>
      </w:pPr>
      <w:r>
        <w:t xml:space="preserve">The required security and operational evidence </w:t>
      </w:r>
      <w:r w:rsidR="00D73F39">
        <w:t>are</w:t>
      </w:r>
      <w:r>
        <w:t xml:space="preserve"> present.</w:t>
      </w:r>
    </w:p>
    <w:p w14:paraId="4A643D78" w14:textId="77777777" w:rsidR="00714251" w:rsidRDefault="00714251" w:rsidP="0045770F">
      <w:pPr>
        <w:pStyle w:val="ListParagraph"/>
        <w:numPr>
          <w:ilvl w:val="0"/>
          <w:numId w:val="23"/>
        </w:numPr>
        <w:spacing w:after="160" w:line="279" w:lineRule="auto"/>
      </w:pPr>
      <w:r>
        <w:t>No prohibited anti-pattern is introduced.</w:t>
      </w:r>
    </w:p>
    <w:p w14:paraId="6AD8A9D1" w14:textId="444B436D" w:rsidR="00714251" w:rsidRPr="0041138D" w:rsidRDefault="00714251" w:rsidP="0041138D">
      <w:pPr>
        <w:rPr>
          <w:szCs w:val="20"/>
        </w:rPr>
      </w:pPr>
      <w:r>
        <w:t>Exceptions must be recorded and approved in accordance with Sections 12 and 13.</w:t>
      </w:r>
    </w:p>
    <w:p w14:paraId="1AA6D24D" w14:textId="7D899BBE" w:rsidR="0041138D" w:rsidRPr="0041138D" w:rsidRDefault="0041138D" w:rsidP="0041138D">
      <w:pPr>
        <w:rPr>
          <w:szCs w:val="20"/>
        </w:rPr>
      </w:pPr>
    </w:p>
    <w:p w14:paraId="36F78385" w14:textId="77777777" w:rsidR="000C453F" w:rsidRDefault="000C453F" w:rsidP="0041138D">
      <w:pPr>
        <w:rPr>
          <w:szCs w:val="20"/>
        </w:rPr>
      </w:pPr>
    </w:p>
    <w:p w14:paraId="56A0EDED" w14:textId="77777777" w:rsidR="000C453F" w:rsidRDefault="000C453F" w:rsidP="0041138D">
      <w:pPr>
        <w:rPr>
          <w:szCs w:val="20"/>
        </w:rPr>
      </w:pPr>
    </w:p>
    <w:p w14:paraId="528877B4" w14:textId="77777777" w:rsidR="000C453F" w:rsidRDefault="000C453F" w:rsidP="0041138D">
      <w:pPr>
        <w:rPr>
          <w:szCs w:val="20"/>
        </w:rPr>
      </w:pPr>
    </w:p>
    <w:p w14:paraId="2FBCD8BA" w14:textId="77777777" w:rsidR="000C453F" w:rsidRDefault="000C453F" w:rsidP="0041138D">
      <w:pPr>
        <w:rPr>
          <w:szCs w:val="20"/>
        </w:rPr>
      </w:pPr>
    </w:p>
    <w:p w14:paraId="69C552C4" w14:textId="77777777" w:rsidR="000C453F" w:rsidRDefault="000C453F" w:rsidP="0041138D">
      <w:pPr>
        <w:rPr>
          <w:szCs w:val="20"/>
        </w:rPr>
      </w:pPr>
    </w:p>
    <w:p w14:paraId="351E54C3" w14:textId="77777777" w:rsidR="000C453F" w:rsidRDefault="000C453F" w:rsidP="0041138D">
      <w:pPr>
        <w:rPr>
          <w:szCs w:val="20"/>
        </w:rPr>
      </w:pPr>
    </w:p>
    <w:p w14:paraId="2BFA8E34" w14:textId="77777777" w:rsidR="000C453F" w:rsidRDefault="000C453F" w:rsidP="0041138D">
      <w:pPr>
        <w:rPr>
          <w:szCs w:val="20"/>
        </w:rPr>
      </w:pPr>
    </w:p>
    <w:p w14:paraId="01185D4A" w14:textId="77777777" w:rsidR="000C453F" w:rsidRDefault="000C453F" w:rsidP="0041138D">
      <w:pPr>
        <w:rPr>
          <w:szCs w:val="20"/>
        </w:rPr>
      </w:pPr>
    </w:p>
    <w:p w14:paraId="4C781946" w14:textId="77777777" w:rsidR="000C453F" w:rsidRDefault="000C453F" w:rsidP="0041138D">
      <w:pPr>
        <w:rPr>
          <w:szCs w:val="20"/>
        </w:rPr>
      </w:pPr>
    </w:p>
    <w:p w14:paraId="046A6459" w14:textId="77777777" w:rsidR="000C453F" w:rsidRDefault="000C453F" w:rsidP="0041138D">
      <w:pPr>
        <w:rPr>
          <w:szCs w:val="20"/>
        </w:rPr>
      </w:pPr>
    </w:p>
    <w:p w14:paraId="0B437B05" w14:textId="77777777" w:rsidR="000C453F" w:rsidRDefault="000C453F" w:rsidP="0041138D">
      <w:pPr>
        <w:rPr>
          <w:szCs w:val="20"/>
        </w:rPr>
      </w:pPr>
    </w:p>
    <w:p w14:paraId="3E20C44E" w14:textId="77777777" w:rsidR="000C453F" w:rsidRDefault="000C453F" w:rsidP="0041138D">
      <w:pPr>
        <w:rPr>
          <w:szCs w:val="20"/>
        </w:rPr>
      </w:pPr>
    </w:p>
    <w:p w14:paraId="1BF8324E" w14:textId="77777777" w:rsidR="000C453F" w:rsidRDefault="000C453F" w:rsidP="0041138D">
      <w:pPr>
        <w:rPr>
          <w:szCs w:val="20"/>
        </w:rPr>
      </w:pPr>
    </w:p>
    <w:p w14:paraId="0CDEA1C0" w14:textId="0A7972E3" w:rsidR="0041138D" w:rsidRDefault="0041138D" w:rsidP="0041138D">
      <w:pPr>
        <w:pStyle w:val="Heading2"/>
      </w:pPr>
      <w:bookmarkStart w:id="174" w:name="_Toc239852297"/>
      <w:bookmarkStart w:id="175" w:name="_Toc239980604"/>
      <w:bookmarkStart w:id="176" w:name="_Toc240366845"/>
      <w:r w:rsidRPr="00FE4F0E">
        <w:t>API Patterns</w:t>
      </w:r>
      <w:bookmarkEnd w:id="174"/>
      <w:bookmarkEnd w:id="175"/>
      <w:bookmarkEnd w:id="176"/>
    </w:p>
    <w:p w14:paraId="10036948" w14:textId="77777777" w:rsidR="00FE4F0E" w:rsidRPr="00FE4F0E" w:rsidRDefault="00FE4F0E" w:rsidP="00FE4F0E"/>
    <w:p w14:paraId="5D6FBADB" w14:textId="6960679A" w:rsidR="00FE4F0E" w:rsidRPr="00FE4F0E" w:rsidRDefault="0041138D">
      <w:pPr>
        <w:pStyle w:val="Heading3"/>
        <w:rPr>
          <w:rFonts w:cs="Times New Roman"/>
          <w:bCs/>
          <w:color w:val="132040" w:themeColor="accent1" w:themeShade="BF"/>
          <w:sz w:val="24"/>
          <w:szCs w:val="26"/>
        </w:rPr>
      </w:pPr>
      <w:bookmarkStart w:id="177" w:name="_Toc239852298"/>
      <w:bookmarkStart w:id="178" w:name="_Toc239980605"/>
      <w:r w:rsidRPr="00FE4F0E">
        <w:rPr>
          <w:rFonts w:cs="Times New Roman"/>
          <w:bCs/>
          <w:color w:val="132040" w:themeColor="accent1" w:themeShade="BF"/>
          <w:sz w:val="24"/>
          <w:szCs w:val="26"/>
        </w:rPr>
        <w:t>Managed API facade (SFINT1)</w:t>
      </w:r>
      <w:bookmarkEnd w:id="177"/>
      <w:bookmarkEnd w:id="178"/>
    </w:p>
    <w:p w14:paraId="44773875" w14:textId="2260566D" w:rsidR="00FE4F0E" w:rsidRDefault="0041138D" w:rsidP="0041138D">
      <w:pPr>
        <w:spacing w:before="10" w:after="90"/>
        <w:rPr>
          <w:i/>
          <w:color w:val="5A6470"/>
          <w:szCs w:val="20"/>
        </w:rPr>
      </w:pPr>
      <w:r w:rsidRPr="0041138D">
        <w:rPr>
          <w:i/>
          <w:color w:val="5A6470"/>
          <w:szCs w:val="20"/>
        </w:rPr>
        <w:t xml:space="preserve">       Put every exposed capability behind the shared gateway, so consumers never bind to a backend directly.</w:t>
      </w:r>
    </w:p>
    <w:p w14:paraId="43969CE0" w14:textId="77777777" w:rsidR="00757319" w:rsidRDefault="00757319" w:rsidP="0041138D">
      <w:pPr>
        <w:spacing w:before="10" w:after="90"/>
        <w:rPr>
          <w:i/>
          <w:color w:val="5A6470"/>
          <w:szCs w:val="20"/>
        </w:rPr>
      </w:pPr>
    </w:p>
    <w:p w14:paraId="1F028A69" w14:textId="0276793E" w:rsidR="00757319" w:rsidRDefault="00757319" w:rsidP="00757319">
      <w:pPr>
        <w:spacing w:before="90" w:after="130"/>
        <w:rPr>
          <w:szCs w:val="20"/>
        </w:rPr>
      </w:pPr>
      <w:r>
        <w:rPr>
          <w:szCs w:val="20"/>
        </w:rPr>
        <w:t xml:space="preserve"> </w:t>
      </w:r>
      <w:r>
        <w:rPr>
          <w:noProof/>
          <w:szCs w:val="20"/>
        </w:rPr>
        <w:drawing>
          <wp:inline distT="0" distB="0" distL="0" distR="0" wp14:anchorId="4838D1BE" wp14:editId="4BB3E93D">
            <wp:extent cx="5638794" cy="922770"/>
            <wp:effectExtent l="0" t="0" r="635" b="0"/>
            <wp:docPr id="2143983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74192" cy="928563"/>
                    </a:xfrm>
                    <a:prstGeom prst="rect">
                      <a:avLst/>
                    </a:prstGeom>
                    <a:noFill/>
                  </pic:spPr>
                </pic:pic>
              </a:graphicData>
            </a:graphic>
          </wp:inline>
        </w:drawing>
      </w:r>
    </w:p>
    <w:p w14:paraId="69B861FD" w14:textId="77777777" w:rsidR="00FE4F0E" w:rsidRPr="0041138D" w:rsidRDefault="00FE4F0E" w:rsidP="0041138D">
      <w:pPr>
        <w:spacing w:before="90" w:after="130"/>
        <w:jc w:val="center"/>
        <w:rPr>
          <w:szCs w:val="20"/>
        </w:rPr>
      </w:pPr>
    </w:p>
    <w:p w14:paraId="30E7731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Some business interactions genuinely require synchronous access to a capability exposed by another system, particularly where the consumer is waiting for an immediate response, such as a quote or validation. However, synchronous integration should remain limited to short-lived requests. When direct backend access is allowed, it creates tight coupling, distributes security and access-control responsibilities, and increases the impact of change across dependent consumers. Equally, when synchronous interactions evolve into long-running processes, they increase the risk of timeouts, retries, and degraded reliability.</w:t>
      </w:r>
    </w:p>
    <w:p w14:paraId="3A378AC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t>
      </w:r>
    </w:p>
    <w:p w14:paraId="7FD3E86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requires an immediate response, and the capability must be exposed through a governed, reusable, and discoverable API. Standardising on REST/JSON provides a consistent integration approach across the estate and allows legacy protocols and backend implementations to be abstracted behind a common API contract. This simplifies consumption, reduces coupling, and enables backend services to evolve without impacting consumers.</w:t>
      </w:r>
    </w:p>
    <w:p w14:paraId="7F88B2A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This pattern is not suitable for long-running, unpredictable, or fire-and-forget workloads. Where multiple steps, orchestration, or transactional processing are required, use an asynchronous or orchestration-based pattern instead.</w:t>
      </w:r>
    </w:p>
    <w:p w14:paraId="3A39AF4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APIM provides a consistent API facade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5205A96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t>
      </w:r>
    </w:p>
    <w:p w14:paraId="3E3FDAB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Implementing the API facade as a simple pass-through layer with no governance value or embedding business logic and orchestration behaviour within API policies.</w:t>
      </w:r>
    </w:p>
    <w:p w14:paraId="32B738BD"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broker portal requires real-time access to policy information. Instead of integrating directly with the policy administration platform, the capability is exposed through APIM as a managed API facade. The policy system exposes get-policy-summary through APIM , the broker portal calls the API and has no knowledge of the policy admin system behind it.</w:t>
      </w:r>
    </w:p>
    <w:p w14:paraId="3A08675A" w14:textId="77777777" w:rsidR="0041138D" w:rsidRPr="0041138D" w:rsidRDefault="0041138D" w:rsidP="0041138D">
      <w:pPr>
        <w:spacing w:after="150"/>
        <w:rPr>
          <w:szCs w:val="20"/>
        </w:rPr>
      </w:pPr>
    </w:p>
    <w:p w14:paraId="6F71C67A" w14:textId="252552FA" w:rsidR="0041138D" w:rsidRPr="00FE4F0E" w:rsidRDefault="0041138D" w:rsidP="0041138D">
      <w:pPr>
        <w:pStyle w:val="Heading3"/>
        <w:rPr>
          <w:rFonts w:cs="Times New Roman"/>
          <w:bCs/>
          <w:color w:val="132040" w:themeColor="accent1" w:themeShade="BF"/>
          <w:sz w:val="24"/>
          <w:szCs w:val="26"/>
        </w:rPr>
      </w:pPr>
      <w:bookmarkStart w:id="179" w:name="_Toc239852299"/>
      <w:bookmarkStart w:id="180" w:name="_Toc239980606"/>
      <w:r w:rsidRPr="00FE4F0E">
        <w:rPr>
          <w:rFonts w:cs="Times New Roman"/>
          <w:bCs/>
          <w:color w:val="132040" w:themeColor="accent1" w:themeShade="BF"/>
          <w:sz w:val="24"/>
          <w:szCs w:val="26"/>
        </w:rPr>
        <w:t>API composition / aggregation (SFINT2)</w:t>
      </w:r>
      <w:bookmarkEnd w:id="179"/>
      <w:bookmarkEnd w:id="180"/>
    </w:p>
    <w:p w14:paraId="7AD82DE7" w14:textId="77777777" w:rsidR="0041138D" w:rsidRDefault="0041138D" w:rsidP="0041138D">
      <w:pPr>
        <w:spacing w:before="10" w:after="90"/>
        <w:rPr>
          <w:i/>
          <w:color w:val="5A6470"/>
          <w:szCs w:val="20"/>
        </w:rPr>
      </w:pPr>
      <w:r w:rsidRPr="0041138D">
        <w:rPr>
          <w:i/>
          <w:color w:val="5A6470"/>
          <w:szCs w:val="20"/>
        </w:rPr>
        <w:t>Assemble one coarse-grained business response from a few backend reads, so the consumer makes a single call.</w:t>
      </w:r>
    </w:p>
    <w:p w14:paraId="3C56055D" w14:textId="77777777" w:rsidR="001F6729" w:rsidRPr="0041138D" w:rsidRDefault="001F6729" w:rsidP="0041138D">
      <w:pPr>
        <w:spacing w:before="10" w:after="90"/>
        <w:rPr>
          <w:szCs w:val="20"/>
        </w:rPr>
      </w:pPr>
    </w:p>
    <w:p w14:paraId="5265F339" w14:textId="77777777" w:rsidR="0041138D" w:rsidRDefault="0041138D" w:rsidP="0041138D">
      <w:pPr>
        <w:spacing w:before="90" w:after="130"/>
        <w:jc w:val="center"/>
        <w:rPr>
          <w:szCs w:val="20"/>
        </w:rPr>
      </w:pPr>
      <w:r w:rsidRPr="0041138D">
        <w:rPr>
          <w:noProof/>
          <w:szCs w:val="20"/>
        </w:rPr>
        <w:drawing>
          <wp:inline distT="0" distB="0" distL="0" distR="0" wp14:anchorId="0A520C4C" wp14:editId="08AE8705">
            <wp:extent cx="5731510" cy="2559118"/>
            <wp:effectExtent l="0" t="0" r="2540" b="0"/>
            <wp:docPr id="1502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5070" name=""/>
                    <pic:cNvPicPr/>
                  </pic:nvPicPr>
                  <pic:blipFill>
                    <a:blip r:embed="rId23"/>
                    <a:stretch>
                      <a:fillRect/>
                    </a:stretch>
                  </pic:blipFill>
                  <pic:spPr>
                    <a:xfrm>
                      <a:off x="0" y="0"/>
                      <a:ext cx="5731510" cy="2559118"/>
                    </a:xfrm>
                    <a:prstGeom prst="rect">
                      <a:avLst/>
                    </a:prstGeom>
                  </pic:spPr>
                </pic:pic>
              </a:graphicData>
            </a:graphic>
          </wp:inline>
        </w:drawing>
      </w:r>
    </w:p>
    <w:p w14:paraId="6BBEEB9C" w14:textId="77777777" w:rsidR="001F6729" w:rsidRPr="0041138D" w:rsidRDefault="001F6729" w:rsidP="0041138D">
      <w:pPr>
        <w:spacing w:before="90" w:after="130"/>
        <w:jc w:val="center"/>
        <w:rPr>
          <w:szCs w:val="20"/>
        </w:rPr>
      </w:pPr>
    </w:p>
    <w:p w14:paraId="2C30B8BC" w14:textId="479633E8" w:rsidR="0041138D" w:rsidRPr="0041138D" w:rsidRDefault="0041138D" w:rsidP="0041138D">
      <w:pPr>
        <w:spacing w:before="40" w:after="110"/>
        <w:ind w:left="360"/>
        <w:rPr>
          <w:szCs w:val="20"/>
        </w:rPr>
      </w:pPr>
      <w:r w:rsidRPr="0041138D">
        <w:rPr>
          <w:b/>
          <w:color w:val="1F3864"/>
          <w:szCs w:val="20"/>
        </w:rPr>
        <w:t xml:space="preserve">Problem. </w:t>
      </w:r>
      <w:r w:rsidR="00B644B4" w:rsidRPr="00B644B4">
        <w:rPr>
          <w:szCs w:val="20"/>
        </w:rPr>
        <w:t>A servicing application needs a consolidated client view, but the required data is spread across multiple systems. Having the application call each system directly creates unnecessary dependencies on multiple interfaces and increases the impact of failures. Combining the data in the user interface adds complexity and makes the solution harder to maintain</w:t>
      </w:r>
      <w:r w:rsidRPr="0041138D">
        <w:rPr>
          <w:szCs w:val="20"/>
        </w:rPr>
        <w:t>.</w:t>
      </w:r>
    </w:p>
    <w:p w14:paraId="642BD4C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Exposing a single composed API on APIM backed by a Function that fans out to the underlying systems, assembles a coarse-grained response and returns it. The composition stays read-mostly and business-shaped, SOA granularity, not a mesh of fine-grained calls.</w:t>
      </w:r>
    </w:p>
    <w:p w14:paraId="008E668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needs one logical business object drawn from two or three sources and a single round-trip materially simplifies the caller.</w:t>
      </w:r>
    </w:p>
    <w:p w14:paraId="7201190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composition needs transactional writes or long-running steps (orchestrate), or the need is to fan out to many fine-grained services, that is a granularity problem to fix, not to aggregate around.</w:t>
      </w:r>
    </w:p>
    <w:p w14:paraId="2F29C0F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6FDBA0C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is hosted as a shared service, with workload services deployed in their own workload boundaries. All communication remains internal, using private connectivity, managed identities, and TLS encryption end-to-end. No services are exposed directly to the internet.</w:t>
      </w:r>
    </w:p>
    <w:p w14:paraId="57B3300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Fine-grained, chatty aggregation that recreates a distributed monolith; pushing heavy composition into APIM policies instead of a Function.</w:t>
      </w:r>
    </w:p>
    <w:p w14:paraId="1047736A" w14:textId="77777777" w:rsidR="0041138D" w:rsidRPr="0041138D" w:rsidRDefault="0041138D" w:rsidP="0041138D">
      <w:pPr>
        <w:spacing w:before="40" w:after="110"/>
        <w:ind w:left="360"/>
        <w:rPr>
          <w:szCs w:val="20"/>
        </w:rPr>
      </w:pPr>
      <w:r w:rsidRPr="006E4166">
        <w:rPr>
          <w:b/>
          <w:color w:val="1F3864"/>
          <w:szCs w:val="20"/>
        </w:rPr>
        <w:t>In practice</w:t>
      </w:r>
      <w:r w:rsidRPr="0041138D">
        <w:rPr>
          <w:szCs w:val="20"/>
        </w:rPr>
        <w:t>. A servicing application requires a consolidated client view spanning policy, claims and customer systems. Rather than calling multiple backend services directly, the application consumes a single aggregated API exposed through APIM. A composition service retrieves and assembles the required information, providing a unified response while maintaining separation between consumers and source systems.</w:t>
      </w:r>
    </w:p>
    <w:p w14:paraId="4A22635F" w14:textId="26BE85AC" w:rsidR="0041138D" w:rsidRPr="00FE4F0E" w:rsidRDefault="0041138D" w:rsidP="0041138D">
      <w:pPr>
        <w:pStyle w:val="Heading3"/>
        <w:rPr>
          <w:rFonts w:cs="Times New Roman"/>
          <w:bCs/>
          <w:color w:val="132040" w:themeColor="accent1" w:themeShade="BF"/>
          <w:sz w:val="24"/>
          <w:szCs w:val="26"/>
        </w:rPr>
      </w:pPr>
      <w:bookmarkStart w:id="181" w:name="_Toc239852300"/>
      <w:bookmarkStart w:id="182" w:name="_Toc239980607"/>
      <w:r w:rsidRPr="00FE4F0E">
        <w:rPr>
          <w:rFonts w:cs="Times New Roman"/>
          <w:bCs/>
          <w:color w:val="132040" w:themeColor="accent1" w:themeShade="BF"/>
          <w:sz w:val="24"/>
          <w:szCs w:val="26"/>
        </w:rPr>
        <w:t>Protocol / format mediation (SFINT3)</w:t>
      </w:r>
      <w:bookmarkEnd w:id="181"/>
      <w:bookmarkEnd w:id="182"/>
    </w:p>
    <w:p w14:paraId="244B0902" w14:textId="77777777" w:rsidR="0041138D" w:rsidRDefault="0041138D" w:rsidP="0041138D">
      <w:pPr>
        <w:spacing w:before="10" w:after="90"/>
        <w:rPr>
          <w:i/>
          <w:color w:val="5A6470"/>
          <w:szCs w:val="20"/>
        </w:rPr>
      </w:pPr>
      <w:r w:rsidRPr="0041138D">
        <w:rPr>
          <w:i/>
          <w:color w:val="5A6470"/>
          <w:szCs w:val="20"/>
        </w:rPr>
        <w:t>Translate a legacy protocol to REST/JSON at the edge so modern consumers stay clean.</w:t>
      </w:r>
    </w:p>
    <w:p w14:paraId="0E1407C9" w14:textId="77777777" w:rsidR="00DE0875" w:rsidRPr="0041138D" w:rsidRDefault="00DE0875" w:rsidP="0041138D">
      <w:pPr>
        <w:spacing w:before="10" w:after="90"/>
        <w:rPr>
          <w:szCs w:val="20"/>
        </w:rPr>
      </w:pPr>
    </w:p>
    <w:p w14:paraId="6DA54EDE" w14:textId="77777777" w:rsidR="0041138D" w:rsidRPr="0041138D" w:rsidRDefault="0041138D" w:rsidP="0041138D">
      <w:pPr>
        <w:spacing w:before="90" w:after="130"/>
        <w:jc w:val="center"/>
        <w:rPr>
          <w:szCs w:val="20"/>
        </w:rPr>
      </w:pPr>
      <w:r w:rsidRPr="0041138D">
        <w:rPr>
          <w:noProof/>
          <w:szCs w:val="20"/>
        </w:rPr>
        <w:drawing>
          <wp:inline distT="0" distB="0" distL="0" distR="0" wp14:anchorId="2A7E8244" wp14:editId="52582E10">
            <wp:extent cx="5731510" cy="987841"/>
            <wp:effectExtent l="0" t="0" r="2540" b="3175"/>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1510" cy="987841"/>
                    </a:xfrm>
                    <a:prstGeom prst="rect">
                      <a:avLst/>
                    </a:prstGeom>
                    <a:noFill/>
                  </pic:spPr>
                </pic:pic>
              </a:graphicData>
            </a:graphic>
          </wp:inline>
        </w:drawing>
      </w:r>
    </w:p>
    <w:p w14:paraId="79CF7CE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Standardising the estate on REST/JSON and need to front a legacy protocol.</w:t>
      </w:r>
    </w:p>
    <w:p w14:paraId="27F6A2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requirement is really business transformation rather than protocol translation, that is implementation logic and belongs in a Function with tests, not in a mediation policy.</w:t>
      </w:r>
    </w:p>
    <w:p w14:paraId="3BCB7FB8"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Translation should remain stateless and limited to protocol and format conversion. Introducing business logic into the mediation layer increases complexity and can result in hidden or difficult-to-test behaviour. Schema validation should be applied during transformation to identify malformed payloads before they propagate downstream.</w:t>
      </w:r>
    </w:p>
    <w:p w14:paraId="08EF8A84"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or the mediation Function in the shared subscription / a spoke; the legacy backend in its spoke or on-premises. Within Azure: Private Endpoint, managed identity and TLS, an on-premises backend is reached over the private vWAN path, not the internet. Outside Azure: none, an internet-only legacy partner uses the inbound-webhook edge instead.</w:t>
      </w:r>
    </w:p>
    <w:p w14:paraId="68A1A72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Business rules embedded in the translation layer; unbounded transformation inside APIM policies.</w:t>
      </w:r>
    </w:p>
    <w:p w14:paraId="1E020644" w14:textId="58A9C726" w:rsidR="00DE0875" w:rsidRDefault="0041138D" w:rsidP="0041138D">
      <w:pPr>
        <w:spacing w:before="40" w:after="110"/>
        <w:ind w:left="360"/>
        <w:rPr>
          <w:szCs w:val="20"/>
        </w:rPr>
      </w:pPr>
      <w:r w:rsidRPr="0041138D">
        <w:rPr>
          <w:b/>
          <w:color w:val="1F3864"/>
          <w:szCs w:val="20"/>
        </w:rPr>
        <w:t xml:space="preserve">In practice. </w:t>
      </w:r>
      <w:r w:rsidRPr="0041138D">
        <w:rPr>
          <w:szCs w:val="20"/>
        </w:rPr>
        <w:t>A cloud-native application requires access to a reinsurance capability exposed through a legacy SOAP/XML interface. Protocol mediation presents the capability through a REST/JSON contract while isolating legacy implementation details from consuming applications.</w:t>
      </w:r>
    </w:p>
    <w:p w14:paraId="64EA2AB6" w14:textId="77777777" w:rsidR="00DE0875" w:rsidRDefault="00DE0875" w:rsidP="0041138D">
      <w:pPr>
        <w:spacing w:before="40" w:after="110"/>
        <w:ind w:left="360"/>
        <w:rPr>
          <w:szCs w:val="20"/>
        </w:rPr>
      </w:pPr>
    </w:p>
    <w:p w14:paraId="68C72406" w14:textId="7E4A8AC0" w:rsidR="0041138D" w:rsidRDefault="0041138D" w:rsidP="00FE4F0E">
      <w:pPr>
        <w:pStyle w:val="Heading2"/>
        <w:rPr>
          <w:bCs w:val="0"/>
        </w:rPr>
      </w:pPr>
      <w:bookmarkStart w:id="183" w:name="_Toc239852302"/>
      <w:bookmarkStart w:id="184" w:name="_Toc239980608"/>
      <w:bookmarkStart w:id="185" w:name="_Toc240366846"/>
      <w:r w:rsidRPr="00FE4F0E">
        <w:rPr>
          <w:bCs w:val="0"/>
        </w:rPr>
        <w:t>Messaging Patterns</w:t>
      </w:r>
      <w:bookmarkEnd w:id="183"/>
      <w:bookmarkEnd w:id="184"/>
      <w:bookmarkEnd w:id="185"/>
    </w:p>
    <w:p w14:paraId="6D0EAC30" w14:textId="77777777" w:rsidR="00FE4F0E" w:rsidRPr="00FE4F0E" w:rsidRDefault="00FE4F0E" w:rsidP="00FE4F0E"/>
    <w:p w14:paraId="3ABDF91C" w14:textId="09AE005B" w:rsidR="0041138D" w:rsidRPr="00FE4F0E" w:rsidRDefault="0041138D" w:rsidP="0041138D">
      <w:pPr>
        <w:pStyle w:val="Heading3"/>
        <w:rPr>
          <w:rFonts w:cs="Times New Roman"/>
          <w:bCs/>
          <w:color w:val="132040" w:themeColor="accent1" w:themeShade="BF"/>
          <w:sz w:val="24"/>
          <w:szCs w:val="26"/>
        </w:rPr>
      </w:pPr>
      <w:bookmarkStart w:id="186" w:name="_Toc239852303"/>
      <w:bookmarkStart w:id="187" w:name="_Toc239980609"/>
      <w:r w:rsidRPr="00FE4F0E">
        <w:rPr>
          <w:rFonts w:cs="Times New Roman"/>
          <w:bCs/>
          <w:color w:val="132040" w:themeColor="accent1" w:themeShade="BF"/>
          <w:sz w:val="24"/>
          <w:szCs w:val="26"/>
        </w:rPr>
        <w:t>Queue-based load levelling (SFINT4)</w:t>
      </w:r>
      <w:bookmarkEnd w:id="186"/>
      <w:bookmarkEnd w:id="187"/>
    </w:p>
    <w:p w14:paraId="250A7579" w14:textId="77777777" w:rsidR="0041138D" w:rsidRDefault="0041138D" w:rsidP="0041138D">
      <w:pPr>
        <w:spacing w:before="10" w:after="90"/>
        <w:rPr>
          <w:i/>
          <w:color w:val="5A6470"/>
          <w:szCs w:val="20"/>
        </w:rPr>
      </w:pPr>
      <w:r w:rsidRPr="0041138D">
        <w:rPr>
          <w:i/>
          <w:color w:val="5A6470"/>
          <w:szCs w:val="20"/>
        </w:rPr>
        <w:t>Put a queue between a spiky producer and a limited backend so load is absorbed, not amplified.</w:t>
      </w:r>
    </w:p>
    <w:p w14:paraId="66BFA7D6" w14:textId="77777777" w:rsidR="00DE0875" w:rsidRPr="0041138D" w:rsidRDefault="00DE0875" w:rsidP="0041138D">
      <w:pPr>
        <w:spacing w:before="10" w:after="90"/>
        <w:rPr>
          <w:szCs w:val="20"/>
        </w:rPr>
      </w:pPr>
    </w:p>
    <w:p w14:paraId="1D4975AE" w14:textId="77777777" w:rsidR="0041138D" w:rsidRPr="0041138D" w:rsidRDefault="0041138D" w:rsidP="0041138D">
      <w:pPr>
        <w:spacing w:before="90" w:after="130"/>
        <w:jc w:val="center"/>
        <w:rPr>
          <w:szCs w:val="20"/>
        </w:rPr>
      </w:pPr>
      <w:r w:rsidRPr="0041138D">
        <w:rPr>
          <w:noProof/>
          <w:szCs w:val="20"/>
        </w:rPr>
        <w:drawing>
          <wp:inline distT="0" distB="0" distL="0" distR="0" wp14:anchorId="1BEC00F8" wp14:editId="47EDE5D0">
            <wp:extent cx="5731510" cy="1580800"/>
            <wp:effectExtent l="0" t="0" r="2540" b="635"/>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25"/>
                    <a:stretch>
                      <a:fillRect/>
                    </a:stretch>
                  </pic:blipFill>
                  <pic:spPr bwMode="auto">
                    <a:xfrm>
                      <a:off x="0" y="0"/>
                      <a:ext cx="5731510" cy="1580800"/>
                    </a:xfrm>
                    <a:prstGeom prst="rect">
                      <a:avLst/>
                    </a:prstGeom>
                    <a:solidFill>
                      <a:sysClr val="windowText" lastClr="000000"/>
                    </a:solidFill>
                  </pic:spPr>
                </pic:pic>
              </a:graphicData>
            </a:graphic>
          </wp:inline>
        </w:drawing>
      </w:r>
      <w:r w:rsidRPr="0041138D">
        <w:rPr>
          <w:szCs w:val="20"/>
        </w:rPr>
        <w:br/>
      </w:r>
    </w:p>
    <w:p w14:paraId="26345C1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producer generates work at a higher rate than a consuming system can process it. Tight coupling between producer and consumer can result in reduced availability, processing bottlenecks and failure propagation during periods of increased load.</w:t>
      </w:r>
    </w:p>
    <w:p w14:paraId="41BCD96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Introduce a Service Bus queue between the producer and the backend so each run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time, and a backend outage becomes a growing queue rather than a wave of errors.</w:t>
      </w:r>
    </w:p>
    <w:p w14:paraId="04EE4853"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producer is spikier or faster than the consumer, or the backend's availability must be decoupled from producer load.</w:t>
      </w:r>
    </w:p>
    <w:p w14:paraId="4459593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caller needs an immediate answer (request/response), the input being ingested is a high-volume telemetry (Event Hubs).</w:t>
      </w:r>
    </w:p>
    <w:p w14:paraId="32BF79C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Service Bus provides buffering rather than unlimited capacity. Queue depth, consumer lag and dead-letter queues should be monitored to identify processing bottlenecks and capacity constraints. Consumers should support idempotent processing, as delivery semantics remain at-least-once and duplicate deliveries may occur. </w:t>
      </w:r>
    </w:p>
    <w:p w14:paraId="76AEA97E"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25A93273"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Hammering a fragile backend synchronously; ignoring the dead-letter queue; reaching for storage queues when sessions, DLQ and richer delivery semantics are needed</w:t>
      </w:r>
    </w:p>
    <w:p w14:paraId="79EE5AA0" w14:textId="013AB002" w:rsidR="00DE0875" w:rsidRDefault="0041138D" w:rsidP="0041138D">
      <w:pPr>
        <w:spacing w:before="40" w:after="110"/>
        <w:ind w:left="360"/>
        <w:rPr>
          <w:szCs w:val="20"/>
        </w:rPr>
      </w:pPr>
      <w:r w:rsidRPr="0041138D">
        <w:rPr>
          <w:b/>
          <w:color w:val="1F3864"/>
          <w:szCs w:val="20"/>
        </w:rPr>
        <w:t xml:space="preserve">In practice. </w:t>
      </w:r>
      <w:r w:rsidRPr="0041138D">
        <w:rPr>
          <w:szCs w:val="20"/>
        </w:rPr>
        <w:t>During renewal season, large volumes of broker submissions may arrive within a short period of time. Rather than overloading downstream policy administration systems, submissions are queued and processed asynchronously, allowing business operations to continue without affecting service availability or delivery reliability.</w:t>
      </w:r>
    </w:p>
    <w:p w14:paraId="484287DD" w14:textId="77777777" w:rsidR="00DE0875" w:rsidRPr="0041138D" w:rsidRDefault="00DE0875" w:rsidP="0041138D">
      <w:pPr>
        <w:spacing w:before="40" w:after="110"/>
        <w:ind w:left="360"/>
        <w:rPr>
          <w:szCs w:val="20"/>
        </w:rPr>
      </w:pPr>
    </w:p>
    <w:p w14:paraId="304F62FE" w14:textId="0D3FF400" w:rsidR="0041138D" w:rsidRPr="00FE4F0E" w:rsidRDefault="0041138D" w:rsidP="0041138D">
      <w:pPr>
        <w:pStyle w:val="Heading3"/>
        <w:rPr>
          <w:rFonts w:cs="Times New Roman"/>
          <w:bCs/>
          <w:color w:val="132040" w:themeColor="accent1" w:themeShade="BF"/>
          <w:sz w:val="24"/>
          <w:szCs w:val="26"/>
        </w:rPr>
      </w:pPr>
      <w:bookmarkStart w:id="188" w:name="_Toc239852304"/>
      <w:bookmarkStart w:id="189" w:name="_Toc239980610"/>
      <w:r w:rsidRPr="00FE4F0E">
        <w:rPr>
          <w:rFonts w:cs="Times New Roman"/>
          <w:bCs/>
          <w:color w:val="132040" w:themeColor="accent1" w:themeShade="BF"/>
          <w:sz w:val="24"/>
          <w:szCs w:val="26"/>
        </w:rPr>
        <w:t>Competing consumers (SFINT5)</w:t>
      </w:r>
      <w:bookmarkEnd w:id="188"/>
      <w:bookmarkEnd w:id="189"/>
    </w:p>
    <w:p w14:paraId="709580D0" w14:textId="77777777" w:rsidR="0041138D" w:rsidRDefault="0041138D" w:rsidP="0041138D">
      <w:pPr>
        <w:spacing w:before="10" w:after="90"/>
        <w:rPr>
          <w:i/>
          <w:color w:val="5A6470"/>
          <w:szCs w:val="20"/>
        </w:rPr>
      </w:pPr>
      <w:r w:rsidRPr="0041138D">
        <w:rPr>
          <w:i/>
          <w:color w:val="5A6470"/>
          <w:szCs w:val="20"/>
        </w:rPr>
        <w:t>Scale out throughput by letting several workers pull from one queue.</w:t>
      </w:r>
    </w:p>
    <w:p w14:paraId="63AAAF39" w14:textId="77777777" w:rsidR="00DE0875" w:rsidRPr="0041138D" w:rsidRDefault="00DE0875" w:rsidP="0041138D">
      <w:pPr>
        <w:spacing w:before="10" w:after="90"/>
        <w:rPr>
          <w:szCs w:val="20"/>
        </w:rPr>
      </w:pPr>
    </w:p>
    <w:p w14:paraId="327BA3E6" w14:textId="77777777" w:rsidR="0041138D" w:rsidRPr="0041138D" w:rsidRDefault="0041138D" w:rsidP="0041138D">
      <w:pPr>
        <w:spacing w:before="90" w:after="130"/>
        <w:jc w:val="center"/>
        <w:rPr>
          <w:szCs w:val="20"/>
        </w:rPr>
      </w:pPr>
      <w:r w:rsidRPr="0041138D">
        <w:rPr>
          <w:noProof/>
          <w:szCs w:val="20"/>
        </w:rPr>
        <w:drawing>
          <wp:inline distT="0" distB="0" distL="0" distR="0" wp14:anchorId="0C962D7D" wp14:editId="785BCE7A">
            <wp:extent cx="5731510" cy="2169949"/>
            <wp:effectExtent l="0" t="0" r="2540" b="1905"/>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26"/>
                    <a:stretch>
                      <a:fillRect/>
                    </a:stretch>
                  </pic:blipFill>
                  <pic:spPr bwMode="auto">
                    <a:xfrm>
                      <a:off x="0" y="0"/>
                      <a:ext cx="5731510" cy="2169949"/>
                    </a:xfrm>
                    <a:prstGeom prst="rect">
                      <a:avLst/>
                    </a:prstGeom>
                    <a:solidFill>
                      <a:sysClr val="windowText" lastClr="000000"/>
                    </a:solidFill>
                  </pic:spPr>
                </pic:pic>
              </a:graphicData>
            </a:graphic>
          </wp:inline>
        </w:drawing>
      </w:r>
    </w:p>
    <w:p w14:paraId="4C4B7D9B"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single consumer instance is unable to process incoming work at the required rate. As message volumes increase, processing latency and queue backlogs can grow, limiting overall throughput and responsiveness.</w:t>
      </w:r>
    </w:p>
    <w:p w14:paraId="071E6EF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Multiple consumer instances process messages from a shared queue in parallel. Service Bus distributes messages across available consumers, enabling horizontal scale-out while maintaining controlled processing.</w:t>
      </w:r>
    </w:p>
    <w:p w14:paraId="3594A4E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Throughput exceeds a single consumer, and the work items are independent and  can be run in parallel.</w:t>
      </w:r>
    </w:p>
    <w:p w14:paraId="2287B06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Strict global ordering without sessions is needed, or workers must share mutable state.</w:t>
      </w:r>
    </w:p>
    <w:p w14:paraId="4A86270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 delivery is still a possibility; therefore, consumers should be idempotent. Monitor for hot sessions that serialise work and cap the scale-out. To address this auto scale on queue depth rather than CPU.</w:t>
      </w:r>
    </w:p>
    <w:p w14:paraId="1793C3FC"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the Function pool in spokes, internal. Within Azure: Private Endpoint, managed identity with least-privilege RBAC, TLS. Outside Azure: none.</w:t>
      </w:r>
    </w:p>
    <w:p w14:paraId="1AD253D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ordering without sessions or sharing mutable state between workers.</w:t>
      </w:r>
    </w:p>
    <w:p w14:paraId="11E843C4"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backlog of document-processing jobs is cleared by an autoscaling pool of Function workers.</w:t>
      </w:r>
    </w:p>
    <w:p w14:paraId="167C810F" w14:textId="77777777" w:rsidR="0041138D" w:rsidRPr="0041138D" w:rsidRDefault="0041138D" w:rsidP="0041138D">
      <w:pPr>
        <w:spacing w:after="150"/>
        <w:rPr>
          <w:szCs w:val="20"/>
        </w:rPr>
      </w:pPr>
    </w:p>
    <w:p w14:paraId="416FE189" w14:textId="69804CFC" w:rsidR="0041138D" w:rsidRPr="00FE4F0E" w:rsidRDefault="0041138D" w:rsidP="0041138D">
      <w:pPr>
        <w:pStyle w:val="Heading3"/>
        <w:rPr>
          <w:rFonts w:cs="Times New Roman"/>
          <w:bCs/>
          <w:color w:val="132040" w:themeColor="accent1" w:themeShade="BF"/>
          <w:sz w:val="24"/>
          <w:szCs w:val="26"/>
        </w:rPr>
      </w:pPr>
      <w:bookmarkStart w:id="190" w:name="_Toc239852305"/>
      <w:bookmarkStart w:id="191" w:name="_Toc239980611"/>
      <w:r w:rsidRPr="00FE4F0E">
        <w:rPr>
          <w:rFonts w:cs="Times New Roman"/>
          <w:bCs/>
          <w:color w:val="132040" w:themeColor="accent1" w:themeShade="BF"/>
          <w:sz w:val="24"/>
          <w:szCs w:val="26"/>
        </w:rPr>
        <w:t>Asynchronous request-reply (SFINT6)</w:t>
      </w:r>
      <w:bookmarkEnd w:id="190"/>
      <w:bookmarkEnd w:id="191"/>
    </w:p>
    <w:p w14:paraId="7C2C0A60" w14:textId="77777777" w:rsidR="0041138D" w:rsidRDefault="0041138D" w:rsidP="0041138D">
      <w:pPr>
        <w:spacing w:before="10" w:after="90"/>
        <w:rPr>
          <w:i/>
          <w:color w:val="5A6470"/>
          <w:szCs w:val="20"/>
        </w:rPr>
      </w:pPr>
      <w:r w:rsidRPr="0041138D">
        <w:rPr>
          <w:i/>
          <w:color w:val="5A6470"/>
          <w:szCs w:val="20"/>
        </w:rPr>
        <w:t>Accept now, answer later, a 201/202 and a status endpoint instead of a held-open connection.</w:t>
      </w:r>
    </w:p>
    <w:p w14:paraId="75B0339D" w14:textId="77777777" w:rsidR="00DE0875" w:rsidRPr="0041138D" w:rsidRDefault="00DE0875" w:rsidP="0041138D">
      <w:pPr>
        <w:spacing w:before="10" w:after="90"/>
        <w:rPr>
          <w:szCs w:val="20"/>
        </w:rPr>
      </w:pPr>
    </w:p>
    <w:p w14:paraId="4096FB43" w14:textId="77777777" w:rsidR="0041138D" w:rsidRDefault="0041138D" w:rsidP="0041138D">
      <w:pPr>
        <w:spacing w:before="90" w:after="130"/>
        <w:jc w:val="center"/>
        <w:rPr>
          <w:szCs w:val="20"/>
        </w:rPr>
      </w:pPr>
      <w:r w:rsidRPr="0041138D">
        <w:rPr>
          <w:noProof/>
          <w:szCs w:val="20"/>
        </w:rPr>
        <w:drawing>
          <wp:inline distT="0" distB="0" distL="0" distR="0" wp14:anchorId="750D15C1" wp14:editId="12087BA3">
            <wp:extent cx="5731510" cy="1387168"/>
            <wp:effectExtent l="0" t="0" r="2540" b="381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27"/>
                    <a:stretch>
                      <a:fillRect/>
                    </a:stretch>
                  </pic:blipFill>
                  <pic:spPr bwMode="auto">
                    <a:xfrm>
                      <a:off x="0" y="0"/>
                      <a:ext cx="5731510" cy="1387168"/>
                    </a:xfrm>
                    <a:prstGeom prst="rect">
                      <a:avLst/>
                    </a:prstGeom>
                    <a:solidFill>
                      <a:sysClr val="windowText" lastClr="000000"/>
                    </a:solidFill>
                  </pic:spPr>
                </pic:pic>
              </a:graphicData>
            </a:graphic>
          </wp:inline>
        </w:drawing>
      </w:r>
    </w:p>
    <w:p w14:paraId="34B6C3DC" w14:textId="77777777" w:rsidR="00A51282" w:rsidRPr="0041138D" w:rsidRDefault="00A51282" w:rsidP="0041138D">
      <w:pPr>
        <w:spacing w:before="90" w:after="130"/>
        <w:jc w:val="center"/>
        <w:rPr>
          <w:szCs w:val="20"/>
        </w:rPr>
      </w:pPr>
    </w:p>
    <w:p w14:paraId="7B3212E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consumer wants a result from an operation that takes too long to hold a synchronous HTTP connection open for.</w:t>
      </w:r>
    </w:p>
    <w:p w14:paraId="4B0B1DE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APIM accepts the request, returns 201/202 with a status URL and a correlation id, and drops the work on a queue. A Function processes it and updates a status store or calls back; the caller polls the status endpoint or receives the callback.</w:t>
      </w:r>
    </w:p>
    <w:p w14:paraId="0486EA9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operation is too long for a synchronous reply, but the caller still needs the eventual result.</w:t>
      </w:r>
    </w:p>
    <w:p w14:paraId="46E20A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result is instant (synchronous) or there is no way to correlate request and reply.</w:t>
      </w:r>
    </w:p>
    <w:p w14:paraId="68B6EF8E"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This interaction model becomes multi-stage and requires clear status-tracking behaviour. Correlation identifiers should be maintained throughout the processing lifecycle, and status information should be stored durably with appropriate retention and cleanup controls. Documentation should clearly define the expected client interaction pattern.</w:t>
      </w:r>
    </w:p>
    <w:p w14:paraId="4D11135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Function (spokes), internal. Within Azure: Private Endpoints, managed identity, TLS, the correlation id carries no secret material. Outside Azure: none unless the caller is external, in which case the request and status endpoints are exposed through the edge (Network Edge Service, OAuth).</w:t>
      </w:r>
    </w:p>
    <w:p w14:paraId="2320F5D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Holding a synchronous connection open for minutes; omitting a correlation id.</w:t>
      </w:r>
    </w:p>
    <w:p w14:paraId="6222B761" w14:textId="77777777" w:rsidR="00BB7DA4" w:rsidRDefault="0041138D" w:rsidP="0041138D">
      <w:pPr>
        <w:spacing w:before="40" w:after="110"/>
        <w:ind w:left="360"/>
        <w:rPr>
          <w:szCs w:val="20"/>
        </w:rPr>
      </w:pPr>
      <w:r w:rsidRPr="0041138D">
        <w:rPr>
          <w:b/>
          <w:color w:val="1F3864"/>
          <w:szCs w:val="20"/>
        </w:rPr>
        <w:t xml:space="preserve">In practice. </w:t>
      </w:r>
      <w:r w:rsidRPr="0041138D">
        <w:rPr>
          <w:szCs w:val="20"/>
        </w:rPr>
        <w:t>A bulk quotation or pricing request cannot be completed within the expected synchronous response window. The request is accepted immediately and processed asynchronously, while the consumer retrieves the final outcome through a status endpoint once processing has completed</w:t>
      </w:r>
    </w:p>
    <w:p w14:paraId="3F0E148A" w14:textId="77777777" w:rsidR="00BB7DA4" w:rsidRDefault="00BB7DA4" w:rsidP="0041138D">
      <w:pPr>
        <w:spacing w:before="40" w:after="110"/>
        <w:ind w:left="360"/>
        <w:rPr>
          <w:szCs w:val="20"/>
        </w:rPr>
      </w:pPr>
    </w:p>
    <w:p w14:paraId="3FDD87ED" w14:textId="77777777" w:rsidR="00BB7DA4" w:rsidRDefault="00BB7DA4" w:rsidP="0041138D">
      <w:pPr>
        <w:spacing w:before="40" w:after="110"/>
        <w:ind w:left="360"/>
        <w:rPr>
          <w:szCs w:val="20"/>
        </w:rPr>
      </w:pPr>
    </w:p>
    <w:p w14:paraId="1566C2A3" w14:textId="77777777" w:rsidR="00BB7DA4" w:rsidRDefault="00BB7DA4" w:rsidP="0041138D">
      <w:pPr>
        <w:spacing w:before="40" w:after="110"/>
        <w:ind w:left="360"/>
        <w:rPr>
          <w:szCs w:val="20"/>
        </w:rPr>
      </w:pPr>
    </w:p>
    <w:p w14:paraId="64493E97" w14:textId="77777777" w:rsidR="00BB7DA4" w:rsidRDefault="00BB7DA4" w:rsidP="0041138D">
      <w:pPr>
        <w:spacing w:before="40" w:after="110"/>
        <w:ind w:left="360"/>
        <w:rPr>
          <w:szCs w:val="20"/>
        </w:rPr>
      </w:pPr>
    </w:p>
    <w:p w14:paraId="50821AE6" w14:textId="77777777" w:rsidR="00BB7DA4" w:rsidRDefault="00BB7DA4" w:rsidP="0041138D">
      <w:pPr>
        <w:spacing w:before="40" w:after="110"/>
        <w:ind w:left="360"/>
        <w:rPr>
          <w:szCs w:val="20"/>
        </w:rPr>
      </w:pPr>
    </w:p>
    <w:p w14:paraId="6E249C9E" w14:textId="68F31539" w:rsidR="00E11A1D" w:rsidRDefault="0041138D" w:rsidP="0041138D">
      <w:pPr>
        <w:spacing w:before="40" w:after="110"/>
        <w:ind w:left="360"/>
        <w:rPr>
          <w:szCs w:val="20"/>
        </w:rPr>
      </w:pPr>
      <w:r w:rsidRPr="0041138D">
        <w:rPr>
          <w:szCs w:val="20"/>
        </w:rPr>
        <w:t>.</w:t>
      </w:r>
    </w:p>
    <w:p w14:paraId="4B521B95" w14:textId="77777777" w:rsidR="00E11A1D" w:rsidRPr="0041138D" w:rsidRDefault="00E11A1D" w:rsidP="0041138D">
      <w:pPr>
        <w:spacing w:before="40" w:after="110"/>
        <w:ind w:left="360"/>
        <w:rPr>
          <w:szCs w:val="20"/>
        </w:rPr>
      </w:pPr>
    </w:p>
    <w:p w14:paraId="0B1F2A16" w14:textId="7A164718" w:rsidR="0041138D" w:rsidRPr="00FE4F0E" w:rsidRDefault="0041138D" w:rsidP="0041138D">
      <w:pPr>
        <w:pStyle w:val="Heading3"/>
        <w:rPr>
          <w:rFonts w:cs="Times New Roman"/>
          <w:bCs/>
          <w:color w:val="132040" w:themeColor="accent1" w:themeShade="BF"/>
          <w:sz w:val="24"/>
          <w:szCs w:val="26"/>
        </w:rPr>
      </w:pPr>
      <w:bookmarkStart w:id="192" w:name="_Toc239852306"/>
      <w:bookmarkStart w:id="193" w:name="_Toc239980612"/>
      <w:r w:rsidRPr="00FE4F0E">
        <w:rPr>
          <w:rFonts w:cs="Times New Roman"/>
          <w:bCs/>
          <w:color w:val="132040" w:themeColor="accent1" w:themeShade="BF"/>
          <w:sz w:val="24"/>
          <w:szCs w:val="26"/>
        </w:rPr>
        <w:t>Claim-check (SFINT7)</w:t>
      </w:r>
      <w:bookmarkEnd w:id="192"/>
      <w:bookmarkEnd w:id="193"/>
    </w:p>
    <w:p w14:paraId="622E76AE" w14:textId="121C657D" w:rsidR="0041138D" w:rsidRPr="0041138D" w:rsidRDefault="0041138D" w:rsidP="003871B6">
      <w:pPr>
        <w:spacing w:before="10" w:after="90"/>
        <w:rPr>
          <w:szCs w:val="20"/>
        </w:rPr>
      </w:pPr>
      <w:r w:rsidRPr="0041138D">
        <w:rPr>
          <w:i/>
          <w:color w:val="5A6470"/>
          <w:szCs w:val="20"/>
        </w:rPr>
        <w:t>Keep large payloads off the bus, pass a reference, store the body in Blob.</w:t>
      </w:r>
      <w:r w:rsidRPr="0041138D">
        <w:rPr>
          <w:noProof/>
          <w:szCs w:val="20"/>
        </w:rPr>
        <w:drawing>
          <wp:inline distT="0" distB="0" distL="0" distR="0" wp14:anchorId="6A7BCCB1" wp14:editId="2A689026">
            <wp:extent cx="5731510" cy="1580800"/>
            <wp:effectExtent l="0" t="0" r="2540" b="635"/>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31510" cy="1580800"/>
                    </a:xfrm>
                    <a:prstGeom prst="rect">
                      <a:avLst/>
                    </a:prstGeom>
                    <a:noFill/>
                  </pic:spPr>
                </pic:pic>
              </a:graphicData>
            </a:graphic>
          </wp:inline>
        </w:drawing>
      </w:r>
    </w:p>
    <w:p w14:paraId="2B8BD69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messaging-based integration needs to process payloads created by the producer that exceed recommended message sizes.</w:t>
      </w:r>
    </w:p>
    <w:p w14:paraId="2EB42F7B"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producer writes the payload to Blob storage and puts only a reference on the queue; the consumer reads the reference and fetches the body from blob. The messaging layer stays lean.</w:t>
      </w:r>
    </w:p>
    <w:p w14:paraId="518E463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Payloads approach or exceed message-size limits within an otherwise message-based flow.</w:t>
      </w:r>
    </w:p>
    <w:p w14:paraId="5A299A14"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Payloads are small enough to carry inline, or the data is really a bulk data-platform concern.</w:t>
      </w:r>
    </w:p>
    <w:p w14:paraId="0908DE2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Reference and payload now have independent lifetimes, a lifecycle policy must purge transient blobs, to avoid cost increase, and the reference is ineffective if the blob has gone. The Blob should be reached over a Private Endpoint with RBAC; no account keys, no public SAS.</w:t>
      </w:r>
    </w:p>
    <w:p w14:paraId="343EBBA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65B1044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Large binaries on the bus; public or long-lived SAS URLs to the payload.</w:t>
      </w:r>
    </w:p>
    <w:p w14:paraId="52FEDEA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bordereau, claims file or other large business document exceeds recommended message sizes for direct transport through the messaging platform. The document is stored in Blob Storage, while a reference is distributed through Service Bus for downstream processing and orchestration.</w:t>
      </w:r>
    </w:p>
    <w:p w14:paraId="5598E088" w14:textId="77777777" w:rsidR="00DE0875" w:rsidRPr="0041138D" w:rsidRDefault="00DE0875" w:rsidP="0041138D">
      <w:pPr>
        <w:spacing w:before="40" w:after="110"/>
        <w:ind w:left="360"/>
        <w:rPr>
          <w:szCs w:val="20"/>
        </w:rPr>
      </w:pPr>
    </w:p>
    <w:p w14:paraId="16AFAC78" w14:textId="43B264F8" w:rsidR="0041138D" w:rsidRPr="00FE4F0E" w:rsidRDefault="0041138D" w:rsidP="0041138D">
      <w:pPr>
        <w:pStyle w:val="Heading3"/>
        <w:rPr>
          <w:rFonts w:cs="Times New Roman"/>
          <w:bCs/>
          <w:color w:val="132040" w:themeColor="accent1" w:themeShade="BF"/>
          <w:sz w:val="24"/>
          <w:szCs w:val="26"/>
        </w:rPr>
      </w:pPr>
      <w:bookmarkStart w:id="194" w:name="_Toc239852307"/>
      <w:bookmarkStart w:id="195" w:name="_Toc239980613"/>
      <w:r w:rsidRPr="00FE4F0E">
        <w:rPr>
          <w:rFonts w:cs="Times New Roman"/>
          <w:bCs/>
          <w:color w:val="132040" w:themeColor="accent1" w:themeShade="BF"/>
          <w:sz w:val="24"/>
          <w:szCs w:val="26"/>
        </w:rPr>
        <w:t>Reliable messaging (SFINT8)</w:t>
      </w:r>
      <w:bookmarkEnd w:id="194"/>
      <w:bookmarkEnd w:id="195"/>
    </w:p>
    <w:p w14:paraId="6C78333C" w14:textId="77777777" w:rsidR="0041138D" w:rsidRDefault="0041138D" w:rsidP="0041138D">
      <w:pPr>
        <w:spacing w:before="10" w:after="90"/>
        <w:rPr>
          <w:i/>
          <w:color w:val="5A6470"/>
          <w:szCs w:val="20"/>
        </w:rPr>
      </w:pPr>
      <w:r w:rsidRPr="0041138D">
        <w:rPr>
          <w:i/>
          <w:color w:val="5A6470"/>
          <w:szCs w:val="20"/>
        </w:rPr>
        <w:t>For business-critical messages never lost and effectively processed once.</w:t>
      </w:r>
    </w:p>
    <w:p w14:paraId="18DF3FB7" w14:textId="77777777" w:rsidR="00DE0875" w:rsidRPr="0041138D" w:rsidRDefault="00DE0875" w:rsidP="0041138D">
      <w:pPr>
        <w:spacing w:before="10" w:after="90"/>
        <w:rPr>
          <w:szCs w:val="20"/>
        </w:rPr>
      </w:pPr>
    </w:p>
    <w:p w14:paraId="5A52751D" w14:textId="77777777" w:rsidR="0041138D" w:rsidRPr="0041138D" w:rsidRDefault="0041138D" w:rsidP="0041138D">
      <w:pPr>
        <w:spacing w:before="90" w:after="130"/>
        <w:jc w:val="center"/>
        <w:rPr>
          <w:szCs w:val="20"/>
        </w:rPr>
      </w:pPr>
      <w:r w:rsidRPr="0041138D">
        <w:rPr>
          <w:noProof/>
          <w:szCs w:val="20"/>
        </w:rPr>
        <w:drawing>
          <wp:inline distT="0" distB="0" distL="0" distR="0" wp14:anchorId="086EC039" wp14:editId="1BD109F3">
            <wp:extent cx="5731510" cy="987841"/>
            <wp:effectExtent l="0" t="0" r="2540" b="3175"/>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1510" cy="987841"/>
                    </a:xfrm>
                    <a:prstGeom prst="rect">
                      <a:avLst/>
                    </a:prstGeom>
                    <a:noFill/>
                  </pic:spPr>
                </pic:pic>
              </a:graphicData>
            </a:graphic>
          </wp:inline>
        </w:drawing>
      </w:r>
    </w:p>
    <w:p w14:paraId="2863BE2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 scenario requires reliable delivery and protection against duplicate processing, where message loss or repeated processing would result in operational, financial or data-integrity impacts.</w:t>
      </w:r>
    </w:p>
    <w:p w14:paraId="158328E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Use Service Bus with appropriate delivery controls, including duplicate detection and sessions where message ordering is required. Consumers should implement idempotent processing to safely handle redelivery scenarios. Where message publication must remain consistent with local state changes, a transactional outbox pattern should be considered. Exactly-once outcomes are achieved through at-least-once delivery combined with idempotent processing.</w:t>
      </w:r>
    </w:p>
    <w:p w14:paraId="63C5D381"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Message loss or double-processing has real financial or data-integrity impact.</w:t>
      </w:r>
    </w:p>
    <w:p w14:paraId="374FD9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notification is best-effort and replaceable, use Event Grid.</w:t>
      </w:r>
    </w:p>
    <w:p w14:paraId="0D5E853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Duplicate-detection windows are finite; idempotent processing should remain the primary protection against duplicate message handling. Capacity and resilience should align to the required service level.</w:t>
      </w:r>
    </w:p>
    <w:p w14:paraId="7E292767"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consumer in spokes, internal. Within Azure: Private Endpoint, managed identity, TLS, idempotency keys carry no secrets. Outside Azure: none.</w:t>
      </w:r>
    </w:p>
    <w:p w14:paraId="0BD9A2D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transport-level exactly-once delivery guarantees and implementing consumers without idempotent processing controls.</w:t>
      </w:r>
    </w:p>
    <w:p w14:paraId="3749C949"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financial or policy-processing workflow requires reliable message delivery and protection against duplicate processing. Service Bus provides durable message handling, while consumers use idempotent processing to ensure a message can be safely reprocessed without introducing duplicate business outcomes.</w:t>
      </w:r>
    </w:p>
    <w:p w14:paraId="7BD1FB24" w14:textId="77777777" w:rsidR="0041138D" w:rsidRPr="0041138D" w:rsidRDefault="0041138D" w:rsidP="0041138D">
      <w:pPr>
        <w:spacing w:after="150"/>
        <w:rPr>
          <w:szCs w:val="20"/>
        </w:rPr>
      </w:pPr>
    </w:p>
    <w:p w14:paraId="419C951B" w14:textId="2DD864AC" w:rsidR="0041138D" w:rsidRPr="00FE4F0E" w:rsidRDefault="0041138D" w:rsidP="0041138D">
      <w:pPr>
        <w:pStyle w:val="Heading3"/>
        <w:rPr>
          <w:rFonts w:cs="Times New Roman"/>
          <w:bCs/>
          <w:color w:val="132040" w:themeColor="accent1" w:themeShade="BF"/>
          <w:sz w:val="24"/>
          <w:szCs w:val="26"/>
        </w:rPr>
      </w:pPr>
      <w:bookmarkStart w:id="196" w:name="_Toc239852308"/>
      <w:bookmarkStart w:id="197" w:name="_Toc239980614"/>
      <w:r w:rsidRPr="00FE4F0E">
        <w:rPr>
          <w:rFonts w:cs="Times New Roman"/>
          <w:bCs/>
          <w:color w:val="132040" w:themeColor="accent1" w:themeShade="BF"/>
          <w:sz w:val="24"/>
          <w:szCs w:val="26"/>
        </w:rPr>
        <w:t>Scheduled / timed trigger (SFINT9)</w:t>
      </w:r>
      <w:bookmarkEnd w:id="196"/>
      <w:bookmarkEnd w:id="197"/>
    </w:p>
    <w:p w14:paraId="2F10FE8F" w14:textId="77777777" w:rsidR="0041138D" w:rsidRDefault="0041138D" w:rsidP="0041138D">
      <w:pPr>
        <w:spacing w:before="10" w:after="90"/>
        <w:rPr>
          <w:i/>
          <w:iCs/>
          <w:color w:val="5A6470"/>
          <w:szCs w:val="20"/>
        </w:rPr>
      </w:pPr>
      <w:r w:rsidRPr="0041138D">
        <w:rPr>
          <w:i/>
          <w:iCs/>
          <w:color w:val="5A6470"/>
          <w:szCs w:val="20"/>
        </w:rPr>
        <w:t>Kick off integration work on a clock when there is no event to react to.</w:t>
      </w:r>
    </w:p>
    <w:p w14:paraId="521DCE7C" w14:textId="77777777" w:rsidR="00DE0875" w:rsidRPr="0041138D" w:rsidRDefault="00DE0875" w:rsidP="0041138D">
      <w:pPr>
        <w:spacing w:before="10" w:after="90"/>
        <w:rPr>
          <w:szCs w:val="20"/>
        </w:rPr>
      </w:pPr>
    </w:p>
    <w:p w14:paraId="3A026DF2" w14:textId="77777777" w:rsidR="0041138D" w:rsidRPr="0041138D" w:rsidRDefault="0041138D" w:rsidP="0041138D">
      <w:pPr>
        <w:spacing w:before="90" w:after="130"/>
        <w:jc w:val="center"/>
        <w:rPr>
          <w:szCs w:val="20"/>
        </w:rPr>
      </w:pPr>
      <w:r w:rsidRPr="0041138D">
        <w:rPr>
          <w:noProof/>
          <w:szCs w:val="20"/>
        </w:rPr>
        <w:drawing>
          <wp:inline distT="0" distB="0" distL="0" distR="0" wp14:anchorId="3D776E71" wp14:editId="29D4C39D">
            <wp:extent cx="5731510" cy="1103386"/>
            <wp:effectExtent l="0" t="0" r="2540" b="1905"/>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30"/>
                    <a:stretch>
                      <a:fillRect/>
                    </a:stretch>
                  </pic:blipFill>
                  <pic:spPr bwMode="auto">
                    <a:xfrm>
                      <a:off x="0" y="0"/>
                      <a:ext cx="5731510" cy="1103386"/>
                    </a:xfrm>
                    <a:prstGeom prst="rect">
                      <a:avLst/>
                    </a:prstGeom>
                    <a:solidFill>
                      <a:srgbClr val="2E5496"/>
                    </a:solidFill>
                  </pic:spPr>
                </pic:pic>
              </a:graphicData>
            </a:graphic>
          </wp:inline>
        </w:drawing>
      </w:r>
    </w:p>
    <w:p w14:paraId="0A40A70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Certain integrations are inherently time-based and require execution on a defined schedule. In these scenarios, event-driven approaches may not be available or appropriate.</w:t>
      </w:r>
    </w:p>
    <w:p w14:paraId="6D5436F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 xml:space="preserve">A Logic App (Standard)/Function recurrence trigger or web job fires on a schedule and runs the work, calling a Function or dropping messages on Service Bus for downstream processing. </w:t>
      </w:r>
    </w:p>
    <w:p w14:paraId="52CCAA5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cadence is time-based (end-of-day, regulatory windows) or the source cannot notify and there is no event to subscribe to.</w:t>
      </w:r>
    </w:p>
    <w:p w14:paraId="10B0CAD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event source is available, or polling is being used to emulate near-real-time processing.</w:t>
      </w:r>
    </w:p>
    <w:p w14:paraId="69635DA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Schedules can result  into hidden coupling and surprise load spikes. Execution schedules should be documented, idempotent and monitored, with alerts configured for missed or failed runs.</w:t>
      </w:r>
    </w:p>
    <w:p w14:paraId="240C6938" w14:textId="46749432"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trigger runs in a workload spoke; the schedule is internal and crosses no boundary. Within Azure: managed identity to any Function/Service Bus it calls, Private Endpoints, TLS. Outside Azure: none, if a scheduled run reaches a partner (an extract), that egress follows the file-egress edge controls (</w:t>
      </w:r>
      <w:r w:rsidR="00122229">
        <w:rPr>
          <w:szCs w:val="20"/>
        </w:rPr>
        <w:t>SFINT20</w:t>
      </w:r>
      <w:r w:rsidRPr="0041138D">
        <w:rPr>
          <w:szCs w:val="20"/>
        </w:rPr>
        <w:t>).</w:t>
      </w:r>
    </w:p>
    <w:p w14:paraId="0B2D60D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Timer-polling a data source or folder to simulate real-time; overlapping runs with no idempotency; schedules scattered across teams with no visibility.</w:t>
      </w:r>
    </w:p>
    <w:p w14:paraId="66E9B7C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Financial reconciliation processes often run at defined business intervals rather than in response to events. A scheduled integration executes at the required time, identifies changes and distributes them for downstream processing and reporting.</w:t>
      </w:r>
    </w:p>
    <w:p w14:paraId="4F41C96B" w14:textId="77777777" w:rsidR="00DE0875" w:rsidRPr="0041138D" w:rsidRDefault="00DE0875" w:rsidP="0041138D">
      <w:pPr>
        <w:spacing w:before="40" w:after="110"/>
        <w:ind w:left="360"/>
        <w:rPr>
          <w:szCs w:val="20"/>
        </w:rPr>
      </w:pPr>
    </w:p>
    <w:p w14:paraId="2DDB26A3" w14:textId="77777777" w:rsidR="00BB7DA4" w:rsidRDefault="00BB7DA4" w:rsidP="0041138D">
      <w:pPr>
        <w:spacing w:before="40" w:after="110"/>
        <w:ind w:left="360"/>
        <w:rPr>
          <w:szCs w:val="20"/>
        </w:rPr>
      </w:pPr>
    </w:p>
    <w:p w14:paraId="50FE09FB" w14:textId="77777777" w:rsidR="00BB7DA4" w:rsidRPr="0041138D" w:rsidRDefault="00BB7DA4" w:rsidP="0041138D">
      <w:pPr>
        <w:spacing w:before="40" w:after="110"/>
        <w:ind w:left="360"/>
        <w:rPr>
          <w:szCs w:val="20"/>
        </w:rPr>
      </w:pPr>
    </w:p>
    <w:p w14:paraId="2F3B4D2B" w14:textId="4671F545" w:rsidR="0041138D" w:rsidRDefault="00FE4F0E" w:rsidP="00FE4F0E">
      <w:pPr>
        <w:pStyle w:val="Heading2"/>
        <w:rPr>
          <w:bCs w:val="0"/>
        </w:rPr>
      </w:pPr>
      <w:bookmarkStart w:id="198" w:name="_Toc239852309"/>
      <w:bookmarkStart w:id="199" w:name="_Toc239980615"/>
      <w:bookmarkStart w:id="200" w:name="_Toc240366847"/>
      <w:r>
        <w:rPr>
          <w:bCs w:val="0"/>
        </w:rPr>
        <w:t>E</w:t>
      </w:r>
      <w:r w:rsidR="0041138D" w:rsidRPr="00FE4F0E">
        <w:rPr>
          <w:bCs w:val="0"/>
        </w:rPr>
        <w:t>vent Patterns</w:t>
      </w:r>
      <w:bookmarkEnd w:id="198"/>
      <w:bookmarkEnd w:id="199"/>
      <w:bookmarkEnd w:id="200"/>
    </w:p>
    <w:p w14:paraId="6EA987D9" w14:textId="77777777" w:rsidR="00FE4F0E" w:rsidRPr="00FE4F0E" w:rsidRDefault="00FE4F0E" w:rsidP="00FE4F0E"/>
    <w:p w14:paraId="110C2D3C" w14:textId="619AE782" w:rsidR="0041138D" w:rsidRPr="00FE4F0E" w:rsidRDefault="0041138D" w:rsidP="0041138D">
      <w:pPr>
        <w:pStyle w:val="Heading3"/>
        <w:rPr>
          <w:rFonts w:cs="Times New Roman"/>
          <w:bCs/>
          <w:color w:val="132040" w:themeColor="accent1" w:themeShade="BF"/>
          <w:sz w:val="24"/>
          <w:szCs w:val="26"/>
        </w:rPr>
      </w:pPr>
      <w:bookmarkStart w:id="201" w:name="_Toc239852310"/>
      <w:bookmarkStart w:id="202" w:name="_Toc239980616"/>
      <w:r w:rsidRPr="00FE4F0E">
        <w:rPr>
          <w:rFonts w:cs="Times New Roman"/>
          <w:bCs/>
          <w:color w:val="132040" w:themeColor="accent1" w:themeShade="BF"/>
          <w:sz w:val="24"/>
          <w:szCs w:val="26"/>
        </w:rPr>
        <w:t>Publish / subscribe fan-out (SFINT10)</w:t>
      </w:r>
      <w:bookmarkEnd w:id="201"/>
      <w:bookmarkEnd w:id="202"/>
    </w:p>
    <w:p w14:paraId="1B301CA2" w14:textId="77777777" w:rsidR="0041138D" w:rsidRDefault="0041138D" w:rsidP="0041138D">
      <w:pPr>
        <w:spacing w:before="10" w:after="90"/>
        <w:rPr>
          <w:i/>
          <w:color w:val="5A6470"/>
          <w:szCs w:val="20"/>
        </w:rPr>
      </w:pPr>
      <w:r w:rsidRPr="0041138D">
        <w:rPr>
          <w:i/>
          <w:color w:val="5A6470"/>
          <w:szCs w:val="20"/>
        </w:rPr>
        <w:t>Publish a business event once; let interested consumers subscribe independently.</w:t>
      </w:r>
    </w:p>
    <w:p w14:paraId="00272F56" w14:textId="77777777" w:rsidR="00DE0875" w:rsidRDefault="00DE0875" w:rsidP="0041138D">
      <w:pPr>
        <w:spacing w:before="10" w:after="90"/>
        <w:rPr>
          <w:szCs w:val="20"/>
        </w:rPr>
      </w:pPr>
    </w:p>
    <w:p w14:paraId="516D5DD4" w14:textId="342089D1" w:rsidR="00AF6757" w:rsidRPr="0041138D" w:rsidRDefault="00A81204" w:rsidP="0041138D">
      <w:pPr>
        <w:spacing w:before="10" w:after="90"/>
        <w:rPr>
          <w:szCs w:val="20"/>
        </w:rPr>
      </w:pPr>
      <w:r>
        <w:rPr>
          <w:szCs w:val="20"/>
        </w:rPr>
        <w:t xml:space="preserve">       </w:t>
      </w:r>
      <w:r>
        <w:rPr>
          <w:noProof/>
          <w:szCs w:val="20"/>
        </w:rPr>
        <w:drawing>
          <wp:inline distT="0" distB="0" distL="0" distR="0" wp14:anchorId="7705ECE0" wp14:editId="70EF11EA">
            <wp:extent cx="5454927" cy="2309552"/>
            <wp:effectExtent l="0" t="0" r="0" b="0"/>
            <wp:docPr id="720451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5880" cy="2322657"/>
                    </a:xfrm>
                    <a:prstGeom prst="rect">
                      <a:avLst/>
                    </a:prstGeom>
                    <a:noFill/>
                  </pic:spPr>
                </pic:pic>
              </a:graphicData>
            </a:graphic>
          </wp:inline>
        </w:drawing>
      </w:r>
    </w:p>
    <w:p w14:paraId="1FC7316B" w14:textId="0516FFE7" w:rsidR="0041138D" w:rsidRPr="0041138D" w:rsidRDefault="0041138D" w:rsidP="0041138D">
      <w:pPr>
        <w:spacing w:before="90" w:after="130"/>
        <w:jc w:val="center"/>
        <w:rPr>
          <w:szCs w:val="20"/>
        </w:rPr>
      </w:pPr>
    </w:p>
    <w:p w14:paraId="37BFA30C"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consumers need to react to the same business event independently. Direct point-to-point integration between the publisher and each consumer increases coupling and creates additional maintenance overhead</w:t>
      </w:r>
    </w:p>
    <w:p w14:paraId="4DDEE0A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publisher emits an event to a Service Bus topic; each consumer owns a subscription with its own filter and dead-letter queue. Consumers come and go without the publisher knowing. This is the primary tool for eliminating point-to-point integration.</w:t>
      </w:r>
    </w:p>
    <w:p w14:paraId="7A5CF93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Several consumers must react to the same business event, and durable, filterable, independently-consumed delivery is required.</w:t>
      </w:r>
    </w:p>
    <w:p w14:paraId="5BD2E7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It is a lightweight reactive trigger with no durability need (Event Grid), or a high-volume stream (Event Hubs).</w:t>
      </w:r>
    </w:p>
    <w:p w14:paraId="4516CF0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Subscription growth should be governed and monitored. Each subscription should implement appropriate dead-letter handling, monitoring and alerting. Consumer backlogs should be monitored independently to prevent processing delays</w:t>
      </w:r>
    </w:p>
    <w:p w14:paraId="170FFD2F" w14:textId="77777777" w:rsidR="0041138D" w:rsidRPr="0041138D" w:rsidRDefault="0041138D" w:rsidP="0041138D">
      <w:pPr>
        <w:spacing w:before="40" w:after="110"/>
        <w:ind w:left="360"/>
        <w:rPr>
          <w:szCs w:val="20"/>
        </w:rPr>
      </w:pPr>
      <w:r w:rsidRPr="0041138D">
        <w:rPr>
          <w:b/>
          <w:color w:val="1F3864"/>
          <w:szCs w:val="20"/>
        </w:rPr>
        <w:t>Security boundary.</w:t>
      </w:r>
      <w:r w:rsidRPr="0041138D">
        <w:rPr>
          <w:szCs w:val="20"/>
        </w:rPr>
        <w:t xml:space="preserve"> The Service Bus topic and its subscribers in spokes, internal. Within Azure: Private Endpoint, per-subscription managed-identity RBAC, TLS. Outside Azure: none.</w:t>
      </w:r>
    </w:p>
    <w:p w14:paraId="5B70A0C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Creating direct dependencies between publishers and consumers, or using Event Grid where durable, filterable and independently consumable messaging is required.</w:t>
      </w:r>
    </w:p>
    <w:p w14:paraId="7608A785" w14:textId="79332049" w:rsidR="00E11A1D" w:rsidRPr="0041138D" w:rsidRDefault="0041138D" w:rsidP="0041138D">
      <w:pPr>
        <w:spacing w:before="40" w:after="110"/>
        <w:ind w:left="360"/>
        <w:rPr>
          <w:szCs w:val="20"/>
        </w:rPr>
      </w:pPr>
      <w:r w:rsidRPr="0041138D">
        <w:rPr>
          <w:b/>
          <w:color w:val="1F3864"/>
          <w:szCs w:val="20"/>
        </w:rPr>
        <w:t xml:space="preserve">In practice. </w:t>
      </w:r>
      <w:r w:rsidRPr="0041138D">
        <w:rPr>
          <w:szCs w:val="20"/>
        </w:rPr>
        <w:t>When a policy is bound, multiple downstream functions such as finance processing, document generation and analytics require notification of the event. Publish/subscribe messaging enables each consumer to process the event independently without introducing direct dependencies on the publishing application.</w:t>
      </w:r>
    </w:p>
    <w:p w14:paraId="6E5381A3" w14:textId="77777777" w:rsidR="00BB7DA4" w:rsidRDefault="00BB7DA4" w:rsidP="0041138D">
      <w:pPr>
        <w:spacing w:before="40" w:after="110"/>
        <w:ind w:left="360"/>
        <w:rPr>
          <w:szCs w:val="20"/>
        </w:rPr>
      </w:pPr>
    </w:p>
    <w:p w14:paraId="275B873A" w14:textId="77777777" w:rsidR="00BB7DA4" w:rsidRDefault="00BB7DA4" w:rsidP="0041138D">
      <w:pPr>
        <w:spacing w:before="40" w:after="110"/>
        <w:ind w:left="360"/>
        <w:rPr>
          <w:szCs w:val="20"/>
        </w:rPr>
      </w:pPr>
    </w:p>
    <w:p w14:paraId="72F97CC7" w14:textId="77777777" w:rsidR="00BB7DA4" w:rsidRDefault="00BB7DA4" w:rsidP="0041138D">
      <w:pPr>
        <w:spacing w:before="40" w:after="110"/>
        <w:ind w:left="360"/>
        <w:rPr>
          <w:szCs w:val="20"/>
        </w:rPr>
      </w:pPr>
    </w:p>
    <w:p w14:paraId="568FEBC7" w14:textId="77777777" w:rsidR="00BB7DA4" w:rsidRDefault="00BB7DA4" w:rsidP="0041138D">
      <w:pPr>
        <w:spacing w:before="40" w:after="110"/>
        <w:ind w:left="360"/>
        <w:rPr>
          <w:szCs w:val="20"/>
        </w:rPr>
      </w:pPr>
    </w:p>
    <w:p w14:paraId="1E51739F" w14:textId="77777777" w:rsidR="00BB7DA4" w:rsidRDefault="00BB7DA4" w:rsidP="0041138D">
      <w:pPr>
        <w:spacing w:before="40" w:after="110"/>
        <w:ind w:left="360"/>
        <w:rPr>
          <w:szCs w:val="20"/>
        </w:rPr>
      </w:pPr>
    </w:p>
    <w:p w14:paraId="6090E461" w14:textId="77777777" w:rsidR="00BB7DA4" w:rsidRDefault="00BB7DA4" w:rsidP="0041138D">
      <w:pPr>
        <w:spacing w:before="40" w:after="110"/>
        <w:ind w:left="360"/>
        <w:rPr>
          <w:szCs w:val="20"/>
        </w:rPr>
      </w:pPr>
    </w:p>
    <w:p w14:paraId="5E6FCD09" w14:textId="77777777" w:rsidR="00BB7DA4" w:rsidRPr="0041138D" w:rsidRDefault="00BB7DA4" w:rsidP="0041138D">
      <w:pPr>
        <w:spacing w:before="40" w:after="110"/>
        <w:ind w:left="360"/>
        <w:rPr>
          <w:szCs w:val="20"/>
        </w:rPr>
      </w:pPr>
    </w:p>
    <w:p w14:paraId="4B6CF96C" w14:textId="0EB05BF1" w:rsidR="0041138D" w:rsidRPr="00FE4F0E" w:rsidRDefault="0041138D" w:rsidP="0041138D">
      <w:pPr>
        <w:pStyle w:val="Heading3"/>
        <w:rPr>
          <w:rFonts w:cs="Times New Roman"/>
          <w:bCs/>
          <w:color w:val="132040" w:themeColor="accent1" w:themeShade="BF"/>
          <w:sz w:val="24"/>
          <w:szCs w:val="26"/>
        </w:rPr>
      </w:pPr>
      <w:bookmarkStart w:id="203" w:name="_Toc239852311"/>
      <w:bookmarkStart w:id="204" w:name="_Toc239980617"/>
      <w:r w:rsidRPr="00FE4F0E">
        <w:rPr>
          <w:rFonts w:cs="Times New Roman"/>
          <w:bCs/>
          <w:color w:val="132040" w:themeColor="accent1" w:themeShade="BF"/>
          <w:sz w:val="24"/>
          <w:szCs w:val="26"/>
        </w:rPr>
        <w:t>Discrete event notification (SFINT11)</w:t>
      </w:r>
      <w:bookmarkEnd w:id="203"/>
      <w:bookmarkEnd w:id="204"/>
    </w:p>
    <w:p w14:paraId="2EA9771B" w14:textId="77777777" w:rsidR="0041138D" w:rsidRDefault="0041138D" w:rsidP="0041138D">
      <w:pPr>
        <w:spacing w:before="10" w:after="90"/>
        <w:rPr>
          <w:i/>
          <w:color w:val="5A6470"/>
          <w:szCs w:val="20"/>
        </w:rPr>
      </w:pPr>
      <w:r w:rsidRPr="0041138D">
        <w:rPr>
          <w:i/>
          <w:color w:val="5A6470"/>
          <w:szCs w:val="20"/>
        </w:rPr>
        <w:t>A thin "it happened" signal for near-real-time reactions.</w:t>
      </w:r>
    </w:p>
    <w:p w14:paraId="5DA3A7DA" w14:textId="77777777" w:rsidR="00DE0875" w:rsidRPr="0041138D" w:rsidRDefault="00DE0875" w:rsidP="0041138D">
      <w:pPr>
        <w:spacing w:before="10" w:after="90"/>
        <w:rPr>
          <w:szCs w:val="20"/>
        </w:rPr>
      </w:pPr>
    </w:p>
    <w:p w14:paraId="364B1C9A" w14:textId="77777777" w:rsidR="0041138D" w:rsidRPr="0041138D" w:rsidRDefault="0041138D" w:rsidP="0041138D">
      <w:pPr>
        <w:spacing w:before="90" w:after="130"/>
        <w:jc w:val="center"/>
        <w:rPr>
          <w:szCs w:val="20"/>
        </w:rPr>
      </w:pPr>
      <w:r w:rsidRPr="0041138D">
        <w:rPr>
          <w:noProof/>
          <w:szCs w:val="20"/>
        </w:rPr>
        <w:drawing>
          <wp:inline distT="0" distB="0" distL="0" distR="0" wp14:anchorId="322AD2D4" wp14:editId="2FE6E316">
            <wp:extent cx="5731510" cy="1580800"/>
            <wp:effectExtent l="0" t="0" r="2540" b="635"/>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1510" cy="1580800"/>
                    </a:xfrm>
                    <a:prstGeom prst="rect">
                      <a:avLst/>
                    </a:prstGeom>
                    <a:noFill/>
                  </pic:spPr>
                </pic:pic>
              </a:graphicData>
            </a:graphic>
          </wp:inline>
        </w:drawing>
      </w:r>
    </w:p>
    <w:p w14:paraId="7A9518F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change in state or business event must be communicated to one or more consumers with minimal latency, without requiring durable enterprise messaging or workflow orchestration.</w:t>
      </w:r>
    </w:p>
    <w:p w14:paraId="44EB671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Emit a thin event to Event Grid, handlers (Functions, Logic Apps, webhooks) subscribe and react. The event is a pointer, not a state carrier, a handler fetches authoritative state if it needs it.</w:t>
      </w:r>
    </w:p>
    <w:p w14:paraId="15DFA3F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Lightweight, low-latency reactive fan-out to Azure-native handlers is needed</w:t>
      </w:r>
    </w:p>
    <w:p w14:paraId="3FA2322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Consumers need durable ordered delivery or competing consumers (Service Bus topics), or the volume is a stream (Event Hubs).</w:t>
      </w:r>
    </w:p>
    <w:p w14:paraId="4C6B63A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Delivery is at-least-once and unordered, so handlers must be idempotent and order-independent. Dead-letter handling should be configured for failed deliveries. Events should not be treated as authoritative business records, as this can introduce coupling and data-consistency challenges.</w:t>
      </w:r>
    </w:p>
    <w:p w14:paraId="4ED9E05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177F728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Using event notifications for streaming workloads or durable business messaging, or publishing events that become de facto sources of truth.</w:t>
      </w:r>
    </w:p>
    <w:p w14:paraId="459D9425" w14:textId="4C3D6043" w:rsidR="00DE0875" w:rsidRDefault="0041138D" w:rsidP="0041138D">
      <w:pPr>
        <w:spacing w:before="40" w:after="110"/>
        <w:ind w:left="360"/>
        <w:rPr>
          <w:szCs w:val="20"/>
        </w:rPr>
      </w:pPr>
      <w:r w:rsidRPr="0041138D">
        <w:rPr>
          <w:b/>
          <w:color w:val="1F3864"/>
          <w:szCs w:val="20"/>
        </w:rPr>
        <w:t xml:space="preserve">In practice. </w:t>
      </w:r>
      <w:r w:rsidRPr="0041138D">
        <w:rPr>
          <w:szCs w:val="20"/>
        </w:rPr>
        <w:t>A document, file or business record changes state and downstream services need to react quickly. Event notifications allow interested consumers to respond independently without introducing direct dependencies or additional workflow coordination.</w:t>
      </w:r>
    </w:p>
    <w:p w14:paraId="136FF3A8" w14:textId="77777777" w:rsidR="00BB7DA4" w:rsidRDefault="00BB7DA4" w:rsidP="0041138D">
      <w:pPr>
        <w:spacing w:before="40" w:after="110"/>
        <w:ind w:left="360"/>
        <w:rPr>
          <w:szCs w:val="20"/>
        </w:rPr>
      </w:pPr>
    </w:p>
    <w:p w14:paraId="10897437" w14:textId="1EC3EDBE" w:rsidR="0041138D" w:rsidRPr="00FE4F0E" w:rsidRDefault="0041138D" w:rsidP="0041138D">
      <w:pPr>
        <w:pStyle w:val="Heading3"/>
        <w:rPr>
          <w:rFonts w:cs="Times New Roman"/>
          <w:bCs/>
          <w:color w:val="132040" w:themeColor="accent1" w:themeShade="BF"/>
          <w:sz w:val="24"/>
          <w:szCs w:val="26"/>
        </w:rPr>
      </w:pPr>
      <w:bookmarkStart w:id="205" w:name="_Toc239852312"/>
      <w:bookmarkStart w:id="206" w:name="_Toc239980618"/>
      <w:r w:rsidRPr="00FE4F0E">
        <w:rPr>
          <w:rFonts w:cs="Times New Roman"/>
          <w:bCs/>
          <w:color w:val="132040" w:themeColor="accent1" w:themeShade="BF"/>
          <w:sz w:val="24"/>
          <w:szCs w:val="26"/>
        </w:rPr>
        <w:t>Inbound webhook ingestion (SFINT12)</w:t>
      </w:r>
      <w:bookmarkEnd w:id="205"/>
      <w:bookmarkEnd w:id="206"/>
    </w:p>
    <w:p w14:paraId="043C2785" w14:textId="77777777" w:rsidR="0041138D" w:rsidRDefault="0041138D" w:rsidP="0041138D">
      <w:pPr>
        <w:spacing w:before="10" w:after="90"/>
        <w:rPr>
          <w:i/>
          <w:color w:val="5A6470"/>
          <w:szCs w:val="20"/>
        </w:rPr>
      </w:pPr>
      <w:r w:rsidRPr="0041138D">
        <w:rPr>
          <w:i/>
          <w:color w:val="5A6470"/>
          <w:szCs w:val="20"/>
        </w:rPr>
        <w:t>Take partner callbacks safely through the network edge service, then process them asynchronously.</w:t>
      </w:r>
    </w:p>
    <w:p w14:paraId="1928A528" w14:textId="77777777" w:rsidR="00DE0875" w:rsidRPr="0041138D" w:rsidRDefault="00DE0875" w:rsidP="0041138D">
      <w:pPr>
        <w:spacing w:before="10" w:after="90"/>
        <w:rPr>
          <w:szCs w:val="20"/>
        </w:rPr>
      </w:pPr>
    </w:p>
    <w:p w14:paraId="12C4BC03" w14:textId="77777777" w:rsidR="0041138D" w:rsidRPr="0041138D" w:rsidRDefault="0041138D" w:rsidP="0041138D">
      <w:pPr>
        <w:spacing w:before="90" w:after="130"/>
        <w:jc w:val="center"/>
        <w:rPr>
          <w:szCs w:val="20"/>
        </w:rPr>
      </w:pPr>
      <w:r w:rsidRPr="0041138D">
        <w:rPr>
          <w:noProof/>
          <w:szCs w:val="20"/>
        </w:rPr>
        <w:drawing>
          <wp:inline distT="0" distB="0" distL="0" distR="0" wp14:anchorId="47A29530" wp14:editId="4342363E">
            <wp:extent cx="5731510" cy="987841"/>
            <wp:effectExtent l="0" t="0" r="2540" b="3175"/>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33"/>
                    <a:stretch>
                      <a:fillRect/>
                    </a:stretch>
                  </pic:blipFill>
                  <pic:spPr>
                    <a:xfrm>
                      <a:off x="0" y="0"/>
                      <a:ext cx="5731510" cy="987841"/>
                    </a:xfrm>
                    <a:prstGeom prst="rect">
                      <a:avLst/>
                    </a:prstGeom>
                    <a:solidFill>
                      <a:sysClr val="windowText" lastClr="000000"/>
                    </a:solidFill>
                  </pic:spPr>
                </pic:pic>
              </a:graphicData>
            </a:graphic>
          </wp:inline>
        </w:drawing>
      </w:r>
    </w:p>
    <w:p w14:paraId="206D7664"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party needs to notify Chaucer of an event through a callback or webhook mechanism. Direct exposure of internal integration endpoints is a security risk.</w:t>
      </w:r>
    </w:p>
    <w:p w14:paraId="22638FC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This is the sanctioned public-ingress exception. Traffic enters through an appropriate network edge service, terminates at APIM as the single ingress point, is authenticated (mTLS, OAuth, or a signed-payload check) and validated, then dropped onto Service Bus or Event Grid for asynchronous processing. No Function or Logic App HTTP trigger is ever exposed directly.</w:t>
      </w:r>
    </w:p>
    <w:p w14:paraId="608EA62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An external party must push events to us and private networking is not possible.</w:t>
      </w:r>
    </w:p>
    <w:p w14:paraId="5B88BAC6" w14:textId="4B1DD8EA" w:rsidR="0041138D" w:rsidRPr="0041138D" w:rsidRDefault="0041138D" w:rsidP="00F6234E">
      <w:pPr>
        <w:spacing w:before="40" w:after="110"/>
        <w:ind w:left="360"/>
        <w:rPr>
          <w:szCs w:val="20"/>
        </w:rPr>
      </w:pPr>
      <w:r w:rsidRPr="0041138D">
        <w:rPr>
          <w:b/>
          <w:color w:val="1F3864"/>
          <w:szCs w:val="20"/>
        </w:rPr>
        <w:t xml:space="preserve">Avoid it when. </w:t>
      </w:r>
      <w:r w:rsidR="00F6234E" w:rsidRPr="00F6234E">
        <w:rPr>
          <w:szCs w:val="20"/>
        </w:rPr>
        <w:t>Avoid this pattern when private connectivity is available. Private connectivity must be preferred over public ingress</w:t>
      </w:r>
      <w:r w:rsidRPr="0041138D">
        <w:rPr>
          <w:szCs w:val="20"/>
        </w:rPr>
        <w:t>.</w:t>
      </w:r>
    </w:p>
    <w:p w14:paraId="277215E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Internet-facing integrations require additional controls to mitigate replay, forgery and abuse scenarios. Request validation, rate limiting, deduplication and asynchronous processing should be implemented. Where public exposure is required, the integration should follow the approved exception process and maintain clear ownership and review arrangements.</w:t>
      </w:r>
    </w:p>
    <w:p w14:paraId="615DEEEF" w14:textId="1BFA9554" w:rsidR="000760D0" w:rsidRPr="000760D0" w:rsidRDefault="0041138D" w:rsidP="000760D0">
      <w:pPr>
        <w:spacing w:before="40" w:after="110"/>
        <w:ind w:left="360"/>
        <w:rPr>
          <w:szCs w:val="20"/>
        </w:rPr>
      </w:pPr>
      <w:r w:rsidRPr="0041138D">
        <w:rPr>
          <w:b/>
          <w:color w:val="1F3864"/>
          <w:szCs w:val="20"/>
        </w:rPr>
        <w:t xml:space="preserve">Security boundary. </w:t>
      </w:r>
      <w:r w:rsidR="0091236F" w:rsidRPr="0091236F">
        <w:rPr>
          <w:szCs w:val="20"/>
        </w:rPr>
        <w:t>This pattern crosses the internet boundary. An approved network edge service terminates the public endpoint, APIM provides the single API ingress, and all subsequent processing occurs within private workload spokes.</w:t>
      </w:r>
      <w:r w:rsidRPr="0041138D">
        <w:rPr>
          <w:szCs w:val="20"/>
        </w:rPr>
        <w:t xml:space="preserve">. Within Azure: past the edge everything is private, Service Bus/Event Grid and Functions over Private Endpoints with managed identity and TLS. </w:t>
      </w:r>
      <w:r w:rsidR="000760D0" w:rsidRPr="000760D0">
        <w:rPr>
          <w:szCs w:val="20"/>
        </w:rPr>
        <w:t>For external traffic, the edge must enforce an approved authentication mechanism such as mTLS, OAuth or signed-payload validation, together with IP allow-listing and rate limiting where appropriate. Functions and Logic App HTTP triggers must not be exposed directly. Public exposure must be registered as a time-bound exception</w:t>
      </w:r>
    </w:p>
    <w:p w14:paraId="5A105048"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Exposing a Logic App or Function HTTP trigger straight to the internet, bypassing APIM and the network edge service; processing synchronously in the handler.</w:t>
      </w:r>
    </w:p>
    <w:p w14:paraId="50FDBE0A" w14:textId="43844FCA" w:rsidR="00E11A1D" w:rsidRPr="0041138D" w:rsidRDefault="0041138D" w:rsidP="00E11A1D">
      <w:pPr>
        <w:spacing w:before="40" w:after="110"/>
        <w:ind w:left="360"/>
        <w:rPr>
          <w:szCs w:val="20"/>
        </w:rPr>
      </w:pPr>
      <w:r w:rsidRPr="0041138D">
        <w:rPr>
          <w:b/>
          <w:color w:val="1F3864"/>
          <w:szCs w:val="20"/>
        </w:rPr>
        <w:t xml:space="preserve">In practice. </w:t>
      </w:r>
      <w:r w:rsidRPr="0041138D">
        <w:rPr>
          <w:szCs w:val="20"/>
        </w:rPr>
        <w:t xml:space="preserve">A payment provider posts settlement events </w:t>
      </w:r>
      <w:r w:rsidR="0017078E">
        <w:rPr>
          <w:szCs w:val="20"/>
        </w:rPr>
        <w:t xml:space="preserve">to a </w:t>
      </w:r>
      <w:r w:rsidRPr="0041138D">
        <w:rPr>
          <w:szCs w:val="20"/>
        </w:rPr>
        <w:t xml:space="preserve">webhook; APIM validates the signature and </w:t>
      </w:r>
      <w:r w:rsidR="004B0714">
        <w:rPr>
          <w:szCs w:val="20"/>
        </w:rPr>
        <w:t>publishes</w:t>
      </w:r>
      <w:r w:rsidRPr="0041138D">
        <w:rPr>
          <w:szCs w:val="20"/>
        </w:rPr>
        <w:t xml:space="preserve"> the event on Service Bus.</w:t>
      </w:r>
    </w:p>
    <w:p w14:paraId="465A19B9" w14:textId="5D84468C" w:rsidR="0041138D" w:rsidRPr="00FE4F0E" w:rsidRDefault="0041138D" w:rsidP="0041138D">
      <w:pPr>
        <w:pStyle w:val="Heading3"/>
        <w:rPr>
          <w:rFonts w:cs="Times New Roman"/>
          <w:bCs/>
          <w:color w:val="132040" w:themeColor="accent1" w:themeShade="BF"/>
          <w:sz w:val="24"/>
          <w:szCs w:val="26"/>
        </w:rPr>
      </w:pPr>
      <w:bookmarkStart w:id="207" w:name="_Toc239852313"/>
      <w:bookmarkStart w:id="208" w:name="_Toc239980619"/>
      <w:r w:rsidRPr="00FE4F0E">
        <w:rPr>
          <w:rFonts w:cs="Times New Roman"/>
          <w:bCs/>
          <w:color w:val="132040" w:themeColor="accent1" w:themeShade="BF"/>
          <w:sz w:val="24"/>
          <w:szCs w:val="26"/>
        </w:rPr>
        <w:t>Outbound webhook / notification (SFINT13)</w:t>
      </w:r>
      <w:bookmarkEnd w:id="207"/>
      <w:bookmarkEnd w:id="208"/>
    </w:p>
    <w:p w14:paraId="0999A6A0" w14:textId="77777777" w:rsidR="0041138D" w:rsidRDefault="0041138D" w:rsidP="0041138D">
      <w:pPr>
        <w:spacing w:before="10" w:after="90"/>
        <w:rPr>
          <w:i/>
          <w:color w:val="5A6470"/>
          <w:szCs w:val="20"/>
        </w:rPr>
      </w:pPr>
      <w:r w:rsidRPr="0041138D">
        <w:rPr>
          <w:i/>
          <w:color w:val="5A6470"/>
          <w:szCs w:val="20"/>
        </w:rPr>
        <w:t>Push events out to subscribers instead of making them poll.</w:t>
      </w:r>
    </w:p>
    <w:p w14:paraId="14FE5567" w14:textId="77777777" w:rsidR="00DE0875" w:rsidRPr="0041138D" w:rsidRDefault="00DE0875" w:rsidP="0041138D">
      <w:pPr>
        <w:spacing w:before="10" w:after="90"/>
        <w:rPr>
          <w:szCs w:val="20"/>
        </w:rPr>
      </w:pPr>
    </w:p>
    <w:p w14:paraId="669A087D" w14:textId="77777777" w:rsidR="0041138D" w:rsidRPr="0041138D" w:rsidRDefault="0041138D" w:rsidP="0041138D">
      <w:pPr>
        <w:spacing w:before="90" w:after="130"/>
        <w:jc w:val="center"/>
        <w:rPr>
          <w:szCs w:val="20"/>
        </w:rPr>
      </w:pPr>
      <w:r w:rsidRPr="0041138D">
        <w:rPr>
          <w:noProof/>
          <w:szCs w:val="20"/>
        </w:rPr>
        <w:drawing>
          <wp:inline distT="0" distB="0" distL="0" distR="0" wp14:anchorId="5E27C043" wp14:editId="3607BF14">
            <wp:extent cx="5731510" cy="987841"/>
            <wp:effectExtent l="0" t="0" r="2540" b="3175"/>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31510" cy="987841"/>
                    </a:xfrm>
                    <a:prstGeom prst="rect">
                      <a:avLst/>
                    </a:prstGeom>
                    <a:noFill/>
                  </pic:spPr>
                </pic:pic>
              </a:graphicData>
            </a:graphic>
          </wp:inline>
        </w:drawing>
      </w:r>
    </w:p>
    <w:p w14:paraId="3E447E6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consumer requires timely notification of a business or system event without repeatedly polling for status or changes.</w:t>
      </w:r>
    </w:p>
    <w:p w14:paraId="64B0EFFB" w14:textId="27F532BF" w:rsidR="0041138D" w:rsidRPr="0041138D" w:rsidRDefault="0041138D" w:rsidP="0041138D">
      <w:pPr>
        <w:spacing w:before="40" w:after="110"/>
        <w:ind w:left="360"/>
        <w:rPr>
          <w:szCs w:val="20"/>
        </w:rPr>
      </w:pPr>
      <w:r w:rsidRPr="0041138D">
        <w:rPr>
          <w:b/>
          <w:color w:val="1F3864"/>
          <w:szCs w:val="20"/>
        </w:rPr>
        <w:t>Solution.</w:t>
      </w:r>
      <w:r w:rsidRPr="006F5C8D">
        <w:rPr>
          <w:szCs w:val="20"/>
        </w:rPr>
        <w:t xml:space="preserve"> </w:t>
      </w:r>
      <w:r w:rsidR="006F5C8D" w:rsidRPr="006F5C8D">
        <w:rPr>
          <w:szCs w:val="20"/>
        </w:rPr>
        <w:t>When the event occurs, dispatch the notification through an Event Grid subscription or a Logic App using an appropriate delivery channel, such as a webhook, email or Teams notification</w:t>
      </w:r>
      <w:r w:rsidR="006F5C8D">
        <w:rPr>
          <w:szCs w:val="20"/>
        </w:rPr>
        <w:t>.</w:t>
      </w:r>
      <w:r w:rsidRPr="0041138D">
        <w:rPr>
          <w:szCs w:val="20"/>
        </w:rPr>
        <w:t xml:space="preserve"> Subscribers are configured, not coded into the publisher.</w:t>
      </w:r>
    </w:p>
    <w:p w14:paraId="72F3587B" w14:textId="710F5B9A" w:rsidR="0041138D" w:rsidRPr="0041138D" w:rsidRDefault="0041138D" w:rsidP="0041138D">
      <w:pPr>
        <w:spacing w:before="40" w:after="110"/>
        <w:ind w:left="360"/>
        <w:rPr>
          <w:szCs w:val="20"/>
        </w:rPr>
      </w:pPr>
      <w:r w:rsidRPr="0041138D">
        <w:rPr>
          <w:b/>
          <w:color w:val="1F3864"/>
          <w:szCs w:val="20"/>
        </w:rPr>
        <w:t xml:space="preserve">Use it when. </w:t>
      </w:r>
      <w:r w:rsidR="00B24463" w:rsidRPr="00B24463">
        <w:rPr>
          <w:szCs w:val="20"/>
        </w:rPr>
        <w:t>Use this pattern when subscribers require notifications to be pushed automatically when a defined event occurs</w:t>
      </w:r>
      <w:r w:rsidR="00B24463">
        <w:rPr>
          <w:szCs w:val="20"/>
        </w:rPr>
        <w:t>.</w:t>
      </w:r>
    </w:p>
    <w:p w14:paraId="7C9660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Subscribers should really pull current state through an API.</w:t>
      </w:r>
    </w:p>
    <w:p w14:paraId="029E505B" w14:textId="77777777" w:rsidR="00EA0C2C" w:rsidRPr="00EA0C2C" w:rsidRDefault="0041138D" w:rsidP="00EA0C2C">
      <w:pPr>
        <w:spacing w:before="40" w:after="110"/>
        <w:ind w:left="360"/>
        <w:rPr>
          <w:szCs w:val="20"/>
        </w:rPr>
      </w:pPr>
      <w:r w:rsidRPr="0041138D">
        <w:rPr>
          <w:b/>
          <w:color w:val="1F3864"/>
          <w:szCs w:val="20"/>
        </w:rPr>
        <w:t xml:space="preserve">Risks and considerations. </w:t>
      </w:r>
      <w:r w:rsidRPr="0041138D">
        <w:rPr>
          <w:szCs w:val="20"/>
        </w:rPr>
        <w:t xml:space="preserve">Subscriber availability can impact delivery success and increase retry activity. Appropriate retry, backoff and dead-letter handling should be implemented. </w:t>
      </w:r>
    </w:p>
    <w:p w14:paraId="300FEE8F" w14:textId="184B6824" w:rsidR="0041138D" w:rsidRPr="0041138D" w:rsidRDefault="00EA0C2C" w:rsidP="0041138D">
      <w:pPr>
        <w:spacing w:before="40" w:after="110"/>
        <w:ind w:left="360"/>
        <w:rPr>
          <w:szCs w:val="20"/>
        </w:rPr>
      </w:pPr>
      <w:r w:rsidRPr="00EA0C2C">
        <w:rPr>
          <w:szCs w:val="20"/>
        </w:rPr>
        <w:t xml:space="preserve">Authentication material must be stored in and referenced from </w:t>
      </w:r>
      <w:r w:rsidR="004E2DFF" w:rsidRPr="004E2DFF">
        <w:rPr>
          <w:szCs w:val="20"/>
        </w:rPr>
        <w:t>Approved secret, key, and certificate management services</w:t>
      </w:r>
      <w:r w:rsidRPr="00EA0C2C">
        <w:rPr>
          <w:szCs w:val="20"/>
        </w:rPr>
        <w:t>. Payloads should be signed where supported, and circuit-breaker controls should protect the integration from persistently unavailable or unreliable subscriber endpoints.</w:t>
      </w:r>
    </w:p>
    <w:p w14:paraId="6E3FB4CB" w14:textId="553DB389" w:rsidR="0041138D" w:rsidRPr="0041138D" w:rsidRDefault="0041138D" w:rsidP="0041138D">
      <w:pPr>
        <w:spacing w:before="40" w:after="110"/>
        <w:ind w:left="360"/>
        <w:rPr>
          <w:szCs w:val="20"/>
        </w:rPr>
      </w:pPr>
      <w:r w:rsidRPr="0041138D">
        <w:rPr>
          <w:b/>
          <w:color w:val="1F3864"/>
          <w:szCs w:val="20"/>
        </w:rPr>
        <w:t xml:space="preserve">Security boundary. </w:t>
      </w:r>
      <w:r w:rsidR="0013217A" w:rsidRPr="0013217A">
        <w:rPr>
          <w:szCs w:val="20"/>
        </w:rPr>
        <w:t>Event Grid or the Logic App runs within a private workload spoke. Traffic to an external subscriber must leave through the controlled egress path rather than through default internet routing.</w:t>
      </w:r>
      <w:r w:rsidRPr="0041138D">
        <w:rPr>
          <w:szCs w:val="20"/>
        </w:rPr>
        <w:t xml:space="preserve"> Within Azure: managed identity, partner secrets held in </w:t>
      </w:r>
      <w:r w:rsidR="004E2DFF" w:rsidRPr="004E2DFF">
        <w:rPr>
          <w:szCs w:val="20"/>
        </w:rPr>
        <w:t>Approved secret, key, and certificate management services</w:t>
      </w:r>
      <w:r w:rsidRPr="0041138D">
        <w:rPr>
          <w:szCs w:val="20"/>
        </w:rPr>
        <w:t xml:space="preserve">and referenced, TLS. Outside Azure: TLS to the subscriber, payload signing where supported, partner endpoints allow-listed, and secrets rotated/revoked </w:t>
      </w:r>
      <w:r w:rsidR="004E2DFF" w:rsidRPr="004E2DFF">
        <w:rPr>
          <w:szCs w:val="20"/>
        </w:rPr>
        <w:t>Approved secret, key, and certificate management services</w:t>
      </w:r>
      <w:r w:rsidR="004E2DFF">
        <w:rPr>
          <w:szCs w:val="20"/>
        </w:rPr>
        <w:t>.</w:t>
      </w:r>
    </w:p>
    <w:p w14:paraId="1D07CF94"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Polling to simulate push; bespoke per-subscriber dispatch code instead of subscriptions.</w:t>
      </w:r>
    </w:p>
    <w:p w14:paraId="4FB30FBF"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The broker's system is notified automatically when a claim status changes.</w:t>
      </w:r>
    </w:p>
    <w:p w14:paraId="236FE7F5" w14:textId="36934F5D" w:rsidR="0041138D" w:rsidRPr="00FE4F0E" w:rsidRDefault="0041138D" w:rsidP="0041138D">
      <w:pPr>
        <w:pStyle w:val="Heading3"/>
        <w:rPr>
          <w:rFonts w:cs="Times New Roman"/>
          <w:bCs/>
          <w:color w:val="132040" w:themeColor="accent1" w:themeShade="BF"/>
          <w:sz w:val="24"/>
          <w:szCs w:val="26"/>
        </w:rPr>
      </w:pPr>
      <w:bookmarkStart w:id="209" w:name="_Toc239852314"/>
      <w:bookmarkStart w:id="210" w:name="_Toc239980620"/>
      <w:r w:rsidRPr="00FE4F0E">
        <w:rPr>
          <w:rFonts w:cs="Times New Roman"/>
          <w:bCs/>
          <w:color w:val="132040" w:themeColor="accent1" w:themeShade="BF"/>
          <w:sz w:val="24"/>
          <w:szCs w:val="26"/>
        </w:rPr>
        <w:t>Stream / telemetry ingestion (SFINT14)</w:t>
      </w:r>
      <w:bookmarkEnd w:id="209"/>
      <w:bookmarkEnd w:id="210"/>
    </w:p>
    <w:p w14:paraId="1722661E" w14:textId="77777777" w:rsidR="0041138D" w:rsidRPr="0041138D" w:rsidRDefault="0041138D" w:rsidP="0041138D">
      <w:pPr>
        <w:spacing w:before="10" w:after="90"/>
        <w:rPr>
          <w:szCs w:val="20"/>
        </w:rPr>
      </w:pPr>
      <w:r w:rsidRPr="0041138D">
        <w:rPr>
          <w:i/>
          <w:color w:val="5A6470"/>
          <w:szCs w:val="20"/>
        </w:rPr>
        <w:t>Ingest high-volume continuous data and hand it to processors or the data platform.</w:t>
      </w:r>
    </w:p>
    <w:p w14:paraId="1DB444A6" w14:textId="77777777" w:rsidR="0041138D" w:rsidRPr="0041138D" w:rsidRDefault="0041138D" w:rsidP="0041138D">
      <w:pPr>
        <w:spacing w:before="90" w:after="130"/>
        <w:jc w:val="center"/>
        <w:rPr>
          <w:szCs w:val="20"/>
        </w:rPr>
      </w:pPr>
      <w:r w:rsidRPr="0041138D">
        <w:rPr>
          <w:noProof/>
          <w:szCs w:val="20"/>
        </w:rPr>
        <w:drawing>
          <wp:inline distT="0" distB="0" distL="0" distR="0" wp14:anchorId="623A3BF4" wp14:editId="6F1AE9BD">
            <wp:extent cx="5731510" cy="987841"/>
            <wp:effectExtent l="0" t="0" r="2540" b="3175"/>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35"/>
                    <a:stretch>
                      <a:fillRect/>
                    </a:stretch>
                  </pic:blipFill>
                  <pic:spPr bwMode="auto">
                    <a:xfrm>
                      <a:off x="0" y="0"/>
                      <a:ext cx="5731510" cy="987841"/>
                    </a:xfrm>
                    <a:prstGeom prst="rect">
                      <a:avLst/>
                    </a:prstGeom>
                  </pic:spPr>
                </pic:pic>
              </a:graphicData>
            </a:graphic>
          </wp:inline>
        </w:drawing>
      </w:r>
    </w:p>
    <w:p w14:paraId="27BA4D2D" w14:textId="77777777" w:rsidR="0041138D" w:rsidRPr="0041138D" w:rsidRDefault="0041138D" w:rsidP="0041138D">
      <w:pPr>
        <w:spacing w:before="90" w:after="130"/>
        <w:jc w:val="center"/>
        <w:rPr>
          <w:szCs w:val="20"/>
        </w:rPr>
      </w:pPr>
    </w:p>
    <w:p w14:paraId="312F8C0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high-frequency feed produces far more events than a business-messaging queue is designed for, and it needs partitioned, ordered processing.</w:t>
      </w:r>
    </w:p>
    <w:p w14:paraId="081B590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Ingest into Event Hubs, partitioned for throughput; process with Functions; and typically capture or offload to Data Platform for analytics. Event Hubs is designed for high-volume event ingestion and streaming; Service Bus is not.</w:t>
      </w:r>
    </w:p>
    <w:p w14:paraId="1C33711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Sustained high event rates need partitioned stream processing.</w:t>
      </w:r>
    </w:p>
    <w:p w14:paraId="7C86F38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These are transactional business commands needing per-message dead-lettering and sessions (Service Bus), or low-volume discrete notifications (Event Grid).</w:t>
      </w:r>
    </w:p>
    <w:p w14:paraId="603A1A6C"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Partitioning strategy should be planned against throughput and consumer parallelism requirements. Consumer lag, checkpoint management and processing latency should be monitored. Ordering guarantees apply only within an individual partition, and capacity requirements should be aligned to expected event volumes</w:t>
      </w:r>
    </w:p>
    <w:p w14:paraId="3014960D"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Hubs and its processors in spokes, capture to a firewalled storage account. Within Azure: Private Endpoint, managed identity, TLS, with capture storage under RBAC. Outside Azure: an external feed enters through the edge; internal streams cross no boundary.</w:t>
      </w:r>
    </w:p>
    <w:p w14:paraId="20CD2B0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Usage of Service Bus for high volumes, Event Hubs for transactional commands; or designing synchronous consumers on a stream.</w:t>
      </w:r>
    </w:p>
    <w:p w14:paraId="346BEFEA" w14:textId="094BC0D5" w:rsidR="0041138D" w:rsidRDefault="0041138D" w:rsidP="00BB7DA4">
      <w:pPr>
        <w:spacing w:before="40" w:after="110"/>
        <w:ind w:left="360"/>
        <w:rPr>
          <w:szCs w:val="20"/>
        </w:rPr>
      </w:pPr>
      <w:r w:rsidRPr="0041138D">
        <w:rPr>
          <w:b/>
          <w:color w:val="1F3864"/>
          <w:szCs w:val="20"/>
        </w:rPr>
        <w:t xml:space="preserve">In practice. </w:t>
      </w:r>
      <w:r w:rsidRPr="0041138D">
        <w:rPr>
          <w:szCs w:val="20"/>
        </w:rPr>
        <w:t>A high-frequency exposure feed is ingested, processed near-real-time and offloaded to Snowflake.</w:t>
      </w:r>
    </w:p>
    <w:p w14:paraId="1463F9F9" w14:textId="77777777" w:rsidR="00BB7DA4" w:rsidRDefault="00BB7DA4" w:rsidP="00BB7DA4">
      <w:pPr>
        <w:spacing w:before="40" w:after="110"/>
        <w:ind w:left="360"/>
        <w:rPr>
          <w:szCs w:val="20"/>
        </w:rPr>
      </w:pPr>
    </w:p>
    <w:p w14:paraId="215A55D0" w14:textId="0AD0639B" w:rsidR="00DD241A" w:rsidRDefault="0041138D" w:rsidP="001155FB">
      <w:pPr>
        <w:pStyle w:val="Heading2"/>
        <w:rPr>
          <w:bCs w:val="0"/>
        </w:rPr>
      </w:pPr>
      <w:bookmarkStart w:id="211" w:name="_Toc239852315"/>
      <w:bookmarkStart w:id="212" w:name="_Toc239980621"/>
      <w:bookmarkStart w:id="213" w:name="_Toc240366848"/>
      <w:r w:rsidRPr="00A51282">
        <w:rPr>
          <w:bCs w:val="0"/>
        </w:rPr>
        <w:t>Orchestration Patterns</w:t>
      </w:r>
      <w:bookmarkEnd w:id="211"/>
      <w:bookmarkEnd w:id="212"/>
      <w:bookmarkEnd w:id="213"/>
    </w:p>
    <w:p w14:paraId="59DBDA33" w14:textId="77777777" w:rsidR="00A81204" w:rsidRPr="00A81204" w:rsidRDefault="00A81204" w:rsidP="008F030B"/>
    <w:p w14:paraId="53A219AC" w14:textId="77777777" w:rsidR="005D79E9" w:rsidRDefault="005D79E9" w:rsidP="005D79E9">
      <w:pPr>
        <w:pStyle w:val="Heading3"/>
        <w:rPr>
          <w:rFonts w:cs="Times New Roman"/>
          <w:bCs/>
          <w:color w:val="132040" w:themeColor="accent1" w:themeShade="BF"/>
          <w:sz w:val="24"/>
          <w:szCs w:val="26"/>
        </w:rPr>
      </w:pPr>
      <w:r>
        <w:rPr>
          <w:rFonts w:cs="Times New Roman"/>
          <w:bCs/>
          <w:color w:val="132040" w:themeColor="accent1" w:themeShade="BF"/>
          <w:sz w:val="24"/>
          <w:szCs w:val="26"/>
        </w:rPr>
        <w:t>Choosing between Logic Apps and Durable Functions</w:t>
      </w:r>
    </w:p>
    <w:p w14:paraId="36D00A66" w14:textId="374561DB" w:rsidR="005D79E9" w:rsidRDefault="005D79E9" w:rsidP="005D79E9">
      <w:pPr>
        <w:spacing w:before="40" w:after="110"/>
        <w:rPr>
          <w:szCs w:val="20"/>
        </w:rPr>
      </w:pPr>
      <w:r>
        <w:rPr>
          <w:b/>
          <w:color w:val="1F3864"/>
          <w:szCs w:val="20"/>
        </w:rPr>
        <w:t xml:space="preserve">Default. </w:t>
      </w:r>
      <w:r w:rsidRPr="007C4AA2">
        <w:rPr>
          <w:szCs w:val="20"/>
          <w:lang w:val="en-IN"/>
        </w:rPr>
        <w:t>Logic Apps Standard is the default orchestration platform for the Systems Integration Framework and requires no exception. It is used for integration-centric workflows, connector-based automation, long-running processes, approvals and any workflow that can be delivered using platform-managed orchestration capabilities. The orchestrator owns workflow state, process progression, retries and compensation logic.</w:t>
      </w:r>
    </w:p>
    <w:p w14:paraId="377DFEC1" w14:textId="25E5CDE4" w:rsidR="005D79E9" w:rsidRPr="007C4AA2" w:rsidRDefault="005D79E9" w:rsidP="005D79E9">
      <w:pPr>
        <w:spacing w:before="40" w:after="110"/>
        <w:rPr>
          <w:szCs w:val="20"/>
          <w:lang w:val="en-IN"/>
        </w:rPr>
      </w:pPr>
      <w:r>
        <w:rPr>
          <w:b/>
          <w:color w:val="1F3864"/>
          <w:szCs w:val="20"/>
        </w:rPr>
        <w:t xml:space="preserve">When Durable Functions is permitted. </w:t>
      </w:r>
      <w:r w:rsidRPr="007C4AA2">
        <w:rPr>
          <w:szCs w:val="20"/>
          <w:lang w:val="en-IN"/>
        </w:rPr>
        <w:t>Azure Durable Functions may be used only where the orchestration is genuinely code-centric and cannot reasonably be delivered using Logic Apps Standard without introducing excessive complexity, performance limitations or maintainability concerns. Typical examples include dynamic fan-out/fan-in processing, custom aggregation of parallel results, highly dynamic execution paths or high-throughput coordination scenarios. Durable Functions must be implemented as an explicit, named orchestrator with checkpointed state and observable execution history. Plain Azure Functions chained together to coordinate process steps are not permitted.</w:t>
      </w:r>
    </w:p>
    <w:p w14:paraId="426ADFB4" w14:textId="22244E5E" w:rsidR="005D79E9" w:rsidRPr="007C4AA2" w:rsidRDefault="005D79E9" w:rsidP="005D79E9">
      <w:pPr>
        <w:spacing w:before="40" w:after="110"/>
        <w:rPr>
          <w:szCs w:val="20"/>
          <w:lang w:val="en-IN"/>
        </w:rPr>
      </w:pPr>
      <w:r>
        <w:rPr>
          <w:b/>
          <w:color w:val="1F3864"/>
          <w:szCs w:val="20"/>
        </w:rPr>
        <w:t xml:space="preserve">Governance threshold. </w:t>
      </w:r>
      <w:r w:rsidRPr="007C4AA2">
        <w:rPr>
          <w:szCs w:val="20"/>
          <w:lang w:val="en-IN"/>
        </w:rPr>
        <w:t>Logic Apps Standard is the default and requires no approval. Selecting Azure Durable Functions is an architecture exception requiring documented justification and TDA approval prior to implementation. Plain Azure Functions performing workflow coordination are prohibited.</w:t>
      </w:r>
    </w:p>
    <w:p w14:paraId="50C45796" w14:textId="0C4D3F44" w:rsidR="005D79E9" w:rsidRPr="007C4AA2" w:rsidRDefault="005D79E9" w:rsidP="005D79E9">
      <w:pPr>
        <w:spacing w:before="40" w:after="110"/>
        <w:rPr>
          <w:szCs w:val="20"/>
          <w:lang w:val="en-IN"/>
        </w:rPr>
      </w:pPr>
      <w:r>
        <w:rPr>
          <w:b/>
          <w:color w:val="1F3864"/>
          <w:szCs w:val="20"/>
        </w:rPr>
        <w:t xml:space="preserve">Decision evidence. </w:t>
      </w:r>
      <w:r w:rsidRPr="007C4AA2">
        <w:rPr>
          <w:szCs w:val="20"/>
          <w:lang w:val="en-IN"/>
        </w:rPr>
        <w:t>Approval must be supported by an architecture decision record describing the orchestration requirements, the specific limitation of Logic Apps Standard, the approach to observability and recovery, and the accountable service owner. The decision must be linked to the service catalogue entry and recorded through the appropriate TDA gate.</w:t>
      </w:r>
    </w:p>
    <w:p w14:paraId="7D5A1B15" w14:textId="1045FC93" w:rsidR="005D79E9" w:rsidRPr="007C4AA2" w:rsidRDefault="005D79E9" w:rsidP="005D79E9">
      <w:pPr>
        <w:spacing w:before="40" w:after="110"/>
        <w:rPr>
          <w:szCs w:val="20"/>
          <w:lang w:val="en-IN"/>
        </w:rPr>
      </w:pPr>
      <w:r>
        <w:rPr>
          <w:b/>
          <w:color w:val="1F3864"/>
          <w:szCs w:val="20"/>
        </w:rPr>
        <w:t xml:space="preserve">Reconciliation with the platform guidance. </w:t>
      </w:r>
      <w:r w:rsidRPr="007C4AA2">
        <w:rPr>
          <w:szCs w:val="20"/>
          <w:lang w:val="en-IN"/>
        </w:rPr>
        <w:t>This approach maintains the principle that Azure Functions are not the default orchestration engine. The prohibition applies to plain Azure Functions coordinating workflow logic. Azure Durable Functions remain a permitted orchestration technology when explicitly declared, governed and approved through the framework's orchestration governance process.</w:t>
      </w:r>
    </w:p>
    <w:p w14:paraId="78FABB92" w14:textId="77777777" w:rsidR="00A81204" w:rsidRPr="00363CBA" w:rsidRDefault="00A81204" w:rsidP="00363CBA"/>
    <w:p w14:paraId="40244F48" w14:textId="4905C530" w:rsidR="0041138D" w:rsidRPr="00FE4F0E" w:rsidRDefault="0041138D" w:rsidP="0041138D">
      <w:pPr>
        <w:pStyle w:val="Heading3"/>
        <w:rPr>
          <w:rFonts w:cs="Times New Roman"/>
          <w:bCs/>
          <w:color w:val="132040" w:themeColor="accent1" w:themeShade="BF"/>
          <w:sz w:val="24"/>
          <w:szCs w:val="26"/>
        </w:rPr>
      </w:pPr>
      <w:bookmarkStart w:id="214" w:name="_Toc239852316"/>
      <w:bookmarkStart w:id="215" w:name="_Toc239980622"/>
      <w:r w:rsidRPr="00FE4F0E">
        <w:rPr>
          <w:rFonts w:cs="Times New Roman"/>
          <w:bCs/>
          <w:color w:val="132040" w:themeColor="accent1" w:themeShade="BF"/>
          <w:sz w:val="24"/>
          <w:szCs w:val="26"/>
        </w:rPr>
        <w:t>Stateful process orchestration (SFINT15)</w:t>
      </w:r>
      <w:bookmarkEnd w:id="214"/>
      <w:bookmarkEnd w:id="215"/>
    </w:p>
    <w:p w14:paraId="40675398" w14:textId="27E2074A" w:rsidR="00DE0875" w:rsidRPr="0041138D" w:rsidRDefault="0041138D" w:rsidP="0041138D">
      <w:pPr>
        <w:spacing w:before="10" w:after="90"/>
        <w:rPr>
          <w:szCs w:val="20"/>
        </w:rPr>
      </w:pPr>
      <w:r w:rsidRPr="0041138D">
        <w:rPr>
          <w:i/>
          <w:color w:val="5A6470"/>
          <w:szCs w:val="20"/>
        </w:rPr>
        <w:t>Coordinate a multi-step, multi-system business process with state, retries and visibility.</w:t>
      </w:r>
    </w:p>
    <w:p w14:paraId="115A401B" w14:textId="77777777" w:rsidR="0041138D" w:rsidRPr="0041138D" w:rsidRDefault="0041138D" w:rsidP="0041138D">
      <w:pPr>
        <w:spacing w:before="90" w:after="130"/>
        <w:jc w:val="center"/>
        <w:rPr>
          <w:szCs w:val="20"/>
        </w:rPr>
      </w:pPr>
      <w:r w:rsidRPr="0041138D">
        <w:rPr>
          <w:noProof/>
          <w:szCs w:val="20"/>
        </w:rPr>
        <w:drawing>
          <wp:inline distT="0" distB="0" distL="0" distR="0" wp14:anchorId="7685D94A" wp14:editId="07EDDFCD">
            <wp:extent cx="5731510" cy="2169949"/>
            <wp:effectExtent l="0" t="0" r="2540" b="1905"/>
            <wp:docPr id="16111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1706" name="Picture 16111217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169949"/>
                    </a:xfrm>
                    <a:prstGeom prst="rect">
                      <a:avLst/>
                    </a:prstGeom>
                  </pic:spPr>
                </pic:pic>
              </a:graphicData>
            </a:graphic>
          </wp:inline>
        </w:drawing>
      </w:r>
    </w:p>
    <w:p w14:paraId="4E59F8D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business process spans multiple systems, requires coordinated execution across several steps, and cannot be reliably owned or managed by a single application</w:t>
      </w:r>
    </w:p>
    <w:p w14:paraId="24C64F9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owns the process: it sequences the steps, calls capabilities through APIM, delegates computation to Functions, and hands asynchronous work to Service Bus. It maintains workflow state and execution history, making the process observable and recoverable. The implementation may use Logic Apps Standard or Azure Durable Functions, depending on the orchestration requirements. Use Logic Apps Standard for integration-centric workflows and connector-based automation; use Durable Functions for code-centric, stateful, or complex long-running orchestrations.</w:t>
      </w:r>
    </w:p>
    <w:p w14:paraId="66E84EA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business process crosses several systems and steps and needs state, retries and auditability over minutes, hours or days.</w:t>
      </w:r>
    </w:p>
    <w:p w14:paraId="791E9E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 single synchronous call suffices, or it is really just message buffering.</w:t>
      </w:r>
    </w:p>
    <w:p w14:paraId="26B0D78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Workflow orchestration should remain focused on process coordination rather than business logic execution. Process steps should support restartability and idempotent execution. Orchestrations should be designed with appropriate retry, timeout, and compensation strategies, recognising that long-running state has an operational cost. Where workflows evolve over time, maintain a versioning strategy to support in-flight executions without disruption.</w:t>
      </w:r>
    </w:p>
    <w:p w14:paraId="31F94540" w14:textId="0DF2C96C"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orchestration service is deployed within the workload boundary and coordinates calls to APIM, Functions, and Service Bus. All communication uses private connectivity, managed identities, Key Vault</w:t>
      </w:r>
      <w:r w:rsidR="004E2DFF">
        <w:rPr>
          <w:szCs w:val="20"/>
        </w:rPr>
        <w:t>/Cyber Ark</w:t>
      </w:r>
      <w:r w:rsidRPr="0041138D">
        <w:rPr>
          <w:szCs w:val="20"/>
        </w:rPr>
        <w:t xml:space="preserve"> references where required, and TLS encryption. External access is routed through APIM and approved edge services, never directly from the orchestration workflow.</w:t>
      </w:r>
    </w:p>
    <w:p w14:paraId="42E2638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Embedding business, compute, or transformation logic within the orchestration layer; spreading a single process across multiple uncoordinated workflows; or relying entirely on choreography with no clear process owner.</w:t>
      </w:r>
    </w:p>
    <w:p w14:paraId="0210B2CC"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new-business onboarding process requires validation, pricing, document generation, notifications, and updates across multiple systems. A centrally managed orchestration coordinates the end-to-end process, maintaining visibility, traceability, state, and controlled error handling across all participating services.</w:t>
      </w:r>
    </w:p>
    <w:p w14:paraId="55A7E88A" w14:textId="7D6A9A66" w:rsidR="0041138D" w:rsidRPr="00FE4F0E" w:rsidRDefault="0041138D" w:rsidP="0041138D">
      <w:pPr>
        <w:pStyle w:val="Heading3"/>
        <w:rPr>
          <w:rFonts w:cs="Times New Roman"/>
          <w:bCs/>
          <w:color w:val="132040" w:themeColor="accent1" w:themeShade="BF"/>
          <w:sz w:val="24"/>
          <w:szCs w:val="26"/>
        </w:rPr>
      </w:pPr>
      <w:bookmarkStart w:id="216" w:name="_Toc239852317"/>
      <w:bookmarkStart w:id="217" w:name="_Toc239980623"/>
      <w:r w:rsidRPr="00FE4F0E">
        <w:rPr>
          <w:rFonts w:cs="Times New Roman"/>
          <w:bCs/>
          <w:color w:val="132040" w:themeColor="accent1" w:themeShade="BF"/>
          <w:sz w:val="24"/>
          <w:szCs w:val="26"/>
        </w:rPr>
        <w:t>Process with compensation (SFINT16)</w:t>
      </w:r>
      <w:bookmarkEnd w:id="216"/>
      <w:bookmarkEnd w:id="217"/>
    </w:p>
    <w:p w14:paraId="03D21D6F" w14:textId="20220FA6" w:rsidR="00DE0875" w:rsidRPr="0041138D" w:rsidRDefault="0041138D" w:rsidP="0041138D">
      <w:pPr>
        <w:spacing w:before="10" w:after="90"/>
        <w:rPr>
          <w:szCs w:val="20"/>
        </w:rPr>
      </w:pPr>
      <w:r w:rsidRPr="0041138D">
        <w:rPr>
          <w:i/>
          <w:color w:val="5A6470"/>
          <w:szCs w:val="20"/>
        </w:rPr>
        <w:t>When a later step fails, undo the earlier ones, orchestrated centrally, not choreographed.</w:t>
      </w:r>
    </w:p>
    <w:p w14:paraId="43A09CEE" w14:textId="77777777" w:rsidR="0041138D" w:rsidRPr="0041138D" w:rsidRDefault="0041138D" w:rsidP="0041138D">
      <w:pPr>
        <w:spacing w:before="90" w:after="130"/>
        <w:jc w:val="center"/>
        <w:rPr>
          <w:szCs w:val="20"/>
        </w:rPr>
      </w:pPr>
      <w:r w:rsidRPr="0041138D">
        <w:rPr>
          <w:noProof/>
          <w:szCs w:val="20"/>
        </w:rPr>
        <w:drawing>
          <wp:inline distT="0" distB="0" distL="0" distR="0" wp14:anchorId="4BAF6EF3" wp14:editId="244031F4">
            <wp:extent cx="5731510" cy="1387168"/>
            <wp:effectExtent l="0" t="0" r="2540" b="381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31510" cy="1387168"/>
                    </a:xfrm>
                    <a:prstGeom prst="rect">
                      <a:avLst/>
                    </a:prstGeom>
                    <a:noFill/>
                  </pic:spPr>
                </pic:pic>
              </a:graphicData>
            </a:graphic>
          </wp:inline>
        </w:drawing>
      </w:r>
    </w:p>
    <w:p w14:paraId="03B11EC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spans multiple systems where a later step may fail after earlier steps have completed, creating the need to restore a consistent business state without relying on distributed transactions.</w:t>
      </w:r>
    </w:p>
    <w:p w14:paraId="3CF629E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coordinates compensating actions when a downstream failure occurs. Compensation logic is centrally managed as part of the overall process, ensuring that recovery actions are applied consistently and remain traceable</w:t>
      </w:r>
    </w:p>
    <w:p w14:paraId="4AB287EA"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Cross-system consistency is needed without distributed transactions, and a single process can own the compensation.</w:t>
      </w:r>
    </w:p>
    <w:p w14:paraId="3E1505A8"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ACID transaction within one system suffices, or a microservices-style distributed style is proposed (out of scope here).</w:t>
      </w:r>
    </w:p>
    <w:p w14:paraId="4786DC37"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Compensation actions are not transactional and may themselves fail. Compensation steps should therefore be idempotent, retryable and fully auditable. Recovery paths should be monitored and tested to ensure consistent behaviour during failure scenarios.</w:t>
      </w:r>
    </w:p>
    <w:p w14:paraId="1BBB102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7268AB9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Relying on distributed transaction models across systems or implementing compensation logic without clear process ownership.</w:t>
      </w:r>
    </w:p>
    <w:p w14:paraId="0D97AB46" w14:textId="03FBCA28"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 multi-step underwriting or policy-processing workflow completes activity in several systems before a downstream validation or financial operation fails. The orchestration process coordinates compensating actions to restore a consistent business outcome and prevent partially completed processing from remaining unresolved.</w:t>
      </w:r>
    </w:p>
    <w:p w14:paraId="213E9795" w14:textId="77777777" w:rsidR="004329A6" w:rsidRPr="0041138D" w:rsidRDefault="004329A6" w:rsidP="0041138D">
      <w:pPr>
        <w:spacing w:before="40" w:after="110"/>
        <w:ind w:left="360"/>
        <w:rPr>
          <w:szCs w:val="20"/>
        </w:rPr>
      </w:pPr>
    </w:p>
    <w:p w14:paraId="1A161050" w14:textId="7DB244B2" w:rsidR="0041138D" w:rsidRPr="00FE4F0E" w:rsidRDefault="0041138D" w:rsidP="0041138D">
      <w:pPr>
        <w:pStyle w:val="Heading3"/>
        <w:rPr>
          <w:rFonts w:cs="Times New Roman"/>
          <w:bCs/>
          <w:color w:val="132040" w:themeColor="accent1" w:themeShade="BF"/>
          <w:sz w:val="24"/>
          <w:szCs w:val="26"/>
        </w:rPr>
      </w:pPr>
      <w:bookmarkStart w:id="218" w:name="_Toc239852318"/>
      <w:bookmarkStart w:id="219" w:name="_Toc239980624"/>
      <w:r w:rsidRPr="00FE4F0E">
        <w:rPr>
          <w:rFonts w:cs="Times New Roman"/>
          <w:bCs/>
          <w:color w:val="132040" w:themeColor="accent1" w:themeShade="BF"/>
          <w:sz w:val="24"/>
          <w:szCs w:val="26"/>
        </w:rPr>
        <w:t>Human-in-the-loop / approval (SFINT17)</w:t>
      </w:r>
      <w:bookmarkEnd w:id="218"/>
      <w:bookmarkEnd w:id="219"/>
    </w:p>
    <w:p w14:paraId="5B7C7AC4" w14:textId="77777777" w:rsidR="0041138D" w:rsidRDefault="0041138D" w:rsidP="0041138D">
      <w:pPr>
        <w:spacing w:before="10" w:after="90"/>
        <w:rPr>
          <w:i/>
          <w:color w:val="5A6470"/>
          <w:szCs w:val="20"/>
        </w:rPr>
      </w:pPr>
      <w:r w:rsidRPr="0041138D">
        <w:rPr>
          <w:i/>
          <w:color w:val="5A6470"/>
          <w:szCs w:val="20"/>
        </w:rPr>
        <w:t>Insert a human decision into an automated process, with audit and escalation.</w:t>
      </w:r>
    </w:p>
    <w:p w14:paraId="110FB8F1" w14:textId="77777777" w:rsidR="00DE0875" w:rsidRPr="0041138D" w:rsidRDefault="00DE0875" w:rsidP="0041138D">
      <w:pPr>
        <w:spacing w:before="10" w:after="90"/>
        <w:rPr>
          <w:szCs w:val="20"/>
        </w:rPr>
      </w:pPr>
    </w:p>
    <w:p w14:paraId="517EA9C3" w14:textId="77777777" w:rsidR="0041138D" w:rsidRDefault="0041138D" w:rsidP="0041138D">
      <w:pPr>
        <w:spacing w:before="90" w:after="130"/>
        <w:jc w:val="center"/>
        <w:rPr>
          <w:szCs w:val="20"/>
        </w:rPr>
      </w:pPr>
      <w:r w:rsidRPr="0041138D">
        <w:rPr>
          <w:noProof/>
          <w:szCs w:val="20"/>
        </w:rPr>
        <w:drawing>
          <wp:inline distT="0" distB="0" distL="0" distR="0" wp14:anchorId="4DC910AB" wp14:editId="35913E59">
            <wp:extent cx="5731510" cy="987841"/>
            <wp:effectExtent l="0" t="0" r="2540" b="3175"/>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31510" cy="987841"/>
                    </a:xfrm>
                    <a:prstGeom prst="rect">
                      <a:avLst/>
                    </a:prstGeom>
                    <a:noFill/>
                  </pic:spPr>
                </pic:pic>
              </a:graphicData>
            </a:graphic>
          </wp:inline>
        </w:drawing>
      </w:r>
    </w:p>
    <w:p w14:paraId="04AE6FD2" w14:textId="77777777" w:rsidR="00DE0875" w:rsidRPr="0041138D" w:rsidRDefault="00DE0875" w:rsidP="0041138D">
      <w:pPr>
        <w:spacing w:before="90" w:after="130"/>
        <w:jc w:val="center"/>
        <w:rPr>
          <w:szCs w:val="20"/>
        </w:rPr>
      </w:pPr>
    </w:p>
    <w:p w14:paraId="034381A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requires a human decision or approval before it can continue, with the decision and approval outcome needing to be auditable and traceable.</w:t>
      </w:r>
    </w:p>
    <w:p w14:paraId="4FD16EA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Logic App pauses for an approval over Teams or email, captures the decision with the approver's identity, and resumes. Timeouts and escalation keep the process from stalling.</w:t>
      </w:r>
    </w:p>
    <w:p w14:paraId="308FFDF4"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process needs human sign-off and an audit trail.</w:t>
      </w:r>
    </w:p>
    <w:p w14:paraId="1F0E43F9"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decision can be made by rules, keep it straight-through.</w:t>
      </w:r>
    </w:p>
    <w:p w14:paraId="0152622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Approval steps introduce dependency on human response times and may delay overall process completion. Timeouts, reminders and escalation paths should be defined, and approval outcomes recorded for audit and compliance purposes.</w:t>
      </w:r>
    </w:p>
    <w:p w14:paraId="508B4815" w14:textId="2D09A5D2" w:rsidR="0041138D" w:rsidRPr="0041138D" w:rsidRDefault="0041138D" w:rsidP="0041138D">
      <w:pPr>
        <w:spacing w:before="40" w:after="110"/>
        <w:ind w:left="360"/>
        <w:rPr>
          <w:szCs w:val="20"/>
        </w:rPr>
      </w:pPr>
      <w:r w:rsidRPr="0041138D">
        <w:rPr>
          <w:b/>
          <w:color w:val="1F3864"/>
          <w:szCs w:val="20"/>
        </w:rPr>
        <w:t xml:space="preserve">Security boundary. </w:t>
      </w:r>
      <w:r w:rsidR="00DE13A6">
        <w:rPr>
          <w:szCs w:val="20"/>
        </w:rPr>
        <w:t>T</w:t>
      </w:r>
      <w:r w:rsidR="00DE13A6" w:rsidRPr="0041138D">
        <w:rPr>
          <w:szCs w:val="20"/>
        </w:rPr>
        <w:t xml:space="preserve">he </w:t>
      </w:r>
      <w:r w:rsidRPr="0041138D">
        <w:rPr>
          <w:szCs w:val="20"/>
        </w:rPr>
        <w:t>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0A591B09"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Approvals handled over untracked email outside the platform, no timeout or escalation.</w:t>
      </w:r>
    </w:p>
    <w:p w14:paraId="54C70813" w14:textId="66BF92B7"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An underwriting referral requires manual review and approval before a policy can proceed to the next stage of processing. The approval is captured within the workflow, providing a complete audit trail while ensuring the process resumes automatically once a decision has been made.</w:t>
      </w:r>
    </w:p>
    <w:p w14:paraId="5B5F54FF" w14:textId="77777777" w:rsidR="00BB7DA4" w:rsidRPr="0041138D" w:rsidRDefault="00BB7DA4" w:rsidP="0041138D">
      <w:pPr>
        <w:spacing w:before="40" w:after="110"/>
        <w:ind w:left="360"/>
        <w:rPr>
          <w:szCs w:val="20"/>
        </w:rPr>
      </w:pPr>
    </w:p>
    <w:p w14:paraId="1DC8C601" w14:textId="0E4BAC26" w:rsidR="0068510C" w:rsidRDefault="0068510C">
      <w:pPr>
        <w:pStyle w:val="Heading3"/>
        <w:rPr>
          <w:rFonts w:cs="Times New Roman"/>
          <w:bCs/>
          <w:color w:val="132040" w:themeColor="accent1" w:themeShade="BF"/>
          <w:sz w:val="24"/>
          <w:szCs w:val="26"/>
        </w:rPr>
      </w:pPr>
      <w:bookmarkStart w:id="220" w:name="_Toc239852319"/>
      <w:bookmarkStart w:id="221" w:name="_Toc239980625"/>
      <w:r w:rsidRPr="0068510C">
        <w:rPr>
          <w:rFonts w:cs="Times New Roman"/>
          <w:bCs/>
          <w:color w:val="132040" w:themeColor="accent1" w:themeShade="BF"/>
          <w:sz w:val="24"/>
          <w:szCs w:val="26"/>
        </w:rPr>
        <w:t>Scatter-Gather</w:t>
      </w:r>
      <w:r>
        <w:rPr>
          <w:rFonts w:cs="Times New Roman"/>
          <w:bCs/>
          <w:color w:val="132040" w:themeColor="accent1" w:themeShade="BF"/>
          <w:sz w:val="24"/>
          <w:szCs w:val="26"/>
        </w:rPr>
        <w:t xml:space="preserve"> </w:t>
      </w:r>
      <w:r w:rsidRPr="00FE4F0E">
        <w:rPr>
          <w:rFonts w:cs="Times New Roman"/>
          <w:bCs/>
          <w:color w:val="132040" w:themeColor="accent1" w:themeShade="BF"/>
          <w:sz w:val="24"/>
          <w:szCs w:val="26"/>
        </w:rPr>
        <w:t>(SFINT</w:t>
      </w:r>
      <w:r w:rsidR="00DC5352">
        <w:rPr>
          <w:rFonts w:cs="Times New Roman"/>
          <w:bCs/>
          <w:color w:val="132040" w:themeColor="accent1" w:themeShade="BF"/>
          <w:sz w:val="24"/>
          <w:szCs w:val="26"/>
        </w:rPr>
        <w:t>18</w:t>
      </w:r>
      <w:r w:rsidRPr="00FE4F0E">
        <w:rPr>
          <w:rFonts w:cs="Times New Roman"/>
          <w:bCs/>
          <w:color w:val="132040" w:themeColor="accent1" w:themeShade="BF"/>
          <w:sz w:val="24"/>
          <w:szCs w:val="26"/>
        </w:rPr>
        <w:t>)</w:t>
      </w:r>
    </w:p>
    <w:p w14:paraId="1F92A5E8" w14:textId="77777777" w:rsidR="00531429" w:rsidRPr="00531429" w:rsidRDefault="00531429" w:rsidP="00531429">
      <w:pPr>
        <w:spacing w:line="300" w:lineRule="atLeast"/>
        <w:rPr>
          <w:i/>
          <w:color w:val="5A6470"/>
          <w:szCs w:val="20"/>
        </w:rPr>
      </w:pPr>
      <w:r w:rsidRPr="00531429">
        <w:rPr>
          <w:i/>
          <w:color w:val="5A6470"/>
          <w:szCs w:val="20"/>
        </w:rPr>
        <w:t>Execute independent activities in parallel and combine the results into a single outcome, reducing end-to-end processing time.</w:t>
      </w:r>
    </w:p>
    <w:p w14:paraId="413F92B2" w14:textId="77777777" w:rsidR="0068510C" w:rsidRDefault="0068510C" w:rsidP="0068510C"/>
    <w:p w14:paraId="44551DC1" w14:textId="4F5F7B37" w:rsidR="009A09A6" w:rsidRDefault="009A09A6" w:rsidP="0068510C">
      <w:r w:rsidRPr="001D4AE9">
        <w:rPr>
          <w:b/>
          <w:bCs w:val="0"/>
          <w:noProof/>
        </w:rPr>
        <w:drawing>
          <wp:inline distT="0" distB="0" distL="0" distR="0" wp14:anchorId="1D06BFDB" wp14:editId="3C71D6FE">
            <wp:extent cx="5731510" cy="2165350"/>
            <wp:effectExtent l="0" t="0" r="0" b="0"/>
            <wp:docPr id="188984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4365"/>
                    <a:stretch>
                      <a:fillRect/>
                    </a:stretch>
                  </pic:blipFill>
                  <pic:spPr bwMode="auto">
                    <a:xfrm>
                      <a:off x="0" y="0"/>
                      <a:ext cx="5731510" cy="2165350"/>
                    </a:xfrm>
                    <a:prstGeom prst="rect">
                      <a:avLst/>
                    </a:prstGeom>
                    <a:noFill/>
                    <a:ln>
                      <a:noFill/>
                    </a:ln>
                    <a:extLst>
                      <a:ext uri="{53640926-AAD7-44D8-BBD7-CCE9431645EC}">
                        <a14:shadowObscured xmlns:a14="http://schemas.microsoft.com/office/drawing/2010/main"/>
                      </a:ext>
                    </a:extLst>
                  </pic:spPr>
                </pic:pic>
              </a:graphicData>
            </a:graphic>
          </wp:inline>
        </w:drawing>
      </w:r>
    </w:p>
    <w:p w14:paraId="6DEC5C44" w14:textId="7EA3F7F0" w:rsidR="009A09A6" w:rsidRDefault="008066EA" w:rsidP="0068510C">
      <w:r>
        <w:br/>
      </w:r>
    </w:p>
    <w:p w14:paraId="1FC19FE5" w14:textId="77777777" w:rsidR="008066EA" w:rsidRDefault="008066EA" w:rsidP="008066EA">
      <w:pPr>
        <w:ind w:left="426"/>
      </w:pPr>
      <w:r w:rsidRPr="00D8092A">
        <w:rPr>
          <w:b/>
          <w:color w:val="1F3864"/>
          <w:szCs w:val="20"/>
        </w:rPr>
        <w:t>Problem</w:t>
      </w:r>
      <w:r w:rsidRPr="008066EA">
        <w:rPr>
          <w:b/>
        </w:rPr>
        <w:t>.</w:t>
      </w:r>
      <w:r w:rsidRPr="008066EA">
        <w:t xml:space="preserve"> A business operation requires results from multiple independent services before processing can continue. Executing the requests sequentially increases latency and extends the overall processing time.</w:t>
      </w:r>
    </w:p>
    <w:p w14:paraId="59AD49C2" w14:textId="77777777" w:rsidR="008066EA" w:rsidRPr="008066EA" w:rsidRDefault="008066EA" w:rsidP="008066EA"/>
    <w:p w14:paraId="621FCFD5" w14:textId="77777777" w:rsidR="008066EA" w:rsidRDefault="008066EA" w:rsidP="008066EA">
      <w:pPr>
        <w:ind w:left="426"/>
      </w:pPr>
      <w:r w:rsidRPr="00D8092A">
        <w:rPr>
          <w:b/>
          <w:color w:val="1F3864"/>
          <w:szCs w:val="20"/>
        </w:rPr>
        <w:t>Solution</w:t>
      </w:r>
      <w:r w:rsidRPr="008066EA">
        <w:rPr>
          <w:b/>
        </w:rPr>
        <w:t>.</w:t>
      </w:r>
      <w:r w:rsidRPr="008066EA">
        <w:t xml:space="preserve"> An orchestration service distributes requests to multiple independent services in parallel, waits for the responses, and then aggregates the results into a single outcome. The orchestration layer manages execution, correlation, completion tracking, and timeout handling while keeping worker services independent.</w:t>
      </w:r>
    </w:p>
    <w:p w14:paraId="28571832" w14:textId="77777777" w:rsidR="008066EA" w:rsidRPr="008066EA" w:rsidRDefault="008066EA" w:rsidP="008066EA"/>
    <w:p w14:paraId="79750EB1" w14:textId="77777777" w:rsidR="008066EA" w:rsidRDefault="008066EA" w:rsidP="008066EA">
      <w:pPr>
        <w:ind w:left="426"/>
      </w:pPr>
      <w:r w:rsidRPr="00D8092A">
        <w:rPr>
          <w:b/>
          <w:color w:val="1F3864"/>
          <w:szCs w:val="20"/>
        </w:rPr>
        <w:t>Use it when</w:t>
      </w:r>
      <w:r w:rsidRPr="008066EA">
        <w:rPr>
          <w:b/>
        </w:rPr>
        <w:t>.</w:t>
      </w:r>
      <w:r w:rsidRPr="008066EA">
        <w:t xml:space="preserve"> Multiple independent tasks can execute concurrently, performance is improved through parallel processing, and a combined result is required before the process can continue.</w:t>
      </w:r>
    </w:p>
    <w:p w14:paraId="6D3713CF" w14:textId="77777777" w:rsidR="008066EA" w:rsidRPr="008066EA" w:rsidRDefault="008066EA" w:rsidP="008066EA"/>
    <w:p w14:paraId="1AC1A738" w14:textId="77777777" w:rsidR="008066EA" w:rsidRDefault="008066EA" w:rsidP="008066EA">
      <w:pPr>
        <w:ind w:left="426"/>
      </w:pPr>
      <w:r w:rsidRPr="00D8092A">
        <w:rPr>
          <w:b/>
          <w:color w:val="1F3864"/>
          <w:szCs w:val="20"/>
        </w:rPr>
        <w:t>Avoid it when.</w:t>
      </w:r>
      <w:r w:rsidRPr="008066EA">
        <w:t xml:space="preserve"> Tasks depend on the results of earlier tasks, no aggregated response is required, or a single task dominates the overall execution time and limits any benefit from parallelisation.</w:t>
      </w:r>
    </w:p>
    <w:p w14:paraId="5ACEDF5A" w14:textId="77777777" w:rsidR="008066EA" w:rsidRPr="008066EA" w:rsidRDefault="008066EA" w:rsidP="008066EA"/>
    <w:p w14:paraId="1238E032" w14:textId="77777777" w:rsidR="008066EA" w:rsidRDefault="008066EA" w:rsidP="008066EA">
      <w:pPr>
        <w:ind w:left="426"/>
      </w:pPr>
      <w:r w:rsidRPr="00D8092A">
        <w:rPr>
          <w:b/>
          <w:color w:val="1F3864"/>
          <w:szCs w:val="20"/>
        </w:rPr>
        <w:t>Risks and considerations</w:t>
      </w:r>
      <w:r w:rsidRPr="008066EA">
        <w:rPr>
          <w:b/>
        </w:rPr>
        <w:t>.</w:t>
      </w:r>
      <w:r w:rsidRPr="008066EA">
        <w:t xml:space="preserve"> Slow or unavailable downstream services can delay completion. Timeouts, partial-failure handling, concurrency limits, and response aggregation strategies should be defined explicitly. Correlation tracking and monitoring are essential for troubleshooting and operational support. Excessive parallelism can overwhelm dependent services and reduce overall system stability.</w:t>
      </w:r>
    </w:p>
    <w:p w14:paraId="77210E7B" w14:textId="77777777" w:rsidR="008066EA" w:rsidRPr="008066EA" w:rsidRDefault="008066EA" w:rsidP="008066EA"/>
    <w:p w14:paraId="2AFD9144" w14:textId="77777777" w:rsidR="008066EA" w:rsidRDefault="008066EA" w:rsidP="008066EA">
      <w:pPr>
        <w:ind w:left="426"/>
      </w:pPr>
      <w:r w:rsidRPr="00D8092A">
        <w:rPr>
          <w:b/>
          <w:color w:val="1F3864"/>
          <w:szCs w:val="20"/>
        </w:rPr>
        <w:t>Security boundary</w:t>
      </w:r>
      <w:r w:rsidRPr="008066EA">
        <w:rPr>
          <w:b/>
        </w:rPr>
        <w:t>.</w:t>
      </w:r>
      <w:r w:rsidRPr="008066EA">
        <w:t xml:space="preserve"> The orchestrator, worker services, and aggregation components operate within the private integration platform. Within Azure: managed identities, Private Endpoints, RBAC, and TLS are used throughout. Authentication occurs once at the entry point, with downstream services authorised using least-privilege access. Outside Azure: any external service interaction follows the approved boundary pattern and security controls for that integration.</w:t>
      </w:r>
    </w:p>
    <w:p w14:paraId="57A7B163" w14:textId="77777777" w:rsidR="008066EA" w:rsidRPr="008066EA" w:rsidRDefault="008066EA" w:rsidP="008066EA"/>
    <w:p w14:paraId="5CBAB2E5" w14:textId="185C8EE0" w:rsidR="008066EA" w:rsidRDefault="008066EA" w:rsidP="008066EA">
      <w:pPr>
        <w:ind w:left="426"/>
      </w:pPr>
      <w:r w:rsidRPr="00D8092A">
        <w:rPr>
          <w:b/>
          <w:color w:val="1F3864"/>
          <w:szCs w:val="20"/>
        </w:rPr>
        <w:t>Common pitfall</w:t>
      </w:r>
      <w:r w:rsidRPr="008066EA">
        <w:rPr>
          <w:b/>
        </w:rPr>
        <w:t>.</w:t>
      </w:r>
      <w:r w:rsidRPr="008066EA">
        <w:t xml:space="preserve"> Implementing the pattern with sequential service calls rather than parallel execution or waiting indefinitely for all responses without timeout or partial-result handling.</w:t>
      </w:r>
    </w:p>
    <w:p w14:paraId="2138912D" w14:textId="77777777" w:rsidR="008066EA" w:rsidRPr="008066EA" w:rsidRDefault="008066EA" w:rsidP="008066EA"/>
    <w:p w14:paraId="016DE931" w14:textId="77777777" w:rsidR="008066EA" w:rsidRPr="008066EA" w:rsidRDefault="008066EA" w:rsidP="008066EA">
      <w:pPr>
        <w:ind w:left="426"/>
      </w:pPr>
      <w:r w:rsidRPr="00D8092A">
        <w:rPr>
          <w:b/>
          <w:color w:val="1F3864"/>
          <w:szCs w:val="20"/>
        </w:rPr>
        <w:t>In practice</w:t>
      </w:r>
      <w:r w:rsidRPr="008066EA">
        <w:rPr>
          <w:b/>
        </w:rPr>
        <w:t>.</w:t>
      </w:r>
      <w:r w:rsidRPr="008066EA">
        <w:t xml:space="preserve"> A broker submission requires validation from multiple systems before a quotation can be returned. The orchestration service simultaneously invokes pricing, fraud, and capacity services. Once all required responses are received, the results are aggregated into a single response and returned to the broker, reducing overall response time to approximately that of the slowest service rather than the combined duration of all services.</w:t>
      </w:r>
    </w:p>
    <w:p w14:paraId="141F2EE5" w14:textId="77777777" w:rsidR="009A09A6" w:rsidRDefault="009A09A6" w:rsidP="0068510C"/>
    <w:p w14:paraId="128F4475" w14:textId="3B02546E" w:rsidR="0041138D" w:rsidRDefault="0041138D" w:rsidP="0041138D">
      <w:pPr>
        <w:pStyle w:val="Heading2"/>
        <w:rPr>
          <w:bCs w:val="0"/>
        </w:rPr>
      </w:pPr>
      <w:bookmarkStart w:id="222" w:name="_Toc240366849"/>
      <w:r w:rsidRPr="00FE4F0E">
        <w:rPr>
          <w:bCs w:val="0"/>
        </w:rPr>
        <w:t>File Patterns</w:t>
      </w:r>
      <w:bookmarkEnd w:id="220"/>
      <w:bookmarkEnd w:id="221"/>
      <w:bookmarkEnd w:id="222"/>
    </w:p>
    <w:p w14:paraId="29A8606E" w14:textId="77777777" w:rsidR="00363CBA" w:rsidRPr="00363CBA" w:rsidRDefault="00363CBA" w:rsidP="00363CBA"/>
    <w:p w14:paraId="1D42088F" w14:textId="59A0B2B8" w:rsidR="0041138D" w:rsidRPr="00FE4F0E" w:rsidRDefault="0041138D" w:rsidP="0041138D">
      <w:pPr>
        <w:pStyle w:val="Heading3"/>
        <w:rPr>
          <w:rFonts w:cs="Times New Roman"/>
          <w:bCs/>
          <w:color w:val="132040" w:themeColor="accent1" w:themeShade="BF"/>
          <w:sz w:val="24"/>
          <w:szCs w:val="26"/>
        </w:rPr>
      </w:pPr>
      <w:bookmarkStart w:id="223" w:name="_Toc239852320"/>
      <w:bookmarkStart w:id="224" w:name="_Toc239980626"/>
      <w:r w:rsidRPr="00FE4F0E">
        <w:rPr>
          <w:rFonts w:cs="Times New Roman"/>
          <w:bCs/>
          <w:color w:val="132040" w:themeColor="accent1" w:themeShade="BF"/>
          <w:sz w:val="24"/>
          <w:szCs w:val="26"/>
        </w:rPr>
        <w:t>Event-driven file ingestion (</w:t>
      </w:r>
      <w:r w:rsidR="00122229">
        <w:rPr>
          <w:rFonts w:cs="Times New Roman"/>
          <w:bCs/>
          <w:color w:val="132040" w:themeColor="accent1" w:themeShade="BF"/>
          <w:sz w:val="24"/>
          <w:szCs w:val="26"/>
        </w:rPr>
        <w:t>SFINT19</w:t>
      </w:r>
      <w:r w:rsidRPr="00FE4F0E">
        <w:rPr>
          <w:rFonts w:cs="Times New Roman"/>
          <w:bCs/>
          <w:color w:val="132040" w:themeColor="accent1" w:themeShade="BF"/>
          <w:sz w:val="24"/>
          <w:szCs w:val="26"/>
        </w:rPr>
        <w:t>)</w:t>
      </w:r>
      <w:bookmarkEnd w:id="223"/>
      <w:bookmarkEnd w:id="224"/>
    </w:p>
    <w:p w14:paraId="094F1771" w14:textId="77777777" w:rsidR="0041138D" w:rsidRDefault="0041138D" w:rsidP="0041138D">
      <w:pPr>
        <w:spacing w:before="10" w:after="90"/>
        <w:rPr>
          <w:i/>
          <w:color w:val="5A6470"/>
          <w:szCs w:val="20"/>
        </w:rPr>
      </w:pPr>
      <w:r w:rsidRPr="0041138D">
        <w:rPr>
          <w:i/>
          <w:color w:val="5A6470"/>
          <w:szCs w:val="20"/>
        </w:rPr>
        <w:t>A partner or system drops a file; pick it up on arrival, validate and parse it, and turn its contents into messages the platform can process.</w:t>
      </w:r>
    </w:p>
    <w:p w14:paraId="4DC7FF27" w14:textId="77777777" w:rsidR="00DE0875" w:rsidRPr="0041138D" w:rsidRDefault="00DE0875" w:rsidP="0041138D">
      <w:pPr>
        <w:spacing w:before="10" w:after="90"/>
        <w:rPr>
          <w:szCs w:val="20"/>
        </w:rPr>
      </w:pPr>
    </w:p>
    <w:p w14:paraId="3A42F416" w14:textId="77777777" w:rsidR="0041138D" w:rsidRPr="0041138D" w:rsidRDefault="0041138D" w:rsidP="0041138D">
      <w:pPr>
        <w:spacing w:before="90" w:after="130"/>
        <w:jc w:val="center"/>
        <w:rPr>
          <w:szCs w:val="20"/>
        </w:rPr>
      </w:pPr>
      <w:r w:rsidRPr="0041138D">
        <w:rPr>
          <w:noProof/>
          <w:szCs w:val="20"/>
        </w:rPr>
        <w:drawing>
          <wp:inline distT="0" distB="0" distL="0" distR="0" wp14:anchorId="2011A816" wp14:editId="606A1FF8">
            <wp:extent cx="5731510" cy="1107830"/>
            <wp:effectExtent l="0" t="0" r="2540" b="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40"/>
                    <a:stretch>
                      <a:fillRect/>
                    </a:stretch>
                  </pic:blipFill>
                  <pic:spPr>
                    <a:xfrm>
                      <a:off x="0" y="0"/>
                      <a:ext cx="5731510" cy="110783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inline>
        </w:drawing>
      </w:r>
    </w:p>
    <w:p w14:paraId="359AC603"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source system can provide data only through file-based exchange mechanisms. Traditional polling approaches can introduce unnecessary latency, operational overhead and tighter coupling between systems.</w:t>
      </w:r>
    </w:p>
    <w:p w14:paraId="0DAB28A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Files are landed in Blob using Logic App or Azure Function, and they can react to its arrival with an Event Grid blob-created event, event-driven, not polled. Validation, transformation and downstream distribution are performed through standard integration services, allowing file exchange to act as a transport mechanism while processing continues using approved messaging and orchestration patterns.</w:t>
      </w:r>
    </w:p>
    <w:p w14:paraId="7A432DA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source can only deliver operational data as files (partner SFTP, legacy extract, scheduled drop) and the contents are records to process.</w:t>
      </w:r>
    </w:p>
    <w:p w14:paraId="7E3C9A6A"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Direct API or event-based integration is available, or the primary objective is analytical or bulk data ingestion better suited to the data platform.</w:t>
      </w:r>
    </w:p>
    <w:p w14:paraId="75FCE0D8" w14:textId="77777777" w:rsidR="0041138D" w:rsidRPr="0041138D" w:rsidRDefault="0041138D" w:rsidP="0041138D">
      <w:pPr>
        <w:spacing w:before="40" w:after="110"/>
        <w:ind w:left="360"/>
        <w:rPr>
          <w:szCs w:val="20"/>
        </w:rPr>
      </w:pPr>
      <w:r w:rsidRPr="0041138D">
        <w:rPr>
          <w:b/>
          <w:color w:val="1F3864"/>
          <w:szCs w:val="20"/>
        </w:rPr>
        <w:t>Risks and considerations.</w:t>
      </w:r>
      <w:r w:rsidRPr="0041138D" w:rsidDel="0005614D">
        <w:rPr>
          <w:rFonts w:eastAsia="Times New Roman" w:cs="Segoe UI"/>
          <w:szCs w:val="20"/>
          <w:lang w:eastAsia="en-GB"/>
        </w:rPr>
        <w:t xml:space="preserve"> </w:t>
      </w:r>
      <w:r w:rsidRPr="0041138D">
        <w:rPr>
          <w:szCs w:val="20"/>
        </w:rPr>
        <w:t>File completeness, validation, replay and duplicate handling should be considered during design. Invalid files should be isolated using approved error-handling processes. File lifecycle, retention and storage costs should also be governed appropriately.</w:t>
      </w:r>
    </w:p>
    <w:p w14:paraId="014AC6EB" w14:textId="77777777" w:rsidR="0041138D" w:rsidRPr="0041138D" w:rsidRDefault="0041138D" w:rsidP="0041138D">
      <w:pPr>
        <w:spacing w:before="40" w:after="110"/>
        <w:ind w:left="360"/>
        <w:rPr>
          <w:szCs w:val="20"/>
        </w:rPr>
      </w:pPr>
      <w:r w:rsidRPr="0041138D">
        <w:rPr>
          <w:b/>
          <w:color w:val="1F3864"/>
          <w:szCs w:val="20"/>
        </w:rPr>
        <w:t>Security boundary. T</w:t>
      </w:r>
      <w:r w:rsidRPr="0041138D">
        <w:rPr>
          <w:szCs w:val="20"/>
        </w:rPr>
        <w:t>he Blob landing (firewalled, public access disabled), Event Grid, the Logic App/Function and Service Bus all sit in spokes; a partner SFTP is the external boundary. Within Azure: Blob over a Private Endpoint with managed-identity RBAC (no account keys, no public SAS), Event Grid and the Function private,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2CBDD00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Treating file structures as long-term system contracts or processing large files without validation, decomposition and error-handling controls.</w:t>
      </w:r>
    </w:p>
    <w:p w14:paraId="735F6CD3" w14:textId="2FF75A65"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 delegated authority or third-party provider delivers operational data through an SFTP-based file exchange. The file is validated, transformed (if applicable) and distributed through messaging and orchestration patterns, allowing downstream systems to process individual business records independently of the original file format.</w:t>
      </w:r>
    </w:p>
    <w:p w14:paraId="3058DC15" w14:textId="77777777" w:rsidR="00BB7DA4" w:rsidRPr="0041138D" w:rsidRDefault="00BB7DA4" w:rsidP="0041138D">
      <w:pPr>
        <w:spacing w:before="40" w:after="110"/>
        <w:ind w:left="360"/>
        <w:rPr>
          <w:szCs w:val="20"/>
        </w:rPr>
      </w:pPr>
    </w:p>
    <w:p w14:paraId="526E40A8" w14:textId="468C35AE" w:rsidR="0041138D" w:rsidRPr="00FE4F0E" w:rsidRDefault="0041138D" w:rsidP="0041138D">
      <w:pPr>
        <w:pStyle w:val="Heading3"/>
        <w:rPr>
          <w:rFonts w:cs="Times New Roman"/>
          <w:bCs/>
          <w:color w:val="132040" w:themeColor="accent1" w:themeShade="BF"/>
          <w:sz w:val="24"/>
          <w:szCs w:val="26"/>
        </w:rPr>
      </w:pPr>
      <w:bookmarkStart w:id="225" w:name="_Toc239852321"/>
      <w:bookmarkStart w:id="226" w:name="_Toc239980627"/>
      <w:r w:rsidRPr="00FE4F0E">
        <w:rPr>
          <w:rFonts w:cs="Times New Roman"/>
          <w:bCs/>
          <w:color w:val="132040" w:themeColor="accent1" w:themeShade="BF"/>
          <w:sz w:val="24"/>
          <w:szCs w:val="26"/>
        </w:rPr>
        <w:t>File generation and delivery (</w:t>
      </w:r>
      <w:r w:rsidR="00122229">
        <w:rPr>
          <w:rFonts w:cs="Times New Roman"/>
          <w:bCs/>
          <w:color w:val="132040" w:themeColor="accent1" w:themeShade="BF"/>
          <w:sz w:val="24"/>
          <w:szCs w:val="26"/>
        </w:rPr>
        <w:t>SFINT20</w:t>
      </w:r>
      <w:r w:rsidRPr="00FE4F0E">
        <w:rPr>
          <w:rFonts w:cs="Times New Roman"/>
          <w:bCs/>
          <w:color w:val="132040" w:themeColor="accent1" w:themeShade="BF"/>
          <w:sz w:val="24"/>
          <w:szCs w:val="26"/>
        </w:rPr>
        <w:t>)</w:t>
      </w:r>
      <w:bookmarkEnd w:id="225"/>
      <w:bookmarkEnd w:id="226"/>
    </w:p>
    <w:p w14:paraId="7ED29D3F" w14:textId="5415F21C" w:rsidR="00180A2F" w:rsidRDefault="0041138D" w:rsidP="003871B6">
      <w:pPr>
        <w:spacing w:before="10" w:after="90"/>
        <w:rPr>
          <w:szCs w:val="20"/>
        </w:rPr>
      </w:pPr>
      <w:r w:rsidRPr="0041138D">
        <w:rPr>
          <w:i/>
          <w:color w:val="5A6470"/>
          <w:szCs w:val="20"/>
        </w:rPr>
        <w:t>The platform produces a file from records or events and delivers it to a partner or system that can only consume files.</w:t>
      </w:r>
    </w:p>
    <w:p w14:paraId="0FD3A473" w14:textId="1130D1E0" w:rsidR="00180A2F" w:rsidRDefault="00E4424C" w:rsidP="00180A2F">
      <w:pPr>
        <w:spacing w:before="90" w:after="130"/>
        <w:rPr>
          <w:szCs w:val="20"/>
        </w:rPr>
      </w:pPr>
      <w:r>
        <w:rPr>
          <w:noProof/>
          <w:szCs w:val="20"/>
        </w:rPr>
        <w:t xml:space="preserve"> </w:t>
      </w:r>
      <w:r>
        <w:rPr>
          <w:noProof/>
          <w:szCs w:val="20"/>
        </w:rPr>
        <w:drawing>
          <wp:inline distT="0" distB="0" distL="0" distR="0" wp14:anchorId="2F3C80AD" wp14:editId="2DC1B577">
            <wp:extent cx="5693682" cy="814564"/>
            <wp:effectExtent l="0" t="0" r="2540" b="5080"/>
            <wp:docPr id="18105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3984" cy="821760"/>
                    </a:xfrm>
                    <a:prstGeom prst="rect">
                      <a:avLst/>
                    </a:prstGeom>
                    <a:noFill/>
                  </pic:spPr>
                </pic:pic>
              </a:graphicData>
            </a:graphic>
          </wp:inline>
        </w:drawing>
      </w:r>
    </w:p>
    <w:p w14:paraId="0BF8E22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downstream party, a partner, a legacy system, a regulator, needs data as a file, on a schedule or on an event.</w:t>
      </w:r>
    </w:p>
    <w:p w14:paraId="6607E17B" w14:textId="3B3E1DFC"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 Logic App collects the data (from events, a query, or accumulated messages), a Function renders it into the required file format</w:t>
      </w:r>
      <w:r w:rsidR="00305C66">
        <w:rPr>
          <w:szCs w:val="20"/>
        </w:rPr>
        <w:t xml:space="preserve"> (if required)</w:t>
      </w:r>
      <w:r w:rsidRPr="0041138D">
        <w:rPr>
          <w:szCs w:val="20"/>
        </w:rPr>
        <w:t>, and the file is written to Blob and delivered, pushed to the partner's SFTP or staged for collection, with a completion event. Delivery status is tracked and retried.</w:t>
      </w:r>
      <w:r w:rsidR="00DF2C57">
        <w:rPr>
          <w:szCs w:val="20"/>
        </w:rPr>
        <w:t xml:space="preserve"> </w:t>
      </w:r>
      <w:r w:rsidR="00755407">
        <w:rPr>
          <w:szCs w:val="20"/>
        </w:rPr>
        <w:t>Depending on destination system, additional components like Data Gateway, ASE</w:t>
      </w:r>
      <w:r w:rsidR="00AB54CF">
        <w:rPr>
          <w:szCs w:val="20"/>
        </w:rPr>
        <w:t>, Express Route</w:t>
      </w:r>
      <w:r w:rsidR="00877101">
        <w:rPr>
          <w:szCs w:val="20"/>
        </w:rPr>
        <w:t>, Hybrid Worker may be needed</w:t>
      </w:r>
      <w:r w:rsidR="0070593F">
        <w:rPr>
          <w:szCs w:val="20"/>
        </w:rPr>
        <w:t>.</w:t>
      </w:r>
    </w:p>
    <w:p w14:paraId="57620F3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can only ingest files, or a scheduled or regulatory extract is required.</w:t>
      </w:r>
    </w:p>
    <w:p w14:paraId="67ED86AB" w14:textId="375D8438"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consumer could call an API or subscribe to events.</w:t>
      </w:r>
    </w:p>
    <w:p w14:paraId="1E542CFC" w14:textId="0A6811F3"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File delivery should include confirmation, retry and monitoring mechanisms. File retention, encryption, naming standards and delivery reconciliation should be considered as part of the solution design. Partner SFTP credentials are held in </w:t>
      </w:r>
      <w:r w:rsidR="004E2DFF" w:rsidRPr="004E2DFF">
        <w:rPr>
          <w:szCs w:val="20"/>
        </w:rPr>
        <w:t>Approved secret, key, and certificate management services</w:t>
      </w:r>
      <w:r w:rsidRPr="0041138D">
        <w:rPr>
          <w:szCs w:val="20"/>
        </w:rPr>
        <w:t>, and sign or encrypt sensitive files (where required). Write-then-rename so a partner never collects a half-written file and manage retention so generated files do not accumulate cost.</w:t>
      </w:r>
    </w:p>
    <w:p w14:paraId="1E4E7160" w14:textId="704D8545" w:rsidR="0041138D" w:rsidRPr="0041138D" w:rsidRDefault="0041138D" w:rsidP="0041138D">
      <w:pPr>
        <w:spacing w:before="40" w:after="110"/>
        <w:ind w:left="360"/>
        <w:rPr>
          <w:szCs w:val="20"/>
        </w:rPr>
      </w:pPr>
      <w:r w:rsidRPr="0041138D">
        <w:rPr>
          <w:b/>
          <w:color w:val="1F3864"/>
          <w:szCs w:val="20"/>
        </w:rPr>
        <w:t>Security boundary.</w:t>
      </w:r>
      <w:r w:rsidRPr="0041138D" w:rsidDel="00310E34">
        <w:rPr>
          <w:b/>
          <w:color w:val="1F3864"/>
          <w:szCs w:val="20"/>
        </w:rPr>
        <w:t xml:space="preserve"> </w:t>
      </w:r>
      <w:r w:rsidRPr="0041138D">
        <w:rPr>
          <w:szCs w:val="20"/>
        </w:rPr>
        <w:t>The Logic App, Function and Blob/SFTP staging sit in spokes</w:t>
      </w:r>
      <w:r w:rsidR="007D6D3C">
        <w:rPr>
          <w:szCs w:val="20"/>
        </w:rPr>
        <w:t>,</w:t>
      </w:r>
      <w:r w:rsidRPr="0041138D">
        <w:rPr>
          <w:szCs w:val="20"/>
        </w:rPr>
        <w:t xml:space="preserve"> delivery to the </w:t>
      </w:r>
      <w:r w:rsidR="00474B7F">
        <w:rPr>
          <w:szCs w:val="20"/>
        </w:rPr>
        <w:t>consumer</w:t>
      </w:r>
      <w:r w:rsidRPr="0041138D">
        <w:rPr>
          <w:szCs w:val="20"/>
        </w:rPr>
        <w:t xml:space="preserve"> is the external boundary</w:t>
      </w:r>
      <w:r w:rsidR="00474B7F">
        <w:rPr>
          <w:szCs w:val="20"/>
        </w:rPr>
        <w:t xml:space="preserve"> in case of SFTP Partner and in all other cases it will be internal systems</w:t>
      </w:r>
      <w:r w:rsidRPr="0041138D">
        <w:rPr>
          <w:szCs w:val="20"/>
        </w:rPr>
        <w:t xml:space="preserve">. Within Azure: managed identity to Blob (no keys), partner SFTP credentials held in </w:t>
      </w:r>
      <w:r w:rsidR="004E2DFF" w:rsidRPr="004E2DFF">
        <w:rPr>
          <w:szCs w:val="20"/>
        </w:rPr>
        <w:t>Approved secret, key, and certificate management services</w:t>
      </w:r>
      <w:r w:rsidRPr="0041138D">
        <w:rPr>
          <w:szCs w:val="20"/>
        </w:rPr>
        <w:t>and referenced, TLS. Outside Azure: SFTP-over-SSH with key auth to an allow-listed partner host, sensitive files signed or encrypted, and egress over the controlled path rather than default routing.</w:t>
      </w:r>
    </w:p>
    <w:p w14:paraId="426041B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Hand-rolled scheduled scripts running outside the platform with credentials in config with no delivery confirmation or retry.</w:t>
      </w:r>
    </w:p>
    <w:p w14:paraId="395B1FAB" w14:textId="23B94A30" w:rsidR="00E11A1D" w:rsidRDefault="0041138D" w:rsidP="0041138D">
      <w:pPr>
        <w:spacing w:before="40" w:after="110"/>
        <w:ind w:left="360"/>
        <w:rPr>
          <w:szCs w:val="20"/>
        </w:rPr>
      </w:pPr>
      <w:r w:rsidRPr="0041138D">
        <w:rPr>
          <w:b/>
          <w:color w:val="1F3864"/>
          <w:szCs w:val="20"/>
        </w:rPr>
        <w:t xml:space="preserve">In practice. </w:t>
      </w:r>
      <w:r w:rsidRPr="0041138D">
        <w:rPr>
          <w:szCs w:val="20"/>
        </w:rPr>
        <w:t xml:space="preserve">A nightly settlement extract is generated and pushed to the partner's SFTP, with a completion event notifying the finance team. </w:t>
      </w:r>
    </w:p>
    <w:p w14:paraId="7F86DF7A" w14:textId="77777777" w:rsidR="00BB7DA4" w:rsidRDefault="00BB7DA4" w:rsidP="0041138D">
      <w:pPr>
        <w:spacing w:before="40" w:after="110"/>
        <w:ind w:left="360"/>
        <w:rPr>
          <w:szCs w:val="20"/>
        </w:rPr>
      </w:pPr>
    </w:p>
    <w:p w14:paraId="585CD693" w14:textId="77777777" w:rsidR="00BB7DA4" w:rsidRDefault="00BB7DA4" w:rsidP="0041138D">
      <w:pPr>
        <w:spacing w:before="40" w:after="110"/>
        <w:ind w:left="360"/>
        <w:rPr>
          <w:szCs w:val="20"/>
        </w:rPr>
      </w:pPr>
    </w:p>
    <w:p w14:paraId="5D318238" w14:textId="77777777" w:rsidR="00BB7DA4" w:rsidRDefault="00BB7DA4" w:rsidP="0041138D">
      <w:pPr>
        <w:spacing w:before="40" w:after="110"/>
        <w:ind w:left="360"/>
        <w:rPr>
          <w:szCs w:val="20"/>
        </w:rPr>
      </w:pPr>
    </w:p>
    <w:p w14:paraId="4ABE5E2A" w14:textId="77777777" w:rsidR="00BB7DA4" w:rsidRDefault="00BB7DA4" w:rsidP="0041138D">
      <w:pPr>
        <w:spacing w:before="40" w:after="110"/>
        <w:ind w:left="360"/>
        <w:rPr>
          <w:szCs w:val="20"/>
        </w:rPr>
      </w:pPr>
    </w:p>
    <w:p w14:paraId="487A7183" w14:textId="77777777" w:rsidR="00BB7DA4" w:rsidRDefault="00BB7DA4" w:rsidP="0041138D">
      <w:pPr>
        <w:spacing w:before="40" w:after="110"/>
        <w:ind w:left="360"/>
        <w:rPr>
          <w:szCs w:val="20"/>
        </w:rPr>
      </w:pPr>
    </w:p>
    <w:p w14:paraId="2A3B675E" w14:textId="77777777" w:rsidR="00BB7DA4" w:rsidRDefault="00BB7DA4" w:rsidP="0041138D">
      <w:pPr>
        <w:spacing w:before="40" w:after="110"/>
        <w:ind w:left="360"/>
        <w:rPr>
          <w:szCs w:val="20"/>
        </w:rPr>
      </w:pPr>
    </w:p>
    <w:p w14:paraId="63888D16" w14:textId="77777777" w:rsidR="00BB7DA4" w:rsidRDefault="00BB7DA4" w:rsidP="0041138D">
      <w:pPr>
        <w:spacing w:before="40" w:after="110"/>
        <w:ind w:left="360"/>
        <w:rPr>
          <w:szCs w:val="20"/>
        </w:rPr>
      </w:pPr>
    </w:p>
    <w:p w14:paraId="16174912" w14:textId="77777777" w:rsidR="00BB7DA4" w:rsidRDefault="00BB7DA4" w:rsidP="0041138D">
      <w:pPr>
        <w:spacing w:before="40" w:after="110"/>
        <w:ind w:left="360"/>
        <w:rPr>
          <w:szCs w:val="20"/>
        </w:rPr>
      </w:pPr>
    </w:p>
    <w:p w14:paraId="04F54643" w14:textId="62AAF82A" w:rsidR="0041138D" w:rsidRDefault="0041138D" w:rsidP="0041138D">
      <w:pPr>
        <w:pStyle w:val="Heading2"/>
        <w:rPr>
          <w:bCs w:val="0"/>
        </w:rPr>
      </w:pPr>
      <w:bookmarkStart w:id="227" w:name="_Toc239852322"/>
      <w:bookmarkStart w:id="228" w:name="_Toc239980628"/>
      <w:bookmarkStart w:id="229" w:name="_Toc240366850"/>
      <w:r w:rsidRPr="00FE4F0E">
        <w:rPr>
          <w:bCs w:val="0"/>
        </w:rPr>
        <w:t>Transformation and Routing Patterns</w:t>
      </w:r>
      <w:bookmarkEnd w:id="227"/>
      <w:bookmarkEnd w:id="228"/>
      <w:bookmarkEnd w:id="229"/>
    </w:p>
    <w:p w14:paraId="5B5292A7" w14:textId="77777777" w:rsidR="00363CBA" w:rsidRPr="00363CBA" w:rsidRDefault="00363CBA" w:rsidP="00363CBA"/>
    <w:p w14:paraId="50951E7B" w14:textId="2AB3C50D" w:rsidR="0041138D" w:rsidRPr="00FE4F0E" w:rsidRDefault="0041138D" w:rsidP="0041138D">
      <w:pPr>
        <w:pStyle w:val="Heading3"/>
        <w:rPr>
          <w:rFonts w:cs="Times New Roman"/>
          <w:bCs/>
          <w:color w:val="132040" w:themeColor="accent1" w:themeShade="BF"/>
          <w:sz w:val="24"/>
          <w:szCs w:val="26"/>
        </w:rPr>
      </w:pPr>
      <w:bookmarkStart w:id="230" w:name="_Toc239852323"/>
      <w:bookmarkStart w:id="231" w:name="_Toc239980629"/>
      <w:r w:rsidRPr="00FE4F0E">
        <w:rPr>
          <w:rFonts w:cs="Times New Roman"/>
          <w:bCs/>
          <w:color w:val="132040" w:themeColor="accent1" w:themeShade="BF"/>
          <w:sz w:val="24"/>
          <w:szCs w:val="26"/>
        </w:rPr>
        <w:t>Canonical data model and message translator (</w:t>
      </w:r>
      <w:r w:rsidR="00122229">
        <w:rPr>
          <w:rFonts w:cs="Times New Roman"/>
          <w:bCs/>
          <w:color w:val="132040" w:themeColor="accent1" w:themeShade="BF"/>
          <w:sz w:val="24"/>
          <w:szCs w:val="26"/>
        </w:rPr>
        <w:t>SFINT21</w:t>
      </w:r>
      <w:r w:rsidRPr="00FE4F0E">
        <w:rPr>
          <w:rFonts w:cs="Times New Roman"/>
          <w:bCs/>
          <w:color w:val="132040" w:themeColor="accent1" w:themeShade="BF"/>
          <w:sz w:val="24"/>
          <w:szCs w:val="26"/>
        </w:rPr>
        <w:t>)</w:t>
      </w:r>
      <w:bookmarkEnd w:id="230"/>
      <w:bookmarkEnd w:id="231"/>
    </w:p>
    <w:p w14:paraId="03BF309E" w14:textId="77777777" w:rsidR="0041138D" w:rsidRDefault="0041138D" w:rsidP="0041138D">
      <w:pPr>
        <w:spacing w:before="10" w:after="90"/>
        <w:rPr>
          <w:i/>
          <w:color w:val="5A6470"/>
          <w:szCs w:val="20"/>
        </w:rPr>
      </w:pPr>
      <w:r w:rsidRPr="0041138D">
        <w:rPr>
          <w:i/>
          <w:color w:val="5A6470"/>
          <w:szCs w:val="20"/>
        </w:rPr>
        <w:t>Map every external format to one internal canonical model, so internal systems never bind to a partner's format.</w:t>
      </w:r>
    </w:p>
    <w:p w14:paraId="73FC5A80" w14:textId="77777777" w:rsidR="00337337" w:rsidRPr="0041138D" w:rsidRDefault="00337337" w:rsidP="0041138D">
      <w:pPr>
        <w:spacing w:before="10" w:after="90"/>
        <w:rPr>
          <w:szCs w:val="20"/>
        </w:rPr>
      </w:pPr>
    </w:p>
    <w:p w14:paraId="58B8BCB8" w14:textId="78B73511" w:rsidR="0041138D" w:rsidRPr="0041138D" w:rsidRDefault="00337337" w:rsidP="00B44203">
      <w:pPr>
        <w:spacing w:before="90" w:after="130"/>
        <w:rPr>
          <w:szCs w:val="20"/>
        </w:rPr>
      </w:pPr>
      <w:r>
        <w:rPr>
          <w:noProof/>
          <w:szCs w:val="20"/>
        </w:rPr>
        <w:drawing>
          <wp:inline distT="0" distB="0" distL="0" distR="0" wp14:anchorId="08D26719" wp14:editId="2B29780B">
            <wp:extent cx="5514975" cy="2627424"/>
            <wp:effectExtent l="0" t="0" r="0" b="0"/>
            <wp:docPr id="1197853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38975" cy="2638858"/>
                    </a:xfrm>
                    <a:prstGeom prst="rect">
                      <a:avLst/>
                    </a:prstGeom>
                    <a:noFill/>
                  </pic:spPr>
                </pic:pic>
              </a:graphicData>
            </a:graphic>
          </wp:inline>
        </w:drawing>
      </w:r>
    </w:p>
    <w:p w14:paraId="422CB5D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external and internal systems exchange information using different schemas, message formats and data models. Direct system-to-system mappings increase complexity, coupling and change impact across the integration landscape</w:t>
      </w:r>
    </w:p>
    <w:p w14:paraId="4848A82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Define a canonical enterprise model for each business domain and perform translation at the integration boundary. External formats are mapped to the canonical model on ingress and transformed from the canonical model on egress. Internal systems interact using the canonical representation rather than external schemas.</w:t>
      </w:r>
    </w:p>
    <w:p w14:paraId="2668096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Integration is needed with several external parties or standards for the same business concept</w:t>
      </w:r>
    </w:p>
    <w:p w14:paraId="003EA75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really is a single, stable format on both sides, a straight protocol mediation (SFINT3) is enough.</w:t>
      </w:r>
    </w:p>
    <w:p w14:paraId="7EA5868B"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Canonical models require clear ownership, versioning and governance. Mapping rules should be maintained, tested and reviewed as part of the integration lifecycle. Schema changes should be assessed against the canonical model before implementation.</w:t>
      </w:r>
    </w:p>
    <w:p w14:paraId="2F278493"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A15C9D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Point-to-point mapping between every internal system and every partner format</w:t>
      </w:r>
    </w:p>
    <w:p w14:paraId="5F59A348" w14:textId="61910BA1" w:rsidR="00DE0875" w:rsidRDefault="0041138D" w:rsidP="0041138D">
      <w:pPr>
        <w:spacing w:before="40" w:after="110"/>
        <w:ind w:left="360"/>
        <w:rPr>
          <w:szCs w:val="20"/>
        </w:rPr>
      </w:pPr>
      <w:r w:rsidRPr="0041138D">
        <w:rPr>
          <w:b/>
          <w:color w:val="1F3864"/>
          <w:szCs w:val="20"/>
        </w:rPr>
        <w:t xml:space="preserve">In practice. </w:t>
      </w:r>
      <w:r w:rsidRPr="0041138D">
        <w:rPr>
          <w:szCs w:val="20"/>
        </w:rPr>
        <w:t>Insurance integrations frequently involve brokers, cover holders, delegated claims administrators, reinsurers, bureau services and market platforms, each exposing different formats such as EDI, ACORD XML, bordereaux spreadsheets or Core Data Record structures. Without a canonical model, each internal system must integrate directly with each external format, increasing the number of interfaces and amplifying the impact of schema changes. The canonical data model and message translator pattern provides a consistent internal representation of business concepts such as risk, premium and claims, reducing coupling and simplifying partner onboarding and change management.</w:t>
      </w:r>
    </w:p>
    <w:p w14:paraId="1A00EC02" w14:textId="77777777" w:rsidR="00BB7DA4" w:rsidRDefault="00BB7DA4" w:rsidP="0041138D">
      <w:pPr>
        <w:spacing w:before="40" w:after="110"/>
        <w:ind w:left="360"/>
        <w:rPr>
          <w:szCs w:val="20"/>
        </w:rPr>
      </w:pPr>
    </w:p>
    <w:p w14:paraId="44DAE12C" w14:textId="2C1E74A7" w:rsidR="0041138D" w:rsidRPr="00FE4F0E" w:rsidRDefault="0041138D" w:rsidP="0041138D">
      <w:pPr>
        <w:pStyle w:val="Heading3"/>
        <w:rPr>
          <w:rFonts w:cs="Times New Roman"/>
          <w:bCs/>
          <w:color w:val="132040" w:themeColor="accent1" w:themeShade="BF"/>
          <w:sz w:val="24"/>
          <w:szCs w:val="26"/>
        </w:rPr>
      </w:pPr>
      <w:bookmarkStart w:id="232" w:name="_Toc239852324"/>
      <w:bookmarkStart w:id="233" w:name="_Toc239980630"/>
      <w:r w:rsidRPr="00FE4F0E">
        <w:rPr>
          <w:rFonts w:cs="Times New Roman"/>
          <w:bCs/>
          <w:color w:val="132040" w:themeColor="accent1" w:themeShade="BF"/>
          <w:sz w:val="24"/>
          <w:szCs w:val="26"/>
        </w:rPr>
        <w:t>Content-based routing (</w:t>
      </w:r>
      <w:r w:rsidR="00122229">
        <w:rPr>
          <w:rFonts w:cs="Times New Roman"/>
          <w:bCs/>
          <w:color w:val="132040" w:themeColor="accent1" w:themeShade="BF"/>
          <w:sz w:val="24"/>
          <w:szCs w:val="26"/>
        </w:rPr>
        <w:t>SFINT22</w:t>
      </w:r>
      <w:r w:rsidRPr="00FE4F0E">
        <w:rPr>
          <w:rFonts w:cs="Times New Roman"/>
          <w:bCs/>
          <w:color w:val="132040" w:themeColor="accent1" w:themeShade="BF"/>
          <w:sz w:val="24"/>
          <w:szCs w:val="26"/>
        </w:rPr>
        <w:t>)</w:t>
      </w:r>
      <w:bookmarkEnd w:id="232"/>
      <w:bookmarkEnd w:id="233"/>
    </w:p>
    <w:p w14:paraId="1BFD36FE" w14:textId="77777777" w:rsidR="0041138D" w:rsidRDefault="0041138D" w:rsidP="0041138D">
      <w:pPr>
        <w:spacing w:before="10" w:after="90"/>
        <w:rPr>
          <w:i/>
          <w:color w:val="5A6470"/>
          <w:szCs w:val="20"/>
        </w:rPr>
      </w:pPr>
      <w:r w:rsidRPr="0041138D">
        <w:rPr>
          <w:i/>
          <w:color w:val="5A6470"/>
          <w:szCs w:val="20"/>
        </w:rPr>
        <w:t>Route a message or event to the right destination based on what is in it.</w:t>
      </w:r>
    </w:p>
    <w:p w14:paraId="397C313A" w14:textId="77777777" w:rsidR="00DE0875" w:rsidRPr="0041138D" w:rsidRDefault="00DE0875" w:rsidP="0041138D">
      <w:pPr>
        <w:spacing w:before="10" w:after="90"/>
        <w:rPr>
          <w:szCs w:val="20"/>
        </w:rPr>
      </w:pPr>
    </w:p>
    <w:p w14:paraId="5C33783A" w14:textId="21D42954" w:rsidR="0041138D" w:rsidRDefault="00BE453A" w:rsidP="00C8372C">
      <w:pPr>
        <w:spacing w:before="90" w:after="130"/>
        <w:rPr>
          <w:szCs w:val="20"/>
        </w:rPr>
      </w:pPr>
      <w:r>
        <w:rPr>
          <w:noProof/>
          <w:szCs w:val="20"/>
        </w:rPr>
        <w:drawing>
          <wp:inline distT="0" distB="0" distL="0" distR="0" wp14:anchorId="580A3505" wp14:editId="269487C6">
            <wp:extent cx="5676764" cy="2403475"/>
            <wp:effectExtent l="0" t="0" r="635" b="0"/>
            <wp:docPr id="564819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8570" cy="2408474"/>
                    </a:xfrm>
                    <a:prstGeom prst="rect">
                      <a:avLst/>
                    </a:prstGeom>
                    <a:noFill/>
                  </pic:spPr>
                </pic:pic>
              </a:graphicData>
            </a:graphic>
          </wp:inline>
        </w:drawing>
      </w:r>
    </w:p>
    <w:p w14:paraId="3D982DA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Messages received through a shared channel require routing to different processing paths based on their content, attributes or business context</w:t>
      </w:r>
    </w:p>
    <w:p w14:paraId="121B23D3"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Route on content using Service Bus subscription filters or Event Grid routing, or a Function for richer rules, so each message reaches the right handler without the producer knowing the routing map.</w:t>
      </w:r>
    </w:p>
    <w:p w14:paraId="363A212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Items on a shared channel need to diverge to different handlers according to their content.</w:t>
      </w:r>
    </w:p>
    <w:p w14:paraId="6F17BF2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is only one destination, or the routing depends on external lookups better handled by a short orchestration.</w:t>
      </w:r>
    </w:p>
    <w:p w14:paraId="7D0CDBAF"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Routing rules should be centrally governed, version-controlled and regularly reviewed. Messages that do not match an expected route should be directed to a default handling path or dead-letter destination to avoid silent processing failures.</w:t>
      </w:r>
    </w:p>
    <w:p w14:paraId="7154C27B"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Service Bus/Event Grid routing rules, or a routing Function, in spokes, internal. Within Azure: Private Endpoint, managed identity, TLS, with a default/dead-letter route captured. Outside Azure: none.</w:t>
      </w:r>
    </w:p>
    <w:p w14:paraId="5BB5D6E7"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 monolithic if/else router hard-coded in one place; no default route for unmatched content.</w:t>
      </w:r>
    </w:p>
    <w:p w14:paraId="52B9E3E1" w14:textId="52766DBA" w:rsidR="00BE453A" w:rsidRPr="0041138D" w:rsidRDefault="0041138D" w:rsidP="0041138D">
      <w:pPr>
        <w:spacing w:before="40" w:after="110"/>
        <w:ind w:left="360"/>
        <w:rPr>
          <w:szCs w:val="20"/>
        </w:rPr>
      </w:pPr>
      <w:r w:rsidRPr="0041138D">
        <w:rPr>
          <w:b/>
          <w:color w:val="1F3864"/>
          <w:szCs w:val="20"/>
        </w:rPr>
        <w:t>In practice.</w:t>
      </w:r>
      <w:r w:rsidRPr="0041138D">
        <w:rPr>
          <w:szCs w:val="20"/>
        </w:rPr>
        <w:t xml:space="preserve"> Insurance integrations frequently receive submissions, bordereaux, claims notifications and market messages through shared channels. These messages often require processing by different systems, teams or business functions based on attributes such as line of business, territory, cover holder or claim type. Content-based routing enables a single intake channel while directing messages to the appropriate downstream processing path without creating direct dependencies between producers and consumers.</w:t>
      </w:r>
    </w:p>
    <w:p w14:paraId="588FB141" w14:textId="77777777" w:rsidR="00BB7DA4" w:rsidRDefault="00BB7DA4" w:rsidP="0041138D">
      <w:pPr>
        <w:spacing w:before="40" w:after="110"/>
        <w:ind w:left="360"/>
        <w:rPr>
          <w:szCs w:val="20"/>
        </w:rPr>
      </w:pPr>
    </w:p>
    <w:p w14:paraId="7C1736F7" w14:textId="77777777" w:rsidR="00317B3F" w:rsidRDefault="00317B3F" w:rsidP="0041138D">
      <w:pPr>
        <w:spacing w:before="40" w:after="110"/>
        <w:ind w:left="360"/>
        <w:rPr>
          <w:szCs w:val="20"/>
        </w:rPr>
      </w:pPr>
    </w:p>
    <w:p w14:paraId="5196995E" w14:textId="77777777" w:rsidR="00317B3F" w:rsidRDefault="00317B3F" w:rsidP="0041138D">
      <w:pPr>
        <w:spacing w:before="40" w:after="110"/>
        <w:ind w:left="360"/>
        <w:rPr>
          <w:szCs w:val="20"/>
        </w:rPr>
      </w:pPr>
    </w:p>
    <w:p w14:paraId="5A76DC95" w14:textId="77777777" w:rsidR="00317B3F" w:rsidRDefault="00317B3F" w:rsidP="0041138D">
      <w:pPr>
        <w:spacing w:before="40" w:after="110"/>
        <w:ind w:left="360"/>
        <w:rPr>
          <w:szCs w:val="20"/>
        </w:rPr>
      </w:pPr>
    </w:p>
    <w:p w14:paraId="0D4801CF" w14:textId="77777777" w:rsidR="00317B3F" w:rsidRDefault="00317B3F" w:rsidP="0041138D">
      <w:pPr>
        <w:spacing w:before="40" w:after="110"/>
        <w:ind w:left="360"/>
        <w:rPr>
          <w:szCs w:val="20"/>
        </w:rPr>
      </w:pPr>
    </w:p>
    <w:p w14:paraId="5825BDDD" w14:textId="77777777" w:rsidR="00317B3F" w:rsidRDefault="00317B3F" w:rsidP="0041138D">
      <w:pPr>
        <w:spacing w:before="40" w:after="110"/>
        <w:ind w:left="360"/>
        <w:rPr>
          <w:szCs w:val="20"/>
        </w:rPr>
      </w:pPr>
    </w:p>
    <w:p w14:paraId="56BBF622" w14:textId="77777777" w:rsidR="00317B3F" w:rsidRPr="0041138D" w:rsidRDefault="00317B3F" w:rsidP="0041138D">
      <w:pPr>
        <w:spacing w:before="40" w:after="110"/>
        <w:ind w:left="360"/>
        <w:rPr>
          <w:szCs w:val="20"/>
        </w:rPr>
      </w:pPr>
    </w:p>
    <w:p w14:paraId="72F49837" w14:textId="120A8732" w:rsidR="0041138D" w:rsidRDefault="0041138D" w:rsidP="0041138D">
      <w:pPr>
        <w:pStyle w:val="Heading2"/>
        <w:rPr>
          <w:bCs w:val="0"/>
        </w:rPr>
      </w:pPr>
      <w:bookmarkStart w:id="234" w:name="_Toc239852325"/>
      <w:bookmarkStart w:id="235" w:name="_Toc239980631"/>
      <w:bookmarkStart w:id="236" w:name="_Toc240366851"/>
      <w:r w:rsidRPr="00FE4F0E">
        <w:rPr>
          <w:bCs w:val="0"/>
        </w:rPr>
        <w:t>Anti Patterns</w:t>
      </w:r>
      <w:bookmarkEnd w:id="234"/>
      <w:bookmarkEnd w:id="235"/>
      <w:bookmarkEnd w:id="236"/>
    </w:p>
    <w:p w14:paraId="1C5F9169" w14:textId="77777777" w:rsidR="00363CBA" w:rsidRPr="00363CBA" w:rsidRDefault="00363CBA" w:rsidP="00363CBA"/>
    <w:p w14:paraId="37BC196B" w14:textId="10FA94DB" w:rsidR="00363CBA" w:rsidRPr="0041138D" w:rsidRDefault="0041138D" w:rsidP="0041138D">
      <w:pPr>
        <w:spacing w:after="120"/>
        <w:rPr>
          <w:szCs w:val="20"/>
        </w:rPr>
      </w:pPr>
      <w:r w:rsidRPr="0041138D">
        <w:rPr>
          <w:szCs w:val="20"/>
        </w:rPr>
        <w:t>The following are treated as anti-patterns. Where an anti-pattern cannot be avoided</w:t>
      </w:r>
      <w:r w:rsidR="00AB6074">
        <w:rPr>
          <w:szCs w:val="20"/>
        </w:rPr>
        <w:t xml:space="preserve">, </w:t>
      </w:r>
      <w:r w:rsidRPr="0041138D">
        <w:rPr>
          <w:szCs w:val="20"/>
        </w:rPr>
        <w:t>it must be reviewed and approved through the exception process.</w:t>
      </w:r>
    </w:p>
    <w:p w14:paraId="14F2994C" w14:textId="298AB020" w:rsidR="00E62C5D" w:rsidRDefault="0041138D" w:rsidP="0041138D">
      <w:pPr>
        <w:spacing w:after="120"/>
        <w:rPr>
          <w:szCs w:val="20"/>
        </w:rPr>
      </w:pPr>
      <w:r w:rsidRPr="0041138D">
        <w:rPr>
          <w:szCs w:val="20"/>
        </w:rPr>
        <w:t xml:space="preserve">Each pattern within the Integration Pattern Catalogue includes a "Common pitfall" heading, providing guidance on practices that may lead to increased coupling, operational complexity or deviation from the principles defined in this </w:t>
      </w:r>
      <w:r w:rsidR="00A624E6">
        <w:rPr>
          <w:szCs w:val="20"/>
        </w:rPr>
        <w:t>Systems Integration Framework</w:t>
      </w:r>
    </w:p>
    <w:tbl>
      <w:tblPr>
        <w:tblStyle w:val="TableGridLight"/>
        <w:tblW w:w="9351" w:type="dxa"/>
        <w:tblLook w:val="04A0" w:firstRow="1" w:lastRow="0" w:firstColumn="1" w:lastColumn="0" w:noHBand="0" w:noVBand="1"/>
      </w:tblPr>
      <w:tblGrid>
        <w:gridCol w:w="4390"/>
        <w:gridCol w:w="4961"/>
      </w:tblGrid>
      <w:tr w:rsidR="005A1246" w:rsidRPr="009527A4" w14:paraId="4BE61F1C" w14:textId="77777777" w:rsidTr="007A2B8C">
        <w:tc>
          <w:tcPr>
            <w:tcW w:w="439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C73B9" w14:textId="66A92E4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Anti-pattern</w:t>
            </w:r>
          </w:p>
        </w:tc>
        <w:tc>
          <w:tcPr>
            <w:tcW w:w="496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F03CBF" w14:textId="036126AC"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Preferred approach</w:t>
            </w:r>
          </w:p>
        </w:tc>
      </w:tr>
      <w:tr w:rsidR="005A1246" w:rsidRPr="009527A4" w14:paraId="53E2499C" w14:textId="77777777" w:rsidTr="00866873">
        <w:tc>
          <w:tcPr>
            <w:tcW w:w="4390" w:type="dxa"/>
            <w:tcBorders>
              <w:top w:val="single" w:sz="4" w:space="0" w:color="000000" w:themeColor="text1"/>
            </w:tcBorders>
            <w:vAlign w:val="center"/>
          </w:tcPr>
          <w:p w14:paraId="564441E6" w14:textId="3BA537D0" w:rsidR="005A1246" w:rsidRPr="00F94A76" w:rsidRDefault="005A1246" w:rsidP="005A1246">
            <w:pPr>
              <w:rPr>
                <w:rFonts w:asciiTheme="minorHAnsi" w:hAnsiTheme="minorHAnsi" w:hint="eastAsia"/>
                <w:lang w:eastAsia="en-GB"/>
              </w:rPr>
            </w:pPr>
            <w:r w:rsidRPr="0041138D">
              <w:rPr>
                <w:rFonts w:asciiTheme="minorHAnsi" w:hAnsiTheme="minorHAnsi"/>
                <w:szCs w:val="20"/>
              </w:rPr>
              <w:t>Direct point-to-point connection between two systems</w:t>
            </w:r>
          </w:p>
        </w:tc>
        <w:tc>
          <w:tcPr>
            <w:tcW w:w="4961" w:type="dxa"/>
            <w:tcBorders>
              <w:top w:val="single" w:sz="4" w:space="0" w:color="000000" w:themeColor="text1"/>
            </w:tcBorders>
            <w:vAlign w:val="center"/>
          </w:tcPr>
          <w:p w14:paraId="13A0F9DC" w14:textId="4C5AFB62" w:rsidR="005A1246" w:rsidRPr="00F94A76" w:rsidRDefault="005A1246" w:rsidP="005A1246">
            <w:pPr>
              <w:rPr>
                <w:rFonts w:asciiTheme="minorHAnsi" w:hAnsiTheme="minorHAnsi" w:hint="eastAsia"/>
                <w:lang w:eastAsia="en-GB"/>
              </w:rPr>
            </w:pPr>
            <w:r w:rsidRPr="0041138D">
              <w:rPr>
                <w:rFonts w:asciiTheme="minorHAnsi" w:hAnsiTheme="minorHAnsi"/>
                <w:szCs w:val="20"/>
              </w:rPr>
              <w:t>Mediate through the platform using an approved pattern</w:t>
            </w:r>
          </w:p>
        </w:tc>
      </w:tr>
      <w:tr w:rsidR="005A1246" w:rsidRPr="009527A4" w14:paraId="58972333" w14:textId="77777777">
        <w:tc>
          <w:tcPr>
            <w:tcW w:w="4390" w:type="dxa"/>
            <w:vAlign w:val="center"/>
          </w:tcPr>
          <w:p w14:paraId="2B2ED132" w14:textId="596AA9C1" w:rsidR="005A1246" w:rsidRPr="00F94A76" w:rsidRDefault="005A1246" w:rsidP="005A1246">
            <w:pPr>
              <w:rPr>
                <w:rFonts w:asciiTheme="minorHAnsi" w:hAnsiTheme="minorHAnsi" w:hint="eastAsia"/>
                <w:lang w:eastAsia="en-GB"/>
              </w:rPr>
            </w:pPr>
            <w:r w:rsidRPr="0041138D">
              <w:rPr>
                <w:rFonts w:asciiTheme="minorHAnsi" w:hAnsiTheme="minorHAnsi"/>
                <w:szCs w:val="20"/>
              </w:rPr>
              <w:t>Public exposure justified by a firewall alone</w:t>
            </w:r>
          </w:p>
        </w:tc>
        <w:tc>
          <w:tcPr>
            <w:tcW w:w="4961" w:type="dxa"/>
            <w:vAlign w:val="center"/>
          </w:tcPr>
          <w:p w14:paraId="3E1C37BE" w14:textId="6BFF3211" w:rsidR="005A1246" w:rsidRPr="00F94A76" w:rsidRDefault="005A1246" w:rsidP="005A1246">
            <w:pPr>
              <w:rPr>
                <w:rFonts w:asciiTheme="minorHAnsi" w:hAnsiTheme="minorHAnsi" w:hint="eastAsia"/>
                <w:lang w:eastAsia="en-GB"/>
              </w:rPr>
            </w:pPr>
            <w:r w:rsidRPr="0041138D">
              <w:rPr>
                <w:rFonts w:asciiTheme="minorHAnsi" w:hAnsiTheme="minorHAnsi"/>
                <w:szCs w:val="20"/>
              </w:rPr>
              <w:t>Treat public exposure as an exception with approval and risk acceptance</w:t>
            </w:r>
          </w:p>
        </w:tc>
      </w:tr>
      <w:tr w:rsidR="005A1246" w:rsidRPr="009527A4" w14:paraId="40D8C0E7" w14:textId="77777777">
        <w:tc>
          <w:tcPr>
            <w:tcW w:w="4390" w:type="dxa"/>
            <w:vAlign w:val="center"/>
          </w:tcPr>
          <w:p w14:paraId="392E507E" w14:textId="3830B807" w:rsidR="005A1246" w:rsidRPr="00F94A76" w:rsidRDefault="005A1246" w:rsidP="005A1246">
            <w:pPr>
              <w:rPr>
                <w:rFonts w:asciiTheme="minorHAnsi" w:hAnsiTheme="minorHAnsi" w:hint="eastAsia"/>
                <w:lang w:eastAsia="en-GB"/>
              </w:rPr>
            </w:pPr>
            <w:r w:rsidRPr="0041138D">
              <w:rPr>
                <w:rFonts w:asciiTheme="minorHAnsi" w:hAnsiTheme="minorHAnsi"/>
                <w:szCs w:val="20"/>
              </w:rPr>
              <w:t>Timer-polling a source to simulate real-time</w:t>
            </w:r>
          </w:p>
        </w:tc>
        <w:tc>
          <w:tcPr>
            <w:tcW w:w="4961" w:type="dxa"/>
            <w:vAlign w:val="center"/>
          </w:tcPr>
          <w:p w14:paraId="40D2BA01" w14:textId="4010B624" w:rsidR="005A1246" w:rsidRPr="00F94A76" w:rsidRDefault="005A1246" w:rsidP="005A1246">
            <w:pPr>
              <w:rPr>
                <w:rFonts w:asciiTheme="minorHAnsi" w:hAnsiTheme="minorHAnsi" w:hint="eastAsia"/>
                <w:lang w:eastAsia="en-GB"/>
              </w:rPr>
            </w:pPr>
            <w:r w:rsidRPr="0041138D">
              <w:rPr>
                <w:rFonts w:asciiTheme="minorHAnsi" w:hAnsiTheme="minorHAnsi"/>
                <w:szCs w:val="20"/>
              </w:rPr>
              <w:t>React to an event, or use a scheduled trigger only where no event exists</w:t>
            </w:r>
          </w:p>
        </w:tc>
      </w:tr>
      <w:tr w:rsidR="005A1246" w:rsidRPr="009527A4" w14:paraId="55600072" w14:textId="77777777">
        <w:tc>
          <w:tcPr>
            <w:tcW w:w="4390" w:type="dxa"/>
            <w:vAlign w:val="center"/>
          </w:tcPr>
          <w:p w14:paraId="566D2A45" w14:textId="5C28557F" w:rsidR="005A1246" w:rsidRPr="00F94A76" w:rsidRDefault="005A1246" w:rsidP="005A1246">
            <w:pPr>
              <w:rPr>
                <w:rFonts w:asciiTheme="minorHAnsi" w:hAnsiTheme="minorHAnsi" w:hint="eastAsia"/>
                <w:lang w:eastAsia="en-GB"/>
              </w:rPr>
            </w:pPr>
            <w:r w:rsidRPr="0041138D">
              <w:rPr>
                <w:rFonts w:asciiTheme="minorHAnsi" w:hAnsiTheme="minorHAnsi"/>
                <w:szCs w:val="20"/>
              </w:rPr>
              <w:t>Long-lived SAS tokens for access</w:t>
            </w:r>
          </w:p>
        </w:tc>
        <w:tc>
          <w:tcPr>
            <w:tcW w:w="4961" w:type="dxa"/>
            <w:vAlign w:val="center"/>
          </w:tcPr>
          <w:p w14:paraId="34FB766E" w14:textId="1264E1D9"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and OAuth 2.0, with the risk register where unavoidable</w:t>
            </w:r>
          </w:p>
        </w:tc>
      </w:tr>
      <w:tr w:rsidR="005A1246" w:rsidRPr="009527A4" w14:paraId="6853BBE7" w14:textId="77777777">
        <w:tc>
          <w:tcPr>
            <w:tcW w:w="4390" w:type="dxa"/>
            <w:vAlign w:val="center"/>
          </w:tcPr>
          <w:p w14:paraId="25576E06" w14:textId="6F5C724B" w:rsidR="005A1246" w:rsidRPr="0041138D" w:rsidRDefault="005A1246" w:rsidP="005A1246">
            <w:pPr>
              <w:rPr>
                <w:szCs w:val="20"/>
              </w:rPr>
            </w:pPr>
            <w:r w:rsidRPr="0041138D">
              <w:rPr>
                <w:rFonts w:asciiTheme="minorHAnsi" w:hAnsiTheme="minorHAnsi"/>
                <w:szCs w:val="20"/>
              </w:rPr>
              <w:t>Large binary payloads on the message bus</w:t>
            </w:r>
          </w:p>
        </w:tc>
        <w:tc>
          <w:tcPr>
            <w:tcW w:w="4961" w:type="dxa"/>
            <w:vAlign w:val="center"/>
          </w:tcPr>
          <w:p w14:paraId="2624AED4" w14:textId="48999E3B" w:rsidR="005A1246" w:rsidRPr="0041138D" w:rsidRDefault="005A1246" w:rsidP="005A1246">
            <w:pPr>
              <w:rPr>
                <w:szCs w:val="20"/>
              </w:rPr>
            </w:pPr>
            <w:r w:rsidRPr="0041138D">
              <w:rPr>
                <w:rFonts w:asciiTheme="minorHAnsi" w:hAnsiTheme="minorHAnsi"/>
                <w:szCs w:val="20"/>
              </w:rPr>
              <w:t>Claim-check, with the payload in storage and a reference on the bus</w:t>
            </w:r>
          </w:p>
        </w:tc>
      </w:tr>
      <w:tr w:rsidR="005A1246" w:rsidRPr="009527A4" w14:paraId="249F28DA" w14:textId="77777777">
        <w:tc>
          <w:tcPr>
            <w:tcW w:w="4390" w:type="dxa"/>
            <w:vAlign w:val="center"/>
          </w:tcPr>
          <w:p w14:paraId="1E1DCFE9" w14:textId="08EEE95F" w:rsidR="005A1246" w:rsidRPr="0041138D" w:rsidRDefault="005A1246" w:rsidP="005A1246">
            <w:pPr>
              <w:rPr>
                <w:szCs w:val="20"/>
              </w:rPr>
            </w:pPr>
            <w:r w:rsidRPr="0041138D">
              <w:rPr>
                <w:rFonts w:asciiTheme="minorHAnsi" w:hAnsiTheme="minorHAnsi"/>
                <w:szCs w:val="20"/>
              </w:rPr>
              <w:t>Business logic embedded in gateway policy</w:t>
            </w:r>
          </w:p>
        </w:tc>
        <w:tc>
          <w:tcPr>
            <w:tcW w:w="4961" w:type="dxa"/>
            <w:vAlign w:val="center"/>
          </w:tcPr>
          <w:p w14:paraId="78BDCE45" w14:textId="507BA180" w:rsidR="005A1246" w:rsidRPr="0041138D" w:rsidRDefault="005A1246" w:rsidP="005A1246">
            <w:pPr>
              <w:rPr>
                <w:szCs w:val="20"/>
              </w:rPr>
            </w:pPr>
            <w:r w:rsidRPr="0041138D">
              <w:rPr>
                <w:rFonts w:asciiTheme="minorHAnsi" w:hAnsiTheme="minorHAnsi"/>
                <w:szCs w:val="20"/>
              </w:rPr>
              <w:t>Keep logic in Functions, and keep the gateway to mediation</w:t>
            </w:r>
          </w:p>
        </w:tc>
      </w:tr>
      <w:tr w:rsidR="005A1246" w:rsidRPr="009527A4" w14:paraId="5CDA549A" w14:textId="77777777">
        <w:tc>
          <w:tcPr>
            <w:tcW w:w="4390" w:type="dxa"/>
            <w:vAlign w:val="center"/>
          </w:tcPr>
          <w:p w14:paraId="444C1E67" w14:textId="3EEC7EBF" w:rsidR="005A1246" w:rsidRPr="0041138D" w:rsidRDefault="005A1246" w:rsidP="005A1246">
            <w:pPr>
              <w:rPr>
                <w:szCs w:val="20"/>
              </w:rPr>
            </w:pPr>
            <w:r w:rsidRPr="0041138D">
              <w:rPr>
                <w:rFonts w:asciiTheme="minorHAnsi" w:hAnsiTheme="minorHAnsi"/>
                <w:szCs w:val="20"/>
              </w:rPr>
              <w:t>Distributed transactions across services</w:t>
            </w:r>
          </w:p>
        </w:tc>
        <w:tc>
          <w:tcPr>
            <w:tcW w:w="4961" w:type="dxa"/>
            <w:vAlign w:val="center"/>
          </w:tcPr>
          <w:p w14:paraId="37373ADF" w14:textId="11C74752" w:rsidR="005A1246" w:rsidRPr="0041138D" w:rsidRDefault="005A1246" w:rsidP="005A1246">
            <w:pPr>
              <w:rPr>
                <w:szCs w:val="20"/>
              </w:rPr>
            </w:pPr>
            <w:r w:rsidRPr="0041138D">
              <w:rPr>
                <w:rFonts w:asciiTheme="minorHAnsi" w:hAnsiTheme="minorHAnsi"/>
                <w:szCs w:val="20"/>
              </w:rPr>
              <w:t>Orchestrated compensation owned by the process</w:t>
            </w:r>
          </w:p>
        </w:tc>
      </w:tr>
      <w:tr w:rsidR="005A1246" w:rsidRPr="009527A4" w14:paraId="63D04F98" w14:textId="77777777">
        <w:tc>
          <w:tcPr>
            <w:tcW w:w="4390" w:type="dxa"/>
            <w:vAlign w:val="center"/>
          </w:tcPr>
          <w:p w14:paraId="11769DA3" w14:textId="498A6597" w:rsidR="005A1246" w:rsidRPr="0041138D" w:rsidRDefault="005A1246" w:rsidP="005A1246">
            <w:pPr>
              <w:rPr>
                <w:szCs w:val="20"/>
              </w:rPr>
            </w:pPr>
            <w:r w:rsidRPr="0041138D">
              <w:rPr>
                <w:rFonts w:asciiTheme="minorHAnsi" w:hAnsiTheme="minorHAnsi"/>
                <w:szCs w:val="20"/>
              </w:rPr>
              <w:t>Secrets in configuration or code</w:t>
            </w:r>
          </w:p>
        </w:tc>
        <w:tc>
          <w:tcPr>
            <w:tcW w:w="4961" w:type="dxa"/>
            <w:vAlign w:val="center"/>
          </w:tcPr>
          <w:p w14:paraId="52DE032C" w14:textId="77777777" w:rsidR="004E2DFF" w:rsidRPr="004E2DFF" w:rsidRDefault="004E2DFF" w:rsidP="004E2DFF">
            <w:pPr>
              <w:rPr>
                <w:rFonts w:asciiTheme="minorHAnsi" w:hAnsiTheme="minorHAnsi" w:hint="eastAsia"/>
                <w:szCs w:val="20"/>
              </w:rPr>
            </w:pPr>
            <w:r w:rsidRPr="004E2DFF">
              <w:rPr>
                <w:rFonts w:asciiTheme="minorHAnsi" w:hAnsiTheme="minorHAnsi"/>
                <w:szCs w:val="20"/>
              </w:rPr>
              <w:t>Approved secret, key, and certificate management services</w:t>
            </w:r>
          </w:p>
          <w:p w14:paraId="0E8A1EE7" w14:textId="342A391E" w:rsidR="005A1246" w:rsidRPr="0041138D" w:rsidRDefault="005A1246" w:rsidP="005A1246">
            <w:pPr>
              <w:rPr>
                <w:szCs w:val="20"/>
              </w:rPr>
            </w:pPr>
            <w:r w:rsidRPr="0041138D">
              <w:rPr>
                <w:rFonts w:asciiTheme="minorHAnsi" w:hAnsiTheme="minorHAnsi"/>
                <w:szCs w:val="20"/>
              </w:rPr>
              <w:t>references and privileged access management</w:t>
            </w:r>
          </w:p>
        </w:tc>
      </w:tr>
    </w:tbl>
    <w:p w14:paraId="2A3D7B8F" w14:textId="09BCA04F" w:rsidR="0041138D" w:rsidRDefault="0041138D" w:rsidP="005D64EB">
      <w:pPr>
        <w:pStyle w:val="Heading1"/>
        <w:ind w:left="431" w:hanging="431"/>
      </w:pPr>
      <w:bookmarkStart w:id="237" w:name="_10._Data_Platform"/>
      <w:bookmarkStart w:id="238" w:name="_Data_Platform_Position"/>
      <w:bookmarkStart w:id="239" w:name="_Toc239421380"/>
      <w:bookmarkStart w:id="240" w:name="_Toc239852327"/>
      <w:bookmarkStart w:id="241" w:name="_Toc239980632"/>
      <w:bookmarkStart w:id="242" w:name="_Toc240366852"/>
      <w:bookmarkEnd w:id="237"/>
      <w:bookmarkEnd w:id="238"/>
      <w:r w:rsidRPr="006F79A8">
        <w:t>Data Platform Position</w:t>
      </w:r>
      <w:bookmarkEnd w:id="239"/>
      <w:bookmarkEnd w:id="240"/>
      <w:bookmarkEnd w:id="241"/>
      <w:bookmarkEnd w:id="242"/>
    </w:p>
    <w:p w14:paraId="5FF744EB" w14:textId="77777777" w:rsidR="00363CBA" w:rsidRPr="00363CBA" w:rsidRDefault="00363CBA" w:rsidP="00363CBA"/>
    <w:p w14:paraId="13B9D54C" w14:textId="6697F1EE" w:rsidR="0041138D" w:rsidRDefault="0041138D" w:rsidP="0041138D">
      <w:pPr>
        <w:pStyle w:val="Heading2"/>
        <w:rPr>
          <w:bCs w:val="0"/>
        </w:rPr>
      </w:pPr>
      <w:bookmarkStart w:id="243" w:name="_Toc239421381"/>
      <w:bookmarkStart w:id="244" w:name="_Toc239852328"/>
      <w:bookmarkStart w:id="245" w:name="_Toc239980633"/>
      <w:bookmarkStart w:id="246" w:name="_Toc240366853"/>
      <w:r w:rsidRPr="00FE4F0E">
        <w:rPr>
          <w:bCs w:val="0"/>
        </w:rPr>
        <w:t>Core Position</w:t>
      </w:r>
      <w:bookmarkEnd w:id="243"/>
      <w:bookmarkEnd w:id="244"/>
      <w:bookmarkEnd w:id="245"/>
      <w:bookmarkEnd w:id="246"/>
    </w:p>
    <w:p w14:paraId="44408E0F" w14:textId="77777777" w:rsidR="00363CBA" w:rsidRPr="00363CBA" w:rsidRDefault="00363CBA" w:rsidP="00363CBA"/>
    <w:p w14:paraId="2E97616F" w14:textId="77777777" w:rsidR="00EF455A" w:rsidRPr="00EF455A" w:rsidRDefault="0041138D" w:rsidP="00EF455A">
      <w:pPr>
        <w:spacing w:after="120"/>
        <w:rPr>
          <w:szCs w:val="20"/>
        </w:rPr>
      </w:pPr>
      <w:r w:rsidRPr="0041138D">
        <w:rPr>
          <w:szCs w:val="20"/>
        </w:rPr>
        <w:t xml:space="preserve">The data platform is owned by the data team and is not a general integration endpoint. </w:t>
      </w:r>
    </w:p>
    <w:p w14:paraId="702D3125" w14:textId="77777777" w:rsidR="00EF455A" w:rsidRPr="00EF455A" w:rsidRDefault="00EF455A" w:rsidP="00EF455A">
      <w:pPr>
        <w:spacing w:after="120"/>
        <w:rPr>
          <w:szCs w:val="20"/>
        </w:rPr>
      </w:pPr>
      <w:r w:rsidRPr="00EF455A">
        <w:rPr>
          <w:szCs w:val="20"/>
        </w:rPr>
        <w:t>The Systems Integration Framework interacts with the data platform through two governed hand-offs only: the ingestion of data into the platform and the consumption of curated data products from it.</w:t>
      </w:r>
    </w:p>
    <w:p w14:paraId="17C24CAB" w14:textId="33CF60B9" w:rsidR="00DE0875" w:rsidRPr="0041138D" w:rsidRDefault="0041138D" w:rsidP="0041138D">
      <w:pPr>
        <w:spacing w:after="120"/>
        <w:rPr>
          <w:szCs w:val="20"/>
        </w:rPr>
      </w:pPr>
      <w:r w:rsidRPr="0041138D">
        <w:rPr>
          <w:szCs w:val="20"/>
        </w:rPr>
        <w:t>Bulk movement and transformation remain inside the data platform. This boundary keeps operational integration and analytical data cleanly separated and governed.</w:t>
      </w:r>
    </w:p>
    <w:p w14:paraId="23CD8E5A" w14:textId="6E291C89" w:rsidR="0041138D" w:rsidRDefault="0041138D" w:rsidP="0041138D">
      <w:pPr>
        <w:pStyle w:val="Heading2"/>
        <w:rPr>
          <w:bCs w:val="0"/>
        </w:rPr>
      </w:pPr>
      <w:bookmarkStart w:id="247" w:name="_Toc239421382"/>
      <w:bookmarkStart w:id="248" w:name="_Toc239852329"/>
      <w:bookmarkStart w:id="249" w:name="_Toc239980634"/>
      <w:bookmarkStart w:id="250" w:name="_Toc240366854"/>
      <w:r w:rsidRPr="00FE4F0E">
        <w:rPr>
          <w:bCs w:val="0"/>
        </w:rPr>
        <w:t>Appropriate Uses</w:t>
      </w:r>
      <w:bookmarkEnd w:id="247"/>
      <w:bookmarkEnd w:id="248"/>
      <w:bookmarkEnd w:id="249"/>
      <w:bookmarkEnd w:id="250"/>
    </w:p>
    <w:p w14:paraId="113C51BE" w14:textId="77777777" w:rsidR="00363CBA" w:rsidRPr="00363CBA" w:rsidRDefault="00363CBA" w:rsidP="00363CBA"/>
    <w:p w14:paraId="1FDAD2E9" w14:textId="77777777" w:rsidR="0041138D" w:rsidRPr="0041138D" w:rsidRDefault="0041138D" w:rsidP="0041138D">
      <w:pPr>
        <w:spacing w:after="46" w:line="270" w:lineRule="auto"/>
        <w:rPr>
          <w:szCs w:val="20"/>
        </w:rPr>
      </w:pPr>
      <w:r w:rsidRPr="0041138D">
        <w:rPr>
          <w:szCs w:val="20"/>
        </w:rPr>
        <w:t>Landing operational data into the platform for analytics and reporting.</w:t>
      </w:r>
    </w:p>
    <w:p w14:paraId="28DA01AC" w14:textId="77777777" w:rsidR="0041138D" w:rsidRPr="0041138D" w:rsidRDefault="0041138D" w:rsidP="0041138D">
      <w:pPr>
        <w:spacing w:after="46" w:line="270" w:lineRule="auto"/>
        <w:rPr>
          <w:szCs w:val="20"/>
        </w:rPr>
      </w:pPr>
      <w:r w:rsidRPr="0041138D">
        <w:rPr>
          <w:szCs w:val="20"/>
        </w:rPr>
        <w:t>Serving a curated, read-only dataset back to an operational consumer through the platform's serving layer.</w:t>
      </w:r>
    </w:p>
    <w:p w14:paraId="7736BCED" w14:textId="2B800EC4" w:rsidR="0041138D" w:rsidRPr="0041138D" w:rsidRDefault="0041138D" w:rsidP="0041138D">
      <w:pPr>
        <w:spacing w:after="46" w:line="270" w:lineRule="auto"/>
        <w:rPr>
          <w:b/>
          <w:bCs w:val="0"/>
          <w:szCs w:val="20"/>
        </w:rPr>
      </w:pPr>
      <w:r w:rsidRPr="0041138D">
        <w:rPr>
          <w:szCs w:val="20"/>
        </w:rPr>
        <w:t>Streaming high-volume telemetry into the platform for downstream processing.</w:t>
      </w:r>
    </w:p>
    <w:p w14:paraId="09FAD15A" w14:textId="3A38B53F" w:rsidR="0041138D" w:rsidRDefault="0041138D" w:rsidP="0041138D">
      <w:pPr>
        <w:pStyle w:val="Heading2"/>
        <w:rPr>
          <w:bCs w:val="0"/>
        </w:rPr>
      </w:pPr>
      <w:bookmarkStart w:id="251" w:name="_Toc239421383"/>
      <w:bookmarkStart w:id="252" w:name="_Toc239852330"/>
      <w:bookmarkStart w:id="253" w:name="_Toc239980635"/>
      <w:bookmarkStart w:id="254" w:name="_Toc240366855"/>
      <w:r w:rsidRPr="00FE4F0E">
        <w:rPr>
          <w:bCs w:val="0"/>
        </w:rPr>
        <w:t>Inappropriate Uses</w:t>
      </w:r>
      <w:bookmarkEnd w:id="251"/>
      <w:bookmarkEnd w:id="252"/>
      <w:bookmarkEnd w:id="253"/>
      <w:bookmarkEnd w:id="254"/>
    </w:p>
    <w:p w14:paraId="18A268B0" w14:textId="77777777" w:rsidR="00363CBA" w:rsidRPr="00363CBA" w:rsidRDefault="00363CBA" w:rsidP="00363CBA"/>
    <w:p w14:paraId="763E29E8" w14:textId="77777777" w:rsidR="0041138D" w:rsidRPr="0041138D" w:rsidRDefault="0041138D" w:rsidP="0041138D">
      <w:pPr>
        <w:spacing w:after="46" w:line="270" w:lineRule="auto"/>
        <w:rPr>
          <w:szCs w:val="20"/>
        </w:rPr>
      </w:pPr>
      <w:r w:rsidRPr="0041138D">
        <w:rPr>
          <w:szCs w:val="20"/>
        </w:rPr>
        <w:t>Treating Snowflake as an operational source of truth for live transactions.</w:t>
      </w:r>
    </w:p>
    <w:p w14:paraId="49DA9CAC" w14:textId="77777777" w:rsidR="0041138D" w:rsidRPr="0041138D" w:rsidRDefault="0041138D" w:rsidP="0041138D">
      <w:pPr>
        <w:spacing w:after="46" w:line="270" w:lineRule="auto"/>
        <w:rPr>
          <w:szCs w:val="20"/>
        </w:rPr>
      </w:pPr>
      <w:r w:rsidRPr="0041138D">
        <w:rPr>
          <w:szCs w:val="20"/>
        </w:rPr>
        <w:t>Reaching into the platform's internals from an integration flow, or into operational systems from the platform.</w:t>
      </w:r>
    </w:p>
    <w:p w14:paraId="62B941D5" w14:textId="77777777" w:rsidR="0041138D" w:rsidRPr="0041138D" w:rsidRDefault="0041138D" w:rsidP="0041138D">
      <w:pPr>
        <w:spacing w:after="46" w:line="270" w:lineRule="auto"/>
        <w:rPr>
          <w:szCs w:val="20"/>
        </w:rPr>
      </w:pPr>
      <w:r w:rsidRPr="0041138D">
        <w:rPr>
          <w:szCs w:val="20"/>
        </w:rPr>
        <w:t>Using the platform as a message bus or a general-purpose integration hub.</w:t>
      </w:r>
    </w:p>
    <w:p w14:paraId="781F6FED" w14:textId="77777777" w:rsidR="0041138D" w:rsidRPr="0041138D" w:rsidRDefault="0041138D" w:rsidP="0041138D">
      <w:pPr>
        <w:spacing w:after="46" w:line="270" w:lineRule="auto"/>
        <w:rPr>
          <w:szCs w:val="20"/>
        </w:rPr>
      </w:pPr>
    </w:p>
    <w:p w14:paraId="6915D859" w14:textId="2C8E06EF" w:rsidR="0041138D" w:rsidRDefault="0041138D" w:rsidP="0041138D">
      <w:pPr>
        <w:pStyle w:val="Heading2"/>
        <w:rPr>
          <w:bCs w:val="0"/>
        </w:rPr>
      </w:pPr>
      <w:bookmarkStart w:id="255" w:name="_Toc239421384"/>
      <w:bookmarkStart w:id="256" w:name="_Toc239852331"/>
      <w:bookmarkStart w:id="257" w:name="_Toc239980636"/>
      <w:bookmarkStart w:id="258" w:name="_Toc240366856"/>
      <w:commentRangeStart w:id="259"/>
      <w:commentRangeStart w:id="260"/>
      <w:r w:rsidRPr="00FE4F0E">
        <w:rPr>
          <w:bCs w:val="0"/>
        </w:rPr>
        <w:t>Exchange Patterns</w:t>
      </w:r>
      <w:bookmarkEnd w:id="255"/>
      <w:bookmarkEnd w:id="256"/>
      <w:bookmarkEnd w:id="257"/>
      <w:bookmarkEnd w:id="258"/>
      <w:commentRangeEnd w:id="260"/>
      <w:r w:rsidR="0080763F">
        <w:rPr>
          <w:rStyle w:val="CommentReference"/>
          <w:bCs w:val="0"/>
          <w:sz w:val="24"/>
          <w:szCs w:val="26"/>
        </w:rPr>
        <w:commentReference w:id="260"/>
      </w:r>
      <w:commentRangeEnd w:id="259"/>
      <w:r w:rsidR="00602F0F">
        <w:rPr>
          <w:rStyle w:val="CommentReference"/>
          <w:bCs w:val="0"/>
          <w:sz w:val="24"/>
          <w:szCs w:val="26"/>
        </w:rPr>
        <w:commentReference w:id="259"/>
      </w:r>
    </w:p>
    <w:p w14:paraId="3BD60692" w14:textId="77777777" w:rsidR="005D6483" w:rsidRPr="005D6483" w:rsidRDefault="005D6483" w:rsidP="005D6483"/>
    <w:p w14:paraId="4BEB680A" w14:textId="22C6194D" w:rsidR="00A51282" w:rsidRPr="00A51282" w:rsidRDefault="0041138D">
      <w:pPr>
        <w:pStyle w:val="Heading3"/>
      </w:pPr>
      <w:bookmarkStart w:id="261" w:name="_Toc239852332"/>
      <w:bookmarkStart w:id="262" w:name="_Toc239980637"/>
      <w:r w:rsidRPr="003871B6">
        <w:rPr>
          <w:rFonts w:cs="Times New Roman"/>
          <w:color w:val="132040" w:themeColor="accent1" w:themeShade="BF"/>
          <w:sz w:val="24"/>
          <w:szCs w:val="26"/>
        </w:rPr>
        <w:t>Import Patterns</w:t>
      </w:r>
      <w:bookmarkEnd w:id="261"/>
      <w:bookmarkEnd w:id="262"/>
    </w:p>
    <w:p w14:paraId="233E1BAC" w14:textId="7165B9DB" w:rsidR="0041138D" w:rsidRPr="005D6483" w:rsidRDefault="0041138D" w:rsidP="0015656D">
      <w:pPr>
        <w:pStyle w:val="Heading4"/>
        <w:ind w:left="851"/>
        <w:rPr>
          <w:bCs w:val="0"/>
          <w:color w:val="132040" w:themeColor="accent1" w:themeShade="BF"/>
          <w:sz w:val="24"/>
          <w:szCs w:val="26"/>
        </w:rPr>
      </w:pPr>
      <w:bookmarkStart w:id="263" w:name="_Toc239852333"/>
      <w:r w:rsidRPr="005D6483">
        <w:rPr>
          <w:bCs w:val="0"/>
          <w:iCs w:val="0"/>
          <w:color w:val="132040" w:themeColor="accent1" w:themeShade="BF"/>
          <w:sz w:val="24"/>
          <w:szCs w:val="26"/>
        </w:rPr>
        <w:t>Event Streaming to the Data Platform (SFDEINT1)</w:t>
      </w:r>
      <w:bookmarkEnd w:id="263"/>
    </w:p>
    <w:p w14:paraId="76508F26" w14:textId="42C408C4" w:rsidR="00DE0875" w:rsidRDefault="0041138D" w:rsidP="005D6483">
      <w:pPr>
        <w:rPr>
          <w:i/>
          <w:color w:val="5A6470"/>
          <w:szCs w:val="20"/>
        </w:rPr>
      </w:pPr>
      <w:r w:rsidRPr="0041138D">
        <w:rPr>
          <w:i/>
          <w:color w:val="5A6470"/>
          <w:szCs w:val="20"/>
        </w:rPr>
        <w:t>Stream operational events into the data platform for near real-time analytics, without coupling producers directly to Snowflake.</w:t>
      </w:r>
    </w:p>
    <w:p w14:paraId="1C3B20CE" w14:textId="77777777" w:rsidR="00363CBA" w:rsidRPr="0041138D" w:rsidRDefault="00363CBA" w:rsidP="005D6483">
      <w:pPr>
        <w:rPr>
          <w:i/>
          <w:color w:val="5A6470"/>
          <w:szCs w:val="20"/>
        </w:rPr>
      </w:pPr>
    </w:p>
    <w:p w14:paraId="5D0126EE" w14:textId="77777777" w:rsidR="0041138D" w:rsidRDefault="0041138D" w:rsidP="005D6483">
      <w:pPr>
        <w:rPr>
          <w:szCs w:val="20"/>
        </w:rPr>
      </w:pPr>
      <w:r w:rsidRPr="0041138D">
        <w:rPr>
          <w:noProof/>
          <w:szCs w:val="20"/>
        </w:rPr>
        <w:drawing>
          <wp:inline distT="0" distB="0" distL="0" distR="0" wp14:anchorId="4FF6B41B" wp14:editId="466855C9">
            <wp:extent cx="5731510" cy="987841"/>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31510" cy="987841"/>
                    </a:xfrm>
                    <a:prstGeom prst="rect">
                      <a:avLst/>
                    </a:prstGeom>
                  </pic:spPr>
                </pic:pic>
              </a:graphicData>
            </a:graphic>
          </wp:inline>
        </w:drawing>
      </w:r>
    </w:p>
    <w:p w14:paraId="3836C078" w14:textId="77777777" w:rsidR="00DE0875" w:rsidRPr="0041138D" w:rsidRDefault="00DE0875" w:rsidP="005D6483">
      <w:pPr>
        <w:rPr>
          <w:szCs w:val="20"/>
        </w:rPr>
      </w:pPr>
    </w:p>
    <w:p w14:paraId="103F535A" w14:textId="77777777" w:rsidR="0041138D" w:rsidRPr="0041138D" w:rsidRDefault="0041138D" w:rsidP="005D6483">
      <w:pPr>
        <w:spacing w:after="120"/>
        <w:rPr>
          <w:szCs w:val="20"/>
        </w:rPr>
      </w:pPr>
      <w:r w:rsidRPr="0041138D">
        <w:rPr>
          <w:b/>
          <w:color w:val="1F3864"/>
          <w:szCs w:val="20"/>
        </w:rPr>
        <w:t xml:space="preserve">Problem. </w:t>
      </w:r>
      <w:r w:rsidRPr="0041138D">
        <w:rPr>
          <w:szCs w:val="20"/>
        </w:rPr>
        <w:t>Events from Azure messaging services must be delivered to Snowflake continuously and with low latency, without building and maintaining custom ingestion services.</w:t>
      </w:r>
    </w:p>
    <w:p w14:paraId="686D63D5" w14:textId="6B951F7F" w:rsidR="0041138D" w:rsidRPr="0041138D" w:rsidRDefault="0041138D" w:rsidP="005D6483">
      <w:pPr>
        <w:spacing w:after="120"/>
        <w:rPr>
          <w:szCs w:val="20"/>
        </w:rPr>
      </w:pPr>
      <w:r w:rsidRPr="0041138D">
        <w:rPr>
          <w:b/>
          <w:color w:val="1F3864"/>
          <w:szCs w:val="20"/>
        </w:rPr>
        <w:t xml:space="preserve">Solution. </w:t>
      </w:r>
      <w:r w:rsidR="009A4AD6" w:rsidRPr="009A4AD6">
        <w:rPr>
          <w:szCs w:val="20"/>
        </w:rPr>
        <w:t>An Azure Function is triggered by events from Event Hubs, Service Bus or Event Grid and uses the Snowpipe Streaming API through Snowflake’s Python SDK to write data directly to Snowflake.</w:t>
      </w:r>
      <w:r w:rsidR="002622C8">
        <w:rPr>
          <w:szCs w:val="20"/>
        </w:rPr>
        <w:t xml:space="preserve"> </w:t>
      </w:r>
      <w:r w:rsidRPr="0041138D">
        <w:rPr>
          <w:szCs w:val="20"/>
        </w:rPr>
        <w:t xml:space="preserve"> The approach provides low-latency, near real-time ingestion without intermediate files. The Function manages batching, retries and reliable delivery.</w:t>
      </w:r>
    </w:p>
    <w:p w14:paraId="479BCECD" w14:textId="77777777" w:rsidR="0041138D" w:rsidRPr="0041138D" w:rsidRDefault="0041138D" w:rsidP="005D6483">
      <w:pPr>
        <w:spacing w:after="120"/>
        <w:rPr>
          <w:szCs w:val="20"/>
        </w:rPr>
      </w:pPr>
      <w:r w:rsidRPr="0041138D">
        <w:rPr>
          <w:b/>
          <w:color w:val="1F3864"/>
          <w:szCs w:val="20"/>
        </w:rPr>
        <w:t xml:space="preserve">Use it when. </w:t>
      </w:r>
      <w:r w:rsidRPr="0041138D">
        <w:rPr>
          <w:szCs w:val="20"/>
        </w:rPr>
        <w:t>The source already publishes events through Azure event services, near real-time ingestion is required, and you want full control of the ingestion logic in code.</w:t>
      </w:r>
      <w:r w:rsidRPr="0041138D">
        <w:rPr>
          <w:szCs w:val="20"/>
        </w:rPr>
        <w:tab/>
      </w:r>
    </w:p>
    <w:p w14:paraId="3F5961F1" w14:textId="77777777" w:rsidR="0041138D" w:rsidRPr="0041138D" w:rsidRDefault="0041138D" w:rsidP="005D6483">
      <w:pPr>
        <w:spacing w:after="120"/>
        <w:rPr>
          <w:szCs w:val="20"/>
        </w:rPr>
      </w:pPr>
      <w:r w:rsidRPr="0041138D">
        <w:rPr>
          <w:b/>
          <w:color w:val="1F3864"/>
          <w:szCs w:val="20"/>
        </w:rPr>
        <w:t xml:space="preserve">Avoid it when. </w:t>
      </w:r>
      <w:r w:rsidRPr="0041138D">
        <w:rPr>
          <w:szCs w:val="20"/>
        </w:rPr>
        <w:t>A connector-based approach can meet the requirement, data arrives in files rather than events, or ingestion volumes are high enough that a managed ingestion service is a better fit.</w:t>
      </w:r>
    </w:p>
    <w:p w14:paraId="630F41BA" w14:textId="7C28D2A8" w:rsidR="0041138D" w:rsidRPr="0041138D" w:rsidRDefault="0041138D" w:rsidP="005D6483">
      <w:pPr>
        <w:spacing w:after="120"/>
        <w:rPr>
          <w:szCs w:val="20"/>
        </w:rPr>
      </w:pPr>
      <w:r w:rsidRPr="0041138D">
        <w:rPr>
          <w:b/>
          <w:color w:val="1F3864"/>
          <w:szCs w:val="20"/>
        </w:rPr>
        <w:t xml:space="preserve">Risks and considerations. </w:t>
      </w:r>
      <w:r w:rsidR="00A20D3D" w:rsidRPr="00A20D3D">
        <w:rPr>
          <w:szCs w:val="20"/>
        </w:rPr>
        <w:t>The Function becomes operational code on the ingestion path, so its scaling, cold-start behaviour, retries, offsets and checkpoints require active ownership. Channel lifecycle management, SDK version management, per-channel ordering, duplicate handling and late-event handling must be designed explicitly.</w:t>
      </w:r>
    </w:p>
    <w:p w14:paraId="5B595AFB" w14:textId="5FAB76ED" w:rsidR="0041138D" w:rsidRPr="0041138D" w:rsidRDefault="0041138D" w:rsidP="005D6483">
      <w:pPr>
        <w:spacing w:after="120"/>
        <w:rPr>
          <w:szCs w:val="20"/>
        </w:rPr>
      </w:pPr>
      <w:r w:rsidRPr="00FF4C82">
        <w:rPr>
          <w:b/>
          <w:color w:val="1F3864"/>
          <w:szCs w:val="20"/>
        </w:rPr>
        <w:t>Security boundary.</w:t>
      </w:r>
      <w:r w:rsidRPr="0041138D">
        <w:rPr>
          <w:b/>
          <w:color w:val="0D152A" w:themeColor="accent1" w:themeShade="80"/>
          <w:szCs w:val="20"/>
        </w:rPr>
        <w:t xml:space="preserve"> </w:t>
      </w:r>
      <w:r w:rsidRPr="0041138D">
        <w:rPr>
          <w:szCs w:val="20"/>
        </w:rPr>
        <w:t xml:space="preserve">The trust boundary is the event source and the Function's managed identity, not Snowflake. </w:t>
      </w:r>
      <w:r w:rsidR="0024506B" w:rsidRPr="0024506B">
        <w:rPr>
          <w:szCs w:val="20"/>
        </w:rPr>
        <w:t>The event source is reached through a private endpoint, and the Function uses managed identity for the event-source binding. The Function authenticates to Snowflake using an approved key-pair or OAuth mechanism, with applicable secrets held in the approved secrets vault. Account passwords must not be used.</w:t>
      </w:r>
      <w:r w:rsidR="002622C8">
        <w:rPr>
          <w:szCs w:val="20"/>
        </w:rPr>
        <w:t xml:space="preserve"> </w:t>
      </w:r>
      <w:r w:rsidRPr="0041138D">
        <w:rPr>
          <w:szCs w:val="20"/>
        </w:rPr>
        <w:t xml:space="preserve">Data-in-transit posture inherits from the Cloud Engineering Standards. </w:t>
      </w:r>
    </w:p>
    <w:p w14:paraId="0E0423EE" w14:textId="77777777" w:rsidR="0041138D" w:rsidRPr="0041138D" w:rsidRDefault="0041138D" w:rsidP="005D6483">
      <w:pPr>
        <w:spacing w:after="120"/>
        <w:rPr>
          <w:szCs w:val="20"/>
        </w:rPr>
      </w:pPr>
      <w:r w:rsidRPr="0041138D">
        <w:rPr>
          <w:b/>
          <w:color w:val="1F3864"/>
          <w:szCs w:val="20"/>
        </w:rPr>
        <w:t xml:space="preserve">Common pitfall. </w:t>
      </w:r>
      <w:r w:rsidRPr="0041138D">
        <w:rPr>
          <w:szCs w:val="20"/>
        </w:rPr>
        <w:t>Writing one row per invocation instead of batching, increasing API calls, latency, and cost. Failing to design for throughput, back-pressure, and ingestion failures, leading to reduced performance and operational instability.</w:t>
      </w:r>
    </w:p>
    <w:p w14:paraId="58281005" w14:textId="6C164E63" w:rsidR="0041138D" w:rsidRPr="0041138D" w:rsidRDefault="0041138D" w:rsidP="005D6483">
      <w:pPr>
        <w:spacing w:after="120"/>
        <w:rPr>
          <w:szCs w:val="20"/>
        </w:rPr>
      </w:pPr>
      <w:r w:rsidRPr="0041138D">
        <w:rPr>
          <w:b/>
          <w:color w:val="1F3864"/>
          <w:szCs w:val="20"/>
        </w:rPr>
        <w:t xml:space="preserve">In practice. </w:t>
      </w:r>
      <w:r w:rsidRPr="0041138D">
        <w:rPr>
          <w:szCs w:val="20"/>
        </w:rPr>
        <w:t>Connected-property or fleet telemetry lands on Event Hub,  an Azure Function enriches each reading (for example attaching a peril zone) and streams rows via the Snowpipe Streaming API into a raw schema for near-real-time exposure aggregation. Underwriting dashboards read the conformed product, never the live stream.</w:t>
      </w:r>
    </w:p>
    <w:p w14:paraId="13FB6AEF" w14:textId="5BA618A8" w:rsidR="0041138D" w:rsidRPr="005D6483" w:rsidRDefault="0041138D" w:rsidP="00826544">
      <w:pPr>
        <w:pStyle w:val="Heading4"/>
        <w:ind w:left="851"/>
        <w:rPr>
          <w:bCs w:val="0"/>
          <w:iCs w:val="0"/>
          <w:color w:val="132040" w:themeColor="accent1" w:themeShade="BF"/>
          <w:sz w:val="24"/>
          <w:szCs w:val="26"/>
        </w:rPr>
      </w:pPr>
      <w:bookmarkStart w:id="264" w:name="_Toc239852334"/>
      <w:commentRangeStart w:id="265"/>
      <w:r w:rsidRPr="005D6483">
        <w:rPr>
          <w:bCs w:val="0"/>
          <w:iCs w:val="0"/>
          <w:color w:val="132040" w:themeColor="accent1" w:themeShade="BF"/>
          <w:sz w:val="24"/>
          <w:szCs w:val="26"/>
        </w:rPr>
        <w:t>Streaming Ingestion via Kafka Connect (SFDEINT2)</w:t>
      </w:r>
      <w:bookmarkEnd w:id="264"/>
      <w:commentRangeEnd w:id="265"/>
      <w:r w:rsidR="0050185A" w:rsidRPr="005D6483">
        <w:rPr>
          <w:rStyle w:val="CommentReference"/>
          <w:bCs w:val="0"/>
          <w:iCs w:val="0"/>
          <w:color w:val="132040" w:themeColor="accent1" w:themeShade="BF"/>
          <w:sz w:val="24"/>
          <w:szCs w:val="26"/>
        </w:rPr>
        <w:commentReference w:id="265"/>
      </w:r>
    </w:p>
    <w:p w14:paraId="7E879DD4" w14:textId="13B451C1" w:rsidR="00DE0875" w:rsidRDefault="0041138D" w:rsidP="005D6483">
      <w:pPr>
        <w:rPr>
          <w:i/>
          <w:color w:val="5A6470"/>
          <w:szCs w:val="20"/>
        </w:rPr>
      </w:pPr>
      <w:r w:rsidRPr="0041138D">
        <w:rPr>
          <w:i/>
          <w:color w:val="5A6470"/>
          <w:szCs w:val="20"/>
        </w:rPr>
        <w:t>Continuously ingest Kafka events into the data platform through a managed connector, without building custom ingestion services</w:t>
      </w:r>
    </w:p>
    <w:p w14:paraId="4A090DD6" w14:textId="77777777" w:rsidR="00363CBA" w:rsidRPr="0041138D" w:rsidRDefault="00363CBA" w:rsidP="005D6483">
      <w:pPr>
        <w:rPr>
          <w:i/>
          <w:color w:val="5A6470"/>
          <w:szCs w:val="20"/>
        </w:rPr>
      </w:pPr>
    </w:p>
    <w:p w14:paraId="124091ED" w14:textId="77777777" w:rsidR="0041138D" w:rsidRPr="0041138D" w:rsidRDefault="0041138D" w:rsidP="005D6483">
      <w:pPr>
        <w:rPr>
          <w:i/>
          <w:color w:val="5A6470"/>
          <w:szCs w:val="20"/>
        </w:rPr>
      </w:pPr>
      <w:r w:rsidRPr="0041138D">
        <w:rPr>
          <w:noProof/>
          <w:szCs w:val="20"/>
        </w:rPr>
        <w:drawing>
          <wp:inline distT="0" distB="0" distL="0" distR="0" wp14:anchorId="2BAFE207" wp14:editId="157EF080">
            <wp:extent cx="5731510" cy="987425"/>
            <wp:effectExtent l="0" t="0" r="2540" b="3175"/>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31510" cy="987425"/>
                    </a:xfrm>
                    <a:prstGeom prst="rect">
                      <a:avLst/>
                    </a:prstGeom>
                  </pic:spPr>
                </pic:pic>
              </a:graphicData>
            </a:graphic>
          </wp:inline>
        </w:drawing>
      </w:r>
    </w:p>
    <w:p w14:paraId="522ADF54" w14:textId="77777777" w:rsidR="0041138D" w:rsidRPr="0041138D" w:rsidDel="003875E6" w:rsidRDefault="0041138D" w:rsidP="005D6483">
      <w:pPr>
        <w:spacing w:after="120"/>
        <w:rPr>
          <w:szCs w:val="20"/>
        </w:rPr>
      </w:pPr>
      <w:bookmarkStart w:id="266" w:name="_Toc239852336"/>
      <w:r w:rsidRPr="0041138D">
        <w:rPr>
          <w:b/>
          <w:color w:val="1F3864"/>
          <w:szCs w:val="20"/>
        </w:rPr>
        <w:br/>
        <w:t>Problem</w:t>
      </w:r>
      <w:r w:rsidRPr="0041138D">
        <w:rPr>
          <w:szCs w:val="20"/>
        </w:rPr>
        <w:t>. An existing Kafka platform already carries event data, and that data needs to be delivered continuously to Snowflake. Building and operating custom ingestion services for every topic creates unnecessary complexity, duplication, and operational overhead at scale.</w:t>
      </w:r>
    </w:p>
    <w:p w14:paraId="25C8CA88" w14:textId="70C99E32" w:rsidR="00DE0875" w:rsidRPr="0041138D" w:rsidRDefault="0041138D" w:rsidP="005D6483">
      <w:pPr>
        <w:spacing w:after="120"/>
        <w:rPr>
          <w:szCs w:val="20"/>
        </w:rPr>
      </w:pPr>
      <w:r w:rsidRPr="0041138D">
        <w:rPr>
          <w:b/>
          <w:color w:val="1F3864"/>
          <w:szCs w:val="20"/>
        </w:rPr>
        <w:t>Solution</w:t>
      </w:r>
      <w:bookmarkEnd w:id="266"/>
      <w:r w:rsidRPr="0041138D">
        <w:rPr>
          <w:szCs w:val="20"/>
        </w:rPr>
        <w:t>. Producers publish events to Kafka topics. The Snowflake Sink Connector running in Kafka Connect continuously delivers topic data to Snowflake, leveraging Snowpipe Streaming for low-latency ingestion. The approach is configuration-driven and reusable, avoiding bespoke ingestion code for each topic.</w:t>
      </w:r>
    </w:p>
    <w:p w14:paraId="45AE96F2" w14:textId="710186D3" w:rsidR="0041138D" w:rsidRPr="0041138D" w:rsidRDefault="0041138D" w:rsidP="005D6483">
      <w:pPr>
        <w:spacing w:after="120"/>
        <w:rPr>
          <w:szCs w:val="20"/>
        </w:rPr>
      </w:pPr>
      <w:bookmarkStart w:id="267" w:name="_Toc239852337"/>
      <w:r w:rsidRPr="00FF4C82">
        <w:rPr>
          <w:b/>
          <w:color w:val="1F3864"/>
          <w:szCs w:val="20"/>
        </w:rPr>
        <w:t>U</w:t>
      </w:r>
      <w:r w:rsidRPr="0041138D">
        <w:rPr>
          <w:b/>
          <w:color w:val="1F3864"/>
          <w:szCs w:val="20"/>
        </w:rPr>
        <w:t>se it when</w:t>
      </w:r>
      <w:bookmarkEnd w:id="267"/>
      <w:r w:rsidRPr="00FF4C82">
        <w:rPr>
          <w:b/>
          <w:color w:val="1F3864"/>
          <w:szCs w:val="20"/>
        </w:rPr>
        <w:t>.</w:t>
      </w:r>
      <w:r w:rsidRPr="0041138D">
        <w:rPr>
          <w:szCs w:val="20"/>
        </w:rPr>
        <w:t xml:space="preserve"> </w:t>
      </w:r>
      <w:r w:rsidR="0024506B" w:rsidRPr="0024506B">
        <w:rPr>
          <w:szCs w:val="20"/>
        </w:rPr>
        <w:t>Use this pattern when Kafka is already the enterprise event backbone, when configuration-driven ingestion is preferable to custom code, and when multiple topics require a consistent and repeatable ingestion route into Snowflake</w:t>
      </w:r>
      <w:r w:rsidR="002622C8">
        <w:rPr>
          <w:szCs w:val="20"/>
        </w:rPr>
        <w:t xml:space="preserve">. </w:t>
      </w:r>
      <w:r w:rsidRPr="0041138D">
        <w:rPr>
          <w:szCs w:val="20"/>
        </w:rPr>
        <w:t>It also suits scenarios that benefit from built-in batching, retries, and offset management provided by the connector platform.</w:t>
      </w:r>
    </w:p>
    <w:p w14:paraId="4EC2F23A" w14:textId="5D5A49DF" w:rsidR="00681507" w:rsidRPr="00681507" w:rsidRDefault="0041138D" w:rsidP="00681507">
      <w:pPr>
        <w:spacing w:after="120"/>
        <w:rPr>
          <w:szCs w:val="20"/>
        </w:rPr>
      </w:pPr>
      <w:bookmarkStart w:id="268" w:name="_Toc239852338"/>
      <w:r w:rsidRPr="0041138D">
        <w:rPr>
          <w:b/>
          <w:color w:val="1F3864"/>
          <w:szCs w:val="20"/>
        </w:rPr>
        <w:t>Avoid it when</w:t>
      </w:r>
      <w:bookmarkEnd w:id="268"/>
      <w:r w:rsidRPr="0041138D">
        <w:rPr>
          <w:szCs w:val="20"/>
        </w:rPr>
        <w:t xml:space="preserve">. </w:t>
      </w:r>
      <w:r w:rsidR="00681507" w:rsidRPr="00681507">
        <w:rPr>
          <w:szCs w:val="20"/>
        </w:rPr>
        <w:t>Avoid this pattern when Kafka is not already part of the platform and would be introduced solely for Snowflake ingestion. It is also unsuitable when significant per-record transformation, enrichment or business logic is required, or when the data naturally arrives as files and is better served by batch ingestion.</w:t>
      </w:r>
    </w:p>
    <w:p w14:paraId="4B352BE1" w14:textId="77777777" w:rsidR="0041138D" w:rsidRPr="0041138D" w:rsidRDefault="0041138D" w:rsidP="005D6483">
      <w:pPr>
        <w:spacing w:after="120"/>
        <w:rPr>
          <w:szCs w:val="20"/>
        </w:rPr>
      </w:pPr>
      <w:bookmarkStart w:id="269" w:name="_Toc239852339"/>
      <w:r w:rsidRPr="0041138D">
        <w:rPr>
          <w:b/>
          <w:color w:val="1F3864"/>
          <w:szCs w:val="20"/>
        </w:rPr>
        <w:t>Risk &amp; consideration</w:t>
      </w:r>
      <w:bookmarkEnd w:id="269"/>
      <w:r w:rsidRPr="0041138D">
        <w:rPr>
          <w:szCs w:val="20"/>
        </w:rPr>
        <w:t>. Kafka Connect requires operational ownership, including connector lifecycle management, scaling, monitoring and dead-letter handling. Connector configuration, schema evolution and topic-to-table mapping should be governed as part of the ingestion platform design.</w:t>
      </w:r>
    </w:p>
    <w:p w14:paraId="51E139A5" w14:textId="77777777" w:rsidR="0041138D" w:rsidRPr="0041138D" w:rsidRDefault="0041138D" w:rsidP="005D6483">
      <w:pPr>
        <w:spacing w:after="120"/>
        <w:rPr>
          <w:szCs w:val="20"/>
        </w:rPr>
      </w:pPr>
      <w:bookmarkStart w:id="270" w:name="_Toc239852340"/>
      <w:r w:rsidRPr="0041138D">
        <w:rPr>
          <w:b/>
          <w:color w:val="1F3864"/>
          <w:szCs w:val="20"/>
        </w:rPr>
        <w:t>Security boundary</w:t>
      </w:r>
      <w:bookmarkEnd w:id="270"/>
      <w:r w:rsidRPr="0041138D">
        <w:rPr>
          <w:szCs w:val="20"/>
        </w:rPr>
        <w:t>. The trust boundary is the Kafka platform and the Kafka Connect runtime. Kafka brokers, Connect workers, and Snowflake are connected through private network paths. The connector authenticates to Snowflake using centrally managed credentials or federated identity, and topic-level access controls restrict producer and consumer permissions. Data-in-transit protection follows the Cloud Engineering Standards.</w:t>
      </w:r>
    </w:p>
    <w:p w14:paraId="486D3FCA" w14:textId="77777777" w:rsidR="0041138D" w:rsidRPr="0041138D" w:rsidRDefault="0041138D" w:rsidP="005D6483">
      <w:pPr>
        <w:spacing w:after="120"/>
        <w:rPr>
          <w:szCs w:val="20"/>
        </w:rPr>
      </w:pPr>
      <w:bookmarkStart w:id="271" w:name="_Toc239852341"/>
      <w:r w:rsidRPr="0041138D">
        <w:rPr>
          <w:b/>
          <w:color w:val="1F3864"/>
          <w:szCs w:val="20"/>
        </w:rPr>
        <w:t>Common pitfall</w:t>
      </w:r>
      <w:bookmarkEnd w:id="271"/>
      <w:r w:rsidRPr="0041138D">
        <w:rPr>
          <w:b/>
          <w:color w:val="1F3864"/>
          <w:szCs w:val="20"/>
        </w:rPr>
        <w:t>.</w:t>
      </w:r>
      <w:r w:rsidRPr="0041138D">
        <w:rPr>
          <w:szCs w:val="20"/>
        </w:rPr>
        <w:t xml:space="preserve"> Assuming Kafka Connect requires minimal operational oversight. Connector lag, dead-letter accumulation and unmanaged schema evolution can result in ingestion failures and delayed data availability.</w:t>
      </w:r>
    </w:p>
    <w:p w14:paraId="223501D9" w14:textId="77777777" w:rsidR="0041138D" w:rsidRPr="0041138D" w:rsidRDefault="0041138D" w:rsidP="005D6483">
      <w:pPr>
        <w:spacing w:after="120"/>
        <w:rPr>
          <w:szCs w:val="20"/>
        </w:rPr>
      </w:pPr>
      <w:bookmarkStart w:id="272" w:name="_Toc239852342"/>
      <w:r w:rsidRPr="0041138D">
        <w:rPr>
          <w:b/>
          <w:color w:val="1F3864"/>
          <w:szCs w:val="20"/>
        </w:rPr>
        <w:t>In practice</w:t>
      </w:r>
      <w:bookmarkEnd w:id="272"/>
      <w:r w:rsidRPr="0041138D">
        <w:rPr>
          <w:szCs w:val="20"/>
        </w:rPr>
        <w:t>. Policy and claims domain events are published to Kafka topics and continuously ingested into Snowflake raw schemas through the Snowflake Sink Connector. New topics are onboarded through configuration, providing a consistent ingestion approach without bespoke loader implementations.</w:t>
      </w:r>
    </w:p>
    <w:p w14:paraId="723E4F2C" w14:textId="46EF427E" w:rsidR="0041138D" w:rsidRPr="005D6483" w:rsidRDefault="0041138D" w:rsidP="00826544">
      <w:pPr>
        <w:pStyle w:val="Heading4"/>
        <w:ind w:left="851"/>
        <w:rPr>
          <w:bCs w:val="0"/>
          <w:iCs w:val="0"/>
          <w:color w:val="132040" w:themeColor="accent1" w:themeShade="BF"/>
          <w:sz w:val="24"/>
          <w:szCs w:val="26"/>
        </w:rPr>
      </w:pPr>
      <w:bookmarkStart w:id="273" w:name="_Toc239852343"/>
      <w:r w:rsidRPr="005D6483">
        <w:rPr>
          <w:bCs w:val="0"/>
          <w:iCs w:val="0"/>
          <w:color w:val="132040" w:themeColor="accent1" w:themeShade="BF"/>
          <w:sz w:val="24"/>
          <w:szCs w:val="26"/>
        </w:rPr>
        <w:t>File Ingestion (SFDEINT3)</w:t>
      </w:r>
      <w:bookmarkEnd w:id="273"/>
    </w:p>
    <w:p w14:paraId="5B703DB3" w14:textId="5E65619B" w:rsidR="0041138D" w:rsidRDefault="0041138D" w:rsidP="005D6483">
      <w:pPr>
        <w:rPr>
          <w:i/>
          <w:color w:val="5A6470"/>
          <w:szCs w:val="20"/>
        </w:rPr>
      </w:pPr>
      <w:r w:rsidRPr="0041138D">
        <w:rPr>
          <w:i/>
          <w:color w:val="5A6470"/>
          <w:szCs w:val="20"/>
        </w:rPr>
        <w:t>Automatically ingest files into the data platform as they arrive, without custom loading processes.</w:t>
      </w:r>
    </w:p>
    <w:p w14:paraId="51FD15EA" w14:textId="28613D7D" w:rsidR="00262C38" w:rsidRDefault="00262C38" w:rsidP="005D6483">
      <w:pPr>
        <w:rPr>
          <w:i/>
          <w:color w:val="5A6470"/>
          <w:szCs w:val="20"/>
        </w:rPr>
      </w:pPr>
    </w:p>
    <w:p w14:paraId="7A3BD466" w14:textId="66F1E1A4" w:rsidR="00262C38" w:rsidRDefault="00262C38" w:rsidP="005D6483">
      <w:pPr>
        <w:rPr>
          <w:i/>
          <w:color w:val="5A6470"/>
          <w:szCs w:val="20"/>
        </w:rPr>
      </w:pPr>
    </w:p>
    <w:p w14:paraId="79711A8C" w14:textId="2EDD2F40" w:rsidR="00262C38" w:rsidRDefault="00262C38" w:rsidP="005D6483">
      <w:pPr>
        <w:rPr>
          <w:i/>
          <w:color w:val="5A6470"/>
          <w:szCs w:val="20"/>
        </w:rPr>
      </w:pPr>
    </w:p>
    <w:p w14:paraId="69CEB320" w14:textId="799D65AB" w:rsidR="00E16507" w:rsidRDefault="00E16507" w:rsidP="005D6483">
      <w:pPr>
        <w:rPr>
          <w:i/>
          <w:color w:val="5A6470"/>
          <w:szCs w:val="20"/>
        </w:rPr>
      </w:pPr>
    </w:p>
    <w:p w14:paraId="4D6255C4" w14:textId="77777777" w:rsidR="00E16507" w:rsidRDefault="00E16507" w:rsidP="005D6483">
      <w:pPr>
        <w:rPr>
          <w:i/>
          <w:color w:val="5A6470"/>
          <w:szCs w:val="20"/>
        </w:rPr>
      </w:pPr>
    </w:p>
    <w:p w14:paraId="06ADE8B2" w14:textId="3BB13577" w:rsidR="00E16507" w:rsidRDefault="00E16507" w:rsidP="005D6483">
      <w:pPr>
        <w:rPr>
          <w:i/>
          <w:color w:val="5A6470"/>
          <w:szCs w:val="20"/>
        </w:rPr>
      </w:pPr>
    </w:p>
    <w:p w14:paraId="09203986" w14:textId="77777777" w:rsidR="00E16507" w:rsidRDefault="00E16507" w:rsidP="005D6483">
      <w:pPr>
        <w:rPr>
          <w:i/>
          <w:color w:val="5A6470"/>
          <w:szCs w:val="20"/>
        </w:rPr>
      </w:pPr>
    </w:p>
    <w:p w14:paraId="5057CA54" w14:textId="77777777" w:rsidR="00E16507" w:rsidRDefault="00E16507" w:rsidP="005D6483">
      <w:pPr>
        <w:rPr>
          <w:i/>
          <w:color w:val="5A6470"/>
          <w:szCs w:val="20"/>
        </w:rPr>
      </w:pPr>
    </w:p>
    <w:p w14:paraId="58ADF4B3" w14:textId="77777777" w:rsidR="00E16507" w:rsidRDefault="00E16507" w:rsidP="005D6483">
      <w:pPr>
        <w:rPr>
          <w:i/>
          <w:color w:val="5A6470"/>
          <w:szCs w:val="20"/>
        </w:rPr>
      </w:pPr>
    </w:p>
    <w:p w14:paraId="76484146" w14:textId="77777777" w:rsidR="00E16507" w:rsidRDefault="00E16507" w:rsidP="005D6483">
      <w:pPr>
        <w:rPr>
          <w:i/>
          <w:color w:val="5A6470"/>
          <w:szCs w:val="20"/>
        </w:rPr>
      </w:pPr>
    </w:p>
    <w:p w14:paraId="23CB77D9" w14:textId="77777777" w:rsidR="00E16507" w:rsidRDefault="00E16507" w:rsidP="005D6483">
      <w:pPr>
        <w:rPr>
          <w:i/>
          <w:color w:val="5A6470"/>
          <w:szCs w:val="20"/>
        </w:rPr>
      </w:pPr>
    </w:p>
    <w:p w14:paraId="2849F6F5" w14:textId="77777777" w:rsidR="00363CBA" w:rsidRPr="0041138D" w:rsidRDefault="00363CBA" w:rsidP="005D6483">
      <w:pPr>
        <w:rPr>
          <w:i/>
          <w:color w:val="5A6470"/>
          <w:szCs w:val="20"/>
        </w:rPr>
      </w:pPr>
    </w:p>
    <w:p w14:paraId="7BFBD976" w14:textId="0F50FF97" w:rsidR="0041138D" w:rsidRDefault="0041138D" w:rsidP="005D6483">
      <w:pPr>
        <w:rPr>
          <w:szCs w:val="20"/>
        </w:rPr>
      </w:pPr>
      <w:r w:rsidRPr="0041138D">
        <w:rPr>
          <w:szCs w:val="20"/>
        </w:rPr>
        <w:br/>
      </w:r>
      <w:bookmarkStart w:id="274" w:name="_Toc239852344"/>
      <w:r w:rsidRPr="0041138D">
        <w:rPr>
          <w:b/>
          <w:color w:val="1F3864"/>
          <w:szCs w:val="20"/>
        </w:rPr>
        <w:t>Problem</w:t>
      </w:r>
      <w:bookmarkEnd w:id="274"/>
      <w:r w:rsidRPr="0041138D">
        <w:rPr>
          <w:szCs w:val="20"/>
        </w:rPr>
        <w:t>. Source systems and third parties deliver data as files on their own schedule. Polling for new files wastes compute; hand-built loaders drift and fail silently. We need near-real-time, event-triggered loading without an operational service owning the load path.</w:t>
      </w:r>
    </w:p>
    <w:p w14:paraId="59D90CD0" w14:textId="77777777" w:rsidR="00DE0875" w:rsidRPr="0041138D" w:rsidRDefault="00DE0875" w:rsidP="005D6483">
      <w:pPr>
        <w:rPr>
          <w:b/>
          <w:color w:val="1F3864"/>
          <w:szCs w:val="20"/>
        </w:rPr>
      </w:pPr>
    </w:p>
    <w:p w14:paraId="07D2711E" w14:textId="77777777" w:rsidR="0041138D" w:rsidRPr="0041138D" w:rsidRDefault="0041138D" w:rsidP="005D6483">
      <w:pPr>
        <w:spacing w:after="120"/>
        <w:rPr>
          <w:szCs w:val="20"/>
        </w:rPr>
      </w:pPr>
      <w:bookmarkStart w:id="275" w:name="_Toc239852345"/>
      <w:r w:rsidRPr="0041138D">
        <w:rPr>
          <w:b/>
          <w:color w:val="1F3864"/>
          <w:szCs w:val="20"/>
        </w:rPr>
        <w:t>Solution</w:t>
      </w:r>
      <w:bookmarkEnd w:id="275"/>
      <w:r w:rsidRPr="0041138D">
        <w:rPr>
          <w:szCs w:val="20"/>
        </w:rPr>
        <w:t>. A file lands in an ADLS Gen2 landing zone. Blob creation raises an Event Grid notification that triggers Snowpipe auto-ingest, which runs COPY INTO the target raw schema. Loading is serverless and notification-driven; no compute to run or scale.</w:t>
      </w:r>
    </w:p>
    <w:p w14:paraId="2F4A3915" w14:textId="38E5DC7D" w:rsidR="0041138D" w:rsidRPr="0041138D" w:rsidRDefault="0041138D" w:rsidP="005D6483">
      <w:pPr>
        <w:spacing w:after="120"/>
        <w:rPr>
          <w:szCs w:val="20"/>
        </w:rPr>
      </w:pPr>
      <w:bookmarkStart w:id="276" w:name="_Toc239852346"/>
      <w:r w:rsidRPr="0041138D">
        <w:rPr>
          <w:b/>
          <w:color w:val="1F3864"/>
          <w:szCs w:val="20"/>
        </w:rPr>
        <w:t>Use it when</w:t>
      </w:r>
      <w:bookmarkEnd w:id="276"/>
      <w:r w:rsidRPr="0041138D">
        <w:rPr>
          <w:szCs w:val="20"/>
        </w:rPr>
        <w:t xml:space="preserve">. </w:t>
      </w:r>
      <w:r w:rsidR="00681507" w:rsidRPr="00681507">
        <w:rPr>
          <w:szCs w:val="20"/>
        </w:rPr>
        <w:t>Use this pattern when data arrives as discrete CSV, Parquet or JSON files, seconds-to-minutes latency is acceptable, volumes are continuous or unpredictable rather than a single large periodic load, and the producer can write to an approved landing zone.</w:t>
      </w:r>
    </w:p>
    <w:p w14:paraId="4D7CA269" w14:textId="77777777" w:rsidR="0041138D" w:rsidRPr="0041138D" w:rsidRDefault="0041138D" w:rsidP="005D6483">
      <w:pPr>
        <w:spacing w:after="120"/>
        <w:rPr>
          <w:szCs w:val="20"/>
        </w:rPr>
      </w:pPr>
      <w:bookmarkStart w:id="277" w:name="_Toc239852347"/>
      <w:r w:rsidRPr="0041138D">
        <w:rPr>
          <w:b/>
          <w:color w:val="1F3864"/>
          <w:szCs w:val="20"/>
        </w:rPr>
        <w:t>Avoid it when</w:t>
      </w:r>
      <w:bookmarkEnd w:id="277"/>
      <w:r w:rsidRPr="0041138D">
        <w:rPr>
          <w:szCs w:val="20"/>
        </w:rPr>
        <w:t>. 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416F706F" w14:textId="77777777" w:rsidR="0041138D" w:rsidRPr="0041138D" w:rsidRDefault="0041138D" w:rsidP="005D6483">
      <w:pPr>
        <w:spacing w:after="120"/>
        <w:rPr>
          <w:szCs w:val="20"/>
        </w:rPr>
      </w:pPr>
      <w:bookmarkStart w:id="278" w:name="_Toc239852348"/>
      <w:r w:rsidRPr="0041138D">
        <w:rPr>
          <w:b/>
          <w:color w:val="1F3864"/>
          <w:szCs w:val="20"/>
        </w:rPr>
        <w:t>Risk &amp; consideration</w:t>
      </w:r>
      <w:bookmarkEnd w:id="278"/>
      <w:r w:rsidRPr="0041138D">
        <w:rPr>
          <w:szCs w:val="20"/>
        </w:rPr>
        <w:t>. Snowpipe carries per-file overhead, so many small files can increase cost disproportionately. Landing-zone retention, replay, and reconciliation should be designed explicitly. Regular comparison of landed files against Snowpipe load history helps identify and recover from missed notifications or failed loads.</w:t>
      </w:r>
    </w:p>
    <w:p w14:paraId="6B392771" w14:textId="77777777" w:rsidR="0041138D" w:rsidRPr="0041138D" w:rsidRDefault="0041138D" w:rsidP="005D6483">
      <w:pPr>
        <w:spacing w:after="120"/>
        <w:rPr>
          <w:szCs w:val="20"/>
        </w:rPr>
      </w:pPr>
      <w:bookmarkStart w:id="279" w:name="_Toc239852349"/>
      <w:r w:rsidRPr="0041138D">
        <w:rPr>
          <w:b/>
          <w:color w:val="1F3864"/>
          <w:szCs w:val="20"/>
        </w:rPr>
        <w:t>Security boundary</w:t>
      </w:r>
      <w:bookmarkEnd w:id="279"/>
      <w:r w:rsidRPr="0041138D">
        <w:rPr>
          <w:szCs w:val="20"/>
        </w:rPr>
        <w:t>. 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0AAB0115" w14:textId="77777777" w:rsidR="0041138D" w:rsidRPr="0041138D" w:rsidRDefault="0041138D" w:rsidP="005D6483">
      <w:pPr>
        <w:spacing w:after="120"/>
        <w:rPr>
          <w:szCs w:val="20"/>
        </w:rPr>
      </w:pPr>
      <w:bookmarkStart w:id="280" w:name="_Toc239852350"/>
      <w:r w:rsidRPr="0041138D">
        <w:rPr>
          <w:b/>
          <w:color w:val="1F3864"/>
          <w:szCs w:val="20"/>
        </w:rPr>
        <w:t>Common pitfall</w:t>
      </w:r>
      <w:bookmarkEnd w:id="280"/>
      <w:r w:rsidRPr="0041138D">
        <w:rPr>
          <w:szCs w:val="20"/>
        </w:rPr>
        <w:t>. Treating the landing zone as a long-term storage or query layer rather than a transient ingestion boundary. Excessive numbers of small files can also increase Snowpipe processing costs.</w:t>
      </w:r>
    </w:p>
    <w:p w14:paraId="5D552CD0" w14:textId="649CD643" w:rsidR="0041138D" w:rsidRDefault="0041138D" w:rsidP="005D6483">
      <w:pPr>
        <w:spacing w:after="120"/>
        <w:rPr>
          <w:szCs w:val="20"/>
        </w:rPr>
      </w:pPr>
      <w:bookmarkStart w:id="281" w:name="_Toc239852351"/>
      <w:r w:rsidRPr="0041138D">
        <w:rPr>
          <w:b/>
          <w:color w:val="1F3864"/>
          <w:szCs w:val="20"/>
        </w:rPr>
        <w:t>In practice</w:t>
      </w:r>
      <w:bookmarkEnd w:id="281"/>
      <w:r w:rsidRPr="0041138D">
        <w:rPr>
          <w:szCs w:val="20"/>
        </w:rPr>
        <w:t xml:space="preserve">. </w:t>
      </w:r>
      <w:r w:rsidR="00A71443" w:rsidRPr="00A71443">
        <w:rPr>
          <w:szCs w:val="20"/>
        </w:rPr>
        <w:t>Delegated-authority bordereaux from a cover holder arrive as monthly spreadsheet or CSV files, and each file lands in that cover holder’s designated landing-zone path</w:t>
      </w:r>
      <w:r w:rsidR="000E1703">
        <w:rPr>
          <w:szCs w:val="20"/>
        </w:rPr>
        <w:t>.</w:t>
      </w:r>
      <w:r w:rsidR="002622C8">
        <w:rPr>
          <w:szCs w:val="20"/>
        </w:rPr>
        <w:t xml:space="preserve"> </w:t>
      </w:r>
      <w:r w:rsidRPr="0041138D">
        <w:rPr>
          <w:szCs w:val="20"/>
        </w:rPr>
        <w:t xml:space="preserve"> Event Grid triggers Snowpipe to load it into a raw bordereaux schema for downstream conforming and exposure aggregation. Underwriting reporting consumes the conformed data, never the raw landing zone.</w:t>
      </w:r>
    </w:p>
    <w:p w14:paraId="0A87A608" w14:textId="4E29AA13" w:rsidR="0041138D" w:rsidRPr="005D6483" w:rsidRDefault="0041138D" w:rsidP="00826544">
      <w:pPr>
        <w:pStyle w:val="Heading4"/>
        <w:ind w:left="851"/>
        <w:rPr>
          <w:bCs w:val="0"/>
          <w:iCs w:val="0"/>
          <w:color w:val="132040" w:themeColor="accent1" w:themeShade="BF"/>
          <w:sz w:val="24"/>
          <w:szCs w:val="26"/>
        </w:rPr>
      </w:pPr>
      <w:bookmarkStart w:id="282" w:name="_Toc239852352"/>
      <w:r w:rsidRPr="005D6483">
        <w:rPr>
          <w:bCs w:val="0"/>
          <w:iCs w:val="0"/>
          <w:color w:val="132040" w:themeColor="accent1" w:themeShade="BF"/>
          <w:sz w:val="24"/>
          <w:szCs w:val="26"/>
        </w:rPr>
        <w:t>Scheduled batch: CDC/ Watermark (SFDEINT4)</w:t>
      </w:r>
      <w:bookmarkEnd w:id="282"/>
    </w:p>
    <w:p w14:paraId="10F92C98" w14:textId="77777777" w:rsidR="0041138D" w:rsidRDefault="0041138D" w:rsidP="005D6483">
      <w:pPr>
        <w:rPr>
          <w:i/>
          <w:color w:val="5A6470"/>
          <w:szCs w:val="20"/>
        </w:rPr>
      </w:pPr>
      <w:r w:rsidRPr="0041138D">
        <w:rPr>
          <w:i/>
          <w:color w:val="5A6470"/>
          <w:szCs w:val="20"/>
        </w:rPr>
        <w:t xml:space="preserve">Extract and load operational data into the platform in batches, without placing analytics workloads on the operational path. </w:t>
      </w:r>
    </w:p>
    <w:p w14:paraId="1C16BEF9" w14:textId="77777777" w:rsidR="00363CBA" w:rsidRPr="0041138D" w:rsidRDefault="00363CBA" w:rsidP="005D6483">
      <w:pPr>
        <w:rPr>
          <w:szCs w:val="20"/>
        </w:rPr>
      </w:pPr>
    </w:p>
    <w:p w14:paraId="423072B9" w14:textId="77777777" w:rsidR="0041138D" w:rsidRPr="0041138D" w:rsidRDefault="0041138D" w:rsidP="005D6483">
      <w:pPr>
        <w:rPr>
          <w:szCs w:val="20"/>
        </w:rPr>
      </w:pPr>
      <w:r w:rsidRPr="0041138D">
        <w:rPr>
          <w:noProof/>
          <w:szCs w:val="20"/>
        </w:rPr>
        <w:drawing>
          <wp:inline distT="0" distB="0" distL="0" distR="0" wp14:anchorId="27886288" wp14:editId="3638B27B">
            <wp:extent cx="5731510" cy="1107440"/>
            <wp:effectExtent l="0" t="0" r="2540" b="0"/>
            <wp:docPr id="16367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46"/>
                    <a:stretch>
                      <a:fillRect/>
                    </a:stretch>
                  </pic:blipFill>
                  <pic:spPr>
                    <a:xfrm>
                      <a:off x="0" y="0"/>
                      <a:ext cx="5731510" cy="1107440"/>
                    </a:xfrm>
                    <a:prstGeom prst="rect">
                      <a:avLst/>
                    </a:prstGeom>
                  </pic:spPr>
                </pic:pic>
              </a:graphicData>
            </a:graphic>
          </wp:inline>
        </w:drawing>
      </w:r>
    </w:p>
    <w:p w14:paraId="57AE0330" w14:textId="77777777" w:rsidR="0041138D" w:rsidRPr="0041138D" w:rsidRDefault="0041138D" w:rsidP="005D6483">
      <w:pPr>
        <w:spacing w:after="120"/>
        <w:rPr>
          <w:b/>
          <w:color w:val="1F3864"/>
          <w:szCs w:val="20"/>
        </w:rPr>
      </w:pPr>
    </w:p>
    <w:p w14:paraId="49BD3C6D" w14:textId="77777777" w:rsidR="0041138D" w:rsidRPr="0041138D" w:rsidRDefault="0041138D" w:rsidP="005D6483">
      <w:pPr>
        <w:spacing w:after="120"/>
        <w:rPr>
          <w:szCs w:val="20"/>
        </w:rPr>
      </w:pPr>
      <w:r w:rsidRPr="0041138D">
        <w:rPr>
          <w:b/>
          <w:color w:val="1F3864"/>
          <w:szCs w:val="20"/>
        </w:rPr>
        <w:t>Problem</w:t>
      </w:r>
      <w:r w:rsidRPr="0041138D">
        <w:rPr>
          <w:szCs w:val="20"/>
        </w:rPr>
        <w:t>. Data needs to be extracted from a system of record and loaded into the platform on a scheduled basis. Near-real-time delivery is not required, but the process must be reliable, repeatable, and efficient for moving large volumes of data without unnecessary reprocessing.</w:t>
      </w:r>
    </w:p>
    <w:p w14:paraId="7BC40254" w14:textId="41C27B0B" w:rsidR="0041138D" w:rsidRPr="0041138D" w:rsidRDefault="0041138D" w:rsidP="005D6483">
      <w:pPr>
        <w:spacing w:after="120"/>
        <w:rPr>
          <w:szCs w:val="20"/>
        </w:rPr>
      </w:pPr>
      <w:bookmarkStart w:id="283" w:name="_Toc239852354"/>
      <w:r w:rsidRPr="00FF4C82">
        <w:rPr>
          <w:b/>
          <w:color w:val="1F3864"/>
          <w:szCs w:val="20"/>
        </w:rPr>
        <w:t>Solution</w:t>
      </w:r>
      <w:bookmarkEnd w:id="283"/>
      <w:r w:rsidR="002622C8">
        <w:rPr>
          <w:b/>
          <w:color w:val="1F3864"/>
          <w:szCs w:val="20"/>
        </w:rPr>
        <w:t>.</w:t>
      </w:r>
      <w:r w:rsidRPr="0041138D">
        <w:rPr>
          <w:b/>
          <w:color w:val="0D152A" w:themeColor="accent1" w:themeShade="80"/>
          <w:szCs w:val="20"/>
        </w:rPr>
        <w:t xml:space="preserve"> </w:t>
      </w:r>
      <w:r w:rsidR="002C12E9" w:rsidRPr="002C12E9">
        <w:rPr>
          <w:szCs w:val="20"/>
        </w:rPr>
        <w:t>A scheduled Azure Data Factory pipeline or Azure Function extracts new or changed data from the source system, stages it in ADLS Gen2, and loads it into Snowflake using COPY INTO.</w:t>
      </w:r>
      <w:r w:rsidR="002622C8">
        <w:rPr>
          <w:szCs w:val="20"/>
        </w:rPr>
        <w:t xml:space="preserve"> </w:t>
      </w:r>
      <w:r w:rsidRPr="0041138D">
        <w:rPr>
          <w:szCs w:val="20"/>
        </w:rPr>
        <w:t xml:space="preserve"> ADF is preferred for standard connector-based data movement, Azure Functions for custom extraction logic, and Logic Apps for workflow orchestration where the ingestion process spans multiple systems and actions. The approach is periodic, incremental, and cost-efficient.</w:t>
      </w:r>
    </w:p>
    <w:p w14:paraId="299A3D77" w14:textId="77777777" w:rsidR="0041138D" w:rsidRPr="0041138D" w:rsidRDefault="0041138D" w:rsidP="005D6483">
      <w:pPr>
        <w:spacing w:after="120"/>
        <w:rPr>
          <w:szCs w:val="20"/>
        </w:rPr>
      </w:pPr>
      <w:bookmarkStart w:id="284" w:name="_Toc239852355"/>
      <w:r w:rsidRPr="0041138D">
        <w:rPr>
          <w:b/>
          <w:color w:val="1F3864"/>
          <w:szCs w:val="20"/>
        </w:rPr>
        <w:t>Use it when</w:t>
      </w:r>
      <w:bookmarkEnd w:id="284"/>
      <w:r w:rsidRPr="0041138D">
        <w:rPr>
          <w:b/>
          <w:color w:val="1F3864"/>
          <w:szCs w:val="20"/>
        </w:rPr>
        <w:t>.</w:t>
      </w:r>
      <w:r w:rsidRPr="0041138D">
        <w:rPr>
          <w:szCs w:val="20"/>
        </w:rPr>
        <w:t xml:space="preserve"> Use this pattern when data needs to be moved on a scheduled basis (for example hourly or daily), the source provides a reliable watermark or CDC capability, near-real-time delivery is not required, and large data volumes are more efficiently processed in batches than as individual events.</w:t>
      </w:r>
    </w:p>
    <w:p w14:paraId="1D34B5E8" w14:textId="68B6E35B" w:rsidR="0041138D" w:rsidRPr="0041138D" w:rsidRDefault="0041138D" w:rsidP="005D6483">
      <w:pPr>
        <w:spacing w:after="120"/>
        <w:rPr>
          <w:szCs w:val="20"/>
        </w:rPr>
      </w:pPr>
      <w:bookmarkStart w:id="285" w:name="_Toc239852356"/>
      <w:r w:rsidRPr="0041138D">
        <w:rPr>
          <w:b/>
          <w:color w:val="1F3864"/>
          <w:szCs w:val="20"/>
        </w:rPr>
        <w:t>Avoid it when</w:t>
      </w:r>
      <w:bookmarkEnd w:id="285"/>
      <w:r w:rsidRPr="0041138D">
        <w:rPr>
          <w:szCs w:val="20"/>
        </w:rPr>
        <w:t xml:space="preserve">. </w:t>
      </w:r>
      <w:r w:rsidR="006A6CDB" w:rsidRPr="006A6CDB">
        <w:rPr>
          <w:szCs w:val="20"/>
        </w:rPr>
        <w:t>Avoid this pattern when sub-minute latency is required, when the source lacks a dependable change marker and would require brittle full scans, or when the required transformation should be performed within Snowflake rather than during extraction.</w:t>
      </w:r>
    </w:p>
    <w:p w14:paraId="0A333730" w14:textId="77777777" w:rsidR="0041138D" w:rsidRPr="0041138D" w:rsidRDefault="0041138D" w:rsidP="005D6483">
      <w:pPr>
        <w:spacing w:after="120"/>
        <w:rPr>
          <w:szCs w:val="20"/>
        </w:rPr>
      </w:pPr>
      <w:bookmarkStart w:id="286" w:name="_Toc239852357"/>
      <w:r w:rsidRPr="0041138D">
        <w:rPr>
          <w:b/>
          <w:color w:val="1F3864"/>
          <w:szCs w:val="20"/>
        </w:rPr>
        <w:t>Risk &amp; consideration</w:t>
      </w:r>
      <w:bookmarkEnd w:id="286"/>
      <w:r w:rsidRPr="0041138D">
        <w:rPr>
          <w:szCs w:val="20"/>
        </w:rPr>
        <w:t>. Watermark/CDC state should be persisted and managed so failed executions can resume without introducing gaps or duplicates. Considerations include clock skew, soft deletes, source-system load windows and schema evolution.</w:t>
      </w:r>
    </w:p>
    <w:p w14:paraId="69D8DEDD" w14:textId="77777777" w:rsidR="0041138D" w:rsidRPr="0041138D" w:rsidRDefault="0041138D" w:rsidP="005D6483">
      <w:pPr>
        <w:spacing w:after="120"/>
        <w:rPr>
          <w:szCs w:val="20"/>
        </w:rPr>
      </w:pPr>
      <w:bookmarkStart w:id="287" w:name="_Toc239852358"/>
      <w:r w:rsidRPr="0041138D">
        <w:rPr>
          <w:b/>
          <w:color w:val="1F3864"/>
          <w:szCs w:val="20"/>
        </w:rPr>
        <w:t>Security boundary</w:t>
      </w:r>
      <w:bookmarkEnd w:id="287"/>
      <w:r w:rsidRPr="0041138D">
        <w:rPr>
          <w:szCs w:val="20"/>
        </w:rPr>
        <w:t>. The trust boundaries are the source system connection and the staging area. Authentication uses managed identities wherever supported, with no embedded credentials. The stage is accessed through private connectivity and least-privilege RBAC. Data-in-transit protection follows the Cloud Engineering Standards. Snowflake acts solely as the ingestion target and does not require direct access to the source system.</w:t>
      </w:r>
    </w:p>
    <w:p w14:paraId="3FEAA77E" w14:textId="77777777" w:rsidR="0041138D" w:rsidRPr="0041138D" w:rsidRDefault="0041138D" w:rsidP="005D6483">
      <w:pPr>
        <w:spacing w:after="120"/>
        <w:rPr>
          <w:szCs w:val="20"/>
        </w:rPr>
      </w:pPr>
      <w:bookmarkStart w:id="288" w:name="_Toc239852359"/>
      <w:r w:rsidRPr="0041138D">
        <w:rPr>
          <w:b/>
          <w:color w:val="1F3864"/>
          <w:szCs w:val="20"/>
        </w:rPr>
        <w:t>Common pitfall</w:t>
      </w:r>
      <w:bookmarkEnd w:id="288"/>
      <w:r w:rsidRPr="0041138D">
        <w:rPr>
          <w:szCs w:val="20"/>
        </w:rPr>
        <w:t>. Implementing watermark logic that is not transactional with the data read process, or reverting to full reloads when CDC mechanisms fail, resulting in increased cost and processing time.</w:t>
      </w:r>
    </w:p>
    <w:p w14:paraId="28285322" w14:textId="77777777" w:rsidR="0041138D" w:rsidRDefault="0041138D" w:rsidP="005D6483">
      <w:pPr>
        <w:spacing w:after="120"/>
        <w:rPr>
          <w:szCs w:val="20"/>
        </w:rPr>
      </w:pPr>
      <w:bookmarkStart w:id="289" w:name="_Toc239852360"/>
      <w:r w:rsidRPr="0041138D">
        <w:rPr>
          <w:b/>
          <w:color w:val="1F3864"/>
          <w:szCs w:val="20"/>
        </w:rPr>
        <w:t>In practice</w:t>
      </w:r>
      <w:bookmarkEnd w:id="289"/>
      <w:r w:rsidRPr="0041138D">
        <w:rPr>
          <w:szCs w:val="20"/>
        </w:rPr>
        <w:t>. Nightly incremental extract of policy and premium movements from a policy-administration system, staged and loaded for finance and actuarial reporting. The operational system is never queried live by reporting.</w:t>
      </w:r>
    </w:p>
    <w:p w14:paraId="68EBFBF6" w14:textId="77777777" w:rsidR="002622C8" w:rsidRDefault="002622C8" w:rsidP="005D6483">
      <w:pPr>
        <w:spacing w:after="120"/>
        <w:rPr>
          <w:szCs w:val="20"/>
        </w:rPr>
      </w:pPr>
    </w:p>
    <w:p w14:paraId="2E0A0855" w14:textId="2F6E8CB8" w:rsidR="0041138D" w:rsidRPr="005D6483" w:rsidRDefault="0041138D" w:rsidP="00826544">
      <w:pPr>
        <w:pStyle w:val="Heading4"/>
        <w:ind w:left="851"/>
        <w:rPr>
          <w:bCs w:val="0"/>
          <w:iCs w:val="0"/>
          <w:color w:val="132040" w:themeColor="accent1" w:themeShade="BF"/>
          <w:sz w:val="24"/>
          <w:szCs w:val="26"/>
        </w:rPr>
      </w:pPr>
      <w:bookmarkStart w:id="290" w:name="_Toc239852361"/>
      <w:r w:rsidRPr="005D6483">
        <w:rPr>
          <w:bCs w:val="0"/>
          <w:iCs w:val="0"/>
          <w:color w:val="132040" w:themeColor="accent1" w:themeShade="BF"/>
          <w:sz w:val="24"/>
          <w:szCs w:val="26"/>
        </w:rPr>
        <w:t>Staged Multi Source Ingestion (SFDEINT5)</w:t>
      </w:r>
      <w:bookmarkEnd w:id="290"/>
    </w:p>
    <w:p w14:paraId="51EE7B92" w14:textId="77777777" w:rsidR="0041138D" w:rsidRDefault="0041138D" w:rsidP="005D6483">
      <w:pPr>
        <w:rPr>
          <w:i/>
          <w:color w:val="5A6470"/>
          <w:szCs w:val="20"/>
        </w:rPr>
      </w:pPr>
      <w:r w:rsidRPr="0041138D">
        <w:rPr>
          <w:i/>
          <w:color w:val="5A6470"/>
          <w:szCs w:val="20"/>
        </w:rPr>
        <w:t>Ingest data into the platform in batches, decoupling operational systems from analytics workloads.</w:t>
      </w:r>
    </w:p>
    <w:p w14:paraId="43D484F0" w14:textId="77777777" w:rsidR="00363CBA" w:rsidRPr="0041138D" w:rsidRDefault="00363CBA" w:rsidP="005D6483">
      <w:pPr>
        <w:rPr>
          <w:i/>
          <w:color w:val="5A6470"/>
          <w:szCs w:val="20"/>
        </w:rPr>
      </w:pPr>
    </w:p>
    <w:p w14:paraId="6E7E51C9" w14:textId="77777777" w:rsidR="00A51282" w:rsidRDefault="0041138D" w:rsidP="005D6483">
      <w:pPr>
        <w:rPr>
          <w:b/>
          <w:color w:val="1F3864"/>
          <w:szCs w:val="20"/>
        </w:rPr>
      </w:pPr>
      <w:r w:rsidRPr="0041138D">
        <w:rPr>
          <w:noProof/>
          <w:szCs w:val="20"/>
        </w:rPr>
        <w:drawing>
          <wp:inline distT="0" distB="0" distL="0" distR="0" wp14:anchorId="3823DF91" wp14:editId="53449112">
            <wp:extent cx="5731510" cy="1098941"/>
            <wp:effectExtent l="0" t="0" r="2540" b="6350"/>
            <wp:docPr id="593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778" name=""/>
                    <pic:cNvPicPr/>
                  </pic:nvPicPr>
                  <pic:blipFill>
                    <a:blip r:embed="rId47"/>
                    <a:stretch>
                      <a:fillRect/>
                    </a:stretch>
                  </pic:blipFill>
                  <pic:spPr>
                    <a:xfrm>
                      <a:off x="0" y="0"/>
                      <a:ext cx="5731510" cy="1098941"/>
                    </a:xfrm>
                    <a:prstGeom prst="rect">
                      <a:avLst/>
                    </a:prstGeom>
                  </pic:spPr>
                </pic:pic>
              </a:graphicData>
            </a:graphic>
          </wp:inline>
        </w:drawing>
      </w:r>
    </w:p>
    <w:p w14:paraId="4F8878BB" w14:textId="77777777" w:rsidR="00A51282" w:rsidRDefault="00A51282" w:rsidP="005D6483">
      <w:pPr>
        <w:rPr>
          <w:b/>
          <w:color w:val="1F3864"/>
          <w:szCs w:val="20"/>
        </w:rPr>
      </w:pPr>
    </w:p>
    <w:p w14:paraId="45076FF3" w14:textId="457131E0" w:rsidR="0041138D" w:rsidRPr="0041138D" w:rsidRDefault="0041138D" w:rsidP="005D6483">
      <w:pPr>
        <w:rPr>
          <w:szCs w:val="20"/>
        </w:rPr>
      </w:pPr>
      <w:bookmarkStart w:id="291" w:name="_Toc239852362"/>
      <w:r w:rsidRPr="0041138D">
        <w:rPr>
          <w:b/>
          <w:color w:val="1F3864"/>
          <w:szCs w:val="20"/>
        </w:rPr>
        <w:t>Problem</w:t>
      </w:r>
      <w:bookmarkEnd w:id="291"/>
      <w:r w:rsidRPr="0041138D">
        <w:rPr>
          <w:szCs w:val="20"/>
        </w:rPr>
        <w:t>. Multiple related sources must be brought together with dependencies, retries and observability, and transformation should happen where compute is cheapest and closest to the data.</w:t>
      </w:r>
    </w:p>
    <w:p w14:paraId="495E83EF" w14:textId="77777777" w:rsidR="0041138D" w:rsidRPr="0041138D" w:rsidRDefault="0041138D" w:rsidP="005D6483">
      <w:pPr>
        <w:spacing w:after="120"/>
        <w:rPr>
          <w:szCs w:val="20"/>
        </w:rPr>
      </w:pPr>
      <w:bookmarkStart w:id="292" w:name="_Toc239852363"/>
      <w:r w:rsidRPr="0041138D">
        <w:rPr>
          <w:b/>
          <w:color w:val="1F3864"/>
          <w:szCs w:val="20"/>
        </w:rPr>
        <w:t>Solution</w:t>
      </w:r>
      <w:bookmarkEnd w:id="292"/>
      <w:r w:rsidRPr="0041138D">
        <w:rPr>
          <w:b/>
          <w:color w:val="1F3864"/>
          <w:szCs w:val="20"/>
        </w:rPr>
        <w:t>.</w:t>
      </w:r>
      <w:r w:rsidRPr="0041138D">
        <w:rPr>
          <w:szCs w:val="20"/>
        </w:rPr>
        <w:t xml:space="preserve"> An orchestration layer (ADF) coordinates extract → stage → load across sources, then triggers transformation pushed down into Snowflake (ELT, not ETL). The orchestrator owns sequencing and recovery; Snowflake owns the transform.</w:t>
      </w:r>
    </w:p>
    <w:p w14:paraId="49F84CAD" w14:textId="77777777" w:rsidR="0041138D" w:rsidRPr="0041138D" w:rsidRDefault="0041138D" w:rsidP="005D6483">
      <w:pPr>
        <w:spacing w:after="120"/>
        <w:rPr>
          <w:szCs w:val="20"/>
        </w:rPr>
      </w:pPr>
      <w:bookmarkStart w:id="293" w:name="_Toc239852364"/>
      <w:r w:rsidRPr="0041138D">
        <w:rPr>
          <w:b/>
          <w:color w:val="1F3864"/>
          <w:szCs w:val="20"/>
        </w:rPr>
        <w:t>Use it when</w:t>
      </w:r>
      <w:bookmarkEnd w:id="293"/>
      <w:r w:rsidRPr="0041138D">
        <w:rPr>
          <w:b/>
          <w:color w:val="1F3864"/>
          <w:szCs w:val="20"/>
        </w:rPr>
        <w:t>.</w:t>
      </w:r>
      <w:r w:rsidRPr="0041138D">
        <w:rPr>
          <w:szCs w:val="20"/>
        </w:rPr>
        <w:t xml:space="preserve"> Coordinated multi-source loads with inter-dependencies; you want lineage, retries and alerting over the pipeline; transformation is set-based and belongs in the warehouse.</w:t>
      </w:r>
    </w:p>
    <w:p w14:paraId="55A2756B" w14:textId="77777777" w:rsidR="0041138D" w:rsidRPr="0041138D" w:rsidRDefault="0041138D" w:rsidP="005D6483">
      <w:pPr>
        <w:spacing w:after="120"/>
        <w:rPr>
          <w:szCs w:val="20"/>
        </w:rPr>
      </w:pPr>
      <w:bookmarkStart w:id="294" w:name="_Toc239852365"/>
      <w:r w:rsidRPr="0041138D">
        <w:rPr>
          <w:b/>
          <w:color w:val="1F3864"/>
          <w:szCs w:val="20"/>
        </w:rPr>
        <w:t>Avoid it when</w:t>
      </w:r>
      <w:bookmarkEnd w:id="294"/>
      <w:r w:rsidRPr="0041138D">
        <w:rPr>
          <w:b/>
          <w:color w:val="1F3864"/>
          <w:szCs w:val="20"/>
        </w:rPr>
        <w:t>.</w:t>
      </w:r>
      <w:r w:rsidRPr="0041138D">
        <w:rPr>
          <w:szCs w:val="20"/>
        </w:rPr>
        <w:t xml:space="preserve"> A single simple feed (a plain batch or Snowpipe load is lighter); transformation must happen before landing for compliance or redaction; latency needs are real-time.</w:t>
      </w:r>
    </w:p>
    <w:p w14:paraId="547F6B47" w14:textId="77777777" w:rsidR="0041138D" w:rsidRPr="0041138D" w:rsidRDefault="0041138D" w:rsidP="005D6483">
      <w:pPr>
        <w:spacing w:after="120"/>
        <w:rPr>
          <w:szCs w:val="20"/>
        </w:rPr>
      </w:pPr>
      <w:bookmarkStart w:id="295" w:name="_Toc239852366"/>
      <w:r w:rsidRPr="0041138D">
        <w:rPr>
          <w:b/>
          <w:color w:val="1F3864"/>
          <w:szCs w:val="20"/>
        </w:rPr>
        <w:t>Risk &amp; consideration</w:t>
      </w:r>
      <w:bookmarkEnd w:id="295"/>
      <w:r w:rsidRPr="0041138D">
        <w:rPr>
          <w:szCs w:val="20"/>
        </w:rPr>
        <w:t>.</w:t>
      </w:r>
      <w:r w:rsidRPr="0041138D">
        <w:rPr>
          <w:rFonts w:eastAsia="Times New Roman" w:cs="Segoe UI"/>
          <w:szCs w:val="20"/>
          <w:lang w:eastAsia="en-GB"/>
        </w:rPr>
        <w:t xml:space="preserve"> </w:t>
      </w:r>
      <w:r w:rsidRPr="0041138D">
        <w:rPr>
          <w:szCs w:val="20"/>
        </w:rPr>
        <w:t>The orchestration layer becomes a critical dependency and should be subject to the same availability, security and operational controls as other platform services. Partial failures and re-run scenarios should be designed for idempotent execution. Transformation workloads consume Snowflake compute and should be governed accordingly.</w:t>
      </w:r>
    </w:p>
    <w:p w14:paraId="374361BA" w14:textId="53A717AA" w:rsidR="0041138D" w:rsidRPr="0041138D" w:rsidRDefault="0041138D" w:rsidP="005D6483">
      <w:pPr>
        <w:spacing w:after="120"/>
        <w:rPr>
          <w:szCs w:val="20"/>
        </w:rPr>
      </w:pPr>
      <w:bookmarkStart w:id="296" w:name="_Toc239852367"/>
      <w:r w:rsidRPr="0041138D">
        <w:rPr>
          <w:b/>
          <w:color w:val="1F3864"/>
          <w:szCs w:val="20"/>
        </w:rPr>
        <w:t>Security boundary</w:t>
      </w:r>
      <w:bookmarkEnd w:id="296"/>
      <w:r w:rsidRPr="0041138D">
        <w:rPr>
          <w:b/>
          <w:color w:val="1F3864"/>
          <w:szCs w:val="20"/>
        </w:rPr>
        <w:t>.</w:t>
      </w:r>
      <w:r w:rsidRPr="0041138D">
        <w:rPr>
          <w:szCs w:val="20"/>
        </w:rPr>
        <w:t xml:space="preserve"> </w:t>
      </w:r>
      <w:r w:rsidR="006A6CDB" w:rsidRPr="006A6CDB">
        <w:rPr>
          <w:szCs w:val="20"/>
        </w:rPr>
        <w:t>The orchestrator connects to multiple source systems, so managed identity must be used wherever supported. Any remaining secrets must be stored in the approved secrets vault, and each connection must use least-privilege permissions. The staging area must be accessed through a private endpoint.</w:t>
      </w:r>
      <w:r w:rsidR="00ED647E">
        <w:rPr>
          <w:szCs w:val="20"/>
        </w:rPr>
        <w:t xml:space="preserve"> </w:t>
      </w:r>
      <w:r w:rsidRPr="0041138D">
        <w:rPr>
          <w:szCs w:val="20"/>
        </w:rPr>
        <w:t>Transformation runs inside Snowflake, keeping data off intermediate compute in transit.</w:t>
      </w:r>
    </w:p>
    <w:p w14:paraId="2F08FBBB" w14:textId="77777777" w:rsidR="0041138D" w:rsidRPr="0041138D" w:rsidRDefault="0041138D" w:rsidP="005D6483">
      <w:pPr>
        <w:spacing w:after="120"/>
        <w:rPr>
          <w:szCs w:val="20"/>
        </w:rPr>
      </w:pPr>
      <w:bookmarkStart w:id="297" w:name="_Toc239852368"/>
      <w:r w:rsidRPr="0041138D">
        <w:rPr>
          <w:b/>
          <w:color w:val="1F3864"/>
          <w:szCs w:val="20"/>
        </w:rPr>
        <w:t>Common pitfall</w:t>
      </w:r>
      <w:bookmarkEnd w:id="297"/>
      <w:r w:rsidRPr="0041138D">
        <w:rPr>
          <w:szCs w:val="20"/>
        </w:rPr>
        <w:t>. Using the orchestration layer for row-level transformation rather than orchestration and coordination. Excessive retry strategies can also delay identification of persistent upstream failures.</w:t>
      </w:r>
    </w:p>
    <w:p w14:paraId="3E2CBE3C" w14:textId="5CF74EE1" w:rsidR="002622C8" w:rsidRDefault="0041138D" w:rsidP="005D6483">
      <w:pPr>
        <w:spacing w:after="120"/>
        <w:rPr>
          <w:szCs w:val="20"/>
        </w:rPr>
      </w:pPr>
      <w:bookmarkStart w:id="298" w:name="_Toc239852369"/>
      <w:r w:rsidRPr="0041138D">
        <w:rPr>
          <w:b/>
          <w:color w:val="1F3864"/>
          <w:szCs w:val="20"/>
        </w:rPr>
        <w:t>In practice</w:t>
      </w:r>
      <w:bookmarkEnd w:id="298"/>
      <w:r w:rsidRPr="0041138D">
        <w:rPr>
          <w:szCs w:val="20"/>
        </w:rPr>
        <w:t>. Building a conformed claims dataset that joins claims, policy and reinsurance-treaty feeds. The orchestrator sequences the loads and kicks off in-warehouse conforming for exposure and recoveries reporting.</w:t>
      </w:r>
    </w:p>
    <w:p w14:paraId="7C0B713F" w14:textId="5BE9BB6E" w:rsidR="005D6483" w:rsidRDefault="005D6483" w:rsidP="00826544">
      <w:pPr>
        <w:pStyle w:val="Heading4"/>
        <w:ind w:left="851"/>
      </w:pPr>
      <w:bookmarkStart w:id="299" w:name="_Toc239852370"/>
      <w:r w:rsidRPr="00363CBA">
        <w:rPr>
          <w:bCs w:val="0"/>
          <w:color w:val="132040" w:themeColor="accent1" w:themeShade="BF"/>
          <w:sz w:val="24"/>
          <w:szCs w:val="26"/>
        </w:rPr>
        <w:t>Governed API Write (SFDEINT6)</w:t>
      </w:r>
    </w:p>
    <w:p w14:paraId="0494CE9F" w14:textId="77777777" w:rsidR="005D6483" w:rsidRDefault="005D6483" w:rsidP="005D6483">
      <w:pPr>
        <w:spacing w:before="10" w:after="90"/>
        <w:rPr>
          <w:i/>
          <w:color w:val="5A6470"/>
          <w:szCs w:val="20"/>
        </w:rPr>
      </w:pPr>
      <w:r w:rsidRPr="0041138D">
        <w:rPr>
          <w:i/>
          <w:color w:val="5A6470"/>
          <w:szCs w:val="20"/>
        </w:rPr>
        <w:t>A small, well-defined set of records is imported into the platform through a governed API on the shared gateway, avoiding the complexity of file or streaming pipelines for low-volume data exchange.</w:t>
      </w:r>
    </w:p>
    <w:p w14:paraId="0DB98183" w14:textId="77777777" w:rsidR="00363CBA" w:rsidRPr="0041138D" w:rsidRDefault="00363CBA" w:rsidP="005D6483">
      <w:pPr>
        <w:spacing w:before="10" w:after="90"/>
        <w:rPr>
          <w:i/>
          <w:color w:val="5A6470"/>
          <w:szCs w:val="20"/>
        </w:rPr>
      </w:pPr>
    </w:p>
    <w:p w14:paraId="5BC753DF" w14:textId="77777777" w:rsidR="005D6483" w:rsidRDefault="005D6483" w:rsidP="005D6483">
      <w:pPr>
        <w:spacing w:before="40" w:after="120"/>
        <w:jc w:val="center"/>
        <w:rPr>
          <w:szCs w:val="20"/>
        </w:rPr>
      </w:pPr>
      <w:r w:rsidRPr="0041138D">
        <w:rPr>
          <w:noProof/>
          <w:szCs w:val="20"/>
        </w:rPr>
        <w:drawing>
          <wp:inline distT="0" distB="0" distL="0" distR="0" wp14:anchorId="2EE9362F" wp14:editId="43D0670A">
            <wp:extent cx="5731510" cy="987841"/>
            <wp:effectExtent l="0" t="0" r="2540" b="3175"/>
            <wp:docPr id="1056641555"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48"/>
                    <a:srcRect/>
                    <a:stretch>
                      <a:fillRect/>
                    </a:stretch>
                  </pic:blipFill>
                  <pic:spPr bwMode="auto">
                    <a:xfrm>
                      <a:off x="0" y="0"/>
                      <a:ext cx="5731510" cy="987841"/>
                    </a:xfrm>
                    <a:prstGeom prst="rect">
                      <a:avLst/>
                    </a:prstGeom>
                    <a:solidFill>
                      <a:srgbClr val="222831"/>
                    </a:solidFill>
                  </pic:spPr>
                </pic:pic>
              </a:graphicData>
            </a:graphic>
          </wp:inline>
        </w:drawing>
      </w:r>
    </w:p>
    <w:p w14:paraId="3D2B5C73" w14:textId="77777777" w:rsidR="002622C8" w:rsidRPr="0041138D" w:rsidRDefault="002622C8" w:rsidP="005D6483">
      <w:pPr>
        <w:spacing w:before="40" w:after="120"/>
        <w:jc w:val="center"/>
        <w:rPr>
          <w:szCs w:val="20"/>
        </w:rPr>
      </w:pPr>
    </w:p>
    <w:p w14:paraId="08E96F00" w14:textId="77777777" w:rsidR="005D6483" w:rsidRPr="0041138D" w:rsidRDefault="005D6483" w:rsidP="005D6483">
      <w:pPr>
        <w:spacing w:before="40" w:after="110"/>
        <w:rPr>
          <w:szCs w:val="20"/>
        </w:rPr>
      </w:pPr>
      <w:r w:rsidRPr="0041138D">
        <w:rPr>
          <w:b/>
          <w:color w:val="1F3864"/>
          <w:szCs w:val="20"/>
        </w:rPr>
        <w:t>Problem.</w:t>
      </w:r>
      <w:r w:rsidRPr="0041138D">
        <w:rPr>
          <w:b/>
          <w:szCs w:val="20"/>
        </w:rPr>
        <w:t xml:space="preserve"> </w:t>
      </w:r>
      <w:r w:rsidRPr="0041138D">
        <w:rPr>
          <w:szCs w:val="20"/>
        </w:rPr>
        <w:t>A consumer application needs to submit small volumes of data directly into the platform, such as reference data updates, corrections, overrides, or operational adjustments, where standing up a file or streaming pipeline would be disproportionate.</w:t>
      </w:r>
    </w:p>
    <w:p w14:paraId="7E54166F" w14:textId="77777777"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sidRPr="0041138D">
        <w:rPr>
          <w:szCs w:val="20"/>
        </w:rPr>
        <w:t>A governed write API is exposed through API Management. APIM authenticates and authorises callers, applies validation, throttling, and access policies, and forwards requests to approved Snowflake APIs. Snowflake invokes controlled stored procedures to validate and persist the data through a managed import path. The API contract is the integration boundary, and consumers never connect directly to Snowflake.</w:t>
      </w:r>
    </w:p>
    <w:p w14:paraId="7AED8C71"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write is small, well-defined, and low-volume, and requires synchronous or near-synchronous processing. The consumer needs a governed API-based import mechanism rather than a file or event-based ingestion pattern.</w:t>
      </w:r>
    </w:p>
    <w:p w14:paraId="0631CF74" w14:textId="77777777"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Pr="0041138D">
        <w:rPr>
          <w:szCs w:val="20"/>
        </w:rPr>
        <w:t>The volume is high, the payload shape is variable, or data arrives in bulk. In these scenarios, staged file ingestion or streaming patterns are more appropriate. APIs should not be used as a bulk-loading mechanism.</w:t>
      </w:r>
    </w:p>
    <w:p w14:paraId="3FF0471E" w14:textId="77777777"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API-based ingestion introduces dependency on API availability, request validation and platform capacity controls. Payload size, rate limits, idempotency and transactional requirements should be considered during design. Data imports should remain targeted and low-volume to avoid introducing operational and performance risks.</w:t>
      </w:r>
    </w:p>
    <w:p w14:paraId="7FE529A7" w14:textId="77777777" w:rsidR="005D6483" w:rsidRPr="0041138D" w:rsidRDefault="005D6483" w:rsidP="005D6483">
      <w:pPr>
        <w:spacing w:before="40" w:after="110"/>
        <w:rPr>
          <w:szCs w:val="20"/>
        </w:rPr>
      </w:pPr>
      <w:r w:rsidRPr="0041138D">
        <w:rPr>
          <w:b/>
          <w:color w:val="1F3864"/>
          <w:szCs w:val="20"/>
        </w:rPr>
        <w:t>Security boundary</w:t>
      </w:r>
      <w:r w:rsidRPr="0041138D">
        <w:rPr>
          <w:b/>
          <w:szCs w:val="20"/>
        </w:rPr>
        <w:t>.</w:t>
      </w:r>
      <w:r w:rsidRPr="0041138D">
        <w:rPr>
          <w:szCs w:val="20"/>
        </w:rPr>
        <w:t xml:space="preserve"> APIM acts as the integration boundary between consumers and the data platform. Authentication and authorisation are enforced through approved identity providers and access controls. Consumers do not receive direct access to Snowflake. Communications follow approved enterprise connectivity, encryption and secret-management standards.</w:t>
      </w:r>
    </w:p>
    <w:p w14:paraId="157BF11E" w14:textId="77777777" w:rsidR="005D6483" w:rsidRPr="0041138D" w:rsidRDefault="005D6483" w:rsidP="005D6483">
      <w:pPr>
        <w:spacing w:before="40" w:after="110"/>
        <w:rPr>
          <w:szCs w:val="20"/>
        </w:rPr>
      </w:pPr>
      <w:r w:rsidRPr="0041138D">
        <w:rPr>
          <w:b/>
          <w:color w:val="1F3864"/>
          <w:szCs w:val="20"/>
        </w:rPr>
        <w:t>Common pitfall.</w:t>
      </w:r>
      <w:r w:rsidRPr="0041138D">
        <w:rPr>
          <w:szCs w:val="20"/>
        </w:rPr>
        <w:t xml:space="preserve"> Using API-based ingestion for bulk data movement or large-scale operational data loads instead of approved file, batch or streaming ingestion patterns.</w:t>
      </w:r>
    </w:p>
    <w:p w14:paraId="6CE4AFFF" w14:textId="3ACEF34D" w:rsidR="005D6483" w:rsidRDefault="005D6483" w:rsidP="00826544">
      <w:pPr>
        <w:spacing w:before="40" w:after="110"/>
        <w:rPr>
          <w:szCs w:val="20"/>
        </w:rPr>
      </w:pPr>
      <w:r w:rsidRPr="0041138D">
        <w:rPr>
          <w:b/>
          <w:color w:val="1F3864"/>
          <w:szCs w:val="20"/>
        </w:rPr>
        <w:t>In practice</w:t>
      </w:r>
      <w:r w:rsidRPr="0041138D">
        <w:rPr>
          <w:b/>
          <w:szCs w:val="20"/>
        </w:rPr>
        <w:t xml:space="preserve">. </w:t>
      </w:r>
      <w:r w:rsidRPr="0041138D">
        <w:rPr>
          <w:szCs w:val="20"/>
        </w:rPr>
        <w:t>An operations tool submits a corrected reference value through an APIM operation. APIM validates the request and forwards it to a controlled Snowflake ingestion endpoint, which invokes a stored procedure to persist the update. The transaction is audited end-to-end, and the consumer never accesses Snowflake directly.</w:t>
      </w:r>
    </w:p>
    <w:p w14:paraId="2FDDAD95" w14:textId="77777777" w:rsidR="00826544" w:rsidRDefault="00826544" w:rsidP="00826544">
      <w:pPr>
        <w:spacing w:before="40" w:after="110"/>
        <w:rPr>
          <w:szCs w:val="20"/>
        </w:rPr>
      </w:pPr>
    </w:p>
    <w:p w14:paraId="0B428115" w14:textId="77777777" w:rsidR="00826544" w:rsidRDefault="00826544" w:rsidP="00826544">
      <w:pPr>
        <w:spacing w:before="40" w:after="110"/>
        <w:rPr>
          <w:szCs w:val="20"/>
        </w:rPr>
      </w:pPr>
    </w:p>
    <w:p w14:paraId="4A2713B2" w14:textId="77777777" w:rsidR="00826544" w:rsidRDefault="00826544" w:rsidP="00826544">
      <w:pPr>
        <w:spacing w:before="40" w:after="110"/>
        <w:rPr>
          <w:szCs w:val="20"/>
        </w:rPr>
      </w:pPr>
    </w:p>
    <w:p w14:paraId="77A151CD" w14:textId="77777777" w:rsidR="00826544" w:rsidRDefault="00826544" w:rsidP="00826544">
      <w:pPr>
        <w:spacing w:before="40" w:after="110"/>
        <w:rPr>
          <w:szCs w:val="20"/>
        </w:rPr>
      </w:pPr>
    </w:p>
    <w:p w14:paraId="6F17B666" w14:textId="77777777" w:rsidR="00826544" w:rsidRDefault="00826544" w:rsidP="00826544">
      <w:pPr>
        <w:spacing w:before="40" w:after="110"/>
      </w:pPr>
    </w:p>
    <w:p w14:paraId="542AC468" w14:textId="62BA725C" w:rsidR="00826544" w:rsidRPr="004B6871" w:rsidRDefault="0041138D">
      <w:pPr>
        <w:pStyle w:val="Heading3"/>
        <w:spacing w:before="40" w:after="110"/>
      </w:pPr>
      <w:bookmarkStart w:id="300" w:name="_Toc239980638"/>
      <w:r w:rsidRPr="004B6871">
        <w:rPr>
          <w:rFonts w:cs="Times New Roman"/>
          <w:color w:val="132040" w:themeColor="accent1" w:themeShade="BF"/>
          <w:sz w:val="24"/>
          <w:szCs w:val="26"/>
        </w:rPr>
        <w:t>Export Patterns</w:t>
      </w:r>
      <w:bookmarkEnd w:id="299"/>
      <w:bookmarkEnd w:id="300"/>
    </w:p>
    <w:p w14:paraId="5B2A5FC8" w14:textId="2A41E52F" w:rsidR="0041138D" w:rsidRPr="005D6483" w:rsidRDefault="0041138D" w:rsidP="00826544">
      <w:pPr>
        <w:pStyle w:val="Heading4"/>
        <w:ind w:left="851"/>
        <w:rPr>
          <w:bCs w:val="0"/>
          <w:iCs w:val="0"/>
          <w:color w:val="132040" w:themeColor="accent1" w:themeShade="BF"/>
          <w:sz w:val="24"/>
          <w:szCs w:val="26"/>
        </w:rPr>
      </w:pPr>
      <w:r w:rsidRPr="005D6483">
        <w:rPr>
          <w:bCs w:val="0"/>
          <w:iCs w:val="0"/>
          <w:color w:val="132040" w:themeColor="accent1" w:themeShade="BF"/>
          <w:sz w:val="24"/>
          <w:szCs w:val="26"/>
        </w:rPr>
        <w:t>Scheduled Data Export Pattern (SFDEINT</w:t>
      </w:r>
      <w:r w:rsidR="008A092C">
        <w:rPr>
          <w:bCs w:val="0"/>
          <w:iCs w:val="0"/>
          <w:color w:val="132040" w:themeColor="accent1" w:themeShade="BF"/>
          <w:sz w:val="24"/>
          <w:szCs w:val="26"/>
        </w:rPr>
        <w:t>7</w:t>
      </w:r>
      <w:r w:rsidRPr="005D6483">
        <w:rPr>
          <w:bCs w:val="0"/>
          <w:iCs w:val="0"/>
          <w:color w:val="132040" w:themeColor="accent1" w:themeShade="BF"/>
          <w:sz w:val="24"/>
          <w:szCs w:val="26"/>
        </w:rPr>
        <w:t>)</w:t>
      </w:r>
    </w:p>
    <w:p w14:paraId="03A95EDE" w14:textId="77777777" w:rsidR="0041138D" w:rsidRDefault="0041138D" w:rsidP="005D6483">
      <w:pPr>
        <w:rPr>
          <w:i/>
          <w:color w:val="5A6470"/>
          <w:szCs w:val="20"/>
        </w:rPr>
      </w:pPr>
      <w:r w:rsidRPr="0041138D">
        <w:rPr>
          <w:i/>
          <w:color w:val="5A6470"/>
          <w:szCs w:val="20"/>
        </w:rPr>
        <w:t xml:space="preserve">Publish curated data from the platform through managed file exports, keeping analytical and operational workloads decoupled. </w:t>
      </w:r>
    </w:p>
    <w:p w14:paraId="38795748" w14:textId="77777777" w:rsidR="00363CBA" w:rsidRPr="0041138D" w:rsidRDefault="00363CBA" w:rsidP="005D6483">
      <w:pPr>
        <w:rPr>
          <w:szCs w:val="20"/>
        </w:rPr>
      </w:pPr>
    </w:p>
    <w:p w14:paraId="01D89081" w14:textId="77777777" w:rsidR="00826544" w:rsidRPr="0041138D" w:rsidRDefault="00826544" w:rsidP="005D6483">
      <w:pPr>
        <w:rPr>
          <w:szCs w:val="20"/>
        </w:rPr>
      </w:pPr>
    </w:p>
    <w:p w14:paraId="13A90AA5" w14:textId="77777777" w:rsidR="0041138D" w:rsidRPr="0041138D" w:rsidRDefault="0041138D" w:rsidP="005D6483">
      <w:pPr>
        <w:rPr>
          <w:szCs w:val="20"/>
        </w:rPr>
      </w:pPr>
      <w:r w:rsidRPr="0041138D">
        <w:rPr>
          <w:noProof/>
          <w:szCs w:val="20"/>
        </w:rPr>
        <w:drawing>
          <wp:inline distT="0" distB="0" distL="0" distR="0" wp14:anchorId="00847000" wp14:editId="73C971A0">
            <wp:extent cx="5731510" cy="1486206"/>
            <wp:effectExtent l="0" t="0" r="2540" b="0"/>
            <wp:docPr id="21083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540" name=""/>
                    <pic:cNvPicPr/>
                  </pic:nvPicPr>
                  <pic:blipFill>
                    <a:blip r:embed="rId49"/>
                    <a:stretch>
                      <a:fillRect/>
                    </a:stretch>
                  </pic:blipFill>
                  <pic:spPr>
                    <a:xfrm>
                      <a:off x="0" y="0"/>
                      <a:ext cx="5731510" cy="1486206"/>
                    </a:xfrm>
                    <a:prstGeom prst="rect">
                      <a:avLst/>
                    </a:prstGeom>
                  </pic:spPr>
                </pic:pic>
              </a:graphicData>
            </a:graphic>
          </wp:inline>
        </w:drawing>
      </w:r>
    </w:p>
    <w:p w14:paraId="7103052B" w14:textId="77777777" w:rsidR="00E11A1D" w:rsidRPr="0041138D" w:rsidRDefault="00E11A1D" w:rsidP="005D6483">
      <w:pPr>
        <w:rPr>
          <w:szCs w:val="20"/>
        </w:rPr>
      </w:pPr>
    </w:p>
    <w:p w14:paraId="570A24EC" w14:textId="77777777" w:rsidR="0041138D" w:rsidRPr="0041138D" w:rsidRDefault="0041138D" w:rsidP="005D6483">
      <w:pPr>
        <w:spacing w:before="40" w:after="110"/>
        <w:rPr>
          <w:szCs w:val="20"/>
        </w:rPr>
      </w:pPr>
      <w:bookmarkStart w:id="301" w:name="_Toc239852374"/>
      <w:r w:rsidRPr="0041138D">
        <w:rPr>
          <w:b/>
          <w:color w:val="1F3864"/>
          <w:szCs w:val="20"/>
        </w:rPr>
        <w:t>Problem</w:t>
      </w:r>
      <w:bookmarkEnd w:id="301"/>
      <w:r w:rsidRPr="0041138D">
        <w:rPr>
          <w:b/>
          <w:color w:val="1F3864"/>
          <w:szCs w:val="20"/>
        </w:rPr>
        <w:t xml:space="preserve">. </w:t>
      </w:r>
      <w:r w:rsidRPr="0041138D">
        <w:rPr>
          <w:szCs w:val="20"/>
        </w:rPr>
        <w:t>Downstream systems (analytical, operational, integration, third-party) need periodic curated datasets from Snowflake in file form and should be triggered automatically when new exports arrive, without querying Snowflake directly or polling.</w:t>
      </w:r>
    </w:p>
    <w:p w14:paraId="3B37486D" w14:textId="77777777" w:rsidR="0041138D" w:rsidRPr="0041138D" w:rsidRDefault="0041138D" w:rsidP="005D6483">
      <w:pPr>
        <w:spacing w:before="40" w:after="110"/>
        <w:rPr>
          <w:szCs w:val="20"/>
        </w:rPr>
      </w:pPr>
      <w:bookmarkStart w:id="302" w:name="_Toc239852375"/>
      <w:r w:rsidRPr="0041138D">
        <w:rPr>
          <w:b/>
          <w:color w:val="1F3864"/>
          <w:szCs w:val="20"/>
        </w:rPr>
        <w:t>Solution</w:t>
      </w:r>
      <w:bookmarkEnd w:id="302"/>
      <w:r w:rsidRPr="0041138D">
        <w:rPr>
          <w:b/>
          <w:color w:val="1F3864"/>
          <w:szCs w:val="20"/>
        </w:rPr>
        <w:t xml:space="preserve">. </w:t>
      </w:r>
      <w:r w:rsidRPr="0041138D">
        <w:rPr>
          <w:szCs w:val="20"/>
        </w:rPr>
        <w:t>A Snowflake scheduled task exports a curated data product as a file (Parquet, CSV, Delta format) to ADLS. Event Grid, Logic Apps, or scheduled orchestration detects the file arrival and triggers the downstream system to consume it, or the downstream system polls on schedule.</w:t>
      </w:r>
    </w:p>
    <w:p w14:paraId="52E25D81" w14:textId="4780660F" w:rsidR="0041138D" w:rsidRPr="0041138D" w:rsidRDefault="0041138D" w:rsidP="005D6483">
      <w:pPr>
        <w:spacing w:before="40" w:after="110"/>
        <w:rPr>
          <w:szCs w:val="20"/>
        </w:rPr>
      </w:pPr>
      <w:bookmarkStart w:id="303" w:name="_Toc239852376"/>
      <w:r w:rsidRPr="0041138D">
        <w:rPr>
          <w:b/>
          <w:color w:val="1F3864"/>
          <w:szCs w:val="20"/>
        </w:rPr>
        <w:t>Use it when</w:t>
      </w:r>
      <w:bookmarkEnd w:id="303"/>
      <w:r w:rsidRPr="0041138D">
        <w:rPr>
          <w:b/>
          <w:color w:val="1F3864"/>
          <w:szCs w:val="20"/>
        </w:rPr>
        <w:t xml:space="preserve">. </w:t>
      </w:r>
      <w:r w:rsidR="00FA2EBA" w:rsidRPr="00FA2EBA">
        <w:rPr>
          <w:szCs w:val="20"/>
        </w:rPr>
        <w:t>Use this pattern when downstream systems consume data in file or batch form, Snowflake must remain outside the operational processing path, and export schedules can be aligned with downstream processing windows. The exported content should be a complete dataset or a meaningful subset, and an orchestration mechanism should be available to manage consumption.</w:t>
      </w:r>
    </w:p>
    <w:p w14:paraId="512A0AE2" w14:textId="37760A36" w:rsidR="0041138D" w:rsidRPr="0041138D" w:rsidRDefault="0041138D" w:rsidP="005D6483">
      <w:pPr>
        <w:spacing w:before="40" w:after="110"/>
        <w:rPr>
          <w:szCs w:val="20"/>
        </w:rPr>
      </w:pPr>
      <w:bookmarkStart w:id="304" w:name="_Toc239852377"/>
      <w:r w:rsidRPr="0041138D">
        <w:rPr>
          <w:b/>
          <w:color w:val="1F3864"/>
          <w:szCs w:val="20"/>
        </w:rPr>
        <w:t>Avoid it when</w:t>
      </w:r>
      <w:bookmarkEnd w:id="304"/>
      <w:r w:rsidRPr="0041138D">
        <w:rPr>
          <w:b/>
          <w:color w:val="1F3864"/>
          <w:szCs w:val="20"/>
        </w:rPr>
        <w:t xml:space="preserve">. </w:t>
      </w:r>
      <w:bookmarkStart w:id="305" w:name="_Toc239852378"/>
      <w:r w:rsidR="00FA2EBA" w:rsidRPr="00FA2EBA">
        <w:rPr>
          <w:szCs w:val="20"/>
        </w:rPr>
        <w:t>Avoid this pattern when the downstream system requires real-time or near-real-time access, can consume the data efficiently through a governed API, or would make file-based transfer operationally inefficient because of data volume.</w:t>
      </w:r>
    </w:p>
    <w:p w14:paraId="54F064F4" w14:textId="32B73CF9" w:rsidR="0041138D" w:rsidRPr="0041138D" w:rsidRDefault="0041138D" w:rsidP="005D6483">
      <w:pPr>
        <w:spacing w:before="40" w:after="110"/>
        <w:rPr>
          <w:szCs w:val="20"/>
        </w:rPr>
      </w:pPr>
      <w:r w:rsidRPr="0041138D">
        <w:rPr>
          <w:b/>
          <w:color w:val="1F3864"/>
          <w:szCs w:val="20"/>
        </w:rPr>
        <w:t>Risk &amp; consideration</w:t>
      </w:r>
      <w:bookmarkEnd w:id="305"/>
      <w:r w:rsidRPr="0041138D">
        <w:rPr>
          <w:b/>
          <w:color w:val="1F3864"/>
          <w:szCs w:val="20"/>
        </w:rPr>
        <w:t xml:space="preserve">. </w:t>
      </w:r>
      <w:r w:rsidRPr="0041138D">
        <w:rPr>
          <w:szCs w:val="20"/>
        </w:rPr>
        <w:t xml:space="preserve">File export introduces platform compute, storage and transfer costs. Export schedules should be coordinated with downstream processing requirements to avoid stale or delayed data consumption. </w:t>
      </w:r>
      <w:r w:rsidR="00672EEA">
        <w:rPr>
          <w:szCs w:val="20"/>
        </w:rPr>
        <w:t xml:space="preserve"> </w:t>
      </w:r>
      <w:r w:rsidR="00BD72CC" w:rsidRPr="00BD72CC">
        <w:rPr>
          <w:szCs w:val="20"/>
        </w:rPr>
        <w:t>File schemas must be versioned, and downstream systems must handle format changes gracefully.</w:t>
      </w:r>
    </w:p>
    <w:p w14:paraId="255DD137" w14:textId="36644E90" w:rsidR="0041138D" w:rsidRPr="0041138D" w:rsidRDefault="0041138D" w:rsidP="005D6483">
      <w:pPr>
        <w:spacing w:before="40" w:after="110"/>
        <w:rPr>
          <w:szCs w:val="20"/>
        </w:rPr>
      </w:pPr>
      <w:bookmarkStart w:id="306" w:name="_Toc239852379"/>
      <w:r w:rsidRPr="0041138D">
        <w:rPr>
          <w:b/>
          <w:color w:val="1F3864"/>
          <w:szCs w:val="20"/>
        </w:rPr>
        <w:t>Security boundary</w:t>
      </w:r>
      <w:bookmarkEnd w:id="306"/>
      <w:r w:rsidRPr="0041138D">
        <w:rPr>
          <w:b/>
          <w:color w:val="1F3864"/>
          <w:szCs w:val="20"/>
        </w:rPr>
        <w:t xml:space="preserve">. </w:t>
      </w:r>
      <w:r w:rsidRPr="0041138D">
        <w:rPr>
          <w:szCs w:val="20"/>
        </w:rPr>
        <w:t xml:space="preserve">The file is the exchange point. </w:t>
      </w:r>
      <w:r w:rsidR="00344EAE" w:rsidRPr="00344EAE">
        <w:rPr>
          <w:szCs w:val="20"/>
        </w:rPr>
        <w:t>ADLS must be reached through a private endpoint, and the exported file must be written using the approved Snowflake service identity with access scoped to the designated export path.</w:t>
      </w:r>
      <w:r w:rsidR="002622C8">
        <w:rPr>
          <w:szCs w:val="20"/>
        </w:rPr>
        <w:t xml:space="preserve"> </w:t>
      </w:r>
      <w:r w:rsidRPr="0041138D">
        <w:rPr>
          <w:szCs w:val="20"/>
        </w:rPr>
        <w:t>Downstream consumer identity has read-only access to the export path, never to Snowflake directly. Data-in-transit posture inherits from Cloud Engineering Standards.</w:t>
      </w:r>
    </w:p>
    <w:p w14:paraId="1B2FE607" w14:textId="77777777" w:rsidR="0041138D" w:rsidRPr="0041138D" w:rsidRDefault="0041138D" w:rsidP="005D6483">
      <w:pPr>
        <w:spacing w:before="40" w:after="110"/>
        <w:rPr>
          <w:szCs w:val="20"/>
        </w:rPr>
      </w:pPr>
      <w:bookmarkStart w:id="307" w:name="_Toc239852380"/>
      <w:r w:rsidRPr="0041138D">
        <w:rPr>
          <w:b/>
          <w:color w:val="1F3864"/>
          <w:szCs w:val="20"/>
        </w:rPr>
        <w:t>Common pitfall</w:t>
      </w:r>
      <w:bookmarkEnd w:id="307"/>
      <w:r w:rsidRPr="0041138D">
        <w:rPr>
          <w:b/>
          <w:color w:val="1F3864"/>
          <w:szCs w:val="20"/>
        </w:rPr>
        <w:t xml:space="preserve">. </w:t>
      </w:r>
      <w:r w:rsidRPr="0041138D">
        <w:rPr>
          <w:szCs w:val="20"/>
        </w:rPr>
        <w:t>Exporting larger datasets than required, failing to reconcile export and consumption schedules, or not managing schema changes between producers and consumers.</w:t>
      </w:r>
    </w:p>
    <w:p w14:paraId="41683AD4" w14:textId="392CF63B" w:rsidR="00DE0875" w:rsidRDefault="0041138D" w:rsidP="005D6483">
      <w:pPr>
        <w:spacing w:before="40" w:after="110"/>
        <w:rPr>
          <w:szCs w:val="20"/>
        </w:rPr>
      </w:pPr>
      <w:bookmarkStart w:id="308" w:name="_Toc239852381"/>
      <w:r w:rsidRPr="0041138D">
        <w:rPr>
          <w:b/>
          <w:color w:val="1F3864"/>
          <w:szCs w:val="20"/>
        </w:rPr>
        <w:t>In practice</w:t>
      </w:r>
      <w:bookmarkEnd w:id="308"/>
      <w:r w:rsidRPr="0041138D">
        <w:rPr>
          <w:b/>
          <w:color w:val="1F3864"/>
          <w:szCs w:val="20"/>
        </w:rPr>
        <w:t xml:space="preserve">. </w:t>
      </w:r>
      <w:r w:rsidRPr="0041138D">
        <w:rPr>
          <w:szCs w:val="20"/>
        </w:rPr>
        <w:t>Curated features for a claims prediction model are exported nightly as Parquet from Snowflake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6B126100" w14:textId="77777777" w:rsidR="00001D85" w:rsidRDefault="00001D85" w:rsidP="005D6483">
      <w:pPr>
        <w:spacing w:before="40" w:after="110"/>
        <w:rPr>
          <w:szCs w:val="20"/>
        </w:rPr>
      </w:pPr>
    </w:p>
    <w:p w14:paraId="5CEA5BE1" w14:textId="77777777" w:rsidR="00001D85" w:rsidRDefault="00001D85" w:rsidP="005D6483">
      <w:pPr>
        <w:spacing w:before="40" w:after="110"/>
        <w:rPr>
          <w:szCs w:val="20"/>
        </w:rPr>
      </w:pPr>
    </w:p>
    <w:p w14:paraId="467B94A1" w14:textId="77777777" w:rsidR="00001D85" w:rsidRDefault="00001D85" w:rsidP="005D6483">
      <w:pPr>
        <w:spacing w:before="40" w:after="110"/>
        <w:rPr>
          <w:szCs w:val="20"/>
        </w:rPr>
      </w:pPr>
    </w:p>
    <w:p w14:paraId="766AB19A" w14:textId="77777777" w:rsidR="00001D85" w:rsidRDefault="00001D85" w:rsidP="005D6483">
      <w:pPr>
        <w:spacing w:before="40" w:after="110"/>
        <w:rPr>
          <w:szCs w:val="20"/>
        </w:rPr>
      </w:pPr>
    </w:p>
    <w:p w14:paraId="2104D034" w14:textId="77777777" w:rsidR="00001D85" w:rsidRPr="0041138D" w:rsidRDefault="00001D85" w:rsidP="005D6483">
      <w:pPr>
        <w:spacing w:before="40" w:after="110"/>
        <w:rPr>
          <w:szCs w:val="20"/>
        </w:rPr>
      </w:pPr>
    </w:p>
    <w:p w14:paraId="7A1DEC1B" w14:textId="77777777" w:rsidR="00826544" w:rsidRPr="0041138D" w:rsidRDefault="00826544" w:rsidP="005D6483">
      <w:pPr>
        <w:spacing w:before="40" w:after="110"/>
        <w:rPr>
          <w:szCs w:val="20"/>
        </w:rPr>
      </w:pPr>
    </w:p>
    <w:p w14:paraId="4BC069AB" w14:textId="1146A3C1" w:rsidR="005D6483" w:rsidRDefault="005D6483" w:rsidP="00826544">
      <w:pPr>
        <w:pStyle w:val="Heading4"/>
        <w:ind w:left="851"/>
      </w:pPr>
      <w:bookmarkStart w:id="309" w:name="_Toc239852383"/>
      <w:r w:rsidRPr="00363CBA">
        <w:rPr>
          <w:bCs w:val="0"/>
          <w:color w:val="132040" w:themeColor="accent1" w:themeShade="BF"/>
          <w:sz w:val="24"/>
          <w:szCs w:val="26"/>
        </w:rPr>
        <w:t>Governed API Read (SFDEINT</w:t>
      </w:r>
      <w:r w:rsidR="008A092C">
        <w:rPr>
          <w:bCs w:val="0"/>
          <w:color w:val="132040" w:themeColor="accent1" w:themeShade="BF"/>
          <w:sz w:val="24"/>
          <w:szCs w:val="26"/>
        </w:rPr>
        <w:t>8</w:t>
      </w:r>
      <w:r w:rsidRPr="00363CBA">
        <w:rPr>
          <w:bCs w:val="0"/>
          <w:color w:val="132040" w:themeColor="accent1" w:themeShade="BF"/>
          <w:sz w:val="24"/>
          <w:szCs w:val="26"/>
        </w:rPr>
        <w:t>)</w:t>
      </w:r>
    </w:p>
    <w:p w14:paraId="7B40832E" w14:textId="77777777" w:rsidR="00363CBA" w:rsidRDefault="005D6483" w:rsidP="005D6483">
      <w:pPr>
        <w:spacing w:before="10" w:after="90"/>
        <w:rPr>
          <w:i/>
          <w:color w:val="5A6470"/>
          <w:szCs w:val="20"/>
        </w:rPr>
      </w:pPr>
      <w:r w:rsidRPr="0041138D">
        <w:rPr>
          <w:i/>
          <w:color w:val="5A6470"/>
          <w:szCs w:val="20"/>
        </w:rPr>
        <w:t>Small, curated analytical results are served on demand through a governed API on the shared gateway, so callers get a specific answer without reaching into the platform.</w:t>
      </w:r>
    </w:p>
    <w:p w14:paraId="05FD1E9D" w14:textId="77777777" w:rsidR="00826544" w:rsidRDefault="00826544" w:rsidP="005D6483">
      <w:pPr>
        <w:spacing w:before="10" w:after="90"/>
        <w:rPr>
          <w:i/>
          <w:color w:val="5A6470"/>
          <w:szCs w:val="20"/>
        </w:rPr>
      </w:pPr>
    </w:p>
    <w:p w14:paraId="14B2F4A1" w14:textId="7A328364" w:rsidR="005D6483" w:rsidRPr="0041138D" w:rsidRDefault="005D6483" w:rsidP="00EA20D6">
      <w:pPr>
        <w:spacing w:before="10" w:after="90"/>
        <w:rPr>
          <w:szCs w:val="20"/>
        </w:rPr>
      </w:pPr>
      <w:r w:rsidRPr="0041138D">
        <w:rPr>
          <w:i/>
          <w:color w:val="5A6470"/>
          <w:szCs w:val="20"/>
        </w:rPr>
        <w:br/>
      </w:r>
      <w:r w:rsidRPr="0041138D">
        <w:rPr>
          <w:noProof/>
          <w:szCs w:val="20"/>
        </w:rPr>
        <w:drawing>
          <wp:inline distT="0" distB="0" distL="0" distR="0" wp14:anchorId="64741334" wp14:editId="5411ACEC">
            <wp:extent cx="5731510" cy="1107830"/>
            <wp:effectExtent l="0" t="0" r="2540" b="0"/>
            <wp:docPr id="3832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8377" name=""/>
                    <pic:cNvPicPr/>
                  </pic:nvPicPr>
                  <pic:blipFill>
                    <a:blip r:embed="rId50"/>
                    <a:stretch>
                      <a:fillRect/>
                    </a:stretch>
                  </pic:blipFill>
                  <pic:spPr>
                    <a:xfrm>
                      <a:off x="0" y="0"/>
                      <a:ext cx="5731510" cy="1107830"/>
                    </a:xfrm>
                    <a:prstGeom prst="rect">
                      <a:avLst/>
                    </a:prstGeom>
                  </pic:spPr>
                </pic:pic>
              </a:graphicData>
            </a:graphic>
          </wp:inline>
        </w:drawing>
      </w:r>
      <w:r w:rsidR="0007310F">
        <w:rPr>
          <w:szCs w:val="20"/>
        </w:rPr>
        <w:br/>
      </w:r>
      <w:r w:rsidRPr="0041138D">
        <w:rPr>
          <w:b/>
          <w:color w:val="1F3864"/>
          <w:szCs w:val="20"/>
        </w:rPr>
        <w:t>Problem</w:t>
      </w:r>
      <w:r w:rsidRPr="0041138D">
        <w:rPr>
          <w:b/>
          <w:szCs w:val="20"/>
        </w:rPr>
        <w:t xml:space="preserve">. </w:t>
      </w:r>
      <w:r w:rsidRPr="0041138D">
        <w:rPr>
          <w:szCs w:val="20"/>
        </w:rPr>
        <w:t>A consumer needs a specific analytical value or small result on demand, such as an aggregate or a lookup, and should not be given a live connection into the analytical platform.</w:t>
      </w:r>
    </w:p>
    <w:p w14:paraId="305F7964" w14:textId="5DA4CE28"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sidR="002F2CCF" w:rsidRPr="002F2CCF">
        <w:rPr>
          <w:szCs w:val="20"/>
        </w:rPr>
        <w:t>Expose the curated data through an API Management product backed by a controlled service layer or approved Snowflake access path. The data platform owns the curation and query logic for the data product, while the integration platform owns the governed API exposure, including authentication, authorisation, throttling, caching, and API lifecycle management. The response is a curated analytical view rather than direct access to underlying data structures.</w:t>
      </w:r>
    </w:p>
    <w:p w14:paraId="4FDDF4BB"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result is small and well defined, needs to be on demand and synchronous, and benefits from caching and rate control.</w:t>
      </w:r>
    </w:p>
    <w:p w14:paraId="11027F48" w14:textId="1D11D44F"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009E6183" w:rsidRPr="009E6183">
        <w:rPr>
          <w:szCs w:val="20"/>
        </w:rPr>
        <w:t>The consumer needs large or complete datasets, where bulk export, data sharing, or file-based delivery is more appropriate. Also avoid it for latency-sensitive or transactional reads, where the source of truth is an operational system rather than the analytical platform.</w:t>
      </w:r>
    </w:p>
    <w:p w14:paraId="27D99C5D" w14:textId="3449128E"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w:t>
      </w:r>
      <w:r w:rsidR="00422417" w:rsidRPr="00422417">
        <w:rPr>
          <w:szCs w:val="20"/>
        </w:rPr>
        <w:t>Warehouse latency and consumption costs should be considered when exposing platform data through APIs. Appropriate caching and clearly defined service expectations should be applied. Consumers should treat the data as curated and eventually consistent rather than as an operational system of record.</w:t>
      </w:r>
    </w:p>
    <w:p w14:paraId="62505FE5" w14:textId="77777777" w:rsidR="005D6483" w:rsidRPr="0041138D" w:rsidRDefault="005D6483" w:rsidP="005D6483">
      <w:pPr>
        <w:spacing w:before="40" w:after="110"/>
        <w:rPr>
          <w:szCs w:val="20"/>
        </w:rPr>
      </w:pPr>
      <w:r w:rsidRPr="0041138D">
        <w:rPr>
          <w:b/>
          <w:color w:val="1F3864"/>
          <w:szCs w:val="20"/>
        </w:rPr>
        <w:t>Security boundary.</w:t>
      </w:r>
      <w:r w:rsidRPr="0041138D">
        <w:rPr>
          <w:szCs w:val="20"/>
        </w:rPr>
        <w:t xml:space="preserve"> APIM acts as the consumption boundary between consumers and the data platform. Consumers authenticate through approved identity providers, while access to the underlying platform remains restricted to approved service identities and private connectivity paths.</w:t>
      </w:r>
    </w:p>
    <w:p w14:paraId="407BB24D" w14:textId="77777777" w:rsidR="005D6483" w:rsidRDefault="005D6483" w:rsidP="005D6483">
      <w:pPr>
        <w:spacing w:before="40" w:after="110"/>
        <w:rPr>
          <w:szCs w:val="20"/>
        </w:rPr>
      </w:pPr>
      <w:r w:rsidRPr="0041138D">
        <w:rPr>
          <w:b/>
          <w:color w:val="1F3864"/>
          <w:szCs w:val="20"/>
        </w:rPr>
        <w:t>Common pitfall</w:t>
      </w:r>
      <w:r w:rsidRPr="0041138D">
        <w:rPr>
          <w:b/>
          <w:szCs w:val="20"/>
        </w:rPr>
        <w:t>.</w:t>
      </w:r>
      <w:r w:rsidRPr="0041138D">
        <w:rPr>
          <w:szCs w:val="20"/>
        </w:rPr>
        <w:t xml:space="preserve"> Using governed analytical APIs for transactional processing or exposing large datasets through synchronous API calls rather than using the approved export patterns.</w:t>
      </w:r>
    </w:p>
    <w:p w14:paraId="4181ECB6" w14:textId="77777777" w:rsidR="000A09FF" w:rsidRPr="000A09FF" w:rsidRDefault="000A09FF" w:rsidP="000A09FF">
      <w:pPr>
        <w:spacing w:before="40" w:after="110"/>
        <w:rPr>
          <w:szCs w:val="20"/>
        </w:rPr>
      </w:pPr>
      <w:r w:rsidRPr="000A09FF">
        <w:rPr>
          <w:b/>
          <w:color w:val="1F3864"/>
          <w:szCs w:val="20"/>
        </w:rPr>
        <w:t>In practice.</w:t>
      </w:r>
      <w:r w:rsidRPr="000A09FF">
        <w:rPr>
          <w:szCs w:val="20"/>
        </w:rPr>
        <w:t xml:space="preserve"> Aggregated metrics, analytical summaries, and lookup data are exposed through a governed API for consumption by internal applications and reporting solutions, enabling access to curated analytical data without requiring direct connectivity to Snowflake.</w:t>
      </w:r>
    </w:p>
    <w:p w14:paraId="0115C97D" w14:textId="77777777" w:rsidR="000A09FF" w:rsidRDefault="000A09FF" w:rsidP="005D6483">
      <w:pPr>
        <w:spacing w:before="40" w:after="110"/>
        <w:rPr>
          <w:szCs w:val="20"/>
        </w:rPr>
      </w:pPr>
    </w:p>
    <w:p w14:paraId="652DAFBE" w14:textId="70A53839" w:rsidR="0041138D" w:rsidRDefault="0041138D" w:rsidP="00A959D1">
      <w:pPr>
        <w:pStyle w:val="Heading1"/>
        <w:ind w:left="431" w:hanging="431"/>
      </w:pPr>
      <w:bookmarkStart w:id="310" w:name="_Toc239852326"/>
      <w:bookmarkStart w:id="311" w:name="_Toc239980639"/>
      <w:bookmarkStart w:id="312" w:name="_Toc239507151"/>
      <w:bookmarkStart w:id="313" w:name="_Toc239852384"/>
      <w:bookmarkStart w:id="314" w:name="_Toc240366857"/>
      <w:bookmarkEnd w:id="309"/>
      <w:r w:rsidRPr="006F79A8">
        <w:t>Insurance Integration Scenarios</w:t>
      </w:r>
      <w:bookmarkEnd w:id="310"/>
      <w:bookmarkEnd w:id="311"/>
      <w:bookmarkEnd w:id="314"/>
    </w:p>
    <w:p w14:paraId="3A6AE6BE" w14:textId="77777777" w:rsidR="005D6483" w:rsidRPr="005D6483" w:rsidRDefault="005D6483" w:rsidP="005D6483"/>
    <w:p w14:paraId="7D58E421" w14:textId="00B38B45" w:rsidR="005D6483" w:rsidRDefault="0041138D" w:rsidP="0041138D">
      <w:pPr>
        <w:spacing w:after="120"/>
        <w:rPr>
          <w:szCs w:val="20"/>
        </w:rPr>
      </w:pPr>
      <w:r w:rsidRPr="0041138D">
        <w:rPr>
          <w:szCs w:val="20"/>
        </w:rPr>
        <w:t xml:space="preserve">The table illustrates how the catalogue resolves characteristic Chaucer integrations. Each scenario names the patterns it composes, the primary Azure components and the purpose it serves. Pattern references point to the catalogue in Section </w:t>
      </w:r>
      <w:r w:rsidR="00AB6074">
        <w:rPr>
          <w:szCs w:val="20"/>
        </w:rPr>
        <w:t>8</w:t>
      </w:r>
      <w:r w:rsidRPr="0041138D">
        <w:rPr>
          <w:szCs w:val="20"/>
        </w:rPr>
        <w:t>.</w:t>
      </w:r>
    </w:p>
    <w:tbl>
      <w:tblPr>
        <w:tblStyle w:val="TableGridLight"/>
        <w:tblW w:w="9634" w:type="dxa"/>
        <w:tblLook w:val="04A0" w:firstRow="1" w:lastRow="0" w:firstColumn="1" w:lastColumn="0" w:noHBand="0" w:noVBand="1"/>
      </w:tblPr>
      <w:tblGrid>
        <w:gridCol w:w="1289"/>
        <w:gridCol w:w="3242"/>
        <w:gridCol w:w="2231"/>
        <w:gridCol w:w="2872"/>
      </w:tblGrid>
      <w:tr w:rsidR="005A1246" w:rsidRPr="009527A4" w14:paraId="66547AFD" w14:textId="77777777" w:rsidTr="007A2B8C">
        <w:tc>
          <w:tcPr>
            <w:tcW w:w="128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6108E71" w14:textId="5057ADC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Scenario</w:t>
            </w:r>
          </w:p>
        </w:tc>
        <w:tc>
          <w:tcPr>
            <w:tcW w:w="324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4357404" w14:textId="4EB271BA"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Patterns</w:t>
            </w:r>
          </w:p>
        </w:tc>
        <w:tc>
          <w:tcPr>
            <w:tcW w:w="223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1B0BE1B" w14:textId="2EC1BC8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Primary components</w:t>
            </w:r>
          </w:p>
        </w:tc>
        <w:tc>
          <w:tcPr>
            <w:tcW w:w="28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479E701" w14:textId="596A0CE3"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Purpose</w:t>
            </w:r>
          </w:p>
        </w:tc>
      </w:tr>
      <w:tr w:rsidR="005A1246" w:rsidRPr="009527A4" w14:paraId="6DC2605B" w14:textId="77777777" w:rsidTr="00866873">
        <w:tc>
          <w:tcPr>
            <w:tcW w:w="1289" w:type="dxa"/>
            <w:tcBorders>
              <w:top w:val="single" w:sz="4" w:space="0" w:color="000000" w:themeColor="text1"/>
            </w:tcBorders>
            <w:vAlign w:val="center"/>
          </w:tcPr>
          <w:p w14:paraId="51FF1945" w14:textId="1018C89B" w:rsidR="005A1246" w:rsidRPr="00F94A76" w:rsidRDefault="005A1246" w:rsidP="005A1246">
            <w:pPr>
              <w:rPr>
                <w:rFonts w:asciiTheme="minorHAnsi" w:hAnsiTheme="minorHAnsi" w:hint="eastAsia"/>
                <w:lang w:eastAsia="en-GB"/>
              </w:rPr>
            </w:pPr>
            <w:r w:rsidRPr="0041138D">
              <w:rPr>
                <w:rFonts w:asciiTheme="minorHAnsi" w:hAnsiTheme="minorHAnsi"/>
                <w:szCs w:val="20"/>
              </w:rPr>
              <w:t>Delegated Authority</w:t>
            </w:r>
          </w:p>
        </w:tc>
        <w:tc>
          <w:tcPr>
            <w:tcW w:w="3242" w:type="dxa"/>
            <w:tcBorders>
              <w:top w:val="single" w:sz="4" w:space="0" w:color="000000" w:themeColor="text1"/>
            </w:tcBorders>
            <w:vAlign w:val="center"/>
          </w:tcPr>
          <w:p w14:paraId="42795258" w14:textId="784A7F29" w:rsidR="005A1246" w:rsidRPr="00F94A76" w:rsidRDefault="005A1246" w:rsidP="005A1246">
            <w:pPr>
              <w:rPr>
                <w:rFonts w:asciiTheme="minorHAnsi" w:hAnsiTheme="minorHAnsi" w:hint="eastAsia"/>
                <w:lang w:eastAsia="en-GB"/>
              </w:rPr>
            </w:pPr>
            <w:r w:rsidRPr="0041138D">
              <w:rPr>
                <w:rFonts w:asciiTheme="minorHAnsi" w:hAnsiTheme="minorHAnsi"/>
                <w:szCs w:val="20"/>
              </w:rPr>
              <w:t>File ingestion (</w:t>
            </w:r>
            <w:r w:rsidR="00122229">
              <w:rPr>
                <w:rFonts w:asciiTheme="minorHAnsi" w:hAnsiTheme="minorHAnsi"/>
                <w:szCs w:val="20"/>
              </w:rPr>
              <w:t>SFINT19</w:t>
            </w:r>
            <w:r w:rsidRPr="0041138D">
              <w:rPr>
                <w:rFonts w:asciiTheme="minorHAnsi" w:hAnsiTheme="minorHAnsi"/>
                <w:szCs w:val="20"/>
              </w:rPr>
              <w:t>), canonical model (</w:t>
            </w:r>
            <w:r w:rsidR="00122229">
              <w:rPr>
                <w:rFonts w:asciiTheme="minorHAnsi" w:hAnsiTheme="minorHAnsi"/>
                <w:szCs w:val="20"/>
              </w:rPr>
              <w:t>SFINT21</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xml:space="preserve">), </w:t>
            </w:r>
            <w:r w:rsidR="00B81732">
              <w:rPr>
                <w:rFonts w:asciiTheme="minorHAnsi" w:hAnsiTheme="minorHAnsi"/>
                <w:szCs w:val="20"/>
              </w:rPr>
              <w:t>file ingestion</w:t>
            </w:r>
            <w:r w:rsidRPr="0041138D">
              <w:rPr>
                <w:rFonts w:asciiTheme="minorHAnsi" w:hAnsiTheme="minorHAnsi"/>
                <w:szCs w:val="20"/>
              </w:rPr>
              <w:t xml:space="preserve"> to the data platform (SFDEINT3)</w:t>
            </w:r>
          </w:p>
        </w:tc>
        <w:tc>
          <w:tcPr>
            <w:tcW w:w="2231" w:type="dxa"/>
            <w:tcBorders>
              <w:top w:val="single" w:sz="4" w:space="0" w:color="000000" w:themeColor="text1"/>
            </w:tcBorders>
            <w:vAlign w:val="center"/>
          </w:tcPr>
          <w:p w14:paraId="4358D17C" w14:textId="767CCF6B" w:rsidR="005A1246" w:rsidRPr="00F94A76" w:rsidRDefault="005A1246" w:rsidP="005A1246">
            <w:pPr>
              <w:rPr>
                <w:rFonts w:asciiTheme="minorHAnsi" w:hAnsiTheme="minorHAnsi" w:hint="eastAsia"/>
                <w:lang w:eastAsia="en-GB"/>
              </w:rPr>
            </w:pPr>
            <w:r w:rsidRPr="0041138D">
              <w:rPr>
                <w:rFonts w:asciiTheme="minorHAnsi" w:hAnsiTheme="minorHAnsi"/>
                <w:szCs w:val="20"/>
              </w:rPr>
              <w:t>Logic Apps, Functions, Blob, Service Bus, Snowflake</w:t>
            </w:r>
          </w:p>
        </w:tc>
        <w:tc>
          <w:tcPr>
            <w:tcW w:w="2872" w:type="dxa"/>
            <w:tcBorders>
              <w:top w:val="single" w:sz="4" w:space="0" w:color="000000" w:themeColor="text1"/>
            </w:tcBorders>
            <w:vAlign w:val="center"/>
          </w:tcPr>
          <w:p w14:paraId="416961E1" w14:textId="2D2E29B8" w:rsidR="005A1246" w:rsidRPr="00F94A76" w:rsidRDefault="005A1246" w:rsidP="005A1246">
            <w:pPr>
              <w:rPr>
                <w:rFonts w:asciiTheme="minorHAnsi" w:hAnsiTheme="minorHAnsi" w:hint="eastAsia"/>
                <w:lang w:eastAsia="en-GB"/>
              </w:rPr>
            </w:pPr>
            <w:r w:rsidRPr="0041138D">
              <w:rPr>
                <w:rFonts w:asciiTheme="minorHAnsi" w:hAnsiTheme="minorHAnsi"/>
                <w:szCs w:val="20"/>
              </w:rPr>
              <w:t>Validate cover holder reporting, capture at source where possible, and retire manual bordereau re-keying.</w:t>
            </w:r>
          </w:p>
        </w:tc>
      </w:tr>
      <w:tr w:rsidR="005A1246" w:rsidRPr="009527A4" w14:paraId="7C4B03A9" w14:textId="77777777" w:rsidTr="005A1246">
        <w:tc>
          <w:tcPr>
            <w:tcW w:w="1289" w:type="dxa"/>
            <w:vAlign w:val="center"/>
          </w:tcPr>
          <w:p w14:paraId="54F76F42" w14:textId="5F033668" w:rsidR="005A1246" w:rsidRPr="00F94A76" w:rsidRDefault="005A1246" w:rsidP="005A1246">
            <w:pPr>
              <w:rPr>
                <w:rFonts w:asciiTheme="minorHAnsi" w:hAnsiTheme="minorHAnsi" w:hint="eastAsia"/>
                <w:lang w:eastAsia="en-GB"/>
              </w:rPr>
            </w:pPr>
            <w:r w:rsidRPr="0041138D">
              <w:rPr>
                <w:rFonts w:asciiTheme="minorHAnsi" w:hAnsiTheme="minorHAnsi"/>
                <w:szCs w:val="20"/>
              </w:rPr>
              <w:t>London Market</w:t>
            </w:r>
          </w:p>
        </w:tc>
        <w:tc>
          <w:tcPr>
            <w:tcW w:w="3242" w:type="dxa"/>
            <w:vAlign w:val="center"/>
          </w:tcPr>
          <w:p w14:paraId="33740C9F" w14:textId="78A4B795" w:rsidR="005A1246" w:rsidRPr="00F94A76" w:rsidRDefault="005A1246" w:rsidP="005A1246">
            <w:pPr>
              <w:rPr>
                <w:rFonts w:asciiTheme="minorHAnsi" w:hAnsiTheme="minorHAnsi" w:hint="eastAsia"/>
                <w:lang w:eastAsia="en-GB"/>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messaging (SFINT</w:t>
            </w:r>
            <w:r w:rsidR="00CD05FC">
              <w:rPr>
                <w:rFonts w:asciiTheme="minorHAnsi" w:hAnsiTheme="minorHAnsi"/>
                <w:szCs w:val="20"/>
              </w:rPr>
              <w:t>8</w:t>
            </w:r>
            <w:r w:rsidRPr="0041138D">
              <w:rPr>
                <w:rFonts w:asciiTheme="minorHAnsi" w:hAnsiTheme="minorHAnsi"/>
                <w:szCs w:val="20"/>
              </w:rPr>
              <w:t>), orchestration (SFINT</w:t>
            </w:r>
            <w:r w:rsidR="00402BFD">
              <w:rPr>
                <w:rFonts w:asciiTheme="minorHAnsi" w:hAnsiTheme="minorHAnsi"/>
                <w:szCs w:val="20"/>
              </w:rPr>
              <w:t>15</w:t>
            </w:r>
            <w:r w:rsidRPr="0041138D">
              <w:rPr>
                <w:rFonts w:asciiTheme="minorHAnsi" w:hAnsiTheme="minorHAnsi"/>
                <w:szCs w:val="20"/>
              </w:rPr>
              <w:t>), data platform exchange (9.4)</w:t>
            </w:r>
          </w:p>
        </w:tc>
        <w:tc>
          <w:tcPr>
            <w:tcW w:w="2231" w:type="dxa"/>
            <w:vAlign w:val="center"/>
          </w:tcPr>
          <w:p w14:paraId="0614FAD8" w14:textId="73305212"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6DE7E418" w14:textId="1FC98237" w:rsidR="005A1246" w:rsidRPr="00F94A76" w:rsidRDefault="005A1246" w:rsidP="005A1246">
            <w:pPr>
              <w:rPr>
                <w:rFonts w:asciiTheme="minorHAnsi" w:hAnsiTheme="minorHAnsi" w:hint="eastAsia"/>
                <w:lang w:eastAsia="en-GB"/>
              </w:rPr>
            </w:pPr>
            <w:r w:rsidRPr="0041138D">
              <w:rPr>
                <w:rFonts w:asciiTheme="minorHAnsi" w:hAnsiTheme="minorHAnsi"/>
                <w:szCs w:val="20"/>
              </w:rPr>
              <w:t>Align processing to the core data record and design for incremental modernisation.</w:t>
            </w:r>
          </w:p>
        </w:tc>
      </w:tr>
      <w:tr w:rsidR="005A1246" w:rsidRPr="009527A4" w14:paraId="4218357E" w14:textId="77777777" w:rsidTr="005A1246">
        <w:tc>
          <w:tcPr>
            <w:tcW w:w="1289" w:type="dxa"/>
            <w:vAlign w:val="center"/>
          </w:tcPr>
          <w:p w14:paraId="64D85FCE" w14:textId="10952D42" w:rsidR="005A1246" w:rsidRPr="00F94A76" w:rsidRDefault="005A1246" w:rsidP="005A1246">
            <w:pPr>
              <w:rPr>
                <w:rFonts w:asciiTheme="minorHAnsi" w:hAnsiTheme="minorHAnsi" w:hint="eastAsia"/>
                <w:lang w:eastAsia="en-GB"/>
              </w:rPr>
            </w:pPr>
            <w:r w:rsidRPr="0041138D">
              <w:rPr>
                <w:rFonts w:asciiTheme="minorHAnsi" w:hAnsiTheme="minorHAnsi"/>
                <w:szCs w:val="20"/>
              </w:rPr>
              <w:t>Submissions</w:t>
            </w:r>
          </w:p>
        </w:tc>
        <w:tc>
          <w:tcPr>
            <w:tcW w:w="3242" w:type="dxa"/>
            <w:vAlign w:val="center"/>
          </w:tcPr>
          <w:p w14:paraId="5BE053F3" w14:textId="78A77CB9"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 SFINT1</w:t>
            </w:r>
            <w:r w:rsidR="00FF2D2A">
              <w:rPr>
                <w:rFonts w:asciiTheme="minorHAnsi" w:hAnsiTheme="minorHAnsi"/>
                <w:szCs w:val="20"/>
              </w:rPr>
              <w:t>2</w:t>
            </w:r>
            <w:r w:rsidRPr="0041138D">
              <w:rPr>
                <w:rFonts w:asciiTheme="minorHAnsi" w:hAnsiTheme="minorHAnsi"/>
                <w:szCs w:val="20"/>
              </w:rPr>
              <w:t>), file ingestion (</w:t>
            </w:r>
            <w:r w:rsidR="00122229">
              <w:rPr>
                <w:rFonts w:asciiTheme="minorHAnsi" w:hAnsiTheme="minorHAnsi"/>
                <w:szCs w:val="20"/>
              </w:rPr>
              <w:t>SFINT19</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composition (SFINT2)</w:t>
            </w:r>
          </w:p>
        </w:tc>
        <w:tc>
          <w:tcPr>
            <w:tcW w:w="2231" w:type="dxa"/>
            <w:vAlign w:val="center"/>
          </w:tcPr>
          <w:p w14:paraId="4801839E" w14:textId="0367C7EF" w:rsidR="005A1246" w:rsidRPr="00F94A76" w:rsidRDefault="005A1246" w:rsidP="00A51BA8">
            <w:pPr>
              <w:rPr>
                <w:rFonts w:asciiTheme="minorHAnsi" w:hAnsiTheme="minorHAnsi" w:hint="eastAsia"/>
                <w:lang w:eastAsia="en-GB"/>
              </w:rPr>
            </w:pPr>
            <w:r w:rsidRPr="0041138D">
              <w:rPr>
                <w:rFonts w:asciiTheme="minorHAnsi" w:hAnsiTheme="minorHAnsi"/>
                <w:szCs w:val="20"/>
              </w:rPr>
              <w:t xml:space="preserve">API Management, </w:t>
            </w:r>
            <w:r w:rsidR="00A51BA8">
              <w:rPr>
                <w:rFonts w:asciiTheme="minorHAnsi" w:hAnsiTheme="minorHAnsi"/>
                <w:szCs w:val="20"/>
              </w:rPr>
              <w:t>A</w:t>
            </w:r>
            <w:r w:rsidR="00A51BA8" w:rsidRPr="00C57C57">
              <w:rPr>
                <w:rFonts w:asciiTheme="minorHAnsi" w:hAnsiTheme="minorHAnsi"/>
                <w:szCs w:val="20"/>
              </w:rPr>
              <w:t>pproved network edge service</w:t>
            </w:r>
            <w:r w:rsidRPr="0041138D">
              <w:rPr>
                <w:rFonts w:asciiTheme="minorHAnsi" w:hAnsiTheme="minorHAnsi"/>
                <w:szCs w:val="20"/>
              </w:rPr>
              <w:t>, Logic Apps, Functions</w:t>
            </w:r>
          </w:p>
        </w:tc>
        <w:tc>
          <w:tcPr>
            <w:tcW w:w="2872" w:type="dxa"/>
            <w:vAlign w:val="center"/>
          </w:tcPr>
          <w:p w14:paraId="7D232547" w14:textId="4FA101C0" w:rsidR="005A1246" w:rsidRPr="00F94A76" w:rsidRDefault="005A1246" w:rsidP="005A1246">
            <w:pPr>
              <w:rPr>
                <w:rFonts w:asciiTheme="minorHAnsi" w:hAnsiTheme="minorHAnsi" w:hint="eastAsia"/>
                <w:lang w:eastAsia="en-GB"/>
              </w:rPr>
            </w:pPr>
            <w:r w:rsidRPr="0041138D">
              <w:rPr>
                <w:rFonts w:asciiTheme="minorHAnsi" w:hAnsiTheme="minorHAnsi"/>
                <w:szCs w:val="20"/>
              </w:rPr>
              <w:t>Accept submissions by API, file or portal, triage and route to the right underwriting team and system.</w:t>
            </w:r>
          </w:p>
        </w:tc>
      </w:tr>
      <w:tr w:rsidR="005A1246" w:rsidRPr="009527A4" w14:paraId="1AF5A1F0" w14:textId="77777777" w:rsidTr="005A1246">
        <w:tc>
          <w:tcPr>
            <w:tcW w:w="1289" w:type="dxa"/>
            <w:vAlign w:val="center"/>
          </w:tcPr>
          <w:p w14:paraId="35C8EDDA" w14:textId="6ECD0D12" w:rsidR="005A1246" w:rsidRPr="00F94A76" w:rsidRDefault="005A1246" w:rsidP="005A1246">
            <w:pPr>
              <w:rPr>
                <w:rFonts w:asciiTheme="minorHAnsi" w:hAnsiTheme="minorHAnsi" w:hint="eastAsia"/>
                <w:lang w:eastAsia="en-GB"/>
              </w:rPr>
            </w:pPr>
            <w:r w:rsidRPr="0041138D">
              <w:rPr>
                <w:rFonts w:asciiTheme="minorHAnsi" w:hAnsiTheme="minorHAnsi"/>
                <w:szCs w:val="20"/>
              </w:rPr>
              <w:t>Claims</w:t>
            </w:r>
          </w:p>
        </w:tc>
        <w:tc>
          <w:tcPr>
            <w:tcW w:w="3242" w:type="dxa"/>
            <w:vAlign w:val="center"/>
          </w:tcPr>
          <w:p w14:paraId="78599E2E" w14:textId="5A690488"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w:t>
            </w:r>
            <w:r w:rsidR="00FF2D2A">
              <w:rPr>
                <w:rFonts w:asciiTheme="minorHAnsi" w:hAnsiTheme="minorHAnsi"/>
                <w:szCs w:val="20"/>
              </w:rPr>
              <w:t>2</w:t>
            </w:r>
            <w:r w:rsidRPr="0041138D">
              <w:rPr>
                <w:rFonts w:asciiTheme="minorHAnsi" w:hAnsiTheme="minorHAnsi"/>
                <w:szCs w:val="20"/>
              </w:rPr>
              <w:t>), orchestration with compensation (SFINT1</w:t>
            </w:r>
            <w:r w:rsidR="00FF2D2A">
              <w:rPr>
                <w:rFonts w:asciiTheme="minorHAnsi" w:hAnsiTheme="minorHAnsi"/>
                <w:szCs w:val="20"/>
              </w:rPr>
              <w:t>5</w:t>
            </w:r>
            <w:r w:rsidRPr="0041138D">
              <w:rPr>
                <w:rFonts w:asciiTheme="minorHAnsi" w:hAnsiTheme="minorHAnsi"/>
                <w:szCs w:val="20"/>
              </w:rPr>
              <w:t xml:space="preserve"> and SFINT1</w:t>
            </w:r>
            <w:r w:rsidR="00FF2D2A">
              <w:rPr>
                <w:rFonts w:asciiTheme="minorHAnsi" w:hAnsiTheme="minorHAnsi"/>
                <w:szCs w:val="20"/>
              </w:rPr>
              <w:t>6</w:t>
            </w:r>
            <w:r w:rsidRPr="0041138D">
              <w:rPr>
                <w:rFonts w:asciiTheme="minorHAnsi" w:hAnsiTheme="minorHAnsi"/>
                <w:szCs w:val="20"/>
              </w:rPr>
              <w:t>), outbound webhook (SFINT1</w:t>
            </w:r>
            <w:r w:rsidR="00FF2D2A">
              <w:rPr>
                <w:rFonts w:asciiTheme="minorHAnsi" w:hAnsiTheme="minorHAnsi"/>
                <w:szCs w:val="20"/>
              </w:rPr>
              <w:t>3</w:t>
            </w:r>
            <w:r w:rsidRPr="0041138D">
              <w:rPr>
                <w:rFonts w:asciiTheme="minorHAnsi" w:hAnsiTheme="minorHAnsi"/>
                <w:szCs w:val="20"/>
              </w:rPr>
              <w:t>), data platform exchange (9.4)</w:t>
            </w:r>
          </w:p>
        </w:tc>
        <w:tc>
          <w:tcPr>
            <w:tcW w:w="2231" w:type="dxa"/>
            <w:vAlign w:val="center"/>
          </w:tcPr>
          <w:p w14:paraId="211650AF" w14:textId="576E5A87"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70221AB8" w14:textId="3F93CEE6" w:rsidR="005A1246" w:rsidRPr="00F94A76" w:rsidRDefault="005A1246" w:rsidP="005A1246">
            <w:pPr>
              <w:rPr>
                <w:rFonts w:asciiTheme="minorHAnsi" w:hAnsiTheme="minorHAnsi" w:hint="eastAsia"/>
                <w:lang w:eastAsia="en-GB"/>
              </w:rPr>
            </w:pPr>
            <w:r w:rsidRPr="0041138D">
              <w:rPr>
                <w:rFonts w:asciiTheme="minorHAnsi" w:hAnsiTheme="minorHAnsi"/>
                <w:szCs w:val="20"/>
              </w:rPr>
              <w:t>First notification of loss from portals and third-party administrators, orchestrated across systems, with status notifications outbound.</w:t>
            </w:r>
          </w:p>
        </w:tc>
      </w:tr>
      <w:tr w:rsidR="005A1246" w:rsidRPr="009527A4" w14:paraId="08B2C6A3" w14:textId="77777777" w:rsidTr="005A1246">
        <w:tc>
          <w:tcPr>
            <w:tcW w:w="1289" w:type="dxa"/>
            <w:vAlign w:val="center"/>
          </w:tcPr>
          <w:p w14:paraId="11930360" w14:textId="4D7B1D00" w:rsidR="005A1246" w:rsidRPr="0041138D" w:rsidRDefault="005A1246" w:rsidP="005A1246">
            <w:pPr>
              <w:rPr>
                <w:szCs w:val="20"/>
              </w:rPr>
            </w:pPr>
            <w:r w:rsidRPr="0041138D">
              <w:rPr>
                <w:rFonts w:asciiTheme="minorHAnsi" w:hAnsiTheme="minorHAnsi"/>
                <w:szCs w:val="20"/>
              </w:rPr>
              <w:t>Reinsurance</w:t>
            </w:r>
          </w:p>
        </w:tc>
        <w:tc>
          <w:tcPr>
            <w:tcW w:w="3242" w:type="dxa"/>
            <w:vAlign w:val="center"/>
          </w:tcPr>
          <w:p w14:paraId="4FF52495" w14:textId="648B27B6" w:rsidR="005A1246" w:rsidRPr="0041138D" w:rsidRDefault="005A1246" w:rsidP="005A1246">
            <w:pPr>
              <w:rPr>
                <w:szCs w:val="20"/>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file and messaging (</w:t>
            </w:r>
            <w:r w:rsidR="00122229">
              <w:rPr>
                <w:rFonts w:asciiTheme="minorHAnsi" w:hAnsiTheme="minorHAnsi"/>
                <w:szCs w:val="20"/>
              </w:rPr>
              <w:t>SFINT20</w:t>
            </w:r>
            <w:r w:rsidRPr="0041138D">
              <w:rPr>
                <w:rFonts w:asciiTheme="minorHAnsi" w:hAnsiTheme="minorHAnsi"/>
                <w:szCs w:val="20"/>
              </w:rPr>
              <w:t>, SFINT</w:t>
            </w:r>
            <w:r w:rsidR="00CD05FC">
              <w:rPr>
                <w:rFonts w:asciiTheme="minorHAnsi" w:hAnsiTheme="minorHAnsi"/>
                <w:szCs w:val="20"/>
              </w:rPr>
              <w:t>8</w:t>
            </w:r>
            <w:r w:rsidRPr="0041138D">
              <w:rPr>
                <w:rFonts w:asciiTheme="minorHAnsi" w:hAnsiTheme="minorHAnsi"/>
                <w:szCs w:val="20"/>
              </w:rPr>
              <w:t>), orchestration (SFINT1</w:t>
            </w:r>
            <w:r w:rsidR="00CD05FC">
              <w:rPr>
                <w:rFonts w:asciiTheme="minorHAnsi" w:hAnsiTheme="minorHAnsi"/>
                <w:szCs w:val="20"/>
              </w:rPr>
              <w:t>5</w:t>
            </w:r>
            <w:r w:rsidRPr="0041138D">
              <w:rPr>
                <w:rFonts w:asciiTheme="minorHAnsi" w:hAnsiTheme="minorHAnsi"/>
                <w:szCs w:val="20"/>
              </w:rPr>
              <w:t>)</w:t>
            </w:r>
          </w:p>
        </w:tc>
        <w:tc>
          <w:tcPr>
            <w:tcW w:w="2231" w:type="dxa"/>
            <w:vAlign w:val="center"/>
          </w:tcPr>
          <w:p w14:paraId="0A895680" w14:textId="36E3C3F7" w:rsidR="005A1246" w:rsidRPr="0041138D" w:rsidRDefault="005A1246" w:rsidP="005A1246">
            <w:pPr>
              <w:rPr>
                <w:szCs w:val="20"/>
              </w:rPr>
            </w:pPr>
            <w:r w:rsidRPr="0041138D">
              <w:rPr>
                <w:rFonts w:asciiTheme="minorHAnsi" w:hAnsiTheme="minorHAnsi"/>
                <w:szCs w:val="20"/>
              </w:rPr>
              <w:t>Logic Apps, Functions, Service Bus, Snowflake</w:t>
            </w:r>
          </w:p>
        </w:tc>
        <w:tc>
          <w:tcPr>
            <w:tcW w:w="2872" w:type="dxa"/>
            <w:vAlign w:val="center"/>
          </w:tcPr>
          <w:p w14:paraId="51C83554" w14:textId="5AE1A3C9" w:rsidR="005A1246" w:rsidRPr="0041138D" w:rsidRDefault="005A1246" w:rsidP="005A1246">
            <w:pPr>
              <w:rPr>
                <w:szCs w:val="20"/>
              </w:rPr>
            </w:pPr>
            <w:r w:rsidRPr="0041138D">
              <w:rPr>
                <w:rFonts w:asciiTheme="minorHAnsi" w:hAnsiTheme="minorHAnsi"/>
                <w:szCs w:val="20"/>
              </w:rPr>
              <w:t>Cede risk, premium and claims to treaty and facultative systems and reinsurers and manage recoveries.</w:t>
            </w:r>
          </w:p>
        </w:tc>
      </w:tr>
      <w:tr w:rsidR="005A1246" w:rsidRPr="009527A4" w14:paraId="62FD458C" w14:textId="77777777" w:rsidTr="00DE789E">
        <w:trPr>
          <w:trHeight w:val="1170"/>
        </w:trPr>
        <w:tc>
          <w:tcPr>
            <w:tcW w:w="1289" w:type="dxa"/>
            <w:vAlign w:val="center"/>
          </w:tcPr>
          <w:p w14:paraId="34ACCD21" w14:textId="2961EF37" w:rsidR="005A1246" w:rsidRPr="0041138D" w:rsidRDefault="005A1246" w:rsidP="005A1246">
            <w:pPr>
              <w:rPr>
                <w:szCs w:val="20"/>
              </w:rPr>
            </w:pPr>
            <w:r w:rsidRPr="0041138D">
              <w:rPr>
                <w:rFonts w:asciiTheme="minorHAnsi" w:hAnsiTheme="minorHAnsi"/>
                <w:szCs w:val="20"/>
              </w:rPr>
              <w:t>Regulatory Reporting</w:t>
            </w:r>
          </w:p>
        </w:tc>
        <w:tc>
          <w:tcPr>
            <w:tcW w:w="3242" w:type="dxa"/>
            <w:vAlign w:val="center"/>
          </w:tcPr>
          <w:p w14:paraId="644627E7" w14:textId="339F2859" w:rsidR="005A1246" w:rsidRPr="0041138D" w:rsidRDefault="005A1246" w:rsidP="005A1246">
            <w:pPr>
              <w:rPr>
                <w:szCs w:val="20"/>
              </w:rPr>
            </w:pPr>
            <w:r w:rsidRPr="0041138D">
              <w:rPr>
                <w:rFonts w:asciiTheme="minorHAnsi" w:hAnsiTheme="minorHAnsi"/>
                <w:szCs w:val="20"/>
              </w:rPr>
              <w:t>Event offload to the data platform (9.4), consume and serve (SFDEINT</w:t>
            </w:r>
            <w:r w:rsidR="00DE789E">
              <w:rPr>
                <w:rFonts w:asciiTheme="minorHAnsi" w:hAnsiTheme="minorHAnsi"/>
                <w:szCs w:val="20"/>
              </w:rPr>
              <w:t>7</w:t>
            </w:r>
            <w:r w:rsidRPr="0041138D">
              <w:rPr>
                <w:rFonts w:asciiTheme="minorHAnsi" w:hAnsiTheme="minorHAnsi"/>
                <w:szCs w:val="20"/>
              </w:rPr>
              <w:t>), orchestration (SFINT1</w:t>
            </w:r>
            <w:r w:rsidR="00DE789E">
              <w:rPr>
                <w:rFonts w:asciiTheme="minorHAnsi" w:hAnsiTheme="minorHAnsi"/>
                <w:szCs w:val="20"/>
              </w:rPr>
              <w:t>5</w:t>
            </w:r>
            <w:r w:rsidRPr="0041138D">
              <w:rPr>
                <w:rFonts w:asciiTheme="minorHAnsi" w:hAnsiTheme="minorHAnsi"/>
                <w:szCs w:val="20"/>
              </w:rPr>
              <w:t>), file delivery (</w:t>
            </w:r>
            <w:r w:rsidR="00122229">
              <w:rPr>
                <w:rFonts w:asciiTheme="minorHAnsi" w:hAnsiTheme="minorHAnsi"/>
                <w:szCs w:val="20"/>
              </w:rPr>
              <w:t>SFINT20</w:t>
            </w:r>
            <w:r w:rsidRPr="0041138D">
              <w:rPr>
                <w:rFonts w:asciiTheme="minorHAnsi" w:hAnsiTheme="minorHAnsi"/>
                <w:szCs w:val="20"/>
              </w:rPr>
              <w:t>)</w:t>
            </w:r>
          </w:p>
        </w:tc>
        <w:tc>
          <w:tcPr>
            <w:tcW w:w="2231" w:type="dxa"/>
            <w:vAlign w:val="center"/>
          </w:tcPr>
          <w:p w14:paraId="7275BC9B" w14:textId="2EC29588" w:rsidR="005A1246" w:rsidRPr="0041138D" w:rsidRDefault="005A1246" w:rsidP="005A1246">
            <w:pPr>
              <w:rPr>
                <w:szCs w:val="20"/>
              </w:rPr>
            </w:pPr>
            <w:r w:rsidRPr="0041138D">
              <w:rPr>
                <w:rFonts w:asciiTheme="minorHAnsi" w:hAnsiTheme="minorHAnsi"/>
                <w:szCs w:val="20"/>
              </w:rPr>
              <w:t>Snowflake, Logic Apps, Functions, API Management</w:t>
            </w:r>
          </w:p>
        </w:tc>
        <w:tc>
          <w:tcPr>
            <w:tcW w:w="2872" w:type="dxa"/>
            <w:vAlign w:val="center"/>
          </w:tcPr>
          <w:p w14:paraId="29D17188" w14:textId="79EF59D8" w:rsidR="005A1246" w:rsidRPr="0041138D" w:rsidRDefault="005A1246" w:rsidP="005A1246">
            <w:pPr>
              <w:rPr>
                <w:szCs w:val="20"/>
              </w:rPr>
            </w:pPr>
            <w:r w:rsidRPr="0041138D">
              <w:rPr>
                <w:rFonts w:asciiTheme="minorHAnsi" w:hAnsiTheme="minorHAnsi"/>
                <w:szCs w:val="20"/>
              </w:rPr>
              <w:t>Assemble regulatory and tax reporting on the data platform and submit through orchestrated feeds or files.</w:t>
            </w:r>
          </w:p>
        </w:tc>
      </w:tr>
    </w:tbl>
    <w:p w14:paraId="7F874A3B" w14:textId="10BA4541" w:rsidR="0041138D" w:rsidRDefault="0041138D" w:rsidP="00A959D1">
      <w:pPr>
        <w:pStyle w:val="Heading1"/>
        <w:ind w:left="431" w:hanging="431"/>
      </w:pPr>
      <w:bookmarkStart w:id="315" w:name="_Security_and_Operational"/>
      <w:bookmarkStart w:id="316" w:name="_Toc239980640"/>
      <w:bookmarkStart w:id="317" w:name="_Toc240366858"/>
      <w:bookmarkEnd w:id="315"/>
      <w:r w:rsidRPr="006F79A8">
        <w:t>Security and Operational Excellence</w:t>
      </w:r>
      <w:bookmarkEnd w:id="312"/>
      <w:bookmarkEnd w:id="313"/>
      <w:bookmarkEnd w:id="316"/>
      <w:bookmarkEnd w:id="317"/>
    </w:p>
    <w:p w14:paraId="0677AA97" w14:textId="77777777" w:rsidR="00363CBA" w:rsidRPr="00363CBA" w:rsidRDefault="00363CBA" w:rsidP="00363CBA"/>
    <w:p w14:paraId="0437BAFD" w14:textId="4BE67E3F" w:rsidR="0041138D" w:rsidRPr="0041138D" w:rsidRDefault="0041138D" w:rsidP="0041138D">
      <w:pPr>
        <w:spacing w:after="120"/>
        <w:rPr>
          <w:szCs w:val="20"/>
        </w:rPr>
      </w:pPr>
      <w:r w:rsidRPr="0041138D">
        <w:rPr>
          <w:szCs w:val="20"/>
        </w:rPr>
        <w:t>This section sets out the security and operational baseline every integration inherits by default. It states the outcomes the framework requires, while the mandatory rules and their enforcement sit in Sections 1</w:t>
      </w:r>
      <w:r w:rsidR="00363CBA">
        <w:rPr>
          <w:szCs w:val="20"/>
        </w:rPr>
        <w:t>2</w:t>
      </w:r>
      <w:r w:rsidRPr="0041138D">
        <w:rPr>
          <w:szCs w:val="20"/>
        </w:rPr>
        <w:t xml:space="preserve"> and 1</w:t>
      </w:r>
      <w:r w:rsidR="00363CBA">
        <w:rPr>
          <w:szCs w:val="20"/>
        </w:rPr>
        <w:t>3</w:t>
      </w:r>
      <w:r w:rsidRPr="0041138D">
        <w:rPr>
          <w:szCs w:val="20"/>
        </w:rPr>
        <w:t>.</w:t>
      </w:r>
    </w:p>
    <w:p w14:paraId="690D31A2" w14:textId="77777777" w:rsidR="0041138D" w:rsidRDefault="0041138D" w:rsidP="0041138D">
      <w:pPr>
        <w:spacing w:after="120"/>
        <w:rPr>
          <w:szCs w:val="20"/>
        </w:rPr>
      </w:pPr>
      <w:r w:rsidRPr="0041138D">
        <w:rPr>
          <w:szCs w:val="20"/>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3A35F6C2" w14:textId="5408CCCF" w:rsidR="0041138D" w:rsidRDefault="0041138D" w:rsidP="005D6483">
      <w:pPr>
        <w:pStyle w:val="Heading2"/>
        <w:rPr>
          <w:bCs w:val="0"/>
        </w:rPr>
      </w:pPr>
      <w:bookmarkStart w:id="318" w:name="_Toc239696688"/>
      <w:bookmarkStart w:id="319" w:name="_Toc239852385"/>
      <w:bookmarkStart w:id="320" w:name="_Toc239980641"/>
      <w:bookmarkStart w:id="321" w:name="_Toc240366859"/>
      <w:r w:rsidRPr="005D6483">
        <w:rPr>
          <w:bCs w:val="0"/>
        </w:rPr>
        <w:t>Security Principles</w:t>
      </w:r>
      <w:bookmarkEnd w:id="318"/>
      <w:bookmarkEnd w:id="319"/>
      <w:bookmarkEnd w:id="320"/>
      <w:bookmarkEnd w:id="321"/>
    </w:p>
    <w:p w14:paraId="0163D43E" w14:textId="77777777" w:rsidR="00253DAC" w:rsidRPr="00253DAC" w:rsidRDefault="00253DAC" w:rsidP="00253DAC"/>
    <w:p w14:paraId="43484153" w14:textId="570A2356" w:rsidR="0041138D" w:rsidRDefault="0041138D" w:rsidP="0041138D">
      <w:pPr>
        <w:spacing w:after="120"/>
        <w:rPr>
          <w:szCs w:val="20"/>
        </w:rPr>
      </w:pPr>
      <w:r w:rsidRPr="0041138D">
        <w:rPr>
          <w:szCs w:val="20"/>
        </w:rPr>
        <w:t xml:space="preserve">Security is at the core of the </w:t>
      </w:r>
      <w:r w:rsidR="00A624E6">
        <w:rPr>
          <w:szCs w:val="20"/>
        </w:rPr>
        <w:t>Systems Integration Framework</w:t>
      </w:r>
      <w:r w:rsidRPr="0041138D">
        <w:rPr>
          <w:szCs w:val="20"/>
        </w:rPr>
        <w:t xml:space="preserve">, and the </w:t>
      </w:r>
      <w:r w:rsidR="00A624E6">
        <w:rPr>
          <w:szCs w:val="20"/>
        </w:rPr>
        <w:t>Systems Integration Framework</w:t>
      </w:r>
      <w:r w:rsidRPr="0041138D" w:rsidDel="00A22181">
        <w:rPr>
          <w:szCs w:val="20"/>
        </w:rPr>
        <w:t xml:space="preserve"> </w:t>
      </w:r>
      <w:r w:rsidRPr="0041138D">
        <w:rPr>
          <w:szCs w:val="20"/>
        </w:rPr>
        <w:t>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p w14:paraId="316BF1C3" w14:textId="77777777" w:rsidR="00E62C5D" w:rsidRPr="005A1246" w:rsidRDefault="00E62C5D" w:rsidP="005A1246">
      <w:pPr>
        <w:rPr>
          <w:rFonts w:eastAsia="MS Mincho" w:cs="Times New Roman" w:hint="eastAsia"/>
          <w:b/>
          <w:lang w:eastAsia="en-GB"/>
        </w:rPr>
      </w:pPr>
    </w:p>
    <w:tbl>
      <w:tblPr>
        <w:tblStyle w:val="TableGridLight"/>
        <w:tblW w:w="8784" w:type="dxa"/>
        <w:tblLook w:val="04A0" w:firstRow="1" w:lastRow="0" w:firstColumn="1" w:lastColumn="0" w:noHBand="0" w:noVBand="1"/>
      </w:tblPr>
      <w:tblGrid>
        <w:gridCol w:w="2405"/>
        <w:gridCol w:w="6379"/>
      </w:tblGrid>
      <w:tr w:rsidR="005A1246" w:rsidRPr="005A1246" w14:paraId="6DE7AA07" w14:textId="77777777" w:rsidTr="007A2B8C">
        <w:trPr>
          <w:trHeight w:val="400"/>
        </w:trPr>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D44352" w14:textId="502FF03E"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Security area</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E278EB6" w14:textId="345B45C7"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What the </w:t>
            </w:r>
            <w:r w:rsidR="00A624E6">
              <w:rPr>
                <w:rFonts w:asciiTheme="minorHAnsi" w:hAnsiTheme="minorHAnsi"/>
                <w:b/>
                <w:lang w:eastAsia="en-GB"/>
              </w:rPr>
              <w:t>Systems Integration Framework</w:t>
            </w:r>
            <w:r w:rsidRPr="005A1246" w:rsidDel="00A22181">
              <w:rPr>
                <w:rFonts w:asciiTheme="minorHAnsi" w:hAnsiTheme="minorHAnsi"/>
                <w:b/>
                <w:lang w:eastAsia="en-GB"/>
              </w:rPr>
              <w:t xml:space="preserve"> </w:t>
            </w:r>
            <w:r w:rsidRPr="005A1246">
              <w:rPr>
                <w:rFonts w:asciiTheme="minorHAnsi" w:hAnsiTheme="minorHAnsi"/>
                <w:b/>
                <w:lang w:eastAsia="en-GB"/>
              </w:rPr>
              <w:t>requires</w:t>
            </w:r>
          </w:p>
        </w:tc>
      </w:tr>
      <w:tr w:rsidR="005A1246" w:rsidRPr="009527A4" w14:paraId="16E80200" w14:textId="77777777" w:rsidTr="00866873">
        <w:trPr>
          <w:trHeight w:val="1405"/>
        </w:trPr>
        <w:tc>
          <w:tcPr>
            <w:tcW w:w="2405" w:type="dxa"/>
            <w:tcBorders>
              <w:top w:val="single" w:sz="4" w:space="0" w:color="000000" w:themeColor="text1"/>
            </w:tcBorders>
          </w:tcPr>
          <w:p w14:paraId="43EDEB7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Guiding principles</w:t>
            </w:r>
          </w:p>
          <w:p w14:paraId="6E8A308C" w14:textId="15E08486" w:rsidR="005A1246" w:rsidRDefault="006E6477" w:rsidP="005A1246">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6B72C30E" w14:textId="10CD6A6C" w:rsidR="006E6477" w:rsidRPr="00F94A76" w:rsidRDefault="006E6477" w:rsidP="005A1246">
            <w:pPr>
              <w:rPr>
                <w:rFonts w:asciiTheme="minorHAnsi" w:hAnsiTheme="minorHAnsi" w:hint="eastAsia"/>
                <w:lang w:eastAsia="en-GB"/>
              </w:rPr>
            </w:pPr>
            <w:hyperlink w:anchor="CLSECPRIN" w:history="1">
              <w:r w:rsidRPr="006E6477">
                <w:rPr>
                  <w:rStyle w:val="Hyperlink"/>
                  <w:rFonts w:asciiTheme="minorHAnsi" w:hAnsiTheme="minorHAnsi"/>
                  <w:lang w:eastAsia="en-GB"/>
                </w:rPr>
                <w:t>Ref 8</w:t>
              </w:r>
            </w:hyperlink>
          </w:p>
        </w:tc>
        <w:tc>
          <w:tcPr>
            <w:tcW w:w="6379" w:type="dxa"/>
            <w:tcBorders>
              <w:top w:val="single" w:sz="4" w:space="0" w:color="000000" w:themeColor="text1"/>
            </w:tcBorders>
          </w:tcPr>
          <w:p w14:paraId="2CB1DB4F" w14:textId="45EB8796" w:rsidR="005A1246" w:rsidRPr="00F94A76" w:rsidRDefault="005A1246" w:rsidP="005A1246">
            <w:pPr>
              <w:rPr>
                <w:rFonts w:asciiTheme="minorHAnsi" w:hAnsiTheme="minorHAnsi" w:hint="eastAsia"/>
                <w:lang w:eastAsia="en-GB"/>
              </w:rPr>
            </w:pPr>
            <w:r w:rsidRPr="0041138D">
              <w:rPr>
                <w:rFonts w:asciiTheme="minorHAnsi" w:hAnsiTheme="minorHAnsi"/>
                <w:szCs w:val="20"/>
              </w:rPr>
              <w:t xml:space="preserve">Private by default and least privilege, with zero trust across identity, network and data. 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states the security outcome, and the protection technology is chosen to meet it. Every design is secure by design and evidenced at the Technical Design Authority.</w:t>
            </w:r>
          </w:p>
        </w:tc>
      </w:tr>
      <w:tr w:rsidR="005A1246" w:rsidRPr="009527A4" w14:paraId="6E5789F1" w14:textId="77777777" w:rsidTr="00CA5967">
        <w:trPr>
          <w:trHeight w:val="784"/>
        </w:trPr>
        <w:tc>
          <w:tcPr>
            <w:tcW w:w="2405" w:type="dxa"/>
          </w:tcPr>
          <w:p w14:paraId="4A7B1B26"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Connectivity</w:t>
            </w:r>
          </w:p>
          <w:p w14:paraId="1A17BA4C"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5DA16B14" w14:textId="2CAA3DF5" w:rsidR="005A1246" w:rsidRPr="00F94A76" w:rsidRDefault="005A1246" w:rsidP="005A1246">
            <w:pPr>
              <w:rPr>
                <w:rFonts w:asciiTheme="minorHAnsi" w:hAnsiTheme="minorHAnsi" w:hint="eastAsia"/>
                <w:lang w:eastAsia="en-GB"/>
              </w:rPr>
            </w:pPr>
          </w:p>
        </w:tc>
        <w:tc>
          <w:tcPr>
            <w:tcW w:w="6379" w:type="dxa"/>
          </w:tcPr>
          <w:p w14:paraId="1495B722" w14:textId="2592E566" w:rsidR="005A1246" w:rsidRPr="00F94A76" w:rsidRDefault="005A1246" w:rsidP="005A1246">
            <w:pPr>
              <w:rPr>
                <w:rFonts w:asciiTheme="minorHAnsi" w:hAnsiTheme="minorHAnsi" w:hint="eastAsia"/>
                <w:lang w:eastAsia="en-GB"/>
              </w:rPr>
            </w:pPr>
            <w:r w:rsidRPr="0041138D">
              <w:rPr>
                <w:rFonts w:asciiTheme="minorHAnsi" w:hAnsiTheme="minorHAnsi"/>
                <w:szCs w:val="20"/>
              </w:rPr>
              <w:t>Integrations run on the private network over Private Endpoints, and the internet boundary is crossed only at a controlled edge.</w:t>
            </w:r>
          </w:p>
        </w:tc>
      </w:tr>
      <w:tr w:rsidR="005A1246" w:rsidRPr="009527A4" w14:paraId="11DAC134" w14:textId="77777777" w:rsidTr="00CA5967">
        <w:trPr>
          <w:trHeight w:val="1039"/>
        </w:trPr>
        <w:tc>
          <w:tcPr>
            <w:tcW w:w="2405" w:type="dxa"/>
          </w:tcPr>
          <w:p w14:paraId="0F7732DB"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Identity</w:t>
            </w:r>
          </w:p>
          <w:p w14:paraId="083DFC42"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2F53D438" w14:textId="4D033369" w:rsidR="005A1246" w:rsidRPr="00F94A76" w:rsidRDefault="006E6477" w:rsidP="006E6477">
            <w:pPr>
              <w:rPr>
                <w:rFonts w:asciiTheme="minorHAnsi" w:hAnsiTheme="minorHAnsi" w:hint="eastAsia"/>
                <w:lang w:eastAsia="en-GB"/>
              </w:rPr>
            </w:pPr>
            <w:hyperlink w:anchor="CLSECPRIN" w:history="1">
              <w:r w:rsidRPr="006E6477">
                <w:rPr>
                  <w:rStyle w:val="Hyperlink"/>
                  <w:rFonts w:asciiTheme="minorHAnsi" w:hAnsiTheme="minorHAnsi"/>
                  <w:lang w:eastAsia="en-GB"/>
                </w:rPr>
                <w:t>Ref 8</w:t>
              </w:r>
            </w:hyperlink>
          </w:p>
        </w:tc>
        <w:tc>
          <w:tcPr>
            <w:tcW w:w="6379" w:type="dxa"/>
          </w:tcPr>
          <w:p w14:paraId="3E0130F3" w14:textId="2D0412E5"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for service-to-service calls, so no credential is stored, and OAuth 2.0 tokens where a token is needed. External parties authenticate through Entra application registrations with short-lived tokens.</w:t>
            </w:r>
          </w:p>
        </w:tc>
      </w:tr>
      <w:tr w:rsidR="005A1246" w:rsidRPr="009527A4" w14:paraId="2B793AE3" w14:textId="77777777" w:rsidTr="00CA5967">
        <w:trPr>
          <w:trHeight w:val="1281"/>
        </w:trPr>
        <w:tc>
          <w:tcPr>
            <w:tcW w:w="2405" w:type="dxa"/>
          </w:tcPr>
          <w:p w14:paraId="10559DA8"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Secrets and certificates</w:t>
            </w:r>
          </w:p>
          <w:p w14:paraId="4F7B1DFF"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1032A20A" w14:textId="320A480E" w:rsidR="005A1246" w:rsidRPr="00F94A76" w:rsidRDefault="005A1246" w:rsidP="005A1246">
            <w:pPr>
              <w:rPr>
                <w:rFonts w:asciiTheme="minorHAnsi" w:hAnsiTheme="minorHAnsi" w:hint="eastAsia"/>
                <w:lang w:eastAsia="en-GB"/>
              </w:rPr>
            </w:pPr>
          </w:p>
        </w:tc>
        <w:tc>
          <w:tcPr>
            <w:tcW w:w="6379" w:type="dxa"/>
          </w:tcPr>
          <w:p w14:paraId="017F0B50" w14:textId="3D1CE55B" w:rsidR="005A1246" w:rsidRPr="00F94A76" w:rsidRDefault="005A1246" w:rsidP="00733F5B">
            <w:pPr>
              <w:rPr>
                <w:rFonts w:asciiTheme="minorHAnsi" w:hAnsiTheme="minorHAnsi" w:hint="eastAsia"/>
                <w:lang w:eastAsia="en-GB"/>
              </w:rPr>
            </w:pPr>
            <w:r w:rsidRPr="0041138D">
              <w:rPr>
                <w:rFonts w:asciiTheme="minorHAnsi" w:hAnsiTheme="minorHAnsi"/>
                <w:szCs w:val="20"/>
              </w:rPr>
              <w:t xml:space="preserve">Held in a managed store </w:t>
            </w:r>
            <w:r w:rsidR="00733F5B">
              <w:rPr>
                <w:rFonts w:asciiTheme="minorHAnsi" w:hAnsiTheme="minorHAnsi"/>
                <w:szCs w:val="20"/>
              </w:rPr>
              <w:t xml:space="preserve">in </w:t>
            </w:r>
            <w:r w:rsidR="00733F5B" w:rsidRPr="00733F5B">
              <w:rPr>
                <w:rFonts w:asciiTheme="minorHAnsi" w:hAnsiTheme="minorHAnsi"/>
                <w:szCs w:val="20"/>
              </w:rPr>
              <w:t>Approved secret, key, and certificate management services</w:t>
            </w:r>
            <w:r w:rsidRPr="0041138D">
              <w:rPr>
                <w:rFonts w:asciiTheme="minorHAnsi" w:hAnsiTheme="minorHAnsi"/>
                <w:szCs w:val="20"/>
              </w:rPr>
              <w:t xml:space="preserve"> and referenced at run time, never copied into configuration or code. Rotation and policy are handled through privileged access management. Long-lived shared access signatures are discouraged and recorded on the risk register where unavoidable.</w:t>
            </w:r>
          </w:p>
        </w:tc>
      </w:tr>
      <w:tr w:rsidR="005A1246" w:rsidRPr="009527A4" w14:paraId="74BABF0D" w14:textId="77777777" w:rsidTr="00CA5967">
        <w:trPr>
          <w:trHeight w:val="832"/>
        </w:trPr>
        <w:tc>
          <w:tcPr>
            <w:tcW w:w="2405" w:type="dxa"/>
          </w:tcPr>
          <w:p w14:paraId="3B404D89"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Network isolation</w:t>
            </w:r>
          </w:p>
          <w:p w14:paraId="05E4CBF1"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4474E29A" w14:textId="3570810B" w:rsidR="00705063" w:rsidRPr="0041138D" w:rsidRDefault="006E6477" w:rsidP="006E6477">
            <w:pPr>
              <w:rPr>
                <w:b/>
                <w:szCs w:val="20"/>
              </w:rPr>
            </w:pPr>
            <w:hyperlink w:anchor="CLSECPRIN" w:history="1">
              <w:r w:rsidRPr="006E6477">
                <w:rPr>
                  <w:rStyle w:val="Hyperlink"/>
                  <w:rFonts w:asciiTheme="minorHAnsi" w:hAnsiTheme="minorHAnsi"/>
                  <w:lang w:eastAsia="en-GB"/>
                </w:rPr>
                <w:t>Ref 8</w:t>
              </w:r>
            </w:hyperlink>
          </w:p>
        </w:tc>
        <w:tc>
          <w:tcPr>
            <w:tcW w:w="6379" w:type="dxa"/>
          </w:tcPr>
          <w:p w14:paraId="532605D6" w14:textId="58CF8912" w:rsidR="005A1246" w:rsidRPr="0041138D" w:rsidRDefault="005A1246" w:rsidP="005A1246">
            <w:pPr>
              <w:rPr>
                <w:szCs w:val="20"/>
              </w:rPr>
            </w:pPr>
            <w:r w:rsidRPr="0041138D">
              <w:rPr>
                <w:rFonts w:asciiTheme="minorHAnsi" w:hAnsiTheme="minorHAnsi"/>
                <w:szCs w:val="20"/>
              </w:rPr>
              <w:t>Traffic is segmented east to west with network security groups and private connectivity, in line with the zero-trust direction, so a component is reachable only by the services that genuinely need it.</w:t>
            </w:r>
          </w:p>
        </w:tc>
      </w:tr>
      <w:tr w:rsidR="005A1246" w:rsidRPr="009527A4" w14:paraId="2077557D" w14:textId="77777777" w:rsidTr="005A1246">
        <w:tc>
          <w:tcPr>
            <w:tcW w:w="2405" w:type="dxa"/>
          </w:tcPr>
          <w:p w14:paraId="1D1753EF"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Access control</w:t>
            </w:r>
          </w:p>
          <w:p w14:paraId="1843AA0A"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64FF1F43" w14:textId="1C342A33" w:rsidR="00705063" w:rsidRPr="0041138D" w:rsidRDefault="00705063" w:rsidP="005A1246">
            <w:pPr>
              <w:rPr>
                <w:b/>
                <w:szCs w:val="20"/>
              </w:rPr>
            </w:pPr>
          </w:p>
        </w:tc>
        <w:tc>
          <w:tcPr>
            <w:tcW w:w="6379" w:type="dxa"/>
          </w:tcPr>
          <w:p w14:paraId="2A5F2E13" w14:textId="2F543334" w:rsidR="005A1246" w:rsidRPr="0041138D" w:rsidRDefault="005A1246" w:rsidP="005A1246">
            <w:pPr>
              <w:rPr>
                <w:szCs w:val="20"/>
              </w:rPr>
            </w:pPr>
            <w:r w:rsidRPr="0041138D">
              <w:rPr>
                <w:rFonts w:asciiTheme="minorHAnsi" w:hAnsiTheme="minorHAnsi"/>
                <w:szCs w:val="20"/>
              </w:rPr>
              <w:t>Least-privilege role-based access, with higher-risk permissions peer-reviewed and enforced through privileged identity management. An approved permission set is reused as a recognised pattern rather than reassessed from scratch.</w:t>
            </w:r>
          </w:p>
        </w:tc>
      </w:tr>
      <w:tr w:rsidR="005A1246" w:rsidRPr="009527A4" w14:paraId="104F41E1" w14:textId="77777777" w:rsidTr="00CA5967">
        <w:trPr>
          <w:trHeight w:val="1387"/>
        </w:trPr>
        <w:tc>
          <w:tcPr>
            <w:tcW w:w="2405" w:type="dxa"/>
          </w:tcPr>
          <w:p w14:paraId="4B9F034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Public exposure and edge</w:t>
            </w:r>
          </w:p>
          <w:p w14:paraId="09E6D2B3"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1F77BB1B" w14:textId="772DCD0E" w:rsidR="005A1246" w:rsidRPr="0041138D" w:rsidRDefault="006E6477" w:rsidP="006E6477">
            <w:pPr>
              <w:rPr>
                <w:b/>
                <w:szCs w:val="20"/>
              </w:rPr>
            </w:pPr>
            <w:hyperlink w:anchor="CLSECPRIN" w:history="1">
              <w:r w:rsidRPr="006E6477">
                <w:rPr>
                  <w:rStyle w:val="Hyperlink"/>
                  <w:rFonts w:asciiTheme="minorHAnsi" w:hAnsiTheme="minorHAnsi"/>
                  <w:lang w:eastAsia="en-GB"/>
                </w:rPr>
                <w:t>Ref 8</w:t>
              </w:r>
            </w:hyperlink>
          </w:p>
        </w:tc>
        <w:tc>
          <w:tcPr>
            <w:tcW w:w="6379" w:type="dxa"/>
          </w:tcPr>
          <w:p w14:paraId="4F51CDC1" w14:textId="6E609E3E" w:rsidR="005A1246" w:rsidRPr="0041138D" w:rsidRDefault="005A1246" w:rsidP="005A1246">
            <w:pPr>
              <w:rPr>
                <w:szCs w:val="20"/>
              </w:rPr>
            </w:pPr>
            <w:r w:rsidRPr="0041138D">
              <w:rPr>
                <w:rFonts w:asciiTheme="minorHAnsi" w:hAnsiTheme="minorHAnsi"/>
                <w:szCs w:val="20"/>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31A712BA" w14:textId="2A3B2F46" w:rsidR="0041138D" w:rsidRDefault="0041138D" w:rsidP="0041138D">
      <w:pPr>
        <w:pStyle w:val="Heading2"/>
        <w:rPr>
          <w:bCs w:val="0"/>
        </w:rPr>
      </w:pPr>
      <w:bookmarkStart w:id="322" w:name="_Toc239507155"/>
      <w:bookmarkStart w:id="323" w:name="_Toc239852386"/>
      <w:bookmarkStart w:id="324" w:name="_Toc239980642"/>
      <w:bookmarkStart w:id="325" w:name="_Toc240366860"/>
      <w:r w:rsidRPr="005D6483">
        <w:rPr>
          <w:bCs w:val="0"/>
        </w:rPr>
        <w:t>Data Protection and Classification</w:t>
      </w:r>
      <w:bookmarkEnd w:id="322"/>
      <w:bookmarkEnd w:id="323"/>
      <w:bookmarkEnd w:id="324"/>
      <w:bookmarkEnd w:id="325"/>
    </w:p>
    <w:p w14:paraId="51708FBA" w14:textId="77777777" w:rsidR="00FC6A4E" w:rsidRPr="00FC6A4E" w:rsidRDefault="00FC6A4E" w:rsidP="00FC6A4E"/>
    <w:p w14:paraId="71863EB0" w14:textId="4C22FBDA" w:rsidR="0041138D" w:rsidRDefault="0041138D" w:rsidP="0041138D">
      <w:pPr>
        <w:rPr>
          <w:szCs w:val="20"/>
        </w:rPr>
      </w:pPr>
      <w:r w:rsidRPr="0041138D">
        <w:rPr>
          <w:szCs w:val="20"/>
        </w:rPr>
        <w:t xml:space="preserve">Data protection carries particular weight here, because specialty insurance handles a great deal of personal data, including the special-category health and criminal-conviction data that attract the strictest handling under UK GDPR. The </w:t>
      </w:r>
      <w:r w:rsidR="00A624E6">
        <w:rPr>
          <w:szCs w:val="20"/>
        </w:rPr>
        <w:t>Systems Integration Framework</w:t>
      </w:r>
      <w:r w:rsidRPr="0041138D" w:rsidDel="00A22181">
        <w:rPr>
          <w:szCs w:val="20"/>
        </w:rPr>
        <w:t xml:space="preserve"> </w:t>
      </w:r>
      <w:r w:rsidRPr="0041138D">
        <w:rPr>
          <w:szCs w:val="20"/>
        </w:rPr>
        <w:t xml:space="preserve">does not classify data itself. </w:t>
      </w:r>
      <w:r w:rsidRPr="00244E11">
        <w:rPr>
          <w:b/>
          <w:szCs w:val="20"/>
        </w:rPr>
        <w:t>Chaucer's Data Classification Policy</w:t>
      </w:r>
      <w:r w:rsidR="006E6477">
        <w:t xml:space="preserve"> [</w:t>
      </w:r>
      <w:hyperlink w:anchor="DataClsPol" w:history="1">
        <w:r w:rsidR="006E6477" w:rsidRPr="00244E11">
          <w:rPr>
            <w:rStyle w:val="Hyperlink"/>
          </w:rPr>
          <w:t xml:space="preserve">Ref </w:t>
        </w:r>
        <w:r w:rsidR="00244E11" w:rsidRPr="00244E11">
          <w:rPr>
            <w:rStyle w:val="Hyperlink"/>
          </w:rPr>
          <w:t>2</w:t>
        </w:r>
      </w:hyperlink>
      <w:r w:rsidR="006E6477">
        <w:t>]</w:t>
      </w:r>
      <w:r w:rsidRPr="0041138D">
        <w:rPr>
          <w:szCs w:val="20"/>
        </w:rPr>
        <w:t xml:space="preserve"> is the authoritative source and sets six tiers in order of sensitivity, and the </w:t>
      </w:r>
      <w:r w:rsidR="00A624E6">
        <w:rPr>
          <w:szCs w:val="20"/>
        </w:rPr>
        <w:t>Systems Integration Framework</w:t>
      </w:r>
      <w:r w:rsidRPr="0041138D" w:rsidDel="00A22181">
        <w:rPr>
          <w:szCs w:val="20"/>
        </w:rPr>
        <w:t xml:space="preserve"> </w:t>
      </w:r>
      <w:r w:rsidRPr="0041138D">
        <w:rPr>
          <w:szCs w:val="20"/>
        </w:rPr>
        <w:t>applies the handling each tier requires as data crosses a boundary. Where a payload could meet more than one tier, the higher classification applies.</w:t>
      </w:r>
    </w:p>
    <w:p w14:paraId="2AAD43A5" w14:textId="77777777" w:rsidR="00FC6A4E" w:rsidRPr="0041138D" w:rsidRDefault="00FC6A4E" w:rsidP="0041138D">
      <w:pPr>
        <w:rPr>
          <w:szCs w:val="20"/>
        </w:rPr>
      </w:pPr>
    </w:p>
    <w:p w14:paraId="461FCCF7" w14:textId="77777777" w:rsidR="0041138D" w:rsidRDefault="0041138D" w:rsidP="0041138D">
      <w:pPr>
        <w:rPr>
          <w:szCs w:val="20"/>
        </w:rPr>
      </w:pPr>
      <w:r w:rsidRPr="0041138D">
        <w:rPr>
          <w:szCs w:val="20"/>
        </w:rPr>
        <w:t>The baseline is the same for every integration. Data is encrypted in transit on every hop and at rest in every store, carried in the minimum the integration needs rather than as whole data models, reached only over private connectivity and never placed in configuration. Sensitive payloads are additionally signed or encrypted so their protection outlives the transport.</w:t>
      </w:r>
    </w:p>
    <w:p w14:paraId="3EA79CF5" w14:textId="77777777" w:rsidR="00FC6A4E" w:rsidRDefault="00FC6A4E" w:rsidP="0041138D">
      <w:pPr>
        <w:rPr>
          <w:szCs w:val="20"/>
        </w:rPr>
      </w:pPr>
    </w:p>
    <w:tbl>
      <w:tblPr>
        <w:tblStyle w:val="TableGridLight"/>
        <w:tblW w:w="8926" w:type="dxa"/>
        <w:tblLook w:val="04A0" w:firstRow="1" w:lastRow="0" w:firstColumn="1" w:lastColumn="0" w:noHBand="0" w:noVBand="1"/>
      </w:tblPr>
      <w:tblGrid>
        <w:gridCol w:w="2405"/>
        <w:gridCol w:w="1276"/>
        <w:gridCol w:w="5245"/>
      </w:tblGrid>
      <w:tr w:rsidR="005A1246" w:rsidRPr="009527A4" w14:paraId="1ECEB476"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CAFF93" w14:textId="573E63C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Classification</w:t>
            </w:r>
          </w:p>
        </w:tc>
        <w:tc>
          <w:tcPr>
            <w:tcW w:w="12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3BB746F" w14:textId="0F85C90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Risk</w:t>
            </w:r>
          </w:p>
        </w:tc>
        <w:tc>
          <w:tcPr>
            <w:tcW w:w="52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96E8B7C" w14:textId="13BD18A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How the </w:t>
            </w:r>
            <w:r w:rsidR="00A624E6">
              <w:rPr>
                <w:rFonts w:asciiTheme="minorHAnsi" w:hAnsiTheme="minorHAnsi"/>
                <w:b/>
                <w:lang w:eastAsia="en-GB"/>
              </w:rPr>
              <w:t>Systems Integration Framework</w:t>
            </w:r>
            <w:r w:rsidRPr="005A1246">
              <w:rPr>
                <w:rFonts w:asciiTheme="minorHAnsi" w:hAnsiTheme="minorHAnsi"/>
                <w:b/>
                <w:lang w:eastAsia="en-GB"/>
              </w:rPr>
              <w:t xml:space="preserve"> handles it across a boundary</w:t>
            </w:r>
          </w:p>
        </w:tc>
      </w:tr>
      <w:tr w:rsidR="005A1246" w:rsidRPr="009527A4" w14:paraId="7129A660" w14:textId="77777777" w:rsidTr="00866873">
        <w:tc>
          <w:tcPr>
            <w:tcW w:w="2405" w:type="dxa"/>
            <w:tcBorders>
              <w:top w:val="single" w:sz="4" w:space="0" w:color="000000" w:themeColor="text1"/>
            </w:tcBorders>
          </w:tcPr>
          <w:p w14:paraId="7AEDC524" w14:textId="7BA321EB" w:rsidR="005A1246" w:rsidRPr="00F94A76" w:rsidRDefault="005A1246" w:rsidP="005A1246">
            <w:pPr>
              <w:rPr>
                <w:rFonts w:asciiTheme="minorHAnsi" w:hAnsiTheme="minorHAnsi" w:hint="eastAsia"/>
                <w:lang w:eastAsia="en-GB"/>
              </w:rPr>
            </w:pPr>
            <w:r w:rsidRPr="0041138D">
              <w:rPr>
                <w:rFonts w:asciiTheme="minorHAnsi" w:hAnsiTheme="minorHAnsi"/>
                <w:b/>
                <w:szCs w:val="20"/>
              </w:rPr>
              <w:t>Sensitive Personal Data (special categories)</w:t>
            </w:r>
          </w:p>
        </w:tc>
        <w:tc>
          <w:tcPr>
            <w:tcW w:w="1276" w:type="dxa"/>
            <w:tcBorders>
              <w:top w:val="single" w:sz="4" w:space="0" w:color="000000" w:themeColor="text1"/>
            </w:tcBorders>
          </w:tcPr>
          <w:p w14:paraId="0EB0F1B7" w14:textId="3C59333A" w:rsidR="005A1246" w:rsidRPr="00F94A76" w:rsidRDefault="005A1246" w:rsidP="005A1246">
            <w:pPr>
              <w:rPr>
                <w:rFonts w:asciiTheme="minorHAnsi" w:hAnsiTheme="minorHAnsi" w:hint="eastAsia"/>
                <w:lang w:eastAsia="en-GB"/>
              </w:rPr>
            </w:pPr>
            <w:r w:rsidRPr="0041138D">
              <w:rPr>
                <w:rFonts w:asciiTheme="minorHAnsi" w:hAnsiTheme="minorHAnsi"/>
                <w:szCs w:val="20"/>
              </w:rPr>
              <w:t>Very High</w:t>
            </w:r>
          </w:p>
        </w:tc>
        <w:tc>
          <w:tcPr>
            <w:tcW w:w="5245" w:type="dxa"/>
            <w:tcBorders>
              <w:top w:val="single" w:sz="4" w:space="0" w:color="000000" w:themeColor="text1"/>
            </w:tcBorders>
          </w:tcPr>
          <w:p w14:paraId="3535A1DE" w14:textId="450EFF7A"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and pseudonymised or tokenised before it crosses a boundary. Processing is pre-approved by the Lead Data Protection Officer. Encrypted in transit and at rest, reached only over private connectivity, access logged, and never on a public path or in observability.</w:t>
            </w:r>
          </w:p>
        </w:tc>
      </w:tr>
      <w:tr w:rsidR="005A1246" w:rsidRPr="009527A4" w14:paraId="6367B518" w14:textId="77777777" w:rsidTr="005A1246">
        <w:tc>
          <w:tcPr>
            <w:tcW w:w="2405" w:type="dxa"/>
          </w:tcPr>
          <w:p w14:paraId="65E0931B" w14:textId="6B6BC921" w:rsidR="005A1246" w:rsidRPr="00F94A76" w:rsidRDefault="005A1246" w:rsidP="005A1246">
            <w:pPr>
              <w:rPr>
                <w:rFonts w:asciiTheme="minorHAnsi" w:hAnsiTheme="minorHAnsi" w:hint="eastAsia"/>
                <w:lang w:eastAsia="en-GB"/>
              </w:rPr>
            </w:pPr>
            <w:r w:rsidRPr="0041138D">
              <w:rPr>
                <w:rFonts w:asciiTheme="minorHAnsi" w:hAnsiTheme="minorHAnsi"/>
                <w:b/>
                <w:szCs w:val="20"/>
              </w:rPr>
              <w:t>Personal Data</w:t>
            </w:r>
          </w:p>
        </w:tc>
        <w:tc>
          <w:tcPr>
            <w:tcW w:w="1276" w:type="dxa"/>
          </w:tcPr>
          <w:p w14:paraId="737851BD" w14:textId="210FE0B7" w:rsidR="005A1246" w:rsidRPr="00F94A76" w:rsidRDefault="005A1246" w:rsidP="005A1246">
            <w:pPr>
              <w:rPr>
                <w:rFonts w:asciiTheme="minorHAnsi" w:hAnsiTheme="minorHAnsi" w:hint="eastAsia"/>
                <w:lang w:eastAsia="en-GB"/>
              </w:rPr>
            </w:pPr>
            <w:r w:rsidRPr="0041138D">
              <w:rPr>
                <w:rFonts w:asciiTheme="minorHAnsi" w:hAnsiTheme="minorHAnsi"/>
                <w:szCs w:val="20"/>
              </w:rPr>
              <w:t>High</w:t>
            </w:r>
          </w:p>
        </w:tc>
        <w:tc>
          <w:tcPr>
            <w:tcW w:w="5245" w:type="dxa"/>
          </w:tcPr>
          <w:p w14:paraId="69E4C52E" w14:textId="792C8B58"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to what the integration needs, encrypted in transit and at rest, reached over private connectivity with least-privilege access, pseudonymised or tokenised before analytics, and kept out of logs and traces.</w:t>
            </w:r>
          </w:p>
        </w:tc>
      </w:tr>
      <w:tr w:rsidR="005A1246" w:rsidRPr="009527A4" w14:paraId="30A9BCF0" w14:textId="77777777" w:rsidTr="005A1246">
        <w:tc>
          <w:tcPr>
            <w:tcW w:w="2405" w:type="dxa"/>
          </w:tcPr>
          <w:p w14:paraId="1C9B38BB" w14:textId="3CEA9805" w:rsidR="005A1246" w:rsidRPr="00F94A76" w:rsidRDefault="005A1246" w:rsidP="005A1246">
            <w:pPr>
              <w:rPr>
                <w:rFonts w:asciiTheme="minorHAnsi" w:hAnsiTheme="minorHAnsi" w:hint="eastAsia"/>
                <w:lang w:eastAsia="en-GB"/>
              </w:rPr>
            </w:pPr>
            <w:r w:rsidRPr="0041138D">
              <w:rPr>
                <w:rFonts w:asciiTheme="minorHAnsi" w:hAnsiTheme="minorHAnsi"/>
                <w:b/>
                <w:szCs w:val="20"/>
              </w:rPr>
              <w:t>Restricted Commercial</w:t>
            </w:r>
          </w:p>
        </w:tc>
        <w:tc>
          <w:tcPr>
            <w:tcW w:w="1276" w:type="dxa"/>
          </w:tcPr>
          <w:p w14:paraId="09DC1DB4" w14:textId="0ED6C4C5" w:rsidR="005A1246" w:rsidRPr="00F94A76" w:rsidRDefault="005A1246" w:rsidP="005A1246">
            <w:pPr>
              <w:rPr>
                <w:rFonts w:asciiTheme="minorHAnsi" w:hAnsiTheme="minorHAnsi" w:hint="eastAsia"/>
                <w:lang w:eastAsia="en-GB"/>
              </w:rPr>
            </w:pPr>
            <w:r w:rsidRPr="0041138D">
              <w:rPr>
                <w:rFonts w:asciiTheme="minorHAnsi" w:hAnsiTheme="minorHAnsi"/>
                <w:szCs w:val="20"/>
              </w:rPr>
              <w:t>Medium High</w:t>
            </w:r>
          </w:p>
        </w:tc>
        <w:tc>
          <w:tcPr>
            <w:tcW w:w="5245" w:type="dxa"/>
          </w:tcPr>
          <w:p w14:paraId="5C6C259B" w14:textId="604781F2"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reached over private connectivity with access restricted and audited, and not exposed externally except as an approved exception.</w:t>
            </w:r>
          </w:p>
        </w:tc>
      </w:tr>
      <w:tr w:rsidR="005A1246" w:rsidRPr="009527A4" w14:paraId="53AFAB43" w14:textId="77777777" w:rsidTr="005A1246">
        <w:tc>
          <w:tcPr>
            <w:tcW w:w="2405" w:type="dxa"/>
          </w:tcPr>
          <w:p w14:paraId="7AC20BDD" w14:textId="32510C96" w:rsidR="005A1246" w:rsidRPr="00F94A76" w:rsidRDefault="005A1246" w:rsidP="005A1246">
            <w:pPr>
              <w:rPr>
                <w:rFonts w:asciiTheme="minorHAnsi" w:hAnsiTheme="minorHAnsi" w:hint="eastAsia"/>
                <w:lang w:eastAsia="en-GB"/>
              </w:rPr>
            </w:pPr>
            <w:r w:rsidRPr="0041138D">
              <w:rPr>
                <w:rFonts w:asciiTheme="minorHAnsi" w:hAnsiTheme="minorHAnsi"/>
                <w:b/>
                <w:szCs w:val="20"/>
              </w:rPr>
              <w:t>Commercial</w:t>
            </w:r>
          </w:p>
        </w:tc>
        <w:tc>
          <w:tcPr>
            <w:tcW w:w="1276" w:type="dxa"/>
          </w:tcPr>
          <w:p w14:paraId="014E24D6" w14:textId="6A5CB101" w:rsidR="005A1246" w:rsidRPr="00F94A76" w:rsidRDefault="005A1246" w:rsidP="005A1246">
            <w:pPr>
              <w:rPr>
                <w:rFonts w:asciiTheme="minorHAnsi" w:hAnsiTheme="minorHAnsi" w:hint="eastAsia"/>
                <w:lang w:eastAsia="en-GB"/>
              </w:rPr>
            </w:pPr>
            <w:r w:rsidRPr="0041138D">
              <w:rPr>
                <w:rFonts w:asciiTheme="minorHAnsi" w:hAnsiTheme="minorHAnsi"/>
                <w:szCs w:val="20"/>
              </w:rPr>
              <w:t>Medium</w:t>
            </w:r>
          </w:p>
        </w:tc>
        <w:tc>
          <w:tcPr>
            <w:tcW w:w="5245" w:type="dxa"/>
          </w:tcPr>
          <w:p w14:paraId="2DE7C97C" w14:textId="00FF5D64"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on the private network, with standard least-privilege access.</w:t>
            </w:r>
          </w:p>
        </w:tc>
      </w:tr>
      <w:tr w:rsidR="005A1246" w:rsidRPr="009527A4" w14:paraId="710F2DAA" w14:textId="77777777" w:rsidTr="005A1246">
        <w:tc>
          <w:tcPr>
            <w:tcW w:w="2405" w:type="dxa"/>
          </w:tcPr>
          <w:p w14:paraId="62BFC611" w14:textId="6E57D2E2" w:rsidR="005A1246" w:rsidRPr="0041138D" w:rsidRDefault="005A1246" w:rsidP="005A1246">
            <w:pPr>
              <w:rPr>
                <w:b/>
                <w:szCs w:val="20"/>
              </w:rPr>
            </w:pPr>
            <w:r w:rsidRPr="0041138D">
              <w:rPr>
                <w:rFonts w:asciiTheme="minorHAnsi" w:hAnsiTheme="minorHAnsi"/>
                <w:b/>
                <w:szCs w:val="20"/>
              </w:rPr>
              <w:t>Internal</w:t>
            </w:r>
          </w:p>
        </w:tc>
        <w:tc>
          <w:tcPr>
            <w:tcW w:w="1276" w:type="dxa"/>
          </w:tcPr>
          <w:p w14:paraId="721E5B35" w14:textId="3A421952" w:rsidR="005A1246" w:rsidRPr="0041138D" w:rsidRDefault="005A1246" w:rsidP="005A1246">
            <w:pPr>
              <w:rPr>
                <w:szCs w:val="20"/>
              </w:rPr>
            </w:pPr>
            <w:r w:rsidRPr="0041138D">
              <w:rPr>
                <w:rFonts w:asciiTheme="minorHAnsi" w:hAnsiTheme="minorHAnsi"/>
                <w:szCs w:val="20"/>
              </w:rPr>
              <w:t>Low</w:t>
            </w:r>
          </w:p>
        </w:tc>
        <w:tc>
          <w:tcPr>
            <w:tcW w:w="5245" w:type="dxa"/>
          </w:tcPr>
          <w:p w14:paraId="119DE2B6" w14:textId="14D223F3" w:rsidR="005A1246" w:rsidRPr="0041138D" w:rsidRDefault="005A1246" w:rsidP="005A1246">
            <w:pPr>
              <w:rPr>
                <w:szCs w:val="20"/>
              </w:rPr>
            </w:pPr>
            <w:r w:rsidRPr="0041138D">
              <w:rPr>
                <w:rFonts w:asciiTheme="minorHAnsi" w:hAnsiTheme="minorHAnsi"/>
                <w:szCs w:val="20"/>
              </w:rPr>
              <w:t>The default classification. Encrypted in transit and at rest, kept on the private network and not exposed externally.</w:t>
            </w:r>
          </w:p>
        </w:tc>
      </w:tr>
      <w:tr w:rsidR="005A1246" w:rsidRPr="009527A4" w14:paraId="1B4212D7" w14:textId="77777777" w:rsidTr="005A1246">
        <w:tc>
          <w:tcPr>
            <w:tcW w:w="2405" w:type="dxa"/>
          </w:tcPr>
          <w:p w14:paraId="0BF51F4D" w14:textId="50D9797A" w:rsidR="005A1246" w:rsidRPr="0041138D" w:rsidRDefault="005A1246" w:rsidP="005A1246">
            <w:pPr>
              <w:rPr>
                <w:b/>
                <w:szCs w:val="20"/>
              </w:rPr>
            </w:pPr>
            <w:r w:rsidRPr="0041138D">
              <w:rPr>
                <w:rFonts w:asciiTheme="minorHAnsi" w:hAnsiTheme="minorHAnsi"/>
                <w:b/>
                <w:szCs w:val="20"/>
              </w:rPr>
              <w:t>Public</w:t>
            </w:r>
          </w:p>
        </w:tc>
        <w:tc>
          <w:tcPr>
            <w:tcW w:w="1276" w:type="dxa"/>
          </w:tcPr>
          <w:p w14:paraId="55BE7BE0" w14:textId="42162013" w:rsidR="005A1246" w:rsidRPr="0041138D" w:rsidRDefault="005A1246" w:rsidP="005A1246">
            <w:pPr>
              <w:rPr>
                <w:szCs w:val="20"/>
              </w:rPr>
            </w:pPr>
            <w:r w:rsidRPr="0041138D">
              <w:rPr>
                <w:rFonts w:asciiTheme="minorHAnsi" w:hAnsiTheme="minorHAnsi"/>
                <w:szCs w:val="20"/>
              </w:rPr>
              <w:t>None</w:t>
            </w:r>
          </w:p>
        </w:tc>
        <w:tc>
          <w:tcPr>
            <w:tcW w:w="5245" w:type="dxa"/>
          </w:tcPr>
          <w:p w14:paraId="07A33558" w14:textId="65D9622D" w:rsidR="005A1246" w:rsidRPr="0041138D" w:rsidRDefault="005A1246" w:rsidP="005A1246">
            <w:pPr>
              <w:rPr>
                <w:szCs w:val="20"/>
              </w:rPr>
            </w:pPr>
            <w:r w:rsidRPr="0041138D">
              <w:rPr>
                <w:rFonts w:asciiTheme="minorHAnsi" w:hAnsiTheme="minorHAnsi"/>
                <w:szCs w:val="20"/>
              </w:rPr>
              <w:t>May be served externally through the governed edge as an exception, still over TLS and through the gateway.</w:t>
            </w:r>
          </w:p>
        </w:tc>
      </w:tr>
    </w:tbl>
    <w:p w14:paraId="746B633B" w14:textId="77777777" w:rsidR="00E62C5D" w:rsidRDefault="00E62C5D" w:rsidP="0041138D">
      <w:pPr>
        <w:rPr>
          <w:szCs w:val="20"/>
        </w:rPr>
      </w:pPr>
    </w:p>
    <w:p w14:paraId="3BCDE754" w14:textId="77777777" w:rsidR="00E62C5D" w:rsidRPr="0041138D" w:rsidRDefault="00E62C5D" w:rsidP="0041138D">
      <w:pPr>
        <w:rPr>
          <w:szCs w:val="20"/>
        </w:rPr>
      </w:pPr>
    </w:p>
    <w:p w14:paraId="5805BB89" w14:textId="773F3A10" w:rsidR="0041138D" w:rsidRDefault="0041138D" w:rsidP="0041138D">
      <w:pPr>
        <w:pStyle w:val="Heading2"/>
        <w:rPr>
          <w:bCs w:val="0"/>
        </w:rPr>
      </w:pPr>
      <w:bookmarkStart w:id="326" w:name="_Toc239507157"/>
      <w:bookmarkStart w:id="327" w:name="_Toc239852387"/>
      <w:bookmarkStart w:id="328" w:name="_Toc239980643"/>
      <w:bookmarkStart w:id="329" w:name="_Toc240366861"/>
      <w:r w:rsidRPr="005D6483">
        <w:rPr>
          <w:bCs w:val="0"/>
        </w:rPr>
        <w:t>Observability and Monitoring</w:t>
      </w:r>
      <w:bookmarkEnd w:id="326"/>
      <w:bookmarkEnd w:id="327"/>
      <w:bookmarkEnd w:id="328"/>
      <w:bookmarkEnd w:id="329"/>
    </w:p>
    <w:p w14:paraId="4AA80100" w14:textId="77777777" w:rsidR="00FC6A4E" w:rsidRPr="00FC6A4E" w:rsidRDefault="00FC6A4E" w:rsidP="00FC6A4E"/>
    <w:p w14:paraId="6EF84DAF" w14:textId="77777777" w:rsidR="0041138D" w:rsidRPr="0041138D" w:rsidRDefault="0041138D" w:rsidP="0041138D">
      <w:pPr>
        <w:spacing w:after="120"/>
        <w:rPr>
          <w:szCs w:val="20"/>
        </w:rPr>
      </w:pPr>
      <w:r w:rsidRPr="0041138D">
        <w:rPr>
          <w:szCs w:val="20"/>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46C92763" w14:textId="40A3E316" w:rsidR="0041138D" w:rsidRPr="0041138D" w:rsidRDefault="0041138D" w:rsidP="0041138D">
      <w:pPr>
        <w:spacing w:after="120"/>
        <w:rPr>
          <w:szCs w:val="20"/>
        </w:rPr>
      </w:pPr>
      <w:r w:rsidRPr="0041138D">
        <w:rPr>
          <w:szCs w:val="20"/>
        </w:rPr>
        <w:t>Security monitoring is satisfied separately from operational monitoring. Relevant security events, for example Key Vault</w:t>
      </w:r>
      <w:r w:rsidR="00733F5B">
        <w:rPr>
          <w:szCs w:val="20"/>
        </w:rPr>
        <w:t>/Cyber Ark</w:t>
      </w:r>
      <w:r w:rsidRPr="0041138D">
        <w:rPr>
          <w:szCs w:val="20"/>
        </w:rPr>
        <w:t xml:space="preserve"> activity, deployment and administrative actions, are forwarded to CrowdStrike, the Group Security tooling, and any new gateway or edge component is assessed for security-event capture before it goes live.</w:t>
      </w:r>
    </w:p>
    <w:p w14:paraId="2DF8E1B3" w14:textId="3038A48A" w:rsidR="0041138D" w:rsidRPr="0041138D" w:rsidRDefault="0041138D" w:rsidP="0041138D">
      <w:pPr>
        <w:spacing w:after="120"/>
        <w:rPr>
          <w:szCs w:val="20"/>
        </w:rPr>
      </w:pPr>
      <w:r w:rsidRPr="0041138D">
        <w:rPr>
          <w:szCs w:val="20"/>
        </w:rPr>
        <w:t>An established pattern already streams Azure, Key Vault</w:t>
      </w:r>
      <w:r w:rsidR="00733F5B">
        <w:rPr>
          <w:szCs w:val="20"/>
        </w:rPr>
        <w:t>/ Cyber Ark</w:t>
      </w:r>
      <w:r w:rsidRPr="0041138D">
        <w:rPr>
          <w:szCs w:val="20"/>
        </w:rPr>
        <w:t xml:space="preserve">, storage and security logs to CrowdStrike through Event Hubs, and the </w:t>
      </w:r>
      <w:r w:rsidR="00A624E6">
        <w:rPr>
          <w:szCs w:val="20"/>
        </w:rPr>
        <w:t>Systems Integration Framework</w:t>
      </w:r>
      <w:r w:rsidRPr="0041138D" w:rsidDel="00A22181">
        <w:rPr>
          <w:szCs w:val="20"/>
        </w:rPr>
        <w:t xml:space="preserve"> </w:t>
      </w:r>
      <w:r w:rsidRPr="0041138D">
        <w:rPr>
          <w:szCs w:val="20"/>
        </w:rPr>
        <w:t>reuses that path rather than inventing a new one. Performance monitoring is kept distinct from security monitoring, with ownership confirmed with the relevant service owners.</w:t>
      </w:r>
    </w:p>
    <w:p w14:paraId="3FF7569C" w14:textId="77777777" w:rsidR="0041138D" w:rsidRPr="0041138D" w:rsidRDefault="0041138D" w:rsidP="0041138D">
      <w:pPr>
        <w:spacing w:after="120"/>
        <w:rPr>
          <w:szCs w:val="20"/>
        </w:rPr>
      </w:pPr>
    </w:p>
    <w:p w14:paraId="0EC27C8F" w14:textId="77777777" w:rsidR="0041138D" w:rsidRPr="0041138D" w:rsidRDefault="0041138D" w:rsidP="0041138D">
      <w:pPr>
        <w:spacing w:after="120"/>
        <w:rPr>
          <w:szCs w:val="20"/>
        </w:rPr>
      </w:pPr>
    </w:p>
    <w:p w14:paraId="3831D91C" w14:textId="77777777" w:rsidR="0041138D" w:rsidRPr="0041138D" w:rsidRDefault="0041138D" w:rsidP="0041138D">
      <w:pPr>
        <w:spacing w:after="120"/>
        <w:rPr>
          <w:szCs w:val="20"/>
        </w:rPr>
      </w:pPr>
    </w:p>
    <w:p w14:paraId="6B62D492" w14:textId="77777777" w:rsidR="0041138D" w:rsidRPr="0041138D" w:rsidRDefault="0041138D" w:rsidP="0041138D">
      <w:pPr>
        <w:spacing w:after="120"/>
        <w:rPr>
          <w:szCs w:val="20"/>
        </w:rPr>
      </w:pPr>
    </w:p>
    <w:tbl>
      <w:tblPr>
        <w:tblStyle w:val="TableGridLight"/>
        <w:tblpPr w:leftFromText="180" w:rightFromText="180" w:vertAnchor="text" w:horzAnchor="margin" w:tblpY="678"/>
        <w:tblW w:w="9351" w:type="dxa"/>
        <w:tblLook w:val="04A0" w:firstRow="1" w:lastRow="0" w:firstColumn="1" w:lastColumn="0" w:noHBand="0" w:noVBand="1"/>
      </w:tblPr>
      <w:tblGrid>
        <w:gridCol w:w="2122"/>
        <w:gridCol w:w="2693"/>
        <w:gridCol w:w="2835"/>
        <w:gridCol w:w="1701"/>
      </w:tblGrid>
      <w:tr w:rsidR="00BD5E77" w:rsidRPr="009527A4" w14:paraId="60208233" w14:textId="77777777" w:rsidTr="007A2B8C">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A54F946" w14:textId="77777777" w:rsidR="00BD5E77" w:rsidRPr="00595998" w:rsidRDefault="00BD5E77" w:rsidP="00BD5E77">
            <w:pPr>
              <w:rPr>
                <w:rFonts w:asciiTheme="minorHAnsi" w:hAnsiTheme="minorHAnsi" w:hint="eastAsia"/>
                <w:b/>
                <w:lang w:eastAsia="en-GB"/>
              </w:rPr>
            </w:pPr>
            <w:bookmarkStart w:id="330" w:name="_Toc239507158"/>
            <w:bookmarkStart w:id="331" w:name="_Toc239852388"/>
            <w:bookmarkStart w:id="332" w:name="_Toc239980644"/>
            <w:r w:rsidRPr="00BD5E77">
              <w:rPr>
                <w:rFonts w:asciiTheme="minorHAnsi" w:hAnsiTheme="minorHAnsi"/>
                <w:b/>
                <w:lang w:eastAsia="en-GB"/>
              </w:rPr>
              <w:t>Resource</w:t>
            </w:r>
          </w:p>
        </w:tc>
        <w:tc>
          <w:tcPr>
            <w:tcW w:w="26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EBD88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Operational signal</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ADFAF87"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Security signal</w:t>
            </w:r>
          </w:p>
        </w:tc>
        <w:tc>
          <w:tcPr>
            <w:tcW w:w="170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25DB61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Destination</w:t>
            </w:r>
          </w:p>
        </w:tc>
      </w:tr>
      <w:tr w:rsidR="00BD5E77" w:rsidRPr="009527A4" w14:paraId="1DB4D8EA" w14:textId="77777777" w:rsidTr="00866873">
        <w:tc>
          <w:tcPr>
            <w:tcW w:w="2122" w:type="dxa"/>
            <w:tcBorders>
              <w:top w:val="single" w:sz="4" w:space="0" w:color="000000" w:themeColor="text1"/>
            </w:tcBorders>
            <w:vAlign w:val="center"/>
          </w:tcPr>
          <w:p w14:paraId="68E12A4C" w14:textId="77777777" w:rsidR="00BD5E77" w:rsidRDefault="00BD5E77" w:rsidP="00BD5E77">
            <w:pPr>
              <w:rPr>
                <w:rFonts w:asciiTheme="minorHAnsi" w:hAnsiTheme="minorHAnsi" w:hint="eastAsia"/>
                <w:szCs w:val="20"/>
              </w:rPr>
            </w:pPr>
            <w:r w:rsidRPr="0041138D">
              <w:rPr>
                <w:rFonts w:asciiTheme="minorHAnsi" w:hAnsiTheme="minorHAnsi"/>
                <w:szCs w:val="20"/>
              </w:rPr>
              <w:t>API Management</w:t>
            </w:r>
          </w:p>
          <w:p w14:paraId="5A2FCE8C" w14:textId="21208B24" w:rsidR="00705063" w:rsidRPr="00F94A76" w:rsidRDefault="00705063" w:rsidP="00BD5E77">
            <w:pPr>
              <w:rPr>
                <w:rFonts w:asciiTheme="minorHAnsi" w:hAnsiTheme="minorHAnsi" w:hint="eastAsia"/>
                <w:lang w:eastAsia="en-GB"/>
              </w:rPr>
            </w:pPr>
            <w:hyperlink w:anchor="ArchEngStdCloud" w:history="1">
              <w:r w:rsidRPr="00705063">
                <w:rPr>
                  <w:rStyle w:val="Hyperlink"/>
                  <w:rFonts w:asciiTheme="minorHAnsi" w:hAnsiTheme="minorHAnsi"/>
                  <w:i/>
                  <w:szCs w:val="20"/>
                </w:rPr>
                <w:t>Source</w:t>
              </w:r>
            </w:hyperlink>
          </w:p>
        </w:tc>
        <w:tc>
          <w:tcPr>
            <w:tcW w:w="2693" w:type="dxa"/>
            <w:tcBorders>
              <w:top w:val="single" w:sz="4" w:space="0" w:color="000000" w:themeColor="text1"/>
            </w:tcBorders>
            <w:vAlign w:val="center"/>
          </w:tcPr>
          <w:p w14:paraId="7713B08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Latency, throughput, failures</w:t>
            </w:r>
          </w:p>
        </w:tc>
        <w:tc>
          <w:tcPr>
            <w:tcW w:w="2835" w:type="dxa"/>
            <w:tcBorders>
              <w:top w:val="single" w:sz="4" w:space="0" w:color="000000" w:themeColor="text1"/>
            </w:tcBorders>
            <w:vAlign w:val="center"/>
          </w:tcPr>
          <w:p w14:paraId="49689C9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Authentication failures, policy violations</w:t>
            </w:r>
          </w:p>
        </w:tc>
        <w:tc>
          <w:tcPr>
            <w:tcW w:w="1701" w:type="dxa"/>
            <w:tcBorders>
              <w:top w:val="single" w:sz="4" w:space="0" w:color="000000" w:themeColor="text1"/>
            </w:tcBorders>
            <w:vAlign w:val="center"/>
          </w:tcPr>
          <w:p w14:paraId="4D4CFDE3"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5AF92B3A" w14:textId="77777777" w:rsidTr="00BD5E77">
        <w:tc>
          <w:tcPr>
            <w:tcW w:w="2122" w:type="dxa"/>
            <w:vAlign w:val="center"/>
          </w:tcPr>
          <w:p w14:paraId="3DF24E9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w:t>
            </w:r>
          </w:p>
        </w:tc>
        <w:tc>
          <w:tcPr>
            <w:tcW w:w="2693" w:type="dxa"/>
            <w:vAlign w:val="center"/>
          </w:tcPr>
          <w:p w14:paraId="13BED36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Run success and failure, duration</w:t>
            </w:r>
          </w:p>
        </w:tc>
        <w:tc>
          <w:tcPr>
            <w:tcW w:w="2835" w:type="dxa"/>
            <w:vAlign w:val="center"/>
          </w:tcPr>
          <w:p w14:paraId="1AC1AFC7"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Connection and identity events</w:t>
            </w:r>
          </w:p>
        </w:tc>
        <w:tc>
          <w:tcPr>
            <w:tcW w:w="1701" w:type="dxa"/>
            <w:vAlign w:val="center"/>
          </w:tcPr>
          <w:p w14:paraId="13811B1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396AC846" w14:textId="77777777" w:rsidTr="00BD5E77">
        <w:tc>
          <w:tcPr>
            <w:tcW w:w="2122" w:type="dxa"/>
            <w:vAlign w:val="center"/>
          </w:tcPr>
          <w:p w14:paraId="23FC432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w:t>
            </w:r>
          </w:p>
        </w:tc>
        <w:tc>
          <w:tcPr>
            <w:tcW w:w="2693" w:type="dxa"/>
            <w:vAlign w:val="center"/>
          </w:tcPr>
          <w:p w14:paraId="1FA955BC"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Queue depth, dead-letters</w:t>
            </w:r>
          </w:p>
        </w:tc>
        <w:tc>
          <w:tcPr>
            <w:tcW w:w="2835" w:type="dxa"/>
            <w:vAlign w:val="center"/>
          </w:tcPr>
          <w:p w14:paraId="3E4ADEF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Access and authorisation events</w:t>
            </w:r>
          </w:p>
        </w:tc>
        <w:tc>
          <w:tcPr>
            <w:tcW w:w="1701" w:type="dxa"/>
            <w:vAlign w:val="center"/>
          </w:tcPr>
          <w:p w14:paraId="5958A97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w:t>
            </w:r>
          </w:p>
        </w:tc>
      </w:tr>
      <w:tr w:rsidR="00BD5E77" w:rsidRPr="009527A4" w14:paraId="4A3C4FA9" w14:textId="77777777" w:rsidTr="00BD5E77">
        <w:tc>
          <w:tcPr>
            <w:tcW w:w="2122" w:type="dxa"/>
            <w:vAlign w:val="center"/>
          </w:tcPr>
          <w:p w14:paraId="5091F12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Functions</w:t>
            </w:r>
          </w:p>
        </w:tc>
        <w:tc>
          <w:tcPr>
            <w:tcW w:w="2693" w:type="dxa"/>
            <w:vAlign w:val="center"/>
          </w:tcPr>
          <w:p w14:paraId="09DE640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Executions, errors, duration</w:t>
            </w:r>
          </w:p>
        </w:tc>
        <w:tc>
          <w:tcPr>
            <w:tcW w:w="2835" w:type="dxa"/>
            <w:vAlign w:val="center"/>
          </w:tcPr>
          <w:p w14:paraId="33B1279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Managed identity and Key Vault access</w:t>
            </w:r>
          </w:p>
        </w:tc>
        <w:tc>
          <w:tcPr>
            <w:tcW w:w="1701" w:type="dxa"/>
            <w:vAlign w:val="center"/>
          </w:tcPr>
          <w:p w14:paraId="2E4939D4"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2845C7FE" w14:textId="77777777" w:rsidTr="00BD5E77">
        <w:tc>
          <w:tcPr>
            <w:tcW w:w="2122" w:type="dxa"/>
            <w:vAlign w:val="center"/>
          </w:tcPr>
          <w:p w14:paraId="06C8D17A" w14:textId="77777777" w:rsidR="00BD5E77" w:rsidRPr="0041138D" w:rsidRDefault="00BD5E77" w:rsidP="00BD5E77">
            <w:pPr>
              <w:rPr>
                <w:szCs w:val="20"/>
              </w:rPr>
            </w:pPr>
            <w:r w:rsidRPr="0041138D">
              <w:rPr>
                <w:rFonts w:asciiTheme="minorHAnsi" w:hAnsiTheme="minorHAnsi"/>
                <w:szCs w:val="20"/>
              </w:rPr>
              <w:t>Key Vault</w:t>
            </w:r>
          </w:p>
        </w:tc>
        <w:tc>
          <w:tcPr>
            <w:tcW w:w="2693" w:type="dxa"/>
            <w:vAlign w:val="center"/>
          </w:tcPr>
          <w:p w14:paraId="6118E8F2" w14:textId="77777777" w:rsidR="00BD5E77" w:rsidRPr="0041138D" w:rsidRDefault="00BD5E77" w:rsidP="00BD5E77">
            <w:pPr>
              <w:rPr>
                <w:szCs w:val="20"/>
              </w:rPr>
            </w:pPr>
            <w:r w:rsidRPr="0041138D">
              <w:rPr>
                <w:rFonts w:asciiTheme="minorHAnsi" w:hAnsiTheme="minorHAnsi"/>
                <w:szCs w:val="20"/>
              </w:rPr>
              <w:t>Availability</w:t>
            </w:r>
          </w:p>
        </w:tc>
        <w:tc>
          <w:tcPr>
            <w:tcW w:w="2835" w:type="dxa"/>
            <w:vAlign w:val="center"/>
          </w:tcPr>
          <w:p w14:paraId="13AD6B87" w14:textId="77777777" w:rsidR="00BD5E77" w:rsidRPr="0041138D" w:rsidRDefault="00BD5E77" w:rsidP="00BD5E77">
            <w:pPr>
              <w:rPr>
                <w:szCs w:val="20"/>
              </w:rPr>
            </w:pPr>
            <w:r w:rsidRPr="0041138D">
              <w:rPr>
                <w:rFonts w:asciiTheme="minorHAnsi" w:hAnsiTheme="minorHAnsi"/>
                <w:szCs w:val="20"/>
              </w:rPr>
              <w:t>Secret and certificate access</w:t>
            </w:r>
          </w:p>
        </w:tc>
        <w:tc>
          <w:tcPr>
            <w:tcW w:w="1701" w:type="dxa"/>
            <w:vAlign w:val="center"/>
          </w:tcPr>
          <w:p w14:paraId="7F02C4D3" w14:textId="77777777" w:rsidR="00BD5E77" w:rsidRPr="0041138D" w:rsidRDefault="00BD5E77" w:rsidP="00BD5E77">
            <w:pPr>
              <w:rPr>
                <w:szCs w:val="20"/>
              </w:rPr>
            </w:pPr>
            <w:r w:rsidRPr="0041138D">
              <w:rPr>
                <w:rFonts w:asciiTheme="minorHAnsi" w:hAnsiTheme="minorHAnsi"/>
                <w:szCs w:val="20"/>
              </w:rPr>
              <w:t>Log Analytics, CrowdStrike</w:t>
            </w:r>
          </w:p>
        </w:tc>
      </w:tr>
      <w:tr w:rsidR="00BD5E77" w:rsidRPr="009527A4" w14:paraId="6408C70E" w14:textId="77777777" w:rsidTr="00BD5E77">
        <w:tc>
          <w:tcPr>
            <w:tcW w:w="2122" w:type="dxa"/>
            <w:vAlign w:val="center"/>
          </w:tcPr>
          <w:p w14:paraId="18162023" w14:textId="77777777" w:rsidR="00BD5E77" w:rsidRPr="0041138D" w:rsidRDefault="00BD5E77" w:rsidP="00BD5E77">
            <w:pPr>
              <w:rPr>
                <w:szCs w:val="20"/>
              </w:rPr>
            </w:pPr>
            <w:r w:rsidRPr="0041138D">
              <w:rPr>
                <w:rFonts w:asciiTheme="minorHAnsi" w:hAnsiTheme="minorHAnsi"/>
                <w:szCs w:val="20"/>
              </w:rPr>
              <w:t>Event Hubs</w:t>
            </w:r>
          </w:p>
        </w:tc>
        <w:tc>
          <w:tcPr>
            <w:tcW w:w="2693" w:type="dxa"/>
            <w:vAlign w:val="center"/>
          </w:tcPr>
          <w:p w14:paraId="23DB8F6C" w14:textId="77777777" w:rsidR="00BD5E77" w:rsidRPr="0041138D" w:rsidRDefault="00BD5E77" w:rsidP="00BD5E77">
            <w:pPr>
              <w:rPr>
                <w:szCs w:val="20"/>
              </w:rPr>
            </w:pPr>
            <w:r w:rsidRPr="0041138D">
              <w:rPr>
                <w:rFonts w:asciiTheme="minorHAnsi" w:hAnsiTheme="minorHAnsi"/>
                <w:szCs w:val="20"/>
              </w:rPr>
              <w:t>Throughput, lag</w:t>
            </w:r>
          </w:p>
        </w:tc>
        <w:tc>
          <w:tcPr>
            <w:tcW w:w="2835" w:type="dxa"/>
            <w:vAlign w:val="center"/>
          </w:tcPr>
          <w:p w14:paraId="3919D842" w14:textId="77777777" w:rsidR="00BD5E77" w:rsidRPr="0041138D" w:rsidRDefault="00BD5E77" w:rsidP="00BD5E77">
            <w:pPr>
              <w:rPr>
                <w:szCs w:val="20"/>
              </w:rPr>
            </w:pPr>
            <w:r w:rsidRPr="0041138D">
              <w:rPr>
                <w:rFonts w:asciiTheme="minorHAnsi" w:hAnsiTheme="minorHAnsi"/>
                <w:szCs w:val="20"/>
              </w:rPr>
              <w:t>Namespace access</w:t>
            </w:r>
          </w:p>
        </w:tc>
        <w:tc>
          <w:tcPr>
            <w:tcW w:w="1701" w:type="dxa"/>
            <w:vAlign w:val="center"/>
          </w:tcPr>
          <w:p w14:paraId="2F8A3465" w14:textId="77777777" w:rsidR="00BD5E77" w:rsidRPr="0041138D" w:rsidRDefault="00BD5E77" w:rsidP="00BD5E77">
            <w:pPr>
              <w:rPr>
                <w:szCs w:val="20"/>
              </w:rPr>
            </w:pPr>
            <w:r w:rsidRPr="0041138D">
              <w:rPr>
                <w:rFonts w:asciiTheme="minorHAnsi" w:hAnsiTheme="minorHAnsi"/>
                <w:szCs w:val="20"/>
              </w:rPr>
              <w:t>Log Analytics, CrowdStrike</w:t>
            </w:r>
          </w:p>
        </w:tc>
      </w:tr>
      <w:tr w:rsidR="00BD5E77" w:rsidRPr="009527A4" w14:paraId="5AF3BD14" w14:textId="77777777" w:rsidTr="00BD5E77">
        <w:tc>
          <w:tcPr>
            <w:tcW w:w="2122" w:type="dxa"/>
            <w:vAlign w:val="center"/>
          </w:tcPr>
          <w:p w14:paraId="0B620934" w14:textId="77777777" w:rsidR="00BD5E77" w:rsidRPr="0041138D" w:rsidRDefault="00BD5E77" w:rsidP="00BD5E77">
            <w:pPr>
              <w:rPr>
                <w:szCs w:val="20"/>
              </w:rPr>
            </w:pPr>
            <w:r w:rsidRPr="0041138D">
              <w:rPr>
                <w:rFonts w:asciiTheme="minorHAnsi" w:hAnsiTheme="minorHAnsi"/>
                <w:szCs w:val="20"/>
              </w:rPr>
              <w:t>Data Factory</w:t>
            </w:r>
          </w:p>
        </w:tc>
        <w:tc>
          <w:tcPr>
            <w:tcW w:w="2693" w:type="dxa"/>
            <w:vAlign w:val="center"/>
          </w:tcPr>
          <w:p w14:paraId="64D78753" w14:textId="77777777" w:rsidR="00BD5E77" w:rsidRPr="0041138D" w:rsidRDefault="00BD5E77" w:rsidP="00BD5E77">
            <w:pPr>
              <w:rPr>
                <w:szCs w:val="20"/>
              </w:rPr>
            </w:pPr>
            <w:r w:rsidRPr="0041138D">
              <w:rPr>
                <w:rFonts w:asciiTheme="minorHAnsi" w:hAnsiTheme="minorHAnsi"/>
                <w:szCs w:val="20"/>
              </w:rPr>
              <w:t>Pipeline run success and failure, duration</w:t>
            </w:r>
          </w:p>
        </w:tc>
        <w:tc>
          <w:tcPr>
            <w:tcW w:w="2835" w:type="dxa"/>
            <w:vAlign w:val="center"/>
          </w:tcPr>
          <w:p w14:paraId="4DEE2122" w14:textId="77777777" w:rsidR="00BD5E77" w:rsidRPr="0041138D" w:rsidRDefault="00BD5E77" w:rsidP="00BD5E77">
            <w:pPr>
              <w:rPr>
                <w:szCs w:val="20"/>
              </w:rPr>
            </w:pPr>
            <w:r w:rsidRPr="0041138D">
              <w:rPr>
                <w:rFonts w:asciiTheme="minorHAnsi" w:hAnsiTheme="minorHAnsi"/>
                <w:szCs w:val="20"/>
              </w:rPr>
              <w:t>Managed identity and Key Vault access</w:t>
            </w:r>
          </w:p>
        </w:tc>
        <w:tc>
          <w:tcPr>
            <w:tcW w:w="1701" w:type="dxa"/>
            <w:vAlign w:val="center"/>
          </w:tcPr>
          <w:p w14:paraId="4035B761" w14:textId="77777777" w:rsidR="00BD5E77" w:rsidRPr="0041138D" w:rsidRDefault="00BD5E77" w:rsidP="00BD5E77">
            <w:pPr>
              <w:rPr>
                <w:szCs w:val="20"/>
              </w:rPr>
            </w:pPr>
            <w:r w:rsidRPr="0041138D">
              <w:rPr>
                <w:rFonts w:asciiTheme="minorHAnsi" w:hAnsiTheme="minorHAnsi"/>
                <w:szCs w:val="20"/>
              </w:rPr>
              <w:t>Log Analytics, CrowdStrike</w:t>
            </w:r>
          </w:p>
        </w:tc>
      </w:tr>
    </w:tbl>
    <w:p w14:paraId="4D1D90E8" w14:textId="10406667" w:rsidR="00E62C5D" w:rsidRPr="00BD5E77" w:rsidRDefault="0041138D">
      <w:pPr>
        <w:pStyle w:val="Heading3"/>
        <w:rPr>
          <w:lang w:val="en-US"/>
        </w:rPr>
      </w:pPr>
      <w:r w:rsidRPr="00BD5E77">
        <w:rPr>
          <w:color w:val="132040" w:themeColor="accent1" w:themeShade="BF"/>
          <w:sz w:val="24"/>
          <w:szCs w:val="26"/>
        </w:rPr>
        <w:t>Azure Resource Observability Matrix</w:t>
      </w:r>
      <w:bookmarkEnd w:id="330"/>
      <w:bookmarkEnd w:id="331"/>
      <w:bookmarkEnd w:id="332"/>
      <w:r w:rsidR="00E62C5D" w:rsidRPr="00BD5E77">
        <w:rPr>
          <w:color w:val="132040" w:themeColor="accent1" w:themeShade="BF"/>
          <w:sz w:val="24"/>
          <w:szCs w:val="26"/>
        </w:rPr>
        <w:br/>
      </w:r>
      <w:r w:rsidR="00E62C5D" w:rsidRPr="00BD5E77">
        <w:rPr>
          <w:color w:val="132040" w:themeColor="accent1" w:themeShade="BF"/>
          <w:sz w:val="24"/>
          <w:szCs w:val="26"/>
        </w:rPr>
        <w:br/>
      </w:r>
    </w:p>
    <w:p w14:paraId="5E0F748D" w14:textId="1A845DD1" w:rsidR="0041138D" w:rsidRDefault="0041138D" w:rsidP="0041138D">
      <w:pPr>
        <w:pStyle w:val="Heading2"/>
        <w:rPr>
          <w:bCs w:val="0"/>
        </w:rPr>
      </w:pPr>
      <w:bookmarkStart w:id="333" w:name="_Toc239507159"/>
      <w:bookmarkStart w:id="334" w:name="_Toc239852389"/>
      <w:bookmarkStart w:id="335" w:name="_Toc239980645"/>
      <w:bookmarkStart w:id="336" w:name="_Toc240366862"/>
      <w:r w:rsidRPr="005D6483">
        <w:rPr>
          <w:bCs w:val="0"/>
        </w:rPr>
        <w:t>Operational Excellence</w:t>
      </w:r>
      <w:bookmarkEnd w:id="333"/>
      <w:bookmarkEnd w:id="334"/>
      <w:bookmarkEnd w:id="335"/>
      <w:bookmarkEnd w:id="336"/>
    </w:p>
    <w:p w14:paraId="7057181F" w14:textId="77777777" w:rsidR="00FC6A4E" w:rsidRPr="00FC6A4E" w:rsidRDefault="00FC6A4E" w:rsidP="00FC6A4E"/>
    <w:p w14:paraId="11F71EEA" w14:textId="77777777" w:rsidR="0041138D" w:rsidRPr="0041138D" w:rsidRDefault="0041138D" w:rsidP="0041138D">
      <w:pPr>
        <w:spacing w:after="120"/>
        <w:rPr>
          <w:szCs w:val="20"/>
        </w:rPr>
      </w:pPr>
      <w:r w:rsidRPr="0041138D">
        <w:rPr>
          <w:szCs w:val="20"/>
        </w:rPr>
        <w:t>The discipline that keeps an integration secure also keeps it operable.</w:t>
      </w:r>
    </w:p>
    <w:p w14:paraId="5069BABE" w14:textId="77777777" w:rsidR="0041138D" w:rsidRPr="0041138D" w:rsidRDefault="0041138D" w:rsidP="0041138D">
      <w:pPr>
        <w:spacing w:after="46" w:line="270" w:lineRule="auto"/>
        <w:ind w:left="360"/>
        <w:rPr>
          <w:szCs w:val="20"/>
        </w:rPr>
      </w:pPr>
      <w:r w:rsidRPr="0041138D">
        <w:rPr>
          <w:b/>
          <w:szCs w:val="20"/>
        </w:rPr>
        <w:t xml:space="preserve">Deployed as code. </w:t>
      </w:r>
      <w:r w:rsidRPr="0041138D">
        <w:rPr>
          <w:szCs w:val="20"/>
        </w:rPr>
        <w:t>Integrations are provisioned through infrastructure-as-code and delivered through DevSecOps pipelines, so an environment is reproducible and reviewable, and nothing is configured by hand.</w:t>
      </w:r>
    </w:p>
    <w:p w14:paraId="032DECA9" w14:textId="77777777" w:rsidR="0041138D" w:rsidRPr="0041138D" w:rsidRDefault="0041138D" w:rsidP="0041138D">
      <w:pPr>
        <w:spacing w:after="46" w:line="270" w:lineRule="auto"/>
        <w:ind w:left="360"/>
        <w:rPr>
          <w:szCs w:val="20"/>
        </w:rPr>
      </w:pPr>
      <w:r w:rsidRPr="0041138D">
        <w:rPr>
          <w:b/>
          <w:szCs w:val="20"/>
        </w:rPr>
        <w:t xml:space="preserve">Resilience matched to criticality. </w:t>
      </w:r>
      <w:r w:rsidRPr="0041138D">
        <w:rPr>
          <w:szCs w:val="20"/>
        </w:rPr>
        <w:t>The redundancy and recovery posture of an integration follows its criticality tier, set with business continuity and risk and evidenced at design time</w:t>
      </w:r>
    </w:p>
    <w:p w14:paraId="13DCB683" w14:textId="544C9B39" w:rsidR="0041138D" w:rsidRPr="0041138D" w:rsidRDefault="0041138D" w:rsidP="0041138D">
      <w:pPr>
        <w:spacing w:after="46" w:line="270" w:lineRule="auto"/>
        <w:ind w:left="360"/>
        <w:rPr>
          <w:szCs w:val="20"/>
        </w:rPr>
      </w:pPr>
      <w:r w:rsidRPr="0041138D">
        <w:rPr>
          <w:b/>
          <w:szCs w:val="20"/>
        </w:rPr>
        <w:t xml:space="preserve">Owned and kept live. </w:t>
      </w:r>
      <w:r w:rsidRPr="0041138D">
        <w:rPr>
          <w:szCs w:val="20"/>
        </w:rPr>
        <w:t xml:space="preserve">Each integration has monitoring, alerting and a defined support model with named ownership, and the </w:t>
      </w:r>
      <w:r w:rsidR="00A624E6">
        <w:rPr>
          <w:szCs w:val="20"/>
        </w:rPr>
        <w:t>Systems Integration Framework</w:t>
      </w:r>
      <w:r w:rsidRPr="0041138D" w:rsidDel="00A22181">
        <w:rPr>
          <w:szCs w:val="20"/>
        </w:rPr>
        <w:t xml:space="preserve"> </w:t>
      </w:r>
      <w:r w:rsidRPr="0041138D">
        <w:rPr>
          <w:szCs w:val="20"/>
        </w:rPr>
        <w:t>itself is maintained as a live artefact, reviewed continuously rather than only before a Technical Design Authority submission.</w:t>
      </w:r>
    </w:p>
    <w:p w14:paraId="15526C07" w14:textId="77777777" w:rsidR="0041138D" w:rsidRDefault="0041138D" w:rsidP="0041138D">
      <w:pPr>
        <w:spacing w:after="46" w:line="270" w:lineRule="auto"/>
        <w:ind w:left="360"/>
        <w:rPr>
          <w:szCs w:val="20"/>
        </w:rPr>
      </w:pPr>
    </w:p>
    <w:p w14:paraId="16070803" w14:textId="17409AAA" w:rsidR="0041138D" w:rsidRDefault="0041138D" w:rsidP="0041138D">
      <w:pPr>
        <w:pStyle w:val="Heading2"/>
        <w:rPr>
          <w:bCs w:val="0"/>
        </w:rPr>
      </w:pPr>
      <w:bookmarkStart w:id="337" w:name="_Toc239507160"/>
      <w:bookmarkStart w:id="338" w:name="_Toc239852390"/>
      <w:bookmarkStart w:id="339" w:name="_Toc239980646"/>
      <w:bookmarkStart w:id="340" w:name="_Toc240366863"/>
      <w:r w:rsidRPr="005D6483">
        <w:rPr>
          <w:bCs w:val="0"/>
        </w:rPr>
        <w:t>Delivery Pipeline</w:t>
      </w:r>
      <w:bookmarkEnd w:id="337"/>
      <w:bookmarkEnd w:id="338"/>
      <w:bookmarkEnd w:id="339"/>
      <w:bookmarkEnd w:id="340"/>
    </w:p>
    <w:p w14:paraId="7C606EB7" w14:textId="77777777" w:rsidR="00FC6A4E" w:rsidRPr="00FC6A4E" w:rsidRDefault="00FC6A4E" w:rsidP="00FC6A4E"/>
    <w:p w14:paraId="26CB08CC" w14:textId="77777777" w:rsidR="0041138D" w:rsidRPr="0041138D" w:rsidRDefault="0041138D" w:rsidP="0041138D">
      <w:pPr>
        <w:spacing w:after="120"/>
        <w:rPr>
          <w:szCs w:val="20"/>
        </w:rPr>
      </w:pPr>
      <w:r w:rsidRPr="0041138D">
        <w:rPr>
          <w:szCs w:val="20"/>
        </w:rPr>
        <w:t>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3FB4A076" w14:textId="02ECEF60" w:rsidR="00E62C5D" w:rsidRDefault="0041138D" w:rsidP="0041138D">
      <w:pPr>
        <w:spacing w:after="120"/>
      </w:pPr>
      <w:r w:rsidRPr="0041138D">
        <w:rPr>
          <w:szCs w:val="20"/>
        </w:rPr>
        <w:t xml:space="preserve">Source : </w:t>
      </w:r>
      <w:hyperlink w:anchor="EngDevPrinc" w:history="1">
        <w:r w:rsidR="00CD5988" w:rsidRPr="00A71342">
          <w:rPr>
            <w:rStyle w:val="Hyperlink"/>
            <w:szCs w:val="20"/>
          </w:rPr>
          <w:t>Ref</w:t>
        </w:r>
        <w:r w:rsidR="00CD5988" w:rsidRPr="00A71342">
          <w:rPr>
            <w:rStyle w:val="Hyperlink"/>
          </w:rPr>
          <w:t xml:space="preserve"> </w:t>
        </w:r>
        <w:r w:rsidR="00A71342" w:rsidRPr="00A71342">
          <w:rPr>
            <w:rStyle w:val="Hyperlink"/>
          </w:rPr>
          <w:t>3</w:t>
        </w:r>
      </w:hyperlink>
    </w:p>
    <w:p w14:paraId="0D555E87" w14:textId="77777777" w:rsidR="00F55098" w:rsidRDefault="00F55098" w:rsidP="0041138D">
      <w:pPr>
        <w:spacing w:after="120"/>
        <w:rPr>
          <w:szCs w:val="20"/>
        </w:rPr>
      </w:pPr>
    </w:p>
    <w:tbl>
      <w:tblPr>
        <w:tblStyle w:val="TableGridLight"/>
        <w:tblW w:w="9067" w:type="dxa"/>
        <w:tblLook w:val="04A0" w:firstRow="1" w:lastRow="0" w:firstColumn="1" w:lastColumn="0" w:noHBand="0" w:noVBand="1"/>
      </w:tblPr>
      <w:tblGrid>
        <w:gridCol w:w="2263"/>
        <w:gridCol w:w="6804"/>
      </w:tblGrid>
      <w:tr w:rsidR="00BD5E77" w:rsidRPr="009527A4" w14:paraId="5DD2FF28" w14:textId="77777777" w:rsidTr="007A2B8C">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7ECBC2" w14:textId="39513A15"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Practice</w:t>
            </w:r>
          </w:p>
        </w:tc>
        <w:tc>
          <w:tcPr>
            <w:tcW w:w="680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45B9F67" w14:textId="7C2E0CB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What the pipeline does</w:t>
            </w:r>
          </w:p>
        </w:tc>
      </w:tr>
      <w:tr w:rsidR="00BD5E77" w:rsidRPr="009527A4" w14:paraId="6E7F2684" w14:textId="77777777" w:rsidTr="00866873">
        <w:tc>
          <w:tcPr>
            <w:tcW w:w="2263" w:type="dxa"/>
            <w:tcBorders>
              <w:top w:val="single" w:sz="4" w:space="0" w:color="000000" w:themeColor="text1"/>
            </w:tcBorders>
          </w:tcPr>
          <w:p w14:paraId="02937CDF" w14:textId="20D2B480" w:rsidR="00BD5E77" w:rsidRPr="00F94A76" w:rsidRDefault="00BD5E77" w:rsidP="00BD5E77">
            <w:pPr>
              <w:rPr>
                <w:rFonts w:asciiTheme="minorHAnsi" w:hAnsiTheme="minorHAnsi" w:hint="eastAsia"/>
                <w:lang w:eastAsia="en-GB"/>
              </w:rPr>
            </w:pPr>
            <w:r w:rsidRPr="0041138D">
              <w:rPr>
                <w:rFonts w:asciiTheme="minorHAnsi" w:hAnsiTheme="minorHAnsi"/>
                <w:b/>
                <w:szCs w:val="20"/>
              </w:rPr>
              <w:t>Pipeline foundation</w:t>
            </w:r>
          </w:p>
        </w:tc>
        <w:tc>
          <w:tcPr>
            <w:tcW w:w="6804" w:type="dxa"/>
            <w:tcBorders>
              <w:top w:val="single" w:sz="4" w:space="0" w:color="000000" w:themeColor="text1"/>
            </w:tcBorders>
          </w:tcPr>
          <w:p w14:paraId="6F2A3A98" w14:textId="4221E45C" w:rsidR="00BD5E77" w:rsidRPr="00F94A76" w:rsidRDefault="00BD5E77" w:rsidP="00BD5E77">
            <w:pPr>
              <w:rPr>
                <w:rFonts w:asciiTheme="minorHAnsi" w:hAnsiTheme="minorHAnsi" w:hint="eastAsia"/>
                <w:lang w:eastAsia="en-GB"/>
              </w:rPr>
            </w:pPr>
            <w:r w:rsidRPr="0041138D">
              <w:rPr>
                <w:rFonts w:asciiTheme="minorHAnsi" w:hAnsiTheme="minorHAnsi"/>
                <w:szCs w:val="20"/>
              </w:rPr>
              <w:t>Source code and infrastructure-as-code live in the Chaucer repository and every change is built and deployed through the pipeline. The pipeline is the only route to an environment.</w:t>
            </w:r>
          </w:p>
        </w:tc>
      </w:tr>
      <w:tr w:rsidR="00BD5E77" w:rsidRPr="009527A4" w14:paraId="20A43D2F" w14:textId="77777777" w:rsidTr="00BD5E77">
        <w:tc>
          <w:tcPr>
            <w:tcW w:w="2263" w:type="dxa"/>
          </w:tcPr>
          <w:p w14:paraId="1EF5815D" w14:textId="56B61D7C" w:rsidR="00BD5E77" w:rsidRPr="00F94A76" w:rsidRDefault="00BD5E77" w:rsidP="00BD5E77">
            <w:pPr>
              <w:rPr>
                <w:rFonts w:asciiTheme="minorHAnsi" w:hAnsiTheme="minorHAnsi" w:hint="eastAsia"/>
                <w:lang w:eastAsia="en-GB"/>
              </w:rPr>
            </w:pPr>
            <w:r w:rsidRPr="0041138D">
              <w:rPr>
                <w:rFonts w:asciiTheme="minorHAnsi" w:hAnsiTheme="minorHAnsi"/>
                <w:b/>
                <w:szCs w:val="20"/>
              </w:rPr>
              <w:t>Pull-request validation</w:t>
            </w:r>
          </w:p>
        </w:tc>
        <w:tc>
          <w:tcPr>
            <w:tcW w:w="6804" w:type="dxa"/>
          </w:tcPr>
          <w:p w14:paraId="4B70A221" w14:textId="2395FD6F" w:rsidR="00BD5E77" w:rsidRPr="00F94A76" w:rsidRDefault="00BD5E77" w:rsidP="00BD5E77">
            <w:pPr>
              <w:rPr>
                <w:rFonts w:asciiTheme="minorHAnsi" w:hAnsiTheme="minorHAnsi" w:hint="eastAsia"/>
                <w:lang w:eastAsia="en-GB"/>
              </w:rPr>
            </w:pPr>
            <w:r w:rsidRPr="0041138D">
              <w:rPr>
                <w:rFonts w:asciiTheme="minorHAnsi" w:hAnsiTheme="minorHAnsi"/>
                <w:szCs w:val="20"/>
              </w:rPr>
              <w:t>Every change enters through a pull request. The pipeline builds it, lints it, runs its automated tests and its security scans, and the change cannot merge until those checks pass and a peer has approved the request.</w:t>
            </w:r>
          </w:p>
        </w:tc>
      </w:tr>
      <w:tr w:rsidR="00BD5E77" w:rsidRPr="009527A4" w14:paraId="5AF8A617" w14:textId="77777777" w:rsidTr="00BD5E77">
        <w:tc>
          <w:tcPr>
            <w:tcW w:w="2263" w:type="dxa"/>
          </w:tcPr>
          <w:p w14:paraId="57CC08BE" w14:textId="4C284791" w:rsidR="00BD5E77" w:rsidRPr="00F94A76" w:rsidRDefault="00BD5E77" w:rsidP="00BD5E77">
            <w:pPr>
              <w:rPr>
                <w:rFonts w:asciiTheme="minorHAnsi" w:hAnsiTheme="minorHAnsi" w:hint="eastAsia"/>
                <w:lang w:eastAsia="en-GB"/>
              </w:rPr>
            </w:pPr>
            <w:r w:rsidRPr="0041138D">
              <w:rPr>
                <w:rFonts w:asciiTheme="minorHAnsi" w:hAnsiTheme="minorHAnsi"/>
                <w:b/>
                <w:szCs w:val="20"/>
              </w:rPr>
              <w:t>Immutable artefacts</w:t>
            </w:r>
          </w:p>
        </w:tc>
        <w:tc>
          <w:tcPr>
            <w:tcW w:w="6804" w:type="dxa"/>
          </w:tcPr>
          <w:p w14:paraId="4978449A" w14:textId="404E6104" w:rsidR="00BD5E77" w:rsidRPr="00F94A76" w:rsidRDefault="00BD5E77" w:rsidP="00BD5E77">
            <w:pPr>
              <w:rPr>
                <w:rFonts w:asciiTheme="minorHAnsi" w:hAnsiTheme="minorHAnsi" w:hint="eastAsia"/>
                <w:lang w:eastAsia="en-GB"/>
              </w:rPr>
            </w:pPr>
            <w:r w:rsidRPr="0041138D">
              <w:rPr>
                <w:rFonts w:asciiTheme="minorHAnsi" w:hAnsiTheme="minorHAnsi"/>
                <w:szCs w:val="20"/>
              </w:rPr>
              <w:t>A versioned artefact is built once and promoted unchanged through every environment. Nothing is rebuilt per environment, so what runs in production is exactly what was tested.</w:t>
            </w:r>
          </w:p>
        </w:tc>
      </w:tr>
      <w:tr w:rsidR="00BD5E77" w:rsidRPr="009527A4" w14:paraId="75214926" w14:textId="77777777" w:rsidTr="00BD5E77">
        <w:tc>
          <w:tcPr>
            <w:tcW w:w="2263" w:type="dxa"/>
          </w:tcPr>
          <w:p w14:paraId="1008B971" w14:textId="19EC9A0B" w:rsidR="00BD5E77" w:rsidRPr="00F94A76" w:rsidRDefault="00BD5E77" w:rsidP="00BD5E77">
            <w:pPr>
              <w:rPr>
                <w:rFonts w:asciiTheme="minorHAnsi" w:hAnsiTheme="minorHAnsi" w:hint="eastAsia"/>
                <w:lang w:eastAsia="en-GB"/>
              </w:rPr>
            </w:pPr>
            <w:r w:rsidRPr="0041138D">
              <w:rPr>
                <w:rFonts w:asciiTheme="minorHAnsi" w:hAnsiTheme="minorHAnsi"/>
                <w:b/>
                <w:szCs w:val="20"/>
              </w:rPr>
              <w:t>Deploy to development first</w:t>
            </w:r>
          </w:p>
        </w:tc>
        <w:tc>
          <w:tcPr>
            <w:tcW w:w="6804" w:type="dxa"/>
          </w:tcPr>
          <w:p w14:paraId="39BEEBE8" w14:textId="24DE4554" w:rsidR="00BD5E77" w:rsidRPr="00F94A76" w:rsidRDefault="00BD5E77" w:rsidP="00BD5E77">
            <w:pPr>
              <w:rPr>
                <w:rFonts w:asciiTheme="minorHAnsi" w:hAnsiTheme="minorHAnsi" w:hint="eastAsia"/>
                <w:lang w:eastAsia="en-GB"/>
              </w:rPr>
            </w:pPr>
            <w:r w:rsidRPr="0041138D">
              <w:rPr>
                <w:rFonts w:asciiTheme="minorHAnsi" w:hAnsiTheme="minorHAnsi"/>
                <w:szCs w:val="20"/>
              </w:rPr>
              <w:t>A merged change deploys automatically to development, where it runs against real dependencies. Development is where integration behaviour is proven before anything is promoted.</w:t>
            </w:r>
          </w:p>
        </w:tc>
      </w:tr>
      <w:tr w:rsidR="00BD5E77" w:rsidRPr="009527A4" w14:paraId="0157AB97" w14:textId="77777777" w:rsidTr="00BD5E77">
        <w:tc>
          <w:tcPr>
            <w:tcW w:w="2263" w:type="dxa"/>
          </w:tcPr>
          <w:p w14:paraId="0BC48C6A" w14:textId="1B5E7A9A" w:rsidR="00BD5E77" w:rsidRPr="0041138D" w:rsidRDefault="00BD5E77" w:rsidP="00BD5E77">
            <w:pPr>
              <w:rPr>
                <w:b/>
                <w:szCs w:val="20"/>
              </w:rPr>
            </w:pPr>
            <w:r w:rsidRPr="0041138D">
              <w:rPr>
                <w:rFonts w:asciiTheme="minorHAnsi" w:hAnsiTheme="minorHAnsi"/>
                <w:b/>
                <w:szCs w:val="20"/>
              </w:rPr>
              <w:t>Integration and automation testing</w:t>
            </w:r>
          </w:p>
        </w:tc>
        <w:tc>
          <w:tcPr>
            <w:tcW w:w="6804" w:type="dxa"/>
          </w:tcPr>
          <w:p w14:paraId="0C3C0683"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Automated unit, integration, and end-to-end testing should be implemented wherever feasible within the delivery pipeline, including relevant contract and schema validations. Changes should only progress once the applicable automated and manual quality checks have been successfully completed.</w:t>
            </w:r>
          </w:p>
          <w:p w14:paraId="0E4B7F19" w14:textId="77777777" w:rsidR="00BD5E77" w:rsidRPr="0041138D" w:rsidRDefault="00BD5E77" w:rsidP="00BD5E77">
            <w:pPr>
              <w:rPr>
                <w:szCs w:val="20"/>
              </w:rPr>
            </w:pPr>
          </w:p>
        </w:tc>
      </w:tr>
      <w:tr w:rsidR="00BD5E77" w:rsidRPr="009527A4" w14:paraId="172BB702" w14:textId="77777777" w:rsidTr="00BD5E77">
        <w:tc>
          <w:tcPr>
            <w:tcW w:w="2263" w:type="dxa"/>
          </w:tcPr>
          <w:p w14:paraId="324697C9" w14:textId="03187716" w:rsidR="00BD5E77" w:rsidRPr="0041138D" w:rsidRDefault="00BD5E77" w:rsidP="00BD5E77">
            <w:pPr>
              <w:rPr>
                <w:b/>
                <w:szCs w:val="20"/>
              </w:rPr>
            </w:pPr>
            <w:r w:rsidRPr="0041138D">
              <w:rPr>
                <w:rFonts w:asciiTheme="minorHAnsi" w:hAnsiTheme="minorHAnsi"/>
                <w:b/>
                <w:szCs w:val="20"/>
              </w:rPr>
              <w:t>Environment validation checks</w:t>
            </w:r>
          </w:p>
        </w:tc>
        <w:tc>
          <w:tcPr>
            <w:tcW w:w="6804" w:type="dxa"/>
          </w:tcPr>
          <w:p w14:paraId="5C9D32AD"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Configuration, connectivity, identity, secrets, and health checks should be automated before and after deployment wherever feasible. Where automation is not practical, appropriate validation controls are applied to ensure an environment is proven ready rather than assumed to be.</w:t>
            </w:r>
          </w:p>
          <w:p w14:paraId="5939BD9B" w14:textId="77777777" w:rsidR="00BD5E77" w:rsidRPr="0041138D" w:rsidRDefault="00BD5E77" w:rsidP="00BD5E77">
            <w:pPr>
              <w:rPr>
                <w:szCs w:val="20"/>
              </w:rPr>
            </w:pPr>
          </w:p>
        </w:tc>
      </w:tr>
      <w:tr w:rsidR="00BD5E77" w:rsidRPr="009527A4" w14:paraId="5264363A" w14:textId="77777777" w:rsidTr="00BD5E77">
        <w:tc>
          <w:tcPr>
            <w:tcW w:w="2263" w:type="dxa"/>
          </w:tcPr>
          <w:p w14:paraId="78470326" w14:textId="698133EC" w:rsidR="00BD5E77" w:rsidRPr="0041138D" w:rsidRDefault="00BD5E77" w:rsidP="00BD5E77">
            <w:pPr>
              <w:rPr>
                <w:b/>
                <w:szCs w:val="20"/>
              </w:rPr>
            </w:pPr>
            <w:r w:rsidRPr="0041138D">
              <w:rPr>
                <w:rFonts w:asciiTheme="minorHAnsi" w:hAnsiTheme="minorHAnsi"/>
                <w:b/>
                <w:szCs w:val="20"/>
              </w:rPr>
              <w:t>Security testing</w:t>
            </w:r>
          </w:p>
        </w:tc>
        <w:tc>
          <w:tcPr>
            <w:tcW w:w="6804" w:type="dxa"/>
          </w:tcPr>
          <w:p w14:paraId="5750D0B9" w14:textId="37EC4643" w:rsidR="00BD5E77" w:rsidRPr="0041138D" w:rsidRDefault="00BD5E77" w:rsidP="00BD5E77">
            <w:pPr>
              <w:rPr>
                <w:szCs w:val="20"/>
              </w:rPr>
            </w:pPr>
            <w:r w:rsidRPr="0041138D">
              <w:rPr>
                <w:rFonts w:asciiTheme="minorHAnsi" w:hAnsiTheme="minorHAnsi"/>
                <w:szCs w:val="20"/>
              </w:rPr>
              <w:t xml:space="preserve">Static analysis through SonarQube checks code quality and known weaknesses, and artefact and dependency scanning through JFrog checks the build and its libraries. </w:t>
            </w:r>
            <w:r w:rsidR="005D71EE">
              <w:rPr>
                <w:rFonts w:asciiTheme="minorHAnsi" w:hAnsiTheme="minorHAnsi"/>
                <w:szCs w:val="20"/>
              </w:rPr>
              <w:t>Issues block deployment</w:t>
            </w:r>
            <w:r w:rsidRPr="0041138D">
              <w:rPr>
                <w:rFonts w:asciiTheme="minorHAnsi" w:hAnsiTheme="minorHAnsi"/>
                <w:szCs w:val="20"/>
              </w:rPr>
              <w:t>, in line with the security testing the Cloud Engineering Standards require.</w:t>
            </w:r>
          </w:p>
        </w:tc>
      </w:tr>
      <w:tr w:rsidR="00BD5E77" w:rsidRPr="009527A4" w14:paraId="72EB17BE" w14:textId="77777777" w:rsidTr="00BD5E77">
        <w:tc>
          <w:tcPr>
            <w:tcW w:w="2263" w:type="dxa"/>
          </w:tcPr>
          <w:p w14:paraId="72381F3C" w14:textId="3FFACB3C" w:rsidR="00BD5E77" w:rsidRPr="0041138D" w:rsidRDefault="00BD5E77" w:rsidP="00BD5E77">
            <w:pPr>
              <w:rPr>
                <w:b/>
                <w:szCs w:val="20"/>
              </w:rPr>
            </w:pPr>
            <w:r w:rsidRPr="0041138D">
              <w:rPr>
                <w:rFonts w:asciiTheme="minorHAnsi" w:hAnsiTheme="minorHAnsi"/>
                <w:b/>
                <w:szCs w:val="20"/>
              </w:rPr>
              <w:t>Controlled promotion</w:t>
            </w:r>
          </w:p>
        </w:tc>
        <w:tc>
          <w:tcPr>
            <w:tcW w:w="6804" w:type="dxa"/>
          </w:tcPr>
          <w:p w14:paraId="6E133BD4" w14:textId="67F1B97D" w:rsidR="00BD5E77" w:rsidRPr="0041138D" w:rsidRDefault="00BD5E77" w:rsidP="00BD5E77">
            <w:pPr>
              <w:rPr>
                <w:szCs w:val="20"/>
              </w:rPr>
            </w:pPr>
            <w:r w:rsidRPr="0041138D">
              <w:rPr>
                <w:rFonts w:asciiTheme="minorHAnsi" w:hAnsiTheme="minorHAnsi"/>
                <w:szCs w:val="20"/>
              </w:rPr>
              <w:t>Promotion from development to test</w:t>
            </w:r>
            <w:r w:rsidR="005D71EE">
              <w:rPr>
                <w:rFonts w:asciiTheme="minorHAnsi" w:hAnsiTheme="minorHAnsi"/>
                <w:szCs w:val="20"/>
              </w:rPr>
              <w:t xml:space="preserve"> to UAT</w:t>
            </w:r>
            <w:r w:rsidRPr="0041138D">
              <w:rPr>
                <w:rFonts w:asciiTheme="minorHAnsi" w:hAnsiTheme="minorHAnsi"/>
                <w:szCs w:val="20"/>
              </w:rPr>
              <w:t xml:space="preserve"> and on to production is gated and approved. A higher environment accepts only an artefact whose checks have passed and whose sign-off is recorded, and production promotion follows change control.</w:t>
            </w:r>
          </w:p>
        </w:tc>
      </w:tr>
      <w:tr w:rsidR="00BD5E77" w:rsidRPr="009527A4" w14:paraId="488F1248" w14:textId="77777777" w:rsidTr="00BD5E77">
        <w:tc>
          <w:tcPr>
            <w:tcW w:w="2263" w:type="dxa"/>
          </w:tcPr>
          <w:p w14:paraId="43A643F9" w14:textId="33BD2D8C" w:rsidR="00BD5E77" w:rsidRPr="0041138D" w:rsidRDefault="00BD5E77" w:rsidP="00BD5E77">
            <w:pPr>
              <w:rPr>
                <w:b/>
                <w:szCs w:val="20"/>
              </w:rPr>
            </w:pPr>
            <w:r w:rsidRPr="0041138D">
              <w:rPr>
                <w:rFonts w:asciiTheme="minorHAnsi" w:hAnsiTheme="minorHAnsi"/>
                <w:b/>
                <w:szCs w:val="20"/>
              </w:rPr>
              <w:t>DAST coverage</w:t>
            </w:r>
          </w:p>
        </w:tc>
        <w:tc>
          <w:tcPr>
            <w:tcW w:w="6804" w:type="dxa"/>
          </w:tcPr>
          <w:p w14:paraId="5C8A814B" w14:textId="0BAB684D" w:rsidR="00BD5E77" w:rsidRPr="0041138D" w:rsidRDefault="00B7472E" w:rsidP="00BD5E77">
            <w:pPr>
              <w:rPr>
                <w:szCs w:val="20"/>
              </w:rPr>
            </w:pPr>
            <w:r>
              <w:rPr>
                <w:rFonts w:asciiTheme="minorHAnsi" w:hAnsiTheme="minorHAnsi"/>
                <w:szCs w:val="20"/>
              </w:rPr>
              <w:t xml:space="preserve">DAST coverage will be </w:t>
            </w:r>
            <w:r w:rsidR="003E3DC8">
              <w:rPr>
                <w:rFonts w:asciiTheme="minorHAnsi" w:hAnsiTheme="minorHAnsi"/>
                <w:szCs w:val="20"/>
              </w:rPr>
              <w:t>included in the delivery pipeline once this capability is established in Chaucer.</w:t>
            </w:r>
          </w:p>
        </w:tc>
      </w:tr>
    </w:tbl>
    <w:p w14:paraId="473E563A" w14:textId="77777777" w:rsidR="00E62C5D" w:rsidRPr="0041138D" w:rsidRDefault="00E62C5D" w:rsidP="0041138D">
      <w:pPr>
        <w:spacing w:after="120"/>
        <w:rPr>
          <w:szCs w:val="20"/>
        </w:rPr>
      </w:pPr>
    </w:p>
    <w:p w14:paraId="7A9E70EF" w14:textId="77777777" w:rsidR="0041138D" w:rsidRPr="0041138D" w:rsidRDefault="0041138D" w:rsidP="0041138D">
      <w:pPr>
        <w:spacing w:after="120"/>
        <w:rPr>
          <w:szCs w:val="20"/>
        </w:rPr>
      </w:pPr>
    </w:p>
    <w:p w14:paraId="2B5F7377" w14:textId="40C62ED6" w:rsidR="0041138D" w:rsidRPr="0041138D" w:rsidRDefault="00F759B0" w:rsidP="0041138D">
      <w:pPr>
        <w:rPr>
          <w:szCs w:val="20"/>
        </w:rPr>
      </w:pPr>
      <w:r>
        <w:rPr>
          <w:noProof/>
          <w:szCs w:val="20"/>
        </w:rPr>
        <w:drawing>
          <wp:inline distT="0" distB="0" distL="0" distR="0" wp14:anchorId="5847E3B6" wp14:editId="2ADACA6D">
            <wp:extent cx="5832522" cy="2991062"/>
            <wp:effectExtent l="0" t="0" r="0" b="0"/>
            <wp:docPr id="491436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45276" cy="2997602"/>
                    </a:xfrm>
                    <a:prstGeom prst="rect">
                      <a:avLst/>
                    </a:prstGeom>
                    <a:noFill/>
                  </pic:spPr>
                </pic:pic>
              </a:graphicData>
            </a:graphic>
          </wp:inline>
        </w:drawing>
      </w:r>
    </w:p>
    <w:p w14:paraId="07DD72C7" w14:textId="53A5673A" w:rsidR="0041138D" w:rsidRDefault="0041138D" w:rsidP="00A959D1">
      <w:pPr>
        <w:pStyle w:val="Heading1"/>
        <w:ind w:left="431" w:hanging="431"/>
      </w:pPr>
      <w:bookmarkStart w:id="341" w:name="_12_Guardrails"/>
      <w:bookmarkStart w:id="342" w:name="_Guardrails"/>
      <w:bookmarkStart w:id="343" w:name="_Toc239852391"/>
      <w:bookmarkStart w:id="344" w:name="_Toc239980647"/>
      <w:bookmarkStart w:id="345" w:name="_Toc240366864"/>
      <w:bookmarkEnd w:id="341"/>
      <w:bookmarkEnd w:id="342"/>
      <w:r w:rsidRPr="006F79A8">
        <w:t>Guardrails</w:t>
      </w:r>
      <w:bookmarkEnd w:id="343"/>
      <w:bookmarkEnd w:id="344"/>
      <w:bookmarkEnd w:id="345"/>
    </w:p>
    <w:p w14:paraId="36F37AEC" w14:textId="77777777" w:rsidR="00FC6A4E" w:rsidRPr="00FC6A4E" w:rsidRDefault="00FC6A4E" w:rsidP="00FC6A4E"/>
    <w:p w14:paraId="5588E7E6" w14:textId="73ADE645" w:rsidR="0041138D" w:rsidRDefault="0041138D" w:rsidP="0041138D">
      <w:pPr>
        <w:pStyle w:val="Heading2"/>
        <w:rPr>
          <w:bCs w:val="0"/>
        </w:rPr>
      </w:pPr>
      <w:bookmarkStart w:id="346" w:name="_Toc239852392"/>
      <w:bookmarkStart w:id="347" w:name="_Toc239980648"/>
      <w:bookmarkStart w:id="348" w:name="_Toc240366865"/>
      <w:r w:rsidRPr="005D6483">
        <w:rPr>
          <w:bCs w:val="0"/>
        </w:rPr>
        <w:t>Mandatory Guardrails</w:t>
      </w:r>
      <w:bookmarkEnd w:id="346"/>
      <w:bookmarkEnd w:id="347"/>
      <w:bookmarkEnd w:id="348"/>
    </w:p>
    <w:p w14:paraId="0E2AB3CE" w14:textId="77777777" w:rsidR="00FC6A4E" w:rsidRPr="00FC6A4E" w:rsidRDefault="00FC6A4E" w:rsidP="00FC6A4E"/>
    <w:p w14:paraId="003557D2" w14:textId="77777777" w:rsidR="0041138D" w:rsidRDefault="0041138D" w:rsidP="0041138D">
      <w:pPr>
        <w:spacing w:after="120"/>
        <w:rPr>
          <w:szCs w:val="20"/>
        </w:rPr>
      </w:pPr>
      <w:r w:rsidRPr="0041138D">
        <w:rPr>
          <w:szCs w:val="20"/>
        </w:rPr>
        <w:t xml:space="preserve">These are assessed on every integration, regardless of pattern. They are inherited from the security principles and engineering standards and are not open to per-project renegotiation. </w:t>
      </w:r>
    </w:p>
    <w:p w14:paraId="53F3C070" w14:textId="77777777" w:rsidR="00DE0875" w:rsidRPr="0041138D" w:rsidRDefault="00DE0875" w:rsidP="0041138D">
      <w:pPr>
        <w:spacing w:after="120"/>
        <w:rPr>
          <w:szCs w:val="20"/>
        </w:rPr>
      </w:pPr>
    </w:p>
    <w:p w14:paraId="7A6D7D43" w14:textId="77777777" w:rsidR="00F55098" w:rsidRDefault="0041138D" w:rsidP="0041138D">
      <w:pPr>
        <w:spacing w:after="120"/>
        <w:rPr>
          <w:szCs w:val="20"/>
        </w:rPr>
      </w:pPr>
      <w:r w:rsidRPr="0041138D">
        <w:rPr>
          <w:noProof/>
          <w:szCs w:val="20"/>
        </w:rPr>
        <w:drawing>
          <wp:inline distT="0" distB="0" distL="0" distR="0" wp14:anchorId="218B0B28" wp14:editId="6E37CE14">
            <wp:extent cx="5589270" cy="2891607"/>
            <wp:effectExtent l="19050" t="19050" r="11430" b="23495"/>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52">
                      <a:extLst>
                        <a:ext uri="{28A0092B-C50C-407E-A947-70E740481C1C}">
                          <a14:useLocalDpi xmlns:a14="http://schemas.microsoft.com/office/drawing/2010/main" val="0"/>
                        </a:ext>
                      </a:extLst>
                    </a:blip>
                    <a:stretch>
                      <a:fillRect/>
                    </a:stretch>
                  </pic:blipFill>
                  <pic:spPr>
                    <a:xfrm>
                      <a:off x="0" y="0"/>
                      <a:ext cx="5640278" cy="2917996"/>
                    </a:xfrm>
                    <a:prstGeom prst="rect">
                      <a:avLst/>
                    </a:prstGeom>
                    <a:solidFill>
                      <a:schemeClr val="accent1"/>
                    </a:solidFill>
                    <a:ln>
                      <a:solidFill>
                        <a:schemeClr val="accent1"/>
                      </a:solidFill>
                    </a:ln>
                  </pic:spPr>
                </pic:pic>
              </a:graphicData>
            </a:graphic>
          </wp:inline>
        </w:drawing>
      </w:r>
    </w:p>
    <w:p w14:paraId="4E168E80" w14:textId="1FE45F61" w:rsidR="00DE0875" w:rsidRDefault="0041138D" w:rsidP="0041138D">
      <w:pPr>
        <w:spacing w:after="120"/>
      </w:pPr>
      <w:r w:rsidRPr="0041138D">
        <w:rPr>
          <w:szCs w:val="20"/>
        </w:rPr>
        <w:t xml:space="preserve">Source : </w:t>
      </w:r>
      <w:hyperlink w:anchor="EntArchPrin" w:history="1">
        <w:r w:rsidR="004C367A" w:rsidRPr="006F619D">
          <w:rPr>
            <w:rStyle w:val="Hyperlink"/>
            <w:szCs w:val="20"/>
          </w:rPr>
          <w:t>Ref</w:t>
        </w:r>
        <w:r w:rsidR="004C367A" w:rsidRPr="006F619D">
          <w:rPr>
            <w:rStyle w:val="Hyperlink"/>
          </w:rPr>
          <w:t xml:space="preserve"> 1</w:t>
        </w:r>
      </w:hyperlink>
      <w:r w:rsidRPr="0041138D">
        <w:rPr>
          <w:szCs w:val="20"/>
        </w:rPr>
        <w:t xml:space="preserve">, </w:t>
      </w:r>
      <w:hyperlink w:anchor="ArchPrinc" w:history="1">
        <w:r w:rsidR="000A5202" w:rsidRPr="006F619D">
          <w:rPr>
            <w:rStyle w:val="Hyperlink"/>
            <w:szCs w:val="20"/>
          </w:rPr>
          <w:t>Ref</w:t>
        </w:r>
        <w:r w:rsidR="000A5202" w:rsidRPr="006F619D">
          <w:rPr>
            <w:rStyle w:val="Hyperlink"/>
          </w:rPr>
          <w:t xml:space="preserve"> 4</w:t>
        </w:r>
      </w:hyperlink>
      <w:r w:rsidR="000A5202" w:rsidRPr="0041138D">
        <w:rPr>
          <w:szCs w:val="20"/>
        </w:rPr>
        <w:t xml:space="preserve">, </w:t>
      </w:r>
      <w:hyperlink w:anchor="ArchEngStdAIS" w:history="1">
        <w:r w:rsidR="000A5202">
          <w:rPr>
            <w:rStyle w:val="Hyperlink"/>
            <w:szCs w:val="20"/>
          </w:rPr>
          <w:t>Ref</w:t>
        </w:r>
        <w:r w:rsidR="000A5202" w:rsidRPr="006F619D">
          <w:rPr>
            <w:rStyle w:val="Hyperlink"/>
          </w:rPr>
          <w:t xml:space="preserve"> 5</w:t>
        </w:r>
      </w:hyperlink>
    </w:p>
    <w:p w14:paraId="6E757177" w14:textId="77777777" w:rsidR="00F55098" w:rsidRPr="0041138D" w:rsidRDefault="00F55098" w:rsidP="0041138D">
      <w:pPr>
        <w:spacing w:after="120"/>
        <w:rPr>
          <w:szCs w:val="20"/>
        </w:rPr>
      </w:pPr>
    </w:p>
    <w:p w14:paraId="7E3DED28" w14:textId="6A4FB71C" w:rsidR="0041138D" w:rsidRDefault="0041138D" w:rsidP="0041138D">
      <w:pPr>
        <w:pStyle w:val="Heading2"/>
        <w:rPr>
          <w:bCs w:val="0"/>
        </w:rPr>
      </w:pPr>
      <w:bookmarkStart w:id="349" w:name="_Toc239852393"/>
      <w:bookmarkStart w:id="350" w:name="_Toc239980649"/>
      <w:bookmarkStart w:id="351" w:name="_Toc240366866"/>
      <w:r w:rsidRPr="005D6483">
        <w:rPr>
          <w:bCs w:val="0"/>
        </w:rPr>
        <w:t>When you need to deviate</w:t>
      </w:r>
      <w:bookmarkEnd w:id="349"/>
      <w:bookmarkEnd w:id="350"/>
      <w:bookmarkEnd w:id="351"/>
    </w:p>
    <w:p w14:paraId="10FD8E7B" w14:textId="77777777" w:rsidR="00FC6A4E" w:rsidRPr="00FC6A4E" w:rsidRDefault="00FC6A4E" w:rsidP="00FC6A4E"/>
    <w:p w14:paraId="7F89D05D" w14:textId="024B33EC" w:rsidR="009D1778" w:rsidRDefault="0041138D" w:rsidP="0041138D">
      <w:pPr>
        <w:rPr>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 xml:space="preserve">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w:t>
      </w:r>
    </w:p>
    <w:p w14:paraId="035134A5" w14:textId="77777777" w:rsidR="009D1778" w:rsidRDefault="009D1778" w:rsidP="0041138D">
      <w:pPr>
        <w:rPr>
          <w:szCs w:val="20"/>
        </w:rPr>
      </w:pPr>
    </w:p>
    <w:p w14:paraId="7826649B" w14:textId="650B733F" w:rsidR="00DE0875" w:rsidRDefault="0041138D" w:rsidP="0041138D">
      <w:pPr>
        <w:rPr>
          <w:szCs w:val="20"/>
        </w:rPr>
      </w:pPr>
      <w:r w:rsidRPr="0041138D">
        <w:rPr>
          <w:szCs w:val="20"/>
        </w:rPr>
        <w:t>The team should complete a security and risk assessment, identify any compensating controls, and submit the exception to the TDA for approval. Approved exceptions must be recorded in the exception register with a named owner, an expiry date, and a plan to return to the standard approach where possible.</w:t>
      </w:r>
    </w:p>
    <w:p w14:paraId="0777A39B" w14:textId="77777777" w:rsidR="00DE0875" w:rsidRDefault="00DE0875" w:rsidP="0041138D">
      <w:pPr>
        <w:rPr>
          <w:szCs w:val="20"/>
        </w:rPr>
      </w:pPr>
    </w:p>
    <w:p w14:paraId="1A587CEF" w14:textId="77777777" w:rsidR="00DE0875" w:rsidRDefault="00DE0875" w:rsidP="0041138D">
      <w:pPr>
        <w:rPr>
          <w:szCs w:val="20"/>
        </w:rPr>
      </w:pPr>
    </w:p>
    <w:p w14:paraId="628A8F58" w14:textId="77777777" w:rsidR="00DE0875" w:rsidRDefault="00DE0875" w:rsidP="0041138D">
      <w:pPr>
        <w:rPr>
          <w:szCs w:val="20"/>
        </w:rPr>
      </w:pPr>
    </w:p>
    <w:p w14:paraId="2E204E2E" w14:textId="77777777" w:rsidR="00DE0875" w:rsidRDefault="00DE0875" w:rsidP="0041138D">
      <w:pPr>
        <w:rPr>
          <w:szCs w:val="20"/>
        </w:rPr>
      </w:pPr>
    </w:p>
    <w:p w14:paraId="2155C3D4" w14:textId="77777777" w:rsidR="00DE0875" w:rsidRDefault="00DE0875" w:rsidP="0041138D">
      <w:pPr>
        <w:rPr>
          <w:szCs w:val="20"/>
        </w:rPr>
      </w:pPr>
    </w:p>
    <w:p w14:paraId="12977615" w14:textId="77777777" w:rsidR="00DE0875" w:rsidRDefault="00DE0875" w:rsidP="0041138D">
      <w:pPr>
        <w:rPr>
          <w:szCs w:val="20"/>
        </w:rPr>
      </w:pPr>
    </w:p>
    <w:p w14:paraId="3DFE64E5" w14:textId="77777777" w:rsidR="00DE0875" w:rsidRDefault="00DE0875" w:rsidP="0041138D">
      <w:pPr>
        <w:rPr>
          <w:szCs w:val="20"/>
        </w:rPr>
      </w:pPr>
    </w:p>
    <w:p w14:paraId="15DDD3AA" w14:textId="77777777" w:rsidR="00DE0875" w:rsidRDefault="00DE0875" w:rsidP="0041138D">
      <w:pPr>
        <w:rPr>
          <w:szCs w:val="20"/>
        </w:rPr>
      </w:pPr>
    </w:p>
    <w:p w14:paraId="022335FD" w14:textId="77777777" w:rsidR="00DE0875" w:rsidRDefault="00DE0875" w:rsidP="0041138D">
      <w:pPr>
        <w:rPr>
          <w:szCs w:val="20"/>
        </w:rPr>
      </w:pPr>
    </w:p>
    <w:p w14:paraId="33B26EBF" w14:textId="77777777" w:rsidR="00DE0875" w:rsidRDefault="00DE0875" w:rsidP="0041138D">
      <w:pPr>
        <w:rPr>
          <w:szCs w:val="20"/>
        </w:rPr>
      </w:pPr>
    </w:p>
    <w:p w14:paraId="05EC2FED" w14:textId="77777777" w:rsidR="00DE0875" w:rsidRDefault="00DE0875" w:rsidP="0041138D">
      <w:pPr>
        <w:rPr>
          <w:szCs w:val="20"/>
        </w:rPr>
      </w:pPr>
    </w:p>
    <w:p w14:paraId="3AD7D0DC" w14:textId="77777777" w:rsidR="00DE0875" w:rsidRDefault="00DE0875" w:rsidP="0041138D">
      <w:pPr>
        <w:rPr>
          <w:szCs w:val="20"/>
        </w:rPr>
      </w:pPr>
    </w:p>
    <w:p w14:paraId="7CFA487D" w14:textId="77777777" w:rsidR="00DE0875" w:rsidRDefault="00DE0875" w:rsidP="0041138D">
      <w:pPr>
        <w:rPr>
          <w:szCs w:val="20"/>
        </w:rPr>
      </w:pPr>
    </w:p>
    <w:p w14:paraId="478898DA" w14:textId="77777777" w:rsidR="00DE0875" w:rsidRDefault="00DE0875" w:rsidP="0041138D">
      <w:pPr>
        <w:rPr>
          <w:szCs w:val="20"/>
        </w:rPr>
      </w:pPr>
    </w:p>
    <w:p w14:paraId="1F65A5CA" w14:textId="77777777" w:rsidR="00DE0875" w:rsidRDefault="00DE0875" w:rsidP="0041138D">
      <w:pPr>
        <w:rPr>
          <w:szCs w:val="20"/>
        </w:rPr>
      </w:pPr>
    </w:p>
    <w:p w14:paraId="0219AE5C" w14:textId="217B82B8" w:rsidR="00917263" w:rsidRDefault="00917263" w:rsidP="00917263">
      <w:pPr>
        <w:pStyle w:val="Heading2"/>
      </w:pPr>
      <w:bookmarkStart w:id="352" w:name="_Toc240366867"/>
      <w:r>
        <w:t>Per-Pattern Security Conformance</w:t>
      </w:r>
      <w:bookmarkEnd w:id="352"/>
      <w:r w:rsidR="00186EF4">
        <w:br/>
      </w:r>
    </w:p>
    <w:p w14:paraId="2E429F58" w14:textId="5BBED7E3" w:rsidR="00917263" w:rsidRPr="00186EF4" w:rsidRDefault="00917263" w:rsidP="00917263">
      <w:pPr>
        <w:pStyle w:val="Heading3"/>
        <w:rPr>
          <w:rFonts w:cs="Times New Roman"/>
          <w:color w:val="132040" w:themeColor="accent1" w:themeShade="BF"/>
          <w:sz w:val="24"/>
          <w:szCs w:val="26"/>
        </w:rPr>
      </w:pPr>
      <w:r w:rsidRPr="00186EF4">
        <w:rPr>
          <w:rFonts w:cs="Times New Roman"/>
          <w:color w:val="132040" w:themeColor="accent1" w:themeShade="BF"/>
          <w:sz w:val="24"/>
          <w:szCs w:val="26"/>
        </w:rPr>
        <w:t>Purpose</w:t>
      </w:r>
    </w:p>
    <w:p w14:paraId="4CE7B4FC" w14:textId="59BBF7EB" w:rsidR="00917263" w:rsidRDefault="00917263" w:rsidP="00917263">
      <w:r>
        <w:t>Every selected integration pattern must be assessed against the security baseline defined in Section 11 and the mandatory guardrails in Section 12.1.</w:t>
      </w:r>
      <w:r w:rsidR="00186EF4">
        <w:br/>
      </w:r>
    </w:p>
    <w:p w14:paraId="7016F2FF" w14:textId="4911572C" w:rsidR="00917263" w:rsidRDefault="00917263" w:rsidP="00917263">
      <w:r>
        <w:t>The detailed pattern catalogue defines a security boundary for each pattern. This section consolidates those requirements into a single conformance matrix so that an architecture review can confirm:</w:t>
      </w:r>
      <w:r w:rsidR="00186EF4">
        <w:br/>
      </w:r>
    </w:p>
    <w:p w14:paraId="3B751D78" w14:textId="77777777" w:rsidR="00917263" w:rsidRDefault="00917263" w:rsidP="0045770F">
      <w:pPr>
        <w:pStyle w:val="ListParagraph"/>
        <w:numPr>
          <w:ilvl w:val="0"/>
          <w:numId w:val="19"/>
        </w:numPr>
        <w:spacing w:after="160" w:line="279" w:lineRule="auto"/>
      </w:pPr>
      <w:r>
        <w:t>The pattern and boundary being used.</w:t>
      </w:r>
    </w:p>
    <w:p w14:paraId="16F84FC0" w14:textId="77777777" w:rsidR="00917263" w:rsidRDefault="00917263" w:rsidP="0045770F">
      <w:pPr>
        <w:pStyle w:val="ListParagraph"/>
        <w:numPr>
          <w:ilvl w:val="0"/>
          <w:numId w:val="19"/>
        </w:numPr>
        <w:spacing w:after="160" w:line="279" w:lineRule="auto"/>
      </w:pPr>
      <w:r>
        <w:t>Whether an internet or third-party boundary is crossed.</w:t>
      </w:r>
    </w:p>
    <w:p w14:paraId="4F183358" w14:textId="77777777" w:rsidR="00917263" w:rsidRDefault="00917263" w:rsidP="0045770F">
      <w:pPr>
        <w:pStyle w:val="ListParagraph"/>
        <w:numPr>
          <w:ilvl w:val="0"/>
          <w:numId w:val="19"/>
        </w:numPr>
        <w:spacing w:after="160" w:line="279" w:lineRule="auto"/>
      </w:pPr>
      <w:r>
        <w:t>The applicable identity and authentication controls.</w:t>
      </w:r>
    </w:p>
    <w:p w14:paraId="6E769274" w14:textId="77777777" w:rsidR="00917263" w:rsidRDefault="00917263" w:rsidP="0045770F">
      <w:pPr>
        <w:pStyle w:val="ListParagraph"/>
        <w:numPr>
          <w:ilvl w:val="0"/>
          <w:numId w:val="19"/>
        </w:numPr>
        <w:spacing w:after="160" w:line="279" w:lineRule="auto"/>
      </w:pPr>
      <w:r>
        <w:t>The required connectivity and network controls.</w:t>
      </w:r>
    </w:p>
    <w:p w14:paraId="55DD6406" w14:textId="77777777" w:rsidR="00917263" w:rsidRDefault="00917263" w:rsidP="0045770F">
      <w:pPr>
        <w:pStyle w:val="ListParagraph"/>
        <w:numPr>
          <w:ilvl w:val="0"/>
          <w:numId w:val="19"/>
        </w:numPr>
        <w:spacing w:after="160" w:line="279" w:lineRule="auto"/>
      </w:pPr>
      <w:r>
        <w:t>The required secrets and certificate controls.</w:t>
      </w:r>
    </w:p>
    <w:p w14:paraId="29532BFF" w14:textId="77777777" w:rsidR="00917263" w:rsidRDefault="00917263" w:rsidP="0045770F">
      <w:pPr>
        <w:pStyle w:val="ListParagraph"/>
        <w:numPr>
          <w:ilvl w:val="0"/>
          <w:numId w:val="19"/>
        </w:numPr>
        <w:spacing w:after="160" w:line="279" w:lineRule="auto"/>
      </w:pPr>
      <w:r>
        <w:t>The pattern-specific security considerations.</w:t>
      </w:r>
    </w:p>
    <w:p w14:paraId="76CBAC1A" w14:textId="77777777" w:rsidR="00917263" w:rsidRDefault="00917263" w:rsidP="0045770F">
      <w:pPr>
        <w:pStyle w:val="ListParagraph"/>
        <w:numPr>
          <w:ilvl w:val="0"/>
          <w:numId w:val="19"/>
        </w:numPr>
        <w:spacing w:after="160" w:line="279" w:lineRule="auto"/>
      </w:pPr>
      <w:r>
        <w:t>Whether standard conformance is possible or an exception is required.</w:t>
      </w:r>
    </w:p>
    <w:p w14:paraId="7E9652CF" w14:textId="515D1823" w:rsidR="00917263" w:rsidRDefault="00917263" w:rsidP="00917263">
      <w:r>
        <w:t>The security baseline is:</w:t>
      </w:r>
      <w:r w:rsidR="00D84173">
        <w:br/>
      </w:r>
    </w:p>
    <w:p w14:paraId="67F3C8A8" w14:textId="77777777" w:rsidR="00917263" w:rsidRDefault="00917263" w:rsidP="0045770F">
      <w:pPr>
        <w:pStyle w:val="ListParagraph"/>
        <w:numPr>
          <w:ilvl w:val="0"/>
          <w:numId w:val="18"/>
        </w:numPr>
        <w:spacing w:after="160" w:line="279" w:lineRule="auto"/>
      </w:pPr>
      <w:r>
        <w:t>Private connectivity by default.</w:t>
      </w:r>
    </w:p>
    <w:p w14:paraId="0E65BFCF" w14:textId="77777777" w:rsidR="00917263" w:rsidRDefault="00917263" w:rsidP="0045770F">
      <w:pPr>
        <w:pStyle w:val="ListParagraph"/>
        <w:numPr>
          <w:ilvl w:val="0"/>
          <w:numId w:val="18"/>
        </w:numPr>
        <w:spacing w:after="160" w:line="279" w:lineRule="auto"/>
      </w:pPr>
      <w:r>
        <w:t>Managed identity for Azure service-to-service authentication wherever supported.</w:t>
      </w:r>
    </w:p>
    <w:p w14:paraId="707C1574" w14:textId="77777777" w:rsidR="001B4631" w:rsidRPr="001B4631" w:rsidRDefault="00917263" w:rsidP="00376983">
      <w:pPr>
        <w:pStyle w:val="ListParagraph"/>
        <w:numPr>
          <w:ilvl w:val="0"/>
          <w:numId w:val="18"/>
        </w:numPr>
        <w:spacing w:after="160" w:line="300" w:lineRule="atLeast"/>
        <w:rPr>
          <w:rFonts w:ascii="Segoe UI" w:eastAsia="Times New Roman" w:hAnsi="Segoe UI" w:cs="Segoe UI"/>
          <w:bCs w:val="0"/>
          <w:color w:val="auto"/>
          <w:sz w:val="21"/>
          <w:szCs w:val="21"/>
          <w:lang w:eastAsia="en-GB"/>
        </w:rPr>
      </w:pPr>
      <w:r>
        <w:t>Least-privilege RBAC.</w:t>
      </w:r>
    </w:p>
    <w:p w14:paraId="3C460BAE" w14:textId="06EA6064" w:rsidR="001B4631" w:rsidRPr="001B4631" w:rsidRDefault="001B4631" w:rsidP="00376983">
      <w:pPr>
        <w:pStyle w:val="ListParagraph"/>
        <w:numPr>
          <w:ilvl w:val="0"/>
          <w:numId w:val="18"/>
        </w:numPr>
        <w:spacing w:after="160" w:line="300" w:lineRule="atLeast"/>
      </w:pPr>
      <w:r w:rsidRPr="001B4631">
        <w:t>Approved secret, key, and certificate management services</w:t>
      </w:r>
      <w:r>
        <w:t>.</w:t>
      </w:r>
    </w:p>
    <w:p w14:paraId="0DF3ABDC" w14:textId="77777777" w:rsidR="00917263" w:rsidRDefault="00917263" w:rsidP="0045770F">
      <w:pPr>
        <w:pStyle w:val="ListParagraph"/>
        <w:numPr>
          <w:ilvl w:val="0"/>
          <w:numId w:val="18"/>
        </w:numPr>
        <w:spacing w:after="160" w:line="279" w:lineRule="auto"/>
      </w:pPr>
      <w:r>
        <w:t>TLS for every network hop.</w:t>
      </w:r>
    </w:p>
    <w:p w14:paraId="5814CD05" w14:textId="77777777" w:rsidR="00917263" w:rsidRDefault="00917263" w:rsidP="0045770F">
      <w:pPr>
        <w:pStyle w:val="ListParagraph"/>
        <w:numPr>
          <w:ilvl w:val="0"/>
          <w:numId w:val="18"/>
        </w:numPr>
        <w:spacing w:after="160" w:line="279" w:lineRule="auto"/>
      </w:pPr>
      <w:r>
        <w:t>Public exposure only through an approved network edge and API Management where applicable.</w:t>
      </w:r>
    </w:p>
    <w:p w14:paraId="310A1834" w14:textId="77777777" w:rsidR="00917263" w:rsidRDefault="00917263" w:rsidP="0045770F">
      <w:pPr>
        <w:pStyle w:val="ListParagraph"/>
        <w:numPr>
          <w:ilvl w:val="0"/>
          <w:numId w:val="18"/>
        </w:numPr>
        <w:spacing w:after="160" w:line="279" w:lineRule="auto"/>
      </w:pPr>
      <w:r>
        <w:t>No direct exposure of Functions, Logic App HTTP triggers, backend APIs or internal service endpoints.</w:t>
      </w:r>
    </w:p>
    <w:p w14:paraId="6B4F3F21" w14:textId="77777777" w:rsidR="00917263" w:rsidRDefault="00917263" w:rsidP="0045770F">
      <w:pPr>
        <w:pStyle w:val="ListParagraph"/>
        <w:numPr>
          <w:ilvl w:val="0"/>
          <w:numId w:val="18"/>
        </w:numPr>
        <w:spacing w:after="160" w:line="279" w:lineRule="auto"/>
      </w:pPr>
      <w:r>
        <w:t>Data minimisation and handling according to the applicable data classification.</w:t>
      </w:r>
    </w:p>
    <w:p w14:paraId="5A35D6B0" w14:textId="77777777" w:rsidR="00917263" w:rsidRDefault="00917263" w:rsidP="0045770F">
      <w:pPr>
        <w:pStyle w:val="ListParagraph"/>
        <w:numPr>
          <w:ilvl w:val="0"/>
          <w:numId w:val="18"/>
        </w:numPr>
        <w:spacing w:after="160" w:line="279" w:lineRule="auto"/>
      </w:pPr>
      <w:r>
        <w:t>Security and administrative events forwarded through the approved security-monitoring route.</w:t>
      </w:r>
    </w:p>
    <w:p w14:paraId="5E7A07F6" w14:textId="77777777" w:rsidR="00917263" w:rsidRDefault="00917263" w:rsidP="0045770F">
      <w:pPr>
        <w:pStyle w:val="ListParagraph"/>
        <w:numPr>
          <w:ilvl w:val="0"/>
          <w:numId w:val="18"/>
        </w:numPr>
        <w:spacing w:after="160" w:line="279" w:lineRule="auto"/>
      </w:pPr>
      <w:r>
        <w:t>Formal exception approval where the baseline cannot be met.</w:t>
      </w:r>
    </w:p>
    <w:p w14:paraId="0A904309" w14:textId="77777777" w:rsidR="00917263" w:rsidRDefault="00917263" w:rsidP="00917263">
      <w:r>
        <w:t>These controls consolidate the identity, connectivity, secrets, access-control and public-exposure requirements already defined in Section 11.1.</w:t>
      </w:r>
    </w:p>
    <w:p w14:paraId="5B685B80" w14:textId="77777777" w:rsidR="00917263" w:rsidRDefault="00917263" w:rsidP="00917263"/>
    <w:p w14:paraId="4D8B3649" w14:textId="206DC341" w:rsidR="00917263" w:rsidRPr="00186EF4" w:rsidRDefault="00917263" w:rsidP="00917263">
      <w:pPr>
        <w:pStyle w:val="Heading3"/>
        <w:rPr>
          <w:rFonts w:cs="Times New Roman"/>
          <w:color w:val="132040" w:themeColor="accent1" w:themeShade="BF"/>
          <w:sz w:val="24"/>
          <w:szCs w:val="26"/>
        </w:rPr>
      </w:pPr>
      <w:r w:rsidRPr="00186EF4">
        <w:rPr>
          <w:rFonts w:cs="Times New Roman"/>
          <w:color w:val="132040" w:themeColor="accent1" w:themeShade="BF"/>
          <w:sz w:val="24"/>
          <w:szCs w:val="26"/>
        </w:rPr>
        <w:t>Conformance classifications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6976"/>
      </w:tblGrid>
      <w:tr w:rsidR="00917263" w14:paraId="26F30C32"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70AE60DD"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Classification</w:t>
            </w:r>
          </w:p>
        </w:tc>
        <w:tc>
          <w:tcPr>
            <w:tcW w:w="0" w:type="auto"/>
            <w:tcBorders>
              <w:top w:val="single" w:sz="12" w:space="0" w:color="auto"/>
              <w:left w:val="single" w:sz="4" w:space="0" w:color="1A2B56" w:themeColor="accent1"/>
            </w:tcBorders>
            <w:shd w:val="clear" w:color="auto" w:fill="C1CDEC" w:themeFill="accent1" w:themeFillTint="33"/>
            <w:vAlign w:val="center"/>
          </w:tcPr>
          <w:p w14:paraId="6CC6F006"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Meaning</w:t>
            </w:r>
          </w:p>
        </w:tc>
      </w:tr>
      <w:tr w:rsidR="00917263" w14:paraId="3AEB09D4"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552790F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Standard</w:t>
            </w:r>
          </w:p>
        </w:tc>
        <w:tc>
          <w:tcPr>
            <w:tcW w:w="0" w:type="auto"/>
            <w:tcBorders>
              <w:top w:val="single" w:sz="4" w:space="0" w:color="1A2B56" w:themeColor="accent1"/>
            </w:tcBorders>
            <w:shd w:val="clear" w:color="auto" w:fill="auto"/>
            <w:vAlign w:val="center"/>
          </w:tcPr>
          <w:p w14:paraId="69F0188F"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pattern can normally operate within the approved private security baseline.</w:t>
            </w:r>
          </w:p>
        </w:tc>
      </w:tr>
      <w:tr w:rsidR="00917263" w14:paraId="1A0A05B8"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5E4E8B9"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Standard with boundary controls</w:t>
            </w:r>
          </w:p>
        </w:tc>
        <w:tc>
          <w:tcPr>
            <w:tcW w:w="0" w:type="auto"/>
            <w:vAlign w:val="center"/>
          </w:tcPr>
          <w:p w14:paraId="19C0F1D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pattern crosses a controlled system, data or organisational boundary and requires the additional controls listed in this section.</w:t>
            </w:r>
          </w:p>
        </w:tc>
      </w:tr>
      <w:tr w:rsidR="00917263" w14:paraId="2568B7A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D8A241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Exception required</w:t>
            </w:r>
          </w:p>
        </w:tc>
        <w:tc>
          <w:tcPr>
            <w:tcW w:w="0" w:type="auto"/>
            <w:shd w:val="clear" w:color="auto" w:fill="auto"/>
            <w:vAlign w:val="center"/>
          </w:tcPr>
          <w:p w14:paraId="0796207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proposed implementation cannot meet the standard baseline, introduces public exposure, uses unsupported authentication or connectivity, or bypasses an approved platform control.</w:t>
            </w:r>
          </w:p>
        </w:tc>
      </w:tr>
      <w:tr w:rsidR="00917263" w14:paraId="0EF83204"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D5B02A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Not applicable</w:t>
            </w:r>
          </w:p>
        </w:tc>
        <w:tc>
          <w:tcPr>
            <w:tcW w:w="0" w:type="auto"/>
            <w:vAlign w:val="center"/>
          </w:tcPr>
          <w:p w14:paraId="67825B5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pattern is not appropriate for the proposed boundary or use case.</w:t>
            </w:r>
          </w:p>
        </w:tc>
      </w:tr>
    </w:tbl>
    <w:p w14:paraId="666EAF25" w14:textId="77777777" w:rsidR="00C36A03" w:rsidRDefault="00C36A03" w:rsidP="00491667"/>
    <w:p w14:paraId="36DF3A10" w14:textId="403E2502" w:rsidR="00917263" w:rsidRDefault="00917263" w:rsidP="00491667">
      <w:r>
        <w:t xml:space="preserve">A pattern identified as </w:t>
      </w:r>
      <w:r w:rsidRPr="00866873">
        <w:t>Standard with boundary controls</w:t>
      </w:r>
      <w:r>
        <w:t xml:space="preserve"> does not automatically require an exception. An exception is required only where the implementation cannot satisfy the specified boundary controls or otherwise deviates from the framework.</w:t>
      </w:r>
    </w:p>
    <w:p w14:paraId="28D71874" w14:textId="77777777" w:rsidR="00AF327C" w:rsidRDefault="00AF327C" w:rsidP="00491667"/>
    <w:p w14:paraId="0AF0C939" w14:textId="77777777" w:rsidR="00AF327C" w:rsidRDefault="00AF327C" w:rsidP="00491667"/>
    <w:p w14:paraId="18F3A91C" w14:textId="77777777" w:rsidR="00AF327C" w:rsidRDefault="00AF327C" w:rsidP="00491667"/>
    <w:p w14:paraId="6B3FE5E1" w14:textId="77777777" w:rsidR="00AF327C" w:rsidRDefault="00AF327C" w:rsidP="00491667"/>
    <w:p w14:paraId="486383A5" w14:textId="77777777" w:rsidR="00AF327C" w:rsidRDefault="00AF327C" w:rsidP="00491667"/>
    <w:p w14:paraId="07347E10" w14:textId="77777777" w:rsidR="00C36A03" w:rsidRDefault="00C36A03" w:rsidP="00491667"/>
    <w:p w14:paraId="2CC338A1" w14:textId="1A26A2C7"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Operational integration pattern conformance</w:t>
      </w:r>
    </w:p>
    <w:p w14:paraId="58603089" w14:textId="77777777" w:rsidR="00917263" w:rsidRPr="00866873" w:rsidRDefault="00917263" w:rsidP="00E17D56">
      <w:pPr>
        <w:rPr>
          <w:b/>
          <w:bCs w:val="0"/>
        </w:rPr>
      </w:pPr>
      <w:r w:rsidRPr="00866873">
        <w:rPr>
          <w:b/>
          <w:bCs w:val="0"/>
        </w:rPr>
        <w:t>API and request-response patterns</w:t>
      </w:r>
    </w:p>
    <w:p w14:paraId="11C6B0F6" w14:textId="77777777" w:rsidR="00826544" w:rsidRPr="00866873" w:rsidRDefault="00826544" w:rsidP="00E17D56">
      <w:pPr>
        <w:rPr>
          <w:b/>
          <w:bCs w:val="0"/>
        </w:rPr>
      </w:pP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696"/>
        <w:gridCol w:w="3075"/>
        <w:gridCol w:w="2796"/>
      </w:tblGrid>
      <w:tr w:rsidR="00917263" w14:paraId="047AD1C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D32CC83"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20DCA824"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C2B2BF1"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2F41A59A"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6D1AC141"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vAlign w:val="center"/>
          </w:tcPr>
          <w:p w14:paraId="76CD6D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 Managed API Facade, internal</w:t>
            </w:r>
          </w:p>
        </w:tc>
        <w:tc>
          <w:tcPr>
            <w:tcW w:w="0" w:type="auto"/>
            <w:tcBorders>
              <w:top w:val="single" w:sz="4" w:space="0" w:color="auto"/>
            </w:tcBorders>
            <w:shd w:val="clear" w:color="auto" w:fill="FFFFFF" w:themeFill="background1"/>
            <w:vAlign w:val="center"/>
          </w:tcPr>
          <w:p w14:paraId="41E2E4B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FFFFFF" w:themeFill="background1"/>
            <w:vAlign w:val="center"/>
          </w:tcPr>
          <w:p w14:paraId="386D1A52"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remain non-public. Consumer-to-APIM and APIM-to-backend communication must use approved private connectivity and TLS. APIM must authenticate to the backend using managed identity wherever supported. The consumer must be authenticated and authorised through the approved identity model.</w:t>
            </w:r>
          </w:p>
        </w:tc>
        <w:tc>
          <w:tcPr>
            <w:tcW w:w="0" w:type="auto"/>
            <w:tcBorders>
              <w:top w:val="single" w:sz="4" w:space="0" w:color="auto"/>
            </w:tcBorders>
            <w:shd w:val="clear" w:color="auto" w:fill="FFFFFF" w:themeFill="background1"/>
            <w:vAlign w:val="center"/>
          </w:tcPr>
          <w:p w14:paraId="4C978D76" w14:textId="287EFF8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backend exposure</w:t>
            </w:r>
            <w:r w:rsidR="00866873">
              <w:rPr>
                <w:rFonts w:asciiTheme="minorHAnsi" w:hAnsiTheme="minorHAnsi"/>
              </w:rPr>
              <w:t>,</w:t>
            </w:r>
            <w:r w:rsidRPr="00E17D56">
              <w:rPr>
                <w:rFonts w:asciiTheme="minorHAnsi" w:hAnsiTheme="minorHAnsi"/>
              </w:rPr>
              <w:t>public APIM endpoint</w:t>
            </w:r>
            <w:r w:rsidR="00010B3A">
              <w:rPr>
                <w:rFonts w:asciiTheme="minorHAnsi" w:hAnsiTheme="minorHAnsi"/>
              </w:rPr>
              <w:t>,</w:t>
            </w:r>
            <w:r w:rsidRPr="00E17D56">
              <w:rPr>
                <w:rFonts w:asciiTheme="minorHAnsi" w:hAnsiTheme="minorHAnsi"/>
              </w:rPr>
              <w:t>public backend endpoint</w:t>
            </w:r>
            <w:r w:rsidR="00010B3A">
              <w:rPr>
                <w:rFonts w:asciiTheme="minorHAnsi" w:hAnsiTheme="minorHAnsi"/>
              </w:rPr>
              <w:t>,</w:t>
            </w:r>
            <w:r w:rsidRPr="00E17D56">
              <w:rPr>
                <w:rFonts w:asciiTheme="minorHAnsi" w:hAnsiTheme="minorHAnsi"/>
              </w:rPr>
              <w:t>stored credentials where managed identity is supported</w:t>
            </w:r>
            <w:r w:rsidR="00010B3A">
              <w:rPr>
                <w:rFonts w:asciiTheme="minorHAnsi" w:hAnsiTheme="minorHAnsi"/>
              </w:rPr>
              <w:t>,</w:t>
            </w:r>
            <w:r w:rsidRPr="00E17D56">
              <w:rPr>
                <w:rFonts w:asciiTheme="minorHAnsi" w:hAnsiTheme="minorHAnsi"/>
              </w:rPr>
              <w:t>bypassing APIM.</w:t>
            </w:r>
          </w:p>
        </w:tc>
      </w:tr>
      <w:tr w:rsidR="00917263" w14:paraId="7102A434" w14:textId="77777777" w:rsidTr="007A2B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674CF3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 Managed API Facade, external</w:t>
            </w:r>
          </w:p>
        </w:tc>
        <w:tc>
          <w:tcPr>
            <w:tcW w:w="0" w:type="auto"/>
            <w:shd w:val="clear" w:color="auto" w:fill="FFFFFF" w:themeFill="background1"/>
            <w:vAlign w:val="center"/>
          </w:tcPr>
          <w:p w14:paraId="3A3DC9A5"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shd w:val="clear" w:color="auto" w:fill="FFFFFF" w:themeFill="background1"/>
            <w:vAlign w:val="center"/>
          </w:tcPr>
          <w:p w14:paraId="6F6D8AE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An approved network edge must terminate the public endpoint. APIM must remain behind the edge and must not be exposed directly. OAuth, OIDC, mTLS or another approved authentication mechanism must be applied. Rate limiting, request validation, monitoring and backend isolation must be implemented.</w:t>
            </w:r>
          </w:p>
        </w:tc>
        <w:tc>
          <w:tcPr>
            <w:tcW w:w="0" w:type="auto"/>
            <w:shd w:val="clear" w:color="auto" w:fill="FFFFFF" w:themeFill="background1"/>
            <w:vAlign w:val="center"/>
          </w:tcPr>
          <w:p w14:paraId="58773A41" w14:textId="42324DF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public APIM exposure; direct Function, Logic App or backend exposure</w:t>
            </w:r>
            <w:r w:rsidR="00010B3A">
              <w:rPr>
                <w:rFonts w:asciiTheme="minorHAnsi" w:hAnsiTheme="minorHAnsi"/>
              </w:rPr>
              <w:t>,</w:t>
            </w:r>
            <w:r w:rsidRPr="00E17D56">
              <w:rPr>
                <w:rFonts w:asciiTheme="minorHAnsi" w:hAnsiTheme="minorHAnsi"/>
              </w:rPr>
              <w:t xml:space="preserve"> missing edge protection</w:t>
            </w:r>
            <w:r w:rsidR="00010B3A">
              <w:rPr>
                <w:rFonts w:asciiTheme="minorHAnsi" w:hAnsiTheme="minorHAnsi"/>
              </w:rPr>
              <w:t>,</w:t>
            </w:r>
            <w:r w:rsidRPr="00E17D56">
              <w:rPr>
                <w:rFonts w:asciiTheme="minorHAnsi" w:hAnsiTheme="minorHAnsi"/>
              </w:rPr>
              <w:t xml:space="preserve"> unsupported authentication</w:t>
            </w:r>
            <w:r w:rsidR="00010B3A">
              <w:rPr>
                <w:rFonts w:asciiTheme="minorHAnsi" w:hAnsiTheme="minorHAnsi"/>
              </w:rPr>
              <w:t>,</w:t>
            </w:r>
            <w:r w:rsidRPr="00E17D56">
              <w:rPr>
                <w:rFonts w:asciiTheme="minorHAnsi" w:hAnsiTheme="minorHAnsi"/>
              </w:rPr>
              <w:t xml:space="preserve"> unregistered public exposure.</w:t>
            </w:r>
          </w:p>
        </w:tc>
      </w:tr>
      <w:tr w:rsidR="00917263" w14:paraId="4625B9F2"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0D6261DE"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 API Composition and Aggregation</w:t>
            </w:r>
          </w:p>
        </w:tc>
        <w:tc>
          <w:tcPr>
            <w:tcW w:w="0" w:type="auto"/>
            <w:shd w:val="clear" w:color="auto" w:fill="FFFFFF" w:themeFill="background1"/>
            <w:vAlign w:val="center"/>
          </w:tcPr>
          <w:p w14:paraId="1251489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FFFFFF" w:themeFill="background1"/>
            <w:vAlign w:val="center"/>
          </w:tcPr>
          <w:p w14:paraId="535B3CA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and the composition service must remain private. The composition service must use managed identities and least-privilege access for each backend. Per-backend timeout and failure handling must be defined. Sensitive data must be minimised in the aggregated response.</w:t>
            </w:r>
          </w:p>
        </w:tc>
        <w:tc>
          <w:tcPr>
            <w:tcW w:w="0" w:type="auto"/>
            <w:shd w:val="clear" w:color="auto" w:fill="FFFFFF" w:themeFill="background1"/>
            <w:vAlign w:val="center"/>
          </w:tcPr>
          <w:p w14:paraId="6E336E92" w14:textId="1ACD006A"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composition Function; shared credentials across backends</w:t>
            </w:r>
            <w:r w:rsidR="00010B3A">
              <w:rPr>
                <w:rFonts w:asciiTheme="minorHAnsi" w:hAnsiTheme="minorHAnsi"/>
              </w:rPr>
              <w:t xml:space="preserve">, </w:t>
            </w:r>
            <w:r w:rsidRPr="00E17D56">
              <w:rPr>
                <w:rFonts w:asciiTheme="minorHAnsi" w:hAnsiTheme="minorHAnsi"/>
              </w:rPr>
              <w:t>excessive data aggregation; composition bypassing APIM.</w:t>
            </w:r>
          </w:p>
        </w:tc>
      </w:tr>
      <w:tr w:rsidR="00917263" w14:paraId="0E6990FD" w14:textId="77777777" w:rsidTr="007A2B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05B49C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SFINT3 Protocol and Format Mediation</w:t>
            </w:r>
          </w:p>
        </w:tc>
        <w:tc>
          <w:tcPr>
            <w:tcW w:w="0" w:type="auto"/>
            <w:shd w:val="clear" w:color="auto" w:fill="FFFFFF" w:themeFill="background1"/>
            <w:vAlign w:val="center"/>
          </w:tcPr>
          <w:p w14:paraId="3929974E"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for external partners</w:t>
            </w:r>
          </w:p>
        </w:tc>
        <w:tc>
          <w:tcPr>
            <w:tcW w:w="0" w:type="auto"/>
            <w:shd w:val="clear" w:color="auto" w:fill="FFFFFF" w:themeFill="background1"/>
            <w:vAlign w:val="center"/>
          </w:tcPr>
          <w:p w14:paraId="0B9E6088"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APIM or the mediation Function must remain inside the approved integration boundary. Connectivity to Azure or on-premises backends must use approved private paths. Schema validation must be applied before forwarding malformed or untrusted payloads.</w:t>
            </w:r>
          </w:p>
        </w:tc>
        <w:tc>
          <w:tcPr>
            <w:tcW w:w="0" w:type="auto"/>
            <w:shd w:val="clear" w:color="auto" w:fill="FFFFFF" w:themeFill="background1"/>
            <w:vAlign w:val="center"/>
          </w:tcPr>
          <w:p w14:paraId="55EA0909" w14:textId="2052AAFE"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Internet-exposed mediator</w:t>
            </w:r>
            <w:r w:rsidR="00010B3A">
              <w:rPr>
                <w:rFonts w:asciiTheme="minorHAnsi" w:hAnsiTheme="minorHAnsi"/>
              </w:rPr>
              <w:t>,</w:t>
            </w:r>
            <w:r w:rsidRPr="00E17D56">
              <w:rPr>
                <w:rFonts w:asciiTheme="minorHAnsi" w:hAnsiTheme="minorHAnsi"/>
              </w:rPr>
              <w:t xml:space="preserve"> credentials in transformation code</w:t>
            </w:r>
            <w:r w:rsidR="00010B3A">
              <w:rPr>
                <w:rFonts w:asciiTheme="minorHAnsi" w:hAnsiTheme="minorHAnsi"/>
              </w:rPr>
              <w:t>,</w:t>
            </w:r>
            <w:r w:rsidRPr="00E17D56">
              <w:rPr>
                <w:rFonts w:asciiTheme="minorHAnsi" w:hAnsiTheme="minorHAnsi"/>
              </w:rPr>
              <w:t xml:space="preserve"> business logic embedded in gateway policy</w:t>
            </w:r>
            <w:r w:rsidR="00010B3A">
              <w:rPr>
                <w:rFonts w:asciiTheme="minorHAnsi" w:hAnsiTheme="minorHAnsi"/>
              </w:rPr>
              <w:t>,</w:t>
            </w:r>
            <w:r w:rsidRPr="00E17D56">
              <w:rPr>
                <w:rFonts w:asciiTheme="minorHAnsi" w:hAnsiTheme="minorHAnsi"/>
              </w:rPr>
              <w:t xml:space="preserve"> internet-only legacy connection without approved boundary controls.</w:t>
            </w:r>
          </w:p>
        </w:tc>
      </w:tr>
    </w:tbl>
    <w:p w14:paraId="02EBF0E9" w14:textId="12CE3F1D" w:rsidR="00917263" w:rsidRDefault="00D84173" w:rsidP="00917263">
      <w:r>
        <w:br/>
      </w:r>
      <w:r w:rsidR="00917263">
        <w:t>These requirements reflect the API-pattern security boundaries, including private APIM, private backend access, managed identity, TLS, and controlled external exposure.</w:t>
      </w:r>
    </w:p>
    <w:p w14:paraId="34FBDEE9" w14:textId="77777777" w:rsidR="00C36A03" w:rsidRDefault="00C36A03" w:rsidP="00917263"/>
    <w:p w14:paraId="3085DA8F" w14:textId="750577C3" w:rsidR="00917263" w:rsidRPr="00866873" w:rsidRDefault="00917263" w:rsidP="00E17D56">
      <w:pPr>
        <w:rPr>
          <w:b/>
          <w:bCs w:val="0"/>
        </w:rPr>
      </w:pPr>
      <w:r w:rsidRPr="00866873">
        <w:rPr>
          <w:b/>
          <w:bCs w:val="0"/>
        </w:rPr>
        <w:t>Messaging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1738"/>
        <w:gridCol w:w="3064"/>
        <w:gridCol w:w="2574"/>
      </w:tblGrid>
      <w:tr w:rsidR="00917263" w14:paraId="6B801C6C"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A1E7778"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1DDA0712"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04DF429"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599CB2B1"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7AE02DE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CCF393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SFINT4 Queue-Based Load Levelling</w:t>
            </w:r>
          </w:p>
        </w:tc>
        <w:tc>
          <w:tcPr>
            <w:tcW w:w="0" w:type="auto"/>
            <w:tcBorders>
              <w:top w:val="single" w:sz="4" w:space="0" w:color="auto"/>
            </w:tcBorders>
            <w:shd w:val="clear" w:color="auto" w:fill="auto"/>
            <w:vAlign w:val="center"/>
          </w:tcPr>
          <w:p w14:paraId="24D2049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2807BF85"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Producers and consumers must access Service Bus through approved private connectivity. Managed identity and separate Sender and Receiver RBAC roles must be used. External producers must enter through an approved ingress pattern rather than connect directly to Service Bus.</w:t>
            </w:r>
          </w:p>
        </w:tc>
        <w:tc>
          <w:tcPr>
            <w:tcW w:w="0" w:type="auto"/>
            <w:tcBorders>
              <w:top w:val="single" w:sz="4" w:space="0" w:color="auto"/>
            </w:tcBorders>
            <w:shd w:val="clear" w:color="auto" w:fill="auto"/>
            <w:vAlign w:val="center"/>
          </w:tcPr>
          <w:p w14:paraId="4C4B2BE7" w14:textId="686B05F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Service Bus access; SAS keys where managed identity is supported</w:t>
            </w:r>
            <w:r w:rsidR="00010B3A">
              <w:rPr>
                <w:rFonts w:asciiTheme="minorHAnsi" w:hAnsiTheme="minorHAnsi"/>
              </w:rPr>
              <w:t>,</w:t>
            </w:r>
            <w:r w:rsidR="003F3287">
              <w:rPr>
                <w:rFonts w:asciiTheme="minorHAnsi" w:hAnsiTheme="minorHAnsi"/>
              </w:rPr>
              <w:t xml:space="preserve"> </w:t>
            </w:r>
            <w:r w:rsidRPr="00E17D56">
              <w:rPr>
                <w:rFonts w:asciiTheme="minorHAnsi" w:hAnsiTheme="minorHAnsi"/>
              </w:rPr>
              <w:t>an external producer connecting directly to the namespace</w:t>
            </w:r>
            <w:r w:rsidR="00010B3A">
              <w:rPr>
                <w:rFonts w:asciiTheme="minorHAnsi" w:hAnsiTheme="minorHAnsi"/>
              </w:rPr>
              <w:t>,</w:t>
            </w:r>
            <w:r w:rsidRPr="00E17D56">
              <w:rPr>
                <w:rFonts w:asciiTheme="minorHAnsi" w:hAnsiTheme="minorHAnsi"/>
              </w:rPr>
              <w:t xml:space="preserve"> shared sender and receiver identities.</w:t>
            </w:r>
          </w:p>
        </w:tc>
      </w:tr>
      <w:tr w:rsidR="00917263" w14:paraId="501E90E6"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54E1A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SFINT5 Competing Consumers</w:t>
            </w:r>
          </w:p>
        </w:tc>
        <w:tc>
          <w:tcPr>
            <w:tcW w:w="0" w:type="auto"/>
            <w:vAlign w:val="center"/>
          </w:tcPr>
          <w:p w14:paraId="204F757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235AEBE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Service Bus and workers must remain private. Each consumer workload must use least-privilege Receiver permissions. Consumer identities and processing activity must be traceable.</w:t>
            </w:r>
          </w:p>
        </w:tc>
        <w:tc>
          <w:tcPr>
            <w:tcW w:w="0" w:type="auto"/>
            <w:vAlign w:val="center"/>
          </w:tcPr>
          <w:p w14:paraId="72194FFD" w14:textId="1580430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queue access; shared high-privilege identities</w:t>
            </w:r>
            <w:r w:rsidR="00010B3A">
              <w:rPr>
                <w:rFonts w:asciiTheme="minorHAnsi" w:hAnsiTheme="minorHAnsi"/>
              </w:rPr>
              <w:t>,</w:t>
            </w:r>
            <w:r w:rsidR="003F3287">
              <w:rPr>
                <w:rFonts w:asciiTheme="minorHAnsi" w:hAnsiTheme="minorHAnsi"/>
              </w:rPr>
              <w:t xml:space="preserve"> </w:t>
            </w:r>
            <w:r w:rsidRPr="00E17D56">
              <w:rPr>
                <w:rFonts w:asciiTheme="minorHAnsi" w:hAnsiTheme="minorHAnsi"/>
              </w:rPr>
              <w:t>credentials embedded in worker configuration.</w:t>
            </w:r>
          </w:p>
        </w:tc>
      </w:tr>
      <w:tr w:rsidR="00917263" w14:paraId="12AE1B1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FA9A84A"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SFINT6 Asynchronous Request-Reply, internal</w:t>
            </w:r>
          </w:p>
        </w:tc>
        <w:tc>
          <w:tcPr>
            <w:tcW w:w="0" w:type="auto"/>
            <w:shd w:val="clear" w:color="auto" w:fill="auto"/>
            <w:vAlign w:val="center"/>
          </w:tcPr>
          <w:p w14:paraId="6AA9E57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12D4E41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Request, status and callback components must use private connectivity, managed identity and TLS. Correlation IDs must not contain secret or sensitive information. Access to status data must be authorised.</w:t>
            </w:r>
          </w:p>
        </w:tc>
        <w:tc>
          <w:tcPr>
            <w:tcW w:w="0" w:type="auto"/>
            <w:shd w:val="clear" w:color="auto" w:fill="auto"/>
            <w:vAlign w:val="center"/>
          </w:tcPr>
          <w:p w14:paraId="0C401D3B" w14:textId="7F997B7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status store</w:t>
            </w:r>
            <w:r w:rsidR="00010B3A">
              <w:rPr>
                <w:rFonts w:asciiTheme="minorHAnsi" w:hAnsiTheme="minorHAnsi"/>
              </w:rPr>
              <w:t>,</w:t>
            </w:r>
            <w:r w:rsidRPr="00E17D56">
              <w:rPr>
                <w:rFonts w:asciiTheme="minorHAnsi" w:hAnsiTheme="minorHAnsi"/>
              </w:rPr>
              <w:t xml:space="preserve"> sensitive information embedded in correlation IDs</w:t>
            </w:r>
            <w:r w:rsidR="00010B3A">
              <w:rPr>
                <w:rFonts w:asciiTheme="minorHAnsi" w:hAnsiTheme="minorHAnsi"/>
              </w:rPr>
              <w:t>,</w:t>
            </w:r>
            <w:r w:rsidRPr="00E17D56">
              <w:rPr>
                <w:rFonts w:asciiTheme="minorHAnsi" w:hAnsiTheme="minorHAnsi"/>
              </w:rPr>
              <w:t xml:space="preserve"> unauthorised access to another caller’s result.</w:t>
            </w:r>
          </w:p>
        </w:tc>
      </w:tr>
      <w:tr w:rsidR="00917263" w14:paraId="56DA96B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C5296E7"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SFINT6 Asynchronous Request-Reply, external</w:t>
            </w:r>
          </w:p>
        </w:tc>
        <w:tc>
          <w:tcPr>
            <w:tcW w:w="0" w:type="auto"/>
            <w:vAlign w:val="center"/>
          </w:tcPr>
          <w:p w14:paraId="4773E952"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44CABA9E"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Request and status endpoints must be exposed through the approved edge and APIM. The same identity and authorisation model must protect request submission and result retrieval. Callback endpoints must use an approved outbound or webhook pattern.</w:t>
            </w:r>
          </w:p>
        </w:tc>
        <w:tc>
          <w:tcPr>
            <w:tcW w:w="0" w:type="auto"/>
            <w:vAlign w:val="center"/>
          </w:tcPr>
          <w:p w14:paraId="30661258" w14:textId="1C977F28"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public Function or Logic App endpoint</w:t>
            </w:r>
            <w:r w:rsidR="00010B3A">
              <w:rPr>
                <w:rFonts w:asciiTheme="minorHAnsi" w:hAnsiTheme="minorHAnsi"/>
              </w:rPr>
              <w:t>,</w:t>
            </w:r>
            <w:r w:rsidRPr="00E17D56">
              <w:rPr>
                <w:rFonts w:asciiTheme="minorHAnsi" w:hAnsiTheme="minorHAnsi"/>
              </w:rPr>
              <w:t xml:space="preserve"> predictable or unauthorised status URLs</w:t>
            </w:r>
            <w:r w:rsidR="00010B3A">
              <w:rPr>
                <w:rFonts w:asciiTheme="minorHAnsi" w:hAnsiTheme="minorHAnsi"/>
              </w:rPr>
              <w:t>,</w:t>
            </w:r>
            <w:r w:rsidRPr="00E17D56">
              <w:rPr>
                <w:rFonts w:asciiTheme="minorHAnsi" w:hAnsiTheme="minorHAnsi"/>
              </w:rPr>
              <w:t>callback credentials outside Key Vault.</w:t>
            </w:r>
          </w:p>
        </w:tc>
      </w:tr>
      <w:tr w:rsidR="00917263" w14:paraId="578900FE"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AD558D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SFINT7 Claim-Check</w:t>
            </w:r>
          </w:p>
        </w:tc>
        <w:tc>
          <w:tcPr>
            <w:tcW w:w="0" w:type="auto"/>
            <w:shd w:val="clear" w:color="auto" w:fill="auto"/>
            <w:vAlign w:val="center"/>
          </w:tcPr>
          <w:p w14:paraId="05BD8F24"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4290E8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Blob Storage and Service Bus must remain private. Blob access must use managed identity and RBAC. Public access, account keys and public or long-lived SAS URLs must not be used. Payload retention and reference expiry must be aligned.</w:t>
            </w:r>
          </w:p>
        </w:tc>
        <w:tc>
          <w:tcPr>
            <w:tcW w:w="0" w:type="auto"/>
            <w:shd w:val="clear" w:color="auto" w:fill="auto"/>
            <w:vAlign w:val="center"/>
          </w:tcPr>
          <w:p w14:paraId="46201316" w14:textId="0089B9C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blob access</w:t>
            </w:r>
            <w:r w:rsidR="00010B3A">
              <w:rPr>
                <w:rFonts w:asciiTheme="minorHAnsi" w:hAnsiTheme="minorHAnsi"/>
              </w:rPr>
              <w:t>,</w:t>
            </w:r>
            <w:r w:rsidRPr="00E17D56">
              <w:rPr>
                <w:rFonts w:asciiTheme="minorHAnsi" w:hAnsiTheme="minorHAnsi"/>
              </w:rPr>
              <w:t xml:space="preserve"> long-lived SAS references</w:t>
            </w:r>
            <w:r w:rsidR="00010B3A">
              <w:rPr>
                <w:rFonts w:asciiTheme="minorHAnsi" w:hAnsiTheme="minorHAnsi"/>
              </w:rPr>
              <w:t>,</w:t>
            </w:r>
            <w:r w:rsidRPr="00E17D56">
              <w:rPr>
                <w:rFonts w:asciiTheme="minorHAnsi" w:hAnsiTheme="minorHAnsi"/>
              </w:rPr>
              <w:t xml:space="preserve"> account keys</w:t>
            </w:r>
            <w:r w:rsidR="00010B3A">
              <w:rPr>
                <w:rFonts w:asciiTheme="minorHAnsi" w:hAnsiTheme="minorHAnsi"/>
              </w:rPr>
              <w:t>,</w:t>
            </w:r>
            <w:r w:rsidRPr="00E17D56">
              <w:rPr>
                <w:rFonts w:asciiTheme="minorHAnsi" w:hAnsiTheme="minorHAnsi"/>
              </w:rPr>
              <w:t>payload retained beyond the approved period</w:t>
            </w:r>
            <w:r w:rsidR="00010B3A">
              <w:rPr>
                <w:rFonts w:asciiTheme="minorHAnsi" w:hAnsiTheme="minorHAnsi"/>
              </w:rPr>
              <w:t>,</w:t>
            </w:r>
            <w:r w:rsidRPr="00E17D56">
              <w:rPr>
                <w:rFonts w:asciiTheme="minorHAnsi" w:hAnsiTheme="minorHAnsi"/>
              </w:rPr>
              <w:t xml:space="preserve"> message references accessible by unauthorised consumers.</w:t>
            </w:r>
          </w:p>
        </w:tc>
      </w:tr>
      <w:tr w:rsidR="00917263" w14:paraId="2B57B6B9"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DF7ED7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SFINT8 Reliable Messaging</w:t>
            </w:r>
          </w:p>
        </w:tc>
        <w:tc>
          <w:tcPr>
            <w:tcW w:w="0" w:type="auto"/>
            <w:vAlign w:val="center"/>
          </w:tcPr>
          <w:p w14:paraId="6B5E866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245663B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Service Bus access must use managed identity, least-privilege RBAC, private connectivity and TLS. Idempotency keys must not contain secrets. Dead-letter access must be restricted and monitored because dead-lettered messages may contain business data.</w:t>
            </w:r>
          </w:p>
        </w:tc>
        <w:tc>
          <w:tcPr>
            <w:tcW w:w="0" w:type="auto"/>
            <w:vAlign w:val="center"/>
          </w:tcPr>
          <w:p w14:paraId="213C8F71" w14:textId="3164B6D9"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access</w:t>
            </w:r>
            <w:r w:rsidR="00010B3A">
              <w:rPr>
                <w:rFonts w:asciiTheme="minorHAnsi" w:hAnsiTheme="minorHAnsi"/>
              </w:rPr>
              <w:t>,</w:t>
            </w:r>
            <w:r w:rsidRPr="00E17D56">
              <w:rPr>
                <w:rFonts w:asciiTheme="minorHAnsi" w:hAnsiTheme="minorHAnsi"/>
              </w:rPr>
              <w:t xml:space="preserve"> SAS-based application access where managed identity is supported</w:t>
            </w:r>
            <w:r w:rsidR="00010B3A">
              <w:rPr>
                <w:rFonts w:asciiTheme="minorHAnsi" w:hAnsiTheme="minorHAnsi"/>
              </w:rPr>
              <w:t>,</w:t>
            </w:r>
            <w:r w:rsidRPr="00E17D56">
              <w:rPr>
                <w:rFonts w:asciiTheme="minorHAnsi" w:hAnsiTheme="minorHAnsi"/>
              </w:rPr>
              <w:t xml:space="preserve"> unprotected dead-letter data</w:t>
            </w:r>
            <w:r w:rsidR="00010B3A">
              <w:rPr>
                <w:rFonts w:asciiTheme="minorHAnsi" w:hAnsiTheme="minorHAnsi"/>
              </w:rPr>
              <w:t>,</w:t>
            </w:r>
            <w:r w:rsidRPr="00E17D56">
              <w:rPr>
                <w:rFonts w:asciiTheme="minorHAnsi" w:hAnsiTheme="minorHAnsi"/>
              </w:rPr>
              <w:t xml:space="preserve"> secrets in message metadata.</w:t>
            </w:r>
          </w:p>
        </w:tc>
      </w:tr>
      <w:tr w:rsidR="00917263" w14:paraId="00F84E8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F09946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SFINT9 Scheduled or Timed Trigger</w:t>
            </w:r>
          </w:p>
        </w:tc>
        <w:tc>
          <w:tcPr>
            <w:tcW w:w="0" w:type="auto"/>
            <w:shd w:val="clear" w:color="auto" w:fill="auto"/>
            <w:vAlign w:val="center"/>
          </w:tcPr>
          <w:p w14:paraId="0D8FDC70"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for external egress</w:t>
            </w:r>
          </w:p>
        </w:tc>
        <w:tc>
          <w:tcPr>
            <w:tcW w:w="0" w:type="auto"/>
            <w:shd w:val="clear" w:color="auto" w:fill="auto"/>
            <w:vAlign w:val="center"/>
          </w:tcPr>
          <w:p w14:paraId="63086910"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scheduler must run inside an approved workload boundary and use managed identity for downstream calls. Configuration and schedules must be source-controlled. Any external delivery must use the relevant approved outbound API or file-transfer controls.</w:t>
            </w:r>
          </w:p>
        </w:tc>
        <w:tc>
          <w:tcPr>
            <w:tcW w:w="0" w:type="auto"/>
            <w:shd w:val="clear" w:color="auto" w:fill="auto"/>
            <w:vAlign w:val="center"/>
          </w:tcPr>
          <w:p w14:paraId="54B36360" w14:textId="7C56C308"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Credentials embedded in schedules</w:t>
            </w:r>
            <w:r w:rsidR="00010B3A">
              <w:rPr>
                <w:rFonts w:asciiTheme="minorHAnsi" w:hAnsiTheme="minorHAnsi"/>
              </w:rPr>
              <w:t>,</w:t>
            </w:r>
            <w:r w:rsidRPr="00E17D56">
              <w:rPr>
                <w:rFonts w:asciiTheme="minorHAnsi" w:hAnsiTheme="minorHAnsi"/>
              </w:rPr>
              <w:t xml:space="preserve"> public unauthenticated triggers</w:t>
            </w:r>
            <w:r w:rsidR="00010B3A">
              <w:rPr>
                <w:rFonts w:asciiTheme="minorHAnsi" w:hAnsiTheme="minorHAnsi"/>
              </w:rPr>
              <w:t>,</w:t>
            </w:r>
            <w:r w:rsidRPr="00E17D56">
              <w:rPr>
                <w:rFonts w:asciiTheme="minorHAnsi" w:hAnsiTheme="minorHAnsi"/>
              </w:rPr>
              <w:t xml:space="preserve"> uncontrolled default internet egress</w:t>
            </w:r>
            <w:r w:rsidR="00010B3A">
              <w:rPr>
                <w:rFonts w:asciiTheme="minorHAnsi" w:hAnsiTheme="minorHAnsi"/>
              </w:rPr>
              <w:t>,</w:t>
            </w:r>
            <w:r w:rsidRPr="00E17D56">
              <w:rPr>
                <w:rFonts w:asciiTheme="minorHAnsi" w:hAnsiTheme="minorHAnsi"/>
              </w:rPr>
              <w:t xml:space="preserve"> scheduled process bypassing the approved integration platform.</w:t>
            </w:r>
          </w:p>
        </w:tc>
      </w:tr>
    </w:tbl>
    <w:p w14:paraId="50E9D6DA" w14:textId="48DE63EB" w:rsidR="00917263" w:rsidRDefault="00D84173" w:rsidP="00917263">
      <w:r>
        <w:br/>
      </w:r>
      <w:r w:rsidR="00917263">
        <w:t>These controls are based on the detailed messaging-pattern boundaries, which require private Service Bus and storage access, managed identity, least privilege and controlled treatment of external producers or consumers.</w:t>
      </w:r>
    </w:p>
    <w:p w14:paraId="3505CB18" w14:textId="77777777" w:rsidR="00826544" w:rsidRDefault="00826544" w:rsidP="00917263"/>
    <w:p w14:paraId="35E4576B" w14:textId="104049A1" w:rsidR="00917263" w:rsidRPr="00866873" w:rsidRDefault="00917263" w:rsidP="00E17D56">
      <w:pPr>
        <w:rPr>
          <w:b/>
          <w:bCs w:val="0"/>
        </w:rPr>
      </w:pPr>
      <w:r w:rsidRPr="00866873">
        <w:rPr>
          <w:b/>
          <w:bCs w:val="0"/>
        </w:rPr>
        <w:t>Eventing and streaming patterns</w:t>
      </w:r>
      <w:r w:rsidR="00D84173">
        <w:rPr>
          <w:b/>
        </w:rPr>
        <w:br/>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515"/>
        <w:gridCol w:w="3568"/>
        <w:gridCol w:w="2500"/>
      </w:tblGrid>
      <w:tr w:rsidR="00917263" w14:paraId="1ECE6E59" w14:textId="77777777" w:rsidTr="005D6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3FA6A3B"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08CA226B"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3568" w:type="dxa"/>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D971333"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2500" w:type="dxa"/>
            <w:tcBorders>
              <w:top w:val="single" w:sz="12" w:space="0" w:color="auto"/>
              <w:left w:val="single" w:sz="4" w:space="0" w:color="1A2B56" w:themeColor="accent1"/>
              <w:bottom w:val="single" w:sz="4" w:space="0" w:color="auto"/>
            </w:tcBorders>
            <w:shd w:val="clear" w:color="auto" w:fill="C1CDEC" w:themeFill="accent1" w:themeFillTint="33"/>
            <w:vAlign w:val="center"/>
          </w:tcPr>
          <w:p w14:paraId="37C86B70"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627164B2"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706C0AD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SFINT10 Publish-Subscribe Fan-Out</w:t>
            </w:r>
          </w:p>
        </w:tc>
        <w:tc>
          <w:tcPr>
            <w:tcW w:w="0" w:type="auto"/>
            <w:tcBorders>
              <w:top w:val="single" w:sz="4" w:space="0" w:color="auto"/>
            </w:tcBorders>
            <w:shd w:val="clear" w:color="auto" w:fill="auto"/>
            <w:vAlign w:val="center"/>
          </w:tcPr>
          <w:p w14:paraId="7BE806D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tcBorders>
              <w:top w:val="single" w:sz="4" w:space="0" w:color="auto"/>
            </w:tcBorders>
            <w:shd w:val="clear" w:color="auto" w:fill="auto"/>
            <w:vAlign w:val="center"/>
          </w:tcPr>
          <w:p w14:paraId="0F5C0768"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Service Bus Topics and subscriptions must remain private. Publisher and subscribers must use separate least-privilege identities. Each subscriber must be limited to its own subscription where practicable. Dead-letter queues must be access-controlled and monitored.</w:t>
            </w:r>
          </w:p>
        </w:tc>
        <w:tc>
          <w:tcPr>
            <w:tcW w:w="2500" w:type="dxa"/>
            <w:tcBorders>
              <w:top w:val="single" w:sz="4" w:space="0" w:color="auto"/>
            </w:tcBorders>
            <w:shd w:val="clear" w:color="auto" w:fill="auto"/>
            <w:vAlign w:val="center"/>
          </w:tcPr>
          <w:p w14:paraId="5894E065" w14:textId="28DBA58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Subscriber access to unrelated subscriptions</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shared high-privilege identities</w:t>
            </w:r>
            <w:r w:rsidR="00010B3A">
              <w:rPr>
                <w:rFonts w:asciiTheme="minorHAnsi" w:hAnsiTheme="minorHAnsi"/>
              </w:rPr>
              <w:t>,</w:t>
            </w:r>
            <w:r w:rsidRPr="00E17D56">
              <w:rPr>
                <w:rFonts w:asciiTheme="minorHAnsi" w:hAnsiTheme="minorHAnsi"/>
              </w:rPr>
              <w:t xml:space="preserve"> public namespace access</w:t>
            </w:r>
            <w:r w:rsidR="00010B3A">
              <w:rPr>
                <w:rFonts w:asciiTheme="minorHAnsi" w:hAnsiTheme="minorHAnsi"/>
              </w:rPr>
              <w:t>,</w:t>
            </w:r>
            <w:r w:rsidRPr="00E17D56">
              <w:rPr>
                <w:rFonts w:asciiTheme="minorHAnsi" w:hAnsiTheme="minorHAnsi"/>
              </w:rPr>
              <w:t>unauthorised subscription creation.</w:t>
            </w:r>
          </w:p>
        </w:tc>
      </w:tr>
      <w:tr w:rsidR="00917263" w14:paraId="003FDB96"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3330F0F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SFINT11 Discrete Event Notification</w:t>
            </w:r>
          </w:p>
        </w:tc>
        <w:tc>
          <w:tcPr>
            <w:tcW w:w="0" w:type="auto"/>
            <w:vAlign w:val="center"/>
          </w:tcPr>
          <w:p w14:paraId="7799B1B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vAlign w:val="center"/>
          </w:tcPr>
          <w:p w14:paraId="5E44705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Event Grid and Azure-native handlers must use private connectivity where supported, managed-identity delivery and handler-side validation. Events must contain the minimum data needed and must not become an uncontrolled copy of the source record.</w:t>
            </w:r>
          </w:p>
        </w:tc>
        <w:tc>
          <w:tcPr>
            <w:tcW w:w="2500" w:type="dxa"/>
            <w:vAlign w:val="center"/>
          </w:tcPr>
          <w:p w14:paraId="02974507" w14:textId="3C60CAD0"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Internet-reachable handler treated as an internal Event Grid pattern</w:t>
            </w:r>
            <w:r w:rsidR="00010B3A">
              <w:rPr>
                <w:rFonts w:asciiTheme="minorHAnsi" w:hAnsiTheme="minorHAnsi"/>
              </w:rPr>
              <w:t>,</w:t>
            </w:r>
            <w:r w:rsidRPr="00E17D56">
              <w:rPr>
                <w:rFonts w:asciiTheme="minorHAnsi" w:hAnsiTheme="minorHAnsi"/>
              </w:rPr>
              <w:t xml:space="preserve"> sensitive records included unnecessarily in events</w:t>
            </w:r>
            <w:r w:rsidR="00010B3A">
              <w:rPr>
                <w:rFonts w:asciiTheme="minorHAnsi" w:hAnsiTheme="minorHAnsi"/>
              </w:rPr>
              <w:t>,</w:t>
            </w:r>
            <w:r w:rsidRPr="00E17D56">
              <w:rPr>
                <w:rFonts w:asciiTheme="minorHAnsi" w:hAnsiTheme="minorHAnsi"/>
              </w:rPr>
              <w:t xml:space="preserve"> unauthenticated handlers.</w:t>
            </w:r>
          </w:p>
        </w:tc>
      </w:tr>
      <w:tr w:rsidR="00917263" w14:paraId="1AAC8045"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CD7CC4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SFINT12 Inbound Webhook Ingestion</w:t>
            </w:r>
          </w:p>
        </w:tc>
        <w:tc>
          <w:tcPr>
            <w:tcW w:w="0" w:type="auto"/>
            <w:shd w:val="clear" w:color="auto" w:fill="auto"/>
            <w:vAlign w:val="center"/>
          </w:tcPr>
          <w:p w14:paraId="6DC3C461"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shd w:val="clear" w:color="auto" w:fill="auto"/>
            <w:vAlign w:val="center"/>
          </w:tcPr>
          <w:p w14:paraId="0A51A6F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An approved network edge must terminate the public endpoint. APIM must provide the API ingress. Authentication must use mTLS, OAuth, signed-payload validation or another approved mechanism. Rate limiting, replay protection, deduplication and request validation must be implemented. Downstream processing must occur asynchronously within private workload boundaries.</w:t>
            </w:r>
          </w:p>
        </w:tc>
        <w:tc>
          <w:tcPr>
            <w:tcW w:w="2500" w:type="dxa"/>
            <w:shd w:val="clear" w:color="auto" w:fill="auto"/>
            <w:vAlign w:val="center"/>
          </w:tcPr>
          <w:p w14:paraId="797F1098" w14:textId="00536F5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public Function or Logic App trigger</w:t>
            </w:r>
            <w:r w:rsidR="00010B3A">
              <w:rPr>
                <w:rFonts w:asciiTheme="minorHAnsi" w:hAnsiTheme="minorHAnsi"/>
              </w:rPr>
              <w:t>,</w:t>
            </w:r>
            <w:r w:rsidRPr="00E17D56">
              <w:rPr>
                <w:rFonts w:asciiTheme="minorHAnsi" w:hAnsiTheme="minorHAnsi"/>
              </w:rPr>
              <w:t xml:space="preserve"> direct APIM exposure</w:t>
            </w:r>
            <w:r w:rsidR="00010B3A">
              <w:rPr>
                <w:rFonts w:asciiTheme="minorHAnsi" w:hAnsiTheme="minorHAnsi"/>
              </w:rPr>
              <w:t>,</w:t>
            </w:r>
            <w:r w:rsidRPr="00E17D56">
              <w:rPr>
                <w:rFonts w:asciiTheme="minorHAnsi" w:hAnsiTheme="minorHAnsi"/>
              </w:rPr>
              <w:t xml:space="preserve"> no replay protection</w:t>
            </w:r>
            <w:r w:rsidR="00010B3A">
              <w:rPr>
                <w:rFonts w:asciiTheme="minorHAnsi" w:hAnsiTheme="minorHAnsi"/>
              </w:rPr>
              <w:t>,</w:t>
            </w:r>
            <w:r w:rsidRPr="00E17D56">
              <w:rPr>
                <w:rFonts w:asciiTheme="minorHAnsi" w:hAnsiTheme="minorHAnsi"/>
              </w:rPr>
              <w:t xml:space="preserve"> no caller authentication</w:t>
            </w:r>
            <w:r w:rsidR="00010B3A">
              <w:rPr>
                <w:rFonts w:asciiTheme="minorHAnsi" w:hAnsiTheme="minorHAnsi"/>
              </w:rPr>
              <w:t>,</w:t>
            </w:r>
            <w:r w:rsidRPr="00E17D56">
              <w:rPr>
                <w:rFonts w:asciiTheme="minorHAnsi" w:hAnsiTheme="minorHAnsi"/>
              </w:rPr>
              <w:t xml:space="preserve"> synchronous processing of untrusted requests</w:t>
            </w:r>
            <w:r w:rsidR="00010B3A">
              <w:rPr>
                <w:rFonts w:asciiTheme="minorHAnsi" w:hAnsiTheme="minorHAnsi"/>
              </w:rPr>
              <w:t>,</w:t>
            </w:r>
            <w:r w:rsidRPr="00E17D56">
              <w:rPr>
                <w:rFonts w:asciiTheme="minorHAnsi" w:hAnsiTheme="minorHAnsi"/>
              </w:rPr>
              <w:t xml:space="preserve"> public exposure not recorded and approved.</w:t>
            </w:r>
          </w:p>
        </w:tc>
      </w:tr>
      <w:tr w:rsidR="00917263" w14:paraId="4F9260A3"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66C1A40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SFINT13 Outbound Webhook or Notification</w:t>
            </w:r>
          </w:p>
        </w:tc>
        <w:tc>
          <w:tcPr>
            <w:tcW w:w="0" w:type="auto"/>
            <w:vAlign w:val="center"/>
          </w:tcPr>
          <w:p w14:paraId="2DBE1C3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vAlign w:val="center"/>
          </w:tcPr>
          <w:p w14:paraId="714C95D5" w14:textId="0C5CAC43" w:rsidR="00917263" w:rsidRPr="00E17D56" w:rsidRDefault="00917263" w:rsidP="007F269A">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 xml:space="preserve">Traffic must leave through the approved controlled egress route. TLS must be enforced. Partner endpoints should be allow-listed where applicable. Authentication material must be held in </w:t>
            </w:r>
            <w:r w:rsidR="007F269A" w:rsidRPr="007F269A">
              <w:rPr>
                <w:rFonts w:asciiTheme="minorHAnsi" w:hAnsiTheme="minorHAnsi"/>
              </w:rPr>
              <w:t>Approved secret, key, and certificate management services</w:t>
            </w:r>
            <w:r w:rsidRPr="00E17D56">
              <w:rPr>
                <w:rFonts w:asciiTheme="minorHAnsi" w:hAnsiTheme="minorHAnsi"/>
              </w:rPr>
              <w:t>. Payload signing, retry, circuit breaking and delivery auditing must be used where supported and required.</w:t>
            </w:r>
          </w:p>
        </w:tc>
        <w:tc>
          <w:tcPr>
            <w:tcW w:w="2500" w:type="dxa"/>
            <w:vAlign w:val="center"/>
          </w:tcPr>
          <w:p w14:paraId="221D0D42" w14:textId="63E23A2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Default internet routing</w:t>
            </w:r>
            <w:r w:rsidR="00010B3A">
              <w:rPr>
                <w:rFonts w:asciiTheme="minorHAnsi" w:hAnsiTheme="minorHAnsi"/>
              </w:rPr>
              <w:t>,</w:t>
            </w:r>
            <w:r w:rsidRPr="00E17D56">
              <w:rPr>
                <w:rFonts w:asciiTheme="minorHAnsi" w:hAnsiTheme="minorHAnsi"/>
              </w:rPr>
              <w:t xml:space="preserve"> secrets in configuration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unsigned sensitive payload where signing is required</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uncontrolled subscriber registration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unrestricted destination endpoints.</w:t>
            </w:r>
          </w:p>
        </w:tc>
      </w:tr>
      <w:tr w:rsidR="00917263" w14:paraId="34061430"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D9227E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SFINT14 Stream and Telemetry Ingestion, internal</w:t>
            </w:r>
          </w:p>
        </w:tc>
        <w:tc>
          <w:tcPr>
            <w:tcW w:w="0" w:type="auto"/>
            <w:shd w:val="clear" w:color="auto" w:fill="auto"/>
            <w:vAlign w:val="center"/>
          </w:tcPr>
          <w:p w14:paraId="2B10B45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shd w:val="clear" w:color="auto" w:fill="auto"/>
            <w:vAlign w:val="center"/>
          </w:tcPr>
          <w:p w14:paraId="3AE319A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Event Hubs, processors and capture storage must use approved private connectivity, managed identities, RBAC and TLS. Producer and consumer-group permissions must be separated. Capture storage must have public access disabled.</w:t>
            </w:r>
          </w:p>
        </w:tc>
        <w:tc>
          <w:tcPr>
            <w:tcW w:w="2500" w:type="dxa"/>
            <w:shd w:val="clear" w:color="auto" w:fill="auto"/>
            <w:vAlign w:val="center"/>
          </w:tcPr>
          <w:p w14:paraId="355C611B" w14:textId="31AE36E9"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Event Hubs access</w:t>
            </w:r>
            <w:r w:rsidR="00010B3A">
              <w:rPr>
                <w:rFonts w:asciiTheme="minorHAnsi" w:hAnsiTheme="minorHAnsi"/>
              </w:rPr>
              <w:t>,</w:t>
            </w:r>
            <w:r w:rsidRPr="00E17D56">
              <w:rPr>
                <w:rFonts w:asciiTheme="minorHAnsi" w:hAnsiTheme="minorHAnsi"/>
              </w:rPr>
              <w:t xml:space="preserve"> shared access keys for workload code where managed identity is supported</w:t>
            </w:r>
            <w:r w:rsidR="00010B3A">
              <w:rPr>
                <w:rFonts w:asciiTheme="minorHAnsi" w:hAnsiTheme="minorHAnsi"/>
              </w:rPr>
              <w:t>,</w:t>
            </w:r>
            <w:r w:rsidRPr="00E17D56">
              <w:rPr>
                <w:rFonts w:asciiTheme="minorHAnsi" w:hAnsiTheme="minorHAnsi"/>
              </w:rPr>
              <w:t xml:space="preserve"> public capture storage</w:t>
            </w:r>
            <w:r w:rsidR="00010B3A">
              <w:rPr>
                <w:rFonts w:asciiTheme="minorHAnsi" w:hAnsiTheme="minorHAnsi"/>
              </w:rPr>
              <w:t>,</w:t>
            </w:r>
            <w:r w:rsidRPr="00E17D56">
              <w:rPr>
                <w:rFonts w:asciiTheme="minorHAnsi" w:hAnsiTheme="minorHAnsi"/>
              </w:rPr>
              <w:t xml:space="preserve"> unrestricted consumer-group access.</w:t>
            </w:r>
          </w:p>
        </w:tc>
      </w:tr>
      <w:tr w:rsidR="00917263" w14:paraId="26377FE5"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684144EF"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SFINT14 Stream and Telemetry Ingestion, external feed</w:t>
            </w:r>
          </w:p>
        </w:tc>
        <w:tc>
          <w:tcPr>
            <w:tcW w:w="0" w:type="auto"/>
            <w:vAlign w:val="center"/>
          </w:tcPr>
          <w:p w14:paraId="2AFE7A50"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vAlign w:val="center"/>
          </w:tcPr>
          <w:p w14:paraId="7FA721B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external feed must enter through an approved boundary mechanism. Authentication, source validation, throughput controls and monitoring must be defined. Internal Event Hubs and processors must remain private.</w:t>
            </w:r>
          </w:p>
        </w:tc>
        <w:tc>
          <w:tcPr>
            <w:tcW w:w="2500" w:type="dxa"/>
            <w:vAlign w:val="center"/>
          </w:tcPr>
          <w:p w14:paraId="49C50401" w14:textId="50C42278"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External producer connecting through an uncontrolled public namespace</w:t>
            </w:r>
            <w:r w:rsidR="00010B3A">
              <w:rPr>
                <w:rFonts w:asciiTheme="minorHAnsi" w:hAnsiTheme="minorHAnsi"/>
              </w:rPr>
              <w:t>,</w:t>
            </w:r>
            <w:r w:rsidRPr="00E17D56">
              <w:rPr>
                <w:rFonts w:asciiTheme="minorHAnsi" w:hAnsiTheme="minorHAnsi"/>
              </w:rPr>
              <w:t xml:space="preserve"> unauthenticated feed</w:t>
            </w:r>
            <w:r w:rsidR="00010B3A">
              <w:rPr>
                <w:rFonts w:asciiTheme="minorHAnsi" w:hAnsiTheme="minorHAnsi"/>
              </w:rPr>
              <w:t>,</w:t>
            </w:r>
            <w:r w:rsidRPr="00E17D56">
              <w:rPr>
                <w:rFonts w:asciiTheme="minorHAnsi" w:hAnsiTheme="minorHAnsi"/>
              </w:rPr>
              <w:t xml:space="preserve"> missing source validation or capacity protection.</w:t>
            </w:r>
          </w:p>
        </w:tc>
      </w:tr>
    </w:tbl>
    <w:p w14:paraId="55ED4D60" w14:textId="77777777" w:rsidR="00D84173" w:rsidRDefault="00D84173" w:rsidP="00917263"/>
    <w:p w14:paraId="3A322C63" w14:textId="77777777" w:rsidR="00917263" w:rsidRDefault="00917263" w:rsidP="00917263">
      <w:r>
        <w:t>The inbound and outbound webhook patterns explicitly cross the internet boundary, while internal event patterns inherit private connectivity and managed-identity controls.</w:t>
      </w:r>
    </w:p>
    <w:p w14:paraId="259484C4" w14:textId="77777777" w:rsidR="00C36A03" w:rsidRDefault="00C36A03" w:rsidP="00E17D56"/>
    <w:p w14:paraId="31DDB4A6" w14:textId="1ECC9206" w:rsidR="00917263" w:rsidRPr="00866873" w:rsidRDefault="00917263" w:rsidP="00E17D56">
      <w:pPr>
        <w:rPr>
          <w:b/>
          <w:bCs w:val="0"/>
        </w:rPr>
      </w:pPr>
      <w:r w:rsidRPr="00866873">
        <w:rPr>
          <w:b/>
          <w:bCs w:val="0"/>
        </w:rPr>
        <w:t>Orchestration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785"/>
        <w:gridCol w:w="3423"/>
        <w:gridCol w:w="2227"/>
      </w:tblGrid>
      <w:tr w:rsidR="00917263" w14:paraId="44E621AD"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1680040" w14:textId="77777777" w:rsidR="00917263" w:rsidRPr="00730925" w:rsidRDefault="00917263" w:rsidP="006F1EC8">
            <w:pPr>
              <w:rPr>
                <w:rFonts w:asciiTheme="minorHAnsi" w:hAnsiTheme="minorHAnsi" w:hint="eastAsia"/>
                <w:color w:val="000000" w:themeColor="text1"/>
              </w:rPr>
            </w:pPr>
            <w:r w:rsidRPr="00730925">
              <w:rPr>
                <w:rFonts w:asciiTheme="minorHAnsi" w:hAnsiTheme="minorHAnsi"/>
                <w:color w:val="000000" w:themeColor="text1"/>
              </w:rPr>
              <w:t>Pattern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DDE56B7"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Normal security classification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B17E8D"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Required security conformance</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50B96B"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Exception triggers</w:t>
            </w:r>
          </w:p>
        </w:tc>
      </w:tr>
      <w:tr w:rsidR="00917263" w14:paraId="109E530F" w14:textId="77777777" w:rsidTr="00730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4BA6C197"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SFINT15 Stateful Process Orchestration</w:t>
            </w:r>
          </w:p>
        </w:tc>
        <w:tc>
          <w:tcPr>
            <w:tcW w:w="0" w:type="auto"/>
            <w:tcBorders>
              <w:top w:val="single" w:sz="4" w:space="0" w:color="auto"/>
            </w:tcBorders>
            <w:shd w:val="clear" w:color="auto" w:fill="auto"/>
            <w:vAlign w:val="center"/>
          </w:tcPr>
          <w:p w14:paraId="575D8C3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3AD98D20" w14:textId="20F02945" w:rsidR="00917263" w:rsidRPr="00E17D56" w:rsidRDefault="00917263" w:rsidP="005118F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 xml:space="preserve">The orchestrator must run inside the private workload boundary. Connections to APIM, Functions, Service Bus and other services must use managed identities and approved private connectivity. Secrets must be referenced from </w:t>
            </w:r>
            <w:r w:rsidR="005118F7" w:rsidRPr="005118F7">
              <w:rPr>
                <w:rFonts w:asciiTheme="minorHAnsi" w:hAnsiTheme="minorHAnsi"/>
              </w:rPr>
              <w:t>Approved secret, key, and certificate management services</w:t>
            </w:r>
            <w:r w:rsidRPr="00E17D56">
              <w:rPr>
                <w:rFonts w:asciiTheme="minorHAnsi" w:hAnsiTheme="minorHAnsi"/>
              </w:rPr>
              <w:t>. External initiation must enter through an approved ingress pattern.</w:t>
            </w:r>
          </w:p>
        </w:tc>
        <w:tc>
          <w:tcPr>
            <w:tcW w:w="0" w:type="auto"/>
            <w:tcBorders>
              <w:top w:val="single" w:sz="4" w:space="0" w:color="auto"/>
            </w:tcBorders>
            <w:shd w:val="clear" w:color="auto" w:fill="auto"/>
            <w:vAlign w:val="center"/>
          </w:tcPr>
          <w:p w14:paraId="4707C85C" w14:textId="4C9F2BB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external invocation of the workflow</w:t>
            </w:r>
            <w:r w:rsidR="00010B3A">
              <w:rPr>
                <w:rFonts w:asciiTheme="minorHAnsi" w:hAnsiTheme="minorHAnsi"/>
              </w:rPr>
              <w:t>,</w:t>
            </w:r>
            <w:r w:rsidRPr="00E17D56">
              <w:rPr>
                <w:rFonts w:asciiTheme="minorHAnsi" w:hAnsiTheme="minorHAnsi"/>
              </w:rPr>
              <w:t xml:space="preserve"> embedded connection secrets</w:t>
            </w:r>
            <w:r w:rsidR="00010B3A">
              <w:rPr>
                <w:rFonts w:asciiTheme="minorHAnsi" w:hAnsiTheme="minorHAnsi"/>
              </w:rPr>
              <w:t>,</w:t>
            </w:r>
            <w:r w:rsidRPr="00E17D56">
              <w:rPr>
                <w:rFonts w:asciiTheme="minorHAnsi" w:hAnsiTheme="minorHAnsi"/>
              </w:rPr>
              <w:t xml:space="preserve"> excessive permissions across participating systems</w:t>
            </w:r>
            <w:r w:rsidR="00010B3A">
              <w:rPr>
                <w:rFonts w:asciiTheme="minorHAnsi" w:hAnsiTheme="minorHAnsi"/>
              </w:rPr>
              <w:t>,</w:t>
            </w:r>
            <w:r w:rsidRPr="00E17D56">
              <w:rPr>
                <w:rFonts w:asciiTheme="minorHAnsi" w:hAnsiTheme="minorHAnsi"/>
              </w:rPr>
              <w:t xml:space="preserve"> public orchestration endpoints.</w:t>
            </w:r>
          </w:p>
        </w:tc>
      </w:tr>
      <w:tr w:rsidR="00917263" w14:paraId="13421B4F"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24E50D9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SFINT16 Process with Compensation</w:t>
            </w:r>
          </w:p>
        </w:tc>
        <w:tc>
          <w:tcPr>
            <w:tcW w:w="0" w:type="auto"/>
            <w:vAlign w:val="center"/>
          </w:tcPr>
          <w:p w14:paraId="0246201D"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574AA0F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orchestrator and compensation components must use the controls for SFINT15. Access to compensation operations must be restricted because they can reverse or modify completed business actions. Execution and compensation history must be auditable.</w:t>
            </w:r>
          </w:p>
        </w:tc>
        <w:tc>
          <w:tcPr>
            <w:tcW w:w="0" w:type="auto"/>
            <w:vAlign w:val="center"/>
          </w:tcPr>
          <w:p w14:paraId="650F33C6" w14:textId="002891A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Unauthorised manual invocation of compensation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compensation credentials stored in code</w:t>
            </w:r>
            <w:r w:rsidR="00010B3A">
              <w:rPr>
                <w:rFonts w:asciiTheme="minorHAnsi" w:hAnsiTheme="minorHAnsi"/>
              </w:rPr>
              <w:t>,</w:t>
            </w:r>
            <w:r w:rsidRPr="00E17D56">
              <w:rPr>
                <w:rFonts w:asciiTheme="minorHAnsi" w:hAnsiTheme="minorHAnsi"/>
              </w:rPr>
              <w:t xml:space="preserve"> missing audit trail</w:t>
            </w:r>
            <w:r w:rsidR="00010B3A">
              <w:rPr>
                <w:rFonts w:asciiTheme="minorHAnsi" w:hAnsiTheme="minorHAnsi"/>
              </w:rPr>
              <w:t>,</w:t>
            </w:r>
            <w:r w:rsidRPr="00E17D56">
              <w:rPr>
                <w:rFonts w:asciiTheme="minorHAnsi" w:hAnsiTheme="minorHAnsi"/>
              </w:rPr>
              <w:t xml:space="preserve"> broad write access across systems.</w:t>
            </w:r>
          </w:p>
        </w:tc>
      </w:tr>
      <w:tr w:rsidR="00917263" w14:paraId="4347273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A1E5A26"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SFINT17 Human-in-the-Loop Approval</w:t>
            </w:r>
          </w:p>
        </w:tc>
        <w:tc>
          <w:tcPr>
            <w:tcW w:w="0" w:type="auto"/>
            <w:shd w:val="clear" w:color="auto" w:fill="auto"/>
            <w:vAlign w:val="center"/>
          </w:tcPr>
          <w:p w14:paraId="2975435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12A52AC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Approval interactions must use approved, identity-authenticated channels. The approver identity, decision and time of decision must be auditable. Approval links must not provide unauthenticated or transferable authority.</w:t>
            </w:r>
          </w:p>
        </w:tc>
        <w:tc>
          <w:tcPr>
            <w:tcW w:w="0" w:type="auto"/>
            <w:shd w:val="clear" w:color="auto" w:fill="auto"/>
            <w:vAlign w:val="center"/>
          </w:tcPr>
          <w:p w14:paraId="6567341D" w14:textId="1C65D91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Anonymous approval</w:t>
            </w:r>
            <w:r w:rsidR="00010B3A">
              <w:rPr>
                <w:rFonts w:asciiTheme="minorHAnsi" w:hAnsiTheme="minorHAnsi"/>
              </w:rPr>
              <w:t>,</w:t>
            </w:r>
            <w:r w:rsidRPr="00E17D56">
              <w:rPr>
                <w:rFonts w:asciiTheme="minorHAnsi" w:hAnsiTheme="minorHAnsi"/>
              </w:rPr>
              <w:t xml:space="preserve"> approval through an untracked external email process</w:t>
            </w:r>
            <w:r w:rsidR="00010B3A">
              <w:rPr>
                <w:rFonts w:asciiTheme="minorHAnsi" w:hAnsiTheme="minorHAnsi"/>
              </w:rPr>
              <w:t>,</w:t>
            </w:r>
            <w:r w:rsidRPr="00E17D56">
              <w:rPr>
                <w:rFonts w:asciiTheme="minorHAnsi" w:hAnsiTheme="minorHAnsi"/>
              </w:rPr>
              <w:t xml:space="preserve"> shared approver identity</w:t>
            </w:r>
            <w:r w:rsidR="00010B3A">
              <w:rPr>
                <w:rFonts w:asciiTheme="minorHAnsi" w:hAnsiTheme="minorHAnsi"/>
              </w:rPr>
              <w:t>,</w:t>
            </w:r>
            <w:r w:rsidRPr="00E17D56">
              <w:rPr>
                <w:rFonts w:asciiTheme="minorHAnsi" w:hAnsiTheme="minorHAnsi"/>
              </w:rPr>
              <w:t xml:space="preserve"> decision data exposed publicly.</w:t>
            </w:r>
          </w:p>
        </w:tc>
      </w:tr>
      <w:tr w:rsidR="00917263" w14:paraId="11BAF9D5"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BB8F57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SFINT18 Scatter-Gather</w:t>
            </w:r>
          </w:p>
        </w:tc>
        <w:tc>
          <w:tcPr>
            <w:tcW w:w="0" w:type="auto"/>
            <w:vAlign w:val="center"/>
          </w:tcPr>
          <w:p w14:paraId="21AD0FA6"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where external services participate</w:t>
            </w:r>
          </w:p>
        </w:tc>
        <w:tc>
          <w:tcPr>
            <w:tcW w:w="0" w:type="auto"/>
            <w:vAlign w:val="center"/>
          </w:tcPr>
          <w:p w14:paraId="073E291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orchestrator and internal workers must remain private and use managed identity and least-privilege access. External calls must follow the applicable approved egress pattern. Responses must be validated before aggregation.</w:t>
            </w:r>
          </w:p>
        </w:tc>
        <w:tc>
          <w:tcPr>
            <w:tcW w:w="0" w:type="auto"/>
            <w:vAlign w:val="center"/>
          </w:tcPr>
          <w:p w14:paraId="76BB7D18" w14:textId="5D839719"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worker endpoints</w:t>
            </w:r>
            <w:r w:rsidR="003F3287">
              <w:rPr>
                <w:rFonts w:asciiTheme="minorHAnsi" w:hAnsiTheme="minorHAnsi"/>
              </w:rPr>
              <w:t>,</w:t>
            </w:r>
            <w:r w:rsidRPr="00E17D56">
              <w:rPr>
                <w:rFonts w:asciiTheme="minorHAnsi" w:hAnsiTheme="minorHAnsi"/>
              </w:rPr>
              <w:t xml:space="preserve"> single broad identity across all workers</w:t>
            </w:r>
            <w:r w:rsidR="00010B3A">
              <w:rPr>
                <w:rFonts w:asciiTheme="minorHAnsi" w:hAnsiTheme="minorHAnsi"/>
              </w:rPr>
              <w:t>,</w:t>
            </w:r>
            <w:r w:rsidRPr="00E17D56">
              <w:rPr>
                <w:rFonts w:asciiTheme="minorHAnsi" w:hAnsiTheme="minorHAnsi"/>
              </w:rPr>
              <w:t xml:space="preserve"> unvalidated external responses</w:t>
            </w:r>
            <w:r w:rsidR="00010B3A">
              <w:rPr>
                <w:rFonts w:asciiTheme="minorHAnsi" w:hAnsiTheme="minorHAnsi"/>
              </w:rPr>
              <w:t>,</w:t>
            </w:r>
            <w:r w:rsidRPr="00E17D56">
              <w:rPr>
                <w:rFonts w:asciiTheme="minorHAnsi" w:hAnsiTheme="minorHAnsi"/>
              </w:rPr>
              <w:t xml:space="preserve"> external services called through default internet routing.</w:t>
            </w:r>
          </w:p>
        </w:tc>
      </w:tr>
    </w:tbl>
    <w:p w14:paraId="4D0F1A73" w14:textId="40B5DAA2" w:rsidR="00917263" w:rsidRDefault="00D84173" w:rsidP="00917263">
      <w:r>
        <w:br/>
      </w:r>
      <w:r w:rsidR="00917263">
        <w:t>The orchestration patterns require private deployment, managed identities, Key Vault</w:t>
      </w:r>
      <w:r w:rsidR="005118F7">
        <w:t>/Cyber Ark</w:t>
      </w:r>
      <w:r w:rsidR="00917263">
        <w:t xml:space="preserve"> references, TLS and approved boundary patterns for external calls.</w:t>
      </w:r>
    </w:p>
    <w:p w14:paraId="70A09D92" w14:textId="77777777" w:rsidR="00C36A03" w:rsidRDefault="00C36A03" w:rsidP="00917263"/>
    <w:p w14:paraId="57767ED9" w14:textId="13891A58" w:rsidR="00917263" w:rsidRPr="00866873" w:rsidRDefault="00917263" w:rsidP="00E17D56">
      <w:pPr>
        <w:rPr>
          <w:b/>
          <w:bCs w:val="0"/>
        </w:rPr>
      </w:pPr>
      <w:r w:rsidRPr="00866873">
        <w:rPr>
          <w:b/>
          <w:bCs w:val="0"/>
        </w:rPr>
        <w:t>File, transformation and routing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563"/>
        <w:gridCol w:w="3451"/>
        <w:gridCol w:w="2514"/>
      </w:tblGrid>
      <w:tr w:rsidR="00917263" w14:paraId="1656F63A"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7ED3933"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62B848B8"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2CAA9F6"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43E72A85"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4C5436E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130D49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SFINT19 Event-Driven File Ingestion, internal</w:t>
            </w:r>
          </w:p>
        </w:tc>
        <w:tc>
          <w:tcPr>
            <w:tcW w:w="0" w:type="auto"/>
            <w:tcBorders>
              <w:top w:val="single" w:sz="4" w:space="0" w:color="auto"/>
            </w:tcBorders>
            <w:shd w:val="clear" w:color="auto" w:fill="auto"/>
            <w:vAlign w:val="center"/>
          </w:tcPr>
          <w:p w14:paraId="6959075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177C5873"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Landing storage must have public access disabled and use private connectivity, managed identity, RBAC and TLS. File validation, isolation of invalid files, retention and replay controls must be implemented.</w:t>
            </w:r>
          </w:p>
        </w:tc>
        <w:tc>
          <w:tcPr>
            <w:tcW w:w="0" w:type="auto"/>
            <w:tcBorders>
              <w:top w:val="single" w:sz="4" w:space="0" w:color="auto"/>
            </w:tcBorders>
            <w:shd w:val="clear" w:color="auto" w:fill="auto"/>
            <w:vAlign w:val="center"/>
          </w:tcPr>
          <w:p w14:paraId="1859E934" w14:textId="2B40640F"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storage</w:t>
            </w:r>
            <w:r w:rsidR="00010B3A">
              <w:rPr>
                <w:rFonts w:asciiTheme="minorHAnsi" w:hAnsiTheme="minorHAnsi"/>
              </w:rPr>
              <w:t>,</w:t>
            </w:r>
            <w:r w:rsidRPr="00E17D56">
              <w:rPr>
                <w:rFonts w:asciiTheme="minorHAnsi" w:hAnsiTheme="minorHAnsi"/>
              </w:rPr>
              <w:t xml:space="preserve"> account keys</w:t>
            </w:r>
            <w:r w:rsidR="00010B3A">
              <w:rPr>
                <w:rFonts w:asciiTheme="minorHAnsi" w:hAnsiTheme="minorHAnsi"/>
              </w:rPr>
              <w:t>,</w:t>
            </w:r>
            <w:r w:rsidRPr="00E17D56">
              <w:rPr>
                <w:rFonts w:asciiTheme="minorHAnsi" w:hAnsiTheme="minorHAnsi"/>
              </w:rPr>
              <w:t xml:space="preserve"> unvalidated processing</w:t>
            </w:r>
            <w:r w:rsidR="00010B3A">
              <w:rPr>
                <w:rFonts w:asciiTheme="minorHAnsi" w:hAnsiTheme="minorHAnsi"/>
              </w:rPr>
              <w:t>,</w:t>
            </w:r>
            <w:r w:rsidRPr="00E17D56">
              <w:rPr>
                <w:rFonts w:asciiTheme="minorHAnsi" w:hAnsiTheme="minorHAnsi"/>
              </w:rPr>
              <w:t xml:space="preserve"> unrestricted landing-zone access.</w:t>
            </w:r>
          </w:p>
        </w:tc>
      </w:tr>
      <w:tr w:rsidR="00917263" w14:paraId="095FF19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55CBDD1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SFINT19 Event-Driven File Ingestion, partner SFTP</w:t>
            </w:r>
          </w:p>
        </w:tc>
        <w:tc>
          <w:tcPr>
            <w:tcW w:w="0" w:type="auto"/>
            <w:vAlign w:val="center"/>
          </w:tcPr>
          <w:p w14:paraId="08ECAD25"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7ABB215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SFTP must use SSH with key or certificate authentication. Anonymous access must be disabled. Source restrictions, encryption, malware scanning where required, file validation and reconciliation must be implemented. Internet-facing SFTP must follow the approved exception process.</w:t>
            </w:r>
          </w:p>
        </w:tc>
        <w:tc>
          <w:tcPr>
            <w:tcW w:w="0" w:type="auto"/>
            <w:vAlign w:val="center"/>
          </w:tcPr>
          <w:p w14:paraId="77FB93BF" w14:textId="7F6FF42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Password-only or anonymous SFTP</w:t>
            </w:r>
            <w:r w:rsidR="00010B3A">
              <w:rPr>
                <w:rFonts w:asciiTheme="minorHAnsi" w:hAnsiTheme="minorHAnsi"/>
              </w:rPr>
              <w:t>,</w:t>
            </w:r>
            <w:r w:rsidRPr="00E17D56">
              <w:rPr>
                <w:rFonts w:asciiTheme="minorHAnsi" w:hAnsiTheme="minorHAnsi"/>
              </w:rPr>
              <w:t xml:space="preserve"> public storage behind the SFTP endpoint</w:t>
            </w:r>
            <w:r w:rsidR="00010B3A">
              <w:rPr>
                <w:rFonts w:asciiTheme="minorHAnsi" w:hAnsiTheme="minorHAnsi"/>
              </w:rPr>
              <w:t>,</w:t>
            </w:r>
            <w:r w:rsidRPr="00E17D56">
              <w:rPr>
                <w:rFonts w:asciiTheme="minorHAnsi" w:hAnsiTheme="minorHAnsi"/>
              </w:rPr>
              <w:t xml:space="preserve"> no file validation</w:t>
            </w:r>
            <w:r w:rsidR="00010B3A">
              <w:rPr>
                <w:rFonts w:asciiTheme="minorHAnsi" w:hAnsiTheme="minorHAnsi"/>
              </w:rPr>
              <w:t>,</w:t>
            </w:r>
            <w:r w:rsidRPr="00E17D56">
              <w:rPr>
                <w:rFonts w:asciiTheme="minorHAnsi" w:hAnsiTheme="minorHAnsi"/>
              </w:rPr>
              <w:t xml:space="preserve"> unregistered internet exposure.</w:t>
            </w:r>
          </w:p>
        </w:tc>
      </w:tr>
      <w:tr w:rsidR="00917263" w14:paraId="38829C5D"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0C4C4D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SFINT20 File Generation and Delivery, internal</w:t>
            </w:r>
          </w:p>
        </w:tc>
        <w:tc>
          <w:tcPr>
            <w:tcW w:w="0" w:type="auto"/>
            <w:shd w:val="clear" w:color="auto" w:fill="auto"/>
            <w:vAlign w:val="center"/>
          </w:tcPr>
          <w:p w14:paraId="57BF42E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F7705A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Files must be generated and staged in private storage. Managed identity and RBAC must be used. Access must be limited to the intended consumer, and retention and delivery confirmation must be defined.</w:t>
            </w:r>
          </w:p>
        </w:tc>
        <w:tc>
          <w:tcPr>
            <w:tcW w:w="0" w:type="auto"/>
            <w:shd w:val="clear" w:color="auto" w:fill="auto"/>
            <w:vAlign w:val="center"/>
          </w:tcPr>
          <w:p w14:paraId="742131DB" w14:textId="3D5F14C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collection path; shared account key</w:t>
            </w:r>
            <w:r w:rsidR="00010B3A">
              <w:rPr>
                <w:rFonts w:asciiTheme="minorHAnsi" w:hAnsiTheme="minorHAnsi"/>
              </w:rPr>
              <w:t>,</w:t>
            </w:r>
            <w:r w:rsidRPr="00E17D56">
              <w:rPr>
                <w:rFonts w:asciiTheme="minorHAnsi" w:hAnsiTheme="minorHAnsi"/>
              </w:rPr>
              <w:t xml:space="preserve"> unrestricted access to generated files.</w:t>
            </w:r>
          </w:p>
        </w:tc>
      </w:tr>
      <w:tr w:rsidR="00917263" w14:paraId="00429DE7"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5B574B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SFINT20 File Generation and Delivery, external</w:t>
            </w:r>
          </w:p>
        </w:tc>
        <w:tc>
          <w:tcPr>
            <w:tcW w:w="0" w:type="auto"/>
            <w:vAlign w:val="center"/>
          </w:tcPr>
          <w:p w14:paraId="1D4BCE5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003810D1" w14:textId="49B6CE84"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External SFTP delivery must use SSH key or certificate authentication, destination allow-listing, controlled egress and Key Vault</w:t>
            </w:r>
            <w:r w:rsidR="009E7709">
              <w:rPr>
                <w:rFonts w:asciiTheme="minorHAnsi" w:hAnsiTheme="minorHAnsi"/>
              </w:rPr>
              <w:t>/Cyber Ark</w:t>
            </w:r>
            <w:r w:rsidRPr="00E17D56">
              <w:rPr>
                <w:rFonts w:asciiTheme="minorHAnsi" w:hAnsiTheme="minorHAnsi"/>
              </w:rPr>
              <w:t>-held credentials. Sensitive files must be signed or encrypted where required. Delivery confirmation and reconciliation must be retained.</w:t>
            </w:r>
          </w:p>
        </w:tc>
        <w:tc>
          <w:tcPr>
            <w:tcW w:w="0" w:type="auto"/>
            <w:vAlign w:val="center"/>
          </w:tcPr>
          <w:p w14:paraId="01E9C54C" w14:textId="78D92B0C"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Credentials in configuration</w:t>
            </w:r>
            <w:r w:rsidR="00900E15">
              <w:rPr>
                <w:rFonts w:asciiTheme="minorHAnsi" w:hAnsiTheme="minorHAnsi"/>
              </w:rPr>
              <w:t>,</w:t>
            </w:r>
            <w:r w:rsidRPr="00E17D56">
              <w:rPr>
                <w:rFonts w:asciiTheme="minorHAnsi" w:hAnsiTheme="minorHAnsi"/>
              </w:rPr>
              <w:t xml:space="preserve"> default internet routing</w:t>
            </w:r>
            <w:r w:rsidR="00900E15">
              <w:rPr>
                <w:rFonts w:asciiTheme="minorHAnsi" w:hAnsiTheme="minorHAnsi"/>
              </w:rPr>
              <w:t>,</w:t>
            </w:r>
            <w:r w:rsidRPr="00E17D56">
              <w:rPr>
                <w:rFonts w:asciiTheme="minorHAnsi" w:hAnsiTheme="minorHAnsi"/>
              </w:rPr>
              <w:t xml:space="preserve"> unencrypted sensitive file</w:t>
            </w:r>
            <w:r w:rsidR="00900E15">
              <w:rPr>
                <w:rFonts w:asciiTheme="minorHAnsi" w:hAnsiTheme="minorHAnsi"/>
              </w:rPr>
              <w:t>,</w:t>
            </w:r>
            <w:r w:rsidRPr="00E17D56">
              <w:rPr>
                <w:rFonts w:asciiTheme="minorHAnsi" w:hAnsiTheme="minorHAnsi"/>
              </w:rPr>
              <w:t xml:space="preserve"> delivery to an unapproved destination</w:t>
            </w:r>
            <w:r w:rsidR="00900E15">
              <w:rPr>
                <w:rFonts w:asciiTheme="minorHAnsi" w:hAnsiTheme="minorHAnsi"/>
              </w:rPr>
              <w:t>,</w:t>
            </w:r>
            <w:r w:rsidRPr="00E17D56">
              <w:rPr>
                <w:rFonts w:asciiTheme="minorHAnsi" w:hAnsiTheme="minorHAnsi"/>
              </w:rPr>
              <w:t xml:space="preserve"> no delivery reconciliation.</w:t>
            </w:r>
          </w:p>
        </w:tc>
      </w:tr>
      <w:tr w:rsidR="00917263" w14:paraId="57336455"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6B045A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SFINT21 Canonical Data Model and Message Translator</w:t>
            </w:r>
          </w:p>
        </w:tc>
        <w:tc>
          <w:tcPr>
            <w:tcW w:w="0" w:type="auto"/>
            <w:shd w:val="clear" w:color="auto" w:fill="auto"/>
            <w:vAlign w:val="center"/>
          </w:tcPr>
          <w:p w14:paraId="036BF73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FF7914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Translation components must remain private and use managed identity and TLS. Incoming payloads must arrive through the applicable boundary pattern. Schema validation and data minimisation must occur before internal distribution.</w:t>
            </w:r>
          </w:p>
        </w:tc>
        <w:tc>
          <w:tcPr>
            <w:tcW w:w="0" w:type="auto"/>
            <w:shd w:val="clear" w:color="auto" w:fill="auto"/>
            <w:vAlign w:val="center"/>
          </w:tcPr>
          <w:p w14:paraId="378DD50F" w14:textId="0846C206"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Internet-exposed translator</w:t>
            </w:r>
            <w:r w:rsidR="00900E15">
              <w:rPr>
                <w:rFonts w:asciiTheme="minorHAnsi" w:hAnsiTheme="minorHAnsi"/>
              </w:rPr>
              <w:t>,</w:t>
            </w:r>
            <w:r w:rsidRPr="00E17D56">
              <w:rPr>
                <w:rFonts w:asciiTheme="minorHAnsi" w:hAnsiTheme="minorHAnsi"/>
              </w:rPr>
              <w:t xml:space="preserve"> unaudited mappings of sensitive data</w:t>
            </w:r>
            <w:r w:rsidR="00900E15">
              <w:rPr>
                <w:rFonts w:asciiTheme="minorHAnsi" w:hAnsiTheme="minorHAnsi"/>
              </w:rPr>
              <w:t>,</w:t>
            </w:r>
            <w:r w:rsidRPr="00E17D56">
              <w:rPr>
                <w:rFonts w:asciiTheme="minorHAnsi" w:hAnsiTheme="minorHAnsi"/>
              </w:rPr>
              <w:t xml:space="preserve"> credentials embedded in transformation code; bypassing the relevant ingress pattern.</w:t>
            </w:r>
          </w:p>
        </w:tc>
      </w:tr>
      <w:tr w:rsidR="00917263" w14:paraId="7113EFE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99D007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SFINT22 Content-Based Routing</w:t>
            </w:r>
          </w:p>
        </w:tc>
        <w:tc>
          <w:tcPr>
            <w:tcW w:w="0" w:type="auto"/>
            <w:vAlign w:val="center"/>
          </w:tcPr>
          <w:p w14:paraId="4727010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3E5EA3A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Routing components and rules must remain private, source-controlled and access-restricted. Unmatched messages must be sent to an approved default or dead-letter path. Routing decisions must not expose data to unauthorised destinations.</w:t>
            </w:r>
          </w:p>
        </w:tc>
        <w:tc>
          <w:tcPr>
            <w:tcW w:w="0" w:type="auto"/>
            <w:vAlign w:val="center"/>
          </w:tcPr>
          <w:p w14:paraId="4FB86BFF" w14:textId="29042044"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Dynamically supplied unrestricted destinations</w:t>
            </w:r>
            <w:r w:rsidR="00900E15">
              <w:rPr>
                <w:rFonts w:asciiTheme="minorHAnsi" w:hAnsiTheme="minorHAnsi"/>
              </w:rPr>
              <w:t>,</w:t>
            </w:r>
            <w:r w:rsidRPr="00E17D56">
              <w:rPr>
                <w:rFonts w:asciiTheme="minorHAnsi" w:hAnsiTheme="minorHAnsi"/>
              </w:rPr>
              <w:t xml:space="preserve"> missing default route</w:t>
            </w:r>
            <w:r w:rsidR="00900E15">
              <w:rPr>
                <w:rFonts w:asciiTheme="minorHAnsi" w:hAnsiTheme="minorHAnsi"/>
              </w:rPr>
              <w:t>,</w:t>
            </w:r>
            <w:r w:rsidRPr="00E17D56">
              <w:rPr>
                <w:rFonts w:asciiTheme="minorHAnsi" w:hAnsiTheme="minorHAnsi"/>
              </w:rPr>
              <w:t xml:space="preserve"> unauthorised modification of routing rules</w:t>
            </w:r>
            <w:r w:rsidR="00900E15">
              <w:rPr>
                <w:rFonts w:asciiTheme="minorHAnsi" w:hAnsiTheme="minorHAnsi"/>
              </w:rPr>
              <w:t>,</w:t>
            </w:r>
            <w:r w:rsidRPr="00E17D56">
              <w:rPr>
                <w:rFonts w:asciiTheme="minorHAnsi" w:hAnsiTheme="minorHAnsi"/>
              </w:rPr>
              <w:t xml:space="preserve"> routing based on unvalidated data.</w:t>
            </w:r>
          </w:p>
        </w:tc>
      </w:tr>
    </w:tbl>
    <w:p w14:paraId="79F52101" w14:textId="0B4CE56C" w:rsidR="00917263" w:rsidRDefault="00D84173" w:rsidP="00866873">
      <w:r>
        <w:br/>
      </w:r>
      <w:r w:rsidR="00917263">
        <w:t>The file patterns identify storage, SFTP and external-delivery boundaries, while the transformation patterns require private execution and controlled inbound boundary handling.</w:t>
      </w:r>
      <w:r w:rsidR="00025F8E">
        <w:br/>
      </w:r>
    </w:p>
    <w:p w14:paraId="4C001A33" w14:textId="342D51C2"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Data-platform exchange pattern conformance</w:t>
      </w:r>
    </w:p>
    <w:p w14:paraId="3AF9F3AA" w14:textId="628973C9" w:rsidR="00917263" w:rsidRDefault="00917263" w:rsidP="00917263">
      <w:r>
        <w:t>The data platform remains a controlled analytical boundary rather than a general operational integration endpoint. The approved interaction is limited to governed ingestion into the platform and governed consumption of curated data products.</w:t>
      </w:r>
      <w:r w:rsidR="00025F8E">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712"/>
        <w:gridCol w:w="3162"/>
        <w:gridCol w:w="2705"/>
      </w:tblGrid>
      <w:tr w:rsidR="00917263" w14:paraId="32BC03EA"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22059222"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right w:val="single" w:sz="4" w:space="0" w:color="1A2B56" w:themeColor="accent1"/>
            </w:tcBorders>
            <w:shd w:val="clear" w:color="auto" w:fill="C1CDEC" w:themeFill="accent1" w:themeFillTint="33"/>
            <w:vAlign w:val="center"/>
          </w:tcPr>
          <w:p w14:paraId="4AC3DFDE"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right w:val="single" w:sz="4" w:space="0" w:color="1A2B56" w:themeColor="accent1"/>
            </w:tcBorders>
            <w:shd w:val="clear" w:color="auto" w:fill="C1CDEC" w:themeFill="accent1" w:themeFillTint="33"/>
            <w:vAlign w:val="center"/>
          </w:tcPr>
          <w:p w14:paraId="5770265B"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tcBorders>
            <w:shd w:val="clear" w:color="auto" w:fill="C1CDEC" w:themeFill="accent1" w:themeFillTint="33"/>
            <w:vAlign w:val="center"/>
          </w:tcPr>
          <w:p w14:paraId="047C61AE"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72F6478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71EEE838"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SFDEINT1 Event Streaming to the Data Platform</w:t>
            </w:r>
          </w:p>
        </w:tc>
        <w:tc>
          <w:tcPr>
            <w:tcW w:w="0" w:type="auto"/>
            <w:tcBorders>
              <w:top w:val="single" w:sz="4" w:space="0" w:color="1A2B56" w:themeColor="accent1"/>
            </w:tcBorders>
            <w:shd w:val="clear" w:color="auto" w:fill="auto"/>
            <w:vAlign w:val="center"/>
          </w:tcPr>
          <w:p w14:paraId="754F9FB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tcBorders>
              <w:top w:val="single" w:sz="4" w:space="0" w:color="1A2B56" w:themeColor="accent1"/>
            </w:tcBorders>
            <w:shd w:val="clear" w:color="auto" w:fill="auto"/>
            <w:vAlign w:val="center"/>
          </w:tcPr>
          <w:p w14:paraId="0AAFBEA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Azure event source and Function must use private connectivity and managed identity. Snowflake authentication must use an approved key-pair, OAuth or equivalent approved mechanism, with applicable secrets in the approved vault. Account passwords must not be used.</w:t>
            </w:r>
          </w:p>
        </w:tc>
        <w:tc>
          <w:tcPr>
            <w:tcW w:w="0" w:type="auto"/>
            <w:tcBorders>
              <w:top w:val="single" w:sz="4" w:space="0" w:color="1A2B56" w:themeColor="accent1"/>
            </w:tcBorders>
            <w:shd w:val="clear" w:color="auto" w:fill="auto"/>
            <w:vAlign w:val="center"/>
          </w:tcPr>
          <w:p w14:paraId="1331A792" w14:textId="32F8FE0E"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Account-password authentication</w:t>
            </w:r>
            <w:r w:rsidR="00900E15">
              <w:rPr>
                <w:rFonts w:asciiTheme="minorHAnsi" w:hAnsiTheme="minorHAnsi"/>
              </w:rPr>
              <w:t>,</w:t>
            </w:r>
            <w:r w:rsidRPr="00E17D56">
              <w:rPr>
                <w:rFonts w:asciiTheme="minorHAnsi" w:hAnsiTheme="minorHAnsi"/>
              </w:rPr>
              <w:t xml:space="preserve"> secrets embedded in Function configuration</w:t>
            </w:r>
            <w:r w:rsidR="00900E15">
              <w:rPr>
                <w:rFonts w:asciiTheme="minorHAnsi" w:hAnsiTheme="minorHAnsi"/>
              </w:rPr>
              <w:t>,</w:t>
            </w:r>
            <w:r w:rsidRPr="00E17D56">
              <w:rPr>
                <w:rFonts w:asciiTheme="minorHAnsi" w:hAnsiTheme="minorHAnsi"/>
              </w:rPr>
              <w:t xml:space="preserve"> public event-source access</w:t>
            </w:r>
            <w:r w:rsidR="00900E15">
              <w:rPr>
                <w:rFonts w:asciiTheme="minorHAnsi" w:hAnsiTheme="minorHAnsi"/>
              </w:rPr>
              <w:t>,</w:t>
            </w:r>
            <w:r w:rsidRPr="00E17D56">
              <w:rPr>
                <w:rFonts w:asciiTheme="minorHAnsi" w:hAnsiTheme="minorHAnsi"/>
              </w:rPr>
              <w:t>unrestricted Snowflake role.</w:t>
            </w:r>
          </w:p>
        </w:tc>
      </w:tr>
      <w:tr w:rsidR="00917263" w14:paraId="0605432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D230EC9"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SFDEINT2 Streaming Ingestion through Kafka Connect</w:t>
            </w:r>
          </w:p>
        </w:tc>
        <w:tc>
          <w:tcPr>
            <w:tcW w:w="0" w:type="auto"/>
            <w:vAlign w:val="center"/>
          </w:tcPr>
          <w:p w14:paraId="74FB21E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vAlign w:val="center"/>
          </w:tcPr>
          <w:p w14:paraId="614FFED1"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Kafka brokers, Connect workers and Snowflake must use approved private network paths. Snowflake authentication must use centrally managed credentials or federated identity. Topic-level access controls must restrict publisher, connector and administrative permissions.</w:t>
            </w:r>
          </w:p>
        </w:tc>
        <w:tc>
          <w:tcPr>
            <w:tcW w:w="0" w:type="auto"/>
            <w:vAlign w:val="center"/>
          </w:tcPr>
          <w:p w14:paraId="54EF93C8" w14:textId="298EFFD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broker or connector path</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shared unrestricted Snowflake credentials</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connector access to unrelated topics or schemas.</w:t>
            </w:r>
          </w:p>
        </w:tc>
      </w:tr>
      <w:tr w:rsidR="00917263" w14:paraId="15452A83"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2EE5E2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SFDEINT3 File Ingestion</w:t>
            </w:r>
          </w:p>
        </w:tc>
        <w:tc>
          <w:tcPr>
            <w:tcW w:w="0" w:type="auto"/>
            <w:shd w:val="clear" w:color="auto" w:fill="auto"/>
            <w:vAlign w:val="center"/>
          </w:tcPr>
          <w:p w14:paraId="5D9DD07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shd w:val="clear" w:color="auto" w:fill="auto"/>
            <w:vAlign w:val="center"/>
          </w:tcPr>
          <w:p w14:paraId="0A53FD3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ADLS landing zone must have public access disabled and use private connectivity. Producer write access and Snowflake read access must be separately scoped. Snowflake must authenticate through an approved storage integration or service identity rather than account keys.</w:t>
            </w:r>
          </w:p>
        </w:tc>
        <w:tc>
          <w:tcPr>
            <w:tcW w:w="0" w:type="auto"/>
            <w:shd w:val="clear" w:color="auto" w:fill="auto"/>
            <w:vAlign w:val="center"/>
          </w:tcPr>
          <w:p w14:paraId="5326DEFB" w14:textId="0EF8C2A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landing zone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account keys; producer read access where not required</w:t>
            </w:r>
            <w:r w:rsidR="00900E15">
              <w:rPr>
                <w:rFonts w:asciiTheme="minorHAnsi" w:hAnsiTheme="minorHAnsi"/>
              </w:rPr>
              <w:t>,</w:t>
            </w:r>
            <w:r w:rsidRPr="00E17D56">
              <w:rPr>
                <w:rFonts w:asciiTheme="minorHAnsi" w:hAnsiTheme="minorHAnsi"/>
              </w:rPr>
              <w:t xml:space="preserve"> Snowflake access beyond the approved landing path.</w:t>
            </w:r>
          </w:p>
        </w:tc>
      </w:tr>
      <w:tr w:rsidR="00917263" w14:paraId="77A346B7"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97CA99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SFDEINT4 Scheduled CDC or Watermark Ingestion</w:t>
            </w:r>
          </w:p>
        </w:tc>
        <w:tc>
          <w:tcPr>
            <w:tcW w:w="0" w:type="auto"/>
            <w:vAlign w:val="center"/>
          </w:tcPr>
          <w:p w14:paraId="5E8238E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vAlign w:val="center"/>
          </w:tcPr>
          <w:p w14:paraId="44CDE13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Source connectivity and staging must use approved private paths. Managed identity must be used wherever supported. Any residual secrets must be held in the approved vault. Snowflake must not require direct access to the operational source.</w:t>
            </w:r>
          </w:p>
        </w:tc>
        <w:tc>
          <w:tcPr>
            <w:tcW w:w="0" w:type="auto"/>
            <w:vAlign w:val="center"/>
          </w:tcPr>
          <w:p w14:paraId="2945D904" w14:textId="7278B92F"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Snowflake direct access to the operational system</w:t>
            </w:r>
            <w:r w:rsidR="00900E15">
              <w:rPr>
                <w:rFonts w:asciiTheme="minorHAnsi" w:hAnsiTheme="minorHAnsi"/>
              </w:rPr>
              <w:t>,</w:t>
            </w:r>
            <w:r w:rsidRPr="00E17D56">
              <w:rPr>
                <w:rFonts w:asciiTheme="minorHAnsi" w:hAnsiTheme="minorHAnsi"/>
              </w:rPr>
              <w:t xml:space="preserve"> embedded source credentials; public staging</w:t>
            </w:r>
            <w:r w:rsidR="00900E15">
              <w:rPr>
                <w:rFonts w:asciiTheme="minorHAnsi" w:hAnsiTheme="minorHAnsi"/>
              </w:rPr>
              <w:t>,</w:t>
            </w:r>
            <w:r w:rsidRPr="00E17D56">
              <w:rPr>
                <w:rFonts w:asciiTheme="minorHAnsi" w:hAnsiTheme="minorHAnsi"/>
              </w:rPr>
              <w:t xml:space="preserve"> broad source-system permissions.</w:t>
            </w:r>
          </w:p>
        </w:tc>
      </w:tr>
      <w:tr w:rsidR="00917263" w14:paraId="497FC99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DDCD9A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SFDEINT5 Staged Multi-Source Ingestion</w:t>
            </w:r>
          </w:p>
        </w:tc>
        <w:tc>
          <w:tcPr>
            <w:tcW w:w="0" w:type="auto"/>
            <w:shd w:val="clear" w:color="auto" w:fill="auto"/>
            <w:vAlign w:val="center"/>
          </w:tcPr>
          <w:p w14:paraId="2C95FF22"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shd w:val="clear" w:color="auto" w:fill="auto"/>
            <w:vAlign w:val="center"/>
          </w:tcPr>
          <w:p w14:paraId="116988A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Each source connection must use a separate least-privilege identity. Managed identity must be used wherever supported. Remaining secrets must be stored in the approved vault. Staging must use private connectivity, and transformation must remain within Snowflake where the pattern specifies ELT.</w:t>
            </w:r>
          </w:p>
        </w:tc>
        <w:tc>
          <w:tcPr>
            <w:tcW w:w="0" w:type="auto"/>
            <w:shd w:val="clear" w:color="auto" w:fill="auto"/>
            <w:vAlign w:val="center"/>
          </w:tcPr>
          <w:p w14:paraId="18AD4013" w14:textId="77E7DC2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One unrestricted identity for all source systems</w:t>
            </w:r>
            <w:r w:rsidR="00900E15">
              <w:rPr>
                <w:rFonts w:asciiTheme="minorHAnsi" w:hAnsiTheme="minorHAnsi"/>
              </w:rPr>
              <w:t>,</w:t>
            </w:r>
            <w:r w:rsidRPr="00E17D56">
              <w:rPr>
                <w:rFonts w:asciiTheme="minorHAnsi" w:hAnsiTheme="minorHAnsi"/>
              </w:rPr>
              <w:t xml:space="preserve"> public staging</w:t>
            </w:r>
            <w:r w:rsidR="00900E15">
              <w:rPr>
                <w:rFonts w:asciiTheme="minorHAnsi" w:hAnsiTheme="minorHAnsi"/>
              </w:rPr>
              <w:t>,</w:t>
            </w:r>
            <w:r w:rsidRPr="00E17D56">
              <w:rPr>
                <w:rFonts w:asciiTheme="minorHAnsi" w:hAnsiTheme="minorHAnsi"/>
              </w:rPr>
              <w:t xml:space="preserve"> row-level sensitive transformation on uncontrolled intermediate compute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secrets in the pipeline definition.</w:t>
            </w:r>
          </w:p>
        </w:tc>
      </w:tr>
      <w:tr w:rsidR="00917263" w14:paraId="56E9BB44"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6661BB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SFDEINT6 Governed API Write</w:t>
            </w:r>
          </w:p>
        </w:tc>
        <w:tc>
          <w:tcPr>
            <w:tcW w:w="0" w:type="auto"/>
            <w:vAlign w:val="center"/>
          </w:tcPr>
          <w:p w14:paraId="5641541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vAlign w:val="center"/>
          </w:tcPr>
          <w:p w14:paraId="234369F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APIM must enforce authentication, authorisation, validation, throttling and access policy. Consumers must not receive direct Snowflake access. The Snowflake import path must use approved service identities and controlled procedures or APIs.</w:t>
            </w:r>
          </w:p>
        </w:tc>
        <w:tc>
          <w:tcPr>
            <w:tcW w:w="0" w:type="auto"/>
            <w:vAlign w:val="center"/>
          </w:tcPr>
          <w:p w14:paraId="6C46103C" w14:textId="306644D2"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consumer connection to Snowflake</w:t>
            </w:r>
            <w:r w:rsidR="00900E15">
              <w:rPr>
                <w:rFonts w:asciiTheme="minorHAnsi" w:hAnsiTheme="minorHAnsi"/>
              </w:rPr>
              <w:t>,</w:t>
            </w:r>
            <w:r w:rsidRPr="00E17D56">
              <w:rPr>
                <w:rFonts w:asciiTheme="minorHAnsi" w:hAnsiTheme="minorHAnsi"/>
              </w:rPr>
              <w:t xml:space="preserve"> bulk loading through the synchronous API</w:t>
            </w:r>
            <w:r w:rsidR="00900E15">
              <w:rPr>
                <w:rFonts w:asciiTheme="minorHAnsi" w:hAnsiTheme="minorHAnsi"/>
              </w:rPr>
              <w:t>,</w:t>
            </w:r>
            <w:r w:rsidRPr="00E17D56">
              <w:rPr>
                <w:rFonts w:asciiTheme="minorHAnsi" w:hAnsiTheme="minorHAnsi"/>
              </w:rPr>
              <w:t xml:space="preserve"> unauthorised procedure invocation</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public backend bypassing APIM.</w:t>
            </w:r>
          </w:p>
        </w:tc>
      </w:tr>
      <w:tr w:rsidR="00917263" w14:paraId="5DDB2BC3"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FC2081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SFDEINT7 Consume Platform Data through an API</w:t>
            </w:r>
          </w:p>
        </w:tc>
        <w:tc>
          <w:tcPr>
            <w:tcW w:w="0" w:type="auto"/>
            <w:shd w:val="clear" w:color="auto" w:fill="auto"/>
            <w:vAlign w:val="center"/>
          </w:tcPr>
          <w:p w14:paraId="31BCC214"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shd w:val="clear" w:color="auto" w:fill="auto"/>
            <w:vAlign w:val="center"/>
          </w:tcPr>
          <w:p w14:paraId="316E58C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provide governed exposure. The serving layer must access Snowflake through approved private connectivity and least-privilege identity. The response must be curated, minimised and treated as analytical and eventually consistent. External consumers must use the approved edge and identity model.</w:t>
            </w:r>
          </w:p>
        </w:tc>
        <w:tc>
          <w:tcPr>
            <w:tcW w:w="0" w:type="auto"/>
            <w:shd w:val="clear" w:color="auto" w:fill="auto"/>
            <w:vAlign w:val="center"/>
          </w:tcPr>
          <w:p w14:paraId="71517AA6" w14:textId="24E8ACE1"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consumer access to Snowflake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transactional dependency on analytical data</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public serving Function</w:t>
            </w:r>
            <w:r w:rsidR="00900E15">
              <w:rPr>
                <w:rFonts w:asciiTheme="minorHAnsi" w:hAnsiTheme="minorHAnsi"/>
              </w:rPr>
              <w:t>,</w:t>
            </w:r>
            <w:r w:rsidRPr="00E17D56">
              <w:rPr>
                <w:rFonts w:asciiTheme="minorHAnsi" w:hAnsiTheme="minorHAnsi"/>
              </w:rPr>
              <w:t xml:space="preserve"> excessive or uncurated response data.</w:t>
            </w:r>
          </w:p>
        </w:tc>
      </w:tr>
      <w:tr w:rsidR="00917263" w14:paraId="236A8126"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C2AC29D"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SFDEINT8 Scheduled Data Export</w:t>
            </w:r>
          </w:p>
        </w:tc>
        <w:tc>
          <w:tcPr>
            <w:tcW w:w="0" w:type="auto"/>
            <w:vAlign w:val="center"/>
          </w:tcPr>
          <w:p w14:paraId="4F78D4A8"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file-exchange and data-platform boundary controls</w:t>
            </w:r>
          </w:p>
        </w:tc>
        <w:tc>
          <w:tcPr>
            <w:tcW w:w="0" w:type="auto"/>
            <w:vAlign w:val="center"/>
          </w:tcPr>
          <w:p w14:paraId="6982FFC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ADLS must use private connectivity. The Snowflake service identity must be restricted to the designated export path. Downstream consumers must receive read-only access to the required path only. Sensitive exports must follow applicable encryption, retention and external-delivery controls.</w:t>
            </w:r>
          </w:p>
        </w:tc>
        <w:tc>
          <w:tcPr>
            <w:tcW w:w="0" w:type="auto"/>
            <w:vAlign w:val="center"/>
          </w:tcPr>
          <w:p w14:paraId="619B71D2" w14:textId="29D5438F"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downstream access to Snowflake</w:t>
            </w:r>
            <w:r w:rsidR="00900E15">
              <w:rPr>
                <w:rFonts w:asciiTheme="minorHAnsi" w:hAnsiTheme="minorHAnsi"/>
              </w:rPr>
              <w:t>,</w:t>
            </w:r>
            <w:r w:rsidRPr="00E17D56">
              <w:rPr>
                <w:rFonts w:asciiTheme="minorHAnsi" w:hAnsiTheme="minorHAnsi"/>
              </w:rPr>
              <w:t xml:space="preserve"> public export storage</w:t>
            </w:r>
            <w:r w:rsidR="00900E15">
              <w:rPr>
                <w:rFonts w:asciiTheme="minorHAnsi" w:hAnsiTheme="minorHAnsi"/>
              </w:rPr>
              <w:t>,</w:t>
            </w:r>
            <w:r w:rsidRPr="00E17D56">
              <w:rPr>
                <w:rFonts w:asciiTheme="minorHAnsi" w:hAnsiTheme="minorHAnsi"/>
              </w:rPr>
              <w:t xml:space="preserve"> consumer write access</w:t>
            </w:r>
            <w:r w:rsidR="00900E15">
              <w:rPr>
                <w:rFonts w:asciiTheme="minorHAnsi" w:hAnsiTheme="minorHAnsi"/>
              </w:rPr>
              <w:t>,</w:t>
            </w:r>
            <w:r w:rsidRPr="00E17D56">
              <w:rPr>
                <w:rFonts w:asciiTheme="minorHAnsi" w:hAnsiTheme="minorHAnsi"/>
              </w:rPr>
              <w:t xml:space="preserve"> unencrypted sensitive external export</w:t>
            </w:r>
            <w:r w:rsidR="00900E15">
              <w:rPr>
                <w:rFonts w:asciiTheme="minorHAnsi" w:hAnsiTheme="minorHAnsi"/>
              </w:rPr>
              <w:t>,</w:t>
            </w:r>
            <w:r w:rsidRPr="00E17D56">
              <w:rPr>
                <w:rFonts w:asciiTheme="minorHAnsi" w:hAnsiTheme="minorHAnsi"/>
              </w:rPr>
              <w:t xml:space="preserve"> unrestricted export path.</w:t>
            </w:r>
          </w:p>
        </w:tc>
      </w:tr>
      <w:tr w:rsidR="00917263" w14:paraId="337AEA2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7E94BF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SFDEINT9 Governed API Read</w:t>
            </w:r>
          </w:p>
        </w:tc>
        <w:tc>
          <w:tcPr>
            <w:tcW w:w="0" w:type="auto"/>
            <w:shd w:val="clear" w:color="auto" w:fill="auto"/>
            <w:vAlign w:val="center"/>
          </w:tcPr>
          <w:p w14:paraId="5C136525"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shd w:val="clear" w:color="auto" w:fill="auto"/>
            <w:vAlign w:val="center"/>
          </w:tcPr>
          <w:p w14:paraId="6F1C1B4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authenticate and authorise consumers and apply caching, throttling and access policy. The approved serving or query identity must have least-privilege access. The response must contain only the defined curated result.</w:t>
            </w:r>
          </w:p>
        </w:tc>
        <w:tc>
          <w:tcPr>
            <w:tcW w:w="0" w:type="auto"/>
            <w:shd w:val="clear" w:color="auto" w:fill="auto"/>
            <w:vAlign w:val="center"/>
          </w:tcPr>
          <w:p w14:paraId="2450312A" w14:textId="26D702AB"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Snowflake credentials supplied to consumers</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bulk extraction through the API</w:t>
            </w:r>
            <w:r w:rsidR="00900E15">
              <w:rPr>
                <w:rFonts w:asciiTheme="minorHAnsi" w:hAnsiTheme="minorHAnsi"/>
              </w:rPr>
              <w:t>,</w:t>
            </w:r>
            <w:r w:rsidRPr="00E17D56">
              <w:rPr>
                <w:rFonts w:asciiTheme="minorHAnsi" w:hAnsiTheme="minorHAnsi"/>
              </w:rPr>
              <w:t xml:space="preserve"> transactional use of analytical results</w:t>
            </w:r>
            <w:r w:rsidR="00900E15">
              <w:rPr>
                <w:rFonts w:asciiTheme="minorHAnsi" w:hAnsiTheme="minorHAnsi"/>
              </w:rPr>
              <w:t>,</w:t>
            </w:r>
            <w:r w:rsidRPr="00E17D56">
              <w:rPr>
                <w:rFonts w:asciiTheme="minorHAnsi" w:hAnsiTheme="minorHAnsi"/>
              </w:rPr>
              <w:t xml:space="preserve"> public backend exposure.</w:t>
            </w:r>
          </w:p>
        </w:tc>
      </w:tr>
    </w:tbl>
    <w:p w14:paraId="7A983F17" w14:textId="3DE3F7F2" w:rsidR="00917263" w:rsidRDefault="00025F8E" w:rsidP="00866873">
      <w:r>
        <w:br/>
      </w:r>
      <w:r w:rsidR="00917263">
        <w:t>These controls consolidate the identity, private-connectivity and data-platform boundary requirements already present in the nine detailed data-platform patterns.</w:t>
      </w:r>
      <w:r>
        <w:br/>
      </w:r>
    </w:p>
    <w:p w14:paraId="3DB94898" w14:textId="42DCAFCB"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Required conformance evidence</w:t>
      </w:r>
    </w:p>
    <w:p w14:paraId="0822D726" w14:textId="5663CD61" w:rsidR="00917263" w:rsidRDefault="00917263" w:rsidP="00917263">
      <w:r>
        <w:t>Each integration design must record the following evidence for every selected pattern:</w:t>
      </w:r>
      <w:r w:rsidR="00025F8E">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11"/>
      </w:tblGrid>
      <w:tr w:rsidR="00917263" w14:paraId="0356C704"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C1CDEC" w:themeFill="accent1" w:themeFillTint="33"/>
            <w:vAlign w:val="center"/>
          </w:tcPr>
          <w:p w14:paraId="3BA47DCF" w14:textId="77777777" w:rsidR="00917263" w:rsidRPr="00730925" w:rsidRDefault="00917263" w:rsidP="006F1EC8">
            <w:pPr>
              <w:rPr>
                <w:rFonts w:asciiTheme="minorHAnsi" w:hAnsiTheme="minorHAnsi" w:hint="eastAsia"/>
                <w:color w:val="000000" w:themeColor="text1"/>
              </w:rPr>
            </w:pPr>
            <w:r w:rsidRPr="00730925">
              <w:rPr>
                <w:rFonts w:asciiTheme="minorHAnsi" w:hAnsiTheme="minorHAnsi"/>
                <w:color w:val="000000" w:themeColor="text1"/>
              </w:rPr>
              <w:t>Evidence area</w:t>
            </w:r>
          </w:p>
        </w:tc>
        <w:tc>
          <w:tcPr>
            <w:tcW w:w="0" w:type="auto"/>
            <w:tcBorders>
              <w:top w:val="single" w:sz="12" w:space="0" w:color="auto"/>
              <w:bottom w:val="single" w:sz="4" w:space="0" w:color="auto"/>
            </w:tcBorders>
            <w:shd w:val="clear" w:color="auto" w:fill="C1CDEC" w:themeFill="accent1" w:themeFillTint="33"/>
            <w:vAlign w:val="center"/>
          </w:tcPr>
          <w:p w14:paraId="307B4019"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Required design evidence</w:t>
            </w:r>
          </w:p>
        </w:tc>
      </w:tr>
      <w:tr w:rsidR="00917263" w14:paraId="069CF7C1" w14:textId="77777777" w:rsidTr="00730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331DA65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Pattern selection</w:t>
            </w:r>
          </w:p>
        </w:tc>
        <w:tc>
          <w:tcPr>
            <w:tcW w:w="0" w:type="auto"/>
            <w:tcBorders>
              <w:top w:val="single" w:sz="4" w:space="0" w:color="auto"/>
            </w:tcBorders>
            <w:shd w:val="clear" w:color="auto" w:fill="auto"/>
            <w:vAlign w:val="center"/>
          </w:tcPr>
          <w:p w14:paraId="13823E4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Selected pattern ID and name, decision-tree outcome and boundary crossed.</w:t>
            </w:r>
          </w:p>
        </w:tc>
      </w:tr>
      <w:tr w:rsidR="00917263" w14:paraId="69CA9260"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ED94A2E"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Data classification</w:t>
            </w:r>
          </w:p>
        </w:tc>
        <w:tc>
          <w:tcPr>
            <w:tcW w:w="0" w:type="auto"/>
            <w:vAlign w:val="center"/>
          </w:tcPr>
          <w:p w14:paraId="00FFA0D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Applicable classification, fields exchanged, minimisation decision and restrictions on logging.</w:t>
            </w:r>
          </w:p>
        </w:tc>
      </w:tr>
      <w:tr w:rsidR="00917263" w14:paraId="76FA467F"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B5E5C26"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Identity</w:t>
            </w:r>
          </w:p>
        </w:tc>
        <w:tc>
          <w:tcPr>
            <w:tcW w:w="0" w:type="auto"/>
            <w:shd w:val="clear" w:color="auto" w:fill="auto"/>
            <w:vAlign w:val="center"/>
          </w:tcPr>
          <w:p w14:paraId="0E01D2A2" w14:textId="34E0B19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Caller, workload and backend identities</w:t>
            </w:r>
            <w:r w:rsidR="00900E15">
              <w:rPr>
                <w:rFonts w:asciiTheme="minorHAnsi" w:hAnsiTheme="minorHAnsi"/>
              </w:rPr>
              <w:t>,</w:t>
            </w:r>
            <w:r w:rsidRPr="00E17D56">
              <w:rPr>
                <w:rFonts w:asciiTheme="minorHAnsi" w:hAnsiTheme="minorHAnsi"/>
              </w:rPr>
              <w:t xml:space="preserve"> authentication method; RBAC or platform permissions.</w:t>
            </w:r>
          </w:p>
        </w:tc>
      </w:tr>
      <w:tr w:rsidR="00917263" w14:paraId="4F562711"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A6F786F"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Connectivity</w:t>
            </w:r>
          </w:p>
        </w:tc>
        <w:tc>
          <w:tcPr>
            <w:tcW w:w="0" w:type="auto"/>
            <w:vAlign w:val="center"/>
          </w:tcPr>
          <w:p w14:paraId="216C35B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Private endpoints, private network routes, approved ingress or controlled egress path.</w:t>
            </w:r>
          </w:p>
        </w:tc>
      </w:tr>
      <w:tr w:rsidR="00917263" w14:paraId="0CB2E081"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2592BD"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Secrets and certificates</w:t>
            </w:r>
          </w:p>
        </w:tc>
        <w:tc>
          <w:tcPr>
            <w:tcW w:w="0" w:type="auto"/>
            <w:shd w:val="clear" w:color="auto" w:fill="auto"/>
            <w:vAlign w:val="center"/>
          </w:tcPr>
          <w:p w14:paraId="4706D93A" w14:textId="77777777" w:rsidR="006A07D7" w:rsidRPr="006A07D7" w:rsidRDefault="006A07D7" w:rsidP="006A07D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A07D7">
              <w:rPr>
                <w:rFonts w:asciiTheme="minorHAnsi" w:hAnsiTheme="minorHAnsi"/>
              </w:rPr>
              <w:t>Secrets and certificates must be managed through an approved enterprise capability with defined ownership, lifecycle management, and rotation processes.</w:t>
            </w:r>
          </w:p>
          <w:p w14:paraId="377B3527" w14:textId="70DC1B0E"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p>
        </w:tc>
      </w:tr>
      <w:tr w:rsidR="00917263" w14:paraId="178A288F"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55B6558"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API or webhook controls</w:t>
            </w:r>
          </w:p>
        </w:tc>
        <w:tc>
          <w:tcPr>
            <w:tcW w:w="0" w:type="auto"/>
            <w:vAlign w:val="center"/>
          </w:tcPr>
          <w:p w14:paraId="5E4BA87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Authentication, authorisation, validation, throttling, replay protection and edge controls where applicable.</w:t>
            </w:r>
          </w:p>
        </w:tc>
      </w:tr>
      <w:tr w:rsidR="00917263" w14:paraId="65C2FD4A"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A42B5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Messaging controls</w:t>
            </w:r>
          </w:p>
        </w:tc>
        <w:tc>
          <w:tcPr>
            <w:tcW w:w="0" w:type="auto"/>
            <w:shd w:val="clear" w:color="auto" w:fill="auto"/>
            <w:vAlign w:val="center"/>
          </w:tcPr>
          <w:p w14:paraId="5C2DD7F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Sender and Receiver permissions, idempotency, dead-letter access and message-retention controls.</w:t>
            </w:r>
          </w:p>
        </w:tc>
      </w:tr>
      <w:tr w:rsidR="00917263" w14:paraId="2D4BE33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47BE29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File controls</w:t>
            </w:r>
          </w:p>
        </w:tc>
        <w:tc>
          <w:tcPr>
            <w:tcW w:w="0" w:type="auto"/>
            <w:vAlign w:val="center"/>
          </w:tcPr>
          <w:p w14:paraId="1FAF909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Landing or export path, access permissions, encryption, validation, retention and reconciliation.</w:t>
            </w:r>
          </w:p>
        </w:tc>
      </w:tr>
      <w:tr w:rsidR="00917263" w14:paraId="4BC9383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358FC2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Data-platform controls</w:t>
            </w:r>
          </w:p>
        </w:tc>
        <w:tc>
          <w:tcPr>
            <w:tcW w:w="0" w:type="auto"/>
            <w:shd w:val="clear" w:color="auto" w:fill="auto"/>
            <w:vAlign w:val="center"/>
          </w:tcPr>
          <w:p w14:paraId="17CDC34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Storage integration, Snowflake service role, approved schemas or procedures, and confirmation that consumers have no direct platform access.</w:t>
            </w:r>
          </w:p>
        </w:tc>
      </w:tr>
      <w:tr w:rsidR="00917263" w14:paraId="12C5B5E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17F2D8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Monitoring</w:t>
            </w:r>
          </w:p>
        </w:tc>
        <w:tc>
          <w:tcPr>
            <w:tcW w:w="0" w:type="auto"/>
            <w:vAlign w:val="center"/>
          </w:tcPr>
          <w:p w14:paraId="0702D58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Operational signals, security events, alert ownership and destination.</w:t>
            </w:r>
          </w:p>
        </w:tc>
      </w:tr>
      <w:tr w:rsidR="00917263" w14:paraId="1EE9EFC9"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5E0C79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Exception status</w:t>
            </w:r>
          </w:p>
        </w:tc>
        <w:tc>
          <w:tcPr>
            <w:tcW w:w="0" w:type="auto"/>
            <w:shd w:val="clear" w:color="auto" w:fill="auto"/>
            <w:vAlign w:val="center"/>
          </w:tcPr>
          <w:p w14:paraId="5B56759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Exception reference, owner, compensating controls, approval, expiry and remediation plan.</w:t>
            </w:r>
          </w:p>
        </w:tc>
      </w:tr>
    </w:tbl>
    <w:p w14:paraId="0FA0A1E7" w14:textId="380BFA75" w:rsidR="00917263" w:rsidRDefault="00025F8E" w:rsidP="00917263">
      <w:r>
        <w:br/>
      </w:r>
      <w:r w:rsidR="00917263">
        <w:t>The framework already requires governance evidence across identity, network, secrets, observability and resilience at build time, with deviations approved before build proceeds.</w:t>
      </w:r>
    </w:p>
    <w:p w14:paraId="741A1AA3" w14:textId="206FD105" w:rsidR="0041138D" w:rsidRPr="0041138D" w:rsidRDefault="0041138D" w:rsidP="0041138D">
      <w:pPr>
        <w:rPr>
          <w:szCs w:val="20"/>
        </w:rPr>
      </w:pPr>
    </w:p>
    <w:p w14:paraId="04C9387E" w14:textId="023E204E" w:rsidR="0041138D" w:rsidRDefault="0041138D" w:rsidP="00A959D1">
      <w:pPr>
        <w:pStyle w:val="Heading1"/>
        <w:ind w:left="431" w:hanging="431"/>
      </w:pPr>
      <w:bookmarkStart w:id="353" w:name="_13._Exception_Process"/>
      <w:bookmarkStart w:id="354" w:name="_Exception_Process_and"/>
      <w:bookmarkStart w:id="355" w:name="_Toc239852395"/>
      <w:bookmarkStart w:id="356" w:name="_Toc239980651"/>
      <w:bookmarkStart w:id="357" w:name="_Toc240366868"/>
      <w:bookmarkEnd w:id="353"/>
      <w:bookmarkEnd w:id="354"/>
      <w:r w:rsidRPr="006F79A8">
        <w:t>TDA Governance</w:t>
      </w:r>
      <w:bookmarkEnd w:id="355"/>
      <w:bookmarkEnd w:id="356"/>
      <w:r w:rsidR="003B75AD">
        <w:t xml:space="preserve"> and Exceptions</w:t>
      </w:r>
      <w:bookmarkEnd w:id="357"/>
    </w:p>
    <w:p w14:paraId="33F00F1D" w14:textId="77777777" w:rsidR="00FC6A4E" w:rsidRPr="00FC6A4E" w:rsidRDefault="00FC6A4E" w:rsidP="00FC6A4E"/>
    <w:p w14:paraId="594B6BE2" w14:textId="77777777" w:rsidR="00D76F54" w:rsidRDefault="00D76F54" w:rsidP="00D76F54">
      <w:pPr>
        <w:pStyle w:val="Heading2"/>
        <w:rPr>
          <w:bCs w:val="0"/>
        </w:rPr>
      </w:pPr>
      <w:bookmarkStart w:id="358" w:name="_Toc239852396"/>
      <w:bookmarkStart w:id="359" w:name="_Toc239980652"/>
      <w:bookmarkStart w:id="360" w:name="_Toc240366869"/>
      <w:r w:rsidRPr="00FC6A4E">
        <w:rPr>
          <w:bCs w:val="0"/>
        </w:rPr>
        <w:t>TDA Gates</w:t>
      </w:r>
      <w:bookmarkEnd w:id="360"/>
    </w:p>
    <w:p w14:paraId="3D76AD7F" w14:textId="77777777" w:rsidR="00D76F54" w:rsidRPr="00FC6A4E" w:rsidRDefault="00D76F54" w:rsidP="00D76F54"/>
    <w:p w14:paraId="0CEAA64D" w14:textId="77777777" w:rsidR="00D76F54" w:rsidRDefault="00D76F54" w:rsidP="00D76F54">
      <w:pPr>
        <w:spacing w:after="120"/>
        <w:rPr>
          <w:szCs w:val="20"/>
        </w:rPr>
      </w:pPr>
      <w:r w:rsidRPr="0041138D">
        <w:rPr>
          <w:szCs w:val="20"/>
        </w:rPr>
        <w:t>Governance is applied at defined points. At design, the selected integration pattern and interaction style are confirmed against the decision tree and the boundary. At build, guardrail conformance is evidenced across identity, network, secrets, observability and resilience. Any exception is logged and approved before build proceeds.</w:t>
      </w:r>
    </w:p>
    <w:p w14:paraId="20FA7E30" w14:textId="77777777" w:rsidR="00D76F54" w:rsidRPr="0041138D" w:rsidRDefault="00D76F54" w:rsidP="00D76F54">
      <w:pPr>
        <w:spacing w:after="120"/>
        <w:rPr>
          <w:szCs w:val="20"/>
        </w:rPr>
      </w:pPr>
    </w:p>
    <w:p w14:paraId="1E56DCF7" w14:textId="77777777" w:rsidR="00D76F54" w:rsidRDefault="00D76F54" w:rsidP="00D76F54">
      <w:pPr>
        <w:pStyle w:val="Heading2"/>
        <w:rPr>
          <w:bCs w:val="0"/>
        </w:rPr>
      </w:pPr>
      <w:bookmarkStart w:id="361" w:name="_Toc240366870"/>
      <w:r w:rsidRPr="00FC6A4E">
        <w:rPr>
          <w:bCs w:val="0"/>
        </w:rPr>
        <w:t>Security Conformance</w:t>
      </w:r>
      <w:bookmarkEnd w:id="361"/>
    </w:p>
    <w:p w14:paraId="0567AC20" w14:textId="77777777" w:rsidR="00D76F54" w:rsidRPr="00FC6A4E" w:rsidRDefault="00D76F54" w:rsidP="00D76F54"/>
    <w:p w14:paraId="75430A88" w14:textId="77777777" w:rsidR="00D76F54" w:rsidRDefault="00D76F54" w:rsidP="00D76F54">
      <w:pPr>
        <w:spacing w:after="120"/>
        <w:rPr>
          <w:szCs w:val="20"/>
        </w:rPr>
      </w:pPr>
      <w:r w:rsidRPr="0041138D">
        <w:rPr>
          <w:szCs w:val="20"/>
        </w:rPr>
        <w:t>Standard private patterns proceed on the agreed security baseline. A pattern that cannot meet the baseline triggers the exception process, which requires a security review prior to TDA</w:t>
      </w:r>
      <w:r>
        <w:rPr>
          <w:szCs w:val="20"/>
        </w:rPr>
        <w:t>.</w:t>
      </w:r>
      <w:r w:rsidRPr="0041138D">
        <w:rPr>
          <w:szCs w:val="20"/>
        </w:rPr>
        <w:t xml:space="preserve"> Where the wider security posture is affected, the exception is escalated to the risk register and senior leadership and managed via ERM framework.  </w:t>
      </w:r>
    </w:p>
    <w:p w14:paraId="27F80B7A" w14:textId="77777777" w:rsidR="00D76F54" w:rsidRPr="0041138D" w:rsidRDefault="00D76F54" w:rsidP="00D76F54">
      <w:pPr>
        <w:spacing w:after="120"/>
        <w:rPr>
          <w:szCs w:val="20"/>
        </w:rPr>
      </w:pPr>
    </w:p>
    <w:p w14:paraId="3688F8DD" w14:textId="2F092625" w:rsidR="0041138D" w:rsidRDefault="0041138D" w:rsidP="0041138D">
      <w:pPr>
        <w:pStyle w:val="Heading2"/>
        <w:rPr>
          <w:bCs w:val="0"/>
        </w:rPr>
      </w:pPr>
      <w:bookmarkStart w:id="362" w:name="_Toc240366871"/>
      <w:r w:rsidRPr="00FC6A4E">
        <w:rPr>
          <w:bCs w:val="0"/>
        </w:rPr>
        <w:t>Exceptions</w:t>
      </w:r>
      <w:bookmarkEnd w:id="358"/>
      <w:bookmarkEnd w:id="359"/>
      <w:bookmarkEnd w:id="362"/>
    </w:p>
    <w:p w14:paraId="7D22F003" w14:textId="77777777" w:rsidR="00FC6A4E" w:rsidRPr="00FC6A4E" w:rsidRDefault="00FC6A4E" w:rsidP="00FC6A4E"/>
    <w:p w14:paraId="3FC00DE0" w14:textId="1FBEEC80" w:rsidR="0041138D" w:rsidRDefault="0041138D" w:rsidP="0041138D">
      <w:pPr>
        <w:spacing w:after="120"/>
        <w:rPr>
          <w:szCs w:val="20"/>
        </w:rPr>
      </w:pPr>
      <w:bookmarkStart w:id="363" w:name="_13.2_TDA_Gates"/>
      <w:bookmarkEnd w:id="363"/>
      <w:r w:rsidRPr="0041138D">
        <w:rPr>
          <w:szCs w:val="20"/>
        </w:rPr>
        <w:t>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principles-driven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r w:rsidR="009D1778">
        <w:rPr>
          <w:szCs w:val="20"/>
        </w:rPr>
        <w:br/>
      </w:r>
    </w:p>
    <w:p w14:paraId="446DBCBE" w14:textId="2757DB26" w:rsidR="0041138D" w:rsidRDefault="0041138D" w:rsidP="00A959D1">
      <w:pPr>
        <w:pStyle w:val="Heading1"/>
        <w:ind w:left="431" w:hanging="431"/>
      </w:pPr>
      <w:bookmarkStart w:id="364" w:name="_14._Anti-Patterns"/>
      <w:bookmarkStart w:id="365" w:name="_Toc239852400"/>
      <w:bookmarkStart w:id="366" w:name="_Toc239980656"/>
      <w:bookmarkStart w:id="367" w:name="_Toc240366872"/>
      <w:bookmarkEnd w:id="364"/>
      <w:r w:rsidRPr="006F79A8">
        <w:t>Glossary</w:t>
      </w:r>
      <w:bookmarkEnd w:id="365"/>
      <w:bookmarkEnd w:id="366"/>
      <w:bookmarkEnd w:id="367"/>
    </w:p>
    <w:p w14:paraId="4758AF61" w14:textId="77777777" w:rsidR="00E62C5D" w:rsidRDefault="00E62C5D" w:rsidP="00E62C5D"/>
    <w:tbl>
      <w:tblPr>
        <w:tblStyle w:val="TableGridLight"/>
        <w:tblW w:w="9351" w:type="dxa"/>
        <w:tblLook w:val="04A0" w:firstRow="1" w:lastRow="0" w:firstColumn="1" w:lastColumn="0" w:noHBand="0" w:noVBand="1"/>
      </w:tblPr>
      <w:tblGrid>
        <w:gridCol w:w="2122"/>
        <w:gridCol w:w="7229"/>
      </w:tblGrid>
      <w:tr w:rsidR="00BD5E77" w:rsidRPr="009527A4" w14:paraId="34E7974C" w14:textId="77777777" w:rsidTr="00730925">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DFD7512" w14:textId="64D19CC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Term</w:t>
            </w:r>
          </w:p>
        </w:tc>
        <w:tc>
          <w:tcPr>
            <w:tcW w:w="72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F810595" w14:textId="4BDA5928"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Meaning</w:t>
            </w:r>
          </w:p>
        </w:tc>
      </w:tr>
      <w:tr w:rsidR="00BD5E77" w:rsidRPr="009527A4" w14:paraId="24BA7D95" w14:textId="77777777" w:rsidTr="00411A97">
        <w:tc>
          <w:tcPr>
            <w:tcW w:w="2122" w:type="dxa"/>
            <w:tcBorders>
              <w:top w:val="single" w:sz="4" w:space="0" w:color="000000" w:themeColor="text1"/>
            </w:tcBorders>
            <w:vAlign w:val="center"/>
          </w:tcPr>
          <w:p w14:paraId="33A405F1" w14:textId="65419575" w:rsidR="00BD5E77" w:rsidRPr="00F94A76" w:rsidRDefault="00BD5E77" w:rsidP="00BD5E77">
            <w:pPr>
              <w:rPr>
                <w:rFonts w:asciiTheme="minorHAnsi" w:hAnsiTheme="minorHAnsi" w:hint="eastAsia"/>
                <w:lang w:eastAsia="en-GB"/>
              </w:rPr>
            </w:pPr>
            <w:r w:rsidRPr="0041138D">
              <w:rPr>
                <w:rFonts w:asciiTheme="minorHAnsi" w:hAnsiTheme="minorHAnsi"/>
                <w:szCs w:val="20"/>
              </w:rPr>
              <w:t>SIF</w:t>
            </w:r>
          </w:p>
        </w:tc>
        <w:tc>
          <w:tcPr>
            <w:tcW w:w="7229" w:type="dxa"/>
            <w:tcBorders>
              <w:top w:val="single" w:sz="4" w:space="0" w:color="000000" w:themeColor="text1"/>
            </w:tcBorders>
            <w:vAlign w:val="center"/>
          </w:tcPr>
          <w:p w14:paraId="3684C565" w14:textId="138C9AD3" w:rsidR="00BD5E77" w:rsidRPr="00F94A76" w:rsidRDefault="00BD5E77" w:rsidP="00BD5E77">
            <w:pPr>
              <w:rPr>
                <w:rFonts w:asciiTheme="minorHAnsi" w:hAnsiTheme="minorHAnsi" w:hint="eastAsia"/>
                <w:lang w:eastAsia="en-GB"/>
              </w:rPr>
            </w:pPr>
            <w:r w:rsidRPr="0041138D">
              <w:rPr>
                <w:rFonts w:asciiTheme="minorHAnsi" w:hAnsiTheme="minorHAnsi"/>
                <w:szCs w:val="20"/>
              </w:rPr>
              <w:t>Systems Integration Framework, this document.</w:t>
            </w:r>
          </w:p>
        </w:tc>
      </w:tr>
      <w:tr w:rsidR="00BD5E77" w:rsidRPr="009527A4" w14:paraId="51572C67" w14:textId="77777777">
        <w:tc>
          <w:tcPr>
            <w:tcW w:w="2122" w:type="dxa"/>
            <w:vAlign w:val="center"/>
          </w:tcPr>
          <w:p w14:paraId="21707567" w14:textId="141C5CB5" w:rsidR="00BD5E77" w:rsidRPr="00F94A76" w:rsidRDefault="00BD5E77" w:rsidP="00BD5E77">
            <w:pPr>
              <w:rPr>
                <w:rFonts w:asciiTheme="minorHAnsi" w:hAnsiTheme="minorHAnsi" w:hint="eastAsia"/>
                <w:lang w:eastAsia="en-GB"/>
              </w:rPr>
            </w:pPr>
            <w:r w:rsidRPr="0041138D">
              <w:rPr>
                <w:rFonts w:asciiTheme="minorHAnsi" w:hAnsiTheme="minorHAnsi"/>
                <w:szCs w:val="20"/>
              </w:rPr>
              <w:t>AIS</w:t>
            </w:r>
          </w:p>
        </w:tc>
        <w:tc>
          <w:tcPr>
            <w:tcW w:w="7229" w:type="dxa"/>
            <w:vAlign w:val="center"/>
          </w:tcPr>
          <w:p w14:paraId="7254B3B3" w14:textId="1F1D4D3E" w:rsidR="00BD5E77" w:rsidRPr="00F94A76" w:rsidRDefault="00BD5E77" w:rsidP="00BD5E77">
            <w:pPr>
              <w:rPr>
                <w:rFonts w:asciiTheme="minorHAnsi" w:hAnsiTheme="minorHAnsi" w:hint="eastAsia"/>
                <w:lang w:eastAsia="en-GB"/>
              </w:rPr>
            </w:pPr>
            <w:r w:rsidRPr="0041138D">
              <w:rPr>
                <w:rFonts w:asciiTheme="minorHAnsi" w:hAnsiTheme="minorHAnsi"/>
                <w:szCs w:val="20"/>
              </w:rPr>
              <w:t>Azure Integration Services, comprising API Management, Logic Apps, Service Bus, Event Grid, Event Hubs and Functions.</w:t>
            </w:r>
          </w:p>
        </w:tc>
      </w:tr>
      <w:tr w:rsidR="00BD5E77" w:rsidRPr="009527A4" w14:paraId="039424DC" w14:textId="77777777">
        <w:tc>
          <w:tcPr>
            <w:tcW w:w="2122" w:type="dxa"/>
            <w:vAlign w:val="center"/>
          </w:tcPr>
          <w:p w14:paraId="184F5179" w14:textId="422913EC" w:rsidR="00BD5E77" w:rsidRPr="00E8285A" w:rsidRDefault="00BD5E77" w:rsidP="00BD5E77">
            <w:pPr>
              <w:rPr>
                <w:rFonts w:asciiTheme="minorHAnsi" w:hAnsiTheme="minorHAnsi" w:hint="eastAsia"/>
                <w:szCs w:val="20"/>
              </w:rPr>
            </w:pPr>
            <w:r w:rsidRPr="0041138D">
              <w:rPr>
                <w:rFonts w:asciiTheme="minorHAnsi" w:hAnsiTheme="minorHAnsi"/>
                <w:szCs w:val="20"/>
              </w:rPr>
              <w:t>SOA</w:t>
            </w:r>
          </w:p>
        </w:tc>
        <w:tc>
          <w:tcPr>
            <w:tcW w:w="7229" w:type="dxa"/>
            <w:vAlign w:val="center"/>
          </w:tcPr>
          <w:p w14:paraId="35F55192" w14:textId="3CEE1AC1" w:rsidR="00BD5E77" w:rsidRPr="00E8285A" w:rsidRDefault="00BD5E77" w:rsidP="00BD5E77">
            <w:pPr>
              <w:rPr>
                <w:rFonts w:asciiTheme="minorHAnsi" w:hAnsiTheme="minorHAnsi" w:hint="eastAsia"/>
                <w:szCs w:val="20"/>
              </w:rPr>
            </w:pPr>
            <w:r w:rsidRPr="0041138D">
              <w:rPr>
                <w:rFonts w:asciiTheme="minorHAnsi" w:hAnsiTheme="minorHAnsi"/>
                <w:szCs w:val="20"/>
              </w:rPr>
              <w:t>Service-oriented architecture, coarse-grained services aligned to business capabilities.</w:t>
            </w:r>
          </w:p>
        </w:tc>
      </w:tr>
      <w:tr w:rsidR="00BD5E77" w:rsidRPr="009527A4" w14:paraId="05B7229C" w14:textId="77777777">
        <w:tc>
          <w:tcPr>
            <w:tcW w:w="2122" w:type="dxa"/>
            <w:vAlign w:val="center"/>
          </w:tcPr>
          <w:p w14:paraId="6556C4DE" w14:textId="158525AC" w:rsidR="00BD5E77" w:rsidRPr="00E8285A" w:rsidRDefault="00BD5E77" w:rsidP="00BD5E77">
            <w:pPr>
              <w:rPr>
                <w:rFonts w:asciiTheme="minorHAnsi" w:hAnsiTheme="minorHAnsi" w:hint="eastAsia"/>
                <w:szCs w:val="20"/>
              </w:rPr>
            </w:pPr>
            <w:r w:rsidRPr="0041138D">
              <w:rPr>
                <w:rFonts w:asciiTheme="minorHAnsi" w:hAnsiTheme="minorHAnsi"/>
                <w:szCs w:val="20"/>
              </w:rPr>
              <w:t>APIM</w:t>
            </w:r>
          </w:p>
        </w:tc>
        <w:tc>
          <w:tcPr>
            <w:tcW w:w="7229" w:type="dxa"/>
            <w:vAlign w:val="center"/>
          </w:tcPr>
          <w:p w14:paraId="4CCB5449" w14:textId="3002FCDF" w:rsidR="00BD5E77" w:rsidRPr="00E8285A" w:rsidRDefault="00BD5E77" w:rsidP="00BD5E77">
            <w:pPr>
              <w:rPr>
                <w:rFonts w:asciiTheme="minorHAnsi" w:hAnsiTheme="minorHAnsi" w:hint="eastAsia"/>
                <w:szCs w:val="20"/>
              </w:rPr>
            </w:pPr>
            <w:r w:rsidRPr="0041138D">
              <w:rPr>
                <w:rFonts w:asciiTheme="minorHAnsi" w:hAnsiTheme="minorHAnsi"/>
                <w:szCs w:val="20"/>
              </w:rPr>
              <w:t>Azure API Management.</w:t>
            </w:r>
          </w:p>
        </w:tc>
      </w:tr>
      <w:tr w:rsidR="00BD5E77" w:rsidRPr="009527A4" w14:paraId="35489963" w14:textId="77777777">
        <w:tc>
          <w:tcPr>
            <w:tcW w:w="2122" w:type="dxa"/>
            <w:vAlign w:val="center"/>
          </w:tcPr>
          <w:p w14:paraId="52CCE2DD" w14:textId="3D313F2F" w:rsidR="00BD5E77" w:rsidRPr="00E8285A" w:rsidRDefault="00BD5E77" w:rsidP="00BD5E77">
            <w:pPr>
              <w:rPr>
                <w:rFonts w:asciiTheme="minorHAnsi" w:hAnsiTheme="minorHAnsi" w:hint="eastAsia"/>
                <w:szCs w:val="20"/>
              </w:rPr>
            </w:pPr>
            <w:r w:rsidRPr="0041138D">
              <w:rPr>
                <w:rFonts w:asciiTheme="minorHAnsi" w:hAnsiTheme="minorHAnsi"/>
                <w:szCs w:val="20"/>
              </w:rPr>
              <w:t>Managed identity</w:t>
            </w:r>
          </w:p>
        </w:tc>
        <w:tc>
          <w:tcPr>
            <w:tcW w:w="7229" w:type="dxa"/>
            <w:vAlign w:val="center"/>
          </w:tcPr>
          <w:p w14:paraId="19282CBA" w14:textId="2551CE36" w:rsidR="00BD5E77" w:rsidRPr="00E8285A" w:rsidRDefault="00BD5E77" w:rsidP="00BD5E77">
            <w:pPr>
              <w:rPr>
                <w:rFonts w:asciiTheme="minorHAnsi" w:hAnsiTheme="minorHAnsi" w:hint="eastAsia"/>
                <w:szCs w:val="20"/>
              </w:rPr>
            </w:pPr>
            <w:r w:rsidRPr="0041138D">
              <w:rPr>
                <w:rFonts w:asciiTheme="minorHAnsi" w:hAnsiTheme="minorHAnsi"/>
                <w:szCs w:val="20"/>
              </w:rPr>
              <w:t>An Entra identity for an Azure resource that authenticates without stored secrets.</w:t>
            </w:r>
          </w:p>
        </w:tc>
      </w:tr>
      <w:tr w:rsidR="00BD5E77" w:rsidRPr="009527A4" w14:paraId="5FED721D" w14:textId="77777777">
        <w:tc>
          <w:tcPr>
            <w:tcW w:w="2122" w:type="dxa"/>
            <w:vAlign w:val="center"/>
          </w:tcPr>
          <w:p w14:paraId="21BA9C55" w14:textId="333FBCF8" w:rsidR="00BD5E77" w:rsidRPr="00E8285A" w:rsidRDefault="00BD5E77" w:rsidP="00BD5E77">
            <w:pPr>
              <w:rPr>
                <w:rFonts w:asciiTheme="minorHAnsi" w:hAnsiTheme="minorHAnsi" w:hint="eastAsia"/>
                <w:szCs w:val="20"/>
              </w:rPr>
            </w:pPr>
            <w:r w:rsidRPr="0041138D">
              <w:rPr>
                <w:rFonts w:asciiTheme="minorHAnsi" w:hAnsiTheme="minorHAnsi"/>
                <w:szCs w:val="20"/>
              </w:rPr>
              <w:t>Claim-check</w:t>
            </w:r>
          </w:p>
        </w:tc>
        <w:tc>
          <w:tcPr>
            <w:tcW w:w="7229" w:type="dxa"/>
            <w:vAlign w:val="center"/>
          </w:tcPr>
          <w:p w14:paraId="0F0C24D3" w14:textId="2F41484B" w:rsidR="00BD5E77" w:rsidRPr="00E8285A" w:rsidRDefault="00BD5E77" w:rsidP="00BD5E77">
            <w:pPr>
              <w:rPr>
                <w:rFonts w:asciiTheme="minorHAnsi" w:hAnsiTheme="minorHAnsi" w:hint="eastAsia"/>
                <w:szCs w:val="20"/>
              </w:rPr>
            </w:pPr>
            <w:r w:rsidRPr="0041138D">
              <w:rPr>
                <w:rFonts w:asciiTheme="minorHAnsi" w:hAnsiTheme="minorHAnsi"/>
                <w:szCs w:val="20"/>
              </w:rPr>
              <w:t>A pattern that keeps a large payload in storage and passes a reference on the message.</w:t>
            </w:r>
          </w:p>
        </w:tc>
      </w:tr>
      <w:tr w:rsidR="00BD5E77" w:rsidRPr="009527A4" w14:paraId="2C803AB4" w14:textId="77777777">
        <w:tc>
          <w:tcPr>
            <w:tcW w:w="2122" w:type="dxa"/>
            <w:vAlign w:val="center"/>
          </w:tcPr>
          <w:p w14:paraId="0E7B8EAA" w14:textId="4E58C708" w:rsidR="00BD5E77" w:rsidRPr="00E8285A" w:rsidRDefault="00BD5E77" w:rsidP="00BD5E77">
            <w:pPr>
              <w:rPr>
                <w:rFonts w:asciiTheme="minorHAnsi" w:hAnsiTheme="minorHAnsi" w:hint="eastAsia"/>
                <w:szCs w:val="20"/>
              </w:rPr>
            </w:pPr>
            <w:r w:rsidRPr="0041138D">
              <w:rPr>
                <w:rFonts w:asciiTheme="minorHAnsi" w:hAnsiTheme="minorHAnsi"/>
                <w:szCs w:val="20"/>
              </w:rPr>
              <w:t>Idempotency</w:t>
            </w:r>
          </w:p>
        </w:tc>
        <w:tc>
          <w:tcPr>
            <w:tcW w:w="7229" w:type="dxa"/>
            <w:vAlign w:val="center"/>
          </w:tcPr>
          <w:p w14:paraId="351CCA0E" w14:textId="3ED86E39" w:rsidR="00BD5E77" w:rsidRPr="00E8285A" w:rsidRDefault="00BD5E77" w:rsidP="00BD5E77">
            <w:pPr>
              <w:rPr>
                <w:rFonts w:asciiTheme="minorHAnsi" w:hAnsiTheme="minorHAnsi" w:hint="eastAsia"/>
                <w:szCs w:val="20"/>
              </w:rPr>
            </w:pPr>
            <w:r w:rsidRPr="0041138D">
              <w:rPr>
                <w:rFonts w:asciiTheme="minorHAnsi" w:hAnsiTheme="minorHAnsi"/>
                <w:szCs w:val="20"/>
              </w:rPr>
              <w:t>The property that applying the same message more than once has no additional effect.</w:t>
            </w:r>
          </w:p>
        </w:tc>
      </w:tr>
      <w:tr w:rsidR="00BD5E77" w:rsidRPr="009527A4" w14:paraId="66BDDCC2" w14:textId="77777777">
        <w:tc>
          <w:tcPr>
            <w:tcW w:w="2122" w:type="dxa"/>
            <w:vAlign w:val="center"/>
          </w:tcPr>
          <w:p w14:paraId="38CF2729" w14:textId="1CCAF863" w:rsidR="00BD5E77" w:rsidRPr="00E8285A" w:rsidRDefault="00BD5E77" w:rsidP="00BD5E77">
            <w:pPr>
              <w:rPr>
                <w:rFonts w:asciiTheme="minorHAnsi" w:hAnsiTheme="minorHAnsi" w:hint="eastAsia"/>
                <w:szCs w:val="20"/>
              </w:rPr>
            </w:pPr>
            <w:r w:rsidRPr="0041138D">
              <w:rPr>
                <w:rFonts w:asciiTheme="minorHAnsi" w:hAnsiTheme="minorHAnsi"/>
                <w:szCs w:val="20"/>
              </w:rPr>
              <w:t>Bordereau</w:t>
            </w:r>
          </w:p>
        </w:tc>
        <w:tc>
          <w:tcPr>
            <w:tcW w:w="7229" w:type="dxa"/>
            <w:vAlign w:val="center"/>
          </w:tcPr>
          <w:p w14:paraId="7E1E2D54" w14:textId="31A7B5BF" w:rsidR="00BD5E77" w:rsidRPr="00E8285A" w:rsidRDefault="00BD5E77" w:rsidP="00BD5E77">
            <w:pPr>
              <w:rPr>
                <w:rFonts w:asciiTheme="minorHAnsi" w:hAnsiTheme="minorHAnsi" w:hint="eastAsia"/>
                <w:szCs w:val="20"/>
              </w:rPr>
            </w:pPr>
            <w:r w:rsidRPr="0041138D">
              <w:rPr>
                <w:rFonts w:asciiTheme="minorHAnsi" w:hAnsiTheme="minorHAnsi"/>
                <w:szCs w:val="20"/>
              </w:rPr>
              <w:t>A delegated-authority premium or claims report provided by a cover holder.</w:t>
            </w:r>
          </w:p>
        </w:tc>
      </w:tr>
      <w:tr w:rsidR="00BD5E77" w:rsidRPr="009527A4" w14:paraId="002D1A23" w14:textId="77777777">
        <w:tc>
          <w:tcPr>
            <w:tcW w:w="2122" w:type="dxa"/>
            <w:vAlign w:val="center"/>
          </w:tcPr>
          <w:p w14:paraId="1E7F91C2" w14:textId="5D507007" w:rsidR="00BD5E77" w:rsidRPr="00E8285A" w:rsidRDefault="00BD5E77" w:rsidP="00BD5E77">
            <w:pPr>
              <w:rPr>
                <w:rFonts w:asciiTheme="minorHAnsi" w:hAnsiTheme="minorHAnsi" w:hint="eastAsia"/>
                <w:szCs w:val="20"/>
              </w:rPr>
            </w:pPr>
            <w:r w:rsidRPr="0041138D">
              <w:rPr>
                <w:rFonts w:asciiTheme="minorHAnsi" w:hAnsiTheme="minorHAnsi"/>
                <w:szCs w:val="20"/>
              </w:rPr>
              <w:t>TDA</w:t>
            </w:r>
          </w:p>
        </w:tc>
        <w:tc>
          <w:tcPr>
            <w:tcW w:w="7229" w:type="dxa"/>
            <w:vAlign w:val="center"/>
          </w:tcPr>
          <w:p w14:paraId="1F079007" w14:textId="71E6A90A" w:rsidR="00BD5E77" w:rsidRPr="00E8285A" w:rsidRDefault="00BD5E77" w:rsidP="00BD5E77">
            <w:pPr>
              <w:rPr>
                <w:rFonts w:asciiTheme="minorHAnsi" w:hAnsiTheme="minorHAnsi" w:hint="eastAsia"/>
                <w:szCs w:val="20"/>
              </w:rPr>
            </w:pPr>
            <w:r w:rsidRPr="0041138D">
              <w:rPr>
                <w:rFonts w:asciiTheme="minorHAnsi" w:hAnsiTheme="minorHAnsi"/>
                <w:szCs w:val="20"/>
              </w:rPr>
              <w:t>Technical Design Authority.</w:t>
            </w:r>
          </w:p>
        </w:tc>
      </w:tr>
      <w:tr w:rsidR="00E8285A" w:rsidRPr="009527A4" w14:paraId="39168E23" w14:textId="77777777">
        <w:tc>
          <w:tcPr>
            <w:tcW w:w="2122" w:type="dxa"/>
            <w:vAlign w:val="center"/>
          </w:tcPr>
          <w:p w14:paraId="478E3C3F" w14:textId="3D273ADF" w:rsidR="00E8285A" w:rsidRPr="00E8285A" w:rsidRDefault="00E8285A" w:rsidP="00E8285A">
            <w:pPr>
              <w:rPr>
                <w:rFonts w:asciiTheme="minorHAnsi" w:hAnsiTheme="minorHAnsi" w:hint="eastAsia"/>
                <w:szCs w:val="20"/>
              </w:rPr>
            </w:pPr>
            <w:r w:rsidRPr="00E8285A">
              <w:rPr>
                <w:rFonts w:asciiTheme="minorHAnsi" w:hAnsiTheme="minorHAnsi"/>
                <w:szCs w:val="20"/>
              </w:rPr>
              <w:t>ADF</w:t>
            </w:r>
          </w:p>
        </w:tc>
        <w:tc>
          <w:tcPr>
            <w:tcW w:w="7229" w:type="dxa"/>
            <w:vAlign w:val="center"/>
          </w:tcPr>
          <w:p w14:paraId="36AA29E9" w14:textId="250A59DA" w:rsidR="00E8285A" w:rsidRPr="00E8285A" w:rsidRDefault="00E8285A" w:rsidP="00E8285A">
            <w:pPr>
              <w:rPr>
                <w:rFonts w:asciiTheme="minorHAnsi" w:hAnsiTheme="minorHAnsi" w:hint="eastAsia"/>
                <w:szCs w:val="20"/>
              </w:rPr>
            </w:pPr>
            <w:r w:rsidRPr="00E8285A">
              <w:rPr>
                <w:rFonts w:asciiTheme="minorHAnsi" w:hAnsiTheme="minorHAnsi"/>
                <w:szCs w:val="20"/>
              </w:rPr>
              <w:t>Azure Data Factory.</w:t>
            </w:r>
          </w:p>
        </w:tc>
      </w:tr>
      <w:tr w:rsidR="00E8285A" w:rsidRPr="009527A4" w14:paraId="71DCE928" w14:textId="77777777">
        <w:tc>
          <w:tcPr>
            <w:tcW w:w="2122" w:type="dxa"/>
            <w:vAlign w:val="center"/>
          </w:tcPr>
          <w:p w14:paraId="74D5C5F7" w14:textId="42E98995" w:rsidR="00E8285A" w:rsidRPr="00E8285A" w:rsidRDefault="00E8285A" w:rsidP="00E8285A">
            <w:pPr>
              <w:rPr>
                <w:rFonts w:asciiTheme="minorHAnsi" w:hAnsiTheme="minorHAnsi" w:hint="eastAsia"/>
                <w:szCs w:val="20"/>
              </w:rPr>
            </w:pPr>
            <w:r w:rsidRPr="00E8285A">
              <w:rPr>
                <w:rFonts w:asciiTheme="minorHAnsi" w:hAnsiTheme="minorHAnsi"/>
                <w:szCs w:val="20"/>
              </w:rPr>
              <w:t>ADLS</w:t>
            </w:r>
          </w:p>
        </w:tc>
        <w:tc>
          <w:tcPr>
            <w:tcW w:w="7229" w:type="dxa"/>
            <w:vAlign w:val="center"/>
          </w:tcPr>
          <w:p w14:paraId="4818936F" w14:textId="14500242" w:rsidR="00E8285A" w:rsidRPr="00E8285A" w:rsidRDefault="00E8285A" w:rsidP="00E8285A">
            <w:pPr>
              <w:rPr>
                <w:rFonts w:asciiTheme="minorHAnsi" w:hAnsiTheme="minorHAnsi" w:hint="eastAsia"/>
                <w:szCs w:val="20"/>
              </w:rPr>
            </w:pPr>
            <w:r w:rsidRPr="00E8285A">
              <w:rPr>
                <w:rFonts w:asciiTheme="minorHAnsi" w:hAnsiTheme="minorHAnsi"/>
                <w:szCs w:val="20"/>
              </w:rPr>
              <w:t>Azure Data Lake Storage.</w:t>
            </w:r>
          </w:p>
        </w:tc>
      </w:tr>
      <w:tr w:rsidR="00E8285A" w:rsidRPr="009527A4" w14:paraId="2FDB5583" w14:textId="77777777">
        <w:tc>
          <w:tcPr>
            <w:tcW w:w="2122" w:type="dxa"/>
            <w:vAlign w:val="center"/>
          </w:tcPr>
          <w:p w14:paraId="34C6A3CF" w14:textId="0C6C61FA" w:rsidR="00E8285A" w:rsidRPr="00E8285A" w:rsidRDefault="00E8285A" w:rsidP="00E8285A">
            <w:pPr>
              <w:rPr>
                <w:rFonts w:asciiTheme="minorHAnsi" w:hAnsiTheme="minorHAnsi" w:hint="eastAsia"/>
                <w:szCs w:val="20"/>
              </w:rPr>
            </w:pPr>
            <w:r w:rsidRPr="00E8285A">
              <w:rPr>
                <w:rFonts w:asciiTheme="minorHAnsi" w:hAnsiTheme="minorHAnsi"/>
                <w:szCs w:val="20"/>
              </w:rPr>
              <w:t>HLSA</w:t>
            </w:r>
          </w:p>
        </w:tc>
        <w:tc>
          <w:tcPr>
            <w:tcW w:w="7229" w:type="dxa"/>
            <w:vAlign w:val="center"/>
          </w:tcPr>
          <w:p w14:paraId="43871271" w14:textId="34F77010" w:rsidR="00E8285A" w:rsidRPr="00E8285A" w:rsidRDefault="00E8285A" w:rsidP="00E8285A">
            <w:pPr>
              <w:rPr>
                <w:rFonts w:asciiTheme="minorHAnsi" w:hAnsiTheme="minorHAnsi" w:hint="eastAsia"/>
                <w:szCs w:val="20"/>
              </w:rPr>
            </w:pPr>
            <w:r w:rsidRPr="00E8285A">
              <w:rPr>
                <w:rFonts w:asciiTheme="minorHAnsi" w:hAnsiTheme="minorHAnsi"/>
                <w:szCs w:val="20"/>
              </w:rPr>
              <w:t>High Level Solution Architecture.</w:t>
            </w:r>
          </w:p>
        </w:tc>
      </w:tr>
      <w:tr w:rsidR="00E8285A" w:rsidRPr="009527A4" w14:paraId="2EA6FA6B" w14:textId="77777777">
        <w:tc>
          <w:tcPr>
            <w:tcW w:w="2122" w:type="dxa"/>
            <w:vAlign w:val="center"/>
          </w:tcPr>
          <w:p w14:paraId="5D3A47CF" w14:textId="56E1B0BD" w:rsidR="00E8285A" w:rsidRPr="00E8285A" w:rsidRDefault="00E8285A" w:rsidP="00E8285A">
            <w:pPr>
              <w:rPr>
                <w:rFonts w:asciiTheme="minorHAnsi" w:hAnsiTheme="minorHAnsi" w:hint="eastAsia"/>
                <w:szCs w:val="20"/>
              </w:rPr>
            </w:pPr>
            <w:r w:rsidRPr="00E8285A">
              <w:rPr>
                <w:rFonts w:asciiTheme="minorHAnsi" w:hAnsiTheme="minorHAnsi"/>
                <w:szCs w:val="20"/>
              </w:rPr>
              <w:t>SME</w:t>
            </w:r>
          </w:p>
        </w:tc>
        <w:tc>
          <w:tcPr>
            <w:tcW w:w="7229" w:type="dxa"/>
            <w:vAlign w:val="center"/>
          </w:tcPr>
          <w:p w14:paraId="1FE1A5EB" w14:textId="2B4622A5" w:rsidR="00E8285A" w:rsidRPr="00E8285A" w:rsidRDefault="00E8285A" w:rsidP="00E8285A">
            <w:pPr>
              <w:rPr>
                <w:rFonts w:asciiTheme="minorHAnsi" w:hAnsiTheme="minorHAnsi" w:hint="eastAsia"/>
                <w:szCs w:val="20"/>
              </w:rPr>
            </w:pPr>
            <w:r w:rsidRPr="00E8285A">
              <w:rPr>
                <w:rFonts w:asciiTheme="minorHAnsi" w:hAnsiTheme="minorHAnsi"/>
                <w:szCs w:val="20"/>
              </w:rPr>
              <w:t>Subject Matter Expert.</w:t>
            </w:r>
          </w:p>
        </w:tc>
      </w:tr>
      <w:tr w:rsidR="00E8285A" w:rsidRPr="009527A4" w14:paraId="79F3C5D5" w14:textId="77777777">
        <w:tc>
          <w:tcPr>
            <w:tcW w:w="2122" w:type="dxa"/>
            <w:vAlign w:val="center"/>
          </w:tcPr>
          <w:p w14:paraId="00C17ABB" w14:textId="17F968EA" w:rsidR="00E8285A" w:rsidRPr="00E8285A" w:rsidRDefault="00E8285A" w:rsidP="00E8285A">
            <w:pPr>
              <w:rPr>
                <w:rFonts w:asciiTheme="minorHAnsi" w:hAnsiTheme="minorHAnsi" w:hint="eastAsia"/>
                <w:szCs w:val="20"/>
              </w:rPr>
            </w:pPr>
            <w:r w:rsidRPr="00E8285A">
              <w:rPr>
                <w:rFonts w:asciiTheme="minorHAnsi" w:hAnsiTheme="minorHAnsi"/>
                <w:szCs w:val="20"/>
              </w:rPr>
              <w:t>RBAC</w:t>
            </w:r>
          </w:p>
        </w:tc>
        <w:tc>
          <w:tcPr>
            <w:tcW w:w="7229" w:type="dxa"/>
            <w:vAlign w:val="center"/>
          </w:tcPr>
          <w:p w14:paraId="198E0F75" w14:textId="563AA3DC" w:rsidR="00E8285A" w:rsidRPr="00E8285A" w:rsidRDefault="00E8285A" w:rsidP="00E8285A">
            <w:pPr>
              <w:rPr>
                <w:rFonts w:asciiTheme="minorHAnsi" w:hAnsiTheme="minorHAnsi" w:hint="eastAsia"/>
                <w:szCs w:val="20"/>
              </w:rPr>
            </w:pPr>
            <w:r w:rsidRPr="00E8285A">
              <w:rPr>
                <w:rFonts w:asciiTheme="minorHAnsi" w:hAnsiTheme="minorHAnsi"/>
                <w:szCs w:val="20"/>
              </w:rPr>
              <w:t>Role-Based Access Control.</w:t>
            </w:r>
          </w:p>
        </w:tc>
      </w:tr>
      <w:tr w:rsidR="00E8285A" w:rsidRPr="009527A4" w14:paraId="65A49E9C" w14:textId="77777777">
        <w:tc>
          <w:tcPr>
            <w:tcW w:w="2122" w:type="dxa"/>
            <w:vAlign w:val="center"/>
          </w:tcPr>
          <w:p w14:paraId="62489949" w14:textId="7765B08B" w:rsidR="00E8285A" w:rsidRPr="00E8285A" w:rsidRDefault="00E8285A" w:rsidP="00E8285A">
            <w:pPr>
              <w:rPr>
                <w:rFonts w:asciiTheme="minorHAnsi" w:hAnsiTheme="minorHAnsi" w:hint="eastAsia"/>
                <w:szCs w:val="20"/>
              </w:rPr>
            </w:pPr>
            <w:r w:rsidRPr="00E8285A">
              <w:rPr>
                <w:rFonts w:asciiTheme="minorHAnsi" w:hAnsiTheme="minorHAnsi"/>
                <w:szCs w:val="20"/>
              </w:rPr>
              <w:t>NSG</w:t>
            </w:r>
          </w:p>
        </w:tc>
        <w:tc>
          <w:tcPr>
            <w:tcW w:w="7229" w:type="dxa"/>
            <w:vAlign w:val="center"/>
          </w:tcPr>
          <w:p w14:paraId="162D5F10" w14:textId="1332B797" w:rsidR="00E8285A" w:rsidRPr="00E8285A" w:rsidRDefault="00E8285A" w:rsidP="00E8285A">
            <w:pPr>
              <w:rPr>
                <w:rFonts w:asciiTheme="minorHAnsi" w:hAnsiTheme="minorHAnsi" w:hint="eastAsia"/>
                <w:szCs w:val="20"/>
              </w:rPr>
            </w:pPr>
            <w:r w:rsidRPr="00E8285A">
              <w:rPr>
                <w:rFonts w:asciiTheme="minorHAnsi" w:hAnsiTheme="minorHAnsi"/>
                <w:szCs w:val="20"/>
              </w:rPr>
              <w:t>Network Security Group.</w:t>
            </w:r>
          </w:p>
        </w:tc>
      </w:tr>
      <w:tr w:rsidR="00E8285A" w:rsidRPr="009527A4" w14:paraId="1291C618" w14:textId="77777777">
        <w:tc>
          <w:tcPr>
            <w:tcW w:w="2122" w:type="dxa"/>
            <w:vAlign w:val="center"/>
          </w:tcPr>
          <w:p w14:paraId="2235179D" w14:textId="7D6952B1" w:rsidR="00E8285A" w:rsidRPr="00E8285A" w:rsidRDefault="00E8285A" w:rsidP="00E8285A">
            <w:pPr>
              <w:rPr>
                <w:rFonts w:asciiTheme="minorHAnsi" w:hAnsiTheme="minorHAnsi" w:hint="eastAsia"/>
                <w:szCs w:val="20"/>
              </w:rPr>
            </w:pPr>
            <w:r w:rsidRPr="00E8285A">
              <w:rPr>
                <w:rFonts w:asciiTheme="minorHAnsi" w:hAnsiTheme="minorHAnsi"/>
                <w:szCs w:val="20"/>
              </w:rPr>
              <w:t>OAuth</w:t>
            </w:r>
          </w:p>
        </w:tc>
        <w:tc>
          <w:tcPr>
            <w:tcW w:w="7229" w:type="dxa"/>
            <w:vAlign w:val="center"/>
          </w:tcPr>
          <w:p w14:paraId="69D7B042" w14:textId="4C96578C" w:rsidR="00E8285A" w:rsidRPr="00E8285A" w:rsidRDefault="00E8285A" w:rsidP="00E8285A">
            <w:pPr>
              <w:rPr>
                <w:rFonts w:asciiTheme="minorHAnsi" w:hAnsiTheme="minorHAnsi" w:hint="eastAsia"/>
                <w:szCs w:val="20"/>
              </w:rPr>
            </w:pPr>
            <w:r w:rsidRPr="00E8285A">
              <w:rPr>
                <w:rFonts w:asciiTheme="minorHAnsi" w:hAnsiTheme="minorHAnsi"/>
                <w:szCs w:val="20"/>
              </w:rPr>
              <w:t>Open Authorization framework used for delegated access to protected resources.</w:t>
            </w:r>
          </w:p>
        </w:tc>
      </w:tr>
      <w:tr w:rsidR="00E8285A" w:rsidRPr="009527A4" w14:paraId="3C7EA101" w14:textId="77777777">
        <w:tc>
          <w:tcPr>
            <w:tcW w:w="2122" w:type="dxa"/>
            <w:vAlign w:val="center"/>
          </w:tcPr>
          <w:p w14:paraId="4EA07312" w14:textId="60F38658" w:rsidR="00E8285A" w:rsidRPr="00E8285A" w:rsidRDefault="00E8285A" w:rsidP="00E8285A">
            <w:pPr>
              <w:rPr>
                <w:rFonts w:asciiTheme="minorHAnsi" w:hAnsiTheme="minorHAnsi" w:hint="eastAsia"/>
                <w:szCs w:val="20"/>
              </w:rPr>
            </w:pPr>
            <w:r w:rsidRPr="00E8285A">
              <w:rPr>
                <w:rFonts w:asciiTheme="minorHAnsi" w:hAnsiTheme="minorHAnsi"/>
                <w:szCs w:val="20"/>
              </w:rPr>
              <w:t>OIDC</w:t>
            </w:r>
          </w:p>
        </w:tc>
        <w:tc>
          <w:tcPr>
            <w:tcW w:w="7229" w:type="dxa"/>
            <w:vAlign w:val="center"/>
          </w:tcPr>
          <w:p w14:paraId="7C6B53E6" w14:textId="66567052" w:rsidR="00E8285A" w:rsidRPr="00E8285A" w:rsidRDefault="00E8285A" w:rsidP="00E8285A">
            <w:pPr>
              <w:rPr>
                <w:rFonts w:asciiTheme="minorHAnsi" w:hAnsiTheme="minorHAnsi" w:hint="eastAsia"/>
                <w:szCs w:val="20"/>
              </w:rPr>
            </w:pPr>
            <w:r w:rsidRPr="00E8285A">
              <w:rPr>
                <w:rFonts w:asciiTheme="minorHAnsi" w:hAnsiTheme="minorHAnsi"/>
                <w:szCs w:val="20"/>
              </w:rPr>
              <w:t>OpenID Connect; an authentication protocol built on OAuth 2.0.</w:t>
            </w:r>
          </w:p>
        </w:tc>
      </w:tr>
      <w:tr w:rsidR="00E8285A" w:rsidRPr="009527A4" w14:paraId="2088655F" w14:textId="77777777">
        <w:tc>
          <w:tcPr>
            <w:tcW w:w="2122" w:type="dxa"/>
            <w:vAlign w:val="center"/>
          </w:tcPr>
          <w:p w14:paraId="07A6F50B" w14:textId="2BA5BEA9" w:rsidR="00E8285A" w:rsidRPr="00E8285A" w:rsidRDefault="00E8285A" w:rsidP="00E8285A">
            <w:pPr>
              <w:rPr>
                <w:rFonts w:asciiTheme="minorHAnsi" w:hAnsiTheme="minorHAnsi" w:hint="eastAsia"/>
                <w:szCs w:val="20"/>
              </w:rPr>
            </w:pPr>
            <w:r w:rsidRPr="00E8285A">
              <w:rPr>
                <w:rFonts w:asciiTheme="minorHAnsi" w:hAnsiTheme="minorHAnsi"/>
                <w:szCs w:val="20"/>
              </w:rPr>
              <w:t>mTLS</w:t>
            </w:r>
          </w:p>
        </w:tc>
        <w:tc>
          <w:tcPr>
            <w:tcW w:w="7229" w:type="dxa"/>
            <w:vAlign w:val="center"/>
          </w:tcPr>
          <w:p w14:paraId="2B135AA0" w14:textId="1090285F" w:rsidR="00E8285A" w:rsidRPr="00E8285A" w:rsidRDefault="00E8285A" w:rsidP="00E8285A">
            <w:pPr>
              <w:rPr>
                <w:rFonts w:asciiTheme="minorHAnsi" w:hAnsiTheme="minorHAnsi" w:hint="eastAsia"/>
                <w:szCs w:val="20"/>
              </w:rPr>
            </w:pPr>
            <w:r w:rsidRPr="00E8285A">
              <w:rPr>
                <w:rFonts w:asciiTheme="minorHAnsi" w:hAnsiTheme="minorHAnsi"/>
                <w:szCs w:val="20"/>
              </w:rPr>
              <w:t>Mutual Transport Layer Security, where both client and server authenticate each other.</w:t>
            </w:r>
          </w:p>
        </w:tc>
      </w:tr>
      <w:tr w:rsidR="00E8285A" w:rsidRPr="009527A4" w14:paraId="25578E45" w14:textId="77777777">
        <w:tc>
          <w:tcPr>
            <w:tcW w:w="2122" w:type="dxa"/>
            <w:vAlign w:val="center"/>
          </w:tcPr>
          <w:p w14:paraId="7D3FAE5E" w14:textId="2AF9B274" w:rsidR="00E8285A" w:rsidRPr="00E8285A" w:rsidRDefault="00E8285A" w:rsidP="00E8285A">
            <w:pPr>
              <w:rPr>
                <w:rFonts w:asciiTheme="minorHAnsi" w:hAnsiTheme="minorHAnsi" w:hint="eastAsia"/>
                <w:szCs w:val="20"/>
              </w:rPr>
            </w:pPr>
            <w:r w:rsidRPr="00E8285A">
              <w:rPr>
                <w:rFonts w:asciiTheme="minorHAnsi" w:hAnsiTheme="minorHAnsi"/>
                <w:szCs w:val="20"/>
              </w:rPr>
              <w:t>TLS</w:t>
            </w:r>
          </w:p>
        </w:tc>
        <w:tc>
          <w:tcPr>
            <w:tcW w:w="7229" w:type="dxa"/>
            <w:vAlign w:val="center"/>
          </w:tcPr>
          <w:p w14:paraId="0F114A2E" w14:textId="483FC742" w:rsidR="00E8285A" w:rsidRPr="00E8285A" w:rsidRDefault="00E8285A" w:rsidP="00E8285A">
            <w:pPr>
              <w:rPr>
                <w:rFonts w:asciiTheme="minorHAnsi" w:hAnsiTheme="minorHAnsi" w:hint="eastAsia"/>
                <w:szCs w:val="20"/>
              </w:rPr>
            </w:pPr>
            <w:r w:rsidRPr="00E8285A">
              <w:rPr>
                <w:rFonts w:asciiTheme="minorHAnsi" w:hAnsiTheme="minorHAnsi"/>
                <w:szCs w:val="20"/>
              </w:rPr>
              <w:t>Transport Layer Security, the standard protocol for encrypting network communications.</w:t>
            </w:r>
          </w:p>
        </w:tc>
      </w:tr>
      <w:tr w:rsidR="00E8285A" w:rsidRPr="009527A4" w14:paraId="453B0ABC" w14:textId="77777777">
        <w:tc>
          <w:tcPr>
            <w:tcW w:w="2122" w:type="dxa"/>
            <w:vAlign w:val="center"/>
          </w:tcPr>
          <w:p w14:paraId="34C15E5F" w14:textId="0517AE6F" w:rsidR="00E8285A" w:rsidRPr="00E8285A" w:rsidRDefault="00E8285A" w:rsidP="00E8285A">
            <w:pPr>
              <w:rPr>
                <w:rFonts w:asciiTheme="minorHAnsi" w:hAnsiTheme="minorHAnsi" w:hint="eastAsia"/>
                <w:szCs w:val="20"/>
              </w:rPr>
            </w:pPr>
            <w:r w:rsidRPr="00E8285A">
              <w:rPr>
                <w:rFonts w:asciiTheme="minorHAnsi" w:hAnsiTheme="minorHAnsi"/>
                <w:szCs w:val="20"/>
              </w:rPr>
              <w:t>CDC</w:t>
            </w:r>
          </w:p>
        </w:tc>
        <w:tc>
          <w:tcPr>
            <w:tcW w:w="7229" w:type="dxa"/>
            <w:vAlign w:val="center"/>
          </w:tcPr>
          <w:p w14:paraId="794E2053" w14:textId="788B8D85" w:rsidR="00E8285A" w:rsidRPr="00E8285A" w:rsidRDefault="00E8285A" w:rsidP="00E8285A">
            <w:pPr>
              <w:rPr>
                <w:rFonts w:asciiTheme="minorHAnsi" w:hAnsiTheme="minorHAnsi" w:hint="eastAsia"/>
                <w:szCs w:val="20"/>
              </w:rPr>
            </w:pPr>
            <w:r w:rsidRPr="00E8285A">
              <w:rPr>
                <w:rFonts w:asciiTheme="minorHAnsi" w:hAnsiTheme="minorHAnsi"/>
                <w:szCs w:val="20"/>
              </w:rPr>
              <w:t>Change Data Capture, a technique for identifying and processing data changes incrementally.</w:t>
            </w:r>
          </w:p>
        </w:tc>
      </w:tr>
      <w:tr w:rsidR="00E8285A" w:rsidRPr="009527A4" w14:paraId="080940D8" w14:textId="77777777">
        <w:tc>
          <w:tcPr>
            <w:tcW w:w="2122" w:type="dxa"/>
            <w:vAlign w:val="center"/>
          </w:tcPr>
          <w:p w14:paraId="57F43323" w14:textId="66095A2F" w:rsidR="00E8285A" w:rsidRPr="00E8285A" w:rsidRDefault="00E8285A" w:rsidP="00E8285A">
            <w:pPr>
              <w:rPr>
                <w:rFonts w:asciiTheme="minorHAnsi" w:hAnsiTheme="minorHAnsi" w:hint="eastAsia"/>
                <w:szCs w:val="20"/>
              </w:rPr>
            </w:pPr>
            <w:r w:rsidRPr="00E8285A">
              <w:rPr>
                <w:rFonts w:asciiTheme="minorHAnsi" w:hAnsiTheme="minorHAnsi"/>
                <w:szCs w:val="20"/>
              </w:rPr>
              <w:t>DLQ</w:t>
            </w:r>
          </w:p>
        </w:tc>
        <w:tc>
          <w:tcPr>
            <w:tcW w:w="7229" w:type="dxa"/>
            <w:vAlign w:val="center"/>
          </w:tcPr>
          <w:p w14:paraId="4E5AAF70" w14:textId="0FD5B45D" w:rsidR="00E8285A" w:rsidRPr="00E8285A" w:rsidRDefault="00E8285A" w:rsidP="00E8285A">
            <w:pPr>
              <w:rPr>
                <w:rFonts w:asciiTheme="minorHAnsi" w:hAnsiTheme="minorHAnsi" w:hint="eastAsia"/>
                <w:szCs w:val="20"/>
              </w:rPr>
            </w:pPr>
            <w:r w:rsidRPr="00E8285A">
              <w:rPr>
                <w:rFonts w:asciiTheme="minorHAnsi" w:hAnsiTheme="minorHAnsi"/>
                <w:szCs w:val="20"/>
              </w:rPr>
              <w:t>Dead Letter Queue, a queue used to hold messages that cannot be processed successfully.</w:t>
            </w:r>
          </w:p>
        </w:tc>
      </w:tr>
      <w:tr w:rsidR="00E8285A" w:rsidRPr="009527A4" w14:paraId="02F539DF" w14:textId="77777777">
        <w:tc>
          <w:tcPr>
            <w:tcW w:w="2122" w:type="dxa"/>
            <w:vAlign w:val="center"/>
          </w:tcPr>
          <w:p w14:paraId="6E451DDB" w14:textId="14B9E1E0" w:rsidR="00E8285A" w:rsidRPr="00E8285A" w:rsidRDefault="00E8285A" w:rsidP="00E8285A">
            <w:pPr>
              <w:rPr>
                <w:rFonts w:asciiTheme="minorHAnsi" w:hAnsiTheme="minorHAnsi" w:hint="eastAsia"/>
                <w:szCs w:val="20"/>
              </w:rPr>
            </w:pPr>
            <w:r w:rsidRPr="00E8285A">
              <w:rPr>
                <w:rFonts w:asciiTheme="minorHAnsi" w:hAnsiTheme="minorHAnsi"/>
                <w:szCs w:val="20"/>
              </w:rPr>
              <w:t>ELT</w:t>
            </w:r>
          </w:p>
        </w:tc>
        <w:tc>
          <w:tcPr>
            <w:tcW w:w="7229" w:type="dxa"/>
            <w:vAlign w:val="center"/>
          </w:tcPr>
          <w:p w14:paraId="6C9749C0" w14:textId="3A1B1B41" w:rsidR="00E8285A" w:rsidRPr="00E8285A" w:rsidRDefault="00E8285A" w:rsidP="00E8285A">
            <w:pPr>
              <w:rPr>
                <w:rFonts w:asciiTheme="minorHAnsi" w:hAnsiTheme="minorHAnsi" w:hint="eastAsia"/>
                <w:szCs w:val="20"/>
              </w:rPr>
            </w:pPr>
            <w:r w:rsidRPr="00E8285A">
              <w:rPr>
                <w:rFonts w:asciiTheme="minorHAnsi" w:hAnsiTheme="minorHAnsi"/>
                <w:szCs w:val="20"/>
              </w:rPr>
              <w:t>Extract, Load, Transform.</w:t>
            </w:r>
          </w:p>
        </w:tc>
      </w:tr>
      <w:tr w:rsidR="00E8285A" w:rsidRPr="009527A4" w14:paraId="6C31A376" w14:textId="77777777">
        <w:tc>
          <w:tcPr>
            <w:tcW w:w="2122" w:type="dxa"/>
            <w:vAlign w:val="center"/>
          </w:tcPr>
          <w:p w14:paraId="6D53C607" w14:textId="4758E70B" w:rsidR="00E8285A" w:rsidRPr="00E8285A" w:rsidRDefault="00E8285A" w:rsidP="00E8285A">
            <w:pPr>
              <w:rPr>
                <w:rFonts w:asciiTheme="minorHAnsi" w:hAnsiTheme="minorHAnsi" w:hint="eastAsia"/>
                <w:szCs w:val="20"/>
              </w:rPr>
            </w:pPr>
            <w:r w:rsidRPr="00E8285A">
              <w:rPr>
                <w:rFonts w:asciiTheme="minorHAnsi" w:hAnsiTheme="minorHAnsi"/>
                <w:szCs w:val="20"/>
              </w:rPr>
              <w:t>ETL</w:t>
            </w:r>
          </w:p>
        </w:tc>
        <w:tc>
          <w:tcPr>
            <w:tcW w:w="7229" w:type="dxa"/>
            <w:vAlign w:val="center"/>
          </w:tcPr>
          <w:p w14:paraId="41E0E803" w14:textId="38A47088" w:rsidR="00E8285A" w:rsidRPr="00E8285A" w:rsidRDefault="00E8285A" w:rsidP="00E8285A">
            <w:pPr>
              <w:rPr>
                <w:rFonts w:asciiTheme="minorHAnsi" w:hAnsiTheme="minorHAnsi" w:hint="eastAsia"/>
                <w:szCs w:val="20"/>
              </w:rPr>
            </w:pPr>
            <w:r w:rsidRPr="00E8285A">
              <w:rPr>
                <w:rFonts w:asciiTheme="minorHAnsi" w:hAnsiTheme="minorHAnsi"/>
                <w:szCs w:val="20"/>
              </w:rPr>
              <w:t>Extract, Transform, Load.</w:t>
            </w:r>
          </w:p>
        </w:tc>
      </w:tr>
      <w:tr w:rsidR="00E8285A" w:rsidRPr="009527A4" w14:paraId="7DD7E215" w14:textId="77777777">
        <w:tc>
          <w:tcPr>
            <w:tcW w:w="2122" w:type="dxa"/>
            <w:vAlign w:val="center"/>
          </w:tcPr>
          <w:p w14:paraId="75E45130" w14:textId="5E0942C0" w:rsidR="00E8285A" w:rsidRPr="00E8285A" w:rsidRDefault="00E8285A" w:rsidP="00E8285A">
            <w:pPr>
              <w:rPr>
                <w:rFonts w:asciiTheme="minorHAnsi" w:hAnsiTheme="minorHAnsi" w:hint="eastAsia"/>
                <w:szCs w:val="20"/>
              </w:rPr>
            </w:pPr>
            <w:r w:rsidRPr="00E8285A">
              <w:rPr>
                <w:rFonts w:asciiTheme="minorHAnsi" w:hAnsiTheme="minorHAnsi"/>
                <w:szCs w:val="20"/>
              </w:rPr>
              <w:t>SDK</w:t>
            </w:r>
          </w:p>
        </w:tc>
        <w:tc>
          <w:tcPr>
            <w:tcW w:w="7229" w:type="dxa"/>
            <w:vAlign w:val="center"/>
          </w:tcPr>
          <w:p w14:paraId="530B9174" w14:textId="2452BB29" w:rsidR="00E8285A" w:rsidRPr="00E8285A" w:rsidRDefault="00E8285A" w:rsidP="00E8285A">
            <w:pPr>
              <w:rPr>
                <w:rFonts w:asciiTheme="minorHAnsi" w:hAnsiTheme="minorHAnsi" w:hint="eastAsia"/>
                <w:szCs w:val="20"/>
              </w:rPr>
            </w:pPr>
            <w:r w:rsidRPr="00E8285A">
              <w:rPr>
                <w:rFonts w:asciiTheme="minorHAnsi" w:hAnsiTheme="minorHAnsi"/>
                <w:szCs w:val="20"/>
              </w:rPr>
              <w:t>Software Development Kit.</w:t>
            </w:r>
          </w:p>
        </w:tc>
      </w:tr>
      <w:tr w:rsidR="00E8285A" w:rsidRPr="009527A4" w14:paraId="15361FE3" w14:textId="77777777">
        <w:tc>
          <w:tcPr>
            <w:tcW w:w="2122" w:type="dxa"/>
            <w:vAlign w:val="center"/>
          </w:tcPr>
          <w:p w14:paraId="04C98E65" w14:textId="5871FD30" w:rsidR="00E8285A" w:rsidRPr="00E8285A" w:rsidRDefault="00E8285A" w:rsidP="00E8285A">
            <w:pPr>
              <w:rPr>
                <w:rFonts w:asciiTheme="minorHAnsi" w:hAnsiTheme="minorHAnsi" w:hint="eastAsia"/>
                <w:szCs w:val="20"/>
              </w:rPr>
            </w:pPr>
            <w:r w:rsidRPr="00E8285A">
              <w:rPr>
                <w:rFonts w:asciiTheme="minorHAnsi" w:hAnsiTheme="minorHAnsi"/>
                <w:szCs w:val="20"/>
              </w:rPr>
              <w:t>Snowpipe</w:t>
            </w:r>
          </w:p>
        </w:tc>
        <w:tc>
          <w:tcPr>
            <w:tcW w:w="7229" w:type="dxa"/>
            <w:vAlign w:val="center"/>
          </w:tcPr>
          <w:p w14:paraId="43685949" w14:textId="280AFD58" w:rsidR="00E8285A" w:rsidRPr="00E8285A" w:rsidRDefault="00E8285A" w:rsidP="00E8285A">
            <w:pPr>
              <w:rPr>
                <w:rFonts w:asciiTheme="minorHAnsi" w:hAnsiTheme="minorHAnsi" w:hint="eastAsia"/>
                <w:szCs w:val="20"/>
              </w:rPr>
            </w:pPr>
            <w:r w:rsidRPr="00E8285A">
              <w:rPr>
                <w:rFonts w:asciiTheme="minorHAnsi" w:hAnsiTheme="minorHAnsi"/>
                <w:szCs w:val="20"/>
              </w:rPr>
              <w:t>Snowflake's continuous data ingestion service.</w:t>
            </w:r>
          </w:p>
        </w:tc>
      </w:tr>
      <w:tr w:rsidR="00E8285A" w:rsidRPr="009527A4" w14:paraId="427BDE6A" w14:textId="77777777">
        <w:tc>
          <w:tcPr>
            <w:tcW w:w="2122" w:type="dxa"/>
            <w:vAlign w:val="center"/>
          </w:tcPr>
          <w:p w14:paraId="66D26185" w14:textId="251065DF" w:rsidR="00E8285A" w:rsidRPr="00E8285A" w:rsidRDefault="00E8285A" w:rsidP="00E8285A">
            <w:pPr>
              <w:rPr>
                <w:rFonts w:asciiTheme="minorHAnsi" w:hAnsiTheme="minorHAnsi" w:hint="eastAsia"/>
                <w:szCs w:val="20"/>
              </w:rPr>
            </w:pPr>
            <w:r w:rsidRPr="00E8285A">
              <w:rPr>
                <w:rFonts w:asciiTheme="minorHAnsi" w:hAnsiTheme="minorHAnsi"/>
                <w:szCs w:val="20"/>
              </w:rPr>
              <w:t>Correlation ID</w:t>
            </w:r>
          </w:p>
        </w:tc>
        <w:tc>
          <w:tcPr>
            <w:tcW w:w="7229" w:type="dxa"/>
            <w:vAlign w:val="center"/>
          </w:tcPr>
          <w:p w14:paraId="2FF41950" w14:textId="0120DBEE" w:rsidR="00E8285A" w:rsidRPr="00E8285A" w:rsidRDefault="00E8285A" w:rsidP="00E8285A">
            <w:pPr>
              <w:rPr>
                <w:rFonts w:asciiTheme="minorHAnsi" w:hAnsiTheme="minorHAnsi" w:hint="eastAsia"/>
                <w:szCs w:val="20"/>
              </w:rPr>
            </w:pPr>
            <w:r w:rsidRPr="00E8285A">
              <w:rPr>
                <w:rFonts w:asciiTheme="minorHAnsi" w:hAnsiTheme="minorHAnsi"/>
                <w:szCs w:val="20"/>
              </w:rPr>
              <w:t>A unique identifier used to trace a transaction or message across multiple systems and services.</w:t>
            </w:r>
          </w:p>
        </w:tc>
      </w:tr>
      <w:tr w:rsidR="00E8285A" w:rsidRPr="009527A4" w14:paraId="1F768379" w14:textId="77777777">
        <w:tc>
          <w:tcPr>
            <w:tcW w:w="2122" w:type="dxa"/>
            <w:vAlign w:val="center"/>
          </w:tcPr>
          <w:p w14:paraId="016DFE2B" w14:textId="209E6FBB" w:rsidR="00E8285A" w:rsidRPr="00E8285A" w:rsidRDefault="00E8285A" w:rsidP="00E8285A">
            <w:pPr>
              <w:rPr>
                <w:rFonts w:asciiTheme="minorHAnsi" w:hAnsiTheme="minorHAnsi" w:hint="eastAsia"/>
                <w:szCs w:val="20"/>
              </w:rPr>
            </w:pPr>
            <w:r w:rsidRPr="00E8285A">
              <w:rPr>
                <w:rFonts w:asciiTheme="minorHAnsi" w:hAnsiTheme="minorHAnsi"/>
                <w:szCs w:val="20"/>
              </w:rPr>
              <w:t>ACORD</w:t>
            </w:r>
          </w:p>
        </w:tc>
        <w:tc>
          <w:tcPr>
            <w:tcW w:w="7229" w:type="dxa"/>
            <w:vAlign w:val="center"/>
          </w:tcPr>
          <w:p w14:paraId="73BC7236" w14:textId="79312A4D" w:rsidR="00E8285A" w:rsidRPr="00E8285A" w:rsidRDefault="00E8285A" w:rsidP="00E8285A">
            <w:pPr>
              <w:rPr>
                <w:rFonts w:asciiTheme="minorHAnsi" w:hAnsiTheme="minorHAnsi" w:hint="eastAsia"/>
                <w:szCs w:val="20"/>
              </w:rPr>
            </w:pPr>
            <w:r w:rsidRPr="00E8285A">
              <w:rPr>
                <w:rFonts w:asciiTheme="minorHAnsi" w:hAnsiTheme="minorHAnsi"/>
                <w:szCs w:val="20"/>
              </w:rPr>
              <w:t>Insurance industry standards organisation providing standardised data models and message formats.</w:t>
            </w:r>
          </w:p>
        </w:tc>
      </w:tr>
      <w:tr w:rsidR="00E8285A" w:rsidRPr="009527A4" w14:paraId="76348FF9" w14:textId="77777777">
        <w:tc>
          <w:tcPr>
            <w:tcW w:w="2122" w:type="dxa"/>
            <w:vAlign w:val="center"/>
          </w:tcPr>
          <w:p w14:paraId="50536280" w14:textId="598433B3" w:rsidR="00E8285A" w:rsidRPr="00E8285A" w:rsidRDefault="00E8285A" w:rsidP="00E8285A">
            <w:pPr>
              <w:rPr>
                <w:rFonts w:asciiTheme="minorHAnsi" w:hAnsiTheme="minorHAnsi" w:hint="eastAsia"/>
                <w:szCs w:val="20"/>
              </w:rPr>
            </w:pPr>
            <w:r w:rsidRPr="00E8285A">
              <w:rPr>
                <w:rFonts w:asciiTheme="minorHAnsi" w:hAnsiTheme="minorHAnsi"/>
                <w:szCs w:val="20"/>
              </w:rPr>
              <w:t>CDR</w:t>
            </w:r>
          </w:p>
        </w:tc>
        <w:tc>
          <w:tcPr>
            <w:tcW w:w="7229" w:type="dxa"/>
            <w:vAlign w:val="center"/>
          </w:tcPr>
          <w:p w14:paraId="29F6A56A" w14:textId="3FC037C3" w:rsidR="00E8285A" w:rsidRPr="00E8285A" w:rsidRDefault="00E8285A" w:rsidP="00E8285A">
            <w:pPr>
              <w:rPr>
                <w:rFonts w:asciiTheme="minorHAnsi" w:hAnsiTheme="minorHAnsi" w:hint="eastAsia"/>
                <w:szCs w:val="20"/>
              </w:rPr>
            </w:pPr>
            <w:r w:rsidRPr="00E8285A">
              <w:rPr>
                <w:rFonts w:asciiTheme="minorHAnsi" w:hAnsiTheme="minorHAnsi"/>
                <w:szCs w:val="20"/>
              </w:rPr>
              <w:t>Core Data Record, the London Market standard for structured insurance data exchange.</w:t>
            </w:r>
          </w:p>
        </w:tc>
      </w:tr>
      <w:tr w:rsidR="00E8285A" w:rsidRPr="009527A4" w14:paraId="5C0C98A9" w14:textId="77777777">
        <w:tc>
          <w:tcPr>
            <w:tcW w:w="2122" w:type="dxa"/>
            <w:vAlign w:val="center"/>
          </w:tcPr>
          <w:p w14:paraId="10EDF97C" w14:textId="6A4980F4" w:rsidR="00E8285A" w:rsidRPr="00E8285A" w:rsidRDefault="00E8285A" w:rsidP="00E8285A">
            <w:pPr>
              <w:rPr>
                <w:rFonts w:asciiTheme="minorHAnsi" w:hAnsiTheme="minorHAnsi" w:hint="eastAsia"/>
                <w:szCs w:val="20"/>
              </w:rPr>
            </w:pPr>
            <w:r w:rsidRPr="00E8285A">
              <w:rPr>
                <w:rFonts w:asciiTheme="minorHAnsi" w:hAnsiTheme="minorHAnsi"/>
                <w:szCs w:val="20"/>
              </w:rPr>
              <w:t>DLRM</w:t>
            </w:r>
          </w:p>
        </w:tc>
        <w:tc>
          <w:tcPr>
            <w:tcW w:w="7229" w:type="dxa"/>
            <w:vAlign w:val="center"/>
          </w:tcPr>
          <w:p w14:paraId="1488B821" w14:textId="20E5109F" w:rsidR="00E8285A" w:rsidRPr="00E8285A" w:rsidRDefault="00E8285A" w:rsidP="00E8285A">
            <w:pPr>
              <w:rPr>
                <w:rFonts w:asciiTheme="minorHAnsi" w:hAnsiTheme="minorHAnsi" w:hint="eastAsia"/>
                <w:szCs w:val="20"/>
              </w:rPr>
            </w:pPr>
            <w:r w:rsidRPr="00E8285A">
              <w:rPr>
                <w:rFonts w:asciiTheme="minorHAnsi" w:hAnsiTheme="minorHAnsi"/>
                <w:szCs w:val="20"/>
              </w:rPr>
              <w:t>Delivery Lifecycle Review Meeting.</w:t>
            </w:r>
          </w:p>
        </w:tc>
      </w:tr>
      <w:tr w:rsidR="00E8285A" w:rsidRPr="009527A4" w14:paraId="7B686440" w14:textId="77777777">
        <w:tc>
          <w:tcPr>
            <w:tcW w:w="2122" w:type="dxa"/>
            <w:vAlign w:val="center"/>
          </w:tcPr>
          <w:p w14:paraId="67F25F35" w14:textId="6EDAECE0" w:rsidR="00E8285A" w:rsidRPr="00E8285A" w:rsidRDefault="00E8285A" w:rsidP="00E8285A">
            <w:pPr>
              <w:rPr>
                <w:rFonts w:asciiTheme="minorHAnsi" w:hAnsiTheme="minorHAnsi" w:hint="eastAsia"/>
                <w:szCs w:val="20"/>
              </w:rPr>
            </w:pPr>
            <w:r w:rsidRPr="00E8285A">
              <w:rPr>
                <w:rFonts w:asciiTheme="minorHAnsi" w:hAnsiTheme="minorHAnsi"/>
                <w:szCs w:val="20"/>
              </w:rPr>
              <w:t>PDG</w:t>
            </w:r>
          </w:p>
        </w:tc>
        <w:tc>
          <w:tcPr>
            <w:tcW w:w="7229" w:type="dxa"/>
            <w:vAlign w:val="center"/>
          </w:tcPr>
          <w:p w14:paraId="583B70EF" w14:textId="5FBE3081" w:rsidR="00E8285A" w:rsidRPr="00E8285A" w:rsidRDefault="00E8285A" w:rsidP="00E8285A">
            <w:pPr>
              <w:rPr>
                <w:rFonts w:asciiTheme="minorHAnsi" w:hAnsiTheme="minorHAnsi" w:hint="eastAsia"/>
                <w:szCs w:val="20"/>
              </w:rPr>
            </w:pPr>
            <w:r w:rsidRPr="00E8285A">
              <w:rPr>
                <w:rFonts w:asciiTheme="minorHAnsi" w:hAnsiTheme="minorHAnsi"/>
                <w:szCs w:val="20"/>
              </w:rPr>
              <w:t>Project Delivery Governance.</w:t>
            </w:r>
          </w:p>
        </w:tc>
      </w:tr>
      <w:tr w:rsidR="00E8285A" w:rsidRPr="009527A4" w14:paraId="5BBDE6B0" w14:textId="77777777">
        <w:tc>
          <w:tcPr>
            <w:tcW w:w="2122" w:type="dxa"/>
            <w:vAlign w:val="center"/>
          </w:tcPr>
          <w:p w14:paraId="31193AB6" w14:textId="1F47E2AE" w:rsidR="00E8285A" w:rsidRPr="00E8285A" w:rsidRDefault="00E8285A" w:rsidP="00E8285A">
            <w:pPr>
              <w:rPr>
                <w:rFonts w:asciiTheme="minorHAnsi" w:hAnsiTheme="minorHAnsi" w:hint="eastAsia"/>
                <w:szCs w:val="20"/>
              </w:rPr>
            </w:pPr>
            <w:r w:rsidRPr="00E8285A">
              <w:rPr>
                <w:rFonts w:asciiTheme="minorHAnsi" w:hAnsiTheme="minorHAnsi"/>
                <w:szCs w:val="20"/>
              </w:rPr>
              <w:t>ERM</w:t>
            </w:r>
          </w:p>
        </w:tc>
        <w:tc>
          <w:tcPr>
            <w:tcW w:w="7229" w:type="dxa"/>
            <w:vAlign w:val="center"/>
          </w:tcPr>
          <w:p w14:paraId="2FEE158F" w14:textId="23CFE08A" w:rsidR="00E8285A" w:rsidRPr="00E8285A" w:rsidRDefault="00E8285A" w:rsidP="00E8285A">
            <w:pPr>
              <w:rPr>
                <w:rFonts w:asciiTheme="minorHAnsi" w:hAnsiTheme="minorHAnsi" w:hint="eastAsia"/>
                <w:szCs w:val="20"/>
              </w:rPr>
            </w:pPr>
            <w:r w:rsidRPr="00E8285A">
              <w:rPr>
                <w:rFonts w:asciiTheme="minorHAnsi" w:hAnsiTheme="minorHAnsi"/>
                <w:szCs w:val="20"/>
              </w:rPr>
              <w:t>Enterprise Risk Management.</w:t>
            </w:r>
          </w:p>
        </w:tc>
      </w:tr>
      <w:tr w:rsidR="003504EB" w:rsidRPr="009527A4" w14:paraId="37E6860C" w14:textId="77777777">
        <w:tc>
          <w:tcPr>
            <w:tcW w:w="2122" w:type="dxa"/>
            <w:vAlign w:val="center"/>
          </w:tcPr>
          <w:p w14:paraId="397E06A6" w14:textId="6F4AD7D1" w:rsidR="003504EB" w:rsidRPr="00E8285A" w:rsidRDefault="003504EB" w:rsidP="00E8285A">
            <w:pPr>
              <w:rPr>
                <w:szCs w:val="20"/>
              </w:rPr>
            </w:pPr>
            <w:r>
              <w:rPr>
                <w:szCs w:val="20"/>
              </w:rPr>
              <w:t>Kafka</w:t>
            </w:r>
          </w:p>
        </w:tc>
        <w:tc>
          <w:tcPr>
            <w:tcW w:w="7229" w:type="dxa"/>
            <w:vAlign w:val="center"/>
          </w:tcPr>
          <w:p w14:paraId="11D5F6DF" w14:textId="77777777" w:rsidR="00411A97" w:rsidRPr="00411A97" w:rsidRDefault="00411A97" w:rsidP="00411A97">
            <w:pPr>
              <w:rPr>
                <w:szCs w:val="20"/>
              </w:rPr>
            </w:pPr>
            <w:r w:rsidRPr="00411A97">
              <w:rPr>
                <w:szCs w:val="20"/>
              </w:rPr>
              <w:t>An open-source distributed event streaming platform that publishes, stores, and delivers data streams reliably and at scale between systems in real time.</w:t>
            </w:r>
          </w:p>
          <w:p w14:paraId="32D1DBB5" w14:textId="77777777" w:rsidR="003504EB" w:rsidRPr="00E8285A" w:rsidRDefault="003504EB" w:rsidP="00E8285A">
            <w:pPr>
              <w:rPr>
                <w:szCs w:val="20"/>
              </w:rPr>
            </w:pPr>
          </w:p>
        </w:tc>
      </w:tr>
    </w:tbl>
    <w:p w14:paraId="15F33323" w14:textId="77777777" w:rsidR="00E62C5D" w:rsidRPr="00E62C5D" w:rsidRDefault="00E62C5D" w:rsidP="00E62C5D"/>
    <w:p w14:paraId="64AF8D49" w14:textId="77777777" w:rsidR="006F79A8" w:rsidRPr="006F79A8" w:rsidRDefault="006F79A8" w:rsidP="006F79A8"/>
    <w:p w14:paraId="07E52069" w14:textId="1D5749D3" w:rsidR="0041138D" w:rsidRDefault="0041138D" w:rsidP="00A959D1">
      <w:pPr>
        <w:pStyle w:val="Heading1"/>
        <w:ind w:left="431" w:hanging="431"/>
      </w:pPr>
      <w:bookmarkStart w:id="368" w:name="_Toc239852401"/>
      <w:bookmarkStart w:id="369" w:name="_Toc239980657"/>
      <w:bookmarkStart w:id="370" w:name="_Toc240366873"/>
      <w:r w:rsidRPr="006F79A8">
        <w:t>Cross-Reference and Traceability</w:t>
      </w:r>
      <w:bookmarkEnd w:id="368"/>
      <w:bookmarkEnd w:id="369"/>
      <w:bookmarkEnd w:id="370"/>
    </w:p>
    <w:p w14:paraId="501021B8" w14:textId="77777777" w:rsidR="00FC6A4E" w:rsidRPr="00FC6A4E" w:rsidRDefault="00FC6A4E" w:rsidP="00FC6A4E"/>
    <w:p w14:paraId="7C1902BB" w14:textId="03A55D60" w:rsidR="0041138D" w:rsidRDefault="0041138D" w:rsidP="0041138D">
      <w:pPr>
        <w:pStyle w:val="Heading2"/>
        <w:rPr>
          <w:bCs w:val="0"/>
        </w:rPr>
      </w:pPr>
      <w:bookmarkStart w:id="371" w:name="_Toc239852402"/>
      <w:bookmarkStart w:id="372" w:name="_Toc239980658"/>
      <w:bookmarkStart w:id="373" w:name="_Toc240366874"/>
      <w:r w:rsidRPr="00FC6A4E">
        <w:rPr>
          <w:bCs w:val="0"/>
        </w:rPr>
        <w:t>Pattern Grouping</w:t>
      </w:r>
      <w:bookmarkEnd w:id="371"/>
      <w:bookmarkEnd w:id="372"/>
      <w:bookmarkEnd w:id="373"/>
    </w:p>
    <w:p w14:paraId="5CD9B0C3" w14:textId="77777777" w:rsidR="00FC6A4E" w:rsidRPr="00FC6A4E" w:rsidRDefault="00FC6A4E" w:rsidP="00FC6A4E"/>
    <w:p w14:paraId="668AAEAD" w14:textId="77777777" w:rsidR="0041138D" w:rsidRDefault="0041138D" w:rsidP="0041138D">
      <w:pPr>
        <w:spacing w:after="120"/>
        <w:rPr>
          <w:szCs w:val="20"/>
        </w:rPr>
      </w:pPr>
      <w:r w:rsidRPr="0041138D">
        <w:rPr>
          <w:szCs w:val="20"/>
        </w:rPr>
        <w:t>The catalogue groups patterns by interaction style. The table maps each group to its section and the primary Azure services.</w:t>
      </w:r>
    </w:p>
    <w:p w14:paraId="425C530C" w14:textId="77777777" w:rsidR="00E62C5D" w:rsidRDefault="00E62C5D" w:rsidP="0041138D">
      <w:pPr>
        <w:spacing w:after="120"/>
        <w:rPr>
          <w:szCs w:val="20"/>
        </w:rPr>
      </w:pPr>
    </w:p>
    <w:tbl>
      <w:tblPr>
        <w:tblStyle w:val="TableGridLight"/>
        <w:tblW w:w="9209" w:type="dxa"/>
        <w:tblLook w:val="04A0" w:firstRow="1" w:lastRow="0" w:firstColumn="1" w:lastColumn="0" w:noHBand="0" w:noVBand="1"/>
      </w:tblPr>
      <w:tblGrid>
        <w:gridCol w:w="2972"/>
        <w:gridCol w:w="2693"/>
        <w:gridCol w:w="3544"/>
      </w:tblGrid>
      <w:tr w:rsidR="00BD5E77" w:rsidRPr="009527A4" w14:paraId="2DE6A566" w14:textId="77777777" w:rsidTr="00730925">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A37C57F" w14:textId="590D74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Group</w:t>
            </w:r>
          </w:p>
        </w:tc>
        <w:tc>
          <w:tcPr>
            <w:tcW w:w="26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8A0609F" w14:textId="743E43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Section</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BA7722E" w14:textId="13B38199"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Primary services</w:t>
            </w:r>
          </w:p>
        </w:tc>
      </w:tr>
      <w:tr w:rsidR="00BD5E77" w:rsidRPr="009527A4" w14:paraId="29E192DF" w14:textId="77777777" w:rsidTr="00866873">
        <w:tc>
          <w:tcPr>
            <w:tcW w:w="2972" w:type="dxa"/>
            <w:tcBorders>
              <w:top w:val="single" w:sz="4" w:space="0" w:color="000000" w:themeColor="text1"/>
            </w:tcBorders>
            <w:vAlign w:val="center"/>
          </w:tcPr>
          <w:p w14:paraId="0463F660" w14:textId="05C34AE8" w:rsidR="00BD5E77" w:rsidRPr="00F94A76" w:rsidRDefault="00BD5E77" w:rsidP="00BD5E77">
            <w:pPr>
              <w:rPr>
                <w:rFonts w:asciiTheme="minorHAnsi" w:hAnsiTheme="minorHAnsi" w:hint="eastAsia"/>
                <w:lang w:eastAsia="en-GB"/>
              </w:rPr>
            </w:pPr>
            <w:r w:rsidRPr="0041138D">
              <w:rPr>
                <w:rFonts w:asciiTheme="minorHAnsi" w:hAnsiTheme="minorHAnsi"/>
                <w:szCs w:val="20"/>
              </w:rPr>
              <w:t>API patterns</w:t>
            </w:r>
          </w:p>
        </w:tc>
        <w:tc>
          <w:tcPr>
            <w:tcW w:w="2693" w:type="dxa"/>
            <w:tcBorders>
              <w:top w:val="single" w:sz="4" w:space="0" w:color="000000" w:themeColor="text1"/>
            </w:tcBorders>
            <w:vAlign w:val="center"/>
          </w:tcPr>
          <w:p w14:paraId="09EF7CD2" w14:textId="301D4B13"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.3 (SFINT1 to SFINT3)</w:t>
            </w:r>
          </w:p>
        </w:tc>
        <w:tc>
          <w:tcPr>
            <w:tcW w:w="3544" w:type="dxa"/>
            <w:tcBorders>
              <w:top w:val="single" w:sz="4" w:space="0" w:color="000000" w:themeColor="text1"/>
            </w:tcBorders>
            <w:vAlign w:val="center"/>
          </w:tcPr>
          <w:p w14:paraId="439443C1" w14:textId="6ED5D27E" w:rsidR="00BD5E77" w:rsidRPr="00F94A76" w:rsidRDefault="00BD5E77" w:rsidP="00BD5E77">
            <w:pPr>
              <w:rPr>
                <w:rFonts w:asciiTheme="minorHAnsi" w:hAnsiTheme="minorHAnsi" w:hint="eastAsia"/>
                <w:lang w:eastAsia="en-GB"/>
              </w:rPr>
            </w:pPr>
            <w:r w:rsidRPr="0041138D">
              <w:rPr>
                <w:rFonts w:asciiTheme="minorHAnsi" w:hAnsiTheme="minorHAnsi"/>
                <w:szCs w:val="20"/>
              </w:rPr>
              <w:t>API Management, Functions</w:t>
            </w:r>
          </w:p>
        </w:tc>
      </w:tr>
      <w:tr w:rsidR="00BD5E77" w:rsidRPr="009527A4" w14:paraId="7465BB71" w14:textId="77777777" w:rsidTr="00D76F54">
        <w:tc>
          <w:tcPr>
            <w:tcW w:w="2972" w:type="dxa"/>
            <w:vAlign w:val="center"/>
          </w:tcPr>
          <w:p w14:paraId="4DCC4CC1" w14:textId="1BF92DA0" w:rsidR="00BD5E77" w:rsidRPr="00F94A76" w:rsidRDefault="00BD5E77" w:rsidP="00BD5E77">
            <w:pPr>
              <w:rPr>
                <w:rFonts w:asciiTheme="minorHAnsi" w:hAnsiTheme="minorHAnsi" w:hint="eastAsia"/>
                <w:lang w:eastAsia="en-GB"/>
              </w:rPr>
            </w:pPr>
            <w:r w:rsidRPr="0041138D">
              <w:rPr>
                <w:rFonts w:asciiTheme="minorHAnsi" w:hAnsiTheme="minorHAnsi"/>
                <w:szCs w:val="20"/>
              </w:rPr>
              <w:t>Messaging patterns</w:t>
            </w:r>
          </w:p>
        </w:tc>
        <w:tc>
          <w:tcPr>
            <w:tcW w:w="2693" w:type="dxa"/>
            <w:vAlign w:val="center"/>
          </w:tcPr>
          <w:p w14:paraId="31A9567D" w14:textId="415824B9"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.4 (SFINT4 to SFINT9)</w:t>
            </w:r>
          </w:p>
        </w:tc>
        <w:tc>
          <w:tcPr>
            <w:tcW w:w="3544" w:type="dxa"/>
            <w:vAlign w:val="center"/>
          </w:tcPr>
          <w:p w14:paraId="4867D319" w14:textId="6D859FA0"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 Functions</w:t>
            </w:r>
          </w:p>
        </w:tc>
      </w:tr>
      <w:tr w:rsidR="00BD5E77" w:rsidRPr="009527A4" w14:paraId="3434098C" w14:textId="77777777" w:rsidTr="00D76F54">
        <w:tc>
          <w:tcPr>
            <w:tcW w:w="2972" w:type="dxa"/>
            <w:vAlign w:val="center"/>
          </w:tcPr>
          <w:p w14:paraId="7DD4D735" w14:textId="3A49B5D6" w:rsidR="00BD5E77" w:rsidRPr="00F94A76" w:rsidRDefault="00BD5E77" w:rsidP="00BD5E77">
            <w:pPr>
              <w:rPr>
                <w:rFonts w:asciiTheme="minorHAnsi" w:hAnsiTheme="minorHAnsi" w:hint="eastAsia"/>
                <w:lang w:eastAsia="en-GB"/>
              </w:rPr>
            </w:pPr>
            <w:r w:rsidRPr="0041138D">
              <w:rPr>
                <w:rFonts w:asciiTheme="minorHAnsi" w:hAnsiTheme="minorHAnsi"/>
                <w:szCs w:val="20"/>
              </w:rPr>
              <w:t>Event patterns</w:t>
            </w:r>
          </w:p>
        </w:tc>
        <w:tc>
          <w:tcPr>
            <w:tcW w:w="2693" w:type="dxa"/>
            <w:vAlign w:val="center"/>
          </w:tcPr>
          <w:p w14:paraId="69510184" w14:textId="38D19E32"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.5 (SFINT10 to SFINT14)</w:t>
            </w:r>
          </w:p>
        </w:tc>
        <w:tc>
          <w:tcPr>
            <w:tcW w:w="3544" w:type="dxa"/>
            <w:vAlign w:val="center"/>
          </w:tcPr>
          <w:p w14:paraId="63B40921" w14:textId="5CAEBAA1" w:rsidR="00BD5E77" w:rsidRPr="00F94A76" w:rsidRDefault="00BD5E77" w:rsidP="00BD5E77">
            <w:pPr>
              <w:rPr>
                <w:rFonts w:asciiTheme="minorHAnsi" w:hAnsiTheme="minorHAnsi" w:hint="eastAsia"/>
                <w:lang w:eastAsia="en-GB"/>
              </w:rPr>
            </w:pPr>
            <w:r w:rsidRPr="0041138D">
              <w:rPr>
                <w:rFonts w:asciiTheme="minorHAnsi" w:hAnsiTheme="minorHAnsi"/>
                <w:szCs w:val="20"/>
              </w:rPr>
              <w:t>Event Grid, Event Hubs, Service Bus</w:t>
            </w:r>
          </w:p>
        </w:tc>
      </w:tr>
      <w:tr w:rsidR="00BD5E77" w:rsidRPr="009527A4" w14:paraId="4EBF7F7A" w14:textId="77777777" w:rsidTr="00D76F54">
        <w:tc>
          <w:tcPr>
            <w:tcW w:w="2972" w:type="dxa"/>
            <w:vAlign w:val="center"/>
          </w:tcPr>
          <w:p w14:paraId="4B5F1859" w14:textId="363AA3DB" w:rsidR="00BD5E77" w:rsidRPr="00F94A76" w:rsidRDefault="00BD5E77" w:rsidP="00BD5E77">
            <w:pPr>
              <w:rPr>
                <w:rFonts w:asciiTheme="minorHAnsi" w:hAnsiTheme="minorHAnsi" w:hint="eastAsia"/>
                <w:lang w:eastAsia="en-GB"/>
              </w:rPr>
            </w:pPr>
            <w:r w:rsidRPr="0041138D">
              <w:rPr>
                <w:rFonts w:asciiTheme="minorHAnsi" w:hAnsiTheme="minorHAnsi"/>
                <w:szCs w:val="20"/>
              </w:rPr>
              <w:t>Orchestration patterns</w:t>
            </w:r>
          </w:p>
        </w:tc>
        <w:tc>
          <w:tcPr>
            <w:tcW w:w="2693" w:type="dxa"/>
            <w:vAlign w:val="center"/>
          </w:tcPr>
          <w:p w14:paraId="1A35FC08" w14:textId="35C5A766"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.6 (SFINT15 to SFINT1</w:t>
            </w:r>
            <w:r w:rsidR="002D710D">
              <w:rPr>
                <w:rFonts w:asciiTheme="minorHAnsi" w:hAnsiTheme="minorHAnsi"/>
                <w:szCs w:val="20"/>
              </w:rPr>
              <w:t>8</w:t>
            </w:r>
            <w:r w:rsidRPr="0041138D">
              <w:rPr>
                <w:rFonts w:asciiTheme="minorHAnsi" w:hAnsiTheme="minorHAnsi"/>
                <w:szCs w:val="20"/>
              </w:rPr>
              <w:t>)</w:t>
            </w:r>
          </w:p>
        </w:tc>
        <w:tc>
          <w:tcPr>
            <w:tcW w:w="3544" w:type="dxa"/>
            <w:vAlign w:val="center"/>
          </w:tcPr>
          <w:p w14:paraId="24126F63" w14:textId="3C70A07F"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 Functions</w:t>
            </w:r>
          </w:p>
        </w:tc>
      </w:tr>
      <w:tr w:rsidR="00BD5E77" w:rsidRPr="009527A4" w14:paraId="34DDC340" w14:textId="77777777" w:rsidTr="00D76F54">
        <w:tc>
          <w:tcPr>
            <w:tcW w:w="2972" w:type="dxa"/>
            <w:vAlign w:val="center"/>
          </w:tcPr>
          <w:p w14:paraId="1717A962" w14:textId="3A9847A4" w:rsidR="00BD5E77" w:rsidRPr="0041138D" w:rsidRDefault="00BD5E77" w:rsidP="00BD5E77">
            <w:pPr>
              <w:rPr>
                <w:szCs w:val="20"/>
              </w:rPr>
            </w:pPr>
            <w:r w:rsidRPr="0041138D">
              <w:rPr>
                <w:rFonts w:asciiTheme="minorHAnsi" w:hAnsiTheme="minorHAnsi"/>
                <w:szCs w:val="20"/>
              </w:rPr>
              <w:t>File patterns</w:t>
            </w:r>
          </w:p>
        </w:tc>
        <w:tc>
          <w:tcPr>
            <w:tcW w:w="2693" w:type="dxa"/>
            <w:vAlign w:val="center"/>
          </w:tcPr>
          <w:p w14:paraId="01C9E468" w14:textId="42E6A02A" w:rsidR="00BD5E77" w:rsidRDefault="00BD5E77" w:rsidP="00BD5E77">
            <w:pPr>
              <w:rPr>
                <w:szCs w:val="20"/>
              </w:rPr>
            </w:pPr>
            <w:r>
              <w:rPr>
                <w:szCs w:val="20"/>
              </w:rPr>
              <w:t>8</w:t>
            </w:r>
            <w:r w:rsidRPr="0041138D">
              <w:rPr>
                <w:rFonts w:asciiTheme="minorHAnsi" w:hAnsiTheme="minorHAnsi"/>
                <w:szCs w:val="20"/>
              </w:rPr>
              <w:t>.7 (</w:t>
            </w:r>
            <w:r w:rsidR="00122229">
              <w:rPr>
                <w:rFonts w:asciiTheme="minorHAnsi" w:hAnsiTheme="minorHAnsi"/>
                <w:szCs w:val="20"/>
              </w:rPr>
              <w:t>SFINT19</w:t>
            </w:r>
            <w:r w:rsidRPr="0041138D">
              <w:rPr>
                <w:rFonts w:asciiTheme="minorHAnsi" w:hAnsiTheme="minorHAnsi"/>
                <w:szCs w:val="20"/>
              </w:rPr>
              <w:t xml:space="preserve"> to </w:t>
            </w:r>
            <w:r w:rsidR="00122229">
              <w:rPr>
                <w:rFonts w:asciiTheme="minorHAnsi" w:hAnsiTheme="minorHAnsi"/>
                <w:szCs w:val="20"/>
              </w:rPr>
              <w:t>SFINT20</w:t>
            </w:r>
            <w:r w:rsidRPr="0041138D">
              <w:rPr>
                <w:rFonts w:asciiTheme="minorHAnsi" w:hAnsiTheme="minorHAnsi"/>
                <w:szCs w:val="20"/>
              </w:rPr>
              <w:t>)</w:t>
            </w:r>
          </w:p>
        </w:tc>
        <w:tc>
          <w:tcPr>
            <w:tcW w:w="3544" w:type="dxa"/>
            <w:vAlign w:val="center"/>
          </w:tcPr>
          <w:p w14:paraId="394C080E" w14:textId="6B20A696" w:rsidR="00BD5E77" w:rsidRPr="0041138D" w:rsidRDefault="00BD5E77" w:rsidP="00BD5E77">
            <w:pPr>
              <w:rPr>
                <w:szCs w:val="20"/>
              </w:rPr>
            </w:pPr>
            <w:r w:rsidRPr="0041138D">
              <w:rPr>
                <w:rFonts w:asciiTheme="minorHAnsi" w:hAnsiTheme="minorHAnsi"/>
                <w:szCs w:val="20"/>
              </w:rPr>
              <w:t>Blob, Event Grid, Logic Apps</w:t>
            </w:r>
          </w:p>
        </w:tc>
      </w:tr>
      <w:tr w:rsidR="002D710D" w:rsidRPr="009527A4" w14:paraId="7B627407" w14:textId="77777777" w:rsidTr="00D76F54">
        <w:tc>
          <w:tcPr>
            <w:tcW w:w="2972" w:type="dxa"/>
            <w:vAlign w:val="center"/>
          </w:tcPr>
          <w:p w14:paraId="3C5EDE44" w14:textId="24CF83B7" w:rsidR="002D710D" w:rsidRPr="0041138D" w:rsidRDefault="002D710D" w:rsidP="002D710D">
            <w:pPr>
              <w:rPr>
                <w:szCs w:val="20"/>
              </w:rPr>
            </w:pPr>
            <w:r w:rsidRPr="0041138D">
              <w:rPr>
                <w:rFonts w:asciiTheme="minorHAnsi" w:hAnsiTheme="minorHAnsi"/>
                <w:szCs w:val="20"/>
              </w:rPr>
              <w:t>Transformation and routing</w:t>
            </w:r>
          </w:p>
        </w:tc>
        <w:tc>
          <w:tcPr>
            <w:tcW w:w="2693" w:type="dxa"/>
            <w:vAlign w:val="center"/>
          </w:tcPr>
          <w:p w14:paraId="1E81BACF" w14:textId="47FCC0FF" w:rsidR="002D710D" w:rsidRDefault="002D710D" w:rsidP="002D710D">
            <w:pPr>
              <w:rPr>
                <w:szCs w:val="20"/>
              </w:rPr>
            </w:pPr>
            <w:r>
              <w:rPr>
                <w:szCs w:val="20"/>
              </w:rPr>
              <w:t>8</w:t>
            </w:r>
            <w:r w:rsidRPr="0041138D">
              <w:rPr>
                <w:rFonts w:asciiTheme="minorHAnsi" w:hAnsiTheme="minorHAnsi"/>
                <w:szCs w:val="20"/>
              </w:rPr>
              <w:t>.8 (</w:t>
            </w:r>
            <w:r>
              <w:rPr>
                <w:rFonts w:asciiTheme="minorHAnsi" w:hAnsiTheme="minorHAnsi"/>
                <w:szCs w:val="20"/>
              </w:rPr>
              <w:t>SFINT21</w:t>
            </w:r>
            <w:r w:rsidRPr="0041138D">
              <w:rPr>
                <w:rFonts w:asciiTheme="minorHAnsi" w:hAnsiTheme="minorHAnsi"/>
                <w:szCs w:val="20"/>
              </w:rPr>
              <w:t xml:space="preserve"> to </w:t>
            </w:r>
            <w:r>
              <w:rPr>
                <w:rFonts w:asciiTheme="minorHAnsi" w:hAnsiTheme="minorHAnsi"/>
                <w:szCs w:val="20"/>
              </w:rPr>
              <w:t>SFINT22</w:t>
            </w:r>
            <w:r w:rsidRPr="0041138D">
              <w:rPr>
                <w:rFonts w:asciiTheme="minorHAnsi" w:hAnsiTheme="minorHAnsi"/>
                <w:szCs w:val="20"/>
              </w:rPr>
              <w:t>)</w:t>
            </w:r>
          </w:p>
        </w:tc>
        <w:tc>
          <w:tcPr>
            <w:tcW w:w="3544" w:type="dxa"/>
            <w:vAlign w:val="center"/>
          </w:tcPr>
          <w:p w14:paraId="71E86473" w14:textId="4684D559" w:rsidR="002D710D" w:rsidRPr="0041138D" w:rsidRDefault="002D710D" w:rsidP="002D710D">
            <w:pPr>
              <w:rPr>
                <w:szCs w:val="20"/>
              </w:rPr>
            </w:pPr>
            <w:r w:rsidRPr="0041138D">
              <w:rPr>
                <w:rFonts w:asciiTheme="minorHAnsi" w:hAnsiTheme="minorHAnsi"/>
                <w:szCs w:val="20"/>
              </w:rPr>
              <w:t>Functions, Service Bus</w:t>
            </w:r>
          </w:p>
        </w:tc>
      </w:tr>
      <w:tr w:rsidR="002D710D" w:rsidRPr="009527A4" w14:paraId="3E4D3580" w14:textId="77777777" w:rsidTr="00D76F54">
        <w:tc>
          <w:tcPr>
            <w:tcW w:w="2972" w:type="dxa"/>
            <w:vAlign w:val="center"/>
          </w:tcPr>
          <w:p w14:paraId="61076B53" w14:textId="70F98195" w:rsidR="002D710D" w:rsidRPr="0041138D" w:rsidRDefault="002D710D" w:rsidP="002D710D">
            <w:pPr>
              <w:rPr>
                <w:szCs w:val="20"/>
              </w:rPr>
            </w:pPr>
            <w:r w:rsidRPr="0041138D">
              <w:rPr>
                <w:rFonts w:asciiTheme="minorHAnsi" w:hAnsiTheme="minorHAnsi"/>
                <w:szCs w:val="20"/>
              </w:rPr>
              <w:t>Data platform patterns</w:t>
            </w:r>
          </w:p>
        </w:tc>
        <w:tc>
          <w:tcPr>
            <w:tcW w:w="2693" w:type="dxa"/>
            <w:vAlign w:val="center"/>
          </w:tcPr>
          <w:p w14:paraId="74AD40E4" w14:textId="2EED318F" w:rsidR="002D710D" w:rsidRDefault="002D710D" w:rsidP="002D710D">
            <w:pPr>
              <w:rPr>
                <w:szCs w:val="20"/>
              </w:rPr>
            </w:pPr>
            <w:r>
              <w:rPr>
                <w:szCs w:val="20"/>
              </w:rPr>
              <w:t>9</w:t>
            </w:r>
            <w:r w:rsidRPr="0041138D">
              <w:rPr>
                <w:rFonts w:asciiTheme="minorHAnsi" w:hAnsiTheme="minorHAnsi"/>
                <w:szCs w:val="20"/>
              </w:rPr>
              <w:t xml:space="preserve">  (SFDEINT1 to SFDEINT9)</w:t>
            </w:r>
          </w:p>
        </w:tc>
        <w:tc>
          <w:tcPr>
            <w:tcW w:w="3544" w:type="dxa"/>
            <w:vAlign w:val="center"/>
          </w:tcPr>
          <w:p w14:paraId="359F60B1" w14:textId="5C92FB50" w:rsidR="002D710D" w:rsidRPr="0041138D" w:rsidRDefault="002D710D" w:rsidP="002D710D">
            <w:pPr>
              <w:rPr>
                <w:szCs w:val="20"/>
              </w:rPr>
            </w:pPr>
            <w:r w:rsidRPr="0041138D">
              <w:rPr>
                <w:rFonts w:asciiTheme="minorHAnsi" w:hAnsiTheme="minorHAnsi"/>
                <w:szCs w:val="20"/>
              </w:rPr>
              <w:t>Event Hubs, Functions, Snowflake</w:t>
            </w:r>
          </w:p>
        </w:tc>
      </w:tr>
    </w:tbl>
    <w:p w14:paraId="49E390D3" w14:textId="77777777" w:rsidR="00E62C5D" w:rsidRPr="0041138D" w:rsidRDefault="00E62C5D" w:rsidP="0041138D">
      <w:pPr>
        <w:spacing w:after="120"/>
        <w:rPr>
          <w:szCs w:val="20"/>
        </w:rPr>
      </w:pPr>
    </w:p>
    <w:p w14:paraId="47BDBFFD" w14:textId="77777777" w:rsidR="0041138D" w:rsidRPr="0041138D" w:rsidRDefault="0041138D" w:rsidP="0041138D">
      <w:pPr>
        <w:rPr>
          <w:szCs w:val="20"/>
        </w:rPr>
      </w:pPr>
    </w:p>
    <w:p w14:paraId="602520F6" w14:textId="21B0D6BB" w:rsidR="00D70FCB" w:rsidRPr="00614F2E" w:rsidRDefault="00D70FCB" w:rsidP="00A959D1">
      <w:pPr>
        <w:pStyle w:val="Heading1"/>
        <w:ind w:left="431" w:hanging="431"/>
      </w:pPr>
      <w:bookmarkStart w:id="374" w:name="_Toc240366875"/>
      <w:r>
        <w:t>Appendices</w:t>
      </w:r>
      <w:bookmarkEnd w:id="374"/>
    </w:p>
    <w:sectPr w:rsidR="00D70FCB" w:rsidRPr="00614F2E" w:rsidSect="006F0DBD">
      <w:headerReference w:type="first" r:id="rId53"/>
      <w:footerReference w:type="first" r:id="rId54"/>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Joycell Sundararaj - Chaucer" w:date="2026-09-15T13:30:00Z" w:initials="JS">
    <w:p w14:paraId="1FC40005" w14:textId="77777777" w:rsidR="00247156" w:rsidRDefault="00247156" w:rsidP="00247156">
      <w:pPr>
        <w:pStyle w:val="CommentText"/>
      </w:pPr>
      <w:r>
        <w:rPr>
          <w:rStyle w:val="CommentReference"/>
        </w:rPr>
        <w:annotationRef/>
      </w:r>
      <w:r>
        <w:t>To be filled and formatted</w:t>
      </w:r>
    </w:p>
  </w:comment>
  <w:comment w:id="10" w:author="Joycell Sundararaj - Chaucer" w:date="2026-09-15T13:39:00Z" w:initials="JS">
    <w:p w14:paraId="29EC8774" w14:textId="77777777" w:rsidR="00AD3EDB" w:rsidRDefault="00AD3EDB" w:rsidP="00AD3EDB">
      <w:pPr>
        <w:pStyle w:val="CommentText"/>
      </w:pPr>
      <w:r>
        <w:rPr>
          <w:rStyle w:val="CommentReference"/>
        </w:rPr>
        <w:annotationRef/>
      </w:r>
      <w:r>
        <w:t>Reference numbers need to validated wherever used</w:t>
      </w:r>
    </w:p>
  </w:comment>
  <w:comment w:id="11" w:author="Joycell Sundararaj - Chaucer" w:date="2026-09-15T13:39:00Z" w:initials="JS">
    <w:p w14:paraId="1E5EF30E" w14:textId="77777777" w:rsidR="00C37365" w:rsidRDefault="00AD53D0" w:rsidP="00C37365">
      <w:pPr>
        <w:pStyle w:val="CommentText"/>
      </w:pPr>
      <w:r>
        <w:rPr>
          <w:rStyle w:val="CommentReference"/>
        </w:rPr>
        <w:annotationRef/>
      </w:r>
      <w:r w:rsidR="00C37365">
        <w:rPr>
          <w:color w:val="000000"/>
        </w:rPr>
        <w:t>Also please add the Cloud Security Framework and add the references wherever applicable</w:t>
      </w:r>
    </w:p>
  </w:comment>
  <w:comment w:id="106" w:author="Joycell Sundararaj - Chaucer" w:date="2026-09-15T13:33:00Z" w:initials="JS">
    <w:p w14:paraId="5F21AF28" w14:textId="77777777" w:rsidR="00270C99" w:rsidRDefault="00270C99" w:rsidP="00270C99">
      <w:pPr>
        <w:pStyle w:val="CommentText"/>
      </w:pPr>
      <w:r>
        <w:rPr>
          <w:rStyle w:val="CommentReference"/>
        </w:rPr>
        <w:annotationRef/>
      </w:r>
      <w:r>
        <w:t>Change to Ref structure throughout the document for every reference</w:t>
      </w:r>
    </w:p>
  </w:comment>
  <w:comment w:id="107" w:author="Joycell Sundararaj - Chaucer" w:date="2026-09-15T13:37:00Z" w:initials="JS">
    <w:p w14:paraId="61CA9ABB" w14:textId="77777777" w:rsidR="00FE685F" w:rsidRDefault="00FE685F" w:rsidP="00FE685F">
      <w:pPr>
        <w:pStyle w:val="CommentText"/>
      </w:pPr>
      <w:r>
        <w:rPr>
          <w:rStyle w:val="CommentReference"/>
        </w:rPr>
        <w:annotationRef/>
      </w:r>
      <w:r>
        <w:t>Also update the requirements document to add that we received it from Steve and remove links</w:t>
      </w:r>
    </w:p>
  </w:comment>
  <w:comment w:id="172" w:author="Joycell Sundararaj - Chaucer" w:date="2026-09-15T13:17:00Z" w:initials="JS">
    <w:p w14:paraId="6C15D224" w14:textId="77777777" w:rsidR="00C63AE7" w:rsidRDefault="00C63AE7" w:rsidP="00C63AE7">
      <w:pPr>
        <w:pStyle w:val="CommentText"/>
      </w:pPr>
      <w:r>
        <w:rPr>
          <w:rStyle w:val="CommentReference"/>
        </w:rPr>
        <w:annotationRef/>
      </w:r>
      <w:r>
        <w:t>Explain the technical scenario (no business details) before listing the patterns so that the list makes sense</w:t>
      </w:r>
    </w:p>
  </w:comment>
  <w:comment w:id="173" w:author="Puneet Kumar - Chaucer" w:date="2026-09-15T14:26:00Z" w:initials="PK">
    <w:p w14:paraId="0B986ED2" w14:textId="77777777" w:rsidR="00E502E6" w:rsidRDefault="00E502E6" w:rsidP="00E502E6">
      <w:pPr>
        <w:pStyle w:val="CommentText"/>
      </w:pPr>
      <w:r>
        <w:rPr>
          <w:rStyle w:val="CommentReference"/>
        </w:rPr>
        <w:annotationRef/>
      </w:r>
      <w:r>
        <w:t>added</w:t>
      </w:r>
    </w:p>
  </w:comment>
  <w:comment w:id="260" w:author="Joycell Sundararaj - Chaucer" w:date="2026-09-15T13:43:00Z" w:initials="JS">
    <w:p w14:paraId="5B7C7BDD" w14:textId="77777777" w:rsidR="0080763F" w:rsidRDefault="0080763F" w:rsidP="0080763F">
      <w:pPr>
        <w:pStyle w:val="CommentText"/>
      </w:pPr>
      <w:r>
        <w:rPr>
          <w:rStyle w:val="CommentReference"/>
        </w:rPr>
        <w:annotationRef/>
      </w:r>
      <w:r>
        <w:t>Revise the import and export pattern diagrams to clearly show the handover boundary between the Systems Integration Framework and the data platform, including where the data platform takes ownership</w:t>
      </w:r>
    </w:p>
  </w:comment>
  <w:comment w:id="259" w:author="Joycell Sundararaj - Chaucer" w:date="2026-09-15T13:49:00Z" w:initials="JS">
    <w:p w14:paraId="64B9C0D1" w14:textId="77777777" w:rsidR="00602F0F" w:rsidRDefault="00602F0F" w:rsidP="00602F0F">
      <w:pPr>
        <w:pStyle w:val="CommentText"/>
      </w:pPr>
      <w:r>
        <w:rPr>
          <w:rStyle w:val="CommentReference"/>
        </w:rPr>
        <w:annotationRef/>
      </w:r>
      <w:r>
        <w:t>Replace product-specific references such as Snowflake and SQL API with generic terms such as “data platform” where the document is describing reusable patterns, while retaining technology names only where they define an agreed boundary or platform capability</w:t>
      </w:r>
    </w:p>
  </w:comment>
  <w:comment w:id="265" w:author="Joycell Sundararaj - Chaucer" w:date="2026-09-15T13:50:00Z" w:initials="JS">
    <w:p w14:paraId="51237C15" w14:textId="77777777" w:rsidR="0050185A" w:rsidRDefault="0050185A" w:rsidP="0050185A">
      <w:pPr>
        <w:pStyle w:val="CommentText"/>
      </w:pPr>
      <w:r>
        <w:rPr>
          <w:rStyle w:val="CommentReference"/>
        </w:rPr>
        <w:annotationRef/>
      </w:r>
      <w:r>
        <w:t>Merge this to SFDEINT1. Please update the whole document to ensure the DE pattern numbering change is reflected in diagrams and content.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40005" w15:done="0"/>
  <w15:commentEx w15:paraId="29EC8774" w15:done="0"/>
  <w15:commentEx w15:paraId="1E5EF30E" w15:paraIdParent="29EC8774" w15:done="0"/>
  <w15:commentEx w15:paraId="5F21AF28" w15:done="0"/>
  <w15:commentEx w15:paraId="61CA9ABB" w15:paraIdParent="5F21AF28" w15:done="0"/>
  <w15:commentEx w15:paraId="6C15D224" w15:done="0"/>
  <w15:commentEx w15:paraId="0B986ED2" w15:paraIdParent="6C15D224" w15:done="0"/>
  <w15:commentEx w15:paraId="5B7C7BDD" w15:done="0"/>
  <w15:commentEx w15:paraId="64B9C0D1" w15:done="0"/>
  <w15:commentEx w15:paraId="51237C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3C672D" w16cex:dateUtc="2026-09-15T12:30:00Z"/>
  <w16cex:commentExtensible w16cex:durableId="733E30B1" w16cex:dateUtc="2026-09-15T12:39:00Z"/>
  <w16cex:commentExtensible w16cex:durableId="27D4AD39" w16cex:dateUtc="2026-09-15T12:39:00Z"/>
  <w16cex:commentExtensible w16cex:durableId="3CEAD505" w16cex:dateUtc="2026-09-15T12:33:00Z"/>
  <w16cex:commentExtensible w16cex:durableId="24F8E099" w16cex:dateUtc="2026-09-15T12:37:00Z"/>
  <w16cex:commentExtensible w16cex:durableId="612E313A" w16cex:dateUtc="2026-09-15T12:17:00Z"/>
  <w16cex:commentExtensible w16cex:durableId="29C36457" w16cex:dateUtc="2026-09-15T13:26:00Z"/>
  <w16cex:commentExtensible w16cex:durableId="2E93F107" w16cex:dateUtc="2026-09-15T12:43:00Z"/>
  <w16cex:commentExtensible w16cex:durableId="214384BB" w16cex:dateUtc="2026-09-15T12:49:00Z"/>
  <w16cex:commentExtensible w16cex:durableId="30859857" w16cex:dateUtc="2026-09-15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40005" w16cid:durableId="033C672D"/>
  <w16cid:commentId w16cid:paraId="29EC8774" w16cid:durableId="733E30B1"/>
  <w16cid:commentId w16cid:paraId="1E5EF30E" w16cid:durableId="27D4AD39"/>
  <w16cid:commentId w16cid:paraId="5F21AF28" w16cid:durableId="3CEAD505"/>
  <w16cid:commentId w16cid:paraId="61CA9ABB" w16cid:durableId="24F8E099"/>
  <w16cid:commentId w16cid:paraId="6C15D224" w16cid:durableId="612E313A"/>
  <w16cid:commentId w16cid:paraId="0B986ED2" w16cid:durableId="29C36457"/>
  <w16cid:commentId w16cid:paraId="5B7C7BDD" w16cid:durableId="2E93F107"/>
  <w16cid:commentId w16cid:paraId="64B9C0D1" w16cid:durableId="214384BB"/>
  <w16cid:commentId w16cid:paraId="51237C15" w16cid:durableId="308598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BE2DA" w14:textId="77777777" w:rsidR="00FA1F8E" w:rsidRDefault="00FA1F8E" w:rsidP="00614F2E">
      <w:r>
        <w:separator/>
      </w:r>
    </w:p>
  </w:endnote>
  <w:endnote w:type="continuationSeparator" w:id="0">
    <w:p w14:paraId="0A285AC2" w14:textId="77777777" w:rsidR="00FA1F8E" w:rsidRDefault="00FA1F8E" w:rsidP="00614F2E">
      <w:r>
        <w:continuationSeparator/>
      </w:r>
    </w:p>
  </w:endnote>
  <w:endnote w:type="continuationNotice" w:id="1">
    <w:p w14:paraId="148C1689" w14:textId="77777777" w:rsidR="00FA1F8E" w:rsidRDefault="00FA1F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egular">
    <w:panose1 w:val="00000000000000000000"/>
    <w:charset w:val="00"/>
    <w:family w:val="roman"/>
    <w:notTrueType/>
    <w:pitch w:val="default"/>
  </w:font>
  <w:font w:name="Regular PRO">
    <w:altName w:val="Trebuchet MS"/>
    <w:panose1 w:val="00000000000000000000"/>
    <w:charset w:val="00"/>
    <w:family w:val="modern"/>
    <w:notTrueType/>
    <w:pitch w:val="variable"/>
    <w:sig w:usb0="A00000AF" w:usb1="5000205B" w:usb2="00000000" w:usb3="00000000" w:csb0="00000093" w:csb1="00000000"/>
  </w:font>
  <w:font w:name="Noe Tex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oe Text Regular">
    <w:charset w:val="00"/>
    <w:family w:val="roman"/>
    <w:notTrueType/>
    <w:pitch w:val="variable"/>
    <w:sig w:usb0="A000002F" w:usb1="40000053" w:usb2="00000000" w:usb3="00000000" w:csb0="00000093" w:csb1="00000000"/>
  </w:font>
  <w:font w:name="Noe Text Book">
    <w:altName w:val="Cambria"/>
    <w:panose1 w:val="00000000000000000000"/>
    <w:charset w:val="4D"/>
    <w:family w:val="roman"/>
    <w:notTrueType/>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2767" w14:textId="77777777" w:rsidR="003343A2" w:rsidRDefault="00334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8C04" w14:textId="77777777" w:rsidR="00FA1F8E" w:rsidRDefault="00FA1F8E" w:rsidP="00614F2E">
      <w:r>
        <w:separator/>
      </w:r>
    </w:p>
  </w:footnote>
  <w:footnote w:type="continuationSeparator" w:id="0">
    <w:p w14:paraId="4DA69FB8" w14:textId="77777777" w:rsidR="00FA1F8E" w:rsidRDefault="00FA1F8E" w:rsidP="00614F2E">
      <w:r>
        <w:continuationSeparator/>
      </w:r>
    </w:p>
  </w:footnote>
  <w:footnote w:type="continuationNotice" w:id="1">
    <w:p w14:paraId="1602B384" w14:textId="77777777" w:rsidR="00FA1F8E" w:rsidRDefault="00FA1F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6C0B" w14:textId="77777777" w:rsidR="00F67088" w:rsidRDefault="00F67088">
    <w:pPr>
      <w:pStyle w:val="Header"/>
    </w:pPr>
    <w:r>
      <w:rPr>
        <w:noProof/>
        <w:lang w:eastAsia="en-GB"/>
      </w:rPr>
      <w:drawing>
        <wp:anchor distT="0" distB="0" distL="114300" distR="114300" simplePos="0" relativeHeight="251658240" behindDoc="1" locked="1" layoutInCell="1" allowOverlap="1" wp14:anchorId="3F3D3916" wp14:editId="2AC3DFC7">
          <wp:simplePos x="0" y="0"/>
          <wp:positionH relativeFrom="page">
            <wp:posOffset>457200</wp:posOffset>
          </wp:positionH>
          <wp:positionV relativeFrom="page">
            <wp:posOffset>504190</wp:posOffset>
          </wp:positionV>
          <wp:extent cx="6663600" cy="9727200"/>
          <wp:effectExtent l="0" t="0" r="4445" b="1270"/>
          <wp:wrapNone/>
          <wp:docPr id="838220622" name="Picture 838220622"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1" behindDoc="0" locked="1" layoutInCell="1" allowOverlap="1" wp14:anchorId="376CA684" wp14:editId="5E3CEBE5">
          <wp:simplePos x="0" y="0"/>
          <wp:positionH relativeFrom="page">
            <wp:posOffset>817245</wp:posOffset>
          </wp:positionH>
          <wp:positionV relativeFrom="page">
            <wp:posOffset>817245</wp:posOffset>
          </wp:positionV>
          <wp:extent cx="1969200" cy="723600"/>
          <wp:effectExtent l="0" t="0" r="0" b="635"/>
          <wp:wrapNone/>
          <wp:docPr id="1425847130" name="Picture 14258471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612C" w14:textId="574D12CA" w:rsidR="00260823" w:rsidRDefault="00260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646C99"/>
    <w:multiLevelType w:val="hybridMultilevel"/>
    <w:tmpl w:val="E71CA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0C5025"/>
    <w:multiLevelType w:val="hybridMultilevel"/>
    <w:tmpl w:val="CC3A8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AA10381"/>
    <w:multiLevelType w:val="hybridMultilevel"/>
    <w:tmpl w:val="16D41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32E38B"/>
    <w:multiLevelType w:val="hybridMultilevel"/>
    <w:tmpl w:val="FFFFFFFF"/>
    <w:lvl w:ilvl="0" w:tplc="A41C3552">
      <w:start w:val="1"/>
      <w:numFmt w:val="bullet"/>
      <w:lvlText w:val=""/>
      <w:lvlJc w:val="left"/>
      <w:pPr>
        <w:ind w:left="720" w:hanging="360"/>
      </w:pPr>
      <w:rPr>
        <w:rFonts w:ascii="Symbol" w:eastAsia="Symbol" w:hAnsi="Symbol" w:cs="Symbol"/>
      </w:rPr>
    </w:lvl>
    <w:lvl w:ilvl="1" w:tplc="DEE8EAC6">
      <w:start w:val="1"/>
      <w:numFmt w:val="bullet"/>
      <w:lvlText w:val="o"/>
      <w:lvlJc w:val="left"/>
      <w:pPr>
        <w:ind w:left="1440" w:hanging="360"/>
      </w:pPr>
      <w:rPr>
        <w:rFonts w:ascii="Courier New" w:eastAsia="Courier New" w:hAnsi="Courier New" w:cs="Courier New"/>
      </w:rPr>
    </w:lvl>
    <w:lvl w:ilvl="2" w:tplc="5A32B516">
      <w:start w:val="1"/>
      <w:numFmt w:val="bullet"/>
      <w:lvlText w:val=""/>
      <w:lvlJc w:val="left"/>
      <w:pPr>
        <w:ind w:left="2160" w:hanging="360"/>
      </w:pPr>
      <w:rPr>
        <w:rFonts w:ascii="Wingdings" w:eastAsia="Wingdings" w:hAnsi="Wingdings" w:cs="Wingdings"/>
      </w:rPr>
    </w:lvl>
    <w:lvl w:ilvl="3" w:tplc="C2803920">
      <w:start w:val="1"/>
      <w:numFmt w:val="bullet"/>
      <w:lvlText w:val=""/>
      <w:lvlJc w:val="left"/>
      <w:pPr>
        <w:ind w:left="2880" w:hanging="360"/>
      </w:pPr>
      <w:rPr>
        <w:rFonts w:ascii="Symbol" w:eastAsia="Symbol" w:hAnsi="Symbol" w:cs="Symbol"/>
      </w:rPr>
    </w:lvl>
    <w:lvl w:ilvl="4" w:tplc="EA1CBE98">
      <w:start w:val="1"/>
      <w:numFmt w:val="bullet"/>
      <w:lvlText w:val="o"/>
      <w:lvlJc w:val="left"/>
      <w:pPr>
        <w:ind w:left="3600" w:hanging="360"/>
      </w:pPr>
      <w:rPr>
        <w:rFonts w:ascii="Courier New" w:eastAsia="Courier New" w:hAnsi="Courier New" w:cs="Courier New"/>
      </w:rPr>
    </w:lvl>
    <w:lvl w:ilvl="5" w:tplc="60E4A7C8">
      <w:start w:val="1"/>
      <w:numFmt w:val="bullet"/>
      <w:lvlText w:val=""/>
      <w:lvlJc w:val="left"/>
      <w:pPr>
        <w:ind w:left="4320" w:hanging="360"/>
      </w:pPr>
      <w:rPr>
        <w:rFonts w:ascii="Wingdings" w:eastAsia="Wingdings" w:hAnsi="Wingdings" w:cs="Wingdings"/>
      </w:rPr>
    </w:lvl>
    <w:lvl w:ilvl="6" w:tplc="2A8EF4C2">
      <w:start w:val="1"/>
      <w:numFmt w:val="bullet"/>
      <w:lvlText w:val=""/>
      <w:lvlJc w:val="left"/>
      <w:pPr>
        <w:ind w:left="5040" w:hanging="360"/>
      </w:pPr>
      <w:rPr>
        <w:rFonts w:ascii="Symbol" w:eastAsia="Symbol" w:hAnsi="Symbol" w:cs="Symbol"/>
      </w:rPr>
    </w:lvl>
    <w:lvl w:ilvl="7" w:tplc="8048CB5A">
      <w:start w:val="1"/>
      <w:numFmt w:val="bullet"/>
      <w:lvlText w:val="o"/>
      <w:lvlJc w:val="left"/>
      <w:pPr>
        <w:ind w:left="5760" w:hanging="360"/>
      </w:pPr>
      <w:rPr>
        <w:rFonts w:ascii="Courier New" w:eastAsia="Courier New" w:hAnsi="Courier New" w:cs="Courier New"/>
      </w:rPr>
    </w:lvl>
    <w:lvl w:ilvl="8" w:tplc="F8881462">
      <w:start w:val="1"/>
      <w:numFmt w:val="bullet"/>
      <w:lvlText w:val=""/>
      <w:lvlJc w:val="left"/>
      <w:pPr>
        <w:ind w:left="6480" w:hanging="360"/>
      </w:pPr>
      <w:rPr>
        <w:rFonts w:ascii="Wingdings" w:eastAsia="Wingdings" w:hAnsi="Wingdings" w:cs="Wingdings"/>
      </w:rPr>
    </w:lvl>
  </w:abstractNum>
  <w:abstractNum w:abstractNumId="6"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A26517D"/>
    <w:multiLevelType w:val="multilevel"/>
    <w:tmpl w:val="B8844294"/>
    <w:lvl w:ilvl="0">
      <w:start w:val="1"/>
      <w:numFmt w:val="decimal"/>
      <w:pStyle w:val="Bullet1"/>
      <w:lvlText w:val="%1."/>
      <w:lvlJc w:val="left"/>
      <w:pPr>
        <w:ind w:left="360" w:hanging="360"/>
      </w:pPr>
    </w:lvl>
    <w:lvl w:ilvl="1">
      <w:start w:val="1"/>
      <w:numFmt w:val="decimal"/>
      <w:pStyle w:val="Bullet2"/>
      <w:lvlText w:val="%1.%2."/>
      <w:lvlJc w:val="left"/>
      <w:pPr>
        <w:ind w:left="792"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FFC3900"/>
    <w:multiLevelType w:val="singleLevel"/>
    <w:tmpl w:val="D05A9FF6"/>
    <w:lvl w:ilvl="0">
      <w:start w:val="1"/>
      <w:numFmt w:val="bullet"/>
      <w:pStyle w:val="Bulletundernormaltext"/>
      <w:lvlText w:val=""/>
      <w:lvlJc w:val="left"/>
      <w:pPr>
        <w:tabs>
          <w:tab w:val="num" w:pos="360"/>
        </w:tabs>
        <w:ind w:left="360" w:hanging="360"/>
      </w:pPr>
      <w:rPr>
        <w:rFonts w:ascii="Symbol" w:hAnsi="Symbol" w:hint="default"/>
        <w:sz w:val="24"/>
      </w:rPr>
    </w:lvl>
  </w:abstractNum>
  <w:abstractNum w:abstractNumId="9" w15:restartNumberingAfterBreak="0">
    <w:nsid w:val="21475A44"/>
    <w:multiLevelType w:val="hybridMultilevel"/>
    <w:tmpl w:val="4F62C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A44693"/>
    <w:multiLevelType w:val="hybridMultilevel"/>
    <w:tmpl w:val="62643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DED4A7"/>
    <w:multiLevelType w:val="hybridMultilevel"/>
    <w:tmpl w:val="FFFFFFFF"/>
    <w:lvl w:ilvl="0" w:tplc="90ACAF96">
      <w:start w:val="1"/>
      <w:numFmt w:val="bullet"/>
      <w:lvlText w:val=""/>
      <w:lvlJc w:val="left"/>
      <w:pPr>
        <w:ind w:left="720" w:hanging="360"/>
      </w:pPr>
      <w:rPr>
        <w:rFonts w:ascii="Symbol" w:eastAsia="Symbol" w:hAnsi="Symbol" w:cs="Symbol"/>
      </w:rPr>
    </w:lvl>
    <w:lvl w:ilvl="1" w:tplc="AE64CA10">
      <w:start w:val="1"/>
      <w:numFmt w:val="bullet"/>
      <w:lvlText w:val="o"/>
      <w:lvlJc w:val="left"/>
      <w:pPr>
        <w:ind w:left="1440" w:hanging="360"/>
      </w:pPr>
      <w:rPr>
        <w:rFonts w:ascii="Courier New" w:eastAsia="Courier New" w:hAnsi="Courier New" w:cs="Courier New"/>
      </w:rPr>
    </w:lvl>
    <w:lvl w:ilvl="2" w:tplc="4F4697F2">
      <w:start w:val="1"/>
      <w:numFmt w:val="bullet"/>
      <w:lvlText w:val=""/>
      <w:lvlJc w:val="left"/>
      <w:pPr>
        <w:ind w:left="2160" w:hanging="360"/>
      </w:pPr>
      <w:rPr>
        <w:rFonts w:ascii="Wingdings" w:eastAsia="Wingdings" w:hAnsi="Wingdings" w:cs="Wingdings"/>
      </w:rPr>
    </w:lvl>
    <w:lvl w:ilvl="3" w:tplc="8D7AF496">
      <w:start w:val="1"/>
      <w:numFmt w:val="bullet"/>
      <w:lvlText w:val=""/>
      <w:lvlJc w:val="left"/>
      <w:pPr>
        <w:ind w:left="2880" w:hanging="360"/>
      </w:pPr>
      <w:rPr>
        <w:rFonts w:ascii="Symbol" w:eastAsia="Symbol" w:hAnsi="Symbol" w:cs="Symbol"/>
      </w:rPr>
    </w:lvl>
    <w:lvl w:ilvl="4" w:tplc="9EE8C02E">
      <w:start w:val="1"/>
      <w:numFmt w:val="bullet"/>
      <w:lvlText w:val="o"/>
      <w:lvlJc w:val="left"/>
      <w:pPr>
        <w:ind w:left="3600" w:hanging="360"/>
      </w:pPr>
      <w:rPr>
        <w:rFonts w:ascii="Courier New" w:eastAsia="Courier New" w:hAnsi="Courier New" w:cs="Courier New"/>
      </w:rPr>
    </w:lvl>
    <w:lvl w:ilvl="5" w:tplc="2AA67808">
      <w:start w:val="1"/>
      <w:numFmt w:val="bullet"/>
      <w:lvlText w:val=""/>
      <w:lvlJc w:val="left"/>
      <w:pPr>
        <w:ind w:left="4320" w:hanging="360"/>
      </w:pPr>
      <w:rPr>
        <w:rFonts w:ascii="Wingdings" w:eastAsia="Wingdings" w:hAnsi="Wingdings" w:cs="Wingdings"/>
      </w:rPr>
    </w:lvl>
    <w:lvl w:ilvl="6" w:tplc="670E0600">
      <w:start w:val="1"/>
      <w:numFmt w:val="bullet"/>
      <w:lvlText w:val=""/>
      <w:lvlJc w:val="left"/>
      <w:pPr>
        <w:ind w:left="5040" w:hanging="360"/>
      </w:pPr>
      <w:rPr>
        <w:rFonts w:ascii="Symbol" w:eastAsia="Symbol" w:hAnsi="Symbol" w:cs="Symbol"/>
      </w:rPr>
    </w:lvl>
    <w:lvl w:ilvl="7" w:tplc="6A5CB46C">
      <w:start w:val="1"/>
      <w:numFmt w:val="bullet"/>
      <w:lvlText w:val="o"/>
      <w:lvlJc w:val="left"/>
      <w:pPr>
        <w:ind w:left="5760" w:hanging="360"/>
      </w:pPr>
      <w:rPr>
        <w:rFonts w:ascii="Courier New" w:eastAsia="Courier New" w:hAnsi="Courier New" w:cs="Courier New"/>
      </w:rPr>
    </w:lvl>
    <w:lvl w:ilvl="8" w:tplc="084A55BE">
      <w:start w:val="1"/>
      <w:numFmt w:val="bullet"/>
      <w:lvlText w:val=""/>
      <w:lvlJc w:val="left"/>
      <w:pPr>
        <w:ind w:left="6480" w:hanging="360"/>
      </w:pPr>
      <w:rPr>
        <w:rFonts w:ascii="Wingdings" w:eastAsia="Wingdings" w:hAnsi="Wingdings" w:cs="Wingdings"/>
      </w:rPr>
    </w:lvl>
  </w:abstractNum>
  <w:abstractNum w:abstractNumId="1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5404178"/>
    <w:multiLevelType w:val="hybridMultilevel"/>
    <w:tmpl w:val="FFFFFFFF"/>
    <w:lvl w:ilvl="0" w:tplc="81B6BEA2">
      <w:start w:val="1"/>
      <w:numFmt w:val="bullet"/>
      <w:lvlText w:val="●"/>
      <w:lvlJc w:val="left"/>
      <w:pPr>
        <w:ind w:left="720" w:hanging="360"/>
      </w:pPr>
    </w:lvl>
    <w:lvl w:ilvl="1" w:tplc="CA7C6F02">
      <w:start w:val="1"/>
      <w:numFmt w:val="bullet"/>
      <w:lvlText w:val="○"/>
      <w:lvlJc w:val="left"/>
      <w:pPr>
        <w:ind w:left="1440" w:hanging="360"/>
      </w:pPr>
    </w:lvl>
    <w:lvl w:ilvl="2" w:tplc="FF7E1D74">
      <w:start w:val="1"/>
      <w:numFmt w:val="bullet"/>
      <w:lvlText w:val="■"/>
      <w:lvlJc w:val="left"/>
      <w:pPr>
        <w:ind w:left="2160" w:hanging="360"/>
      </w:pPr>
    </w:lvl>
    <w:lvl w:ilvl="3" w:tplc="70D04874">
      <w:start w:val="1"/>
      <w:numFmt w:val="bullet"/>
      <w:lvlText w:val="●"/>
      <w:lvlJc w:val="left"/>
      <w:pPr>
        <w:ind w:left="2880" w:hanging="360"/>
      </w:pPr>
    </w:lvl>
    <w:lvl w:ilvl="4" w:tplc="1602C620">
      <w:start w:val="1"/>
      <w:numFmt w:val="bullet"/>
      <w:lvlText w:val="○"/>
      <w:lvlJc w:val="left"/>
      <w:pPr>
        <w:ind w:left="3600" w:hanging="360"/>
      </w:pPr>
    </w:lvl>
    <w:lvl w:ilvl="5" w:tplc="2F321292">
      <w:start w:val="1"/>
      <w:numFmt w:val="bullet"/>
      <w:lvlText w:val="■"/>
      <w:lvlJc w:val="left"/>
      <w:pPr>
        <w:ind w:left="4320" w:hanging="360"/>
      </w:pPr>
    </w:lvl>
    <w:lvl w:ilvl="6" w:tplc="C2583626">
      <w:start w:val="1"/>
      <w:numFmt w:val="bullet"/>
      <w:lvlText w:val="●"/>
      <w:lvlJc w:val="left"/>
      <w:pPr>
        <w:ind w:left="5040" w:hanging="360"/>
      </w:pPr>
    </w:lvl>
    <w:lvl w:ilvl="7" w:tplc="A82625B2">
      <w:start w:val="1"/>
      <w:numFmt w:val="bullet"/>
      <w:lvlText w:val="●"/>
      <w:lvlJc w:val="left"/>
      <w:pPr>
        <w:ind w:left="5760" w:hanging="360"/>
      </w:pPr>
    </w:lvl>
    <w:lvl w:ilvl="8" w:tplc="6FCA2526">
      <w:start w:val="1"/>
      <w:numFmt w:val="bullet"/>
      <w:lvlText w:val="●"/>
      <w:lvlJc w:val="left"/>
      <w:pPr>
        <w:ind w:left="6480" w:hanging="360"/>
      </w:pPr>
    </w:lvl>
  </w:abstractNum>
  <w:abstractNum w:abstractNumId="15" w15:restartNumberingAfterBreak="0">
    <w:nsid w:val="2643B240"/>
    <w:multiLevelType w:val="hybridMultilevel"/>
    <w:tmpl w:val="FFFFFFFF"/>
    <w:lvl w:ilvl="0" w:tplc="84867482">
      <w:start w:val="1"/>
      <w:numFmt w:val="bullet"/>
      <w:lvlText w:val=""/>
      <w:lvlJc w:val="left"/>
      <w:pPr>
        <w:ind w:left="720" w:hanging="360"/>
      </w:pPr>
      <w:rPr>
        <w:rFonts w:ascii="Symbol" w:eastAsia="Symbol" w:hAnsi="Symbol" w:cs="Symbol"/>
      </w:rPr>
    </w:lvl>
    <w:lvl w:ilvl="1" w:tplc="35F082FC">
      <w:start w:val="1"/>
      <w:numFmt w:val="bullet"/>
      <w:lvlText w:val="o"/>
      <w:lvlJc w:val="left"/>
      <w:pPr>
        <w:ind w:left="1440" w:hanging="360"/>
      </w:pPr>
      <w:rPr>
        <w:rFonts w:ascii="Courier New" w:eastAsia="Courier New" w:hAnsi="Courier New" w:cs="Courier New"/>
      </w:rPr>
    </w:lvl>
    <w:lvl w:ilvl="2" w:tplc="62C46080">
      <w:start w:val="1"/>
      <w:numFmt w:val="bullet"/>
      <w:lvlText w:val=""/>
      <w:lvlJc w:val="left"/>
      <w:pPr>
        <w:ind w:left="2160" w:hanging="360"/>
      </w:pPr>
      <w:rPr>
        <w:rFonts w:ascii="Wingdings" w:eastAsia="Wingdings" w:hAnsi="Wingdings" w:cs="Wingdings"/>
      </w:rPr>
    </w:lvl>
    <w:lvl w:ilvl="3" w:tplc="89E6E2C4">
      <w:start w:val="1"/>
      <w:numFmt w:val="bullet"/>
      <w:lvlText w:val=""/>
      <w:lvlJc w:val="left"/>
      <w:pPr>
        <w:ind w:left="2880" w:hanging="360"/>
      </w:pPr>
      <w:rPr>
        <w:rFonts w:ascii="Symbol" w:eastAsia="Symbol" w:hAnsi="Symbol" w:cs="Symbol"/>
      </w:rPr>
    </w:lvl>
    <w:lvl w:ilvl="4" w:tplc="06901494">
      <w:start w:val="1"/>
      <w:numFmt w:val="bullet"/>
      <w:lvlText w:val="o"/>
      <w:lvlJc w:val="left"/>
      <w:pPr>
        <w:ind w:left="3600" w:hanging="360"/>
      </w:pPr>
      <w:rPr>
        <w:rFonts w:ascii="Courier New" w:eastAsia="Courier New" w:hAnsi="Courier New" w:cs="Courier New"/>
      </w:rPr>
    </w:lvl>
    <w:lvl w:ilvl="5" w:tplc="DE8670E8">
      <w:start w:val="1"/>
      <w:numFmt w:val="bullet"/>
      <w:lvlText w:val=""/>
      <w:lvlJc w:val="left"/>
      <w:pPr>
        <w:ind w:left="4320" w:hanging="360"/>
      </w:pPr>
      <w:rPr>
        <w:rFonts w:ascii="Wingdings" w:eastAsia="Wingdings" w:hAnsi="Wingdings" w:cs="Wingdings"/>
      </w:rPr>
    </w:lvl>
    <w:lvl w:ilvl="6" w:tplc="EE0E27A4">
      <w:start w:val="1"/>
      <w:numFmt w:val="bullet"/>
      <w:lvlText w:val=""/>
      <w:lvlJc w:val="left"/>
      <w:pPr>
        <w:ind w:left="5040" w:hanging="360"/>
      </w:pPr>
      <w:rPr>
        <w:rFonts w:ascii="Symbol" w:eastAsia="Symbol" w:hAnsi="Symbol" w:cs="Symbol"/>
      </w:rPr>
    </w:lvl>
    <w:lvl w:ilvl="7" w:tplc="4746AF62">
      <w:start w:val="1"/>
      <w:numFmt w:val="bullet"/>
      <w:lvlText w:val="o"/>
      <w:lvlJc w:val="left"/>
      <w:pPr>
        <w:ind w:left="5760" w:hanging="360"/>
      </w:pPr>
      <w:rPr>
        <w:rFonts w:ascii="Courier New" w:eastAsia="Courier New" w:hAnsi="Courier New" w:cs="Courier New"/>
      </w:rPr>
    </w:lvl>
    <w:lvl w:ilvl="8" w:tplc="DBC48CAE">
      <w:start w:val="1"/>
      <w:numFmt w:val="bullet"/>
      <w:lvlText w:val=""/>
      <w:lvlJc w:val="left"/>
      <w:pPr>
        <w:ind w:left="6480" w:hanging="360"/>
      </w:pPr>
      <w:rPr>
        <w:rFonts w:ascii="Wingdings" w:eastAsia="Wingdings" w:hAnsi="Wingdings" w:cs="Wingdings"/>
      </w:rPr>
    </w:lvl>
  </w:abstractNum>
  <w:abstractNum w:abstractNumId="16" w15:restartNumberingAfterBreak="0">
    <w:nsid w:val="2735436D"/>
    <w:multiLevelType w:val="singleLevel"/>
    <w:tmpl w:val="DE3E92F6"/>
    <w:lvl w:ilvl="0">
      <w:start w:val="1"/>
      <w:numFmt w:val="decimal"/>
      <w:pStyle w:val="Numberedtext"/>
      <w:lvlText w:val="%1."/>
      <w:lvlJc w:val="left"/>
      <w:pPr>
        <w:tabs>
          <w:tab w:val="num" w:pos="360"/>
        </w:tabs>
        <w:ind w:left="360" w:hanging="360"/>
      </w:pPr>
    </w:lvl>
  </w:abstractNum>
  <w:abstractNum w:abstractNumId="17" w15:restartNumberingAfterBreak="0">
    <w:nsid w:val="2C424B79"/>
    <w:multiLevelType w:val="hybridMultilevel"/>
    <w:tmpl w:val="FFFFFFFF"/>
    <w:lvl w:ilvl="0" w:tplc="7CA073C2">
      <w:start w:val="1"/>
      <w:numFmt w:val="bullet"/>
      <w:lvlText w:val=""/>
      <w:lvlJc w:val="left"/>
      <w:pPr>
        <w:ind w:left="720" w:hanging="360"/>
      </w:pPr>
      <w:rPr>
        <w:rFonts w:ascii="Symbol" w:eastAsia="Symbol" w:hAnsi="Symbol" w:cs="Symbol"/>
      </w:rPr>
    </w:lvl>
    <w:lvl w:ilvl="1" w:tplc="6712AB78">
      <w:start w:val="1"/>
      <w:numFmt w:val="bullet"/>
      <w:lvlText w:val="o"/>
      <w:lvlJc w:val="left"/>
      <w:pPr>
        <w:ind w:left="1440" w:hanging="360"/>
      </w:pPr>
      <w:rPr>
        <w:rFonts w:ascii="Courier New" w:eastAsia="Courier New" w:hAnsi="Courier New" w:cs="Courier New"/>
      </w:rPr>
    </w:lvl>
    <w:lvl w:ilvl="2" w:tplc="ADF0796E">
      <w:start w:val="1"/>
      <w:numFmt w:val="bullet"/>
      <w:lvlText w:val=""/>
      <w:lvlJc w:val="left"/>
      <w:pPr>
        <w:ind w:left="2160" w:hanging="360"/>
      </w:pPr>
      <w:rPr>
        <w:rFonts w:ascii="Wingdings" w:eastAsia="Wingdings" w:hAnsi="Wingdings" w:cs="Wingdings"/>
      </w:rPr>
    </w:lvl>
    <w:lvl w:ilvl="3" w:tplc="F5322932">
      <w:start w:val="1"/>
      <w:numFmt w:val="bullet"/>
      <w:lvlText w:val=""/>
      <w:lvlJc w:val="left"/>
      <w:pPr>
        <w:ind w:left="2880" w:hanging="360"/>
      </w:pPr>
      <w:rPr>
        <w:rFonts w:ascii="Symbol" w:eastAsia="Symbol" w:hAnsi="Symbol" w:cs="Symbol"/>
      </w:rPr>
    </w:lvl>
    <w:lvl w:ilvl="4" w:tplc="D89C701E">
      <w:start w:val="1"/>
      <w:numFmt w:val="bullet"/>
      <w:lvlText w:val="o"/>
      <w:lvlJc w:val="left"/>
      <w:pPr>
        <w:ind w:left="3600" w:hanging="360"/>
      </w:pPr>
      <w:rPr>
        <w:rFonts w:ascii="Courier New" w:eastAsia="Courier New" w:hAnsi="Courier New" w:cs="Courier New"/>
      </w:rPr>
    </w:lvl>
    <w:lvl w:ilvl="5" w:tplc="B5C6179E">
      <w:start w:val="1"/>
      <w:numFmt w:val="bullet"/>
      <w:lvlText w:val=""/>
      <w:lvlJc w:val="left"/>
      <w:pPr>
        <w:ind w:left="4320" w:hanging="360"/>
      </w:pPr>
      <w:rPr>
        <w:rFonts w:ascii="Wingdings" w:eastAsia="Wingdings" w:hAnsi="Wingdings" w:cs="Wingdings"/>
      </w:rPr>
    </w:lvl>
    <w:lvl w:ilvl="6" w:tplc="5F12B696">
      <w:start w:val="1"/>
      <w:numFmt w:val="bullet"/>
      <w:lvlText w:val=""/>
      <w:lvlJc w:val="left"/>
      <w:pPr>
        <w:ind w:left="5040" w:hanging="360"/>
      </w:pPr>
      <w:rPr>
        <w:rFonts w:ascii="Symbol" w:eastAsia="Symbol" w:hAnsi="Symbol" w:cs="Symbol"/>
      </w:rPr>
    </w:lvl>
    <w:lvl w:ilvl="7" w:tplc="41DA9EAA">
      <w:start w:val="1"/>
      <w:numFmt w:val="bullet"/>
      <w:lvlText w:val="o"/>
      <w:lvlJc w:val="left"/>
      <w:pPr>
        <w:ind w:left="5760" w:hanging="360"/>
      </w:pPr>
      <w:rPr>
        <w:rFonts w:ascii="Courier New" w:eastAsia="Courier New" w:hAnsi="Courier New" w:cs="Courier New"/>
      </w:rPr>
    </w:lvl>
    <w:lvl w:ilvl="8" w:tplc="77BAAF9C">
      <w:start w:val="1"/>
      <w:numFmt w:val="bullet"/>
      <w:lvlText w:val=""/>
      <w:lvlJc w:val="left"/>
      <w:pPr>
        <w:ind w:left="6480" w:hanging="360"/>
      </w:pPr>
      <w:rPr>
        <w:rFonts w:ascii="Wingdings" w:eastAsia="Wingdings" w:hAnsi="Wingdings" w:cs="Wingdings"/>
      </w:rPr>
    </w:lvl>
  </w:abstractNum>
  <w:abstractNum w:abstractNumId="18" w15:restartNumberingAfterBreak="0">
    <w:nsid w:val="2E766C71"/>
    <w:multiLevelType w:val="hybridMultilevel"/>
    <w:tmpl w:val="FFFFFFFF"/>
    <w:lvl w:ilvl="0" w:tplc="E0E8E4C2">
      <w:start w:val="1"/>
      <w:numFmt w:val="bullet"/>
      <w:lvlText w:val=""/>
      <w:lvlJc w:val="left"/>
      <w:pPr>
        <w:ind w:left="720" w:hanging="360"/>
      </w:pPr>
      <w:rPr>
        <w:rFonts w:ascii="Symbol" w:eastAsia="Symbol" w:hAnsi="Symbol" w:cs="Symbol"/>
      </w:rPr>
    </w:lvl>
    <w:lvl w:ilvl="1" w:tplc="881ACF88">
      <w:start w:val="1"/>
      <w:numFmt w:val="bullet"/>
      <w:lvlText w:val="o"/>
      <w:lvlJc w:val="left"/>
      <w:pPr>
        <w:ind w:left="1440" w:hanging="360"/>
      </w:pPr>
      <w:rPr>
        <w:rFonts w:ascii="Courier New" w:eastAsia="Courier New" w:hAnsi="Courier New" w:cs="Courier New"/>
      </w:rPr>
    </w:lvl>
    <w:lvl w:ilvl="2" w:tplc="3FE6D8E2">
      <w:start w:val="1"/>
      <w:numFmt w:val="bullet"/>
      <w:lvlText w:val=""/>
      <w:lvlJc w:val="left"/>
      <w:pPr>
        <w:ind w:left="2160" w:hanging="360"/>
      </w:pPr>
      <w:rPr>
        <w:rFonts w:ascii="Wingdings" w:eastAsia="Wingdings" w:hAnsi="Wingdings" w:cs="Wingdings"/>
      </w:rPr>
    </w:lvl>
    <w:lvl w:ilvl="3" w:tplc="16DC4C04">
      <w:start w:val="1"/>
      <w:numFmt w:val="bullet"/>
      <w:lvlText w:val=""/>
      <w:lvlJc w:val="left"/>
      <w:pPr>
        <w:ind w:left="2880" w:hanging="360"/>
      </w:pPr>
      <w:rPr>
        <w:rFonts w:ascii="Symbol" w:eastAsia="Symbol" w:hAnsi="Symbol" w:cs="Symbol"/>
      </w:rPr>
    </w:lvl>
    <w:lvl w:ilvl="4" w:tplc="82D21962">
      <w:start w:val="1"/>
      <w:numFmt w:val="bullet"/>
      <w:lvlText w:val="o"/>
      <w:lvlJc w:val="left"/>
      <w:pPr>
        <w:ind w:left="3600" w:hanging="360"/>
      </w:pPr>
      <w:rPr>
        <w:rFonts w:ascii="Courier New" w:eastAsia="Courier New" w:hAnsi="Courier New" w:cs="Courier New"/>
      </w:rPr>
    </w:lvl>
    <w:lvl w:ilvl="5" w:tplc="2A64C6C6">
      <w:start w:val="1"/>
      <w:numFmt w:val="bullet"/>
      <w:lvlText w:val=""/>
      <w:lvlJc w:val="left"/>
      <w:pPr>
        <w:ind w:left="4320" w:hanging="360"/>
      </w:pPr>
      <w:rPr>
        <w:rFonts w:ascii="Wingdings" w:eastAsia="Wingdings" w:hAnsi="Wingdings" w:cs="Wingdings"/>
      </w:rPr>
    </w:lvl>
    <w:lvl w:ilvl="6" w:tplc="290630DE">
      <w:start w:val="1"/>
      <w:numFmt w:val="bullet"/>
      <w:lvlText w:val=""/>
      <w:lvlJc w:val="left"/>
      <w:pPr>
        <w:ind w:left="5040" w:hanging="360"/>
      </w:pPr>
      <w:rPr>
        <w:rFonts w:ascii="Symbol" w:eastAsia="Symbol" w:hAnsi="Symbol" w:cs="Symbol"/>
      </w:rPr>
    </w:lvl>
    <w:lvl w:ilvl="7" w:tplc="05F61B30">
      <w:start w:val="1"/>
      <w:numFmt w:val="bullet"/>
      <w:lvlText w:val="o"/>
      <w:lvlJc w:val="left"/>
      <w:pPr>
        <w:ind w:left="5760" w:hanging="360"/>
      </w:pPr>
      <w:rPr>
        <w:rFonts w:ascii="Courier New" w:eastAsia="Courier New" w:hAnsi="Courier New" w:cs="Courier New"/>
      </w:rPr>
    </w:lvl>
    <w:lvl w:ilvl="8" w:tplc="3F60CBFA">
      <w:start w:val="1"/>
      <w:numFmt w:val="bullet"/>
      <w:lvlText w:val=""/>
      <w:lvlJc w:val="left"/>
      <w:pPr>
        <w:ind w:left="6480" w:hanging="360"/>
      </w:pPr>
      <w:rPr>
        <w:rFonts w:ascii="Wingdings" w:eastAsia="Wingdings" w:hAnsi="Wingdings" w:cs="Wingdings"/>
      </w:rPr>
    </w:lvl>
  </w:abstractNum>
  <w:abstractNum w:abstractNumId="19" w15:restartNumberingAfterBreak="0">
    <w:nsid w:val="362D05AB"/>
    <w:multiLevelType w:val="hybridMultilevel"/>
    <w:tmpl w:val="FFFFFFFF"/>
    <w:lvl w:ilvl="0" w:tplc="087AA976">
      <w:start w:val="1"/>
      <w:numFmt w:val="bullet"/>
      <w:lvlText w:val=""/>
      <w:lvlJc w:val="left"/>
      <w:pPr>
        <w:ind w:left="720" w:hanging="360"/>
      </w:pPr>
      <w:rPr>
        <w:rFonts w:ascii="Symbol" w:eastAsia="Symbol" w:hAnsi="Symbol" w:cs="Symbol"/>
      </w:rPr>
    </w:lvl>
    <w:lvl w:ilvl="1" w:tplc="960014E4">
      <w:start w:val="1"/>
      <w:numFmt w:val="bullet"/>
      <w:lvlText w:val="o"/>
      <w:lvlJc w:val="left"/>
      <w:pPr>
        <w:ind w:left="1440" w:hanging="360"/>
      </w:pPr>
      <w:rPr>
        <w:rFonts w:ascii="Courier New" w:eastAsia="Courier New" w:hAnsi="Courier New" w:cs="Courier New"/>
      </w:rPr>
    </w:lvl>
    <w:lvl w:ilvl="2" w:tplc="BBDEE5B4">
      <w:start w:val="1"/>
      <w:numFmt w:val="bullet"/>
      <w:lvlText w:val=""/>
      <w:lvlJc w:val="left"/>
      <w:pPr>
        <w:ind w:left="2160" w:hanging="360"/>
      </w:pPr>
      <w:rPr>
        <w:rFonts w:ascii="Wingdings" w:eastAsia="Wingdings" w:hAnsi="Wingdings" w:cs="Wingdings"/>
      </w:rPr>
    </w:lvl>
    <w:lvl w:ilvl="3" w:tplc="C4628130">
      <w:start w:val="1"/>
      <w:numFmt w:val="bullet"/>
      <w:lvlText w:val=""/>
      <w:lvlJc w:val="left"/>
      <w:pPr>
        <w:ind w:left="2880" w:hanging="360"/>
      </w:pPr>
      <w:rPr>
        <w:rFonts w:ascii="Symbol" w:eastAsia="Symbol" w:hAnsi="Symbol" w:cs="Symbol"/>
      </w:rPr>
    </w:lvl>
    <w:lvl w:ilvl="4" w:tplc="B478D3E6">
      <w:start w:val="1"/>
      <w:numFmt w:val="bullet"/>
      <w:lvlText w:val="o"/>
      <w:lvlJc w:val="left"/>
      <w:pPr>
        <w:ind w:left="3600" w:hanging="360"/>
      </w:pPr>
      <w:rPr>
        <w:rFonts w:ascii="Courier New" w:eastAsia="Courier New" w:hAnsi="Courier New" w:cs="Courier New"/>
      </w:rPr>
    </w:lvl>
    <w:lvl w:ilvl="5" w:tplc="DB2E06CA">
      <w:start w:val="1"/>
      <w:numFmt w:val="bullet"/>
      <w:lvlText w:val=""/>
      <w:lvlJc w:val="left"/>
      <w:pPr>
        <w:ind w:left="4320" w:hanging="360"/>
      </w:pPr>
      <w:rPr>
        <w:rFonts w:ascii="Wingdings" w:eastAsia="Wingdings" w:hAnsi="Wingdings" w:cs="Wingdings"/>
      </w:rPr>
    </w:lvl>
    <w:lvl w:ilvl="6" w:tplc="BB5AE624">
      <w:start w:val="1"/>
      <w:numFmt w:val="bullet"/>
      <w:lvlText w:val=""/>
      <w:lvlJc w:val="left"/>
      <w:pPr>
        <w:ind w:left="5040" w:hanging="360"/>
      </w:pPr>
      <w:rPr>
        <w:rFonts w:ascii="Symbol" w:eastAsia="Symbol" w:hAnsi="Symbol" w:cs="Symbol"/>
      </w:rPr>
    </w:lvl>
    <w:lvl w:ilvl="7" w:tplc="73E8FEBC">
      <w:start w:val="1"/>
      <w:numFmt w:val="bullet"/>
      <w:lvlText w:val="o"/>
      <w:lvlJc w:val="left"/>
      <w:pPr>
        <w:ind w:left="5760" w:hanging="360"/>
      </w:pPr>
      <w:rPr>
        <w:rFonts w:ascii="Courier New" w:eastAsia="Courier New" w:hAnsi="Courier New" w:cs="Courier New"/>
      </w:rPr>
    </w:lvl>
    <w:lvl w:ilvl="8" w:tplc="FBD80FDC">
      <w:start w:val="1"/>
      <w:numFmt w:val="bullet"/>
      <w:lvlText w:val=""/>
      <w:lvlJc w:val="left"/>
      <w:pPr>
        <w:ind w:left="6480" w:hanging="360"/>
      </w:pPr>
      <w:rPr>
        <w:rFonts w:ascii="Wingdings" w:eastAsia="Wingdings" w:hAnsi="Wingdings" w:cs="Wingdings"/>
      </w:rPr>
    </w:lvl>
  </w:abstractNum>
  <w:abstractNum w:abstractNumId="20" w15:restartNumberingAfterBreak="0">
    <w:nsid w:val="3A52B850"/>
    <w:multiLevelType w:val="hybridMultilevel"/>
    <w:tmpl w:val="FFFFFFFF"/>
    <w:lvl w:ilvl="0" w:tplc="1E66AAFE">
      <w:start w:val="1"/>
      <w:numFmt w:val="bullet"/>
      <w:lvlText w:val=""/>
      <w:lvlJc w:val="left"/>
      <w:pPr>
        <w:ind w:left="720" w:hanging="360"/>
      </w:pPr>
      <w:rPr>
        <w:rFonts w:ascii="Symbol" w:eastAsia="Symbol" w:hAnsi="Symbol" w:cs="Symbol"/>
      </w:rPr>
    </w:lvl>
    <w:lvl w:ilvl="1" w:tplc="64B638D2">
      <w:start w:val="1"/>
      <w:numFmt w:val="bullet"/>
      <w:lvlText w:val="o"/>
      <w:lvlJc w:val="left"/>
      <w:pPr>
        <w:ind w:left="1440" w:hanging="360"/>
      </w:pPr>
      <w:rPr>
        <w:rFonts w:ascii="Courier New" w:eastAsia="Courier New" w:hAnsi="Courier New" w:cs="Courier New"/>
      </w:rPr>
    </w:lvl>
    <w:lvl w:ilvl="2" w:tplc="474CB55E">
      <w:start w:val="1"/>
      <w:numFmt w:val="bullet"/>
      <w:lvlText w:val=""/>
      <w:lvlJc w:val="left"/>
      <w:pPr>
        <w:ind w:left="2160" w:hanging="360"/>
      </w:pPr>
      <w:rPr>
        <w:rFonts w:ascii="Wingdings" w:eastAsia="Wingdings" w:hAnsi="Wingdings" w:cs="Wingdings"/>
      </w:rPr>
    </w:lvl>
    <w:lvl w:ilvl="3" w:tplc="61F8C5F4">
      <w:start w:val="1"/>
      <w:numFmt w:val="bullet"/>
      <w:lvlText w:val=""/>
      <w:lvlJc w:val="left"/>
      <w:pPr>
        <w:ind w:left="2880" w:hanging="360"/>
      </w:pPr>
      <w:rPr>
        <w:rFonts w:ascii="Symbol" w:eastAsia="Symbol" w:hAnsi="Symbol" w:cs="Symbol"/>
      </w:rPr>
    </w:lvl>
    <w:lvl w:ilvl="4" w:tplc="D49CEA44">
      <w:start w:val="1"/>
      <w:numFmt w:val="bullet"/>
      <w:lvlText w:val="o"/>
      <w:lvlJc w:val="left"/>
      <w:pPr>
        <w:ind w:left="3600" w:hanging="360"/>
      </w:pPr>
      <w:rPr>
        <w:rFonts w:ascii="Courier New" w:eastAsia="Courier New" w:hAnsi="Courier New" w:cs="Courier New"/>
      </w:rPr>
    </w:lvl>
    <w:lvl w:ilvl="5" w:tplc="E4CE4E48">
      <w:start w:val="1"/>
      <w:numFmt w:val="bullet"/>
      <w:lvlText w:val=""/>
      <w:lvlJc w:val="left"/>
      <w:pPr>
        <w:ind w:left="4320" w:hanging="360"/>
      </w:pPr>
      <w:rPr>
        <w:rFonts w:ascii="Wingdings" w:eastAsia="Wingdings" w:hAnsi="Wingdings" w:cs="Wingdings"/>
      </w:rPr>
    </w:lvl>
    <w:lvl w:ilvl="6" w:tplc="799E350C">
      <w:start w:val="1"/>
      <w:numFmt w:val="bullet"/>
      <w:lvlText w:val=""/>
      <w:lvlJc w:val="left"/>
      <w:pPr>
        <w:ind w:left="5040" w:hanging="360"/>
      </w:pPr>
      <w:rPr>
        <w:rFonts w:ascii="Symbol" w:eastAsia="Symbol" w:hAnsi="Symbol" w:cs="Symbol"/>
      </w:rPr>
    </w:lvl>
    <w:lvl w:ilvl="7" w:tplc="9DAECA94">
      <w:start w:val="1"/>
      <w:numFmt w:val="bullet"/>
      <w:lvlText w:val="o"/>
      <w:lvlJc w:val="left"/>
      <w:pPr>
        <w:ind w:left="5760" w:hanging="360"/>
      </w:pPr>
      <w:rPr>
        <w:rFonts w:ascii="Courier New" w:eastAsia="Courier New" w:hAnsi="Courier New" w:cs="Courier New"/>
      </w:rPr>
    </w:lvl>
    <w:lvl w:ilvl="8" w:tplc="2E76F430">
      <w:start w:val="1"/>
      <w:numFmt w:val="bullet"/>
      <w:lvlText w:val=""/>
      <w:lvlJc w:val="left"/>
      <w:pPr>
        <w:ind w:left="6480" w:hanging="360"/>
      </w:pPr>
      <w:rPr>
        <w:rFonts w:ascii="Wingdings" w:eastAsia="Wingdings" w:hAnsi="Wingdings" w:cs="Wingdings"/>
      </w:rPr>
    </w:lvl>
  </w:abstractNum>
  <w:abstractNum w:abstractNumId="21" w15:restartNumberingAfterBreak="0">
    <w:nsid w:val="3AB025C4"/>
    <w:multiLevelType w:val="hybridMultilevel"/>
    <w:tmpl w:val="2B420812"/>
    <w:lvl w:ilvl="0" w:tplc="F214A18C">
      <w:start w:val="1"/>
      <w:numFmt w:val="bullet"/>
      <w:pStyle w:val="Guidance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134F46"/>
    <w:multiLevelType w:val="hybridMultilevel"/>
    <w:tmpl w:val="6D640E6E"/>
    <w:lvl w:ilvl="0" w:tplc="FFFFFFFF">
      <w:start w:val="1"/>
      <w:numFmt w:val="decimal"/>
      <w:pStyle w:val="Submissionnumberedparagraph"/>
      <w:lvlText w:val="%1."/>
      <w:lvlJc w:val="left"/>
      <w:pPr>
        <w:tabs>
          <w:tab w:val="num" w:pos="567"/>
        </w:tabs>
        <w:ind w:left="567" w:hanging="567"/>
      </w:pPr>
      <w:rPr>
        <w:rFonts w:ascii="Arial" w:hAnsi="Arial" w:hint="default"/>
        <w:b w:val="0"/>
        <w:i w:val="0"/>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DEE159E"/>
    <w:multiLevelType w:val="hybridMultilevel"/>
    <w:tmpl w:val="E40EA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C94D50"/>
    <w:multiLevelType w:val="hybridMultilevel"/>
    <w:tmpl w:val="FFFFFFFF"/>
    <w:lvl w:ilvl="0" w:tplc="25B02FE2">
      <w:start w:val="1"/>
      <w:numFmt w:val="decimal"/>
      <w:lvlText w:val="%1."/>
      <w:lvlJc w:val="left"/>
      <w:pPr>
        <w:ind w:left="720" w:hanging="360"/>
      </w:pPr>
    </w:lvl>
    <w:lvl w:ilvl="1" w:tplc="5D4C9D94">
      <w:start w:val="1"/>
      <w:numFmt w:val="lowerLetter"/>
      <w:lvlText w:val="%2."/>
      <w:lvlJc w:val="left"/>
      <w:pPr>
        <w:ind w:left="1440" w:hanging="360"/>
      </w:pPr>
    </w:lvl>
    <w:lvl w:ilvl="2" w:tplc="DFB494AC">
      <w:start w:val="1"/>
      <w:numFmt w:val="lowerRoman"/>
      <w:lvlText w:val="%3."/>
      <w:lvlJc w:val="right"/>
      <w:pPr>
        <w:ind w:left="2160" w:hanging="180"/>
      </w:pPr>
    </w:lvl>
    <w:lvl w:ilvl="3" w:tplc="FA0C29C6">
      <w:start w:val="1"/>
      <w:numFmt w:val="decimal"/>
      <w:lvlText w:val="%4."/>
      <w:lvlJc w:val="left"/>
      <w:pPr>
        <w:ind w:left="2880" w:hanging="360"/>
      </w:pPr>
    </w:lvl>
    <w:lvl w:ilvl="4" w:tplc="ED3EE71A">
      <w:start w:val="1"/>
      <w:numFmt w:val="lowerLetter"/>
      <w:lvlText w:val="%5."/>
      <w:lvlJc w:val="left"/>
      <w:pPr>
        <w:ind w:left="3600" w:hanging="360"/>
      </w:pPr>
    </w:lvl>
    <w:lvl w:ilvl="5" w:tplc="55529C04">
      <w:start w:val="1"/>
      <w:numFmt w:val="lowerRoman"/>
      <w:lvlText w:val="%6."/>
      <w:lvlJc w:val="right"/>
      <w:pPr>
        <w:ind w:left="4320" w:hanging="180"/>
      </w:pPr>
    </w:lvl>
    <w:lvl w:ilvl="6" w:tplc="F42A9D94">
      <w:start w:val="1"/>
      <w:numFmt w:val="decimal"/>
      <w:lvlText w:val="%7."/>
      <w:lvlJc w:val="left"/>
      <w:pPr>
        <w:ind w:left="5040" w:hanging="360"/>
      </w:pPr>
    </w:lvl>
    <w:lvl w:ilvl="7" w:tplc="9C42FA52">
      <w:start w:val="1"/>
      <w:numFmt w:val="lowerLetter"/>
      <w:lvlText w:val="%8."/>
      <w:lvlJc w:val="left"/>
      <w:pPr>
        <w:ind w:left="5760" w:hanging="360"/>
      </w:pPr>
    </w:lvl>
    <w:lvl w:ilvl="8" w:tplc="DBF86DDA">
      <w:start w:val="1"/>
      <w:numFmt w:val="lowerRoman"/>
      <w:lvlText w:val="%9."/>
      <w:lvlJc w:val="right"/>
      <w:pPr>
        <w:ind w:left="6480" w:hanging="180"/>
      </w:pPr>
    </w:lvl>
  </w:abstractNum>
  <w:abstractNum w:abstractNumId="25" w15:restartNumberingAfterBreak="0">
    <w:nsid w:val="4482C889"/>
    <w:multiLevelType w:val="hybridMultilevel"/>
    <w:tmpl w:val="FFFFFFFF"/>
    <w:lvl w:ilvl="0" w:tplc="35F67176">
      <w:start w:val="1"/>
      <w:numFmt w:val="bullet"/>
      <w:lvlText w:val=""/>
      <w:lvlJc w:val="left"/>
      <w:pPr>
        <w:ind w:left="720" w:hanging="360"/>
      </w:pPr>
      <w:rPr>
        <w:rFonts w:ascii="Symbol" w:eastAsia="Symbol" w:hAnsi="Symbol" w:cs="Symbol"/>
      </w:rPr>
    </w:lvl>
    <w:lvl w:ilvl="1" w:tplc="1798A2F2">
      <w:start w:val="1"/>
      <w:numFmt w:val="bullet"/>
      <w:lvlText w:val="o"/>
      <w:lvlJc w:val="left"/>
      <w:pPr>
        <w:ind w:left="1440" w:hanging="360"/>
      </w:pPr>
      <w:rPr>
        <w:rFonts w:ascii="Courier New" w:eastAsia="Courier New" w:hAnsi="Courier New" w:cs="Courier New"/>
      </w:rPr>
    </w:lvl>
    <w:lvl w:ilvl="2" w:tplc="A3D82A4C">
      <w:start w:val="1"/>
      <w:numFmt w:val="bullet"/>
      <w:lvlText w:val=""/>
      <w:lvlJc w:val="left"/>
      <w:pPr>
        <w:ind w:left="2160" w:hanging="360"/>
      </w:pPr>
      <w:rPr>
        <w:rFonts w:ascii="Wingdings" w:eastAsia="Wingdings" w:hAnsi="Wingdings" w:cs="Wingdings"/>
      </w:rPr>
    </w:lvl>
    <w:lvl w:ilvl="3" w:tplc="02F8601E">
      <w:start w:val="1"/>
      <w:numFmt w:val="bullet"/>
      <w:lvlText w:val=""/>
      <w:lvlJc w:val="left"/>
      <w:pPr>
        <w:ind w:left="2880" w:hanging="360"/>
      </w:pPr>
      <w:rPr>
        <w:rFonts w:ascii="Symbol" w:eastAsia="Symbol" w:hAnsi="Symbol" w:cs="Symbol"/>
      </w:rPr>
    </w:lvl>
    <w:lvl w:ilvl="4" w:tplc="DB12C49E">
      <w:start w:val="1"/>
      <w:numFmt w:val="bullet"/>
      <w:lvlText w:val="o"/>
      <w:lvlJc w:val="left"/>
      <w:pPr>
        <w:ind w:left="3600" w:hanging="360"/>
      </w:pPr>
      <w:rPr>
        <w:rFonts w:ascii="Courier New" w:eastAsia="Courier New" w:hAnsi="Courier New" w:cs="Courier New"/>
      </w:rPr>
    </w:lvl>
    <w:lvl w:ilvl="5" w:tplc="7568963A">
      <w:start w:val="1"/>
      <w:numFmt w:val="bullet"/>
      <w:lvlText w:val=""/>
      <w:lvlJc w:val="left"/>
      <w:pPr>
        <w:ind w:left="4320" w:hanging="360"/>
      </w:pPr>
      <w:rPr>
        <w:rFonts w:ascii="Wingdings" w:eastAsia="Wingdings" w:hAnsi="Wingdings" w:cs="Wingdings"/>
      </w:rPr>
    </w:lvl>
    <w:lvl w:ilvl="6" w:tplc="D82EE008">
      <w:start w:val="1"/>
      <w:numFmt w:val="bullet"/>
      <w:lvlText w:val=""/>
      <w:lvlJc w:val="left"/>
      <w:pPr>
        <w:ind w:left="5040" w:hanging="360"/>
      </w:pPr>
      <w:rPr>
        <w:rFonts w:ascii="Symbol" w:eastAsia="Symbol" w:hAnsi="Symbol" w:cs="Symbol"/>
      </w:rPr>
    </w:lvl>
    <w:lvl w:ilvl="7" w:tplc="28CCA43C">
      <w:start w:val="1"/>
      <w:numFmt w:val="bullet"/>
      <w:lvlText w:val="o"/>
      <w:lvlJc w:val="left"/>
      <w:pPr>
        <w:ind w:left="5760" w:hanging="360"/>
      </w:pPr>
      <w:rPr>
        <w:rFonts w:ascii="Courier New" w:eastAsia="Courier New" w:hAnsi="Courier New" w:cs="Courier New"/>
      </w:rPr>
    </w:lvl>
    <w:lvl w:ilvl="8" w:tplc="04D81504">
      <w:start w:val="1"/>
      <w:numFmt w:val="bullet"/>
      <w:lvlText w:val=""/>
      <w:lvlJc w:val="left"/>
      <w:pPr>
        <w:ind w:left="6480" w:hanging="360"/>
      </w:pPr>
      <w:rPr>
        <w:rFonts w:ascii="Wingdings" w:eastAsia="Wingdings" w:hAnsi="Wingdings" w:cs="Wingdings"/>
      </w:rPr>
    </w:lvl>
  </w:abstractNum>
  <w:abstractNum w:abstractNumId="26" w15:restartNumberingAfterBreak="0">
    <w:nsid w:val="462828C7"/>
    <w:multiLevelType w:val="multilevel"/>
    <w:tmpl w:val="EDF44F1A"/>
    <w:lvl w:ilvl="0">
      <w:start w:val="1"/>
      <w:numFmt w:val="decimal"/>
      <w:pStyle w:val="Heading1"/>
      <w:lvlText w:val="%1"/>
      <w:lvlJc w:val="left"/>
      <w:pPr>
        <w:ind w:left="57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132040"/>
        <w:sz w:val="24"/>
        <w:szCs w:val="24"/>
      </w:rPr>
    </w:lvl>
    <w:lvl w:ilvl="3">
      <w:start w:val="1"/>
      <w:numFmt w:val="decimal"/>
      <w:pStyle w:val="Heading4"/>
      <w:lvlText w:val="%1.%2.%3.%4"/>
      <w:lvlJc w:val="left"/>
      <w:pPr>
        <w:ind w:left="5259" w:hanging="864"/>
      </w:pPr>
      <w:rPr>
        <w:i w:val="0"/>
        <w:iCs w:val="0"/>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DF76B7"/>
    <w:multiLevelType w:val="hybridMultilevel"/>
    <w:tmpl w:val="3286D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1C9F1FF"/>
    <w:multiLevelType w:val="hybridMultilevel"/>
    <w:tmpl w:val="FFFFFFFF"/>
    <w:lvl w:ilvl="0" w:tplc="166EBF40">
      <w:start w:val="1"/>
      <w:numFmt w:val="decimal"/>
      <w:lvlText w:val="%1."/>
      <w:lvlJc w:val="left"/>
      <w:pPr>
        <w:ind w:left="720" w:hanging="360"/>
      </w:pPr>
    </w:lvl>
    <w:lvl w:ilvl="1" w:tplc="85440D8E">
      <w:start w:val="1"/>
      <w:numFmt w:val="lowerLetter"/>
      <w:lvlText w:val="%2."/>
      <w:lvlJc w:val="left"/>
      <w:pPr>
        <w:ind w:left="1440" w:hanging="360"/>
      </w:pPr>
    </w:lvl>
    <w:lvl w:ilvl="2" w:tplc="473C5C2E">
      <w:start w:val="1"/>
      <w:numFmt w:val="lowerRoman"/>
      <w:lvlText w:val="%3."/>
      <w:lvlJc w:val="right"/>
      <w:pPr>
        <w:ind w:left="2160" w:hanging="180"/>
      </w:pPr>
    </w:lvl>
    <w:lvl w:ilvl="3" w:tplc="D2165510">
      <w:start w:val="1"/>
      <w:numFmt w:val="decimal"/>
      <w:lvlText w:val="%4."/>
      <w:lvlJc w:val="left"/>
      <w:pPr>
        <w:ind w:left="2880" w:hanging="360"/>
      </w:pPr>
    </w:lvl>
    <w:lvl w:ilvl="4" w:tplc="9ECEB0AC">
      <w:start w:val="1"/>
      <w:numFmt w:val="lowerLetter"/>
      <w:lvlText w:val="%5."/>
      <w:lvlJc w:val="left"/>
      <w:pPr>
        <w:ind w:left="3600" w:hanging="360"/>
      </w:pPr>
    </w:lvl>
    <w:lvl w:ilvl="5" w:tplc="6C08F964">
      <w:start w:val="1"/>
      <w:numFmt w:val="lowerRoman"/>
      <w:lvlText w:val="%6."/>
      <w:lvlJc w:val="right"/>
      <w:pPr>
        <w:ind w:left="4320" w:hanging="180"/>
      </w:pPr>
    </w:lvl>
    <w:lvl w:ilvl="6" w:tplc="3B56A024">
      <w:start w:val="1"/>
      <w:numFmt w:val="decimal"/>
      <w:lvlText w:val="%7."/>
      <w:lvlJc w:val="left"/>
      <w:pPr>
        <w:ind w:left="5040" w:hanging="360"/>
      </w:pPr>
    </w:lvl>
    <w:lvl w:ilvl="7" w:tplc="EDCAE84C">
      <w:start w:val="1"/>
      <w:numFmt w:val="lowerLetter"/>
      <w:lvlText w:val="%8."/>
      <w:lvlJc w:val="left"/>
      <w:pPr>
        <w:ind w:left="5760" w:hanging="360"/>
      </w:pPr>
    </w:lvl>
    <w:lvl w:ilvl="8" w:tplc="49A478AC">
      <w:start w:val="1"/>
      <w:numFmt w:val="lowerRoman"/>
      <w:lvlText w:val="%9."/>
      <w:lvlJc w:val="right"/>
      <w:pPr>
        <w:ind w:left="6480" w:hanging="180"/>
      </w:pPr>
    </w:lvl>
  </w:abstractNum>
  <w:abstractNum w:abstractNumId="30"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15:restartNumberingAfterBreak="0">
    <w:nsid w:val="5945CA3F"/>
    <w:multiLevelType w:val="hybridMultilevel"/>
    <w:tmpl w:val="FFFFFFFF"/>
    <w:lvl w:ilvl="0" w:tplc="D5CA2878">
      <w:start w:val="1"/>
      <w:numFmt w:val="bullet"/>
      <w:lvlText w:val=""/>
      <w:lvlJc w:val="left"/>
      <w:pPr>
        <w:ind w:left="720" w:hanging="360"/>
      </w:pPr>
      <w:rPr>
        <w:rFonts w:ascii="Symbol" w:eastAsia="Symbol" w:hAnsi="Symbol" w:cs="Symbol"/>
      </w:rPr>
    </w:lvl>
    <w:lvl w:ilvl="1" w:tplc="E45E9320">
      <w:start w:val="1"/>
      <w:numFmt w:val="bullet"/>
      <w:lvlText w:val="o"/>
      <w:lvlJc w:val="left"/>
      <w:pPr>
        <w:ind w:left="1440" w:hanging="360"/>
      </w:pPr>
      <w:rPr>
        <w:rFonts w:ascii="Courier New" w:eastAsia="Courier New" w:hAnsi="Courier New" w:cs="Courier New"/>
      </w:rPr>
    </w:lvl>
    <w:lvl w:ilvl="2" w:tplc="99FE2F60">
      <w:start w:val="1"/>
      <w:numFmt w:val="bullet"/>
      <w:lvlText w:val=""/>
      <w:lvlJc w:val="left"/>
      <w:pPr>
        <w:ind w:left="2160" w:hanging="360"/>
      </w:pPr>
      <w:rPr>
        <w:rFonts w:ascii="Wingdings" w:eastAsia="Wingdings" w:hAnsi="Wingdings" w:cs="Wingdings"/>
      </w:rPr>
    </w:lvl>
    <w:lvl w:ilvl="3" w:tplc="001CB0A8">
      <w:start w:val="1"/>
      <w:numFmt w:val="bullet"/>
      <w:lvlText w:val=""/>
      <w:lvlJc w:val="left"/>
      <w:pPr>
        <w:ind w:left="2880" w:hanging="360"/>
      </w:pPr>
      <w:rPr>
        <w:rFonts w:ascii="Symbol" w:eastAsia="Symbol" w:hAnsi="Symbol" w:cs="Symbol"/>
      </w:rPr>
    </w:lvl>
    <w:lvl w:ilvl="4" w:tplc="9F2618B4">
      <w:start w:val="1"/>
      <w:numFmt w:val="bullet"/>
      <w:lvlText w:val="o"/>
      <w:lvlJc w:val="left"/>
      <w:pPr>
        <w:ind w:left="3600" w:hanging="360"/>
      </w:pPr>
      <w:rPr>
        <w:rFonts w:ascii="Courier New" w:eastAsia="Courier New" w:hAnsi="Courier New" w:cs="Courier New"/>
      </w:rPr>
    </w:lvl>
    <w:lvl w:ilvl="5" w:tplc="FB908B06">
      <w:start w:val="1"/>
      <w:numFmt w:val="bullet"/>
      <w:lvlText w:val=""/>
      <w:lvlJc w:val="left"/>
      <w:pPr>
        <w:ind w:left="4320" w:hanging="360"/>
      </w:pPr>
      <w:rPr>
        <w:rFonts w:ascii="Wingdings" w:eastAsia="Wingdings" w:hAnsi="Wingdings" w:cs="Wingdings"/>
      </w:rPr>
    </w:lvl>
    <w:lvl w:ilvl="6" w:tplc="FB92DD62">
      <w:start w:val="1"/>
      <w:numFmt w:val="bullet"/>
      <w:lvlText w:val=""/>
      <w:lvlJc w:val="left"/>
      <w:pPr>
        <w:ind w:left="5040" w:hanging="360"/>
      </w:pPr>
      <w:rPr>
        <w:rFonts w:ascii="Symbol" w:eastAsia="Symbol" w:hAnsi="Symbol" w:cs="Symbol"/>
      </w:rPr>
    </w:lvl>
    <w:lvl w:ilvl="7" w:tplc="BA304AA6">
      <w:start w:val="1"/>
      <w:numFmt w:val="bullet"/>
      <w:lvlText w:val="o"/>
      <w:lvlJc w:val="left"/>
      <w:pPr>
        <w:ind w:left="5760" w:hanging="360"/>
      </w:pPr>
      <w:rPr>
        <w:rFonts w:ascii="Courier New" w:eastAsia="Courier New" w:hAnsi="Courier New" w:cs="Courier New"/>
      </w:rPr>
    </w:lvl>
    <w:lvl w:ilvl="8" w:tplc="3B020B3E">
      <w:start w:val="1"/>
      <w:numFmt w:val="bullet"/>
      <w:lvlText w:val=""/>
      <w:lvlJc w:val="left"/>
      <w:pPr>
        <w:ind w:left="6480" w:hanging="360"/>
      </w:pPr>
      <w:rPr>
        <w:rFonts w:ascii="Wingdings" w:eastAsia="Wingdings" w:hAnsi="Wingdings" w:cs="Wingdings"/>
      </w:rPr>
    </w:lvl>
  </w:abstractNum>
  <w:abstractNum w:abstractNumId="33" w15:restartNumberingAfterBreak="0">
    <w:nsid w:val="5D4D883D"/>
    <w:multiLevelType w:val="hybridMultilevel"/>
    <w:tmpl w:val="FFFFFFFF"/>
    <w:lvl w:ilvl="0" w:tplc="041AD92A">
      <w:start w:val="1"/>
      <w:numFmt w:val="bullet"/>
      <w:lvlText w:val=""/>
      <w:lvlJc w:val="left"/>
      <w:pPr>
        <w:ind w:left="720" w:hanging="360"/>
      </w:pPr>
      <w:rPr>
        <w:rFonts w:ascii="Symbol" w:eastAsia="Symbol" w:hAnsi="Symbol" w:cs="Symbol"/>
      </w:rPr>
    </w:lvl>
    <w:lvl w:ilvl="1" w:tplc="CC1AB6EA">
      <w:start w:val="1"/>
      <w:numFmt w:val="bullet"/>
      <w:lvlText w:val="o"/>
      <w:lvlJc w:val="left"/>
      <w:pPr>
        <w:ind w:left="1440" w:hanging="360"/>
      </w:pPr>
      <w:rPr>
        <w:rFonts w:ascii="Courier New" w:eastAsia="Courier New" w:hAnsi="Courier New" w:cs="Courier New"/>
      </w:rPr>
    </w:lvl>
    <w:lvl w:ilvl="2" w:tplc="9DAC73F6">
      <w:start w:val="1"/>
      <w:numFmt w:val="bullet"/>
      <w:lvlText w:val=""/>
      <w:lvlJc w:val="left"/>
      <w:pPr>
        <w:ind w:left="2160" w:hanging="360"/>
      </w:pPr>
      <w:rPr>
        <w:rFonts w:ascii="Wingdings" w:eastAsia="Wingdings" w:hAnsi="Wingdings" w:cs="Wingdings"/>
      </w:rPr>
    </w:lvl>
    <w:lvl w:ilvl="3" w:tplc="0492B5A0">
      <w:start w:val="1"/>
      <w:numFmt w:val="bullet"/>
      <w:lvlText w:val=""/>
      <w:lvlJc w:val="left"/>
      <w:pPr>
        <w:ind w:left="2880" w:hanging="360"/>
      </w:pPr>
      <w:rPr>
        <w:rFonts w:ascii="Symbol" w:eastAsia="Symbol" w:hAnsi="Symbol" w:cs="Symbol"/>
      </w:rPr>
    </w:lvl>
    <w:lvl w:ilvl="4" w:tplc="6F4A04D2">
      <w:start w:val="1"/>
      <w:numFmt w:val="bullet"/>
      <w:lvlText w:val="o"/>
      <w:lvlJc w:val="left"/>
      <w:pPr>
        <w:ind w:left="3600" w:hanging="360"/>
      </w:pPr>
      <w:rPr>
        <w:rFonts w:ascii="Courier New" w:eastAsia="Courier New" w:hAnsi="Courier New" w:cs="Courier New"/>
      </w:rPr>
    </w:lvl>
    <w:lvl w:ilvl="5" w:tplc="675A454E">
      <w:start w:val="1"/>
      <w:numFmt w:val="bullet"/>
      <w:lvlText w:val=""/>
      <w:lvlJc w:val="left"/>
      <w:pPr>
        <w:ind w:left="4320" w:hanging="360"/>
      </w:pPr>
      <w:rPr>
        <w:rFonts w:ascii="Wingdings" w:eastAsia="Wingdings" w:hAnsi="Wingdings" w:cs="Wingdings"/>
      </w:rPr>
    </w:lvl>
    <w:lvl w:ilvl="6" w:tplc="13528122">
      <w:start w:val="1"/>
      <w:numFmt w:val="bullet"/>
      <w:lvlText w:val=""/>
      <w:lvlJc w:val="left"/>
      <w:pPr>
        <w:ind w:left="5040" w:hanging="360"/>
      </w:pPr>
      <w:rPr>
        <w:rFonts w:ascii="Symbol" w:eastAsia="Symbol" w:hAnsi="Symbol" w:cs="Symbol"/>
      </w:rPr>
    </w:lvl>
    <w:lvl w:ilvl="7" w:tplc="90BAC2FA">
      <w:start w:val="1"/>
      <w:numFmt w:val="bullet"/>
      <w:lvlText w:val="o"/>
      <w:lvlJc w:val="left"/>
      <w:pPr>
        <w:ind w:left="5760" w:hanging="360"/>
      </w:pPr>
      <w:rPr>
        <w:rFonts w:ascii="Courier New" w:eastAsia="Courier New" w:hAnsi="Courier New" w:cs="Courier New"/>
      </w:rPr>
    </w:lvl>
    <w:lvl w:ilvl="8" w:tplc="9EB65D6C">
      <w:start w:val="1"/>
      <w:numFmt w:val="bullet"/>
      <w:lvlText w:val=""/>
      <w:lvlJc w:val="left"/>
      <w:pPr>
        <w:ind w:left="6480" w:hanging="360"/>
      </w:pPr>
      <w:rPr>
        <w:rFonts w:ascii="Wingdings" w:eastAsia="Wingdings" w:hAnsi="Wingdings" w:cs="Wingdings"/>
      </w:rPr>
    </w:lvl>
  </w:abstractNum>
  <w:abstractNum w:abstractNumId="34"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5B42DEB"/>
    <w:multiLevelType w:val="hybridMultilevel"/>
    <w:tmpl w:val="FFFFFFFF"/>
    <w:lvl w:ilvl="0" w:tplc="98322D02">
      <w:start w:val="1"/>
      <w:numFmt w:val="bullet"/>
      <w:lvlText w:val="●"/>
      <w:lvlJc w:val="left"/>
      <w:pPr>
        <w:ind w:left="720" w:hanging="360"/>
      </w:pPr>
    </w:lvl>
    <w:lvl w:ilvl="1" w:tplc="104C8EDC">
      <w:start w:val="1"/>
      <w:numFmt w:val="bullet"/>
      <w:lvlText w:val="○"/>
      <w:lvlJc w:val="left"/>
      <w:pPr>
        <w:ind w:left="1440" w:hanging="360"/>
      </w:pPr>
    </w:lvl>
    <w:lvl w:ilvl="2" w:tplc="368639AA">
      <w:start w:val="1"/>
      <w:numFmt w:val="bullet"/>
      <w:lvlText w:val="■"/>
      <w:lvlJc w:val="left"/>
      <w:pPr>
        <w:ind w:left="2160" w:hanging="360"/>
      </w:pPr>
    </w:lvl>
    <w:lvl w:ilvl="3" w:tplc="A686D4B4">
      <w:start w:val="1"/>
      <w:numFmt w:val="bullet"/>
      <w:lvlText w:val="●"/>
      <w:lvlJc w:val="left"/>
      <w:pPr>
        <w:ind w:left="2880" w:hanging="360"/>
      </w:pPr>
    </w:lvl>
    <w:lvl w:ilvl="4" w:tplc="953ED3DA">
      <w:start w:val="1"/>
      <w:numFmt w:val="bullet"/>
      <w:lvlText w:val="○"/>
      <w:lvlJc w:val="left"/>
      <w:pPr>
        <w:ind w:left="3600" w:hanging="360"/>
      </w:pPr>
    </w:lvl>
    <w:lvl w:ilvl="5" w:tplc="0178CEFC">
      <w:start w:val="1"/>
      <w:numFmt w:val="bullet"/>
      <w:lvlText w:val="■"/>
      <w:lvlJc w:val="left"/>
      <w:pPr>
        <w:ind w:left="4320" w:hanging="360"/>
      </w:pPr>
    </w:lvl>
    <w:lvl w:ilvl="6" w:tplc="4120E91C">
      <w:start w:val="1"/>
      <w:numFmt w:val="bullet"/>
      <w:lvlText w:val="●"/>
      <w:lvlJc w:val="left"/>
      <w:pPr>
        <w:ind w:left="5040" w:hanging="360"/>
      </w:pPr>
    </w:lvl>
    <w:lvl w:ilvl="7" w:tplc="65AC0790">
      <w:start w:val="1"/>
      <w:numFmt w:val="bullet"/>
      <w:lvlText w:val="●"/>
      <w:lvlJc w:val="left"/>
      <w:pPr>
        <w:ind w:left="5760" w:hanging="360"/>
      </w:pPr>
    </w:lvl>
    <w:lvl w:ilvl="8" w:tplc="6E7AD526">
      <w:start w:val="1"/>
      <w:numFmt w:val="bullet"/>
      <w:lvlText w:val="●"/>
      <w:lvlJc w:val="left"/>
      <w:pPr>
        <w:ind w:left="6480" w:hanging="360"/>
      </w:pPr>
    </w:lvl>
  </w:abstractNum>
  <w:abstractNum w:abstractNumId="36" w15:restartNumberingAfterBreak="0">
    <w:nsid w:val="6C5944DD"/>
    <w:multiLevelType w:val="hybridMultilevel"/>
    <w:tmpl w:val="FFFFFFFF"/>
    <w:lvl w:ilvl="0" w:tplc="A5B0D1B6">
      <w:start w:val="1"/>
      <w:numFmt w:val="bullet"/>
      <w:lvlText w:val=""/>
      <w:lvlJc w:val="left"/>
      <w:pPr>
        <w:ind w:left="720" w:hanging="360"/>
      </w:pPr>
      <w:rPr>
        <w:rFonts w:ascii="Symbol" w:eastAsia="Symbol" w:hAnsi="Symbol" w:cs="Symbol"/>
      </w:rPr>
    </w:lvl>
    <w:lvl w:ilvl="1" w:tplc="CD8E8032">
      <w:start w:val="1"/>
      <w:numFmt w:val="bullet"/>
      <w:lvlText w:val="o"/>
      <w:lvlJc w:val="left"/>
      <w:pPr>
        <w:ind w:left="1440" w:hanging="360"/>
      </w:pPr>
      <w:rPr>
        <w:rFonts w:ascii="Courier New" w:eastAsia="Courier New" w:hAnsi="Courier New" w:cs="Courier New"/>
      </w:rPr>
    </w:lvl>
    <w:lvl w:ilvl="2" w:tplc="68F26352">
      <w:start w:val="1"/>
      <w:numFmt w:val="bullet"/>
      <w:lvlText w:val=""/>
      <w:lvlJc w:val="left"/>
      <w:pPr>
        <w:ind w:left="2160" w:hanging="360"/>
      </w:pPr>
      <w:rPr>
        <w:rFonts w:ascii="Wingdings" w:eastAsia="Wingdings" w:hAnsi="Wingdings" w:cs="Wingdings"/>
      </w:rPr>
    </w:lvl>
    <w:lvl w:ilvl="3" w:tplc="DE9EF1EE">
      <w:start w:val="1"/>
      <w:numFmt w:val="bullet"/>
      <w:lvlText w:val=""/>
      <w:lvlJc w:val="left"/>
      <w:pPr>
        <w:ind w:left="2880" w:hanging="360"/>
      </w:pPr>
      <w:rPr>
        <w:rFonts w:ascii="Symbol" w:eastAsia="Symbol" w:hAnsi="Symbol" w:cs="Symbol"/>
      </w:rPr>
    </w:lvl>
    <w:lvl w:ilvl="4" w:tplc="FB629E48">
      <w:start w:val="1"/>
      <w:numFmt w:val="bullet"/>
      <w:lvlText w:val="o"/>
      <w:lvlJc w:val="left"/>
      <w:pPr>
        <w:ind w:left="3600" w:hanging="360"/>
      </w:pPr>
      <w:rPr>
        <w:rFonts w:ascii="Courier New" w:eastAsia="Courier New" w:hAnsi="Courier New" w:cs="Courier New"/>
      </w:rPr>
    </w:lvl>
    <w:lvl w:ilvl="5" w:tplc="A1BAF264">
      <w:start w:val="1"/>
      <w:numFmt w:val="bullet"/>
      <w:lvlText w:val=""/>
      <w:lvlJc w:val="left"/>
      <w:pPr>
        <w:ind w:left="4320" w:hanging="360"/>
      </w:pPr>
      <w:rPr>
        <w:rFonts w:ascii="Wingdings" w:eastAsia="Wingdings" w:hAnsi="Wingdings" w:cs="Wingdings"/>
      </w:rPr>
    </w:lvl>
    <w:lvl w:ilvl="6" w:tplc="8A6010E4">
      <w:start w:val="1"/>
      <w:numFmt w:val="bullet"/>
      <w:lvlText w:val=""/>
      <w:lvlJc w:val="left"/>
      <w:pPr>
        <w:ind w:left="5040" w:hanging="360"/>
      </w:pPr>
      <w:rPr>
        <w:rFonts w:ascii="Symbol" w:eastAsia="Symbol" w:hAnsi="Symbol" w:cs="Symbol"/>
      </w:rPr>
    </w:lvl>
    <w:lvl w:ilvl="7" w:tplc="6A56EBF6">
      <w:start w:val="1"/>
      <w:numFmt w:val="bullet"/>
      <w:lvlText w:val="o"/>
      <w:lvlJc w:val="left"/>
      <w:pPr>
        <w:ind w:left="5760" w:hanging="360"/>
      </w:pPr>
      <w:rPr>
        <w:rFonts w:ascii="Courier New" w:eastAsia="Courier New" w:hAnsi="Courier New" w:cs="Courier New"/>
      </w:rPr>
    </w:lvl>
    <w:lvl w:ilvl="8" w:tplc="D7043B82">
      <w:start w:val="1"/>
      <w:numFmt w:val="bullet"/>
      <w:lvlText w:val=""/>
      <w:lvlJc w:val="left"/>
      <w:pPr>
        <w:ind w:left="6480" w:hanging="360"/>
      </w:pPr>
      <w:rPr>
        <w:rFonts w:ascii="Wingdings" w:eastAsia="Wingdings" w:hAnsi="Wingdings" w:cs="Wingdings"/>
      </w:rPr>
    </w:lvl>
  </w:abstractNum>
  <w:abstractNum w:abstractNumId="37" w15:restartNumberingAfterBreak="0">
    <w:nsid w:val="7F44FE93"/>
    <w:multiLevelType w:val="hybridMultilevel"/>
    <w:tmpl w:val="FFFFFFFF"/>
    <w:lvl w:ilvl="0" w:tplc="B96E28DC">
      <w:start w:val="1"/>
      <w:numFmt w:val="bullet"/>
      <w:lvlText w:val=""/>
      <w:lvlJc w:val="left"/>
      <w:pPr>
        <w:ind w:left="720" w:hanging="360"/>
      </w:pPr>
      <w:rPr>
        <w:rFonts w:ascii="Symbol" w:eastAsia="Symbol" w:hAnsi="Symbol" w:cs="Symbol"/>
      </w:rPr>
    </w:lvl>
    <w:lvl w:ilvl="1" w:tplc="05829E80">
      <w:start w:val="1"/>
      <w:numFmt w:val="bullet"/>
      <w:lvlText w:val="o"/>
      <w:lvlJc w:val="left"/>
      <w:pPr>
        <w:ind w:left="1440" w:hanging="360"/>
      </w:pPr>
      <w:rPr>
        <w:rFonts w:ascii="Courier New" w:eastAsia="Courier New" w:hAnsi="Courier New" w:cs="Courier New"/>
      </w:rPr>
    </w:lvl>
    <w:lvl w:ilvl="2" w:tplc="008404A6">
      <w:start w:val="1"/>
      <w:numFmt w:val="bullet"/>
      <w:lvlText w:val=""/>
      <w:lvlJc w:val="left"/>
      <w:pPr>
        <w:ind w:left="2160" w:hanging="360"/>
      </w:pPr>
      <w:rPr>
        <w:rFonts w:ascii="Wingdings" w:eastAsia="Wingdings" w:hAnsi="Wingdings" w:cs="Wingdings"/>
      </w:rPr>
    </w:lvl>
    <w:lvl w:ilvl="3" w:tplc="9A903034">
      <w:start w:val="1"/>
      <w:numFmt w:val="bullet"/>
      <w:lvlText w:val=""/>
      <w:lvlJc w:val="left"/>
      <w:pPr>
        <w:ind w:left="2880" w:hanging="360"/>
      </w:pPr>
      <w:rPr>
        <w:rFonts w:ascii="Symbol" w:eastAsia="Symbol" w:hAnsi="Symbol" w:cs="Symbol"/>
      </w:rPr>
    </w:lvl>
    <w:lvl w:ilvl="4" w:tplc="8A6023C2">
      <w:start w:val="1"/>
      <w:numFmt w:val="bullet"/>
      <w:lvlText w:val="o"/>
      <w:lvlJc w:val="left"/>
      <w:pPr>
        <w:ind w:left="3600" w:hanging="360"/>
      </w:pPr>
      <w:rPr>
        <w:rFonts w:ascii="Courier New" w:eastAsia="Courier New" w:hAnsi="Courier New" w:cs="Courier New"/>
      </w:rPr>
    </w:lvl>
    <w:lvl w:ilvl="5" w:tplc="38E077AC">
      <w:start w:val="1"/>
      <w:numFmt w:val="bullet"/>
      <w:lvlText w:val=""/>
      <w:lvlJc w:val="left"/>
      <w:pPr>
        <w:ind w:left="4320" w:hanging="360"/>
      </w:pPr>
      <w:rPr>
        <w:rFonts w:ascii="Wingdings" w:eastAsia="Wingdings" w:hAnsi="Wingdings" w:cs="Wingdings"/>
      </w:rPr>
    </w:lvl>
    <w:lvl w:ilvl="6" w:tplc="920A2E5A">
      <w:start w:val="1"/>
      <w:numFmt w:val="bullet"/>
      <w:lvlText w:val=""/>
      <w:lvlJc w:val="left"/>
      <w:pPr>
        <w:ind w:left="5040" w:hanging="360"/>
      </w:pPr>
      <w:rPr>
        <w:rFonts w:ascii="Symbol" w:eastAsia="Symbol" w:hAnsi="Symbol" w:cs="Symbol"/>
      </w:rPr>
    </w:lvl>
    <w:lvl w:ilvl="7" w:tplc="7FDCA582">
      <w:start w:val="1"/>
      <w:numFmt w:val="bullet"/>
      <w:lvlText w:val="o"/>
      <w:lvlJc w:val="left"/>
      <w:pPr>
        <w:ind w:left="5760" w:hanging="360"/>
      </w:pPr>
      <w:rPr>
        <w:rFonts w:ascii="Courier New" w:eastAsia="Courier New" w:hAnsi="Courier New" w:cs="Courier New"/>
      </w:rPr>
    </w:lvl>
    <w:lvl w:ilvl="8" w:tplc="F4BA0428">
      <w:start w:val="1"/>
      <w:numFmt w:val="bullet"/>
      <w:lvlText w:val=""/>
      <w:lvlJc w:val="left"/>
      <w:pPr>
        <w:ind w:left="6480" w:hanging="360"/>
      </w:pPr>
      <w:rPr>
        <w:rFonts w:ascii="Wingdings" w:eastAsia="Wingdings" w:hAnsi="Wingdings" w:cs="Wingdings"/>
      </w:rPr>
    </w:lvl>
  </w:abstractNum>
  <w:num w:numId="1" w16cid:durableId="117112840">
    <w:abstractNumId w:val="8"/>
  </w:num>
  <w:num w:numId="2" w16cid:durableId="1233585687">
    <w:abstractNumId w:val="16"/>
  </w:num>
  <w:num w:numId="3" w16cid:durableId="2069918039">
    <w:abstractNumId w:val="22"/>
  </w:num>
  <w:num w:numId="4" w16cid:durableId="179317841">
    <w:abstractNumId w:val="26"/>
  </w:num>
  <w:num w:numId="5" w16cid:durableId="1248923131">
    <w:abstractNumId w:val="21"/>
  </w:num>
  <w:num w:numId="6" w16cid:durableId="1215578213">
    <w:abstractNumId w:val="27"/>
  </w:num>
  <w:num w:numId="7" w16cid:durableId="622931754">
    <w:abstractNumId w:val="7"/>
  </w:num>
  <w:num w:numId="8" w16cid:durableId="130295445">
    <w:abstractNumId w:val="0"/>
  </w:num>
  <w:num w:numId="9" w16cid:durableId="1095512291">
    <w:abstractNumId w:val="6"/>
  </w:num>
  <w:num w:numId="10" w16cid:durableId="1630281378">
    <w:abstractNumId w:val="31"/>
  </w:num>
  <w:num w:numId="11" w16cid:durableId="1777750742">
    <w:abstractNumId w:val="13"/>
  </w:num>
  <w:num w:numId="12" w16cid:durableId="1948728879">
    <w:abstractNumId w:val="34"/>
  </w:num>
  <w:num w:numId="13" w16cid:durableId="835078320">
    <w:abstractNumId w:val="30"/>
  </w:num>
  <w:num w:numId="14" w16cid:durableId="1273627714">
    <w:abstractNumId w:val="1"/>
  </w:num>
  <w:num w:numId="15" w16cid:durableId="1235241765">
    <w:abstractNumId w:val="4"/>
  </w:num>
  <w:num w:numId="16" w16cid:durableId="1896087614">
    <w:abstractNumId w:val="3"/>
  </w:num>
  <w:num w:numId="17" w16cid:durableId="1324896177">
    <w:abstractNumId w:val="2"/>
  </w:num>
  <w:num w:numId="18" w16cid:durableId="1987318601">
    <w:abstractNumId w:val="20"/>
  </w:num>
  <w:num w:numId="19" w16cid:durableId="222103772">
    <w:abstractNumId w:val="37"/>
  </w:num>
  <w:num w:numId="20" w16cid:durableId="1084372511">
    <w:abstractNumId w:val="29"/>
  </w:num>
  <w:num w:numId="21" w16cid:durableId="1625383026">
    <w:abstractNumId w:val="15"/>
  </w:num>
  <w:num w:numId="22" w16cid:durableId="99418413">
    <w:abstractNumId w:val="33"/>
  </w:num>
  <w:num w:numId="23" w16cid:durableId="1142234180">
    <w:abstractNumId w:val="5"/>
  </w:num>
  <w:num w:numId="24" w16cid:durableId="1219393952">
    <w:abstractNumId w:val="11"/>
  </w:num>
  <w:num w:numId="25" w16cid:durableId="1353263416">
    <w:abstractNumId w:val="18"/>
  </w:num>
  <w:num w:numId="26" w16cid:durableId="1892377288">
    <w:abstractNumId w:val="19"/>
  </w:num>
  <w:num w:numId="27" w16cid:durableId="382221619">
    <w:abstractNumId w:val="25"/>
  </w:num>
  <w:num w:numId="28" w16cid:durableId="690031858">
    <w:abstractNumId w:val="24"/>
  </w:num>
  <w:num w:numId="29" w16cid:durableId="1309628956">
    <w:abstractNumId w:val="17"/>
  </w:num>
  <w:num w:numId="30" w16cid:durableId="32120083">
    <w:abstractNumId w:val="32"/>
  </w:num>
  <w:num w:numId="31" w16cid:durableId="1644432204">
    <w:abstractNumId w:val="36"/>
  </w:num>
  <w:num w:numId="32" w16cid:durableId="1580482304">
    <w:abstractNumId w:val="9"/>
  </w:num>
  <w:num w:numId="33" w16cid:durableId="398134760">
    <w:abstractNumId w:val="10"/>
  </w:num>
  <w:num w:numId="34" w16cid:durableId="1046024224">
    <w:abstractNumId w:val="28"/>
  </w:num>
  <w:num w:numId="35" w16cid:durableId="1413357570">
    <w:abstractNumId w:val="12"/>
  </w:num>
  <w:num w:numId="36" w16cid:durableId="1940021550">
    <w:abstractNumId w:val="14"/>
    <w:lvlOverride w:ilvl="0">
      <w:startOverride w:val="1"/>
    </w:lvlOverride>
  </w:num>
  <w:num w:numId="37" w16cid:durableId="1277717601">
    <w:abstractNumId w:val="35"/>
    <w:lvlOverride w:ilvl="0">
      <w:startOverride w:val="1"/>
    </w:lvlOverride>
  </w:num>
  <w:num w:numId="38" w16cid:durableId="22436994">
    <w:abstractNumId w:val="23"/>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ll Sundararaj - Chaucer">
    <w15:presenceInfo w15:providerId="AD" w15:userId="S::Joycell.Sundararaj@chaucergroup.com::45538bea-d8f3-45d1-86e6-6d63bacbf9c7"/>
  </w15:person>
  <w15:person w15:author="Puneet Kumar - Chaucer">
    <w15:presenceInfo w15:providerId="AD" w15:userId="S::Puneet.Kumar@chaucergroup.com::090bd223-6cda-4aec-ba5f-32ca554a1d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6"/>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75"/>
    <w:rsid w:val="0000052D"/>
    <w:rsid w:val="00000A59"/>
    <w:rsid w:val="00001D85"/>
    <w:rsid w:val="00003120"/>
    <w:rsid w:val="00003CB7"/>
    <w:rsid w:val="000040FE"/>
    <w:rsid w:val="0000608F"/>
    <w:rsid w:val="00006CC0"/>
    <w:rsid w:val="00007A5F"/>
    <w:rsid w:val="00007ECC"/>
    <w:rsid w:val="0001004B"/>
    <w:rsid w:val="00010B3A"/>
    <w:rsid w:val="00011215"/>
    <w:rsid w:val="00011629"/>
    <w:rsid w:val="00012B3C"/>
    <w:rsid w:val="00013476"/>
    <w:rsid w:val="0001388E"/>
    <w:rsid w:val="0001463D"/>
    <w:rsid w:val="00015880"/>
    <w:rsid w:val="00015D48"/>
    <w:rsid w:val="000172DE"/>
    <w:rsid w:val="000175B8"/>
    <w:rsid w:val="00017C37"/>
    <w:rsid w:val="00020B8C"/>
    <w:rsid w:val="0002126E"/>
    <w:rsid w:val="000213C2"/>
    <w:rsid w:val="00022826"/>
    <w:rsid w:val="000228FA"/>
    <w:rsid w:val="00022E06"/>
    <w:rsid w:val="00023F49"/>
    <w:rsid w:val="000243A4"/>
    <w:rsid w:val="00024684"/>
    <w:rsid w:val="00024915"/>
    <w:rsid w:val="00025F8E"/>
    <w:rsid w:val="00026A91"/>
    <w:rsid w:val="00026ED3"/>
    <w:rsid w:val="0002762E"/>
    <w:rsid w:val="00027E54"/>
    <w:rsid w:val="0003041B"/>
    <w:rsid w:val="00030EE1"/>
    <w:rsid w:val="00031A08"/>
    <w:rsid w:val="000332C2"/>
    <w:rsid w:val="00033935"/>
    <w:rsid w:val="00035B1B"/>
    <w:rsid w:val="00042D80"/>
    <w:rsid w:val="00042D8C"/>
    <w:rsid w:val="000447DB"/>
    <w:rsid w:val="000455E4"/>
    <w:rsid w:val="0004575E"/>
    <w:rsid w:val="00045F55"/>
    <w:rsid w:val="00046DE3"/>
    <w:rsid w:val="0005271A"/>
    <w:rsid w:val="00052DB7"/>
    <w:rsid w:val="00053752"/>
    <w:rsid w:val="00054480"/>
    <w:rsid w:val="0005476E"/>
    <w:rsid w:val="00054B48"/>
    <w:rsid w:val="00055445"/>
    <w:rsid w:val="0005682D"/>
    <w:rsid w:val="00057574"/>
    <w:rsid w:val="00057679"/>
    <w:rsid w:val="00060857"/>
    <w:rsid w:val="000610E0"/>
    <w:rsid w:val="00061607"/>
    <w:rsid w:val="00061720"/>
    <w:rsid w:val="00062DAC"/>
    <w:rsid w:val="00062E50"/>
    <w:rsid w:val="00063641"/>
    <w:rsid w:val="00063EC6"/>
    <w:rsid w:val="00064222"/>
    <w:rsid w:val="00064B6F"/>
    <w:rsid w:val="000655ED"/>
    <w:rsid w:val="000659EF"/>
    <w:rsid w:val="00065C1C"/>
    <w:rsid w:val="00066946"/>
    <w:rsid w:val="000670A2"/>
    <w:rsid w:val="0006744E"/>
    <w:rsid w:val="00070643"/>
    <w:rsid w:val="00071172"/>
    <w:rsid w:val="00071483"/>
    <w:rsid w:val="00071BDD"/>
    <w:rsid w:val="00071D90"/>
    <w:rsid w:val="000722D6"/>
    <w:rsid w:val="0007230C"/>
    <w:rsid w:val="0007310F"/>
    <w:rsid w:val="00073534"/>
    <w:rsid w:val="0007376E"/>
    <w:rsid w:val="00073B38"/>
    <w:rsid w:val="0007454C"/>
    <w:rsid w:val="0007460F"/>
    <w:rsid w:val="000750CC"/>
    <w:rsid w:val="000760D0"/>
    <w:rsid w:val="00076AE2"/>
    <w:rsid w:val="00077528"/>
    <w:rsid w:val="00077878"/>
    <w:rsid w:val="00080D0B"/>
    <w:rsid w:val="00080D93"/>
    <w:rsid w:val="00081813"/>
    <w:rsid w:val="0008518D"/>
    <w:rsid w:val="000856DA"/>
    <w:rsid w:val="0008674C"/>
    <w:rsid w:val="00086866"/>
    <w:rsid w:val="00086D3C"/>
    <w:rsid w:val="000871A7"/>
    <w:rsid w:val="00090323"/>
    <w:rsid w:val="0009094D"/>
    <w:rsid w:val="000917B2"/>
    <w:rsid w:val="0009228A"/>
    <w:rsid w:val="00092C34"/>
    <w:rsid w:val="00092C3F"/>
    <w:rsid w:val="000930D6"/>
    <w:rsid w:val="000947E0"/>
    <w:rsid w:val="00094BEC"/>
    <w:rsid w:val="00094C31"/>
    <w:rsid w:val="00094DF2"/>
    <w:rsid w:val="00096776"/>
    <w:rsid w:val="0009746E"/>
    <w:rsid w:val="00097DC2"/>
    <w:rsid w:val="000A01C5"/>
    <w:rsid w:val="000A09FF"/>
    <w:rsid w:val="000A17C2"/>
    <w:rsid w:val="000A1884"/>
    <w:rsid w:val="000A2B31"/>
    <w:rsid w:val="000A2CED"/>
    <w:rsid w:val="000A5202"/>
    <w:rsid w:val="000A64CD"/>
    <w:rsid w:val="000B0E61"/>
    <w:rsid w:val="000B0F98"/>
    <w:rsid w:val="000B1676"/>
    <w:rsid w:val="000B4657"/>
    <w:rsid w:val="000B4D0B"/>
    <w:rsid w:val="000B51E9"/>
    <w:rsid w:val="000B54D2"/>
    <w:rsid w:val="000B596B"/>
    <w:rsid w:val="000B63AC"/>
    <w:rsid w:val="000B6ADF"/>
    <w:rsid w:val="000C1472"/>
    <w:rsid w:val="000C1A46"/>
    <w:rsid w:val="000C2300"/>
    <w:rsid w:val="000C262E"/>
    <w:rsid w:val="000C2BEF"/>
    <w:rsid w:val="000C30E3"/>
    <w:rsid w:val="000C3366"/>
    <w:rsid w:val="000C36E6"/>
    <w:rsid w:val="000C44CF"/>
    <w:rsid w:val="000C453F"/>
    <w:rsid w:val="000C4C10"/>
    <w:rsid w:val="000C4C5E"/>
    <w:rsid w:val="000C6215"/>
    <w:rsid w:val="000C6418"/>
    <w:rsid w:val="000C739B"/>
    <w:rsid w:val="000D001C"/>
    <w:rsid w:val="000D0A4E"/>
    <w:rsid w:val="000D0D89"/>
    <w:rsid w:val="000D178E"/>
    <w:rsid w:val="000D1FA1"/>
    <w:rsid w:val="000D2988"/>
    <w:rsid w:val="000D3A43"/>
    <w:rsid w:val="000D463F"/>
    <w:rsid w:val="000D470E"/>
    <w:rsid w:val="000D4F34"/>
    <w:rsid w:val="000D615D"/>
    <w:rsid w:val="000D7394"/>
    <w:rsid w:val="000D7771"/>
    <w:rsid w:val="000D7AD4"/>
    <w:rsid w:val="000E0EF7"/>
    <w:rsid w:val="000E1703"/>
    <w:rsid w:val="000E27F1"/>
    <w:rsid w:val="000E3990"/>
    <w:rsid w:val="000E3CEB"/>
    <w:rsid w:val="000E50F3"/>
    <w:rsid w:val="000E6D58"/>
    <w:rsid w:val="000E71B9"/>
    <w:rsid w:val="000E7BD1"/>
    <w:rsid w:val="000F0330"/>
    <w:rsid w:val="000F05AB"/>
    <w:rsid w:val="000F05C0"/>
    <w:rsid w:val="000F084F"/>
    <w:rsid w:val="000F0B8B"/>
    <w:rsid w:val="000F0EBC"/>
    <w:rsid w:val="000F0F2C"/>
    <w:rsid w:val="000F13F7"/>
    <w:rsid w:val="000F1651"/>
    <w:rsid w:val="000F25B5"/>
    <w:rsid w:val="000F33E9"/>
    <w:rsid w:val="000F44FF"/>
    <w:rsid w:val="000F4C77"/>
    <w:rsid w:val="000F4F7D"/>
    <w:rsid w:val="000F5ACB"/>
    <w:rsid w:val="000F62F8"/>
    <w:rsid w:val="000F6884"/>
    <w:rsid w:val="000F6C01"/>
    <w:rsid w:val="000F6EE9"/>
    <w:rsid w:val="000F7249"/>
    <w:rsid w:val="000F79A5"/>
    <w:rsid w:val="00100B7A"/>
    <w:rsid w:val="00102548"/>
    <w:rsid w:val="00102838"/>
    <w:rsid w:val="00103F93"/>
    <w:rsid w:val="00106620"/>
    <w:rsid w:val="00106A64"/>
    <w:rsid w:val="00106BEB"/>
    <w:rsid w:val="00106EB1"/>
    <w:rsid w:val="00107251"/>
    <w:rsid w:val="00110160"/>
    <w:rsid w:val="00110364"/>
    <w:rsid w:val="00112587"/>
    <w:rsid w:val="00112B2F"/>
    <w:rsid w:val="001130A1"/>
    <w:rsid w:val="001144DF"/>
    <w:rsid w:val="00114788"/>
    <w:rsid w:val="001152DE"/>
    <w:rsid w:val="001155FB"/>
    <w:rsid w:val="00115972"/>
    <w:rsid w:val="001171A4"/>
    <w:rsid w:val="00117628"/>
    <w:rsid w:val="00120341"/>
    <w:rsid w:val="0012105C"/>
    <w:rsid w:val="00121CA8"/>
    <w:rsid w:val="00121DCF"/>
    <w:rsid w:val="00121ED4"/>
    <w:rsid w:val="00122229"/>
    <w:rsid w:val="00122317"/>
    <w:rsid w:val="001236CA"/>
    <w:rsid w:val="00125C1D"/>
    <w:rsid w:val="0012762B"/>
    <w:rsid w:val="00127871"/>
    <w:rsid w:val="00127AF6"/>
    <w:rsid w:val="00127B4D"/>
    <w:rsid w:val="0013070D"/>
    <w:rsid w:val="00130AB2"/>
    <w:rsid w:val="00131274"/>
    <w:rsid w:val="0013217A"/>
    <w:rsid w:val="00133887"/>
    <w:rsid w:val="00133B27"/>
    <w:rsid w:val="001354F3"/>
    <w:rsid w:val="00135F57"/>
    <w:rsid w:val="00136921"/>
    <w:rsid w:val="00136CB7"/>
    <w:rsid w:val="00136FD3"/>
    <w:rsid w:val="0014015B"/>
    <w:rsid w:val="0014028C"/>
    <w:rsid w:val="001402E6"/>
    <w:rsid w:val="00140BE8"/>
    <w:rsid w:val="001424D9"/>
    <w:rsid w:val="001425BC"/>
    <w:rsid w:val="00142A5F"/>
    <w:rsid w:val="00142AD3"/>
    <w:rsid w:val="00142B41"/>
    <w:rsid w:val="00143CD7"/>
    <w:rsid w:val="001440B1"/>
    <w:rsid w:val="00145D75"/>
    <w:rsid w:val="00146744"/>
    <w:rsid w:val="00146759"/>
    <w:rsid w:val="00147A33"/>
    <w:rsid w:val="001502EA"/>
    <w:rsid w:val="00150680"/>
    <w:rsid w:val="00150C11"/>
    <w:rsid w:val="001523F3"/>
    <w:rsid w:val="001526B6"/>
    <w:rsid w:val="00153A0E"/>
    <w:rsid w:val="00153D92"/>
    <w:rsid w:val="001544E3"/>
    <w:rsid w:val="00154CC7"/>
    <w:rsid w:val="00155904"/>
    <w:rsid w:val="0015656D"/>
    <w:rsid w:val="0015667F"/>
    <w:rsid w:val="00156FDC"/>
    <w:rsid w:val="00157C9C"/>
    <w:rsid w:val="00161C29"/>
    <w:rsid w:val="00162CAB"/>
    <w:rsid w:val="00166277"/>
    <w:rsid w:val="0017078E"/>
    <w:rsid w:val="00170C24"/>
    <w:rsid w:val="00171361"/>
    <w:rsid w:val="00171821"/>
    <w:rsid w:val="00171B7D"/>
    <w:rsid w:val="001727FE"/>
    <w:rsid w:val="001729D3"/>
    <w:rsid w:val="00173D13"/>
    <w:rsid w:val="00174F4D"/>
    <w:rsid w:val="00175E5B"/>
    <w:rsid w:val="00176642"/>
    <w:rsid w:val="00176E4C"/>
    <w:rsid w:val="00180A2F"/>
    <w:rsid w:val="001825FA"/>
    <w:rsid w:val="00183A4D"/>
    <w:rsid w:val="00183AA2"/>
    <w:rsid w:val="00184562"/>
    <w:rsid w:val="001849BB"/>
    <w:rsid w:val="001855F3"/>
    <w:rsid w:val="00185C3E"/>
    <w:rsid w:val="00186209"/>
    <w:rsid w:val="0018630C"/>
    <w:rsid w:val="00186EF4"/>
    <w:rsid w:val="00187276"/>
    <w:rsid w:val="0018746D"/>
    <w:rsid w:val="00187B97"/>
    <w:rsid w:val="001900FC"/>
    <w:rsid w:val="0019013C"/>
    <w:rsid w:val="0019103F"/>
    <w:rsid w:val="00192CB5"/>
    <w:rsid w:val="0019329E"/>
    <w:rsid w:val="00195609"/>
    <w:rsid w:val="00195D0A"/>
    <w:rsid w:val="001961D2"/>
    <w:rsid w:val="0019762A"/>
    <w:rsid w:val="001A3199"/>
    <w:rsid w:val="001A33D3"/>
    <w:rsid w:val="001A50DB"/>
    <w:rsid w:val="001A5C20"/>
    <w:rsid w:val="001A670C"/>
    <w:rsid w:val="001A6FC3"/>
    <w:rsid w:val="001A744C"/>
    <w:rsid w:val="001A77FB"/>
    <w:rsid w:val="001A7E6D"/>
    <w:rsid w:val="001B0893"/>
    <w:rsid w:val="001B0CE8"/>
    <w:rsid w:val="001B0DEE"/>
    <w:rsid w:val="001B143F"/>
    <w:rsid w:val="001B1C58"/>
    <w:rsid w:val="001B2C5F"/>
    <w:rsid w:val="001B2CCC"/>
    <w:rsid w:val="001B2F2D"/>
    <w:rsid w:val="001B3212"/>
    <w:rsid w:val="001B3A41"/>
    <w:rsid w:val="001B3DBE"/>
    <w:rsid w:val="001B4631"/>
    <w:rsid w:val="001B4702"/>
    <w:rsid w:val="001B6288"/>
    <w:rsid w:val="001B6C7C"/>
    <w:rsid w:val="001B7465"/>
    <w:rsid w:val="001B77AB"/>
    <w:rsid w:val="001C00B0"/>
    <w:rsid w:val="001C02CA"/>
    <w:rsid w:val="001C04D8"/>
    <w:rsid w:val="001C0B9B"/>
    <w:rsid w:val="001C466F"/>
    <w:rsid w:val="001C5EDE"/>
    <w:rsid w:val="001C5F47"/>
    <w:rsid w:val="001C7A17"/>
    <w:rsid w:val="001C7AB7"/>
    <w:rsid w:val="001D0755"/>
    <w:rsid w:val="001D0AD5"/>
    <w:rsid w:val="001D2B84"/>
    <w:rsid w:val="001D374C"/>
    <w:rsid w:val="001D42E3"/>
    <w:rsid w:val="001D4674"/>
    <w:rsid w:val="001D54EA"/>
    <w:rsid w:val="001D5F84"/>
    <w:rsid w:val="001D6531"/>
    <w:rsid w:val="001D6D04"/>
    <w:rsid w:val="001D7206"/>
    <w:rsid w:val="001D7B16"/>
    <w:rsid w:val="001E0043"/>
    <w:rsid w:val="001E0490"/>
    <w:rsid w:val="001E18E0"/>
    <w:rsid w:val="001E1B57"/>
    <w:rsid w:val="001E2139"/>
    <w:rsid w:val="001E276C"/>
    <w:rsid w:val="001E2958"/>
    <w:rsid w:val="001E33FB"/>
    <w:rsid w:val="001E3D0B"/>
    <w:rsid w:val="001E460E"/>
    <w:rsid w:val="001E4A9E"/>
    <w:rsid w:val="001E4D51"/>
    <w:rsid w:val="001E612A"/>
    <w:rsid w:val="001E6DBB"/>
    <w:rsid w:val="001F06DF"/>
    <w:rsid w:val="001F0859"/>
    <w:rsid w:val="001F0D88"/>
    <w:rsid w:val="001F0EB8"/>
    <w:rsid w:val="001F1787"/>
    <w:rsid w:val="001F2760"/>
    <w:rsid w:val="001F340A"/>
    <w:rsid w:val="001F36F7"/>
    <w:rsid w:val="001F49C8"/>
    <w:rsid w:val="001F51E3"/>
    <w:rsid w:val="001F5318"/>
    <w:rsid w:val="001F65B6"/>
    <w:rsid w:val="001F65EE"/>
    <w:rsid w:val="001F6729"/>
    <w:rsid w:val="001F6735"/>
    <w:rsid w:val="001F6E21"/>
    <w:rsid w:val="00200F75"/>
    <w:rsid w:val="0020217C"/>
    <w:rsid w:val="00202957"/>
    <w:rsid w:val="00202C38"/>
    <w:rsid w:val="00202C64"/>
    <w:rsid w:val="00205A4A"/>
    <w:rsid w:val="002061CB"/>
    <w:rsid w:val="0021018A"/>
    <w:rsid w:val="00210480"/>
    <w:rsid w:val="00210F8E"/>
    <w:rsid w:val="00213496"/>
    <w:rsid w:val="00213575"/>
    <w:rsid w:val="0021358D"/>
    <w:rsid w:val="002137D6"/>
    <w:rsid w:val="002148BC"/>
    <w:rsid w:val="00214C22"/>
    <w:rsid w:val="00214C29"/>
    <w:rsid w:val="0021599D"/>
    <w:rsid w:val="00215D43"/>
    <w:rsid w:val="002162C1"/>
    <w:rsid w:val="00216876"/>
    <w:rsid w:val="00217608"/>
    <w:rsid w:val="00217998"/>
    <w:rsid w:val="002204AE"/>
    <w:rsid w:val="00220797"/>
    <w:rsid w:val="002211A5"/>
    <w:rsid w:val="00221412"/>
    <w:rsid w:val="0022211B"/>
    <w:rsid w:val="00224C85"/>
    <w:rsid w:val="00225285"/>
    <w:rsid w:val="00225881"/>
    <w:rsid w:val="00225A24"/>
    <w:rsid w:val="00225FDA"/>
    <w:rsid w:val="00226221"/>
    <w:rsid w:val="0022684E"/>
    <w:rsid w:val="00227069"/>
    <w:rsid w:val="00227F1D"/>
    <w:rsid w:val="00230762"/>
    <w:rsid w:val="00231A8F"/>
    <w:rsid w:val="002327DE"/>
    <w:rsid w:val="0023297C"/>
    <w:rsid w:val="00232C49"/>
    <w:rsid w:val="002333AD"/>
    <w:rsid w:val="00236663"/>
    <w:rsid w:val="002366E3"/>
    <w:rsid w:val="00237998"/>
    <w:rsid w:val="00237B72"/>
    <w:rsid w:val="002409F8"/>
    <w:rsid w:val="00240AEC"/>
    <w:rsid w:val="00241B48"/>
    <w:rsid w:val="00242DF0"/>
    <w:rsid w:val="0024384E"/>
    <w:rsid w:val="00244E11"/>
    <w:rsid w:val="0024506B"/>
    <w:rsid w:val="002454ED"/>
    <w:rsid w:val="00245B22"/>
    <w:rsid w:val="00245C02"/>
    <w:rsid w:val="002461AD"/>
    <w:rsid w:val="00247156"/>
    <w:rsid w:val="00247494"/>
    <w:rsid w:val="002478FC"/>
    <w:rsid w:val="0025145F"/>
    <w:rsid w:val="0025173C"/>
    <w:rsid w:val="002517DD"/>
    <w:rsid w:val="0025193F"/>
    <w:rsid w:val="00252563"/>
    <w:rsid w:val="00253CD1"/>
    <w:rsid w:val="00253DAC"/>
    <w:rsid w:val="00253E52"/>
    <w:rsid w:val="002543CD"/>
    <w:rsid w:val="00255ED6"/>
    <w:rsid w:val="00256D5F"/>
    <w:rsid w:val="00256DEA"/>
    <w:rsid w:val="00256EE3"/>
    <w:rsid w:val="00256F22"/>
    <w:rsid w:val="002577E7"/>
    <w:rsid w:val="00260823"/>
    <w:rsid w:val="00260D31"/>
    <w:rsid w:val="0026175B"/>
    <w:rsid w:val="002617C3"/>
    <w:rsid w:val="00261A8E"/>
    <w:rsid w:val="00261B69"/>
    <w:rsid w:val="002622C8"/>
    <w:rsid w:val="002625C5"/>
    <w:rsid w:val="00262626"/>
    <w:rsid w:val="00262C38"/>
    <w:rsid w:val="00263347"/>
    <w:rsid w:val="00264B81"/>
    <w:rsid w:val="00264E76"/>
    <w:rsid w:val="00265698"/>
    <w:rsid w:val="00265BAF"/>
    <w:rsid w:val="00265D0A"/>
    <w:rsid w:val="00266915"/>
    <w:rsid w:val="00266FDF"/>
    <w:rsid w:val="0027090F"/>
    <w:rsid w:val="00270B91"/>
    <w:rsid w:val="00270C99"/>
    <w:rsid w:val="00270E67"/>
    <w:rsid w:val="002711CC"/>
    <w:rsid w:val="002719F1"/>
    <w:rsid w:val="00272DAA"/>
    <w:rsid w:val="002732F5"/>
    <w:rsid w:val="0027368C"/>
    <w:rsid w:val="00273E83"/>
    <w:rsid w:val="00274F6F"/>
    <w:rsid w:val="002752BD"/>
    <w:rsid w:val="00277206"/>
    <w:rsid w:val="002775F9"/>
    <w:rsid w:val="002801CD"/>
    <w:rsid w:val="00282A29"/>
    <w:rsid w:val="0028568D"/>
    <w:rsid w:val="00286790"/>
    <w:rsid w:val="00287349"/>
    <w:rsid w:val="00291218"/>
    <w:rsid w:val="002912B0"/>
    <w:rsid w:val="00293A6A"/>
    <w:rsid w:val="00293BBB"/>
    <w:rsid w:val="002943A2"/>
    <w:rsid w:val="0029464D"/>
    <w:rsid w:val="00295950"/>
    <w:rsid w:val="002962DE"/>
    <w:rsid w:val="002A1CB7"/>
    <w:rsid w:val="002A1FE4"/>
    <w:rsid w:val="002A2418"/>
    <w:rsid w:val="002A36AF"/>
    <w:rsid w:val="002A5D92"/>
    <w:rsid w:val="002A6AF3"/>
    <w:rsid w:val="002A6C43"/>
    <w:rsid w:val="002A74A1"/>
    <w:rsid w:val="002B1156"/>
    <w:rsid w:val="002B1D44"/>
    <w:rsid w:val="002B2BFB"/>
    <w:rsid w:val="002B2D8D"/>
    <w:rsid w:val="002B351B"/>
    <w:rsid w:val="002B4955"/>
    <w:rsid w:val="002B49C8"/>
    <w:rsid w:val="002B4E58"/>
    <w:rsid w:val="002B5A0B"/>
    <w:rsid w:val="002B625E"/>
    <w:rsid w:val="002B7F7D"/>
    <w:rsid w:val="002C00DA"/>
    <w:rsid w:val="002C05DF"/>
    <w:rsid w:val="002C12E9"/>
    <w:rsid w:val="002C1604"/>
    <w:rsid w:val="002C3044"/>
    <w:rsid w:val="002C4F9B"/>
    <w:rsid w:val="002C5AFF"/>
    <w:rsid w:val="002C78D6"/>
    <w:rsid w:val="002D04E4"/>
    <w:rsid w:val="002D1B42"/>
    <w:rsid w:val="002D1C75"/>
    <w:rsid w:val="002D25D3"/>
    <w:rsid w:val="002D2C23"/>
    <w:rsid w:val="002D2C64"/>
    <w:rsid w:val="002D3563"/>
    <w:rsid w:val="002D3848"/>
    <w:rsid w:val="002D3907"/>
    <w:rsid w:val="002D3910"/>
    <w:rsid w:val="002D395A"/>
    <w:rsid w:val="002D39E0"/>
    <w:rsid w:val="002D3D7C"/>
    <w:rsid w:val="002D4538"/>
    <w:rsid w:val="002D48C7"/>
    <w:rsid w:val="002D56AC"/>
    <w:rsid w:val="002D5BF2"/>
    <w:rsid w:val="002D5FB5"/>
    <w:rsid w:val="002D710D"/>
    <w:rsid w:val="002E113E"/>
    <w:rsid w:val="002E17E4"/>
    <w:rsid w:val="002E2E96"/>
    <w:rsid w:val="002E3F60"/>
    <w:rsid w:val="002E4DA8"/>
    <w:rsid w:val="002E56F3"/>
    <w:rsid w:val="002E5B53"/>
    <w:rsid w:val="002E5C87"/>
    <w:rsid w:val="002E6D42"/>
    <w:rsid w:val="002F0A4E"/>
    <w:rsid w:val="002F1A48"/>
    <w:rsid w:val="002F1A69"/>
    <w:rsid w:val="002F2CCF"/>
    <w:rsid w:val="002F34B0"/>
    <w:rsid w:val="002F3F9E"/>
    <w:rsid w:val="002F4099"/>
    <w:rsid w:val="002F460A"/>
    <w:rsid w:val="002F5471"/>
    <w:rsid w:val="002F568B"/>
    <w:rsid w:val="002F5A79"/>
    <w:rsid w:val="00300D6B"/>
    <w:rsid w:val="00300DB0"/>
    <w:rsid w:val="0030140B"/>
    <w:rsid w:val="00301542"/>
    <w:rsid w:val="00302E17"/>
    <w:rsid w:val="00303A7A"/>
    <w:rsid w:val="00304169"/>
    <w:rsid w:val="00304758"/>
    <w:rsid w:val="00305C66"/>
    <w:rsid w:val="00306835"/>
    <w:rsid w:val="00307687"/>
    <w:rsid w:val="0031010F"/>
    <w:rsid w:val="00311A13"/>
    <w:rsid w:val="0031212C"/>
    <w:rsid w:val="0031266C"/>
    <w:rsid w:val="00312DF4"/>
    <w:rsid w:val="00313C76"/>
    <w:rsid w:val="00313C85"/>
    <w:rsid w:val="0031478D"/>
    <w:rsid w:val="00315333"/>
    <w:rsid w:val="00315394"/>
    <w:rsid w:val="00315CF8"/>
    <w:rsid w:val="0031651E"/>
    <w:rsid w:val="00316805"/>
    <w:rsid w:val="0031774A"/>
    <w:rsid w:val="003177BD"/>
    <w:rsid w:val="00317B3F"/>
    <w:rsid w:val="00317B43"/>
    <w:rsid w:val="00317E46"/>
    <w:rsid w:val="00320C22"/>
    <w:rsid w:val="00321184"/>
    <w:rsid w:val="00323180"/>
    <w:rsid w:val="00323BCA"/>
    <w:rsid w:val="00324714"/>
    <w:rsid w:val="00324A3F"/>
    <w:rsid w:val="00324BD0"/>
    <w:rsid w:val="00325D3C"/>
    <w:rsid w:val="00327004"/>
    <w:rsid w:val="00327685"/>
    <w:rsid w:val="00330678"/>
    <w:rsid w:val="00333051"/>
    <w:rsid w:val="00333B5C"/>
    <w:rsid w:val="003343A2"/>
    <w:rsid w:val="00335D63"/>
    <w:rsid w:val="00335FA2"/>
    <w:rsid w:val="00337337"/>
    <w:rsid w:val="0034158A"/>
    <w:rsid w:val="003418DB"/>
    <w:rsid w:val="00341BEA"/>
    <w:rsid w:val="003440DC"/>
    <w:rsid w:val="00344246"/>
    <w:rsid w:val="00344EAE"/>
    <w:rsid w:val="00345173"/>
    <w:rsid w:val="003459BD"/>
    <w:rsid w:val="00345FC8"/>
    <w:rsid w:val="00346773"/>
    <w:rsid w:val="003475B1"/>
    <w:rsid w:val="003504EB"/>
    <w:rsid w:val="00350582"/>
    <w:rsid w:val="00350767"/>
    <w:rsid w:val="00350DE8"/>
    <w:rsid w:val="00351404"/>
    <w:rsid w:val="00351AB7"/>
    <w:rsid w:val="00353812"/>
    <w:rsid w:val="00355348"/>
    <w:rsid w:val="0035544F"/>
    <w:rsid w:val="0035683F"/>
    <w:rsid w:val="0035734C"/>
    <w:rsid w:val="0036154C"/>
    <w:rsid w:val="00362A53"/>
    <w:rsid w:val="0036380F"/>
    <w:rsid w:val="00363983"/>
    <w:rsid w:val="00363CBA"/>
    <w:rsid w:val="00364001"/>
    <w:rsid w:val="00365633"/>
    <w:rsid w:val="003659FE"/>
    <w:rsid w:val="00365DC8"/>
    <w:rsid w:val="003662DB"/>
    <w:rsid w:val="00367BD8"/>
    <w:rsid w:val="00373738"/>
    <w:rsid w:val="003751F9"/>
    <w:rsid w:val="0037525A"/>
    <w:rsid w:val="003756C4"/>
    <w:rsid w:val="0037599F"/>
    <w:rsid w:val="00375AF7"/>
    <w:rsid w:val="00376983"/>
    <w:rsid w:val="003777DB"/>
    <w:rsid w:val="00377CA4"/>
    <w:rsid w:val="00381B1A"/>
    <w:rsid w:val="00381CFA"/>
    <w:rsid w:val="00381EEB"/>
    <w:rsid w:val="00382693"/>
    <w:rsid w:val="00382A9B"/>
    <w:rsid w:val="00384FC4"/>
    <w:rsid w:val="003860FC"/>
    <w:rsid w:val="003861AB"/>
    <w:rsid w:val="00386E24"/>
    <w:rsid w:val="003871B6"/>
    <w:rsid w:val="0038754E"/>
    <w:rsid w:val="003877C7"/>
    <w:rsid w:val="003904D4"/>
    <w:rsid w:val="00390999"/>
    <w:rsid w:val="00391738"/>
    <w:rsid w:val="003919DF"/>
    <w:rsid w:val="00391B01"/>
    <w:rsid w:val="00391E4F"/>
    <w:rsid w:val="003925DC"/>
    <w:rsid w:val="003929DA"/>
    <w:rsid w:val="0039315D"/>
    <w:rsid w:val="003935D2"/>
    <w:rsid w:val="00393697"/>
    <w:rsid w:val="0039480A"/>
    <w:rsid w:val="00394CB6"/>
    <w:rsid w:val="00395CEA"/>
    <w:rsid w:val="00396119"/>
    <w:rsid w:val="003A0A42"/>
    <w:rsid w:val="003A1489"/>
    <w:rsid w:val="003A1840"/>
    <w:rsid w:val="003A1F00"/>
    <w:rsid w:val="003A21A1"/>
    <w:rsid w:val="003A2521"/>
    <w:rsid w:val="003A27C4"/>
    <w:rsid w:val="003A33CC"/>
    <w:rsid w:val="003A3C41"/>
    <w:rsid w:val="003A4429"/>
    <w:rsid w:val="003A537C"/>
    <w:rsid w:val="003A543F"/>
    <w:rsid w:val="003A58CD"/>
    <w:rsid w:val="003A661E"/>
    <w:rsid w:val="003A7A0B"/>
    <w:rsid w:val="003A7D9F"/>
    <w:rsid w:val="003B0626"/>
    <w:rsid w:val="003B0C4D"/>
    <w:rsid w:val="003B24DB"/>
    <w:rsid w:val="003B2C79"/>
    <w:rsid w:val="003B37B2"/>
    <w:rsid w:val="003B3C2B"/>
    <w:rsid w:val="003B4459"/>
    <w:rsid w:val="003B492E"/>
    <w:rsid w:val="003B632D"/>
    <w:rsid w:val="003B654B"/>
    <w:rsid w:val="003B75AD"/>
    <w:rsid w:val="003B779B"/>
    <w:rsid w:val="003B794A"/>
    <w:rsid w:val="003C1898"/>
    <w:rsid w:val="003C1E2E"/>
    <w:rsid w:val="003C367D"/>
    <w:rsid w:val="003C485C"/>
    <w:rsid w:val="003C54E5"/>
    <w:rsid w:val="003C5D41"/>
    <w:rsid w:val="003C6A8D"/>
    <w:rsid w:val="003C6EE2"/>
    <w:rsid w:val="003C7630"/>
    <w:rsid w:val="003D00DB"/>
    <w:rsid w:val="003D12EE"/>
    <w:rsid w:val="003D3F82"/>
    <w:rsid w:val="003D3F86"/>
    <w:rsid w:val="003D43C7"/>
    <w:rsid w:val="003D485F"/>
    <w:rsid w:val="003D48FF"/>
    <w:rsid w:val="003D618E"/>
    <w:rsid w:val="003D6562"/>
    <w:rsid w:val="003D6BD8"/>
    <w:rsid w:val="003D72FE"/>
    <w:rsid w:val="003E001C"/>
    <w:rsid w:val="003E00AE"/>
    <w:rsid w:val="003E0447"/>
    <w:rsid w:val="003E2158"/>
    <w:rsid w:val="003E2BB6"/>
    <w:rsid w:val="003E3052"/>
    <w:rsid w:val="003E3955"/>
    <w:rsid w:val="003E3DC8"/>
    <w:rsid w:val="003E500F"/>
    <w:rsid w:val="003E5CCD"/>
    <w:rsid w:val="003E7174"/>
    <w:rsid w:val="003F0105"/>
    <w:rsid w:val="003F14D8"/>
    <w:rsid w:val="003F2B18"/>
    <w:rsid w:val="003F3287"/>
    <w:rsid w:val="003F3C91"/>
    <w:rsid w:val="003F3CCC"/>
    <w:rsid w:val="003F416C"/>
    <w:rsid w:val="003F4688"/>
    <w:rsid w:val="003F54A5"/>
    <w:rsid w:val="003F6EFC"/>
    <w:rsid w:val="003F73A2"/>
    <w:rsid w:val="00400400"/>
    <w:rsid w:val="004006CD"/>
    <w:rsid w:val="00400EB9"/>
    <w:rsid w:val="00401786"/>
    <w:rsid w:val="00401BBE"/>
    <w:rsid w:val="00402561"/>
    <w:rsid w:val="004027B4"/>
    <w:rsid w:val="00402BFD"/>
    <w:rsid w:val="0040347F"/>
    <w:rsid w:val="004072C4"/>
    <w:rsid w:val="0040744E"/>
    <w:rsid w:val="00410790"/>
    <w:rsid w:val="00410829"/>
    <w:rsid w:val="00410B27"/>
    <w:rsid w:val="0041138D"/>
    <w:rsid w:val="00411A97"/>
    <w:rsid w:val="00413285"/>
    <w:rsid w:val="0041341C"/>
    <w:rsid w:val="004146F8"/>
    <w:rsid w:val="00414EA0"/>
    <w:rsid w:val="00415BAE"/>
    <w:rsid w:val="00416064"/>
    <w:rsid w:val="004168E8"/>
    <w:rsid w:val="00420947"/>
    <w:rsid w:val="00421F78"/>
    <w:rsid w:val="00422417"/>
    <w:rsid w:val="00424AC4"/>
    <w:rsid w:val="00425047"/>
    <w:rsid w:val="0042592F"/>
    <w:rsid w:val="00425D21"/>
    <w:rsid w:val="00427E0C"/>
    <w:rsid w:val="0043049E"/>
    <w:rsid w:val="0043049F"/>
    <w:rsid w:val="004307AB"/>
    <w:rsid w:val="00431122"/>
    <w:rsid w:val="004317DD"/>
    <w:rsid w:val="004329A6"/>
    <w:rsid w:val="00432CE1"/>
    <w:rsid w:val="00433978"/>
    <w:rsid w:val="0043570E"/>
    <w:rsid w:val="0043687E"/>
    <w:rsid w:val="004372E7"/>
    <w:rsid w:val="004375D8"/>
    <w:rsid w:val="00437B9A"/>
    <w:rsid w:val="004409C1"/>
    <w:rsid w:val="00443A48"/>
    <w:rsid w:val="00446385"/>
    <w:rsid w:val="004467AD"/>
    <w:rsid w:val="00446D3C"/>
    <w:rsid w:val="0044727D"/>
    <w:rsid w:val="004476F0"/>
    <w:rsid w:val="00447E56"/>
    <w:rsid w:val="0045050F"/>
    <w:rsid w:val="00450B44"/>
    <w:rsid w:val="00451CA6"/>
    <w:rsid w:val="0045281C"/>
    <w:rsid w:val="004529BE"/>
    <w:rsid w:val="004543D2"/>
    <w:rsid w:val="004556A4"/>
    <w:rsid w:val="0045770F"/>
    <w:rsid w:val="00457B9B"/>
    <w:rsid w:val="00457C8A"/>
    <w:rsid w:val="00460A42"/>
    <w:rsid w:val="00460AE6"/>
    <w:rsid w:val="00460D33"/>
    <w:rsid w:val="00461377"/>
    <w:rsid w:val="00461CF3"/>
    <w:rsid w:val="00465393"/>
    <w:rsid w:val="00466427"/>
    <w:rsid w:val="0047026D"/>
    <w:rsid w:val="004729D8"/>
    <w:rsid w:val="004732CB"/>
    <w:rsid w:val="00473E32"/>
    <w:rsid w:val="004743A3"/>
    <w:rsid w:val="00474B7F"/>
    <w:rsid w:val="004762E0"/>
    <w:rsid w:val="00476E48"/>
    <w:rsid w:val="00477859"/>
    <w:rsid w:val="00480A17"/>
    <w:rsid w:val="004819E5"/>
    <w:rsid w:val="0048287D"/>
    <w:rsid w:val="00482B24"/>
    <w:rsid w:val="00483740"/>
    <w:rsid w:val="00483C79"/>
    <w:rsid w:val="00484364"/>
    <w:rsid w:val="00485B92"/>
    <w:rsid w:val="00486889"/>
    <w:rsid w:val="00486E32"/>
    <w:rsid w:val="00487034"/>
    <w:rsid w:val="00487985"/>
    <w:rsid w:val="00487DFC"/>
    <w:rsid w:val="00491667"/>
    <w:rsid w:val="0049352A"/>
    <w:rsid w:val="00493845"/>
    <w:rsid w:val="00493A29"/>
    <w:rsid w:val="00495DB1"/>
    <w:rsid w:val="0049656E"/>
    <w:rsid w:val="00496A1C"/>
    <w:rsid w:val="004A0B9D"/>
    <w:rsid w:val="004A2A67"/>
    <w:rsid w:val="004A31AA"/>
    <w:rsid w:val="004A3804"/>
    <w:rsid w:val="004A3D03"/>
    <w:rsid w:val="004A4178"/>
    <w:rsid w:val="004A584C"/>
    <w:rsid w:val="004A58BC"/>
    <w:rsid w:val="004A5DF3"/>
    <w:rsid w:val="004A7183"/>
    <w:rsid w:val="004A74C4"/>
    <w:rsid w:val="004A771C"/>
    <w:rsid w:val="004A78E4"/>
    <w:rsid w:val="004A7F39"/>
    <w:rsid w:val="004B0714"/>
    <w:rsid w:val="004B0E95"/>
    <w:rsid w:val="004B1137"/>
    <w:rsid w:val="004B3931"/>
    <w:rsid w:val="004B3AB4"/>
    <w:rsid w:val="004B5EAB"/>
    <w:rsid w:val="004B5FB2"/>
    <w:rsid w:val="004B6871"/>
    <w:rsid w:val="004B7528"/>
    <w:rsid w:val="004B7BBD"/>
    <w:rsid w:val="004C1B4C"/>
    <w:rsid w:val="004C2625"/>
    <w:rsid w:val="004C294B"/>
    <w:rsid w:val="004C2FFE"/>
    <w:rsid w:val="004C367A"/>
    <w:rsid w:val="004C4075"/>
    <w:rsid w:val="004C42AE"/>
    <w:rsid w:val="004C52D8"/>
    <w:rsid w:val="004C5350"/>
    <w:rsid w:val="004C5BCF"/>
    <w:rsid w:val="004C5CE5"/>
    <w:rsid w:val="004D097B"/>
    <w:rsid w:val="004D0AFC"/>
    <w:rsid w:val="004D128F"/>
    <w:rsid w:val="004D1BD8"/>
    <w:rsid w:val="004D1EEE"/>
    <w:rsid w:val="004D2E94"/>
    <w:rsid w:val="004D61A5"/>
    <w:rsid w:val="004D6B6C"/>
    <w:rsid w:val="004D7AB0"/>
    <w:rsid w:val="004E0E3C"/>
    <w:rsid w:val="004E128B"/>
    <w:rsid w:val="004E26B5"/>
    <w:rsid w:val="004E2DFF"/>
    <w:rsid w:val="004E3973"/>
    <w:rsid w:val="004E66C5"/>
    <w:rsid w:val="004E6788"/>
    <w:rsid w:val="004F09C9"/>
    <w:rsid w:val="004F0F1A"/>
    <w:rsid w:val="004F1E05"/>
    <w:rsid w:val="004F282F"/>
    <w:rsid w:val="004F4089"/>
    <w:rsid w:val="004F5D56"/>
    <w:rsid w:val="004F62F6"/>
    <w:rsid w:val="004F6CB0"/>
    <w:rsid w:val="004F7432"/>
    <w:rsid w:val="004F768C"/>
    <w:rsid w:val="00501021"/>
    <w:rsid w:val="0050185A"/>
    <w:rsid w:val="00502D4F"/>
    <w:rsid w:val="00503FBE"/>
    <w:rsid w:val="00504179"/>
    <w:rsid w:val="00506140"/>
    <w:rsid w:val="0050652A"/>
    <w:rsid w:val="005065F8"/>
    <w:rsid w:val="005072EB"/>
    <w:rsid w:val="005110F4"/>
    <w:rsid w:val="005115FF"/>
    <w:rsid w:val="005118F7"/>
    <w:rsid w:val="0051370D"/>
    <w:rsid w:val="00513748"/>
    <w:rsid w:val="005147DE"/>
    <w:rsid w:val="00514EB3"/>
    <w:rsid w:val="005163A5"/>
    <w:rsid w:val="00516B4E"/>
    <w:rsid w:val="00516F73"/>
    <w:rsid w:val="00517DFA"/>
    <w:rsid w:val="00520A1B"/>
    <w:rsid w:val="00520BE1"/>
    <w:rsid w:val="00520EE8"/>
    <w:rsid w:val="00520FB7"/>
    <w:rsid w:val="00521027"/>
    <w:rsid w:val="00521A07"/>
    <w:rsid w:val="00521CE7"/>
    <w:rsid w:val="00522197"/>
    <w:rsid w:val="005231EA"/>
    <w:rsid w:val="005234A0"/>
    <w:rsid w:val="00526C8B"/>
    <w:rsid w:val="00526DA8"/>
    <w:rsid w:val="00526FA3"/>
    <w:rsid w:val="0052713B"/>
    <w:rsid w:val="00527B2D"/>
    <w:rsid w:val="00531429"/>
    <w:rsid w:val="00531840"/>
    <w:rsid w:val="0053257A"/>
    <w:rsid w:val="0053305A"/>
    <w:rsid w:val="00537E7B"/>
    <w:rsid w:val="005406A2"/>
    <w:rsid w:val="00540961"/>
    <w:rsid w:val="00541C3E"/>
    <w:rsid w:val="00541F0A"/>
    <w:rsid w:val="005421D3"/>
    <w:rsid w:val="00543ACE"/>
    <w:rsid w:val="00543F3A"/>
    <w:rsid w:val="00544731"/>
    <w:rsid w:val="00544B3D"/>
    <w:rsid w:val="00545513"/>
    <w:rsid w:val="00546475"/>
    <w:rsid w:val="00546E7F"/>
    <w:rsid w:val="00547E0B"/>
    <w:rsid w:val="00547F2A"/>
    <w:rsid w:val="00550085"/>
    <w:rsid w:val="0055119E"/>
    <w:rsid w:val="00551BCA"/>
    <w:rsid w:val="00552544"/>
    <w:rsid w:val="00552A43"/>
    <w:rsid w:val="0055365C"/>
    <w:rsid w:val="00553F87"/>
    <w:rsid w:val="00554262"/>
    <w:rsid w:val="00554599"/>
    <w:rsid w:val="00554875"/>
    <w:rsid w:val="005560E8"/>
    <w:rsid w:val="00556347"/>
    <w:rsid w:val="00556A35"/>
    <w:rsid w:val="005571A6"/>
    <w:rsid w:val="00560AD2"/>
    <w:rsid w:val="00560D24"/>
    <w:rsid w:val="00560DA5"/>
    <w:rsid w:val="00561030"/>
    <w:rsid w:val="0056128F"/>
    <w:rsid w:val="005614B3"/>
    <w:rsid w:val="00562CBD"/>
    <w:rsid w:val="005650A1"/>
    <w:rsid w:val="005655DA"/>
    <w:rsid w:val="00565A95"/>
    <w:rsid w:val="00566129"/>
    <w:rsid w:val="00566442"/>
    <w:rsid w:val="005666B8"/>
    <w:rsid w:val="00567392"/>
    <w:rsid w:val="005678B3"/>
    <w:rsid w:val="00570104"/>
    <w:rsid w:val="00570519"/>
    <w:rsid w:val="005719DE"/>
    <w:rsid w:val="00571D91"/>
    <w:rsid w:val="00572221"/>
    <w:rsid w:val="005724EF"/>
    <w:rsid w:val="00572C49"/>
    <w:rsid w:val="00572F90"/>
    <w:rsid w:val="00573267"/>
    <w:rsid w:val="00574D95"/>
    <w:rsid w:val="00576487"/>
    <w:rsid w:val="00576B10"/>
    <w:rsid w:val="00580356"/>
    <w:rsid w:val="00581F81"/>
    <w:rsid w:val="00582C8E"/>
    <w:rsid w:val="005836FE"/>
    <w:rsid w:val="005837E6"/>
    <w:rsid w:val="00584EF2"/>
    <w:rsid w:val="005856DC"/>
    <w:rsid w:val="0058593A"/>
    <w:rsid w:val="00585CA9"/>
    <w:rsid w:val="005864CD"/>
    <w:rsid w:val="005865E6"/>
    <w:rsid w:val="00586BB2"/>
    <w:rsid w:val="005909CE"/>
    <w:rsid w:val="00590BA0"/>
    <w:rsid w:val="0059157F"/>
    <w:rsid w:val="00591998"/>
    <w:rsid w:val="00591CFB"/>
    <w:rsid w:val="00592735"/>
    <w:rsid w:val="005927F2"/>
    <w:rsid w:val="005932AB"/>
    <w:rsid w:val="00594286"/>
    <w:rsid w:val="00594C6C"/>
    <w:rsid w:val="00595998"/>
    <w:rsid w:val="00595A65"/>
    <w:rsid w:val="00596776"/>
    <w:rsid w:val="00596CFD"/>
    <w:rsid w:val="00596F73"/>
    <w:rsid w:val="005973F8"/>
    <w:rsid w:val="005A0E27"/>
    <w:rsid w:val="005A0FEA"/>
    <w:rsid w:val="005A1246"/>
    <w:rsid w:val="005A1C9F"/>
    <w:rsid w:val="005A350D"/>
    <w:rsid w:val="005A42FC"/>
    <w:rsid w:val="005A50A7"/>
    <w:rsid w:val="005A574F"/>
    <w:rsid w:val="005A5E5E"/>
    <w:rsid w:val="005A7052"/>
    <w:rsid w:val="005A70AA"/>
    <w:rsid w:val="005B0139"/>
    <w:rsid w:val="005B09AD"/>
    <w:rsid w:val="005B163A"/>
    <w:rsid w:val="005B1E20"/>
    <w:rsid w:val="005B3154"/>
    <w:rsid w:val="005B3630"/>
    <w:rsid w:val="005B3CF4"/>
    <w:rsid w:val="005B4424"/>
    <w:rsid w:val="005B4AA6"/>
    <w:rsid w:val="005B60B0"/>
    <w:rsid w:val="005B73EA"/>
    <w:rsid w:val="005B7E9D"/>
    <w:rsid w:val="005C036F"/>
    <w:rsid w:val="005C09AF"/>
    <w:rsid w:val="005C1D65"/>
    <w:rsid w:val="005C1DB9"/>
    <w:rsid w:val="005C2059"/>
    <w:rsid w:val="005C39BC"/>
    <w:rsid w:val="005C4930"/>
    <w:rsid w:val="005C4E8C"/>
    <w:rsid w:val="005C5FBA"/>
    <w:rsid w:val="005C6069"/>
    <w:rsid w:val="005C728F"/>
    <w:rsid w:val="005C7964"/>
    <w:rsid w:val="005C7DFD"/>
    <w:rsid w:val="005C7F0C"/>
    <w:rsid w:val="005D0295"/>
    <w:rsid w:val="005D21B0"/>
    <w:rsid w:val="005D3860"/>
    <w:rsid w:val="005D6483"/>
    <w:rsid w:val="005D64EB"/>
    <w:rsid w:val="005D6FAF"/>
    <w:rsid w:val="005D71EE"/>
    <w:rsid w:val="005D79E9"/>
    <w:rsid w:val="005E1A5A"/>
    <w:rsid w:val="005E2854"/>
    <w:rsid w:val="005E363B"/>
    <w:rsid w:val="005E3F06"/>
    <w:rsid w:val="005E4416"/>
    <w:rsid w:val="005E4BE3"/>
    <w:rsid w:val="005E4D61"/>
    <w:rsid w:val="005E5779"/>
    <w:rsid w:val="005E62FD"/>
    <w:rsid w:val="005E702C"/>
    <w:rsid w:val="005E7C3A"/>
    <w:rsid w:val="005F0283"/>
    <w:rsid w:val="005F212F"/>
    <w:rsid w:val="005F3D12"/>
    <w:rsid w:val="005F5940"/>
    <w:rsid w:val="005F5983"/>
    <w:rsid w:val="005F67D3"/>
    <w:rsid w:val="005F7E65"/>
    <w:rsid w:val="006008E3"/>
    <w:rsid w:val="006010D2"/>
    <w:rsid w:val="00601E65"/>
    <w:rsid w:val="00602138"/>
    <w:rsid w:val="0060252E"/>
    <w:rsid w:val="006027C7"/>
    <w:rsid w:val="00602E10"/>
    <w:rsid w:val="00602F0F"/>
    <w:rsid w:val="00603AD7"/>
    <w:rsid w:val="00604940"/>
    <w:rsid w:val="00604C2A"/>
    <w:rsid w:val="00604E86"/>
    <w:rsid w:val="0060649E"/>
    <w:rsid w:val="00607704"/>
    <w:rsid w:val="00607A54"/>
    <w:rsid w:val="0061098F"/>
    <w:rsid w:val="00610E2E"/>
    <w:rsid w:val="00612843"/>
    <w:rsid w:val="00612AB6"/>
    <w:rsid w:val="00613ACB"/>
    <w:rsid w:val="00613C25"/>
    <w:rsid w:val="00613D7D"/>
    <w:rsid w:val="00614F2E"/>
    <w:rsid w:val="00615AC4"/>
    <w:rsid w:val="00615DD5"/>
    <w:rsid w:val="0061693C"/>
    <w:rsid w:val="0061771D"/>
    <w:rsid w:val="006207D3"/>
    <w:rsid w:val="00620ECC"/>
    <w:rsid w:val="00621011"/>
    <w:rsid w:val="006213E0"/>
    <w:rsid w:val="00622899"/>
    <w:rsid w:val="00623BC3"/>
    <w:rsid w:val="00623DC6"/>
    <w:rsid w:val="00624313"/>
    <w:rsid w:val="00625578"/>
    <w:rsid w:val="00625BDE"/>
    <w:rsid w:val="006268EE"/>
    <w:rsid w:val="00626B41"/>
    <w:rsid w:val="00626CD1"/>
    <w:rsid w:val="006272A9"/>
    <w:rsid w:val="00627373"/>
    <w:rsid w:val="00627BE4"/>
    <w:rsid w:val="00627D57"/>
    <w:rsid w:val="00627E38"/>
    <w:rsid w:val="0063038E"/>
    <w:rsid w:val="006313A2"/>
    <w:rsid w:val="006321D5"/>
    <w:rsid w:val="00634CC0"/>
    <w:rsid w:val="006361FF"/>
    <w:rsid w:val="00636384"/>
    <w:rsid w:val="00636BEE"/>
    <w:rsid w:val="00637229"/>
    <w:rsid w:val="00637DE6"/>
    <w:rsid w:val="0064132A"/>
    <w:rsid w:val="0064144D"/>
    <w:rsid w:val="0064216F"/>
    <w:rsid w:val="006435CA"/>
    <w:rsid w:val="0064382D"/>
    <w:rsid w:val="00643B31"/>
    <w:rsid w:val="00644289"/>
    <w:rsid w:val="00645B1B"/>
    <w:rsid w:val="00645E46"/>
    <w:rsid w:val="0064620B"/>
    <w:rsid w:val="00647EB3"/>
    <w:rsid w:val="00650D4C"/>
    <w:rsid w:val="00652210"/>
    <w:rsid w:val="00652D6C"/>
    <w:rsid w:val="00653046"/>
    <w:rsid w:val="00653332"/>
    <w:rsid w:val="00655A74"/>
    <w:rsid w:val="006566B3"/>
    <w:rsid w:val="006569C1"/>
    <w:rsid w:val="006573F3"/>
    <w:rsid w:val="00662D0D"/>
    <w:rsid w:val="00662F44"/>
    <w:rsid w:val="0066305C"/>
    <w:rsid w:val="00663134"/>
    <w:rsid w:val="00663DB7"/>
    <w:rsid w:val="006649D1"/>
    <w:rsid w:val="00667CD5"/>
    <w:rsid w:val="006701CD"/>
    <w:rsid w:val="006705EF"/>
    <w:rsid w:val="006708B6"/>
    <w:rsid w:val="00671835"/>
    <w:rsid w:val="00672EEA"/>
    <w:rsid w:val="00673410"/>
    <w:rsid w:val="00673690"/>
    <w:rsid w:val="006749D2"/>
    <w:rsid w:val="006757C5"/>
    <w:rsid w:val="0067621C"/>
    <w:rsid w:val="006771FC"/>
    <w:rsid w:val="006776C2"/>
    <w:rsid w:val="00680A04"/>
    <w:rsid w:val="00681507"/>
    <w:rsid w:val="00681883"/>
    <w:rsid w:val="00681923"/>
    <w:rsid w:val="00681B4F"/>
    <w:rsid w:val="00681BC2"/>
    <w:rsid w:val="00682686"/>
    <w:rsid w:val="006826DD"/>
    <w:rsid w:val="00682F03"/>
    <w:rsid w:val="00683734"/>
    <w:rsid w:val="00683E0C"/>
    <w:rsid w:val="00683FF9"/>
    <w:rsid w:val="00684042"/>
    <w:rsid w:val="00684118"/>
    <w:rsid w:val="00684393"/>
    <w:rsid w:val="00684978"/>
    <w:rsid w:val="0068510C"/>
    <w:rsid w:val="006853C2"/>
    <w:rsid w:val="0068677C"/>
    <w:rsid w:val="00687084"/>
    <w:rsid w:val="0069143A"/>
    <w:rsid w:val="00691536"/>
    <w:rsid w:val="00691CC1"/>
    <w:rsid w:val="00691D0A"/>
    <w:rsid w:val="00691EAF"/>
    <w:rsid w:val="006929BA"/>
    <w:rsid w:val="00693CF7"/>
    <w:rsid w:val="00693E80"/>
    <w:rsid w:val="0069621A"/>
    <w:rsid w:val="00696256"/>
    <w:rsid w:val="006964C5"/>
    <w:rsid w:val="0069679C"/>
    <w:rsid w:val="006971CB"/>
    <w:rsid w:val="00697D49"/>
    <w:rsid w:val="006A00F1"/>
    <w:rsid w:val="006A07D7"/>
    <w:rsid w:val="006A1013"/>
    <w:rsid w:val="006A15E9"/>
    <w:rsid w:val="006A1721"/>
    <w:rsid w:val="006A17DA"/>
    <w:rsid w:val="006A2158"/>
    <w:rsid w:val="006A2B32"/>
    <w:rsid w:val="006A348B"/>
    <w:rsid w:val="006A5A69"/>
    <w:rsid w:val="006A6CDB"/>
    <w:rsid w:val="006B1896"/>
    <w:rsid w:val="006B20EA"/>
    <w:rsid w:val="006B38AA"/>
    <w:rsid w:val="006B55F2"/>
    <w:rsid w:val="006B5CD0"/>
    <w:rsid w:val="006B6A62"/>
    <w:rsid w:val="006C0E51"/>
    <w:rsid w:val="006C3518"/>
    <w:rsid w:val="006C397C"/>
    <w:rsid w:val="006C3AAC"/>
    <w:rsid w:val="006C3E19"/>
    <w:rsid w:val="006C4143"/>
    <w:rsid w:val="006C51BD"/>
    <w:rsid w:val="006C5FD6"/>
    <w:rsid w:val="006C6321"/>
    <w:rsid w:val="006C6591"/>
    <w:rsid w:val="006C6794"/>
    <w:rsid w:val="006C7E02"/>
    <w:rsid w:val="006D22EF"/>
    <w:rsid w:val="006D2699"/>
    <w:rsid w:val="006D2CE2"/>
    <w:rsid w:val="006D3C13"/>
    <w:rsid w:val="006D3D3B"/>
    <w:rsid w:val="006D4878"/>
    <w:rsid w:val="006D52CF"/>
    <w:rsid w:val="006D5AC5"/>
    <w:rsid w:val="006D6A65"/>
    <w:rsid w:val="006D7316"/>
    <w:rsid w:val="006D7B4B"/>
    <w:rsid w:val="006E05EB"/>
    <w:rsid w:val="006E0929"/>
    <w:rsid w:val="006E151E"/>
    <w:rsid w:val="006E23AB"/>
    <w:rsid w:val="006E391C"/>
    <w:rsid w:val="006E3ADD"/>
    <w:rsid w:val="006E3D1D"/>
    <w:rsid w:val="006E4166"/>
    <w:rsid w:val="006E6019"/>
    <w:rsid w:val="006E6477"/>
    <w:rsid w:val="006F0DBD"/>
    <w:rsid w:val="006F0ED8"/>
    <w:rsid w:val="006F1129"/>
    <w:rsid w:val="006F117A"/>
    <w:rsid w:val="006F1BE3"/>
    <w:rsid w:val="006F1EC8"/>
    <w:rsid w:val="006F2AAD"/>
    <w:rsid w:val="006F2E15"/>
    <w:rsid w:val="006F404B"/>
    <w:rsid w:val="006F4354"/>
    <w:rsid w:val="006F47FF"/>
    <w:rsid w:val="006F5C8D"/>
    <w:rsid w:val="006F619D"/>
    <w:rsid w:val="006F6CED"/>
    <w:rsid w:val="006F79A8"/>
    <w:rsid w:val="007007A8"/>
    <w:rsid w:val="00700E5D"/>
    <w:rsid w:val="00701044"/>
    <w:rsid w:val="007013F8"/>
    <w:rsid w:val="007014B6"/>
    <w:rsid w:val="0070153E"/>
    <w:rsid w:val="00701C74"/>
    <w:rsid w:val="00701DBE"/>
    <w:rsid w:val="00701EC6"/>
    <w:rsid w:val="00702444"/>
    <w:rsid w:val="00702A80"/>
    <w:rsid w:val="00703509"/>
    <w:rsid w:val="00705063"/>
    <w:rsid w:val="007052AD"/>
    <w:rsid w:val="0070593F"/>
    <w:rsid w:val="00705B5F"/>
    <w:rsid w:val="00705F25"/>
    <w:rsid w:val="00706151"/>
    <w:rsid w:val="0070624F"/>
    <w:rsid w:val="00706BB3"/>
    <w:rsid w:val="00706D30"/>
    <w:rsid w:val="00707610"/>
    <w:rsid w:val="00707954"/>
    <w:rsid w:val="00707C78"/>
    <w:rsid w:val="00711F77"/>
    <w:rsid w:val="00713565"/>
    <w:rsid w:val="00714251"/>
    <w:rsid w:val="00714583"/>
    <w:rsid w:val="00714C6E"/>
    <w:rsid w:val="00714C72"/>
    <w:rsid w:val="00715B2C"/>
    <w:rsid w:val="00716C77"/>
    <w:rsid w:val="00717301"/>
    <w:rsid w:val="007204C9"/>
    <w:rsid w:val="00721101"/>
    <w:rsid w:val="00721830"/>
    <w:rsid w:val="007222BC"/>
    <w:rsid w:val="0072280C"/>
    <w:rsid w:val="00724064"/>
    <w:rsid w:val="00724AD8"/>
    <w:rsid w:val="0072516F"/>
    <w:rsid w:val="007265EA"/>
    <w:rsid w:val="00727844"/>
    <w:rsid w:val="00727B34"/>
    <w:rsid w:val="00727E3F"/>
    <w:rsid w:val="00730925"/>
    <w:rsid w:val="007311F5"/>
    <w:rsid w:val="0073146E"/>
    <w:rsid w:val="00731C72"/>
    <w:rsid w:val="00731D19"/>
    <w:rsid w:val="0073279D"/>
    <w:rsid w:val="00733D93"/>
    <w:rsid w:val="00733F5B"/>
    <w:rsid w:val="007342BC"/>
    <w:rsid w:val="00735C98"/>
    <w:rsid w:val="007370F4"/>
    <w:rsid w:val="00740CD1"/>
    <w:rsid w:val="00741451"/>
    <w:rsid w:val="00742533"/>
    <w:rsid w:val="00742689"/>
    <w:rsid w:val="0074312C"/>
    <w:rsid w:val="007435C8"/>
    <w:rsid w:val="0074362F"/>
    <w:rsid w:val="007445CB"/>
    <w:rsid w:val="00744BDC"/>
    <w:rsid w:val="00744DDD"/>
    <w:rsid w:val="007454D1"/>
    <w:rsid w:val="00745A95"/>
    <w:rsid w:val="00745B6A"/>
    <w:rsid w:val="00746192"/>
    <w:rsid w:val="00746FCD"/>
    <w:rsid w:val="007477B7"/>
    <w:rsid w:val="007477FD"/>
    <w:rsid w:val="007477FE"/>
    <w:rsid w:val="00747E68"/>
    <w:rsid w:val="0075051F"/>
    <w:rsid w:val="00750AC3"/>
    <w:rsid w:val="007529EC"/>
    <w:rsid w:val="007540BE"/>
    <w:rsid w:val="00754959"/>
    <w:rsid w:val="00755407"/>
    <w:rsid w:val="00755AEA"/>
    <w:rsid w:val="00755E36"/>
    <w:rsid w:val="00755F7E"/>
    <w:rsid w:val="00756412"/>
    <w:rsid w:val="0075690C"/>
    <w:rsid w:val="00757319"/>
    <w:rsid w:val="0076173B"/>
    <w:rsid w:val="00761AA7"/>
    <w:rsid w:val="00761BFD"/>
    <w:rsid w:val="00762F38"/>
    <w:rsid w:val="00764E1C"/>
    <w:rsid w:val="00765681"/>
    <w:rsid w:val="00765C76"/>
    <w:rsid w:val="00765F20"/>
    <w:rsid w:val="00767854"/>
    <w:rsid w:val="007713C0"/>
    <w:rsid w:val="0077155B"/>
    <w:rsid w:val="007718F4"/>
    <w:rsid w:val="00771B79"/>
    <w:rsid w:val="0077251D"/>
    <w:rsid w:val="0077499B"/>
    <w:rsid w:val="007762F2"/>
    <w:rsid w:val="007769F6"/>
    <w:rsid w:val="0078017B"/>
    <w:rsid w:val="00780749"/>
    <w:rsid w:val="00781109"/>
    <w:rsid w:val="0078171E"/>
    <w:rsid w:val="00781FF8"/>
    <w:rsid w:val="00782507"/>
    <w:rsid w:val="00782DFF"/>
    <w:rsid w:val="00783165"/>
    <w:rsid w:val="00783803"/>
    <w:rsid w:val="00784007"/>
    <w:rsid w:val="00785ABE"/>
    <w:rsid w:val="0078645D"/>
    <w:rsid w:val="007864E1"/>
    <w:rsid w:val="00787BE4"/>
    <w:rsid w:val="00791E4D"/>
    <w:rsid w:val="00792027"/>
    <w:rsid w:val="0079227C"/>
    <w:rsid w:val="00792576"/>
    <w:rsid w:val="007926F1"/>
    <w:rsid w:val="00794C5B"/>
    <w:rsid w:val="0079617E"/>
    <w:rsid w:val="00796817"/>
    <w:rsid w:val="007A0481"/>
    <w:rsid w:val="007A120E"/>
    <w:rsid w:val="007A1FD6"/>
    <w:rsid w:val="007A2815"/>
    <w:rsid w:val="007A288A"/>
    <w:rsid w:val="007A2B8C"/>
    <w:rsid w:val="007A440D"/>
    <w:rsid w:val="007A4907"/>
    <w:rsid w:val="007A7192"/>
    <w:rsid w:val="007A7608"/>
    <w:rsid w:val="007A76F9"/>
    <w:rsid w:val="007A7CDE"/>
    <w:rsid w:val="007A7D21"/>
    <w:rsid w:val="007B0A6F"/>
    <w:rsid w:val="007B121E"/>
    <w:rsid w:val="007B1672"/>
    <w:rsid w:val="007B1EBD"/>
    <w:rsid w:val="007B20CE"/>
    <w:rsid w:val="007B2131"/>
    <w:rsid w:val="007B2EFA"/>
    <w:rsid w:val="007B3937"/>
    <w:rsid w:val="007B3A0B"/>
    <w:rsid w:val="007B43A3"/>
    <w:rsid w:val="007B4417"/>
    <w:rsid w:val="007B5369"/>
    <w:rsid w:val="007B549B"/>
    <w:rsid w:val="007B5EA3"/>
    <w:rsid w:val="007B6BBF"/>
    <w:rsid w:val="007B6F01"/>
    <w:rsid w:val="007B7752"/>
    <w:rsid w:val="007B7F33"/>
    <w:rsid w:val="007C0E7D"/>
    <w:rsid w:val="007C4227"/>
    <w:rsid w:val="007C4A38"/>
    <w:rsid w:val="007C4D5A"/>
    <w:rsid w:val="007C5463"/>
    <w:rsid w:val="007C547A"/>
    <w:rsid w:val="007C55F1"/>
    <w:rsid w:val="007C567E"/>
    <w:rsid w:val="007C58B7"/>
    <w:rsid w:val="007C754D"/>
    <w:rsid w:val="007D0953"/>
    <w:rsid w:val="007D0DF8"/>
    <w:rsid w:val="007D1AD5"/>
    <w:rsid w:val="007D2514"/>
    <w:rsid w:val="007D37D9"/>
    <w:rsid w:val="007D3972"/>
    <w:rsid w:val="007D44F9"/>
    <w:rsid w:val="007D479F"/>
    <w:rsid w:val="007D5846"/>
    <w:rsid w:val="007D6D19"/>
    <w:rsid w:val="007D6D3C"/>
    <w:rsid w:val="007D7B64"/>
    <w:rsid w:val="007D7C2D"/>
    <w:rsid w:val="007D7C84"/>
    <w:rsid w:val="007E169E"/>
    <w:rsid w:val="007E1A82"/>
    <w:rsid w:val="007E2CE7"/>
    <w:rsid w:val="007E3664"/>
    <w:rsid w:val="007E4045"/>
    <w:rsid w:val="007E6E61"/>
    <w:rsid w:val="007E7C5B"/>
    <w:rsid w:val="007F046A"/>
    <w:rsid w:val="007F0D7A"/>
    <w:rsid w:val="007F1435"/>
    <w:rsid w:val="007F269A"/>
    <w:rsid w:val="007F2C44"/>
    <w:rsid w:val="007F3C54"/>
    <w:rsid w:val="007F3E7B"/>
    <w:rsid w:val="007F4464"/>
    <w:rsid w:val="007F49EF"/>
    <w:rsid w:val="007F56F6"/>
    <w:rsid w:val="007F6107"/>
    <w:rsid w:val="008028FA"/>
    <w:rsid w:val="00802F9C"/>
    <w:rsid w:val="0080381A"/>
    <w:rsid w:val="0080452E"/>
    <w:rsid w:val="0080477D"/>
    <w:rsid w:val="00804C01"/>
    <w:rsid w:val="00805B4E"/>
    <w:rsid w:val="008061C9"/>
    <w:rsid w:val="008066EA"/>
    <w:rsid w:val="0080711B"/>
    <w:rsid w:val="008075FC"/>
    <w:rsid w:val="0080763F"/>
    <w:rsid w:val="00807D3D"/>
    <w:rsid w:val="00811A0E"/>
    <w:rsid w:val="00811DBD"/>
    <w:rsid w:val="008122EB"/>
    <w:rsid w:val="008126B7"/>
    <w:rsid w:val="008157E2"/>
    <w:rsid w:val="00815888"/>
    <w:rsid w:val="00815BD8"/>
    <w:rsid w:val="00816261"/>
    <w:rsid w:val="008165B6"/>
    <w:rsid w:val="00820FF1"/>
    <w:rsid w:val="008213AB"/>
    <w:rsid w:val="00821923"/>
    <w:rsid w:val="00822179"/>
    <w:rsid w:val="0082225A"/>
    <w:rsid w:val="00822B22"/>
    <w:rsid w:val="008234CE"/>
    <w:rsid w:val="00825236"/>
    <w:rsid w:val="008256AF"/>
    <w:rsid w:val="00826544"/>
    <w:rsid w:val="008304F8"/>
    <w:rsid w:val="0083116C"/>
    <w:rsid w:val="008324E2"/>
    <w:rsid w:val="00835C3C"/>
    <w:rsid w:val="008363BE"/>
    <w:rsid w:val="0083756F"/>
    <w:rsid w:val="0083790A"/>
    <w:rsid w:val="00840381"/>
    <w:rsid w:val="00841434"/>
    <w:rsid w:val="00842596"/>
    <w:rsid w:val="00842930"/>
    <w:rsid w:val="008433BC"/>
    <w:rsid w:val="008434B7"/>
    <w:rsid w:val="00843CDC"/>
    <w:rsid w:val="0084435C"/>
    <w:rsid w:val="00844C16"/>
    <w:rsid w:val="0084503F"/>
    <w:rsid w:val="00845160"/>
    <w:rsid w:val="0084519B"/>
    <w:rsid w:val="008455D6"/>
    <w:rsid w:val="00845BFD"/>
    <w:rsid w:val="00846B02"/>
    <w:rsid w:val="00846C54"/>
    <w:rsid w:val="00850774"/>
    <w:rsid w:val="0085215F"/>
    <w:rsid w:val="00853AA4"/>
    <w:rsid w:val="00854CDD"/>
    <w:rsid w:val="0085536A"/>
    <w:rsid w:val="008554A8"/>
    <w:rsid w:val="0085655F"/>
    <w:rsid w:val="00857FBB"/>
    <w:rsid w:val="0086009F"/>
    <w:rsid w:val="008601D0"/>
    <w:rsid w:val="008607A7"/>
    <w:rsid w:val="008612AC"/>
    <w:rsid w:val="008636B8"/>
    <w:rsid w:val="00864EB3"/>
    <w:rsid w:val="00865AB8"/>
    <w:rsid w:val="00865F6A"/>
    <w:rsid w:val="00866873"/>
    <w:rsid w:val="008707A9"/>
    <w:rsid w:val="0087140F"/>
    <w:rsid w:val="00871FBA"/>
    <w:rsid w:val="00872CCD"/>
    <w:rsid w:val="0087462E"/>
    <w:rsid w:val="00874987"/>
    <w:rsid w:val="00875439"/>
    <w:rsid w:val="00876C62"/>
    <w:rsid w:val="00877101"/>
    <w:rsid w:val="00880462"/>
    <w:rsid w:val="00880F27"/>
    <w:rsid w:val="008830C8"/>
    <w:rsid w:val="008833BE"/>
    <w:rsid w:val="008837C1"/>
    <w:rsid w:val="0088424C"/>
    <w:rsid w:val="00884843"/>
    <w:rsid w:val="00885319"/>
    <w:rsid w:val="00885F3B"/>
    <w:rsid w:val="008872E6"/>
    <w:rsid w:val="0089025A"/>
    <w:rsid w:val="008926FC"/>
    <w:rsid w:val="00892EE4"/>
    <w:rsid w:val="0089308F"/>
    <w:rsid w:val="00893560"/>
    <w:rsid w:val="00893DB8"/>
    <w:rsid w:val="008942FC"/>
    <w:rsid w:val="0089444F"/>
    <w:rsid w:val="008966B3"/>
    <w:rsid w:val="00896A11"/>
    <w:rsid w:val="008974BE"/>
    <w:rsid w:val="00897AA8"/>
    <w:rsid w:val="00897E37"/>
    <w:rsid w:val="008A092C"/>
    <w:rsid w:val="008A0D0E"/>
    <w:rsid w:val="008A1751"/>
    <w:rsid w:val="008A39A1"/>
    <w:rsid w:val="008A4025"/>
    <w:rsid w:val="008A53D4"/>
    <w:rsid w:val="008A77B8"/>
    <w:rsid w:val="008B045E"/>
    <w:rsid w:val="008B2CEA"/>
    <w:rsid w:val="008B3162"/>
    <w:rsid w:val="008B47F7"/>
    <w:rsid w:val="008B5A43"/>
    <w:rsid w:val="008B726C"/>
    <w:rsid w:val="008B74CD"/>
    <w:rsid w:val="008C0585"/>
    <w:rsid w:val="008C0CDE"/>
    <w:rsid w:val="008C16E1"/>
    <w:rsid w:val="008C194A"/>
    <w:rsid w:val="008C3002"/>
    <w:rsid w:val="008C3292"/>
    <w:rsid w:val="008C3976"/>
    <w:rsid w:val="008C4032"/>
    <w:rsid w:val="008C4B76"/>
    <w:rsid w:val="008C4E41"/>
    <w:rsid w:val="008C5B32"/>
    <w:rsid w:val="008C5F08"/>
    <w:rsid w:val="008C6020"/>
    <w:rsid w:val="008C6B30"/>
    <w:rsid w:val="008C755A"/>
    <w:rsid w:val="008D0252"/>
    <w:rsid w:val="008D0283"/>
    <w:rsid w:val="008D0B6B"/>
    <w:rsid w:val="008D3233"/>
    <w:rsid w:val="008D453C"/>
    <w:rsid w:val="008D5244"/>
    <w:rsid w:val="008D5611"/>
    <w:rsid w:val="008E128A"/>
    <w:rsid w:val="008E1E0A"/>
    <w:rsid w:val="008E2170"/>
    <w:rsid w:val="008E3998"/>
    <w:rsid w:val="008E3E3F"/>
    <w:rsid w:val="008E4059"/>
    <w:rsid w:val="008E4877"/>
    <w:rsid w:val="008E4FF9"/>
    <w:rsid w:val="008E57F3"/>
    <w:rsid w:val="008E6066"/>
    <w:rsid w:val="008E6BCA"/>
    <w:rsid w:val="008E77C6"/>
    <w:rsid w:val="008F030B"/>
    <w:rsid w:val="008F14F9"/>
    <w:rsid w:val="008F1D06"/>
    <w:rsid w:val="008F2CCF"/>
    <w:rsid w:val="008F2E54"/>
    <w:rsid w:val="008F3366"/>
    <w:rsid w:val="008F39D1"/>
    <w:rsid w:val="008F40FF"/>
    <w:rsid w:val="008F47EB"/>
    <w:rsid w:val="008F5AEB"/>
    <w:rsid w:val="008F651E"/>
    <w:rsid w:val="008F6785"/>
    <w:rsid w:val="008F6C80"/>
    <w:rsid w:val="008F6F0E"/>
    <w:rsid w:val="008F774F"/>
    <w:rsid w:val="00900D7B"/>
    <w:rsid w:val="00900E15"/>
    <w:rsid w:val="009014BD"/>
    <w:rsid w:val="00901DF0"/>
    <w:rsid w:val="00901F3E"/>
    <w:rsid w:val="009027A8"/>
    <w:rsid w:val="00902AC6"/>
    <w:rsid w:val="0090547F"/>
    <w:rsid w:val="0090657C"/>
    <w:rsid w:val="00906930"/>
    <w:rsid w:val="00906C7E"/>
    <w:rsid w:val="00906E5A"/>
    <w:rsid w:val="009075F4"/>
    <w:rsid w:val="00907A28"/>
    <w:rsid w:val="00907C4B"/>
    <w:rsid w:val="009101B8"/>
    <w:rsid w:val="00910434"/>
    <w:rsid w:val="00910A61"/>
    <w:rsid w:val="00911DB4"/>
    <w:rsid w:val="0091236F"/>
    <w:rsid w:val="00913838"/>
    <w:rsid w:val="00913E5D"/>
    <w:rsid w:val="00913EAC"/>
    <w:rsid w:val="00914AC4"/>
    <w:rsid w:val="00915EC3"/>
    <w:rsid w:val="009166EA"/>
    <w:rsid w:val="00916ACE"/>
    <w:rsid w:val="00917263"/>
    <w:rsid w:val="00921B2A"/>
    <w:rsid w:val="009234A7"/>
    <w:rsid w:val="00923ABE"/>
    <w:rsid w:val="00924789"/>
    <w:rsid w:val="00924807"/>
    <w:rsid w:val="00924882"/>
    <w:rsid w:val="00924FAE"/>
    <w:rsid w:val="009279D2"/>
    <w:rsid w:val="00927E16"/>
    <w:rsid w:val="00930410"/>
    <w:rsid w:val="00930924"/>
    <w:rsid w:val="00930930"/>
    <w:rsid w:val="00930E7C"/>
    <w:rsid w:val="00931104"/>
    <w:rsid w:val="00931D1C"/>
    <w:rsid w:val="0093223F"/>
    <w:rsid w:val="00934511"/>
    <w:rsid w:val="009349CA"/>
    <w:rsid w:val="00934AB6"/>
    <w:rsid w:val="009351D2"/>
    <w:rsid w:val="00943116"/>
    <w:rsid w:val="00944DB2"/>
    <w:rsid w:val="00944ECA"/>
    <w:rsid w:val="00946C30"/>
    <w:rsid w:val="00950807"/>
    <w:rsid w:val="00950F4C"/>
    <w:rsid w:val="009515B2"/>
    <w:rsid w:val="0095231A"/>
    <w:rsid w:val="00953873"/>
    <w:rsid w:val="00954BDA"/>
    <w:rsid w:val="0095512E"/>
    <w:rsid w:val="009552CB"/>
    <w:rsid w:val="00955C96"/>
    <w:rsid w:val="00955E03"/>
    <w:rsid w:val="00955E99"/>
    <w:rsid w:val="0095618F"/>
    <w:rsid w:val="009578E7"/>
    <w:rsid w:val="00957D4B"/>
    <w:rsid w:val="009605C4"/>
    <w:rsid w:val="00961036"/>
    <w:rsid w:val="009612A6"/>
    <w:rsid w:val="00962133"/>
    <w:rsid w:val="00963490"/>
    <w:rsid w:val="0096434D"/>
    <w:rsid w:val="00964460"/>
    <w:rsid w:val="0096492F"/>
    <w:rsid w:val="00965A54"/>
    <w:rsid w:val="00966BF4"/>
    <w:rsid w:val="009677EB"/>
    <w:rsid w:val="009700C4"/>
    <w:rsid w:val="009703F2"/>
    <w:rsid w:val="009715D9"/>
    <w:rsid w:val="00972995"/>
    <w:rsid w:val="0097438A"/>
    <w:rsid w:val="00975FAC"/>
    <w:rsid w:val="00976556"/>
    <w:rsid w:val="00980565"/>
    <w:rsid w:val="00980628"/>
    <w:rsid w:val="00981985"/>
    <w:rsid w:val="00982098"/>
    <w:rsid w:val="0098284D"/>
    <w:rsid w:val="00982906"/>
    <w:rsid w:val="00983096"/>
    <w:rsid w:val="00983573"/>
    <w:rsid w:val="00983EE0"/>
    <w:rsid w:val="00984455"/>
    <w:rsid w:val="0098494A"/>
    <w:rsid w:val="00984C3C"/>
    <w:rsid w:val="00987777"/>
    <w:rsid w:val="00990A7C"/>
    <w:rsid w:val="00992B7B"/>
    <w:rsid w:val="0099354C"/>
    <w:rsid w:val="00994497"/>
    <w:rsid w:val="00995007"/>
    <w:rsid w:val="009955E9"/>
    <w:rsid w:val="0099600D"/>
    <w:rsid w:val="009967F0"/>
    <w:rsid w:val="00997069"/>
    <w:rsid w:val="00997D45"/>
    <w:rsid w:val="009A09A6"/>
    <w:rsid w:val="009A0AC5"/>
    <w:rsid w:val="009A34F4"/>
    <w:rsid w:val="009A3D6C"/>
    <w:rsid w:val="009A3EB9"/>
    <w:rsid w:val="009A4AD6"/>
    <w:rsid w:val="009A4EE8"/>
    <w:rsid w:val="009A5924"/>
    <w:rsid w:val="009A5EBA"/>
    <w:rsid w:val="009A5EFC"/>
    <w:rsid w:val="009A61A3"/>
    <w:rsid w:val="009A61D6"/>
    <w:rsid w:val="009A660F"/>
    <w:rsid w:val="009A7627"/>
    <w:rsid w:val="009B09D5"/>
    <w:rsid w:val="009B0B7F"/>
    <w:rsid w:val="009B0E7A"/>
    <w:rsid w:val="009B1F93"/>
    <w:rsid w:val="009B267F"/>
    <w:rsid w:val="009B294C"/>
    <w:rsid w:val="009B2FB8"/>
    <w:rsid w:val="009B4202"/>
    <w:rsid w:val="009B7EF4"/>
    <w:rsid w:val="009C028E"/>
    <w:rsid w:val="009C09EF"/>
    <w:rsid w:val="009C141B"/>
    <w:rsid w:val="009C166C"/>
    <w:rsid w:val="009C2A35"/>
    <w:rsid w:val="009C3CA4"/>
    <w:rsid w:val="009C5A58"/>
    <w:rsid w:val="009C7099"/>
    <w:rsid w:val="009C721B"/>
    <w:rsid w:val="009C79D6"/>
    <w:rsid w:val="009C7F56"/>
    <w:rsid w:val="009D0D35"/>
    <w:rsid w:val="009D0EAD"/>
    <w:rsid w:val="009D0F4B"/>
    <w:rsid w:val="009D1778"/>
    <w:rsid w:val="009D322B"/>
    <w:rsid w:val="009D38F0"/>
    <w:rsid w:val="009D4D9E"/>
    <w:rsid w:val="009D69F8"/>
    <w:rsid w:val="009D76AB"/>
    <w:rsid w:val="009D7D54"/>
    <w:rsid w:val="009E291C"/>
    <w:rsid w:val="009E35FB"/>
    <w:rsid w:val="009E3E19"/>
    <w:rsid w:val="009E56BB"/>
    <w:rsid w:val="009E5BDA"/>
    <w:rsid w:val="009E5FF4"/>
    <w:rsid w:val="009E6183"/>
    <w:rsid w:val="009E7709"/>
    <w:rsid w:val="009F0945"/>
    <w:rsid w:val="009F0BA7"/>
    <w:rsid w:val="009F0D97"/>
    <w:rsid w:val="009F1923"/>
    <w:rsid w:val="009F1D5F"/>
    <w:rsid w:val="009F2381"/>
    <w:rsid w:val="009F2982"/>
    <w:rsid w:val="009F3A47"/>
    <w:rsid w:val="009F4144"/>
    <w:rsid w:val="009F435D"/>
    <w:rsid w:val="009F48DC"/>
    <w:rsid w:val="009F49F0"/>
    <w:rsid w:val="009F4C13"/>
    <w:rsid w:val="009F5725"/>
    <w:rsid w:val="00A00127"/>
    <w:rsid w:val="00A00E33"/>
    <w:rsid w:val="00A0184D"/>
    <w:rsid w:val="00A01A44"/>
    <w:rsid w:val="00A02122"/>
    <w:rsid w:val="00A0352F"/>
    <w:rsid w:val="00A03B23"/>
    <w:rsid w:val="00A04DFB"/>
    <w:rsid w:val="00A05134"/>
    <w:rsid w:val="00A0556C"/>
    <w:rsid w:val="00A06931"/>
    <w:rsid w:val="00A069C6"/>
    <w:rsid w:val="00A06CE5"/>
    <w:rsid w:val="00A07075"/>
    <w:rsid w:val="00A07247"/>
    <w:rsid w:val="00A07BD4"/>
    <w:rsid w:val="00A1168B"/>
    <w:rsid w:val="00A11CA1"/>
    <w:rsid w:val="00A11F52"/>
    <w:rsid w:val="00A14379"/>
    <w:rsid w:val="00A20A0A"/>
    <w:rsid w:val="00A20BFB"/>
    <w:rsid w:val="00A20D3D"/>
    <w:rsid w:val="00A222E9"/>
    <w:rsid w:val="00A229D8"/>
    <w:rsid w:val="00A22AF6"/>
    <w:rsid w:val="00A23125"/>
    <w:rsid w:val="00A23B12"/>
    <w:rsid w:val="00A2474C"/>
    <w:rsid w:val="00A2475A"/>
    <w:rsid w:val="00A25045"/>
    <w:rsid w:val="00A2524A"/>
    <w:rsid w:val="00A25A2C"/>
    <w:rsid w:val="00A2657C"/>
    <w:rsid w:val="00A26A78"/>
    <w:rsid w:val="00A32B6F"/>
    <w:rsid w:val="00A3376D"/>
    <w:rsid w:val="00A33C35"/>
    <w:rsid w:val="00A345DE"/>
    <w:rsid w:val="00A35A76"/>
    <w:rsid w:val="00A35CFE"/>
    <w:rsid w:val="00A37900"/>
    <w:rsid w:val="00A407E8"/>
    <w:rsid w:val="00A4086F"/>
    <w:rsid w:val="00A40B2D"/>
    <w:rsid w:val="00A40F5A"/>
    <w:rsid w:val="00A414DF"/>
    <w:rsid w:val="00A41926"/>
    <w:rsid w:val="00A419AC"/>
    <w:rsid w:val="00A41B5F"/>
    <w:rsid w:val="00A42915"/>
    <w:rsid w:val="00A4291E"/>
    <w:rsid w:val="00A42DAC"/>
    <w:rsid w:val="00A439CE"/>
    <w:rsid w:val="00A43F29"/>
    <w:rsid w:val="00A43FF1"/>
    <w:rsid w:val="00A45120"/>
    <w:rsid w:val="00A45129"/>
    <w:rsid w:val="00A4574C"/>
    <w:rsid w:val="00A46C61"/>
    <w:rsid w:val="00A472B1"/>
    <w:rsid w:val="00A50C5F"/>
    <w:rsid w:val="00A51282"/>
    <w:rsid w:val="00A516B3"/>
    <w:rsid w:val="00A51BA8"/>
    <w:rsid w:val="00A5210C"/>
    <w:rsid w:val="00A524B5"/>
    <w:rsid w:val="00A53813"/>
    <w:rsid w:val="00A553F1"/>
    <w:rsid w:val="00A564DE"/>
    <w:rsid w:val="00A579A3"/>
    <w:rsid w:val="00A6149A"/>
    <w:rsid w:val="00A618B3"/>
    <w:rsid w:val="00A61B56"/>
    <w:rsid w:val="00A61E1D"/>
    <w:rsid w:val="00A624E6"/>
    <w:rsid w:val="00A62665"/>
    <w:rsid w:val="00A628FF"/>
    <w:rsid w:val="00A640C3"/>
    <w:rsid w:val="00A64567"/>
    <w:rsid w:val="00A64981"/>
    <w:rsid w:val="00A65D81"/>
    <w:rsid w:val="00A65E50"/>
    <w:rsid w:val="00A66CA0"/>
    <w:rsid w:val="00A711F9"/>
    <w:rsid w:val="00A71342"/>
    <w:rsid w:val="00A7138B"/>
    <w:rsid w:val="00A71443"/>
    <w:rsid w:val="00A7206E"/>
    <w:rsid w:val="00A730A0"/>
    <w:rsid w:val="00A73470"/>
    <w:rsid w:val="00A7393F"/>
    <w:rsid w:val="00A749B6"/>
    <w:rsid w:val="00A74CA8"/>
    <w:rsid w:val="00A763B0"/>
    <w:rsid w:val="00A805D4"/>
    <w:rsid w:val="00A809CD"/>
    <w:rsid w:val="00A81204"/>
    <w:rsid w:val="00A8363F"/>
    <w:rsid w:val="00A83914"/>
    <w:rsid w:val="00A83BB3"/>
    <w:rsid w:val="00A83FA3"/>
    <w:rsid w:val="00A8410F"/>
    <w:rsid w:val="00A84A07"/>
    <w:rsid w:val="00A85233"/>
    <w:rsid w:val="00A8625A"/>
    <w:rsid w:val="00A87AEC"/>
    <w:rsid w:val="00A87D81"/>
    <w:rsid w:val="00A905A4"/>
    <w:rsid w:val="00A908E6"/>
    <w:rsid w:val="00A90963"/>
    <w:rsid w:val="00A90A93"/>
    <w:rsid w:val="00A910B8"/>
    <w:rsid w:val="00A923E9"/>
    <w:rsid w:val="00A9249F"/>
    <w:rsid w:val="00A925C2"/>
    <w:rsid w:val="00A928D5"/>
    <w:rsid w:val="00A928F9"/>
    <w:rsid w:val="00A930EC"/>
    <w:rsid w:val="00A93FB2"/>
    <w:rsid w:val="00A943B8"/>
    <w:rsid w:val="00A9490C"/>
    <w:rsid w:val="00A959D1"/>
    <w:rsid w:val="00A969F0"/>
    <w:rsid w:val="00AA03C9"/>
    <w:rsid w:val="00AA217F"/>
    <w:rsid w:val="00AA260F"/>
    <w:rsid w:val="00AA301A"/>
    <w:rsid w:val="00AA3A15"/>
    <w:rsid w:val="00AA469A"/>
    <w:rsid w:val="00AA4FA3"/>
    <w:rsid w:val="00AA5285"/>
    <w:rsid w:val="00AA6446"/>
    <w:rsid w:val="00AA6657"/>
    <w:rsid w:val="00AB0644"/>
    <w:rsid w:val="00AB1A35"/>
    <w:rsid w:val="00AB3057"/>
    <w:rsid w:val="00AB33F1"/>
    <w:rsid w:val="00AB3B8A"/>
    <w:rsid w:val="00AB3D61"/>
    <w:rsid w:val="00AB54CF"/>
    <w:rsid w:val="00AB576F"/>
    <w:rsid w:val="00AB584E"/>
    <w:rsid w:val="00AB58C3"/>
    <w:rsid w:val="00AB5D51"/>
    <w:rsid w:val="00AB6074"/>
    <w:rsid w:val="00AB6559"/>
    <w:rsid w:val="00AB65FF"/>
    <w:rsid w:val="00AB6FE5"/>
    <w:rsid w:val="00AB7E18"/>
    <w:rsid w:val="00AC0647"/>
    <w:rsid w:val="00AC101E"/>
    <w:rsid w:val="00AC1086"/>
    <w:rsid w:val="00AC12F7"/>
    <w:rsid w:val="00AC1306"/>
    <w:rsid w:val="00AC2EA5"/>
    <w:rsid w:val="00AC37FC"/>
    <w:rsid w:val="00AC4018"/>
    <w:rsid w:val="00AC482F"/>
    <w:rsid w:val="00AD0235"/>
    <w:rsid w:val="00AD0C5A"/>
    <w:rsid w:val="00AD14E9"/>
    <w:rsid w:val="00AD181D"/>
    <w:rsid w:val="00AD2601"/>
    <w:rsid w:val="00AD2668"/>
    <w:rsid w:val="00AD26C0"/>
    <w:rsid w:val="00AD2854"/>
    <w:rsid w:val="00AD2D0E"/>
    <w:rsid w:val="00AD2E6E"/>
    <w:rsid w:val="00AD3EDB"/>
    <w:rsid w:val="00AD4344"/>
    <w:rsid w:val="00AD49B4"/>
    <w:rsid w:val="00AD53D0"/>
    <w:rsid w:val="00AD5659"/>
    <w:rsid w:val="00AD6082"/>
    <w:rsid w:val="00AD6400"/>
    <w:rsid w:val="00AD679A"/>
    <w:rsid w:val="00AD6959"/>
    <w:rsid w:val="00AD6B3F"/>
    <w:rsid w:val="00AD7838"/>
    <w:rsid w:val="00AD7B83"/>
    <w:rsid w:val="00AD7C0E"/>
    <w:rsid w:val="00AD7D36"/>
    <w:rsid w:val="00AE0CD6"/>
    <w:rsid w:val="00AE0EBF"/>
    <w:rsid w:val="00AE1323"/>
    <w:rsid w:val="00AE1417"/>
    <w:rsid w:val="00AE1D62"/>
    <w:rsid w:val="00AE2F2F"/>
    <w:rsid w:val="00AE32E5"/>
    <w:rsid w:val="00AE4E93"/>
    <w:rsid w:val="00AE5F41"/>
    <w:rsid w:val="00AE6989"/>
    <w:rsid w:val="00AE6E8F"/>
    <w:rsid w:val="00AE6FED"/>
    <w:rsid w:val="00AE70EA"/>
    <w:rsid w:val="00AE7521"/>
    <w:rsid w:val="00AF1DA8"/>
    <w:rsid w:val="00AF21B9"/>
    <w:rsid w:val="00AF327C"/>
    <w:rsid w:val="00AF40FF"/>
    <w:rsid w:val="00AF4BA1"/>
    <w:rsid w:val="00AF557C"/>
    <w:rsid w:val="00AF59C9"/>
    <w:rsid w:val="00AF5E72"/>
    <w:rsid w:val="00AF63B8"/>
    <w:rsid w:val="00AF65DA"/>
    <w:rsid w:val="00AF6757"/>
    <w:rsid w:val="00AF67DE"/>
    <w:rsid w:val="00AF6E17"/>
    <w:rsid w:val="00AF6F08"/>
    <w:rsid w:val="00AF7416"/>
    <w:rsid w:val="00AF796B"/>
    <w:rsid w:val="00B0036B"/>
    <w:rsid w:val="00B00CB7"/>
    <w:rsid w:val="00B010A5"/>
    <w:rsid w:val="00B01E08"/>
    <w:rsid w:val="00B0272C"/>
    <w:rsid w:val="00B0321F"/>
    <w:rsid w:val="00B0358B"/>
    <w:rsid w:val="00B0368D"/>
    <w:rsid w:val="00B041BB"/>
    <w:rsid w:val="00B04212"/>
    <w:rsid w:val="00B04219"/>
    <w:rsid w:val="00B04DD3"/>
    <w:rsid w:val="00B05525"/>
    <w:rsid w:val="00B06D60"/>
    <w:rsid w:val="00B078B1"/>
    <w:rsid w:val="00B07D95"/>
    <w:rsid w:val="00B1084C"/>
    <w:rsid w:val="00B11090"/>
    <w:rsid w:val="00B1241E"/>
    <w:rsid w:val="00B12BA6"/>
    <w:rsid w:val="00B1306C"/>
    <w:rsid w:val="00B13B1B"/>
    <w:rsid w:val="00B14F6F"/>
    <w:rsid w:val="00B15C1A"/>
    <w:rsid w:val="00B16E19"/>
    <w:rsid w:val="00B170FA"/>
    <w:rsid w:val="00B210D0"/>
    <w:rsid w:val="00B213B3"/>
    <w:rsid w:val="00B21C6C"/>
    <w:rsid w:val="00B23CBF"/>
    <w:rsid w:val="00B24463"/>
    <w:rsid w:val="00B24F78"/>
    <w:rsid w:val="00B27073"/>
    <w:rsid w:val="00B274F0"/>
    <w:rsid w:val="00B3036C"/>
    <w:rsid w:val="00B304B2"/>
    <w:rsid w:val="00B30BC9"/>
    <w:rsid w:val="00B31104"/>
    <w:rsid w:val="00B3190C"/>
    <w:rsid w:val="00B31CE1"/>
    <w:rsid w:val="00B322A3"/>
    <w:rsid w:val="00B32BA9"/>
    <w:rsid w:val="00B332BE"/>
    <w:rsid w:val="00B33399"/>
    <w:rsid w:val="00B342A8"/>
    <w:rsid w:val="00B34CE6"/>
    <w:rsid w:val="00B355E1"/>
    <w:rsid w:val="00B357C4"/>
    <w:rsid w:val="00B36D60"/>
    <w:rsid w:val="00B36DBD"/>
    <w:rsid w:val="00B37F7D"/>
    <w:rsid w:val="00B37F91"/>
    <w:rsid w:val="00B4186C"/>
    <w:rsid w:val="00B41C63"/>
    <w:rsid w:val="00B4274C"/>
    <w:rsid w:val="00B43822"/>
    <w:rsid w:val="00B44203"/>
    <w:rsid w:val="00B462BB"/>
    <w:rsid w:val="00B477A6"/>
    <w:rsid w:val="00B5014D"/>
    <w:rsid w:val="00B517FE"/>
    <w:rsid w:val="00B51AA1"/>
    <w:rsid w:val="00B53246"/>
    <w:rsid w:val="00B53258"/>
    <w:rsid w:val="00B53469"/>
    <w:rsid w:val="00B53D6F"/>
    <w:rsid w:val="00B54DCC"/>
    <w:rsid w:val="00B56363"/>
    <w:rsid w:val="00B568AC"/>
    <w:rsid w:val="00B57027"/>
    <w:rsid w:val="00B6026E"/>
    <w:rsid w:val="00B6046D"/>
    <w:rsid w:val="00B61A6C"/>
    <w:rsid w:val="00B61C4A"/>
    <w:rsid w:val="00B61E11"/>
    <w:rsid w:val="00B6214C"/>
    <w:rsid w:val="00B6269D"/>
    <w:rsid w:val="00B62B38"/>
    <w:rsid w:val="00B62BFC"/>
    <w:rsid w:val="00B62D14"/>
    <w:rsid w:val="00B644B4"/>
    <w:rsid w:val="00B64922"/>
    <w:rsid w:val="00B67066"/>
    <w:rsid w:val="00B67B04"/>
    <w:rsid w:val="00B72917"/>
    <w:rsid w:val="00B72E36"/>
    <w:rsid w:val="00B7472E"/>
    <w:rsid w:val="00B75DC8"/>
    <w:rsid w:val="00B76235"/>
    <w:rsid w:val="00B771BE"/>
    <w:rsid w:val="00B77634"/>
    <w:rsid w:val="00B801B3"/>
    <w:rsid w:val="00B803D5"/>
    <w:rsid w:val="00B81135"/>
    <w:rsid w:val="00B81732"/>
    <w:rsid w:val="00B81ED6"/>
    <w:rsid w:val="00B82642"/>
    <w:rsid w:val="00B834DA"/>
    <w:rsid w:val="00B83B5E"/>
    <w:rsid w:val="00B840B4"/>
    <w:rsid w:val="00B84261"/>
    <w:rsid w:val="00B844AC"/>
    <w:rsid w:val="00B86772"/>
    <w:rsid w:val="00B87A96"/>
    <w:rsid w:val="00B908BB"/>
    <w:rsid w:val="00B90CB7"/>
    <w:rsid w:val="00B90E4E"/>
    <w:rsid w:val="00B91663"/>
    <w:rsid w:val="00B91ABA"/>
    <w:rsid w:val="00B93343"/>
    <w:rsid w:val="00B939BE"/>
    <w:rsid w:val="00B94232"/>
    <w:rsid w:val="00B946FD"/>
    <w:rsid w:val="00B95AB2"/>
    <w:rsid w:val="00B95BFC"/>
    <w:rsid w:val="00B97C12"/>
    <w:rsid w:val="00BA0EAA"/>
    <w:rsid w:val="00BA25C1"/>
    <w:rsid w:val="00BA4DF4"/>
    <w:rsid w:val="00BA50D6"/>
    <w:rsid w:val="00BA5C14"/>
    <w:rsid w:val="00BA6CB2"/>
    <w:rsid w:val="00BA7668"/>
    <w:rsid w:val="00BB00A9"/>
    <w:rsid w:val="00BB05E3"/>
    <w:rsid w:val="00BB068C"/>
    <w:rsid w:val="00BB0959"/>
    <w:rsid w:val="00BB1135"/>
    <w:rsid w:val="00BB124E"/>
    <w:rsid w:val="00BB1343"/>
    <w:rsid w:val="00BB2030"/>
    <w:rsid w:val="00BB3649"/>
    <w:rsid w:val="00BB4792"/>
    <w:rsid w:val="00BB4AD8"/>
    <w:rsid w:val="00BB65FE"/>
    <w:rsid w:val="00BB739C"/>
    <w:rsid w:val="00BB7DA4"/>
    <w:rsid w:val="00BC0D4C"/>
    <w:rsid w:val="00BC16F4"/>
    <w:rsid w:val="00BC2048"/>
    <w:rsid w:val="00BC2593"/>
    <w:rsid w:val="00BC2BA6"/>
    <w:rsid w:val="00BC364F"/>
    <w:rsid w:val="00BC5B05"/>
    <w:rsid w:val="00BC7391"/>
    <w:rsid w:val="00BC7673"/>
    <w:rsid w:val="00BD0868"/>
    <w:rsid w:val="00BD1595"/>
    <w:rsid w:val="00BD1908"/>
    <w:rsid w:val="00BD3E9C"/>
    <w:rsid w:val="00BD4068"/>
    <w:rsid w:val="00BD454C"/>
    <w:rsid w:val="00BD4E96"/>
    <w:rsid w:val="00BD55E1"/>
    <w:rsid w:val="00BD5E77"/>
    <w:rsid w:val="00BD6224"/>
    <w:rsid w:val="00BD6D9D"/>
    <w:rsid w:val="00BD72CC"/>
    <w:rsid w:val="00BE0201"/>
    <w:rsid w:val="00BE0263"/>
    <w:rsid w:val="00BE03E9"/>
    <w:rsid w:val="00BE0416"/>
    <w:rsid w:val="00BE0F31"/>
    <w:rsid w:val="00BE3927"/>
    <w:rsid w:val="00BE3C0F"/>
    <w:rsid w:val="00BE3F8B"/>
    <w:rsid w:val="00BE453A"/>
    <w:rsid w:val="00BE46E9"/>
    <w:rsid w:val="00BE6500"/>
    <w:rsid w:val="00BE75DE"/>
    <w:rsid w:val="00BF0799"/>
    <w:rsid w:val="00BF0A68"/>
    <w:rsid w:val="00BF100E"/>
    <w:rsid w:val="00BF11F5"/>
    <w:rsid w:val="00BF16B6"/>
    <w:rsid w:val="00BF1EA4"/>
    <w:rsid w:val="00BF258B"/>
    <w:rsid w:val="00BF3868"/>
    <w:rsid w:val="00BF4168"/>
    <w:rsid w:val="00BF501B"/>
    <w:rsid w:val="00BF60AF"/>
    <w:rsid w:val="00BF6580"/>
    <w:rsid w:val="00BF6AFD"/>
    <w:rsid w:val="00C00CDA"/>
    <w:rsid w:val="00C02345"/>
    <w:rsid w:val="00C026F1"/>
    <w:rsid w:val="00C03CE1"/>
    <w:rsid w:val="00C03E70"/>
    <w:rsid w:val="00C05DC3"/>
    <w:rsid w:val="00C07381"/>
    <w:rsid w:val="00C103BF"/>
    <w:rsid w:val="00C11482"/>
    <w:rsid w:val="00C11C5F"/>
    <w:rsid w:val="00C125FC"/>
    <w:rsid w:val="00C1407E"/>
    <w:rsid w:val="00C14B5E"/>
    <w:rsid w:val="00C1690B"/>
    <w:rsid w:val="00C170A6"/>
    <w:rsid w:val="00C17159"/>
    <w:rsid w:val="00C17428"/>
    <w:rsid w:val="00C177C9"/>
    <w:rsid w:val="00C17CED"/>
    <w:rsid w:val="00C2163D"/>
    <w:rsid w:val="00C2250F"/>
    <w:rsid w:val="00C225FF"/>
    <w:rsid w:val="00C23210"/>
    <w:rsid w:val="00C232EF"/>
    <w:rsid w:val="00C2377D"/>
    <w:rsid w:val="00C24D7D"/>
    <w:rsid w:val="00C2696D"/>
    <w:rsid w:val="00C26D34"/>
    <w:rsid w:val="00C3096D"/>
    <w:rsid w:val="00C31752"/>
    <w:rsid w:val="00C3181D"/>
    <w:rsid w:val="00C3263A"/>
    <w:rsid w:val="00C33826"/>
    <w:rsid w:val="00C34629"/>
    <w:rsid w:val="00C34C52"/>
    <w:rsid w:val="00C35647"/>
    <w:rsid w:val="00C36242"/>
    <w:rsid w:val="00C36A03"/>
    <w:rsid w:val="00C36F07"/>
    <w:rsid w:val="00C37365"/>
    <w:rsid w:val="00C375CA"/>
    <w:rsid w:val="00C37773"/>
    <w:rsid w:val="00C40DBE"/>
    <w:rsid w:val="00C429E9"/>
    <w:rsid w:val="00C43054"/>
    <w:rsid w:val="00C43425"/>
    <w:rsid w:val="00C43A2F"/>
    <w:rsid w:val="00C44C0E"/>
    <w:rsid w:val="00C47EF2"/>
    <w:rsid w:val="00C513F8"/>
    <w:rsid w:val="00C5166D"/>
    <w:rsid w:val="00C519D2"/>
    <w:rsid w:val="00C539B8"/>
    <w:rsid w:val="00C55AF1"/>
    <w:rsid w:val="00C56EFE"/>
    <w:rsid w:val="00C57C57"/>
    <w:rsid w:val="00C600EA"/>
    <w:rsid w:val="00C604E9"/>
    <w:rsid w:val="00C607A7"/>
    <w:rsid w:val="00C6080C"/>
    <w:rsid w:val="00C60DDB"/>
    <w:rsid w:val="00C6186F"/>
    <w:rsid w:val="00C62AB3"/>
    <w:rsid w:val="00C62D93"/>
    <w:rsid w:val="00C63367"/>
    <w:rsid w:val="00C63412"/>
    <w:rsid w:val="00C63AE7"/>
    <w:rsid w:val="00C640C4"/>
    <w:rsid w:val="00C64372"/>
    <w:rsid w:val="00C64452"/>
    <w:rsid w:val="00C67315"/>
    <w:rsid w:val="00C67F61"/>
    <w:rsid w:val="00C70230"/>
    <w:rsid w:val="00C705B4"/>
    <w:rsid w:val="00C7197C"/>
    <w:rsid w:val="00C72069"/>
    <w:rsid w:val="00C72518"/>
    <w:rsid w:val="00C72951"/>
    <w:rsid w:val="00C729F2"/>
    <w:rsid w:val="00C72E68"/>
    <w:rsid w:val="00C737A9"/>
    <w:rsid w:val="00C74B42"/>
    <w:rsid w:val="00C74FDB"/>
    <w:rsid w:val="00C75E98"/>
    <w:rsid w:val="00C7601E"/>
    <w:rsid w:val="00C77A23"/>
    <w:rsid w:val="00C77D70"/>
    <w:rsid w:val="00C77F3F"/>
    <w:rsid w:val="00C813D1"/>
    <w:rsid w:val="00C82164"/>
    <w:rsid w:val="00C8372C"/>
    <w:rsid w:val="00C84190"/>
    <w:rsid w:val="00C85810"/>
    <w:rsid w:val="00C85EBC"/>
    <w:rsid w:val="00C86A2E"/>
    <w:rsid w:val="00C86CB9"/>
    <w:rsid w:val="00C87243"/>
    <w:rsid w:val="00C87432"/>
    <w:rsid w:val="00C90008"/>
    <w:rsid w:val="00C90676"/>
    <w:rsid w:val="00C9224A"/>
    <w:rsid w:val="00C922C6"/>
    <w:rsid w:val="00C93A80"/>
    <w:rsid w:val="00C93C79"/>
    <w:rsid w:val="00C941B2"/>
    <w:rsid w:val="00C954F8"/>
    <w:rsid w:val="00C97DD4"/>
    <w:rsid w:val="00CA02AF"/>
    <w:rsid w:val="00CA1062"/>
    <w:rsid w:val="00CA153F"/>
    <w:rsid w:val="00CA3AC2"/>
    <w:rsid w:val="00CA4058"/>
    <w:rsid w:val="00CA41DA"/>
    <w:rsid w:val="00CA4B16"/>
    <w:rsid w:val="00CA55C1"/>
    <w:rsid w:val="00CA5949"/>
    <w:rsid w:val="00CA5967"/>
    <w:rsid w:val="00CA6AD7"/>
    <w:rsid w:val="00CA6F7F"/>
    <w:rsid w:val="00CA7245"/>
    <w:rsid w:val="00CA7F36"/>
    <w:rsid w:val="00CB0F36"/>
    <w:rsid w:val="00CB0F4C"/>
    <w:rsid w:val="00CB1F93"/>
    <w:rsid w:val="00CB22D1"/>
    <w:rsid w:val="00CB2408"/>
    <w:rsid w:val="00CB30F4"/>
    <w:rsid w:val="00CB3D20"/>
    <w:rsid w:val="00CB47B9"/>
    <w:rsid w:val="00CB51DD"/>
    <w:rsid w:val="00CB74F7"/>
    <w:rsid w:val="00CB75CF"/>
    <w:rsid w:val="00CB7645"/>
    <w:rsid w:val="00CC0829"/>
    <w:rsid w:val="00CC0E46"/>
    <w:rsid w:val="00CC179F"/>
    <w:rsid w:val="00CC272C"/>
    <w:rsid w:val="00CC38C1"/>
    <w:rsid w:val="00CC4813"/>
    <w:rsid w:val="00CC5009"/>
    <w:rsid w:val="00CC5F8E"/>
    <w:rsid w:val="00CC75C3"/>
    <w:rsid w:val="00CD01B5"/>
    <w:rsid w:val="00CD031C"/>
    <w:rsid w:val="00CD05FC"/>
    <w:rsid w:val="00CD08F4"/>
    <w:rsid w:val="00CD1601"/>
    <w:rsid w:val="00CD198B"/>
    <w:rsid w:val="00CD1C2E"/>
    <w:rsid w:val="00CD2C76"/>
    <w:rsid w:val="00CD2CCC"/>
    <w:rsid w:val="00CD316D"/>
    <w:rsid w:val="00CD5988"/>
    <w:rsid w:val="00CE0117"/>
    <w:rsid w:val="00CE0D2E"/>
    <w:rsid w:val="00CE16FE"/>
    <w:rsid w:val="00CE1924"/>
    <w:rsid w:val="00CE1A6E"/>
    <w:rsid w:val="00CE312E"/>
    <w:rsid w:val="00CE503B"/>
    <w:rsid w:val="00CE66F4"/>
    <w:rsid w:val="00CF0AB0"/>
    <w:rsid w:val="00CF194F"/>
    <w:rsid w:val="00CF23D3"/>
    <w:rsid w:val="00CF33A7"/>
    <w:rsid w:val="00CF4D8B"/>
    <w:rsid w:val="00CF57AD"/>
    <w:rsid w:val="00CF5882"/>
    <w:rsid w:val="00CF593C"/>
    <w:rsid w:val="00CF6248"/>
    <w:rsid w:val="00CF68E4"/>
    <w:rsid w:val="00D00954"/>
    <w:rsid w:val="00D00D4C"/>
    <w:rsid w:val="00D00E7C"/>
    <w:rsid w:val="00D010C6"/>
    <w:rsid w:val="00D01480"/>
    <w:rsid w:val="00D01D86"/>
    <w:rsid w:val="00D01D8D"/>
    <w:rsid w:val="00D02344"/>
    <w:rsid w:val="00D03669"/>
    <w:rsid w:val="00D05087"/>
    <w:rsid w:val="00D05648"/>
    <w:rsid w:val="00D06152"/>
    <w:rsid w:val="00D0657B"/>
    <w:rsid w:val="00D07559"/>
    <w:rsid w:val="00D10AAB"/>
    <w:rsid w:val="00D122DE"/>
    <w:rsid w:val="00D131ED"/>
    <w:rsid w:val="00D13721"/>
    <w:rsid w:val="00D137B3"/>
    <w:rsid w:val="00D1562E"/>
    <w:rsid w:val="00D15AEA"/>
    <w:rsid w:val="00D164C0"/>
    <w:rsid w:val="00D16AD2"/>
    <w:rsid w:val="00D16C18"/>
    <w:rsid w:val="00D16F97"/>
    <w:rsid w:val="00D17BC6"/>
    <w:rsid w:val="00D21A5A"/>
    <w:rsid w:val="00D21C2C"/>
    <w:rsid w:val="00D22373"/>
    <w:rsid w:val="00D23172"/>
    <w:rsid w:val="00D23240"/>
    <w:rsid w:val="00D25EEB"/>
    <w:rsid w:val="00D26090"/>
    <w:rsid w:val="00D262EE"/>
    <w:rsid w:val="00D264D8"/>
    <w:rsid w:val="00D2682B"/>
    <w:rsid w:val="00D26D2E"/>
    <w:rsid w:val="00D27EA6"/>
    <w:rsid w:val="00D31263"/>
    <w:rsid w:val="00D3132F"/>
    <w:rsid w:val="00D31C1B"/>
    <w:rsid w:val="00D32F7F"/>
    <w:rsid w:val="00D33993"/>
    <w:rsid w:val="00D352D7"/>
    <w:rsid w:val="00D35A3C"/>
    <w:rsid w:val="00D36247"/>
    <w:rsid w:val="00D37999"/>
    <w:rsid w:val="00D402F2"/>
    <w:rsid w:val="00D4183B"/>
    <w:rsid w:val="00D4204C"/>
    <w:rsid w:val="00D43475"/>
    <w:rsid w:val="00D435CA"/>
    <w:rsid w:val="00D43629"/>
    <w:rsid w:val="00D43810"/>
    <w:rsid w:val="00D43E12"/>
    <w:rsid w:val="00D44A4D"/>
    <w:rsid w:val="00D44D6C"/>
    <w:rsid w:val="00D450AA"/>
    <w:rsid w:val="00D50C0A"/>
    <w:rsid w:val="00D50F7D"/>
    <w:rsid w:val="00D52278"/>
    <w:rsid w:val="00D52E86"/>
    <w:rsid w:val="00D54245"/>
    <w:rsid w:val="00D54D49"/>
    <w:rsid w:val="00D5555D"/>
    <w:rsid w:val="00D55B02"/>
    <w:rsid w:val="00D56090"/>
    <w:rsid w:val="00D61933"/>
    <w:rsid w:val="00D62245"/>
    <w:rsid w:val="00D622AB"/>
    <w:rsid w:val="00D628A2"/>
    <w:rsid w:val="00D62AD4"/>
    <w:rsid w:val="00D6546A"/>
    <w:rsid w:val="00D66080"/>
    <w:rsid w:val="00D66711"/>
    <w:rsid w:val="00D66806"/>
    <w:rsid w:val="00D67197"/>
    <w:rsid w:val="00D6732C"/>
    <w:rsid w:val="00D70AA5"/>
    <w:rsid w:val="00D70FCB"/>
    <w:rsid w:val="00D7147D"/>
    <w:rsid w:val="00D7175A"/>
    <w:rsid w:val="00D72DCE"/>
    <w:rsid w:val="00D73C1E"/>
    <w:rsid w:val="00D73F39"/>
    <w:rsid w:val="00D74E22"/>
    <w:rsid w:val="00D76F54"/>
    <w:rsid w:val="00D7784C"/>
    <w:rsid w:val="00D8092A"/>
    <w:rsid w:val="00D810FA"/>
    <w:rsid w:val="00D82AB1"/>
    <w:rsid w:val="00D84173"/>
    <w:rsid w:val="00D85AAA"/>
    <w:rsid w:val="00D86A4C"/>
    <w:rsid w:val="00D86F18"/>
    <w:rsid w:val="00D9043B"/>
    <w:rsid w:val="00D92B75"/>
    <w:rsid w:val="00D92E85"/>
    <w:rsid w:val="00D93E46"/>
    <w:rsid w:val="00D9457B"/>
    <w:rsid w:val="00D94E04"/>
    <w:rsid w:val="00D959A4"/>
    <w:rsid w:val="00D95A66"/>
    <w:rsid w:val="00D95C5C"/>
    <w:rsid w:val="00D97391"/>
    <w:rsid w:val="00D974A9"/>
    <w:rsid w:val="00DA1127"/>
    <w:rsid w:val="00DA1A81"/>
    <w:rsid w:val="00DA27C9"/>
    <w:rsid w:val="00DA2C6D"/>
    <w:rsid w:val="00DA47B2"/>
    <w:rsid w:val="00DA53DD"/>
    <w:rsid w:val="00DA6AC0"/>
    <w:rsid w:val="00DA7FB2"/>
    <w:rsid w:val="00DB1767"/>
    <w:rsid w:val="00DB1FD1"/>
    <w:rsid w:val="00DB3B6E"/>
    <w:rsid w:val="00DB4968"/>
    <w:rsid w:val="00DB4BE7"/>
    <w:rsid w:val="00DB5C2C"/>
    <w:rsid w:val="00DB5F27"/>
    <w:rsid w:val="00DB76AA"/>
    <w:rsid w:val="00DC12F8"/>
    <w:rsid w:val="00DC250F"/>
    <w:rsid w:val="00DC25D1"/>
    <w:rsid w:val="00DC2CA0"/>
    <w:rsid w:val="00DC2CA2"/>
    <w:rsid w:val="00DC4120"/>
    <w:rsid w:val="00DC4575"/>
    <w:rsid w:val="00DC4EA4"/>
    <w:rsid w:val="00DC5352"/>
    <w:rsid w:val="00DD0136"/>
    <w:rsid w:val="00DD1A8A"/>
    <w:rsid w:val="00DD241A"/>
    <w:rsid w:val="00DD2A85"/>
    <w:rsid w:val="00DD49B4"/>
    <w:rsid w:val="00DD51E2"/>
    <w:rsid w:val="00DD6F49"/>
    <w:rsid w:val="00DD6FFE"/>
    <w:rsid w:val="00DE05F3"/>
    <w:rsid w:val="00DE0875"/>
    <w:rsid w:val="00DE1242"/>
    <w:rsid w:val="00DE13A6"/>
    <w:rsid w:val="00DE1553"/>
    <w:rsid w:val="00DE1871"/>
    <w:rsid w:val="00DE1C41"/>
    <w:rsid w:val="00DE1E92"/>
    <w:rsid w:val="00DE1ECB"/>
    <w:rsid w:val="00DE36C3"/>
    <w:rsid w:val="00DE37DD"/>
    <w:rsid w:val="00DE37E2"/>
    <w:rsid w:val="00DE41AC"/>
    <w:rsid w:val="00DE57CD"/>
    <w:rsid w:val="00DE5D44"/>
    <w:rsid w:val="00DE6C54"/>
    <w:rsid w:val="00DE789E"/>
    <w:rsid w:val="00DE7ADF"/>
    <w:rsid w:val="00DF0CD4"/>
    <w:rsid w:val="00DF1602"/>
    <w:rsid w:val="00DF2761"/>
    <w:rsid w:val="00DF2B51"/>
    <w:rsid w:val="00DF2C57"/>
    <w:rsid w:val="00DF3B3D"/>
    <w:rsid w:val="00DF3F36"/>
    <w:rsid w:val="00DF5670"/>
    <w:rsid w:val="00DF5ADF"/>
    <w:rsid w:val="00DF61C9"/>
    <w:rsid w:val="00DF762D"/>
    <w:rsid w:val="00DF7A92"/>
    <w:rsid w:val="00E01964"/>
    <w:rsid w:val="00E02077"/>
    <w:rsid w:val="00E04760"/>
    <w:rsid w:val="00E049A7"/>
    <w:rsid w:val="00E04CAF"/>
    <w:rsid w:val="00E04CDC"/>
    <w:rsid w:val="00E05D79"/>
    <w:rsid w:val="00E06457"/>
    <w:rsid w:val="00E0685E"/>
    <w:rsid w:val="00E069C2"/>
    <w:rsid w:val="00E06A5F"/>
    <w:rsid w:val="00E06F0D"/>
    <w:rsid w:val="00E07565"/>
    <w:rsid w:val="00E07ED9"/>
    <w:rsid w:val="00E11A1D"/>
    <w:rsid w:val="00E11CF4"/>
    <w:rsid w:val="00E138CE"/>
    <w:rsid w:val="00E13A06"/>
    <w:rsid w:val="00E13ECD"/>
    <w:rsid w:val="00E14CFE"/>
    <w:rsid w:val="00E16507"/>
    <w:rsid w:val="00E1679E"/>
    <w:rsid w:val="00E17007"/>
    <w:rsid w:val="00E17D56"/>
    <w:rsid w:val="00E20948"/>
    <w:rsid w:val="00E214EF"/>
    <w:rsid w:val="00E21E70"/>
    <w:rsid w:val="00E23E8D"/>
    <w:rsid w:val="00E240CD"/>
    <w:rsid w:val="00E25881"/>
    <w:rsid w:val="00E25ED1"/>
    <w:rsid w:val="00E26175"/>
    <w:rsid w:val="00E264D0"/>
    <w:rsid w:val="00E266A7"/>
    <w:rsid w:val="00E26F9D"/>
    <w:rsid w:val="00E27812"/>
    <w:rsid w:val="00E27C95"/>
    <w:rsid w:val="00E31087"/>
    <w:rsid w:val="00E3220E"/>
    <w:rsid w:val="00E3243F"/>
    <w:rsid w:val="00E332B7"/>
    <w:rsid w:val="00E33700"/>
    <w:rsid w:val="00E33844"/>
    <w:rsid w:val="00E3450E"/>
    <w:rsid w:val="00E35181"/>
    <w:rsid w:val="00E3519D"/>
    <w:rsid w:val="00E36231"/>
    <w:rsid w:val="00E36903"/>
    <w:rsid w:val="00E374BE"/>
    <w:rsid w:val="00E41B6B"/>
    <w:rsid w:val="00E4424C"/>
    <w:rsid w:val="00E450EE"/>
    <w:rsid w:val="00E45DDE"/>
    <w:rsid w:val="00E502E6"/>
    <w:rsid w:val="00E513FE"/>
    <w:rsid w:val="00E51C8E"/>
    <w:rsid w:val="00E5261F"/>
    <w:rsid w:val="00E52A40"/>
    <w:rsid w:val="00E52C9F"/>
    <w:rsid w:val="00E53219"/>
    <w:rsid w:val="00E56F93"/>
    <w:rsid w:val="00E57716"/>
    <w:rsid w:val="00E57EA4"/>
    <w:rsid w:val="00E60EED"/>
    <w:rsid w:val="00E622AA"/>
    <w:rsid w:val="00E62C5D"/>
    <w:rsid w:val="00E63500"/>
    <w:rsid w:val="00E65E02"/>
    <w:rsid w:val="00E67E5F"/>
    <w:rsid w:val="00E70A59"/>
    <w:rsid w:val="00E71D47"/>
    <w:rsid w:val="00E7294D"/>
    <w:rsid w:val="00E72A9A"/>
    <w:rsid w:val="00E72CA6"/>
    <w:rsid w:val="00E72DFE"/>
    <w:rsid w:val="00E72E0C"/>
    <w:rsid w:val="00E73771"/>
    <w:rsid w:val="00E73F86"/>
    <w:rsid w:val="00E742DE"/>
    <w:rsid w:val="00E7441E"/>
    <w:rsid w:val="00E747EA"/>
    <w:rsid w:val="00E75978"/>
    <w:rsid w:val="00E7653B"/>
    <w:rsid w:val="00E769AF"/>
    <w:rsid w:val="00E76FCE"/>
    <w:rsid w:val="00E77204"/>
    <w:rsid w:val="00E803FE"/>
    <w:rsid w:val="00E80794"/>
    <w:rsid w:val="00E8285A"/>
    <w:rsid w:val="00E8332E"/>
    <w:rsid w:val="00E83783"/>
    <w:rsid w:val="00E8505A"/>
    <w:rsid w:val="00E851DA"/>
    <w:rsid w:val="00E852A4"/>
    <w:rsid w:val="00E86443"/>
    <w:rsid w:val="00E86D63"/>
    <w:rsid w:val="00E87CD2"/>
    <w:rsid w:val="00E90764"/>
    <w:rsid w:val="00E90D28"/>
    <w:rsid w:val="00E91FFD"/>
    <w:rsid w:val="00E92227"/>
    <w:rsid w:val="00E96439"/>
    <w:rsid w:val="00E97E7D"/>
    <w:rsid w:val="00EA070C"/>
    <w:rsid w:val="00EA0C2C"/>
    <w:rsid w:val="00EA133F"/>
    <w:rsid w:val="00EA20D6"/>
    <w:rsid w:val="00EA2250"/>
    <w:rsid w:val="00EA24D2"/>
    <w:rsid w:val="00EA2A00"/>
    <w:rsid w:val="00EA42E9"/>
    <w:rsid w:val="00EA5155"/>
    <w:rsid w:val="00EA68D0"/>
    <w:rsid w:val="00EA6B19"/>
    <w:rsid w:val="00EB0466"/>
    <w:rsid w:val="00EB0F24"/>
    <w:rsid w:val="00EB1404"/>
    <w:rsid w:val="00EB200F"/>
    <w:rsid w:val="00EB2E18"/>
    <w:rsid w:val="00EB2EB8"/>
    <w:rsid w:val="00EB3637"/>
    <w:rsid w:val="00EB3986"/>
    <w:rsid w:val="00EB40C2"/>
    <w:rsid w:val="00EB434C"/>
    <w:rsid w:val="00EB6567"/>
    <w:rsid w:val="00EC1143"/>
    <w:rsid w:val="00EC1C9F"/>
    <w:rsid w:val="00EC2517"/>
    <w:rsid w:val="00EC277B"/>
    <w:rsid w:val="00EC2988"/>
    <w:rsid w:val="00EC2F3F"/>
    <w:rsid w:val="00EC329D"/>
    <w:rsid w:val="00EC3CDB"/>
    <w:rsid w:val="00EC5FA2"/>
    <w:rsid w:val="00EC6C21"/>
    <w:rsid w:val="00EC73EB"/>
    <w:rsid w:val="00ED180C"/>
    <w:rsid w:val="00ED1D2C"/>
    <w:rsid w:val="00ED2A62"/>
    <w:rsid w:val="00ED3272"/>
    <w:rsid w:val="00ED505D"/>
    <w:rsid w:val="00ED5BF0"/>
    <w:rsid w:val="00ED631E"/>
    <w:rsid w:val="00ED647E"/>
    <w:rsid w:val="00ED6590"/>
    <w:rsid w:val="00EE15C4"/>
    <w:rsid w:val="00EE181A"/>
    <w:rsid w:val="00EE21BE"/>
    <w:rsid w:val="00EE23A1"/>
    <w:rsid w:val="00EE2B23"/>
    <w:rsid w:val="00EE36B6"/>
    <w:rsid w:val="00EE3A7D"/>
    <w:rsid w:val="00EF0592"/>
    <w:rsid w:val="00EF2688"/>
    <w:rsid w:val="00EF4474"/>
    <w:rsid w:val="00EF455A"/>
    <w:rsid w:val="00F004D2"/>
    <w:rsid w:val="00F00D84"/>
    <w:rsid w:val="00F01AAF"/>
    <w:rsid w:val="00F03C44"/>
    <w:rsid w:val="00F041BD"/>
    <w:rsid w:val="00F06015"/>
    <w:rsid w:val="00F07C61"/>
    <w:rsid w:val="00F11382"/>
    <w:rsid w:val="00F117E0"/>
    <w:rsid w:val="00F1198A"/>
    <w:rsid w:val="00F11B92"/>
    <w:rsid w:val="00F12A90"/>
    <w:rsid w:val="00F13498"/>
    <w:rsid w:val="00F13BB7"/>
    <w:rsid w:val="00F13EC5"/>
    <w:rsid w:val="00F141DA"/>
    <w:rsid w:val="00F147D2"/>
    <w:rsid w:val="00F15BAD"/>
    <w:rsid w:val="00F15FCD"/>
    <w:rsid w:val="00F16082"/>
    <w:rsid w:val="00F17425"/>
    <w:rsid w:val="00F176B8"/>
    <w:rsid w:val="00F215DC"/>
    <w:rsid w:val="00F21EBA"/>
    <w:rsid w:val="00F2230E"/>
    <w:rsid w:val="00F22A5B"/>
    <w:rsid w:val="00F23756"/>
    <w:rsid w:val="00F243A2"/>
    <w:rsid w:val="00F24C94"/>
    <w:rsid w:val="00F25E4B"/>
    <w:rsid w:val="00F26298"/>
    <w:rsid w:val="00F26DDC"/>
    <w:rsid w:val="00F27F18"/>
    <w:rsid w:val="00F30269"/>
    <w:rsid w:val="00F309C5"/>
    <w:rsid w:val="00F31040"/>
    <w:rsid w:val="00F310AB"/>
    <w:rsid w:val="00F316A0"/>
    <w:rsid w:val="00F32D31"/>
    <w:rsid w:val="00F3311C"/>
    <w:rsid w:val="00F332B2"/>
    <w:rsid w:val="00F33B6E"/>
    <w:rsid w:val="00F340D2"/>
    <w:rsid w:val="00F34D89"/>
    <w:rsid w:val="00F370F2"/>
    <w:rsid w:val="00F40776"/>
    <w:rsid w:val="00F40BE3"/>
    <w:rsid w:val="00F40CF9"/>
    <w:rsid w:val="00F415A3"/>
    <w:rsid w:val="00F43F33"/>
    <w:rsid w:val="00F448F5"/>
    <w:rsid w:val="00F44AD2"/>
    <w:rsid w:val="00F4736F"/>
    <w:rsid w:val="00F479FD"/>
    <w:rsid w:val="00F47FE8"/>
    <w:rsid w:val="00F50193"/>
    <w:rsid w:val="00F52BDF"/>
    <w:rsid w:val="00F53311"/>
    <w:rsid w:val="00F54631"/>
    <w:rsid w:val="00F55098"/>
    <w:rsid w:val="00F56407"/>
    <w:rsid w:val="00F565B9"/>
    <w:rsid w:val="00F573FC"/>
    <w:rsid w:val="00F60F4D"/>
    <w:rsid w:val="00F6153A"/>
    <w:rsid w:val="00F6218C"/>
    <w:rsid w:val="00F6234E"/>
    <w:rsid w:val="00F62ACC"/>
    <w:rsid w:val="00F632E2"/>
    <w:rsid w:val="00F633A8"/>
    <w:rsid w:val="00F63B58"/>
    <w:rsid w:val="00F64EDE"/>
    <w:rsid w:val="00F65021"/>
    <w:rsid w:val="00F655EE"/>
    <w:rsid w:val="00F65769"/>
    <w:rsid w:val="00F6645B"/>
    <w:rsid w:val="00F66C29"/>
    <w:rsid w:val="00F67088"/>
    <w:rsid w:val="00F708F9"/>
    <w:rsid w:val="00F72A32"/>
    <w:rsid w:val="00F75647"/>
    <w:rsid w:val="00F75915"/>
    <w:rsid w:val="00F759B0"/>
    <w:rsid w:val="00F766FB"/>
    <w:rsid w:val="00F76CD8"/>
    <w:rsid w:val="00F77769"/>
    <w:rsid w:val="00F779DC"/>
    <w:rsid w:val="00F81291"/>
    <w:rsid w:val="00F8165B"/>
    <w:rsid w:val="00F829B6"/>
    <w:rsid w:val="00F83EFD"/>
    <w:rsid w:val="00F85099"/>
    <w:rsid w:val="00F85333"/>
    <w:rsid w:val="00F85385"/>
    <w:rsid w:val="00F85402"/>
    <w:rsid w:val="00F869AF"/>
    <w:rsid w:val="00F91500"/>
    <w:rsid w:val="00F91956"/>
    <w:rsid w:val="00F920D5"/>
    <w:rsid w:val="00F9225C"/>
    <w:rsid w:val="00F922FE"/>
    <w:rsid w:val="00F93867"/>
    <w:rsid w:val="00F94A76"/>
    <w:rsid w:val="00F94B52"/>
    <w:rsid w:val="00F94DE6"/>
    <w:rsid w:val="00F9595C"/>
    <w:rsid w:val="00F9606E"/>
    <w:rsid w:val="00F961C3"/>
    <w:rsid w:val="00F97C75"/>
    <w:rsid w:val="00FA08F7"/>
    <w:rsid w:val="00FA195E"/>
    <w:rsid w:val="00FA1E52"/>
    <w:rsid w:val="00FA1F8E"/>
    <w:rsid w:val="00FA2EBA"/>
    <w:rsid w:val="00FA3743"/>
    <w:rsid w:val="00FA3D29"/>
    <w:rsid w:val="00FA40C5"/>
    <w:rsid w:val="00FA65F3"/>
    <w:rsid w:val="00FA7F16"/>
    <w:rsid w:val="00FB0E50"/>
    <w:rsid w:val="00FB107E"/>
    <w:rsid w:val="00FB18BB"/>
    <w:rsid w:val="00FB1D70"/>
    <w:rsid w:val="00FB23FA"/>
    <w:rsid w:val="00FB24F3"/>
    <w:rsid w:val="00FB338F"/>
    <w:rsid w:val="00FB3BCD"/>
    <w:rsid w:val="00FB5097"/>
    <w:rsid w:val="00FB5751"/>
    <w:rsid w:val="00FB67E7"/>
    <w:rsid w:val="00FB6BF4"/>
    <w:rsid w:val="00FB6F92"/>
    <w:rsid w:val="00FB774F"/>
    <w:rsid w:val="00FC12BA"/>
    <w:rsid w:val="00FC195B"/>
    <w:rsid w:val="00FC1B37"/>
    <w:rsid w:val="00FC1BD2"/>
    <w:rsid w:val="00FC2B74"/>
    <w:rsid w:val="00FC32DD"/>
    <w:rsid w:val="00FC3F50"/>
    <w:rsid w:val="00FC4571"/>
    <w:rsid w:val="00FC5668"/>
    <w:rsid w:val="00FC6849"/>
    <w:rsid w:val="00FC6A4E"/>
    <w:rsid w:val="00FC758B"/>
    <w:rsid w:val="00FD1348"/>
    <w:rsid w:val="00FD2666"/>
    <w:rsid w:val="00FD288F"/>
    <w:rsid w:val="00FD2E96"/>
    <w:rsid w:val="00FD6099"/>
    <w:rsid w:val="00FE0318"/>
    <w:rsid w:val="00FE0CC5"/>
    <w:rsid w:val="00FE1B51"/>
    <w:rsid w:val="00FE1FBE"/>
    <w:rsid w:val="00FE22BD"/>
    <w:rsid w:val="00FE2D04"/>
    <w:rsid w:val="00FE3BA8"/>
    <w:rsid w:val="00FE3BF2"/>
    <w:rsid w:val="00FE4007"/>
    <w:rsid w:val="00FE461B"/>
    <w:rsid w:val="00FE4E3E"/>
    <w:rsid w:val="00FE4F0E"/>
    <w:rsid w:val="00FE55F9"/>
    <w:rsid w:val="00FE5CD7"/>
    <w:rsid w:val="00FE685F"/>
    <w:rsid w:val="00FE7ED6"/>
    <w:rsid w:val="00FF012A"/>
    <w:rsid w:val="00FF0992"/>
    <w:rsid w:val="00FF1291"/>
    <w:rsid w:val="00FF16D5"/>
    <w:rsid w:val="00FF2D2A"/>
    <w:rsid w:val="00FF4473"/>
    <w:rsid w:val="00FF4C82"/>
    <w:rsid w:val="00FF52D6"/>
    <w:rsid w:val="00FF53BC"/>
    <w:rsid w:val="00FF6009"/>
    <w:rsid w:val="03C53F3A"/>
    <w:rsid w:val="046F5F34"/>
    <w:rsid w:val="051CE9F3"/>
    <w:rsid w:val="0A6A9386"/>
    <w:rsid w:val="0A7789DD"/>
    <w:rsid w:val="0B7AB99D"/>
    <w:rsid w:val="0CDA3CC2"/>
    <w:rsid w:val="0DB7FA5D"/>
    <w:rsid w:val="0E015562"/>
    <w:rsid w:val="1081B0E4"/>
    <w:rsid w:val="1117B3FC"/>
    <w:rsid w:val="121DAF22"/>
    <w:rsid w:val="124D0193"/>
    <w:rsid w:val="12FA81DF"/>
    <w:rsid w:val="15C84568"/>
    <w:rsid w:val="177EF079"/>
    <w:rsid w:val="199F976D"/>
    <w:rsid w:val="19F47023"/>
    <w:rsid w:val="1A4F9261"/>
    <w:rsid w:val="1B9D1BB7"/>
    <w:rsid w:val="1D6B9C0F"/>
    <w:rsid w:val="1EB1264C"/>
    <w:rsid w:val="1EE3D999"/>
    <w:rsid w:val="2164B57B"/>
    <w:rsid w:val="22F46E65"/>
    <w:rsid w:val="261D7180"/>
    <w:rsid w:val="26B3751D"/>
    <w:rsid w:val="274133DE"/>
    <w:rsid w:val="282E96F2"/>
    <w:rsid w:val="28C56E03"/>
    <w:rsid w:val="2A9877B0"/>
    <w:rsid w:val="2CDAB15C"/>
    <w:rsid w:val="2DEA35A4"/>
    <w:rsid w:val="2F0ECEA3"/>
    <w:rsid w:val="33AAE7E8"/>
    <w:rsid w:val="3481FDB6"/>
    <w:rsid w:val="37A10770"/>
    <w:rsid w:val="38064D6D"/>
    <w:rsid w:val="3ABEE28E"/>
    <w:rsid w:val="3AFA8B47"/>
    <w:rsid w:val="3D6AB619"/>
    <w:rsid w:val="3DA01A50"/>
    <w:rsid w:val="3E2D711C"/>
    <w:rsid w:val="410CCCFA"/>
    <w:rsid w:val="414B15C3"/>
    <w:rsid w:val="42860F6A"/>
    <w:rsid w:val="42B97902"/>
    <w:rsid w:val="42BD95A5"/>
    <w:rsid w:val="44FB564E"/>
    <w:rsid w:val="45516881"/>
    <w:rsid w:val="46482031"/>
    <w:rsid w:val="46736421"/>
    <w:rsid w:val="46CAFEE7"/>
    <w:rsid w:val="47A12EEA"/>
    <w:rsid w:val="4802F5D5"/>
    <w:rsid w:val="48AE1A3A"/>
    <w:rsid w:val="4A74195B"/>
    <w:rsid w:val="4B48AC90"/>
    <w:rsid w:val="4BB7753A"/>
    <w:rsid w:val="4E62E0D0"/>
    <w:rsid w:val="50131BCF"/>
    <w:rsid w:val="54E8F48D"/>
    <w:rsid w:val="556D237F"/>
    <w:rsid w:val="55C81894"/>
    <w:rsid w:val="57423177"/>
    <w:rsid w:val="5A46B16D"/>
    <w:rsid w:val="5D8FD1BE"/>
    <w:rsid w:val="5E0DFFCE"/>
    <w:rsid w:val="5FD2377F"/>
    <w:rsid w:val="638B26E9"/>
    <w:rsid w:val="64705620"/>
    <w:rsid w:val="659DEDBE"/>
    <w:rsid w:val="6745DFAA"/>
    <w:rsid w:val="6CABA7CB"/>
    <w:rsid w:val="6D4E267D"/>
    <w:rsid w:val="6EBF3046"/>
    <w:rsid w:val="701035E9"/>
    <w:rsid w:val="7256E0E0"/>
    <w:rsid w:val="749F744B"/>
    <w:rsid w:val="75B9A6BF"/>
    <w:rsid w:val="7659523A"/>
    <w:rsid w:val="772A5203"/>
    <w:rsid w:val="77A7CFEC"/>
    <w:rsid w:val="78C2B099"/>
    <w:rsid w:val="7A8B3C87"/>
    <w:rsid w:val="7B8D951D"/>
    <w:rsid w:val="7BC7A918"/>
    <w:rsid w:val="7D637979"/>
    <w:rsid w:val="7EAAC2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D2FF2"/>
  <w15:chartTrackingRefBased/>
  <w15:docId w15:val="{6D816A34-194F-462E-AB78-CA5F06573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lsdException w:name="List Number" w:semiHidden="1"/>
    <w:lsdException w:name="List 2" w:semiHidden="1"/>
    <w:lsdException w:name="List 3" w:semiHidden="1"/>
    <w:lsdException w:name="List 4" w:semiHidden="1"/>
    <w:lsdException w:name="List 5" w:semiHidden="1"/>
    <w:lsdException w:name="List Bullet 2" w:semiHidden="1" w:uiPriority="0"/>
    <w:lsdException w:name="List Bullet 3" w:semiHidden="1"/>
    <w:lsdException w:name="List Bullet 4" w:semiHidden="1"/>
    <w:lsdException w:name="List Bullet 5" w:semiHidden="1"/>
    <w:lsdException w:name="List Number 2" w:semiHidden="1" w:uiPriority="0"/>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uiPriority="0"/>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5D"/>
    <w:pPr>
      <w:spacing w:after="0" w:line="240" w:lineRule="auto"/>
    </w:pPr>
    <w:rPr>
      <w:bCs/>
      <w:color w:val="000000" w:themeColor="text1" w:themeShade="80"/>
      <w:sz w:val="20"/>
      <w:szCs w:val="24"/>
    </w:rPr>
  </w:style>
  <w:style w:type="paragraph" w:styleId="Heading1">
    <w:name w:val="heading 1"/>
    <w:basedOn w:val="Normal"/>
    <w:next w:val="Normal"/>
    <w:link w:val="Heading1Char"/>
    <w:uiPriority w:val="9"/>
    <w:qFormat/>
    <w:rsid w:val="00A640C3"/>
    <w:pPr>
      <w:pageBreakBefore/>
      <w:numPr>
        <w:numId w:val="4"/>
      </w:numPr>
      <w:outlineLvl w:val="0"/>
    </w:pPr>
    <w:rPr>
      <w:bCs w:val="0"/>
      <w:sz w:val="24"/>
      <w:szCs w:val="20"/>
    </w:rPr>
  </w:style>
  <w:style w:type="paragraph" w:styleId="Heading2">
    <w:name w:val="heading 2"/>
    <w:basedOn w:val="Normal"/>
    <w:next w:val="Normal"/>
    <w:link w:val="Heading2Char"/>
    <w:uiPriority w:val="9"/>
    <w:unhideWhenUsed/>
    <w:qFormat/>
    <w:rsid w:val="00595998"/>
    <w:pPr>
      <w:keepNext/>
      <w:keepLines/>
      <w:numPr>
        <w:ilvl w:val="1"/>
        <w:numId w:val="4"/>
      </w:numPr>
      <w:spacing w:before="40"/>
      <w:outlineLvl w:val="1"/>
    </w:pPr>
    <w:rPr>
      <w:rFonts w:eastAsia="Times New Roman" w:cs="Times New Roman"/>
      <w:color w:val="132040" w:themeColor="accent1" w:themeShade="BF"/>
      <w:sz w:val="24"/>
      <w:szCs w:val="26"/>
    </w:rPr>
  </w:style>
  <w:style w:type="paragraph" w:styleId="Heading3">
    <w:name w:val="heading 3"/>
    <w:aliases w:val="Body Copy"/>
    <w:basedOn w:val="Normal"/>
    <w:next w:val="Normal"/>
    <w:link w:val="Heading3Char"/>
    <w:uiPriority w:val="9"/>
    <w:unhideWhenUsed/>
    <w:qFormat/>
    <w:rsid w:val="001E1B57"/>
    <w:pPr>
      <w:numPr>
        <w:ilvl w:val="2"/>
        <w:numId w:val="4"/>
      </w:num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unhideWhenUsed/>
    <w:qFormat/>
    <w:rsid w:val="008A0D0E"/>
    <w:pPr>
      <w:keepNext/>
      <w:keepLines/>
      <w:numPr>
        <w:ilvl w:val="3"/>
        <w:numId w:val="4"/>
      </w:numPr>
      <w:spacing w:before="40"/>
      <w:outlineLvl w:val="3"/>
    </w:pPr>
    <w:rPr>
      <w:rFonts w:eastAsia="Times New Roman" w:cs="Times New Roman"/>
      <w:iCs/>
      <w:color w:val="000000" w:themeColor="text1"/>
    </w:rPr>
  </w:style>
  <w:style w:type="paragraph" w:styleId="Heading5">
    <w:name w:val="heading 5"/>
    <w:basedOn w:val="Normal"/>
    <w:next w:val="Normal"/>
    <w:link w:val="Heading5Char"/>
    <w:uiPriority w:val="9"/>
    <w:unhideWhenUsed/>
    <w:qFormat/>
    <w:rsid w:val="001E1B57"/>
    <w:pPr>
      <w:keepNext/>
      <w:keepLines/>
      <w:numPr>
        <w:ilvl w:val="4"/>
        <w:numId w:val="4"/>
      </w:numPr>
      <w:spacing w:before="40"/>
      <w:outlineLvl w:val="4"/>
    </w:pPr>
    <w:rPr>
      <w:rFonts w:ascii="Times New Roman" w:eastAsia="Times New Roman" w:hAnsi="Times New Roman" w:cs="Times New Roman"/>
      <w:color w:val="132040" w:themeColor="accent1" w:themeShade="BF"/>
    </w:rPr>
  </w:style>
  <w:style w:type="paragraph" w:styleId="Heading6">
    <w:name w:val="heading 6"/>
    <w:basedOn w:val="Normal"/>
    <w:next w:val="Normal"/>
    <w:link w:val="Heading6Char"/>
    <w:uiPriority w:val="9"/>
    <w:unhideWhenUsed/>
    <w:qFormat/>
    <w:rsid w:val="001E1B57"/>
    <w:pPr>
      <w:keepNext/>
      <w:keepLines/>
      <w:numPr>
        <w:ilvl w:val="5"/>
        <w:numId w:val="4"/>
      </w:numPr>
      <w:spacing w:before="40"/>
      <w:outlineLvl w:val="5"/>
    </w:pPr>
    <w:rPr>
      <w:rFonts w:ascii="Times New Roman" w:eastAsia="Times New Roman" w:hAnsi="Times New Roman" w:cs="Times New Roman"/>
      <w:color w:val="0D152A" w:themeColor="accent1" w:themeShade="7F"/>
    </w:rPr>
  </w:style>
  <w:style w:type="paragraph" w:styleId="Heading7">
    <w:name w:val="heading 7"/>
    <w:basedOn w:val="Normal"/>
    <w:next w:val="Normal"/>
    <w:link w:val="Heading7Char"/>
    <w:uiPriority w:val="9"/>
    <w:unhideWhenUsed/>
    <w:qFormat/>
    <w:rsid w:val="001E1B57"/>
    <w:pPr>
      <w:keepNext/>
      <w:keepLines/>
      <w:numPr>
        <w:ilvl w:val="6"/>
        <w:numId w:val="4"/>
      </w:numPr>
      <w:spacing w:before="40"/>
      <w:outlineLvl w:val="6"/>
    </w:pPr>
    <w:rPr>
      <w:rFonts w:ascii="Times New Roman" w:eastAsia="Times New Roman" w:hAnsi="Times New Roman" w:cs="Times New Roman"/>
      <w:i/>
      <w:iCs/>
      <w:color w:val="0D152A" w:themeColor="accent1" w:themeShade="7F"/>
    </w:rPr>
  </w:style>
  <w:style w:type="paragraph" w:styleId="Heading8">
    <w:name w:val="heading 8"/>
    <w:basedOn w:val="Normal"/>
    <w:next w:val="Normal"/>
    <w:link w:val="Heading8Char"/>
    <w:uiPriority w:val="9"/>
    <w:unhideWhenUsed/>
    <w:qFormat/>
    <w:rsid w:val="001E1B57"/>
    <w:pPr>
      <w:keepNext/>
      <w:keepLines/>
      <w:numPr>
        <w:ilvl w:val="7"/>
        <w:numId w:val="4"/>
      </w:numPr>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unhideWhenUsed/>
    <w:qFormat/>
    <w:rsid w:val="001E1B57"/>
    <w:pPr>
      <w:keepNext/>
      <w:keepLines/>
      <w:numPr>
        <w:ilvl w:val="8"/>
        <w:numId w:val="4"/>
      </w:numPr>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1B57"/>
    <w:pPr>
      <w:spacing w:after="240"/>
    </w:pPr>
    <w:rPr>
      <w:b/>
      <w:bCs w:val="0"/>
    </w:rPr>
  </w:style>
  <w:style w:type="character" w:customStyle="1" w:styleId="TitleChar">
    <w:name w:val="Title Char"/>
    <w:basedOn w:val="DefaultParagraphFont"/>
    <w:link w:val="Title"/>
    <w:uiPriority w:val="10"/>
    <w:rsid w:val="001E1B57"/>
    <w:rPr>
      <w:rFonts w:ascii="Regular PRO" w:hAnsi="Regular PRO"/>
      <w:b/>
      <w:color w:val="000000" w:themeColor="text1" w:themeShade="80"/>
      <w:sz w:val="20"/>
      <w:szCs w:val="24"/>
    </w:rPr>
  </w:style>
  <w:style w:type="paragraph" w:styleId="Header">
    <w:name w:val="header"/>
    <w:basedOn w:val="Normal"/>
    <w:link w:val="HeaderChar"/>
    <w:uiPriority w:val="99"/>
    <w:unhideWhenUsed/>
    <w:rsid w:val="001E1B57"/>
    <w:pPr>
      <w:tabs>
        <w:tab w:val="center" w:pos="4513"/>
        <w:tab w:val="right" w:pos="9026"/>
      </w:tabs>
    </w:pPr>
  </w:style>
  <w:style w:type="character" w:customStyle="1" w:styleId="HeaderChar">
    <w:name w:val="Header Char"/>
    <w:basedOn w:val="DefaultParagraphFont"/>
    <w:link w:val="Header"/>
    <w:uiPriority w:val="99"/>
    <w:rsid w:val="001E1B57"/>
    <w:rPr>
      <w:rFonts w:ascii="Regular PRO" w:hAnsi="Regular PRO"/>
      <w:bCs/>
      <w:color w:val="000000" w:themeColor="text1" w:themeShade="80"/>
      <w:sz w:val="20"/>
      <w:szCs w:val="24"/>
    </w:rPr>
  </w:style>
  <w:style w:type="paragraph" w:styleId="Footer">
    <w:name w:val="footer"/>
    <w:basedOn w:val="Normal"/>
    <w:link w:val="FooterChar"/>
    <w:uiPriority w:val="99"/>
    <w:unhideWhenUsed/>
    <w:rsid w:val="001E1B57"/>
    <w:pPr>
      <w:tabs>
        <w:tab w:val="center" w:pos="4513"/>
        <w:tab w:val="right" w:pos="9026"/>
      </w:tabs>
    </w:pPr>
  </w:style>
  <w:style w:type="character" w:customStyle="1" w:styleId="FooterChar">
    <w:name w:val="Footer Char"/>
    <w:basedOn w:val="DefaultParagraphFont"/>
    <w:link w:val="Footer"/>
    <w:uiPriority w:val="99"/>
    <w:rsid w:val="001E1B57"/>
    <w:rPr>
      <w:rFonts w:ascii="Regular PRO" w:hAnsi="Regular PRO"/>
      <w:bCs/>
      <w:color w:val="000000" w:themeColor="text1" w:themeShade="80"/>
      <w:sz w:val="20"/>
      <w:szCs w:val="24"/>
    </w:rPr>
  </w:style>
  <w:style w:type="paragraph" w:styleId="BalloonText">
    <w:name w:val="Balloon Text"/>
    <w:basedOn w:val="Normal"/>
    <w:link w:val="BalloonTextChar"/>
    <w:semiHidden/>
    <w:rsid w:val="001E1B57"/>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1E1B57"/>
    <w:rPr>
      <w:rFonts w:ascii="Tahoma" w:eastAsia="Times New Roman" w:hAnsi="Tahoma" w:cs="Tahoma"/>
      <w:color w:val="000000"/>
      <w:sz w:val="16"/>
      <w:szCs w:val="16"/>
      <w:lang w:eastAsia="en-GB"/>
    </w:rPr>
  </w:style>
  <w:style w:type="paragraph" w:styleId="ListParagraph">
    <w:name w:val="List Paragraph"/>
    <w:aliases w:val="Dot pt,No Spacing1,List Paragraph1,List Paragraph Char Char Char,Indicator Text,Numbered Para 1,Bullet Points,MAIN CONTENT,List Paragraph12,Bullet Style,F5 List Paragraph,OBC Bullet,List Paragraph11,Colorful List - Accent 11,L"/>
    <w:basedOn w:val="Normal"/>
    <w:link w:val="ListParagraphChar"/>
    <w:uiPriority w:val="34"/>
    <w:qFormat/>
    <w:rsid w:val="001E1B57"/>
    <w:pPr>
      <w:numPr>
        <w:numId w:val="6"/>
      </w:numPr>
      <w:contextualSpacing/>
    </w:pPr>
  </w:style>
  <w:style w:type="paragraph" w:customStyle="1" w:styleId="Bullet">
    <w:name w:val="Bullet"/>
    <w:basedOn w:val="ListParagraph"/>
    <w:qFormat/>
    <w:rsid w:val="001E1B57"/>
    <w:pPr>
      <w:ind w:left="284" w:hanging="284"/>
    </w:pPr>
    <w:rPr>
      <w:rFonts w:ascii="Noe Text Regular" w:hAnsi="Noe Text Regular"/>
      <w:bCs w:val="0"/>
    </w:rPr>
  </w:style>
  <w:style w:type="paragraph" w:customStyle="1" w:styleId="Bullet1">
    <w:name w:val="Bullet 1"/>
    <w:basedOn w:val="Normal"/>
    <w:qFormat/>
    <w:rsid w:val="001E1B57"/>
    <w:pPr>
      <w:numPr>
        <w:numId w:val="7"/>
      </w:numPr>
    </w:pPr>
    <w:rPr>
      <w:rFonts w:ascii="Noe Text Regular" w:hAnsi="Noe Text Regular"/>
      <w:bCs w:val="0"/>
    </w:rPr>
  </w:style>
  <w:style w:type="paragraph" w:customStyle="1" w:styleId="Bullet2">
    <w:name w:val="Bullet 2"/>
    <w:basedOn w:val="ListParagraph"/>
    <w:qFormat/>
    <w:rsid w:val="001E1B57"/>
    <w:pPr>
      <w:numPr>
        <w:ilvl w:val="1"/>
        <w:numId w:val="7"/>
      </w:numPr>
      <w:spacing w:before="120" w:after="120"/>
    </w:pPr>
    <w:rPr>
      <w:rFonts w:ascii="Noe Text Regular" w:hAnsi="Noe Text Regular"/>
      <w:bCs w:val="0"/>
    </w:rPr>
  </w:style>
  <w:style w:type="paragraph" w:customStyle="1" w:styleId="Bullet3">
    <w:name w:val="Bullet 3"/>
    <w:basedOn w:val="ListParagraph"/>
    <w:qFormat/>
    <w:rsid w:val="001E1B57"/>
    <w:pPr>
      <w:numPr>
        <w:ilvl w:val="2"/>
        <w:numId w:val="7"/>
      </w:numPr>
    </w:pPr>
    <w:rPr>
      <w:rFonts w:ascii="Noe Text Regular" w:hAnsi="Noe Text Regular"/>
      <w:bCs w:val="0"/>
    </w:rPr>
  </w:style>
  <w:style w:type="paragraph" w:customStyle="1" w:styleId="Default">
    <w:name w:val="Default"/>
    <w:rsid w:val="001E1B57"/>
    <w:pPr>
      <w:autoSpaceDE w:val="0"/>
      <w:autoSpaceDN w:val="0"/>
      <w:adjustRightInd w:val="0"/>
      <w:spacing w:after="0" w:line="240" w:lineRule="auto"/>
    </w:pPr>
    <w:rPr>
      <w:rFonts w:ascii="Regular PRO" w:eastAsia="Times New Roman" w:hAnsi="Regular PRO" w:cs="Regular PRO"/>
      <w:color w:val="000000"/>
      <w:sz w:val="24"/>
      <w:szCs w:val="24"/>
      <w:lang w:eastAsia="en-GB"/>
    </w:rPr>
  </w:style>
  <w:style w:type="character" w:styleId="Emphasis">
    <w:name w:val="Emphasis"/>
    <w:aliases w:val="Contents sub head"/>
    <w:uiPriority w:val="20"/>
    <w:qFormat/>
    <w:rsid w:val="001E1B57"/>
    <w:rPr>
      <w:rFonts w:ascii="Noe Text Book" w:hAnsi="Noe Text Book"/>
      <w:sz w:val="18"/>
      <w:szCs w:val="18"/>
    </w:rPr>
  </w:style>
  <w:style w:type="character" w:styleId="FollowedHyperlink">
    <w:name w:val="FollowedHyperlink"/>
    <w:basedOn w:val="DefaultParagraphFont"/>
    <w:uiPriority w:val="99"/>
    <w:unhideWhenUsed/>
    <w:rsid w:val="001E1B57"/>
    <w:rPr>
      <w:color w:val="262E30" w:themeColor="followedHyperlink"/>
      <w:u w:val="single"/>
    </w:rPr>
  </w:style>
  <w:style w:type="character" w:customStyle="1" w:styleId="Heading1Char">
    <w:name w:val="Heading 1 Char"/>
    <w:basedOn w:val="DefaultParagraphFont"/>
    <w:link w:val="Heading1"/>
    <w:uiPriority w:val="9"/>
    <w:rsid w:val="00A640C3"/>
    <w:rPr>
      <w:color w:val="000000" w:themeColor="text1" w:themeShade="80"/>
      <w:sz w:val="24"/>
      <w:szCs w:val="20"/>
    </w:rPr>
  </w:style>
  <w:style w:type="character" w:customStyle="1" w:styleId="Heading2Char">
    <w:name w:val="Heading 2 Char"/>
    <w:basedOn w:val="DefaultParagraphFont"/>
    <w:link w:val="Heading2"/>
    <w:uiPriority w:val="9"/>
    <w:rsid w:val="00595998"/>
    <w:rPr>
      <w:rFonts w:eastAsia="Times New Roman" w:cs="Times New Roman"/>
      <w:bCs/>
      <w:color w:val="132040" w:themeColor="accent1" w:themeShade="BF"/>
      <w:sz w:val="24"/>
      <w:szCs w:val="26"/>
    </w:rPr>
  </w:style>
  <w:style w:type="character" w:customStyle="1" w:styleId="Heading3Char">
    <w:name w:val="Heading 3 Char"/>
    <w:aliases w:val="Body Copy Char"/>
    <w:basedOn w:val="DefaultParagraphFont"/>
    <w:link w:val="Heading3"/>
    <w:uiPriority w:val="9"/>
    <w:rsid w:val="001E1B57"/>
    <w:rPr>
      <w:rFonts w:eastAsia="Times New Roman" w:cs="Arial"/>
      <w:color w:val="323232"/>
      <w:sz w:val="20"/>
      <w:szCs w:val="20"/>
    </w:rPr>
  </w:style>
  <w:style w:type="character" w:customStyle="1" w:styleId="Heading4Char">
    <w:name w:val="Heading 4 Char"/>
    <w:basedOn w:val="DefaultParagraphFont"/>
    <w:link w:val="Heading4"/>
    <w:uiPriority w:val="9"/>
    <w:rsid w:val="008A0D0E"/>
    <w:rPr>
      <w:rFonts w:eastAsia="Times New Roman" w:cs="Times New Roman"/>
      <w:bCs/>
      <w:iCs/>
      <w:color w:val="000000" w:themeColor="text1"/>
      <w:sz w:val="20"/>
      <w:szCs w:val="24"/>
    </w:rPr>
  </w:style>
  <w:style w:type="character" w:customStyle="1" w:styleId="Heading5Char">
    <w:name w:val="Heading 5 Char"/>
    <w:basedOn w:val="DefaultParagraphFont"/>
    <w:link w:val="Heading5"/>
    <w:uiPriority w:val="9"/>
    <w:rsid w:val="001E1B57"/>
    <w:rPr>
      <w:rFonts w:ascii="Times New Roman" w:eastAsia="Times New Roman" w:hAnsi="Times New Roman" w:cs="Times New Roman"/>
      <w:bCs/>
      <w:color w:val="132040" w:themeColor="accent1" w:themeShade="BF"/>
      <w:sz w:val="20"/>
      <w:szCs w:val="24"/>
    </w:rPr>
  </w:style>
  <w:style w:type="character" w:customStyle="1" w:styleId="Heading6Char">
    <w:name w:val="Heading 6 Char"/>
    <w:basedOn w:val="DefaultParagraphFont"/>
    <w:link w:val="Heading6"/>
    <w:uiPriority w:val="9"/>
    <w:rsid w:val="001E1B57"/>
    <w:rPr>
      <w:rFonts w:ascii="Times New Roman" w:eastAsia="Times New Roman" w:hAnsi="Times New Roman" w:cs="Times New Roman"/>
      <w:bCs/>
      <w:color w:val="0D152A" w:themeColor="accent1" w:themeShade="7F"/>
      <w:sz w:val="20"/>
      <w:szCs w:val="24"/>
    </w:rPr>
  </w:style>
  <w:style w:type="character" w:customStyle="1" w:styleId="Heading7Char">
    <w:name w:val="Heading 7 Char"/>
    <w:basedOn w:val="DefaultParagraphFont"/>
    <w:link w:val="Heading7"/>
    <w:uiPriority w:val="9"/>
    <w:rsid w:val="001E1B57"/>
    <w:rPr>
      <w:rFonts w:ascii="Times New Roman" w:eastAsia="Times New Roman" w:hAnsi="Times New Roman" w:cs="Times New Roman"/>
      <w:bCs/>
      <w:i/>
      <w:iCs/>
      <w:color w:val="0D152A" w:themeColor="accent1" w:themeShade="7F"/>
      <w:sz w:val="20"/>
      <w:szCs w:val="24"/>
    </w:rPr>
  </w:style>
  <w:style w:type="character" w:customStyle="1" w:styleId="Heading8Char">
    <w:name w:val="Heading 8 Char"/>
    <w:basedOn w:val="DefaultParagraphFont"/>
    <w:link w:val="Heading8"/>
    <w:uiPriority w:val="9"/>
    <w:rsid w:val="001E1B57"/>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rsid w:val="001E1B57"/>
    <w:rPr>
      <w:rFonts w:ascii="Times New Roman" w:eastAsia="Times New Roman" w:hAnsi="Times New Roman" w:cs="Times New Roman"/>
      <w:bCs/>
      <w:i/>
      <w:iCs/>
      <w:color w:val="272727" w:themeColor="text1" w:themeTint="D8"/>
      <w:sz w:val="21"/>
      <w:szCs w:val="21"/>
    </w:rPr>
  </w:style>
  <w:style w:type="character" w:styleId="Hyperlink">
    <w:name w:val="Hyperlink"/>
    <w:basedOn w:val="DefaultParagraphFont"/>
    <w:uiPriority w:val="99"/>
    <w:unhideWhenUsed/>
    <w:rsid w:val="001E1B57"/>
    <w:rPr>
      <w:color w:val="000000" w:themeColor="hyperlink"/>
      <w:u w:val="single"/>
    </w:rPr>
  </w:style>
  <w:style w:type="character" w:styleId="IntenseEmphasis">
    <w:name w:val="Intense Emphasis"/>
    <w:aliases w:val="Contents Header"/>
    <w:uiPriority w:val="21"/>
    <w:qFormat/>
    <w:rsid w:val="001E1B57"/>
    <w:rPr>
      <w:rFonts w:ascii="Regular PRO" w:eastAsia="Times New Roman" w:hAnsi="Regular PRO"/>
      <w:sz w:val="20"/>
      <w:szCs w:val="20"/>
    </w:rPr>
  </w:style>
  <w:style w:type="paragraph" w:styleId="ListBullet">
    <w:name w:val="List Bullet"/>
    <w:aliases w:val="lb"/>
    <w:basedOn w:val="Normal"/>
    <w:unhideWhenUsed/>
    <w:rsid w:val="001E1B57"/>
    <w:pPr>
      <w:numPr>
        <w:numId w:val="8"/>
      </w:numPr>
      <w:contextualSpacing/>
    </w:pPr>
  </w:style>
  <w:style w:type="paragraph" w:styleId="ListNumber">
    <w:name w:val="List Number"/>
    <w:basedOn w:val="Normal"/>
    <w:uiPriority w:val="99"/>
    <w:unhideWhenUsed/>
    <w:rsid w:val="001E1B57"/>
    <w:pPr>
      <w:numPr>
        <w:numId w:val="9"/>
      </w:numPr>
      <w:contextualSpacing/>
    </w:pPr>
  </w:style>
  <w:style w:type="paragraph" w:styleId="MacroText">
    <w:name w:val="macro"/>
    <w:link w:val="MacroTextChar"/>
    <w:uiPriority w:val="99"/>
    <w:unhideWhenUsed/>
    <w:rsid w:val="001E1B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1E1B57"/>
    <w:rPr>
      <w:rFonts w:ascii="Consolas" w:hAnsi="Consolas" w:cs="Consolas"/>
      <w:bCs/>
      <w:color w:val="000000" w:themeColor="text1" w:themeShade="80"/>
      <w:sz w:val="20"/>
      <w:szCs w:val="20"/>
    </w:rPr>
  </w:style>
  <w:style w:type="paragraph" w:styleId="NoSpacing">
    <w:name w:val="No Spacing"/>
    <w:aliases w:val="body copy"/>
    <w:basedOn w:val="Normal"/>
    <w:uiPriority w:val="1"/>
    <w:qFormat/>
    <w:rsid w:val="001E1B57"/>
    <w:rPr>
      <w:rFonts w:ascii="Noe Text Regular" w:hAnsi="Noe Text Regular"/>
    </w:rPr>
  </w:style>
  <w:style w:type="paragraph" w:customStyle="1" w:styleId="Noe9ptInedented">
    <w:name w:val="Noe 9pt Inedented"/>
    <w:basedOn w:val="Normal"/>
    <w:qFormat/>
    <w:rsid w:val="001E1B57"/>
    <w:pPr>
      <w:tabs>
        <w:tab w:val="left" w:pos="10065"/>
      </w:tabs>
      <w:spacing w:before="120" w:after="120"/>
      <w:ind w:left="426"/>
    </w:pPr>
    <w:rPr>
      <w:rFonts w:ascii="Noe Text Regular" w:hAnsi="Noe Text Regular"/>
      <w:sz w:val="18"/>
      <w:szCs w:val="18"/>
    </w:rPr>
  </w:style>
  <w:style w:type="paragraph" w:customStyle="1" w:styleId="Noe9ptdoubleindent">
    <w:name w:val="Noe 9pt double indent"/>
    <w:basedOn w:val="Noe9ptInedented"/>
    <w:qFormat/>
    <w:rsid w:val="001E1B57"/>
    <w:pPr>
      <w:ind w:left="1134"/>
    </w:pPr>
  </w:style>
  <w:style w:type="paragraph" w:customStyle="1" w:styleId="Para1">
    <w:name w:val="Para1"/>
    <w:basedOn w:val="Normal"/>
    <w:link w:val="Para1Char"/>
    <w:rsid w:val="001E1B57"/>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1E1B57"/>
    <w:rPr>
      <w:rFonts w:ascii="Arial" w:eastAsia="Times New Roman" w:hAnsi="Arial" w:cs="Arial"/>
      <w:color w:val="000000"/>
      <w:sz w:val="20"/>
      <w:szCs w:val="24"/>
      <w:lang w:eastAsia="en-GB"/>
    </w:rPr>
  </w:style>
  <w:style w:type="paragraph" w:customStyle="1" w:styleId="Para2">
    <w:name w:val="Para2"/>
    <w:basedOn w:val="Para1"/>
    <w:link w:val="Para2Char"/>
    <w:rsid w:val="001E1B57"/>
    <w:pPr>
      <w:tabs>
        <w:tab w:val="left" w:pos="426"/>
      </w:tabs>
    </w:pPr>
  </w:style>
  <w:style w:type="character" w:customStyle="1" w:styleId="Para2Char">
    <w:name w:val="Para2 Char"/>
    <w:basedOn w:val="Para1Char"/>
    <w:link w:val="Para2"/>
    <w:rsid w:val="001E1B57"/>
    <w:rPr>
      <w:rFonts w:ascii="Arial" w:eastAsia="Times New Roman" w:hAnsi="Arial" w:cs="Arial"/>
      <w:color w:val="000000"/>
      <w:sz w:val="20"/>
      <w:szCs w:val="24"/>
      <w:lang w:eastAsia="en-GB"/>
    </w:rPr>
  </w:style>
  <w:style w:type="paragraph" w:styleId="Subtitle">
    <w:name w:val="Subtitle"/>
    <w:aliases w:val="Noe 9pt"/>
    <w:basedOn w:val="NoSpacing"/>
    <w:next w:val="Normal"/>
    <w:link w:val="SubtitleChar"/>
    <w:uiPriority w:val="11"/>
    <w:qFormat/>
    <w:rsid w:val="001E1B57"/>
    <w:rPr>
      <w:sz w:val="18"/>
      <w:szCs w:val="18"/>
    </w:rPr>
  </w:style>
  <w:style w:type="character" w:customStyle="1" w:styleId="SubtitleChar">
    <w:name w:val="Subtitle Char"/>
    <w:aliases w:val="Noe 9pt Char"/>
    <w:basedOn w:val="DefaultParagraphFont"/>
    <w:link w:val="Subtitle"/>
    <w:uiPriority w:val="11"/>
    <w:rsid w:val="001E1B57"/>
    <w:rPr>
      <w:rFonts w:ascii="Noe Text Regular" w:hAnsi="Noe Text Regular"/>
      <w:bCs/>
      <w:color w:val="000000" w:themeColor="text1" w:themeShade="80"/>
      <w:sz w:val="18"/>
      <w:szCs w:val="18"/>
    </w:rPr>
  </w:style>
  <w:style w:type="paragraph" w:styleId="Quote">
    <w:name w:val="Quote"/>
    <w:aliases w:val="Inset Text"/>
    <w:basedOn w:val="Subtitle"/>
    <w:next w:val="Normal"/>
    <w:link w:val="QuoteChar"/>
    <w:uiPriority w:val="29"/>
    <w:qFormat/>
    <w:rsid w:val="001E1B57"/>
    <w:pPr>
      <w:spacing w:before="120" w:after="120"/>
      <w:ind w:left="426"/>
    </w:pPr>
  </w:style>
  <w:style w:type="character" w:customStyle="1" w:styleId="QuoteChar">
    <w:name w:val="Quote Char"/>
    <w:aliases w:val="Inset Text Char"/>
    <w:basedOn w:val="DefaultParagraphFont"/>
    <w:link w:val="Quote"/>
    <w:uiPriority w:val="29"/>
    <w:rsid w:val="001E1B57"/>
    <w:rPr>
      <w:rFonts w:ascii="Noe Text Regular" w:hAnsi="Noe Text Regular"/>
      <w:bCs/>
      <w:color w:val="000000" w:themeColor="text1" w:themeShade="80"/>
      <w:sz w:val="18"/>
      <w:szCs w:val="18"/>
    </w:rPr>
  </w:style>
  <w:style w:type="character" w:styleId="Strong">
    <w:name w:val="Strong"/>
    <w:aliases w:val="No 1.1 Bullet"/>
    <w:uiPriority w:val="22"/>
    <w:qFormat/>
    <w:rsid w:val="001E1B57"/>
    <w:rPr>
      <w:rFonts w:ascii="Regular PRO" w:hAnsi="Regular PRO"/>
      <w:color w:val="000000" w:themeColor="text1"/>
      <w:sz w:val="20"/>
      <w:szCs w:val="20"/>
    </w:rPr>
  </w:style>
  <w:style w:type="paragraph" w:customStyle="1" w:styleId="Style1">
    <w:name w:val="Style1"/>
    <w:basedOn w:val="ListBullet"/>
    <w:qFormat/>
    <w:rsid w:val="001E1B57"/>
    <w:pPr>
      <w:numPr>
        <w:numId w:val="10"/>
      </w:numPr>
    </w:pPr>
  </w:style>
  <w:style w:type="paragraph" w:customStyle="1" w:styleId="Style2">
    <w:name w:val="Style2"/>
    <w:basedOn w:val="Normal"/>
    <w:next w:val="Normal"/>
    <w:qFormat/>
    <w:rsid w:val="001E1B57"/>
  </w:style>
  <w:style w:type="character" w:styleId="SubtleEmphasis">
    <w:name w:val="Subtle Emphasis"/>
    <w:aliases w:val="No. 1 Bullet"/>
    <w:uiPriority w:val="19"/>
    <w:qFormat/>
    <w:rsid w:val="001E1B57"/>
  </w:style>
  <w:style w:type="table" w:styleId="TableGrid">
    <w:name w:val="Table Grid"/>
    <w:basedOn w:val="TableNormal"/>
    <w:uiPriority w:val="59"/>
    <w:rsid w:val="001E1B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E1B57"/>
    <w:pPr>
      <w:spacing w:before="120"/>
    </w:pPr>
    <w:rPr>
      <w:rFonts w:ascii="Times New Roman" w:eastAsia="Times New Roman" w:hAnsi="Times New Roman" w:cs="Times New Roman"/>
      <w:b/>
    </w:rPr>
  </w:style>
  <w:style w:type="paragraph" w:styleId="TOC1">
    <w:name w:val="toc 1"/>
    <w:basedOn w:val="Normal"/>
    <w:next w:val="Normal"/>
    <w:autoRedefine/>
    <w:uiPriority w:val="39"/>
    <w:rsid w:val="001E1B57"/>
    <w:pPr>
      <w:spacing w:before="120"/>
    </w:pPr>
    <w:rPr>
      <w:rFonts w:ascii="Noe Text Regular" w:hAnsi="Noe Text Regular" w:cstheme="minorHAnsi"/>
      <w:iCs/>
    </w:rPr>
  </w:style>
  <w:style w:type="paragraph" w:styleId="TOC2">
    <w:name w:val="toc 2"/>
    <w:basedOn w:val="Normal"/>
    <w:next w:val="Normal"/>
    <w:uiPriority w:val="39"/>
    <w:rsid w:val="001E1B57"/>
    <w:pPr>
      <w:spacing w:before="120"/>
      <w:ind w:left="200"/>
    </w:pPr>
    <w:rPr>
      <w:rFonts w:ascii="Noe Text Regular" w:hAnsi="Noe Text Regular" w:cstheme="minorHAnsi"/>
      <w:szCs w:val="22"/>
    </w:rPr>
  </w:style>
  <w:style w:type="paragraph" w:styleId="TOC3">
    <w:name w:val="toc 3"/>
    <w:basedOn w:val="Normal"/>
    <w:next w:val="Normal"/>
    <w:autoRedefine/>
    <w:uiPriority w:val="39"/>
    <w:unhideWhenUsed/>
    <w:rsid w:val="001E1B57"/>
    <w:pPr>
      <w:tabs>
        <w:tab w:val="left" w:pos="1418"/>
        <w:tab w:val="right" w:leader="dot" w:pos="10529"/>
      </w:tabs>
      <w:ind w:left="851"/>
    </w:pPr>
    <w:rPr>
      <w:rFonts w:ascii="Noe Text Regular" w:hAnsi="Noe Text Regular" w:cstheme="minorHAnsi"/>
      <w:bCs w:val="0"/>
      <w:szCs w:val="20"/>
    </w:rPr>
  </w:style>
  <w:style w:type="paragraph" w:styleId="TOC4">
    <w:name w:val="toc 4"/>
    <w:basedOn w:val="Normal"/>
    <w:next w:val="Normal"/>
    <w:autoRedefine/>
    <w:uiPriority w:val="39"/>
    <w:unhideWhenUsed/>
    <w:rsid w:val="001E1B57"/>
    <w:pPr>
      <w:ind w:left="600"/>
    </w:pPr>
    <w:rPr>
      <w:rFonts w:cstheme="minorHAnsi"/>
      <w:bCs w:val="0"/>
      <w:szCs w:val="20"/>
    </w:rPr>
  </w:style>
  <w:style w:type="paragraph" w:styleId="TOC5">
    <w:name w:val="toc 5"/>
    <w:basedOn w:val="Normal"/>
    <w:next w:val="Normal"/>
    <w:autoRedefine/>
    <w:uiPriority w:val="39"/>
    <w:unhideWhenUsed/>
    <w:rsid w:val="001E1B57"/>
    <w:pPr>
      <w:ind w:left="800"/>
    </w:pPr>
    <w:rPr>
      <w:rFonts w:cstheme="minorHAnsi"/>
      <w:bCs w:val="0"/>
      <w:szCs w:val="20"/>
    </w:rPr>
  </w:style>
  <w:style w:type="paragraph" w:styleId="TOC6">
    <w:name w:val="toc 6"/>
    <w:basedOn w:val="Normal"/>
    <w:next w:val="Normal"/>
    <w:autoRedefine/>
    <w:uiPriority w:val="39"/>
    <w:unhideWhenUsed/>
    <w:rsid w:val="001E1B57"/>
    <w:pPr>
      <w:ind w:left="1000"/>
    </w:pPr>
    <w:rPr>
      <w:rFonts w:cstheme="minorHAnsi"/>
      <w:bCs w:val="0"/>
      <w:szCs w:val="20"/>
    </w:rPr>
  </w:style>
  <w:style w:type="paragraph" w:styleId="TOC7">
    <w:name w:val="toc 7"/>
    <w:basedOn w:val="Normal"/>
    <w:next w:val="Normal"/>
    <w:autoRedefine/>
    <w:uiPriority w:val="39"/>
    <w:unhideWhenUsed/>
    <w:rsid w:val="001E1B57"/>
    <w:pPr>
      <w:ind w:left="1200"/>
    </w:pPr>
    <w:rPr>
      <w:rFonts w:cstheme="minorHAnsi"/>
      <w:bCs w:val="0"/>
      <w:szCs w:val="20"/>
    </w:rPr>
  </w:style>
  <w:style w:type="paragraph" w:styleId="TOC8">
    <w:name w:val="toc 8"/>
    <w:basedOn w:val="Normal"/>
    <w:next w:val="Normal"/>
    <w:autoRedefine/>
    <w:uiPriority w:val="39"/>
    <w:unhideWhenUsed/>
    <w:rsid w:val="001E1B57"/>
    <w:pPr>
      <w:ind w:left="1400"/>
    </w:pPr>
    <w:rPr>
      <w:rFonts w:cstheme="minorHAnsi"/>
      <w:bCs w:val="0"/>
      <w:szCs w:val="20"/>
    </w:rPr>
  </w:style>
  <w:style w:type="paragraph" w:styleId="TOC9">
    <w:name w:val="toc 9"/>
    <w:basedOn w:val="Normal"/>
    <w:next w:val="Normal"/>
    <w:autoRedefine/>
    <w:uiPriority w:val="39"/>
    <w:unhideWhenUsed/>
    <w:rsid w:val="001E1B57"/>
    <w:pPr>
      <w:ind w:left="1600"/>
    </w:pPr>
    <w:rPr>
      <w:rFonts w:cstheme="minorHAnsi"/>
      <w:bCs w:val="0"/>
      <w:szCs w:val="20"/>
    </w:rPr>
  </w:style>
  <w:style w:type="paragraph" w:styleId="TOCHeading">
    <w:name w:val="TOC Heading"/>
    <w:basedOn w:val="Heading1"/>
    <w:next w:val="Normal"/>
    <w:uiPriority w:val="39"/>
    <w:unhideWhenUsed/>
    <w:qFormat/>
    <w:rsid w:val="001E1B57"/>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customStyle="1" w:styleId="Normal-indented">
    <w:name w:val="Normal - indented"/>
    <w:rsid w:val="00CD2CCC"/>
    <w:pPr>
      <w:spacing w:after="240" w:line="240" w:lineRule="auto"/>
      <w:ind w:left="357"/>
    </w:pPr>
    <w:rPr>
      <w:rFonts w:eastAsia="Times New Roman" w:cs="Times New Roman"/>
      <w:szCs w:val="20"/>
    </w:rPr>
  </w:style>
  <w:style w:type="paragraph" w:customStyle="1" w:styleId="Heading-contents">
    <w:name w:val="Heading - contents"/>
    <w:basedOn w:val="Heading1"/>
    <w:next w:val="Normal"/>
    <w:rsid w:val="00CD2CCC"/>
    <w:pPr>
      <w:keepNext/>
      <w:spacing w:after="731"/>
    </w:pPr>
    <w:rPr>
      <w:rFonts w:eastAsia="Times New Roman" w:cs="Times New Roman"/>
      <w:b/>
      <w:color w:val="auto"/>
      <w:lang w:eastAsia="en-GB"/>
    </w:rPr>
  </w:style>
  <w:style w:type="paragraph" w:customStyle="1" w:styleId="Numberedtext">
    <w:name w:val="Numbered text"/>
    <w:rsid w:val="00CD2CCC"/>
    <w:pPr>
      <w:numPr>
        <w:numId w:val="2"/>
      </w:numPr>
      <w:spacing w:after="240" w:line="280" w:lineRule="exact"/>
      <w:ind w:left="357" w:hanging="357"/>
    </w:pPr>
    <w:rPr>
      <w:rFonts w:ascii="Arial" w:eastAsia="Times New Roman" w:hAnsi="Arial" w:cs="Times New Roman"/>
      <w:szCs w:val="20"/>
      <w:lang w:eastAsia="en-GB"/>
    </w:rPr>
  </w:style>
  <w:style w:type="paragraph" w:customStyle="1" w:styleId="Title-subtitle">
    <w:name w:val="Title - subtitle"/>
    <w:basedOn w:val="Title"/>
    <w:rsid w:val="00CD2CCC"/>
    <w:pPr>
      <w:spacing w:before="100" w:beforeAutospacing="1"/>
      <w:outlineLvl w:val="0"/>
    </w:pPr>
    <w:rPr>
      <w:rFonts w:ascii="Arial" w:eastAsia="Times New Roman" w:hAnsi="Arial" w:cs="Times New Roman"/>
      <w:b w:val="0"/>
      <w:sz w:val="36"/>
      <w:szCs w:val="20"/>
      <w:lang w:eastAsia="en-GB"/>
    </w:rPr>
  </w:style>
  <w:style w:type="paragraph" w:customStyle="1" w:styleId="Bulletundernormaltext">
    <w:name w:val="Bullet (under normal text)"/>
    <w:rsid w:val="00CD2CCC"/>
    <w:pPr>
      <w:numPr>
        <w:numId w:val="1"/>
      </w:numPr>
      <w:spacing w:after="240" w:line="240" w:lineRule="auto"/>
    </w:pPr>
    <w:rPr>
      <w:rFonts w:ascii="Arial" w:eastAsia="Times New Roman" w:hAnsi="Arial" w:cs="Times New Roman"/>
      <w:szCs w:val="20"/>
      <w:lang w:eastAsia="en-GB"/>
    </w:rPr>
  </w:style>
  <w:style w:type="paragraph" w:customStyle="1" w:styleId="Covertitle">
    <w:name w:val="Cover title"/>
    <w:rsid w:val="00CD2CCC"/>
    <w:pPr>
      <w:spacing w:after="0" w:line="240" w:lineRule="auto"/>
    </w:pPr>
    <w:rPr>
      <w:rFonts w:ascii="Arial" w:eastAsia="Times New Roman" w:hAnsi="Arial" w:cs="Times New Roman"/>
      <w:b/>
      <w:sz w:val="52"/>
      <w:szCs w:val="20"/>
      <w:lang w:eastAsia="en-GB"/>
    </w:rPr>
  </w:style>
  <w:style w:type="paragraph" w:customStyle="1" w:styleId="cover-othertext">
    <w:name w:val="cover - other text"/>
    <w:rsid w:val="00CD2CCC"/>
    <w:pPr>
      <w:spacing w:after="0" w:line="240" w:lineRule="auto"/>
    </w:pPr>
    <w:rPr>
      <w:rFonts w:ascii="Arial" w:eastAsia="Times New Roman" w:hAnsi="Arial" w:cs="Times New Roman"/>
      <w:szCs w:val="24"/>
      <w:lang w:eastAsia="en-GB"/>
    </w:rPr>
  </w:style>
  <w:style w:type="paragraph" w:customStyle="1" w:styleId="StyleCovertitleArial26ptNotBold">
    <w:name w:val="Style Cover title + Arial 26 pt Not Bold"/>
    <w:basedOn w:val="Covertitle"/>
    <w:rsid w:val="00CD2CCC"/>
    <w:rPr>
      <w:b w:val="0"/>
      <w:sz w:val="48"/>
    </w:rPr>
  </w:style>
  <w:style w:type="paragraph" w:customStyle="1" w:styleId="Sub-heading">
    <w:name w:val="Sub-heading"/>
    <w:next w:val="Normal"/>
    <w:rsid w:val="00CD2CCC"/>
    <w:pPr>
      <w:keepNext/>
      <w:spacing w:before="120" w:after="120" w:line="240" w:lineRule="auto"/>
    </w:pPr>
    <w:rPr>
      <w:rFonts w:ascii="Arial" w:eastAsia="Times New Roman" w:hAnsi="Arial" w:cs="Times New Roman"/>
      <w:b/>
      <w:szCs w:val="20"/>
    </w:rPr>
  </w:style>
  <w:style w:type="paragraph" w:styleId="FootnoteText">
    <w:name w:val="footnote text"/>
    <w:basedOn w:val="Normal"/>
    <w:link w:val="FootnoteTextChar"/>
    <w:uiPriority w:val="99"/>
    <w:semiHidden/>
    <w:rsid w:val="00CD2CCC"/>
    <w:pPr>
      <w:spacing w:after="60"/>
      <w:ind w:left="227" w:hanging="227"/>
    </w:pPr>
    <w:rPr>
      <w:rFonts w:ascii="Arial" w:eastAsia="Times New Roman" w:hAnsi="Arial" w:cs="Times New Roman"/>
      <w:szCs w:val="20"/>
      <w:lang w:eastAsia="en-GB"/>
    </w:rPr>
  </w:style>
  <w:style w:type="character" w:customStyle="1" w:styleId="FootnoteTextChar">
    <w:name w:val="Footnote Text Char"/>
    <w:basedOn w:val="DefaultParagraphFont"/>
    <w:link w:val="FootnoteText"/>
    <w:uiPriority w:val="99"/>
    <w:semiHidden/>
    <w:rsid w:val="00CD2CCC"/>
    <w:rPr>
      <w:rFonts w:ascii="Arial" w:eastAsia="Times New Roman" w:hAnsi="Arial" w:cs="Times New Roman"/>
      <w:sz w:val="20"/>
      <w:szCs w:val="20"/>
      <w:lang w:eastAsia="en-GB"/>
    </w:rPr>
  </w:style>
  <w:style w:type="character" w:styleId="CommentReference">
    <w:name w:val="annotation reference"/>
    <w:uiPriority w:val="99"/>
    <w:qFormat/>
    <w:rsid w:val="00CD2CCC"/>
    <w:rPr>
      <w:sz w:val="16"/>
      <w:szCs w:val="16"/>
    </w:rPr>
  </w:style>
  <w:style w:type="paragraph" w:styleId="NormalWeb">
    <w:name w:val="Normal (Web)"/>
    <w:basedOn w:val="Normal"/>
    <w:uiPriority w:val="99"/>
    <w:rsid w:val="00CD2CCC"/>
    <w:pPr>
      <w:spacing w:before="100" w:beforeAutospacing="1" w:after="100" w:afterAutospacing="1"/>
    </w:pPr>
    <w:rPr>
      <w:rFonts w:eastAsia="Times New Roman" w:cs="Times New Roman"/>
      <w:sz w:val="24"/>
      <w:lang w:eastAsia="en-GB"/>
    </w:rPr>
  </w:style>
  <w:style w:type="paragraph" w:customStyle="1" w:styleId="Paragraph3">
    <w:name w:val="Paragraph 3"/>
    <w:aliases w:val="p3"/>
    <w:basedOn w:val="Normal"/>
    <w:link w:val="Paragraph3CharCharCharCharCharChar"/>
    <w:rsid w:val="00CD2CCC"/>
    <w:pPr>
      <w:tabs>
        <w:tab w:val="num" w:pos="1134"/>
        <w:tab w:val="num" w:pos="2232"/>
      </w:tabs>
      <w:spacing w:before="240"/>
      <w:ind w:left="1134" w:hanging="1134"/>
      <w:jc w:val="both"/>
    </w:pPr>
    <w:rPr>
      <w:rFonts w:eastAsia="Times New Roman" w:cs="Times New Roman"/>
      <w:szCs w:val="20"/>
    </w:rPr>
  </w:style>
  <w:style w:type="character" w:customStyle="1" w:styleId="Paragraph3CharCharCharCharCharChar">
    <w:name w:val="Paragraph 3 Char Char Char Char Char Char"/>
    <w:link w:val="Paragraph3"/>
    <w:locked/>
    <w:rsid w:val="00CD2CCC"/>
    <w:rPr>
      <w:rFonts w:eastAsia="Times New Roman" w:cs="Times New Roman"/>
      <w:sz w:val="20"/>
      <w:szCs w:val="20"/>
    </w:rPr>
  </w:style>
  <w:style w:type="paragraph" w:customStyle="1" w:styleId="Table">
    <w:name w:val="Table"/>
    <w:aliases w:val="t"/>
    <w:basedOn w:val="Normal"/>
    <w:rsid w:val="00CD2CCC"/>
    <w:pPr>
      <w:spacing w:before="60" w:after="60"/>
    </w:pPr>
    <w:rPr>
      <w:rFonts w:ascii="Arial" w:eastAsia="Calibri" w:hAnsi="Arial" w:cs="Times New Roman"/>
      <w:sz w:val="18"/>
      <w:szCs w:val="20"/>
    </w:rPr>
  </w:style>
  <w:style w:type="paragraph" w:styleId="ListNumber2">
    <w:name w:val="List Number 2"/>
    <w:aliases w:val="ln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customStyle="1" w:styleId="Paragraph4">
    <w:name w:val="Paragraph 4"/>
    <w:aliases w:val="p4"/>
    <w:basedOn w:val="Normal"/>
    <w:rsid w:val="00CD2CCC"/>
    <w:pPr>
      <w:tabs>
        <w:tab w:val="num" w:pos="360"/>
      </w:tabs>
      <w:spacing w:before="240"/>
      <w:ind w:left="360" w:hanging="360"/>
      <w:jc w:val="both"/>
    </w:pPr>
    <w:rPr>
      <w:rFonts w:eastAsia="Times New Roman" w:cs="Times New Roman"/>
      <w:szCs w:val="20"/>
    </w:rPr>
  </w:style>
  <w:style w:type="paragraph" w:styleId="ListBullet2">
    <w:name w:val="List Bullet 2"/>
    <w:aliases w:val="lb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styleId="BlockText">
    <w:name w:val="Block Text"/>
    <w:basedOn w:val="Normal"/>
    <w:rsid w:val="00CD2CCC"/>
    <w:pPr>
      <w:ind w:left="113" w:right="113"/>
      <w:jc w:val="center"/>
    </w:pPr>
    <w:rPr>
      <w:rFonts w:ascii="Arial" w:eastAsia="Calibri" w:hAnsi="Arial" w:cs="Arial"/>
      <w:szCs w:val="20"/>
    </w:rPr>
  </w:style>
  <w:style w:type="paragraph" w:customStyle="1" w:styleId="LetteredListTable">
    <w:name w:val="Lettered List Table"/>
    <w:aliases w:val="Alistair"/>
    <w:basedOn w:val="Table"/>
    <w:rsid w:val="00CD2CCC"/>
  </w:style>
  <w:style w:type="paragraph" w:customStyle="1" w:styleId="TableHeader">
    <w:name w:val="Table Header"/>
    <w:basedOn w:val="Table"/>
    <w:rsid w:val="00CD2CCC"/>
    <w:rPr>
      <w:b/>
    </w:rPr>
  </w:style>
  <w:style w:type="paragraph" w:customStyle="1" w:styleId="Submissionnumberedparagraph">
    <w:name w:val="Submission numbered paragraph"/>
    <w:rsid w:val="00CD2CCC"/>
    <w:pPr>
      <w:numPr>
        <w:numId w:val="3"/>
      </w:numPr>
      <w:spacing w:after="240" w:line="280" w:lineRule="exact"/>
    </w:pPr>
    <w:rPr>
      <w:rFonts w:ascii="Arial" w:eastAsia="Times New Roman" w:hAnsi="Arial" w:cs="Times New Roman"/>
      <w:lang w:eastAsia="en-GB"/>
    </w:rPr>
  </w:style>
  <w:style w:type="paragraph" w:customStyle="1" w:styleId="submissionheading">
    <w:name w:val="submission heading"/>
    <w:rsid w:val="00CD2CCC"/>
    <w:pPr>
      <w:keepNext/>
      <w:spacing w:after="0" w:line="280" w:lineRule="exact"/>
    </w:pPr>
    <w:rPr>
      <w:rFonts w:ascii="Arial" w:eastAsia="Times New Roman" w:hAnsi="Arial" w:cs="Times New Roman"/>
      <w:b/>
      <w:bCs/>
      <w:szCs w:val="20"/>
      <w:lang w:eastAsia="en-GB"/>
    </w:rPr>
  </w:style>
  <w:style w:type="paragraph" w:customStyle="1" w:styleId="tabnosp">
    <w:name w:val="tab no sp"/>
    <w:basedOn w:val="Normal"/>
    <w:rsid w:val="00CD2CCC"/>
    <w:pPr>
      <w:spacing w:line="240" w:lineRule="exact"/>
    </w:pPr>
    <w:rPr>
      <w:rFonts w:ascii="Arial" w:eastAsia="Times New Roman" w:hAnsi="Arial" w:cs="Times New Roman"/>
      <w:sz w:val="19"/>
      <w:szCs w:val="20"/>
      <w:lang w:eastAsia="en-GB"/>
    </w:rPr>
  </w:style>
  <w:style w:type="paragraph" w:styleId="ListContinue2">
    <w:name w:val="List Continue 2"/>
    <w:basedOn w:val="Normal"/>
    <w:rsid w:val="00CD2CCC"/>
    <w:pPr>
      <w:spacing w:after="120"/>
      <w:ind w:left="566"/>
    </w:pPr>
    <w:rPr>
      <w:rFonts w:ascii="Calibri" w:eastAsia="MS Mincho" w:hAnsi="Calibri" w:cs="Times New Roman"/>
    </w:rPr>
  </w:style>
  <w:style w:type="table" w:styleId="TableGridLight">
    <w:name w:val="Grid Table Light"/>
    <w:basedOn w:val="TableNormal"/>
    <w:uiPriority w:val="40"/>
    <w:rsid w:val="00CD2CCC"/>
    <w:pPr>
      <w:spacing w:after="0" w:line="240" w:lineRule="auto"/>
    </w:pPr>
    <w:rPr>
      <w:rFonts w:ascii="Times New Roman" w:eastAsia="MS Mincho"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
    <w:name w:val="Guidance"/>
    <w:basedOn w:val="Normal"/>
    <w:qFormat/>
    <w:rsid w:val="00CD2CCC"/>
    <w:rPr>
      <w:rFonts w:ascii="Calibri" w:eastAsia="MS Mincho" w:hAnsi="Calibri" w:cs="Times New Roman"/>
      <w:i/>
      <w:color w:val="132040" w:themeColor="accent1" w:themeShade="BF"/>
    </w:rPr>
  </w:style>
  <w:style w:type="paragraph" w:customStyle="1" w:styleId="GuidanceList">
    <w:name w:val="Guidance List"/>
    <w:basedOn w:val="ListParagraph"/>
    <w:qFormat/>
    <w:rsid w:val="00CD2CCC"/>
    <w:pPr>
      <w:numPr>
        <w:numId w:val="5"/>
      </w:numPr>
    </w:pPr>
    <w:rPr>
      <w:rFonts w:ascii="Calibri" w:eastAsia="MS Mincho" w:hAnsi="Calibri" w:cs="Times New Roman"/>
      <w:bCs w:val="0"/>
      <w:i/>
      <w:color w:val="132040" w:themeColor="accent1" w:themeShade="BF"/>
      <w:szCs w:val="22"/>
    </w:rPr>
  </w:style>
  <w:style w:type="paragraph" w:customStyle="1" w:styleId="TableText">
    <w:name w:val="Table Text"/>
    <w:rsid w:val="00CD2CCC"/>
    <w:pPr>
      <w:tabs>
        <w:tab w:val="right" w:pos="9720"/>
      </w:tabs>
      <w:spacing w:before="40" w:after="40" w:line="240" w:lineRule="auto"/>
    </w:pPr>
    <w:rPr>
      <w:rFonts w:ascii="Times New Roman" w:eastAsia="Times New Roman" w:hAnsi="Times New Roman" w:cs="Times New Roman"/>
      <w:bCs/>
      <w:sz w:val="20"/>
      <w:szCs w:val="24"/>
    </w:rPr>
  </w:style>
  <w:style w:type="paragraph" w:styleId="Revision">
    <w:name w:val="Revision"/>
    <w:hidden/>
    <w:uiPriority w:val="99"/>
    <w:semiHidden/>
    <w:rsid w:val="00CD2CCC"/>
    <w:pPr>
      <w:spacing w:after="0" w:line="240" w:lineRule="auto"/>
    </w:pPr>
    <w:rPr>
      <w:rFonts w:ascii="Calibri" w:eastAsia="MS Mincho" w:hAnsi="Calibri" w:cs="Times New Roman"/>
      <w:sz w:val="20"/>
    </w:rPr>
  </w:style>
  <w:style w:type="paragraph" w:styleId="CommentText">
    <w:name w:val="annotation text"/>
    <w:basedOn w:val="Normal"/>
    <w:link w:val="CommentTextChar"/>
    <w:uiPriority w:val="99"/>
    <w:rsid w:val="00CD2CCC"/>
    <w:rPr>
      <w:rFonts w:ascii="Calibri" w:eastAsia="MS Mincho" w:hAnsi="Calibri" w:cs="Times New Roman"/>
      <w:szCs w:val="20"/>
    </w:rPr>
  </w:style>
  <w:style w:type="character" w:customStyle="1" w:styleId="CommentTextChar">
    <w:name w:val="Comment Text Char"/>
    <w:basedOn w:val="DefaultParagraphFont"/>
    <w:link w:val="CommentText"/>
    <w:uiPriority w:val="99"/>
    <w:qFormat/>
    <w:rsid w:val="00CD2CCC"/>
    <w:rPr>
      <w:rFonts w:ascii="Calibri" w:eastAsia="MS Mincho" w:hAnsi="Calibri" w:cs="Times New Roman"/>
      <w:sz w:val="20"/>
      <w:szCs w:val="20"/>
    </w:rPr>
  </w:style>
  <w:style w:type="paragraph" w:styleId="CommentSubject">
    <w:name w:val="annotation subject"/>
    <w:basedOn w:val="CommentText"/>
    <w:next w:val="CommentText"/>
    <w:link w:val="CommentSubjectChar"/>
    <w:uiPriority w:val="99"/>
    <w:rsid w:val="00CD2CCC"/>
    <w:rPr>
      <w:b/>
      <w:bCs w:val="0"/>
    </w:rPr>
  </w:style>
  <w:style w:type="character" w:customStyle="1" w:styleId="CommentSubjectChar">
    <w:name w:val="Comment Subject Char"/>
    <w:basedOn w:val="CommentTextChar"/>
    <w:link w:val="CommentSubject"/>
    <w:uiPriority w:val="99"/>
    <w:rsid w:val="00CD2CCC"/>
    <w:rPr>
      <w:rFonts w:ascii="Calibri" w:eastAsia="MS Mincho" w:hAnsi="Calibri" w:cs="Times New Roman"/>
      <w:b/>
      <w:bCs/>
      <w:sz w:val="20"/>
      <w:szCs w:val="20"/>
    </w:rPr>
  </w:style>
  <w:style w:type="character" w:styleId="Mention">
    <w:name w:val="Mention"/>
    <w:basedOn w:val="DefaultParagraphFont"/>
    <w:uiPriority w:val="99"/>
    <w:unhideWhenUsed/>
    <w:rsid w:val="00CD2CCC"/>
    <w:rPr>
      <w:color w:val="2B579A"/>
      <w:shd w:val="clear" w:color="auto" w:fill="E1DFDD"/>
    </w:rPr>
  </w:style>
  <w:style w:type="paragraph" w:customStyle="1" w:styleId="Link">
    <w:name w:val="Link"/>
    <w:basedOn w:val="Normal"/>
    <w:autoRedefine/>
    <w:qFormat/>
    <w:rsid w:val="00CD2CCC"/>
    <w:rPr>
      <w:rFonts w:ascii="Calibri" w:eastAsia="MS Mincho" w:hAnsi="Calibri" w:cs="Times New Roman"/>
      <w:color w:val="1A2B56" w:themeColor="accent1"/>
      <w:u w:val="single"/>
      <w:lang w:eastAsia="en-GB"/>
    </w:rPr>
  </w:style>
  <w:style w:type="table" w:styleId="GridTable4-Accent5">
    <w:name w:val="Grid Table 4 Accent 5"/>
    <w:basedOn w:val="TableNormal"/>
    <w:uiPriority w:val="49"/>
    <w:rsid w:val="00CD2CCC"/>
    <w:pPr>
      <w:spacing w:after="0" w:line="240" w:lineRule="auto"/>
    </w:pPr>
    <w:rPr>
      <w:rFonts w:ascii="Calibri" w:eastAsia="Calibri" w:hAnsi="Calibri" w:cs="Times New Roman"/>
      <w:sz w:val="20"/>
      <w:szCs w:val="20"/>
      <w:lang w:eastAsia="en-GB"/>
    </w:rPr>
    <w:tblPr>
      <w:tblStyleRowBandSize w:val="1"/>
      <w:tblStyleColBandSize w:val="1"/>
      <w:tblBorders>
        <w:top w:val="single" w:sz="4" w:space="0" w:color="557AFF" w:themeColor="accent5" w:themeTint="99"/>
        <w:left w:val="single" w:sz="4" w:space="0" w:color="557AFF" w:themeColor="accent5" w:themeTint="99"/>
        <w:bottom w:val="single" w:sz="4" w:space="0" w:color="557AFF" w:themeColor="accent5" w:themeTint="99"/>
        <w:right w:val="single" w:sz="4" w:space="0" w:color="557AFF" w:themeColor="accent5" w:themeTint="99"/>
        <w:insideH w:val="single" w:sz="4" w:space="0" w:color="557AFF" w:themeColor="accent5" w:themeTint="99"/>
        <w:insideV w:val="single" w:sz="4" w:space="0" w:color="557AFF" w:themeColor="accent5" w:themeTint="99"/>
      </w:tblBorders>
    </w:tblPr>
    <w:tblStylePr w:type="firstRow">
      <w:rPr>
        <w:b/>
        <w:bCs/>
        <w:color w:val="FFFFFF" w:themeColor="background1"/>
      </w:rPr>
      <w:tblPr/>
      <w:tcPr>
        <w:tcBorders>
          <w:top w:val="single" w:sz="4" w:space="0" w:color="0032E4" w:themeColor="accent5"/>
          <w:left w:val="single" w:sz="4" w:space="0" w:color="0032E4" w:themeColor="accent5"/>
          <w:bottom w:val="single" w:sz="4" w:space="0" w:color="0032E4" w:themeColor="accent5"/>
          <w:right w:val="single" w:sz="4" w:space="0" w:color="0032E4" w:themeColor="accent5"/>
          <w:insideH w:val="nil"/>
          <w:insideV w:val="nil"/>
        </w:tcBorders>
        <w:shd w:val="clear" w:color="auto" w:fill="0032E4" w:themeFill="accent5"/>
      </w:tcPr>
    </w:tblStylePr>
    <w:tblStylePr w:type="lastRow">
      <w:rPr>
        <w:b/>
        <w:bCs/>
      </w:rPr>
      <w:tblPr/>
      <w:tcPr>
        <w:tcBorders>
          <w:top w:val="double" w:sz="4" w:space="0" w:color="0032E4" w:themeColor="accent5"/>
        </w:tcBorders>
      </w:tcPr>
    </w:tblStylePr>
    <w:tblStylePr w:type="firstCol">
      <w:rPr>
        <w:b/>
        <w:bCs/>
      </w:rPr>
    </w:tblStylePr>
    <w:tblStylePr w:type="lastCol">
      <w:rPr>
        <w:b/>
        <w:bCs/>
      </w:rPr>
    </w:tblStylePr>
    <w:tblStylePr w:type="band1Vert">
      <w:tblPr/>
      <w:tcPr>
        <w:shd w:val="clear" w:color="auto" w:fill="C6D2FF" w:themeFill="accent5" w:themeFillTint="33"/>
      </w:tcPr>
    </w:tblStylePr>
    <w:tblStylePr w:type="band1Horz">
      <w:tblPr/>
      <w:tcPr>
        <w:shd w:val="clear" w:color="auto" w:fill="C6D2FF" w:themeFill="accent5" w:themeFillTint="33"/>
      </w:tcPr>
    </w:tblStylePr>
  </w:style>
  <w:style w:type="table" w:styleId="GridTable4-Accent3">
    <w:name w:val="Grid Table 4 Accent 3"/>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B0C1CC" w:themeColor="accent3" w:themeTint="99"/>
        <w:left w:val="single" w:sz="4" w:space="0" w:color="B0C1CC" w:themeColor="accent3" w:themeTint="99"/>
        <w:bottom w:val="single" w:sz="4" w:space="0" w:color="B0C1CC" w:themeColor="accent3" w:themeTint="99"/>
        <w:right w:val="single" w:sz="4" w:space="0" w:color="B0C1CC" w:themeColor="accent3" w:themeTint="99"/>
        <w:insideH w:val="single" w:sz="4" w:space="0" w:color="B0C1CC" w:themeColor="accent3" w:themeTint="99"/>
        <w:insideV w:val="single" w:sz="4" w:space="0" w:color="B0C1CC" w:themeColor="accent3" w:themeTint="99"/>
      </w:tblBorders>
    </w:tblPr>
    <w:tblStylePr w:type="firstRow">
      <w:rPr>
        <w:b/>
        <w:bCs/>
        <w:color w:val="FFFFFF" w:themeColor="background1"/>
      </w:rPr>
      <w:tblPr/>
      <w:tcPr>
        <w:tcBorders>
          <w:top w:val="single" w:sz="4" w:space="0" w:color="7C98AB" w:themeColor="accent3"/>
          <w:left w:val="single" w:sz="4" w:space="0" w:color="7C98AB" w:themeColor="accent3"/>
          <w:bottom w:val="single" w:sz="4" w:space="0" w:color="7C98AB" w:themeColor="accent3"/>
          <w:right w:val="single" w:sz="4" w:space="0" w:color="7C98AB" w:themeColor="accent3"/>
          <w:insideH w:val="nil"/>
          <w:insideV w:val="nil"/>
        </w:tcBorders>
        <w:shd w:val="clear" w:color="auto" w:fill="7C98AB" w:themeFill="accent3"/>
      </w:tcPr>
    </w:tblStylePr>
    <w:tblStylePr w:type="lastRow">
      <w:rPr>
        <w:b/>
        <w:bCs/>
      </w:rPr>
      <w:tblPr/>
      <w:tcPr>
        <w:tcBorders>
          <w:top w:val="double" w:sz="4" w:space="0" w:color="7C98AB" w:themeColor="accent3"/>
        </w:tcBorders>
      </w:tcPr>
    </w:tblStylePr>
    <w:tblStylePr w:type="firstCol">
      <w:rPr>
        <w:b/>
        <w:bCs/>
      </w:rPr>
    </w:tblStylePr>
    <w:tblStylePr w:type="lastCol">
      <w:rPr>
        <w:b/>
        <w:bCs/>
      </w:rPr>
    </w:tblStylePr>
    <w:tblStylePr w:type="band1Vert">
      <w:tblPr/>
      <w:tcPr>
        <w:shd w:val="clear" w:color="auto" w:fill="E4EAEE" w:themeFill="accent3" w:themeFillTint="33"/>
      </w:tcPr>
    </w:tblStylePr>
    <w:tblStylePr w:type="band1Horz">
      <w:tblPr/>
      <w:tcPr>
        <w:shd w:val="clear" w:color="auto" w:fill="E4EAEE" w:themeFill="accent3" w:themeFillTint="33"/>
      </w:tcPr>
    </w:tblStylePr>
  </w:style>
  <w:style w:type="table" w:styleId="GridTable4-Accent1">
    <w:name w:val="Grid Table 4 Accent 1"/>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476BC7" w:themeColor="accent1" w:themeTint="99"/>
        <w:left w:val="single" w:sz="4" w:space="0" w:color="476BC7" w:themeColor="accent1" w:themeTint="99"/>
        <w:bottom w:val="single" w:sz="4" w:space="0" w:color="476BC7" w:themeColor="accent1" w:themeTint="99"/>
        <w:right w:val="single" w:sz="4" w:space="0" w:color="476BC7" w:themeColor="accent1" w:themeTint="99"/>
        <w:insideH w:val="single" w:sz="4" w:space="0" w:color="476BC7" w:themeColor="accent1" w:themeTint="99"/>
        <w:insideV w:val="single" w:sz="4" w:space="0" w:color="476BC7" w:themeColor="accent1" w:themeTint="99"/>
      </w:tblBorders>
    </w:tblPr>
    <w:tblStylePr w:type="firstRow">
      <w:rPr>
        <w:b/>
        <w:bCs/>
        <w:color w:val="FFFFFF" w:themeColor="background1"/>
      </w:rPr>
      <w:tblPr/>
      <w:tcPr>
        <w:tcBorders>
          <w:top w:val="single" w:sz="4" w:space="0" w:color="1A2B56" w:themeColor="accent1"/>
          <w:left w:val="single" w:sz="4" w:space="0" w:color="1A2B56" w:themeColor="accent1"/>
          <w:bottom w:val="single" w:sz="4" w:space="0" w:color="1A2B56" w:themeColor="accent1"/>
          <w:right w:val="single" w:sz="4" w:space="0" w:color="1A2B56" w:themeColor="accent1"/>
          <w:insideH w:val="nil"/>
          <w:insideV w:val="nil"/>
        </w:tcBorders>
        <w:shd w:val="clear" w:color="auto" w:fill="1A2B56" w:themeFill="accent1"/>
      </w:tcPr>
    </w:tblStylePr>
    <w:tblStylePr w:type="lastRow">
      <w:rPr>
        <w:b/>
        <w:bCs/>
      </w:rPr>
      <w:tblPr/>
      <w:tcPr>
        <w:tcBorders>
          <w:top w:val="double" w:sz="4" w:space="0" w:color="1A2B56" w:themeColor="accent1"/>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 w:type="table" w:styleId="ListTable3-Accent5">
    <w:name w:val="List Table 3 Accent 5"/>
    <w:basedOn w:val="TableNormal"/>
    <w:uiPriority w:val="48"/>
    <w:rsid w:val="004B7BBD"/>
    <w:pPr>
      <w:spacing w:after="0" w:line="240" w:lineRule="auto"/>
    </w:pPr>
    <w:tblPr>
      <w:tblStyleRowBandSize w:val="1"/>
      <w:tblStyleColBandSize w:val="1"/>
      <w:tblBorders>
        <w:top w:val="single" w:sz="4" w:space="0" w:color="0032E4" w:themeColor="accent5"/>
        <w:left w:val="single" w:sz="4" w:space="0" w:color="0032E4" w:themeColor="accent5"/>
        <w:bottom w:val="single" w:sz="4" w:space="0" w:color="0032E4" w:themeColor="accent5"/>
        <w:right w:val="single" w:sz="4" w:space="0" w:color="0032E4" w:themeColor="accent5"/>
      </w:tblBorders>
    </w:tblPr>
    <w:tblStylePr w:type="firstRow">
      <w:rPr>
        <w:b/>
        <w:bCs/>
        <w:color w:val="FFFFFF" w:themeColor="background1"/>
      </w:rPr>
      <w:tblPr/>
      <w:tcPr>
        <w:shd w:val="clear" w:color="auto" w:fill="0032E4" w:themeFill="accent5"/>
      </w:tcPr>
    </w:tblStylePr>
    <w:tblStylePr w:type="lastRow">
      <w:rPr>
        <w:b/>
        <w:bCs/>
      </w:rPr>
      <w:tblPr/>
      <w:tcPr>
        <w:tcBorders>
          <w:top w:val="double" w:sz="4" w:space="0" w:color="0032E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2E4" w:themeColor="accent5"/>
          <w:right w:val="single" w:sz="4" w:space="0" w:color="0032E4" w:themeColor="accent5"/>
        </w:tcBorders>
      </w:tcPr>
    </w:tblStylePr>
    <w:tblStylePr w:type="band1Horz">
      <w:tblPr/>
      <w:tcPr>
        <w:tcBorders>
          <w:top w:val="single" w:sz="4" w:space="0" w:color="0032E4" w:themeColor="accent5"/>
          <w:bottom w:val="single" w:sz="4" w:space="0" w:color="0032E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2E4" w:themeColor="accent5"/>
          <w:left w:val="nil"/>
        </w:tcBorders>
      </w:tcPr>
    </w:tblStylePr>
    <w:tblStylePr w:type="swCell">
      <w:tblPr/>
      <w:tcPr>
        <w:tcBorders>
          <w:top w:val="double" w:sz="4" w:space="0" w:color="0032E4" w:themeColor="accent5"/>
          <w:right w:val="nil"/>
        </w:tcBorders>
      </w:tcPr>
    </w:tblStylePr>
  </w:style>
  <w:style w:type="character" w:styleId="UnresolvedMention">
    <w:name w:val="Unresolved Mention"/>
    <w:basedOn w:val="DefaultParagraphFont"/>
    <w:uiPriority w:val="99"/>
    <w:semiHidden/>
    <w:unhideWhenUsed/>
    <w:rsid w:val="00F94A76"/>
    <w:rPr>
      <w:color w:val="605E5C"/>
      <w:shd w:val="clear" w:color="auto" w:fill="E1DFDD"/>
    </w:rPr>
  </w:style>
  <w:style w:type="character" w:customStyle="1" w:styleId="ListParagraphChar">
    <w:name w:val="List Paragraph Char"/>
    <w:aliases w:val="Dot pt Char,No Spacing1 Char,List Paragraph1 Char,List Paragraph Char Char Char Char,Indicator Text Char,Numbered Para 1 Char,Bullet Points Char,MAIN CONTENT Char,List Paragraph12 Char,Bullet Style Char,F5 List Paragraph Char,L Char"/>
    <w:link w:val="ListParagraph"/>
    <w:uiPriority w:val="34"/>
    <w:rsid w:val="00E67E5F"/>
    <w:rPr>
      <w:bCs/>
      <w:color w:val="000000" w:themeColor="text1" w:themeShade="80"/>
      <w:sz w:val="20"/>
      <w:szCs w:val="24"/>
    </w:rPr>
  </w:style>
  <w:style w:type="character" w:styleId="SmartLink">
    <w:name w:val="Smart Link"/>
    <w:basedOn w:val="DefaultParagraphFont"/>
    <w:uiPriority w:val="99"/>
    <w:semiHidden/>
    <w:unhideWhenUsed/>
    <w:rsid w:val="008C194A"/>
    <w:rPr>
      <w:color w:val="0000FF"/>
      <w:u w:val="single"/>
      <w:shd w:val="clear" w:color="auto" w:fill="F3F2F1"/>
    </w:rPr>
  </w:style>
  <w:style w:type="character" w:customStyle="1" w:styleId="cf11">
    <w:name w:val="cf11"/>
    <w:basedOn w:val="DefaultParagraphFont"/>
    <w:rsid w:val="00C97DD4"/>
    <w:rPr>
      <w:rFonts w:ascii="Segoe UI" w:hAnsi="Segoe UI" w:cs="Segoe UI" w:hint="default"/>
      <w:sz w:val="18"/>
      <w:szCs w:val="18"/>
    </w:rPr>
  </w:style>
  <w:style w:type="character" w:customStyle="1" w:styleId="cf01">
    <w:name w:val="cf01"/>
    <w:basedOn w:val="DefaultParagraphFont"/>
    <w:rsid w:val="00C97DD4"/>
    <w:rPr>
      <w:rFonts w:ascii="Segoe UI" w:hAnsi="Segoe UI" w:cs="Segoe UI" w:hint="default"/>
      <w:sz w:val="18"/>
      <w:szCs w:val="18"/>
    </w:rPr>
  </w:style>
  <w:style w:type="character" w:customStyle="1" w:styleId="wacimagecontainer">
    <w:name w:val="wacimagecontainer"/>
    <w:basedOn w:val="DefaultParagraphFont"/>
    <w:rsid w:val="0082225A"/>
  </w:style>
  <w:style w:type="paragraph" w:customStyle="1" w:styleId="Strong1">
    <w:name w:val="Strong1"/>
    <w:qFormat/>
    <w:rsid w:val="0041138D"/>
    <w:pPr>
      <w:spacing w:after="0" w:line="240" w:lineRule="auto"/>
    </w:pPr>
    <w:rPr>
      <w:rFonts w:ascii="Calibri" w:eastAsia="Calibri" w:hAnsi="Calibri" w:cs="Calibri"/>
      <w:b/>
      <w:bCs/>
      <w:color w:val="222831"/>
      <w:sz w:val="21"/>
      <w:szCs w:val="21"/>
      <w:lang w:val="en-IN" w:eastAsia="en-IN"/>
    </w:rPr>
  </w:style>
  <w:style w:type="character" w:styleId="FootnoteReference">
    <w:name w:val="footnote reference"/>
    <w:uiPriority w:val="99"/>
    <w:semiHidden/>
    <w:unhideWhenUsed/>
    <w:rsid w:val="0041138D"/>
    <w:rPr>
      <w:vertAlign w:val="superscript"/>
    </w:rPr>
  </w:style>
  <w:style w:type="character" w:styleId="EndnoteReference">
    <w:name w:val="endnote reference"/>
    <w:uiPriority w:val="99"/>
    <w:semiHidden/>
    <w:unhideWhenUsed/>
    <w:rsid w:val="0041138D"/>
    <w:rPr>
      <w:vertAlign w:val="superscript"/>
    </w:rPr>
  </w:style>
  <w:style w:type="paragraph" w:styleId="EndnoteText">
    <w:name w:val="endnote text"/>
    <w:link w:val="EndnoteTextChar"/>
    <w:uiPriority w:val="99"/>
    <w:semiHidden/>
    <w:unhideWhenUsed/>
    <w:rsid w:val="0041138D"/>
    <w:pPr>
      <w:spacing w:after="0" w:line="240" w:lineRule="auto"/>
    </w:pPr>
    <w:rPr>
      <w:rFonts w:ascii="Calibri" w:eastAsia="Calibri" w:hAnsi="Calibri" w:cs="Calibri"/>
      <w:color w:val="222831"/>
      <w:sz w:val="20"/>
      <w:szCs w:val="20"/>
      <w:lang w:val="en-IN" w:eastAsia="en-IN"/>
    </w:rPr>
  </w:style>
  <w:style w:type="character" w:customStyle="1" w:styleId="EndnoteTextChar">
    <w:name w:val="Endnote Text Char"/>
    <w:basedOn w:val="DefaultParagraphFont"/>
    <w:link w:val="EndnoteText"/>
    <w:uiPriority w:val="99"/>
    <w:semiHidden/>
    <w:rsid w:val="0041138D"/>
    <w:rPr>
      <w:rFonts w:ascii="Calibri" w:eastAsia="Calibri" w:hAnsi="Calibri" w:cs="Calibri"/>
      <w:color w:val="222831"/>
      <w:sz w:val="20"/>
      <w:szCs w:val="20"/>
      <w:lang w:val="en-IN" w:eastAsia="en-IN"/>
    </w:rPr>
  </w:style>
  <w:style w:type="paragraph" w:styleId="Caption">
    <w:name w:val="caption"/>
    <w:basedOn w:val="Normal"/>
    <w:next w:val="Normal"/>
    <w:uiPriority w:val="35"/>
    <w:semiHidden/>
    <w:unhideWhenUsed/>
    <w:qFormat/>
    <w:rsid w:val="0041138D"/>
    <w:pPr>
      <w:spacing w:after="200" w:line="278" w:lineRule="auto"/>
    </w:pPr>
    <w:rPr>
      <w:rFonts w:ascii="Aptos" w:eastAsiaTheme="minorEastAsia" w:hAnsi="Aptos"/>
      <w:b/>
      <w:color w:val="1A2B56" w:themeColor="accent1"/>
      <w:kern w:val="2"/>
      <w:sz w:val="18"/>
      <w:szCs w:val="18"/>
      <w:lang w:val="en-US"/>
      <w14:ligatures w14:val="standardContextual"/>
    </w:rPr>
  </w:style>
  <w:style w:type="character" w:styleId="PageNumber">
    <w:name w:val="page number"/>
    <w:basedOn w:val="DefaultParagraphFont"/>
    <w:uiPriority w:val="99"/>
    <w:semiHidden/>
    <w:unhideWhenUsed/>
    <w:rsid w:val="0041138D"/>
  </w:style>
  <w:style w:type="character" w:styleId="BookTitle">
    <w:name w:val="Book Title"/>
    <w:basedOn w:val="DefaultParagraphFont"/>
    <w:uiPriority w:val="33"/>
    <w:qFormat/>
    <w:rsid w:val="0041138D"/>
    <w:rPr>
      <w:b/>
      <w:bCs/>
      <w:i/>
      <w:iCs/>
      <w:spacing w:val="5"/>
    </w:rPr>
  </w:style>
  <w:style w:type="paragraph" w:styleId="IntenseQuote">
    <w:name w:val="Intense Quote"/>
    <w:basedOn w:val="Normal"/>
    <w:next w:val="Normal"/>
    <w:link w:val="IntenseQuoteChar"/>
    <w:uiPriority w:val="30"/>
    <w:qFormat/>
    <w:rsid w:val="0041138D"/>
    <w:pPr>
      <w:pBdr>
        <w:top w:val="single" w:sz="4" w:space="10" w:color="1A2B56" w:themeColor="accent1"/>
        <w:bottom w:val="single" w:sz="4" w:space="10" w:color="1A2B56" w:themeColor="accent1"/>
      </w:pBdr>
      <w:spacing w:before="360" w:after="360" w:line="278" w:lineRule="auto"/>
      <w:ind w:left="864" w:right="864"/>
      <w:jc w:val="center"/>
    </w:pPr>
    <w:rPr>
      <w:bCs w:val="0"/>
      <w:i/>
      <w:iCs/>
      <w:color w:val="1A2B56" w:themeColor="accent1"/>
      <w:kern w:val="2"/>
      <w:sz w:val="24"/>
      <w14:ligatures w14:val="standardContextual"/>
    </w:rPr>
  </w:style>
  <w:style w:type="character" w:customStyle="1" w:styleId="IntenseQuoteChar">
    <w:name w:val="Intense Quote Char"/>
    <w:basedOn w:val="DefaultParagraphFont"/>
    <w:link w:val="IntenseQuote"/>
    <w:uiPriority w:val="30"/>
    <w:rsid w:val="0041138D"/>
    <w:rPr>
      <w:i/>
      <w:iCs/>
      <w:color w:val="1A2B56" w:themeColor="accent1"/>
      <w:kern w:val="2"/>
      <w:sz w:val="24"/>
      <w:szCs w:val="24"/>
      <w14:ligatures w14:val="standardContextual"/>
    </w:rPr>
  </w:style>
  <w:style w:type="character" w:styleId="IntenseReference">
    <w:name w:val="Intense Reference"/>
    <w:basedOn w:val="DefaultParagraphFont"/>
    <w:uiPriority w:val="32"/>
    <w:qFormat/>
    <w:rsid w:val="0041138D"/>
    <w:rPr>
      <w:b/>
      <w:bCs/>
      <w:smallCaps/>
      <w:color w:val="1A2B56" w:themeColor="accent1"/>
      <w:spacing w:val="5"/>
    </w:rPr>
  </w:style>
  <w:style w:type="character" w:styleId="SubtleReference">
    <w:name w:val="Subtle Reference"/>
    <w:basedOn w:val="DefaultParagraphFont"/>
    <w:uiPriority w:val="31"/>
    <w:qFormat/>
    <w:rsid w:val="0041138D"/>
    <w:rPr>
      <w:smallCaps/>
      <w:color w:val="5A5A5A" w:themeColor="text1" w:themeTint="A5"/>
    </w:rPr>
  </w:style>
  <w:style w:type="table" w:customStyle="1" w:styleId="GridTable4-Accent11">
    <w:name w:val="Grid Table 4 - Accent 11"/>
    <w:basedOn w:val="TableNormal"/>
    <w:next w:val="GridTable4-Accent1"/>
    <w:uiPriority w:val="49"/>
    <w:rsid w:val="0064620B"/>
    <w:pPr>
      <w:spacing w:after="0" w:line="240" w:lineRule="auto"/>
    </w:pPr>
    <w:rPr>
      <w:rFonts w:eastAsiaTheme="minorEastAsia"/>
      <w:sz w:val="24"/>
      <w:szCs w:val="24"/>
      <w:lang w:val="en-US"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A2B56"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5310">
      <w:bodyDiv w:val="1"/>
      <w:marLeft w:val="0"/>
      <w:marRight w:val="0"/>
      <w:marTop w:val="0"/>
      <w:marBottom w:val="0"/>
      <w:divBdr>
        <w:top w:val="none" w:sz="0" w:space="0" w:color="auto"/>
        <w:left w:val="none" w:sz="0" w:space="0" w:color="auto"/>
        <w:bottom w:val="none" w:sz="0" w:space="0" w:color="auto"/>
        <w:right w:val="none" w:sz="0" w:space="0" w:color="auto"/>
      </w:divBdr>
      <w:divsChild>
        <w:div w:id="722871735">
          <w:marLeft w:val="0"/>
          <w:marRight w:val="0"/>
          <w:marTop w:val="0"/>
          <w:marBottom w:val="0"/>
          <w:divBdr>
            <w:top w:val="none" w:sz="0" w:space="0" w:color="auto"/>
            <w:left w:val="none" w:sz="0" w:space="0" w:color="auto"/>
            <w:bottom w:val="none" w:sz="0" w:space="0" w:color="auto"/>
            <w:right w:val="none" w:sz="0" w:space="0" w:color="auto"/>
          </w:divBdr>
        </w:div>
        <w:div w:id="1893810091">
          <w:marLeft w:val="0"/>
          <w:marRight w:val="0"/>
          <w:marTop w:val="0"/>
          <w:marBottom w:val="0"/>
          <w:divBdr>
            <w:top w:val="none" w:sz="0" w:space="0" w:color="auto"/>
            <w:left w:val="none" w:sz="0" w:space="0" w:color="auto"/>
            <w:bottom w:val="none" w:sz="0" w:space="0" w:color="auto"/>
            <w:right w:val="none" w:sz="0" w:space="0" w:color="auto"/>
          </w:divBdr>
        </w:div>
      </w:divsChild>
    </w:div>
    <w:div w:id="368847085">
      <w:marLeft w:val="0"/>
      <w:marRight w:val="0"/>
      <w:marTop w:val="0"/>
      <w:marBottom w:val="0"/>
      <w:divBdr>
        <w:top w:val="none" w:sz="0" w:space="0" w:color="auto"/>
        <w:left w:val="none" w:sz="0" w:space="0" w:color="auto"/>
        <w:bottom w:val="none" w:sz="0" w:space="0" w:color="auto"/>
        <w:right w:val="none" w:sz="0" w:space="0" w:color="auto"/>
      </w:divBdr>
    </w:div>
    <w:div w:id="407386552">
      <w:bodyDiv w:val="1"/>
      <w:marLeft w:val="0"/>
      <w:marRight w:val="0"/>
      <w:marTop w:val="0"/>
      <w:marBottom w:val="0"/>
      <w:divBdr>
        <w:top w:val="none" w:sz="0" w:space="0" w:color="auto"/>
        <w:left w:val="none" w:sz="0" w:space="0" w:color="auto"/>
        <w:bottom w:val="none" w:sz="0" w:space="0" w:color="auto"/>
        <w:right w:val="none" w:sz="0" w:space="0" w:color="auto"/>
      </w:divBdr>
    </w:div>
    <w:div w:id="1088231052">
      <w:bodyDiv w:val="1"/>
      <w:marLeft w:val="0"/>
      <w:marRight w:val="0"/>
      <w:marTop w:val="0"/>
      <w:marBottom w:val="0"/>
      <w:divBdr>
        <w:top w:val="none" w:sz="0" w:space="0" w:color="auto"/>
        <w:left w:val="none" w:sz="0" w:space="0" w:color="auto"/>
        <w:bottom w:val="none" w:sz="0" w:space="0" w:color="auto"/>
        <w:right w:val="none" w:sz="0" w:space="0" w:color="auto"/>
      </w:divBdr>
      <w:divsChild>
        <w:div w:id="110631638">
          <w:marLeft w:val="0"/>
          <w:marRight w:val="0"/>
          <w:marTop w:val="0"/>
          <w:marBottom w:val="0"/>
          <w:divBdr>
            <w:top w:val="none" w:sz="0" w:space="0" w:color="auto"/>
            <w:left w:val="none" w:sz="0" w:space="0" w:color="auto"/>
            <w:bottom w:val="none" w:sz="0" w:space="0" w:color="auto"/>
            <w:right w:val="none" w:sz="0" w:space="0" w:color="auto"/>
          </w:divBdr>
        </w:div>
        <w:div w:id="292560882">
          <w:marLeft w:val="0"/>
          <w:marRight w:val="0"/>
          <w:marTop w:val="0"/>
          <w:marBottom w:val="0"/>
          <w:divBdr>
            <w:top w:val="none" w:sz="0" w:space="0" w:color="auto"/>
            <w:left w:val="none" w:sz="0" w:space="0" w:color="auto"/>
            <w:bottom w:val="none" w:sz="0" w:space="0" w:color="auto"/>
            <w:right w:val="none" w:sz="0" w:space="0" w:color="auto"/>
          </w:divBdr>
        </w:div>
        <w:div w:id="397168824">
          <w:marLeft w:val="0"/>
          <w:marRight w:val="0"/>
          <w:marTop w:val="0"/>
          <w:marBottom w:val="0"/>
          <w:divBdr>
            <w:top w:val="none" w:sz="0" w:space="0" w:color="auto"/>
            <w:left w:val="none" w:sz="0" w:space="0" w:color="auto"/>
            <w:bottom w:val="none" w:sz="0" w:space="0" w:color="auto"/>
            <w:right w:val="none" w:sz="0" w:space="0" w:color="auto"/>
          </w:divBdr>
        </w:div>
        <w:div w:id="908464076">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458988057">
          <w:marLeft w:val="0"/>
          <w:marRight w:val="0"/>
          <w:marTop w:val="0"/>
          <w:marBottom w:val="0"/>
          <w:divBdr>
            <w:top w:val="none" w:sz="0" w:space="0" w:color="auto"/>
            <w:left w:val="none" w:sz="0" w:space="0" w:color="auto"/>
            <w:bottom w:val="none" w:sz="0" w:space="0" w:color="auto"/>
            <w:right w:val="none" w:sz="0" w:space="0" w:color="auto"/>
          </w:divBdr>
        </w:div>
        <w:div w:id="1575889934">
          <w:marLeft w:val="0"/>
          <w:marRight w:val="0"/>
          <w:marTop w:val="0"/>
          <w:marBottom w:val="0"/>
          <w:divBdr>
            <w:top w:val="none" w:sz="0" w:space="0" w:color="auto"/>
            <w:left w:val="none" w:sz="0" w:space="0" w:color="auto"/>
            <w:bottom w:val="none" w:sz="0" w:space="0" w:color="auto"/>
            <w:right w:val="none" w:sz="0" w:space="0" w:color="auto"/>
          </w:divBdr>
        </w:div>
      </w:divsChild>
    </w:div>
    <w:div w:id="1282419373">
      <w:marLeft w:val="0"/>
      <w:marRight w:val="0"/>
      <w:marTop w:val="0"/>
      <w:marBottom w:val="0"/>
      <w:divBdr>
        <w:top w:val="none" w:sz="0" w:space="0" w:color="auto"/>
        <w:left w:val="none" w:sz="0" w:space="0" w:color="auto"/>
        <w:bottom w:val="none" w:sz="0" w:space="0" w:color="auto"/>
        <w:right w:val="none" w:sz="0" w:space="0" w:color="auto"/>
      </w:divBdr>
    </w:div>
    <w:div w:id="1297684243">
      <w:bodyDiv w:val="1"/>
      <w:marLeft w:val="0"/>
      <w:marRight w:val="0"/>
      <w:marTop w:val="0"/>
      <w:marBottom w:val="0"/>
      <w:divBdr>
        <w:top w:val="none" w:sz="0" w:space="0" w:color="auto"/>
        <w:left w:val="none" w:sz="0" w:space="0" w:color="auto"/>
        <w:bottom w:val="none" w:sz="0" w:space="0" w:color="auto"/>
        <w:right w:val="none" w:sz="0" w:space="0" w:color="auto"/>
      </w:divBdr>
      <w:divsChild>
        <w:div w:id="856238548">
          <w:marLeft w:val="0"/>
          <w:marRight w:val="0"/>
          <w:marTop w:val="0"/>
          <w:marBottom w:val="0"/>
          <w:divBdr>
            <w:top w:val="none" w:sz="0" w:space="0" w:color="auto"/>
            <w:left w:val="none" w:sz="0" w:space="0" w:color="auto"/>
            <w:bottom w:val="none" w:sz="0" w:space="0" w:color="auto"/>
            <w:right w:val="none" w:sz="0" w:space="0" w:color="auto"/>
          </w:divBdr>
        </w:div>
      </w:divsChild>
    </w:div>
    <w:div w:id="1380469343">
      <w:bodyDiv w:val="1"/>
      <w:marLeft w:val="0"/>
      <w:marRight w:val="0"/>
      <w:marTop w:val="0"/>
      <w:marBottom w:val="0"/>
      <w:divBdr>
        <w:top w:val="none" w:sz="0" w:space="0" w:color="auto"/>
        <w:left w:val="none" w:sz="0" w:space="0" w:color="auto"/>
        <w:bottom w:val="none" w:sz="0" w:space="0" w:color="auto"/>
        <w:right w:val="none" w:sz="0" w:space="0" w:color="auto"/>
      </w:divBdr>
    </w:div>
    <w:div w:id="14738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package" Target="embeddings/Microsoft_Visio_Drawing.vsdx"/><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de42048b-ec37-4ba8-8c7d-cce609e5a17c">
      <UserInfo>
        <DisplayName>Bloom, Daniel</DisplayName>
        <AccountId>94</AccountId>
        <AccountType/>
      </UserInfo>
      <UserInfo>
        <DisplayName>George, Mark</DisplayName>
        <AccountId>127</AccountId>
        <AccountType/>
      </UserInfo>
      <UserInfo>
        <DisplayName>Gill, Kelvin - Chaucer</DisplayName>
        <AccountId>18</AccountId>
        <AccountType/>
      </UserInfo>
      <UserInfo>
        <DisplayName>Ginn, Lance</DisplayName>
        <AccountId>7</AccountId>
        <AccountType/>
      </UserInfo>
      <UserInfo>
        <DisplayName>Hubble, Daniel - Chaucer</DisplayName>
        <AccountId>16</AccountId>
        <AccountType/>
      </UserInfo>
      <UserInfo>
        <DisplayName>Konstantinov, Kosta - Chaucer</DisplayName>
        <AccountId>14</AccountId>
        <AccountType/>
      </UserInfo>
      <UserInfo>
        <DisplayName>Rokade, Nikhil - Chaucer</DisplayName>
        <AccountId>15</AccountId>
        <AccountType/>
      </UserInfo>
      <UserInfo>
        <DisplayName>Milton, Gary - Chaucer</DisplayName>
        <AccountId>12</AccountId>
        <AccountType/>
      </UserInfo>
      <UserInfo>
        <DisplayName>Reynolds, Simon</DisplayName>
        <AccountId>13</AccountId>
        <AccountType/>
      </UserInfo>
      <UserInfo>
        <DisplayName>Barclay, Jamie - Chaucer</DisplayName>
        <AccountId>202</AccountId>
        <AccountType/>
      </UserInfo>
    </SharedWithUsers>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A48708-9E5F-4DA3-AE20-9C5848560E2C}">
  <ds:schemaRefs>
    <ds:schemaRef ds:uri="http://schemas.openxmlformats.org/officeDocument/2006/bibliography"/>
  </ds:schemaRefs>
</ds:datastoreItem>
</file>

<file path=customXml/itemProps2.xml><?xml version="1.0" encoding="utf-8"?>
<ds:datastoreItem xmlns:ds="http://schemas.openxmlformats.org/officeDocument/2006/customXml" ds:itemID="{F30958AA-70C7-42B5-9711-02A0E4BB95BB}">
  <ds:schemaRefs>
    <ds:schemaRef ds:uri="http://schemas.microsoft.com/office/2006/metadata/properties"/>
    <ds:schemaRef ds:uri="http://schemas.microsoft.com/office/infopath/2007/PartnerControls"/>
    <ds:schemaRef ds:uri="de42048b-ec37-4ba8-8c7d-cce609e5a17c"/>
    <ds:schemaRef ds:uri="fb3f81c8-e39b-4405-bcc1-3e407ba7283f"/>
  </ds:schemaRefs>
</ds:datastoreItem>
</file>

<file path=customXml/itemProps3.xml><?xml version="1.0" encoding="utf-8"?>
<ds:datastoreItem xmlns:ds="http://schemas.openxmlformats.org/officeDocument/2006/customXml" ds:itemID="{31C556D7-E764-41A3-8C87-D5ACC2D3D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5CA4FF-1C1C-43A5-8052-30B4F4DC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1</Pages>
  <Words>26598</Words>
  <Characters>151613</Characters>
  <Application>Microsoft Office Word</Application>
  <DocSecurity>6</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177856</CharactersWithSpaces>
  <SharedDoc>false</SharedDoc>
  <HLinks>
    <vt:vector size="942" baseType="variant">
      <vt:variant>
        <vt:i4>655381</vt:i4>
      </vt:variant>
      <vt:variant>
        <vt:i4>666</vt:i4>
      </vt:variant>
      <vt:variant>
        <vt:i4>0</vt:i4>
      </vt:variant>
      <vt:variant>
        <vt:i4>5</vt:i4>
      </vt:variant>
      <vt:variant>
        <vt:lpwstr/>
      </vt:variant>
      <vt:variant>
        <vt:lpwstr>ArchEngStdAIS</vt:lpwstr>
      </vt:variant>
      <vt:variant>
        <vt:i4>393243</vt:i4>
      </vt:variant>
      <vt:variant>
        <vt:i4>663</vt:i4>
      </vt:variant>
      <vt:variant>
        <vt:i4>0</vt:i4>
      </vt:variant>
      <vt:variant>
        <vt:i4>5</vt:i4>
      </vt:variant>
      <vt:variant>
        <vt:lpwstr/>
      </vt:variant>
      <vt:variant>
        <vt:lpwstr>ArchPrinc</vt:lpwstr>
      </vt:variant>
      <vt:variant>
        <vt:i4>7667833</vt:i4>
      </vt:variant>
      <vt:variant>
        <vt:i4>660</vt:i4>
      </vt:variant>
      <vt:variant>
        <vt:i4>0</vt:i4>
      </vt:variant>
      <vt:variant>
        <vt:i4>5</vt:i4>
      </vt:variant>
      <vt:variant>
        <vt:lpwstr/>
      </vt:variant>
      <vt:variant>
        <vt:lpwstr>EntArchPrin</vt:lpwstr>
      </vt:variant>
      <vt:variant>
        <vt:i4>6291582</vt:i4>
      </vt:variant>
      <vt:variant>
        <vt:i4>657</vt:i4>
      </vt:variant>
      <vt:variant>
        <vt:i4>0</vt:i4>
      </vt:variant>
      <vt:variant>
        <vt:i4>5</vt:i4>
      </vt:variant>
      <vt:variant>
        <vt:lpwstr/>
      </vt:variant>
      <vt:variant>
        <vt:lpwstr>EngDevPrinc</vt:lpwstr>
      </vt:variant>
      <vt:variant>
        <vt:i4>7995512</vt:i4>
      </vt:variant>
      <vt:variant>
        <vt:i4>654</vt:i4>
      </vt:variant>
      <vt:variant>
        <vt:i4>0</vt:i4>
      </vt:variant>
      <vt:variant>
        <vt:i4>5</vt:i4>
      </vt:variant>
      <vt:variant>
        <vt:lpwstr/>
      </vt:variant>
      <vt:variant>
        <vt:lpwstr>ArchEngStdCloud</vt:lpwstr>
      </vt:variant>
      <vt:variant>
        <vt:i4>7340143</vt:i4>
      </vt:variant>
      <vt:variant>
        <vt:i4>651</vt:i4>
      </vt:variant>
      <vt:variant>
        <vt:i4>0</vt:i4>
      </vt:variant>
      <vt:variant>
        <vt:i4>5</vt:i4>
      </vt:variant>
      <vt:variant>
        <vt:lpwstr/>
      </vt:variant>
      <vt:variant>
        <vt:lpwstr>DataClsPol</vt:lpwstr>
      </vt:variant>
      <vt:variant>
        <vt:i4>1048577</vt:i4>
      </vt:variant>
      <vt:variant>
        <vt:i4>648</vt:i4>
      </vt:variant>
      <vt:variant>
        <vt:i4>0</vt:i4>
      </vt:variant>
      <vt:variant>
        <vt:i4>5</vt:i4>
      </vt:variant>
      <vt:variant>
        <vt:lpwstr/>
      </vt:variant>
      <vt:variant>
        <vt:lpwstr>CLSECPRIN</vt:lpwstr>
      </vt:variant>
      <vt:variant>
        <vt:i4>7667833</vt:i4>
      </vt:variant>
      <vt:variant>
        <vt:i4>645</vt:i4>
      </vt:variant>
      <vt:variant>
        <vt:i4>0</vt:i4>
      </vt:variant>
      <vt:variant>
        <vt:i4>5</vt:i4>
      </vt:variant>
      <vt:variant>
        <vt:lpwstr/>
      </vt:variant>
      <vt:variant>
        <vt:lpwstr>EntArchPrin</vt:lpwstr>
      </vt:variant>
      <vt:variant>
        <vt:i4>7667833</vt:i4>
      </vt:variant>
      <vt:variant>
        <vt:i4>642</vt:i4>
      </vt:variant>
      <vt:variant>
        <vt:i4>0</vt:i4>
      </vt:variant>
      <vt:variant>
        <vt:i4>5</vt:i4>
      </vt:variant>
      <vt:variant>
        <vt:lpwstr/>
      </vt:variant>
      <vt:variant>
        <vt:lpwstr>EntArchPrin</vt:lpwstr>
      </vt:variant>
      <vt:variant>
        <vt:i4>1048577</vt:i4>
      </vt:variant>
      <vt:variant>
        <vt:i4>639</vt:i4>
      </vt:variant>
      <vt:variant>
        <vt:i4>0</vt:i4>
      </vt:variant>
      <vt:variant>
        <vt:i4>5</vt:i4>
      </vt:variant>
      <vt:variant>
        <vt:lpwstr/>
      </vt:variant>
      <vt:variant>
        <vt:lpwstr>CLSECPRIN</vt:lpwstr>
      </vt:variant>
      <vt:variant>
        <vt:i4>7667833</vt:i4>
      </vt:variant>
      <vt:variant>
        <vt:i4>636</vt:i4>
      </vt:variant>
      <vt:variant>
        <vt:i4>0</vt:i4>
      </vt:variant>
      <vt:variant>
        <vt:i4>5</vt:i4>
      </vt:variant>
      <vt:variant>
        <vt:lpwstr/>
      </vt:variant>
      <vt:variant>
        <vt:lpwstr>EntArchPrin</vt:lpwstr>
      </vt:variant>
      <vt:variant>
        <vt:i4>7667833</vt:i4>
      </vt:variant>
      <vt:variant>
        <vt:i4>633</vt:i4>
      </vt:variant>
      <vt:variant>
        <vt:i4>0</vt:i4>
      </vt:variant>
      <vt:variant>
        <vt:i4>5</vt:i4>
      </vt:variant>
      <vt:variant>
        <vt:lpwstr/>
      </vt:variant>
      <vt:variant>
        <vt:lpwstr>EntArchPrin</vt:lpwstr>
      </vt:variant>
      <vt:variant>
        <vt:i4>1048577</vt:i4>
      </vt:variant>
      <vt:variant>
        <vt:i4>630</vt:i4>
      </vt:variant>
      <vt:variant>
        <vt:i4>0</vt:i4>
      </vt:variant>
      <vt:variant>
        <vt:i4>5</vt:i4>
      </vt:variant>
      <vt:variant>
        <vt:lpwstr/>
      </vt:variant>
      <vt:variant>
        <vt:lpwstr>CLSECPRIN</vt:lpwstr>
      </vt:variant>
      <vt:variant>
        <vt:i4>7667833</vt:i4>
      </vt:variant>
      <vt:variant>
        <vt:i4>627</vt:i4>
      </vt:variant>
      <vt:variant>
        <vt:i4>0</vt:i4>
      </vt:variant>
      <vt:variant>
        <vt:i4>5</vt:i4>
      </vt:variant>
      <vt:variant>
        <vt:lpwstr/>
      </vt:variant>
      <vt:variant>
        <vt:lpwstr>EntArchPrin</vt:lpwstr>
      </vt:variant>
      <vt:variant>
        <vt:i4>7667833</vt:i4>
      </vt:variant>
      <vt:variant>
        <vt:i4>624</vt:i4>
      </vt:variant>
      <vt:variant>
        <vt:i4>0</vt:i4>
      </vt:variant>
      <vt:variant>
        <vt:i4>5</vt:i4>
      </vt:variant>
      <vt:variant>
        <vt:lpwstr/>
      </vt:variant>
      <vt:variant>
        <vt:lpwstr>EntArchPrin</vt:lpwstr>
      </vt:variant>
      <vt:variant>
        <vt:i4>1048577</vt:i4>
      </vt:variant>
      <vt:variant>
        <vt:i4>621</vt:i4>
      </vt:variant>
      <vt:variant>
        <vt:i4>0</vt:i4>
      </vt:variant>
      <vt:variant>
        <vt:i4>5</vt:i4>
      </vt:variant>
      <vt:variant>
        <vt:lpwstr/>
      </vt:variant>
      <vt:variant>
        <vt:lpwstr>CLSECPRIN</vt:lpwstr>
      </vt:variant>
      <vt:variant>
        <vt:i4>7667833</vt:i4>
      </vt:variant>
      <vt:variant>
        <vt:i4>618</vt:i4>
      </vt:variant>
      <vt:variant>
        <vt:i4>0</vt:i4>
      </vt:variant>
      <vt:variant>
        <vt:i4>5</vt:i4>
      </vt:variant>
      <vt:variant>
        <vt:lpwstr/>
      </vt:variant>
      <vt:variant>
        <vt:lpwstr>EntArchPrin</vt:lpwstr>
      </vt:variant>
      <vt:variant>
        <vt:i4>1114150</vt:i4>
      </vt:variant>
      <vt:variant>
        <vt:i4>615</vt:i4>
      </vt:variant>
      <vt:variant>
        <vt:i4>0</vt:i4>
      </vt:variant>
      <vt:variant>
        <vt:i4>5</vt:i4>
      </vt:variant>
      <vt:variant>
        <vt:lpwstr/>
      </vt:variant>
      <vt:variant>
        <vt:lpwstr>_Example</vt:lpwstr>
      </vt:variant>
      <vt:variant>
        <vt:i4>2031659</vt:i4>
      </vt:variant>
      <vt:variant>
        <vt:i4>612</vt:i4>
      </vt:variant>
      <vt:variant>
        <vt:i4>0</vt:i4>
      </vt:variant>
      <vt:variant>
        <vt:i4>5</vt:i4>
      </vt:variant>
      <vt:variant>
        <vt:lpwstr/>
      </vt:variant>
      <vt:variant>
        <vt:lpwstr>_8._Enterprise_Pattern</vt:lpwstr>
      </vt:variant>
      <vt:variant>
        <vt:i4>5832805</vt:i4>
      </vt:variant>
      <vt:variant>
        <vt:i4>609</vt:i4>
      </vt:variant>
      <vt:variant>
        <vt:i4>0</vt:i4>
      </vt:variant>
      <vt:variant>
        <vt:i4>5</vt:i4>
      </vt:variant>
      <vt:variant>
        <vt:lpwstr/>
      </vt:variant>
      <vt:variant>
        <vt:lpwstr>_Detailed_Decision_Tree</vt:lpwstr>
      </vt:variant>
      <vt:variant>
        <vt:i4>1441843</vt:i4>
      </vt:variant>
      <vt:variant>
        <vt:i4>606</vt:i4>
      </vt:variant>
      <vt:variant>
        <vt:i4>0</vt:i4>
      </vt:variant>
      <vt:variant>
        <vt:i4>5</vt:i4>
      </vt:variant>
      <vt:variant>
        <vt:lpwstr/>
      </vt:variant>
      <vt:variant>
        <vt:lpwstr>_Common_Use_Cases</vt:lpwstr>
      </vt:variant>
      <vt:variant>
        <vt:i4>3014678</vt:i4>
      </vt:variant>
      <vt:variant>
        <vt:i4>603</vt:i4>
      </vt:variant>
      <vt:variant>
        <vt:i4>0</vt:i4>
      </vt:variant>
      <vt:variant>
        <vt:i4>5</vt:i4>
      </vt:variant>
      <vt:variant>
        <vt:lpwstr/>
      </vt:variant>
      <vt:variant>
        <vt:lpwstr>_Primary_Decision_Matrix</vt:lpwstr>
      </vt:variant>
      <vt:variant>
        <vt:i4>3014713</vt:i4>
      </vt:variant>
      <vt:variant>
        <vt:i4>597</vt:i4>
      </vt:variant>
      <vt:variant>
        <vt:i4>0</vt:i4>
      </vt:variant>
      <vt:variant>
        <vt:i4>5</vt:i4>
      </vt:variant>
      <vt:variant>
        <vt:lpwstr/>
      </vt:variant>
      <vt:variant>
        <vt:lpwstr>_Document_References</vt:lpwstr>
      </vt:variant>
      <vt:variant>
        <vt:i4>6946928</vt:i4>
      </vt:variant>
      <vt:variant>
        <vt:i4>594</vt:i4>
      </vt:variant>
      <vt:variant>
        <vt:i4>0</vt:i4>
      </vt:variant>
      <vt:variant>
        <vt:i4>5</vt:i4>
      </vt:variant>
      <vt:variant>
        <vt:lpwstr/>
      </vt:variant>
      <vt:variant>
        <vt:lpwstr>SIFREQ</vt:lpwstr>
      </vt:variant>
      <vt:variant>
        <vt:i4>4849717</vt:i4>
      </vt:variant>
      <vt:variant>
        <vt:i4>588</vt:i4>
      </vt:variant>
      <vt:variant>
        <vt:i4>0</vt:i4>
      </vt:variant>
      <vt:variant>
        <vt:i4>5</vt:i4>
      </vt:variant>
      <vt:variant>
        <vt:lpwstr/>
      </vt:variant>
      <vt:variant>
        <vt:lpwstr>_10._Data_Platform</vt:lpwstr>
      </vt:variant>
      <vt:variant>
        <vt:i4>7667833</vt:i4>
      </vt:variant>
      <vt:variant>
        <vt:i4>585</vt:i4>
      </vt:variant>
      <vt:variant>
        <vt:i4>0</vt:i4>
      </vt:variant>
      <vt:variant>
        <vt:i4>5</vt:i4>
      </vt:variant>
      <vt:variant>
        <vt:lpwstr/>
      </vt:variant>
      <vt:variant>
        <vt:lpwstr>EntArchPrin</vt:lpwstr>
      </vt:variant>
      <vt:variant>
        <vt:i4>65538</vt:i4>
      </vt:variant>
      <vt:variant>
        <vt:i4>582</vt:i4>
      </vt:variant>
      <vt:variant>
        <vt:i4>0</vt:i4>
      </vt:variant>
      <vt:variant>
        <vt:i4>5</vt:i4>
      </vt:variant>
      <vt:variant>
        <vt:lpwstr/>
      </vt:variant>
      <vt:variant>
        <vt:lpwstr>_12_Guardrails</vt:lpwstr>
      </vt:variant>
      <vt:variant>
        <vt:i4>3080207</vt:i4>
      </vt:variant>
      <vt:variant>
        <vt:i4>579</vt:i4>
      </vt:variant>
      <vt:variant>
        <vt:i4>0</vt:i4>
      </vt:variant>
      <vt:variant>
        <vt:i4>5</vt:i4>
      </vt:variant>
      <vt:variant>
        <vt:lpwstr/>
      </vt:variant>
      <vt:variant>
        <vt:lpwstr>_11.1_Security_Principles</vt:lpwstr>
      </vt:variant>
      <vt:variant>
        <vt:i4>655381</vt:i4>
      </vt:variant>
      <vt:variant>
        <vt:i4>576</vt:i4>
      </vt:variant>
      <vt:variant>
        <vt:i4>0</vt:i4>
      </vt:variant>
      <vt:variant>
        <vt:i4>5</vt:i4>
      </vt:variant>
      <vt:variant>
        <vt:lpwstr/>
      </vt:variant>
      <vt:variant>
        <vt:lpwstr>ArchEngStdAIS</vt:lpwstr>
      </vt:variant>
      <vt:variant>
        <vt:i4>65538</vt:i4>
      </vt:variant>
      <vt:variant>
        <vt:i4>573</vt:i4>
      </vt:variant>
      <vt:variant>
        <vt:i4>0</vt:i4>
      </vt:variant>
      <vt:variant>
        <vt:i4>5</vt:i4>
      </vt:variant>
      <vt:variant>
        <vt:lpwstr/>
      </vt:variant>
      <vt:variant>
        <vt:lpwstr>_12_Guardrails</vt:lpwstr>
      </vt:variant>
      <vt:variant>
        <vt:i4>3080207</vt:i4>
      </vt:variant>
      <vt:variant>
        <vt:i4>570</vt:i4>
      </vt:variant>
      <vt:variant>
        <vt:i4>0</vt:i4>
      </vt:variant>
      <vt:variant>
        <vt:i4>5</vt:i4>
      </vt:variant>
      <vt:variant>
        <vt:lpwstr/>
      </vt:variant>
      <vt:variant>
        <vt:lpwstr>_11.1_Security_Principles</vt:lpwstr>
      </vt:variant>
      <vt:variant>
        <vt:i4>7995512</vt:i4>
      </vt:variant>
      <vt:variant>
        <vt:i4>567</vt:i4>
      </vt:variant>
      <vt:variant>
        <vt:i4>0</vt:i4>
      </vt:variant>
      <vt:variant>
        <vt:i4>5</vt:i4>
      </vt:variant>
      <vt:variant>
        <vt:lpwstr/>
      </vt:variant>
      <vt:variant>
        <vt:lpwstr>ArchEngStdCloud</vt:lpwstr>
      </vt:variant>
      <vt:variant>
        <vt:i4>7667833</vt:i4>
      </vt:variant>
      <vt:variant>
        <vt:i4>564</vt:i4>
      </vt:variant>
      <vt:variant>
        <vt:i4>0</vt:i4>
      </vt:variant>
      <vt:variant>
        <vt:i4>5</vt:i4>
      </vt:variant>
      <vt:variant>
        <vt:lpwstr/>
      </vt:variant>
      <vt:variant>
        <vt:lpwstr>EntArchPrin</vt:lpwstr>
      </vt:variant>
      <vt:variant>
        <vt:i4>3342396</vt:i4>
      </vt:variant>
      <vt:variant>
        <vt:i4>561</vt:i4>
      </vt:variant>
      <vt:variant>
        <vt:i4>0</vt:i4>
      </vt:variant>
      <vt:variant>
        <vt:i4>5</vt:i4>
      </vt:variant>
      <vt:variant>
        <vt:lpwstr/>
      </vt:variant>
      <vt:variant>
        <vt:lpwstr>_14._Anti-Patterns</vt:lpwstr>
      </vt:variant>
      <vt:variant>
        <vt:i4>2031659</vt:i4>
      </vt:variant>
      <vt:variant>
        <vt:i4>558</vt:i4>
      </vt:variant>
      <vt:variant>
        <vt:i4>0</vt:i4>
      </vt:variant>
      <vt:variant>
        <vt:i4>5</vt:i4>
      </vt:variant>
      <vt:variant>
        <vt:lpwstr/>
      </vt:variant>
      <vt:variant>
        <vt:lpwstr>_8._Enterprise_Pattern</vt:lpwstr>
      </vt:variant>
      <vt:variant>
        <vt:i4>7667833</vt:i4>
      </vt:variant>
      <vt:variant>
        <vt:i4>555</vt:i4>
      </vt:variant>
      <vt:variant>
        <vt:i4>0</vt:i4>
      </vt:variant>
      <vt:variant>
        <vt:i4>5</vt:i4>
      </vt:variant>
      <vt:variant>
        <vt:lpwstr/>
      </vt:variant>
      <vt:variant>
        <vt:lpwstr>EntArchPrin</vt:lpwstr>
      </vt:variant>
      <vt:variant>
        <vt:i4>2031659</vt:i4>
      </vt:variant>
      <vt:variant>
        <vt:i4>552</vt:i4>
      </vt:variant>
      <vt:variant>
        <vt:i4>0</vt:i4>
      </vt:variant>
      <vt:variant>
        <vt:i4>5</vt:i4>
      </vt:variant>
      <vt:variant>
        <vt:lpwstr/>
      </vt:variant>
      <vt:variant>
        <vt:lpwstr>_8._Enterprise_Pattern</vt:lpwstr>
      </vt:variant>
      <vt:variant>
        <vt:i4>7667833</vt:i4>
      </vt:variant>
      <vt:variant>
        <vt:i4>549</vt:i4>
      </vt:variant>
      <vt:variant>
        <vt:i4>0</vt:i4>
      </vt:variant>
      <vt:variant>
        <vt:i4>5</vt:i4>
      </vt:variant>
      <vt:variant>
        <vt:lpwstr/>
      </vt:variant>
      <vt:variant>
        <vt:lpwstr>EntArchPrin</vt:lpwstr>
      </vt:variant>
      <vt:variant>
        <vt:i4>2031659</vt:i4>
      </vt:variant>
      <vt:variant>
        <vt:i4>546</vt:i4>
      </vt:variant>
      <vt:variant>
        <vt:i4>0</vt:i4>
      </vt:variant>
      <vt:variant>
        <vt:i4>5</vt:i4>
      </vt:variant>
      <vt:variant>
        <vt:lpwstr/>
      </vt:variant>
      <vt:variant>
        <vt:lpwstr>_8._Enterprise_Pattern</vt:lpwstr>
      </vt:variant>
      <vt:variant>
        <vt:i4>5898282</vt:i4>
      </vt:variant>
      <vt:variant>
        <vt:i4>543</vt:i4>
      </vt:variant>
      <vt:variant>
        <vt:i4>0</vt:i4>
      </vt:variant>
      <vt:variant>
        <vt:i4>5</vt:i4>
      </vt:variant>
      <vt:variant>
        <vt:lpwstr/>
      </vt:variant>
      <vt:variant>
        <vt:lpwstr>_7.3_Detailed_Architecture</vt:lpwstr>
      </vt:variant>
      <vt:variant>
        <vt:i4>7667833</vt:i4>
      </vt:variant>
      <vt:variant>
        <vt:i4>540</vt:i4>
      </vt:variant>
      <vt:variant>
        <vt:i4>0</vt:i4>
      </vt:variant>
      <vt:variant>
        <vt:i4>5</vt:i4>
      </vt:variant>
      <vt:variant>
        <vt:lpwstr/>
      </vt:variant>
      <vt:variant>
        <vt:lpwstr>EntArchPrin</vt:lpwstr>
      </vt:variant>
      <vt:variant>
        <vt:i4>6750216</vt:i4>
      </vt:variant>
      <vt:variant>
        <vt:i4>537</vt:i4>
      </vt:variant>
      <vt:variant>
        <vt:i4>0</vt:i4>
      </vt:variant>
      <vt:variant>
        <vt:i4>5</vt:i4>
      </vt:variant>
      <vt:variant>
        <vt:lpwstr/>
      </vt:variant>
      <vt:variant>
        <vt:lpwstr>_13._Exception_Process</vt:lpwstr>
      </vt:variant>
      <vt:variant>
        <vt:i4>2031659</vt:i4>
      </vt:variant>
      <vt:variant>
        <vt:i4>533</vt:i4>
      </vt:variant>
      <vt:variant>
        <vt:i4>0</vt:i4>
      </vt:variant>
      <vt:variant>
        <vt:i4>5</vt:i4>
      </vt:variant>
      <vt:variant>
        <vt:lpwstr/>
      </vt:variant>
      <vt:variant>
        <vt:lpwstr>_8._Enterprise_Pattern</vt:lpwstr>
      </vt:variant>
      <vt:variant>
        <vt:i4>7012357</vt:i4>
      </vt:variant>
      <vt:variant>
        <vt:i4>531</vt:i4>
      </vt:variant>
      <vt:variant>
        <vt:i4>0</vt:i4>
      </vt:variant>
      <vt:variant>
        <vt:i4>5</vt:i4>
      </vt:variant>
      <vt:variant>
        <vt:lpwstr/>
      </vt:variant>
      <vt:variant>
        <vt:lpwstr>SIF_Sec8</vt:lpwstr>
      </vt:variant>
      <vt:variant>
        <vt:i4>7667833</vt:i4>
      </vt:variant>
      <vt:variant>
        <vt:i4>528</vt:i4>
      </vt:variant>
      <vt:variant>
        <vt:i4>0</vt:i4>
      </vt:variant>
      <vt:variant>
        <vt:i4>5</vt:i4>
      </vt:variant>
      <vt:variant>
        <vt:lpwstr/>
      </vt:variant>
      <vt:variant>
        <vt:lpwstr>EntArchPrin</vt:lpwstr>
      </vt:variant>
      <vt:variant>
        <vt:i4>65538</vt:i4>
      </vt:variant>
      <vt:variant>
        <vt:i4>525</vt:i4>
      </vt:variant>
      <vt:variant>
        <vt:i4>0</vt:i4>
      </vt:variant>
      <vt:variant>
        <vt:i4>5</vt:i4>
      </vt:variant>
      <vt:variant>
        <vt:lpwstr/>
      </vt:variant>
      <vt:variant>
        <vt:lpwstr>_12_Guardrails</vt:lpwstr>
      </vt:variant>
      <vt:variant>
        <vt:i4>3080207</vt:i4>
      </vt:variant>
      <vt:variant>
        <vt:i4>522</vt:i4>
      </vt:variant>
      <vt:variant>
        <vt:i4>0</vt:i4>
      </vt:variant>
      <vt:variant>
        <vt:i4>5</vt:i4>
      </vt:variant>
      <vt:variant>
        <vt:lpwstr/>
      </vt:variant>
      <vt:variant>
        <vt:lpwstr>_11.1_Security_Principles</vt:lpwstr>
      </vt:variant>
      <vt:variant>
        <vt:i4>3014676</vt:i4>
      </vt:variant>
      <vt:variant>
        <vt:i4>519</vt:i4>
      </vt:variant>
      <vt:variant>
        <vt:i4>0</vt:i4>
      </vt:variant>
      <vt:variant>
        <vt:i4>5</vt:i4>
      </vt:variant>
      <vt:variant>
        <vt:lpwstr/>
      </vt:variant>
      <vt:variant>
        <vt:lpwstr>_5._Reference_Architecture</vt:lpwstr>
      </vt:variant>
      <vt:variant>
        <vt:i4>6946928</vt:i4>
      </vt:variant>
      <vt:variant>
        <vt:i4>516</vt:i4>
      </vt:variant>
      <vt:variant>
        <vt:i4>0</vt:i4>
      </vt:variant>
      <vt:variant>
        <vt:i4>5</vt:i4>
      </vt:variant>
      <vt:variant>
        <vt:lpwstr/>
      </vt:variant>
      <vt:variant>
        <vt:lpwstr>SIFREQ</vt:lpwstr>
      </vt:variant>
      <vt:variant>
        <vt:i4>7667833</vt:i4>
      </vt:variant>
      <vt:variant>
        <vt:i4>513</vt:i4>
      </vt:variant>
      <vt:variant>
        <vt:i4>0</vt:i4>
      </vt:variant>
      <vt:variant>
        <vt:i4>5</vt:i4>
      </vt:variant>
      <vt:variant>
        <vt:lpwstr/>
      </vt:variant>
      <vt:variant>
        <vt:lpwstr>EntArchPrin</vt:lpwstr>
      </vt:variant>
      <vt:variant>
        <vt:i4>2031659</vt:i4>
      </vt:variant>
      <vt:variant>
        <vt:i4>510</vt:i4>
      </vt:variant>
      <vt:variant>
        <vt:i4>0</vt:i4>
      </vt:variant>
      <vt:variant>
        <vt:i4>5</vt:i4>
      </vt:variant>
      <vt:variant>
        <vt:lpwstr/>
      </vt:variant>
      <vt:variant>
        <vt:lpwstr>_8._Enterprise_Pattern</vt:lpwstr>
      </vt:variant>
      <vt:variant>
        <vt:i4>2883597</vt:i4>
      </vt:variant>
      <vt:variant>
        <vt:i4>507</vt:i4>
      </vt:variant>
      <vt:variant>
        <vt:i4>0</vt:i4>
      </vt:variant>
      <vt:variant>
        <vt:i4>5</vt:i4>
      </vt:variant>
      <vt:variant>
        <vt:lpwstr/>
      </vt:variant>
      <vt:variant>
        <vt:lpwstr>_4._Architectural_Position</vt:lpwstr>
      </vt:variant>
      <vt:variant>
        <vt:i4>7667833</vt:i4>
      </vt:variant>
      <vt:variant>
        <vt:i4>504</vt:i4>
      </vt:variant>
      <vt:variant>
        <vt:i4>0</vt:i4>
      </vt:variant>
      <vt:variant>
        <vt:i4>5</vt:i4>
      </vt:variant>
      <vt:variant>
        <vt:lpwstr/>
      </vt:variant>
      <vt:variant>
        <vt:lpwstr>EntArchPrin</vt:lpwstr>
      </vt:variant>
      <vt:variant>
        <vt:i4>5439542</vt:i4>
      </vt:variant>
      <vt:variant>
        <vt:i4>501</vt:i4>
      </vt:variant>
      <vt:variant>
        <vt:i4>0</vt:i4>
      </vt:variant>
      <vt:variant>
        <vt:i4>5</vt:i4>
      </vt:variant>
      <vt:variant>
        <vt:lpwstr/>
      </vt:variant>
      <vt:variant>
        <vt:lpwstr>SIF_Sec131</vt:lpwstr>
      </vt:variant>
      <vt:variant>
        <vt:i4>2031659</vt:i4>
      </vt:variant>
      <vt:variant>
        <vt:i4>498</vt:i4>
      </vt:variant>
      <vt:variant>
        <vt:i4>0</vt:i4>
      </vt:variant>
      <vt:variant>
        <vt:i4>5</vt:i4>
      </vt:variant>
      <vt:variant>
        <vt:lpwstr/>
      </vt:variant>
      <vt:variant>
        <vt:lpwstr>_8._Enterprise_Pattern</vt:lpwstr>
      </vt:variant>
      <vt:variant>
        <vt:i4>2883597</vt:i4>
      </vt:variant>
      <vt:variant>
        <vt:i4>495</vt:i4>
      </vt:variant>
      <vt:variant>
        <vt:i4>0</vt:i4>
      </vt:variant>
      <vt:variant>
        <vt:i4>5</vt:i4>
      </vt:variant>
      <vt:variant>
        <vt:lpwstr/>
      </vt:variant>
      <vt:variant>
        <vt:lpwstr>_4._Architectural_Position</vt:lpwstr>
      </vt:variant>
      <vt:variant>
        <vt:i4>7667833</vt:i4>
      </vt:variant>
      <vt:variant>
        <vt:i4>492</vt:i4>
      </vt:variant>
      <vt:variant>
        <vt:i4>0</vt:i4>
      </vt:variant>
      <vt:variant>
        <vt:i4>5</vt:i4>
      </vt:variant>
      <vt:variant>
        <vt:lpwstr/>
      </vt:variant>
      <vt:variant>
        <vt:lpwstr>EntArchPrin</vt:lpwstr>
      </vt:variant>
      <vt:variant>
        <vt:i4>2031659</vt:i4>
      </vt:variant>
      <vt:variant>
        <vt:i4>489</vt:i4>
      </vt:variant>
      <vt:variant>
        <vt:i4>0</vt:i4>
      </vt:variant>
      <vt:variant>
        <vt:i4>5</vt:i4>
      </vt:variant>
      <vt:variant>
        <vt:lpwstr/>
      </vt:variant>
      <vt:variant>
        <vt:lpwstr>_8._Enterprise_Pattern</vt:lpwstr>
      </vt:variant>
      <vt:variant>
        <vt:i4>5898282</vt:i4>
      </vt:variant>
      <vt:variant>
        <vt:i4>486</vt:i4>
      </vt:variant>
      <vt:variant>
        <vt:i4>0</vt:i4>
      </vt:variant>
      <vt:variant>
        <vt:i4>5</vt:i4>
      </vt:variant>
      <vt:variant>
        <vt:lpwstr/>
      </vt:variant>
      <vt:variant>
        <vt:lpwstr>_7.3_Detailed_Architecture</vt:lpwstr>
      </vt:variant>
      <vt:variant>
        <vt:i4>3014676</vt:i4>
      </vt:variant>
      <vt:variant>
        <vt:i4>483</vt:i4>
      </vt:variant>
      <vt:variant>
        <vt:i4>0</vt:i4>
      </vt:variant>
      <vt:variant>
        <vt:i4>5</vt:i4>
      </vt:variant>
      <vt:variant>
        <vt:lpwstr/>
      </vt:variant>
      <vt:variant>
        <vt:lpwstr>_5._Reference_Architecture</vt:lpwstr>
      </vt:variant>
      <vt:variant>
        <vt:i4>7667833</vt:i4>
      </vt:variant>
      <vt:variant>
        <vt:i4>480</vt:i4>
      </vt:variant>
      <vt:variant>
        <vt:i4>0</vt:i4>
      </vt:variant>
      <vt:variant>
        <vt:i4>5</vt:i4>
      </vt:variant>
      <vt:variant>
        <vt:lpwstr/>
      </vt:variant>
      <vt:variant>
        <vt:lpwstr>EntArchPrin</vt:lpwstr>
      </vt:variant>
      <vt:variant>
        <vt:i4>7667833</vt:i4>
      </vt:variant>
      <vt:variant>
        <vt:i4>477</vt:i4>
      </vt:variant>
      <vt:variant>
        <vt:i4>0</vt:i4>
      </vt:variant>
      <vt:variant>
        <vt:i4>5</vt:i4>
      </vt:variant>
      <vt:variant>
        <vt:lpwstr/>
      </vt:variant>
      <vt:variant>
        <vt:lpwstr>EntArchPrin</vt:lpwstr>
      </vt:variant>
      <vt:variant>
        <vt:i4>7667833</vt:i4>
      </vt:variant>
      <vt:variant>
        <vt:i4>474</vt:i4>
      </vt:variant>
      <vt:variant>
        <vt:i4>0</vt:i4>
      </vt:variant>
      <vt:variant>
        <vt:i4>5</vt:i4>
      </vt:variant>
      <vt:variant>
        <vt:lpwstr/>
      </vt:variant>
      <vt:variant>
        <vt:lpwstr>EntArchPrin</vt:lpwstr>
      </vt:variant>
      <vt:variant>
        <vt:i4>7667833</vt:i4>
      </vt:variant>
      <vt:variant>
        <vt:i4>471</vt:i4>
      </vt:variant>
      <vt:variant>
        <vt:i4>0</vt:i4>
      </vt:variant>
      <vt:variant>
        <vt:i4>5</vt:i4>
      </vt:variant>
      <vt:variant>
        <vt:lpwstr/>
      </vt:variant>
      <vt:variant>
        <vt:lpwstr>EntArchPrin</vt:lpwstr>
      </vt:variant>
      <vt:variant>
        <vt:i4>7667833</vt:i4>
      </vt:variant>
      <vt:variant>
        <vt:i4>468</vt:i4>
      </vt:variant>
      <vt:variant>
        <vt:i4>0</vt:i4>
      </vt:variant>
      <vt:variant>
        <vt:i4>5</vt:i4>
      </vt:variant>
      <vt:variant>
        <vt:lpwstr/>
      </vt:variant>
      <vt:variant>
        <vt:lpwstr>EntArchPrin</vt:lpwstr>
      </vt:variant>
      <vt:variant>
        <vt:i4>4849717</vt:i4>
      </vt:variant>
      <vt:variant>
        <vt:i4>465</vt:i4>
      </vt:variant>
      <vt:variant>
        <vt:i4>0</vt:i4>
      </vt:variant>
      <vt:variant>
        <vt:i4>5</vt:i4>
      </vt:variant>
      <vt:variant>
        <vt:lpwstr/>
      </vt:variant>
      <vt:variant>
        <vt:lpwstr>_10._Data_Platform</vt:lpwstr>
      </vt:variant>
      <vt:variant>
        <vt:i4>2031659</vt:i4>
      </vt:variant>
      <vt:variant>
        <vt:i4>462</vt:i4>
      </vt:variant>
      <vt:variant>
        <vt:i4>0</vt:i4>
      </vt:variant>
      <vt:variant>
        <vt:i4>5</vt:i4>
      </vt:variant>
      <vt:variant>
        <vt:lpwstr/>
      </vt:variant>
      <vt:variant>
        <vt:lpwstr>_8._Enterprise_Pattern</vt:lpwstr>
      </vt:variant>
      <vt:variant>
        <vt:i4>6750216</vt:i4>
      </vt:variant>
      <vt:variant>
        <vt:i4>459</vt:i4>
      </vt:variant>
      <vt:variant>
        <vt:i4>0</vt:i4>
      </vt:variant>
      <vt:variant>
        <vt:i4>5</vt:i4>
      </vt:variant>
      <vt:variant>
        <vt:lpwstr/>
      </vt:variant>
      <vt:variant>
        <vt:lpwstr>_13._Exception_Process</vt:lpwstr>
      </vt:variant>
      <vt:variant>
        <vt:i4>65538</vt:i4>
      </vt:variant>
      <vt:variant>
        <vt:i4>456</vt:i4>
      </vt:variant>
      <vt:variant>
        <vt:i4>0</vt:i4>
      </vt:variant>
      <vt:variant>
        <vt:i4>5</vt:i4>
      </vt:variant>
      <vt:variant>
        <vt:lpwstr/>
      </vt:variant>
      <vt:variant>
        <vt:lpwstr>_12_Guardrails</vt:lpwstr>
      </vt:variant>
      <vt:variant>
        <vt:i4>6750216</vt:i4>
      </vt:variant>
      <vt:variant>
        <vt:i4>453</vt:i4>
      </vt:variant>
      <vt:variant>
        <vt:i4>0</vt:i4>
      </vt:variant>
      <vt:variant>
        <vt:i4>5</vt:i4>
      </vt:variant>
      <vt:variant>
        <vt:lpwstr/>
      </vt:variant>
      <vt:variant>
        <vt:lpwstr>_13._Exception_Process</vt:lpwstr>
      </vt:variant>
      <vt:variant>
        <vt:i4>65538</vt:i4>
      </vt:variant>
      <vt:variant>
        <vt:i4>450</vt:i4>
      </vt:variant>
      <vt:variant>
        <vt:i4>0</vt:i4>
      </vt:variant>
      <vt:variant>
        <vt:i4>5</vt:i4>
      </vt:variant>
      <vt:variant>
        <vt:lpwstr/>
      </vt:variant>
      <vt:variant>
        <vt:lpwstr>_12_Guardrails</vt:lpwstr>
      </vt:variant>
      <vt:variant>
        <vt:i4>54</vt:i4>
      </vt:variant>
      <vt:variant>
        <vt:i4>447</vt:i4>
      </vt:variant>
      <vt:variant>
        <vt:i4>0</vt:i4>
      </vt:variant>
      <vt:variant>
        <vt:i4>5</vt:i4>
      </vt:variant>
      <vt:variant>
        <vt:lpwstr/>
      </vt:variant>
      <vt:variant>
        <vt:lpwstr>_Security_and_Operational</vt:lpwstr>
      </vt:variant>
      <vt:variant>
        <vt:i4>7929947</vt:i4>
      </vt:variant>
      <vt:variant>
        <vt:i4>444</vt:i4>
      </vt:variant>
      <vt:variant>
        <vt:i4>0</vt:i4>
      </vt:variant>
      <vt:variant>
        <vt:i4>5</vt:i4>
      </vt:variant>
      <vt:variant>
        <vt:lpwstr/>
      </vt:variant>
      <vt:variant>
        <vt:lpwstr>_Security_and_Trust</vt:lpwstr>
      </vt:variant>
      <vt:variant>
        <vt:i4>65538</vt:i4>
      </vt:variant>
      <vt:variant>
        <vt:i4>441</vt:i4>
      </vt:variant>
      <vt:variant>
        <vt:i4>0</vt:i4>
      </vt:variant>
      <vt:variant>
        <vt:i4>5</vt:i4>
      </vt:variant>
      <vt:variant>
        <vt:lpwstr/>
      </vt:variant>
      <vt:variant>
        <vt:lpwstr>_12_Guardrails</vt:lpwstr>
      </vt:variant>
      <vt:variant>
        <vt:i4>54</vt:i4>
      </vt:variant>
      <vt:variant>
        <vt:i4>438</vt:i4>
      </vt:variant>
      <vt:variant>
        <vt:i4>0</vt:i4>
      </vt:variant>
      <vt:variant>
        <vt:i4>5</vt:i4>
      </vt:variant>
      <vt:variant>
        <vt:lpwstr/>
      </vt:variant>
      <vt:variant>
        <vt:lpwstr>_Security_and_Operational</vt:lpwstr>
      </vt:variant>
      <vt:variant>
        <vt:i4>5046378</vt:i4>
      </vt:variant>
      <vt:variant>
        <vt:i4>435</vt:i4>
      </vt:variant>
      <vt:variant>
        <vt:i4>0</vt:i4>
      </vt:variant>
      <vt:variant>
        <vt:i4>5</vt:i4>
      </vt:variant>
      <vt:variant>
        <vt:lpwstr/>
      </vt:variant>
      <vt:variant>
        <vt:lpwstr>_Data_Platform_Position</vt:lpwstr>
      </vt:variant>
      <vt:variant>
        <vt:i4>54</vt:i4>
      </vt:variant>
      <vt:variant>
        <vt:i4>432</vt:i4>
      </vt:variant>
      <vt:variant>
        <vt:i4>0</vt:i4>
      </vt:variant>
      <vt:variant>
        <vt:i4>5</vt:i4>
      </vt:variant>
      <vt:variant>
        <vt:lpwstr/>
      </vt:variant>
      <vt:variant>
        <vt:lpwstr>_Security_and_Operational</vt:lpwstr>
      </vt:variant>
      <vt:variant>
        <vt:i4>4849717</vt:i4>
      </vt:variant>
      <vt:variant>
        <vt:i4>429</vt:i4>
      </vt:variant>
      <vt:variant>
        <vt:i4>0</vt:i4>
      </vt:variant>
      <vt:variant>
        <vt:i4>5</vt:i4>
      </vt:variant>
      <vt:variant>
        <vt:lpwstr/>
      </vt:variant>
      <vt:variant>
        <vt:lpwstr>_10._Data_Platform</vt:lpwstr>
      </vt:variant>
      <vt:variant>
        <vt:i4>2031659</vt:i4>
      </vt:variant>
      <vt:variant>
        <vt:i4>426</vt:i4>
      </vt:variant>
      <vt:variant>
        <vt:i4>0</vt:i4>
      </vt:variant>
      <vt:variant>
        <vt:i4>5</vt:i4>
      </vt:variant>
      <vt:variant>
        <vt:lpwstr/>
      </vt:variant>
      <vt:variant>
        <vt:lpwstr>_8._Enterprise_Pattern</vt:lpwstr>
      </vt:variant>
      <vt:variant>
        <vt:i4>3932170</vt:i4>
      </vt:variant>
      <vt:variant>
        <vt:i4>423</vt:i4>
      </vt:variant>
      <vt:variant>
        <vt:i4>0</vt:i4>
      </vt:variant>
      <vt:variant>
        <vt:i4>5</vt:i4>
      </vt:variant>
      <vt:variant>
        <vt:lpwstr/>
      </vt:variant>
      <vt:variant>
        <vt:lpwstr>_Choosing_an_Integration</vt:lpwstr>
      </vt:variant>
      <vt:variant>
        <vt:i4>2031675</vt:i4>
      </vt:variant>
      <vt:variant>
        <vt:i4>420</vt:i4>
      </vt:variant>
      <vt:variant>
        <vt:i4>0</vt:i4>
      </vt:variant>
      <vt:variant>
        <vt:i4>5</vt:i4>
      </vt:variant>
      <vt:variant>
        <vt:lpwstr/>
      </vt:variant>
      <vt:variant>
        <vt:lpwstr>_Enterprise_Pattern_Catalogue</vt:lpwstr>
      </vt:variant>
      <vt:variant>
        <vt:i4>3932170</vt:i4>
      </vt:variant>
      <vt:variant>
        <vt:i4>417</vt:i4>
      </vt:variant>
      <vt:variant>
        <vt:i4>0</vt:i4>
      </vt:variant>
      <vt:variant>
        <vt:i4>5</vt:i4>
      </vt:variant>
      <vt:variant>
        <vt:lpwstr/>
      </vt:variant>
      <vt:variant>
        <vt:lpwstr>_Choosing_an_Integration</vt:lpwstr>
      </vt:variant>
      <vt:variant>
        <vt:i4>6619262</vt:i4>
      </vt:variant>
      <vt:variant>
        <vt:i4>414</vt:i4>
      </vt:variant>
      <vt:variant>
        <vt:i4>0</vt:i4>
      </vt:variant>
      <vt:variant>
        <vt:i4>5</vt:i4>
      </vt:variant>
      <vt:variant>
        <vt:lpwstr/>
      </vt:variant>
      <vt:variant>
        <vt:lpwstr>_Reference_Architecture</vt:lpwstr>
      </vt:variant>
      <vt:variant>
        <vt:i4>2883597</vt:i4>
      </vt:variant>
      <vt:variant>
        <vt:i4>411</vt:i4>
      </vt:variant>
      <vt:variant>
        <vt:i4>0</vt:i4>
      </vt:variant>
      <vt:variant>
        <vt:i4>5</vt:i4>
      </vt:variant>
      <vt:variant>
        <vt:lpwstr/>
      </vt:variant>
      <vt:variant>
        <vt:lpwstr>_4._Architectural_Position</vt:lpwstr>
      </vt:variant>
      <vt:variant>
        <vt:i4>8192085</vt:i4>
      </vt:variant>
      <vt:variant>
        <vt:i4>408</vt:i4>
      </vt:variant>
      <vt:variant>
        <vt:i4>0</vt:i4>
      </vt:variant>
      <vt:variant>
        <vt:i4>5</vt:i4>
      </vt:variant>
      <vt:variant>
        <vt:lpwstr/>
      </vt:variant>
      <vt:variant>
        <vt:lpwstr>_Exception_Process_and</vt:lpwstr>
      </vt:variant>
      <vt:variant>
        <vt:i4>7274563</vt:i4>
      </vt:variant>
      <vt:variant>
        <vt:i4>405</vt:i4>
      </vt:variant>
      <vt:variant>
        <vt:i4>0</vt:i4>
      </vt:variant>
      <vt:variant>
        <vt:i4>5</vt:i4>
      </vt:variant>
      <vt:variant>
        <vt:lpwstr/>
      </vt:variant>
      <vt:variant>
        <vt:lpwstr>_Guardrails</vt:lpwstr>
      </vt:variant>
      <vt:variant>
        <vt:i4>8126582</vt:i4>
      </vt:variant>
      <vt:variant>
        <vt:i4>402</vt:i4>
      </vt:variant>
      <vt:variant>
        <vt:i4>0</vt:i4>
      </vt:variant>
      <vt:variant>
        <vt:i4>5</vt:i4>
      </vt:variant>
      <vt:variant>
        <vt:lpwstr/>
      </vt:variant>
      <vt:variant>
        <vt:lpwstr>_Architectural_Position</vt:lpwstr>
      </vt:variant>
      <vt:variant>
        <vt:i4>8323187</vt:i4>
      </vt:variant>
      <vt:variant>
        <vt:i4>399</vt:i4>
      </vt:variant>
      <vt:variant>
        <vt:i4>0</vt:i4>
      </vt:variant>
      <vt:variant>
        <vt:i4>5</vt:i4>
      </vt:variant>
      <vt:variant>
        <vt:lpwstr/>
      </vt:variant>
      <vt:variant>
        <vt:lpwstr>_Executive_Summary</vt:lpwstr>
      </vt:variant>
      <vt:variant>
        <vt:i4>5308509</vt:i4>
      </vt:variant>
      <vt:variant>
        <vt:i4>396</vt:i4>
      </vt:variant>
      <vt:variant>
        <vt:i4>0</vt:i4>
      </vt:variant>
      <vt:variant>
        <vt:i4>5</vt:i4>
      </vt:variant>
      <vt:variant>
        <vt:lpwstr>https://chausl.sharepoint.com/:w:/r/sites/CTG-Architecture/Shared Documents/Solution Design/Azure Platform (ALZ)/Standards/ChArch-PY-CloudSecurityFramework.docx?d=wf39fcdaa085f43979f52f05a24998fe7&amp;csf=1&amp;web=1&amp;e=QzVilg</vt:lpwstr>
      </vt:variant>
      <vt:variant>
        <vt:lpwstr/>
      </vt:variant>
      <vt:variant>
        <vt:i4>458842</vt:i4>
      </vt:variant>
      <vt:variant>
        <vt:i4>393</vt:i4>
      </vt:variant>
      <vt:variant>
        <vt:i4>0</vt:i4>
      </vt:variant>
      <vt:variant>
        <vt:i4>5</vt:i4>
      </vt:variant>
      <vt:variant>
        <vt:lpwstr>https://chausl.sharepoint.com/:w:/r/sites/CTG-Architecture/Shared Documents/Integration Architecture/SIF_APIM_Req.docx?d=wc5625aa57c9f4627b156ac1af0ba270a&amp;csf=1&amp;web=1&amp;e=OeRfsC</vt:lpwstr>
      </vt:variant>
      <vt:variant>
        <vt:lpwstr/>
      </vt:variant>
      <vt:variant>
        <vt:i4>7471225</vt:i4>
      </vt:variant>
      <vt:variant>
        <vt:i4>390</vt:i4>
      </vt:variant>
      <vt:variant>
        <vt:i4>0</vt:i4>
      </vt:variant>
      <vt:variant>
        <vt:i4>5</vt:i4>
      </vt:variant>
      <vt:variant>
        <vt:lpwstr>https://chausl.sharepoint.com/:w:/r/sites/CTG-Architecture/Shared Documents/Strategy/Engineering Standards/ChArch-EngineeringStandards-Cloud.docx?d=w37a75347bc4f4be6bde3912446cca54c&amp;csf=1&amp;web=1&amp;e=zKp5O1</vt:lpwstr>
      </vt:variant>
      <vt:variant>
        <vt:lpwstr/>
      </vt:variant>
      <vt:variant>
        <vt:i4>393310</vt:i4>
      </vt:variant>
      <vt:variant>
        <vt:i4>387</vt:i4>
      </vt:variant>
      <vt:variant>
        <vt:i4>0</vt:i4>
      </vt:variant>
      <vt:variant>
        <vt:i4>5</vt:i4>
      </vt:variant>
      <vt:variant>
        <vt:lpwstr>https://chausl.sharepoint.com/:w:/r/sites/CTG-Architecture/Shared Documents/Strategy/Engineering Standards/ChArch-EngineeringStandards-AIS.docx?d=w29b6780587a24dde8e150ba28f0d0be0&amp;csf=1&amp;web=1&amp;e=4K2zfq</vt:lpwstr>
      </vt:variant>
      <vt:variant>
        <vt:lpwstr/>
      </vt:variant>
      <vt:variant>
        <vt:i4>7340066</vt:i4>
      </vt:variant>
      <vt:variant>
        <vt:i4>381</vt:i4>
      </vt:variant>
      <vt:variant>
        <vt:i4>0</vt:i4>
      </vt:variant>
      <vt:variant>
        <vt:i4>5</vt:i4>
      </vt:variant>
      <vt:variant>
        <vt:lpwstr>https://chausl.sharepoint.com/:w:/r/sites/CTG-Architecture/Shared Documents/Strategy/Enterprise Principles/ChArch-EntDevOpsPrinciples.docx?d=w33ba63b46e74486c808356941d08c14c&amp;csf=1&amp;web=1&amp;e=lrr4tK</vt:lpwstr>
      </vt:variant>
      <vt:variant>
        <vt:lpwstr/>
      </vt:variant>
      <vt:variant>
        <vt:i4>2949243</vt:i4>
      </vt:variant>
      <vt:variant>
        <vt:i4>378</vt:i4>
      </vt:variant>
      <vt:variant>
        <vt:i4>0</vt:i4>
      </vt:variant>
      <vt:variant>
        <vt:i4>5</vt:i4>
      </vt:variant>
      <vt:variant>
        <vt:lpwstr>https://chausl.sharepoint.com/:w:/r/sites/Gov/Shared/Chaucer Group Data Classification Policy.docx?d=wb17100a24f9d4ee2b274100adbf5e5ea&amp;csf=1&amp;web=1&amp;e=bV7mKk</vt:lpwstr>
      </vt:variant>
      <vt:variant>
        <vt:lpwstr/>
      </vt:variant>
      <vt:variant>
        <vt:i4>917505</vt:i4>
      </vt:variant>
      <vt:variant>
        <vt:i4>375</vt:i4>
      </vt:variant>
      <vt:variant>
        <vt:i4>0</vt:i4>
      </vt:variant>
      <vt:variant>
        <vt:i4>5</vt:i4>
      </vt:variant>
      <vt:variant>
        <vt:lpwstr>https://chausl.sharepoint.com/:w:/r/sites/CTG-Architecture/Shared Documents/EA Reference Docs/EA Reference Docs (Final)/ChArch-EAPrinciples.docx?d=w6dcb2f4cc77348159505d7501241ca26&amp;csf=1&amp;web=1&amp;e=Ydcg5G</vt:lpwstr>
      </vt:variant>
      <vt:variant>
        <vt:lpwstr/>
      </vt:variant>
      <vt:variant>
        <vt:i4>1114172</vt:i4>
      </vt:variant>
      <vt:variant>
        <vt:i4>368</vt:i4>
      </vt:variant>
      <vt:variant>
        <vt:i4>0</vt:i4>
      </vt:variant>
      <vt:variant>
        <vt:i4>5</vt:i4>
      </vt:variant>
      <vt:variant>
        <vt:lpwstr/>
      </vt:variant>
      <vt:variant>
        <vt:lpwstr>_Toc240366875</vt:lpwstr>
      </vt:variant>
      <vt:variant>
        <vt:i4>1114172</vt:i4>
      </vt:variant>
      <vt:variant>
        <vt:i4>362</vt:i4>
      </vt:variant>
      <vt:variant>
        <vt:i4>0</vt:i4>
      </vt:variant>
      <vt:variant>
        <vt:i4>5</vt:i4>
      </vt:variant>
      <vt:variant>
        <vt:lpwstr/>
      </vt:variant>
      <vt:variant>
        <vt:lpwstr>_Toc240366874</vt:lpwstr>
      </vt:variant>
      <vt:variant>
        <vt:i4>1114172</vt:i4>
      </vt:variant>
      <vt:variant>
        <vt:i4>356</vt:i4>
      </vt:variant>
      <vt:variant>
        <vt:i4>0</vt:i4>
      </vt:variant>
      <vt:variant>
        <vt:i4>5</vt:i4>
      </vt:variant>
      <vt:variant>
        <vt:lpwstr/>
      </vt:variant>
      <vt:variant>
        <vt:lpwstr>_Toc240366873</vt:lpwstr>
      </vt:variant>
      <vt:variant>
        <vt:i4>1114172</vt:i4>
      </vt:variant>
      <vt:variant>
        <vt:i4>350</vt:i4>
      </vt:variant>
      <vt:variant>
        <vt:i4>0</vt:i4>
      </vt:variant>
      <vt:variant>
        <vt:i4>5</vt:i4>
      </vt:variant>
      <vt:variant>
        <vt:lpwstr/>
      </vt:variant>
      <vt:variant>
        <vt:lpwstr>_Toc240366872</vt:lpwstr>
      </vt:variant>
      <vt:variant>
        <vt:i4>1114172</vt:i4>
      </vt:variant>
      <vt:variant>
        <vt:i4>344</vt:i4>
      </vt:variant>
      <vt:variant>
        <vt:i4>0</vt:i4>
      </vt:variant>
      <vt:variant>
        <vt:i4>5</vt:i4>
      </vt:variant>
      <vt:variant>
        <vt:lpwstr/>
      </vt:variant>
      <vt:variant>
        <vt:lpwstr>_Toc240366871</vt:lpwstr>
      </vt:variant>
      <vt:variant>
        <vt:i4>1114172</vt:i4>
      </vt:variant>
      <vt:variant>
        <vt:i4>338</vt:i4>
      </vt:variant>
      <vt:variant>
        <vt:i4>0</vt:i4>
      </vt:variant>
      <vt:variant>
        <vt:i4>5</vt:i4>
      </vt:variant>
      <vt:variant>
        <vt:lpwstr/>
      </vt:variant>
      <vt:variant>
        <vt:lpwstr>_Toc240366870</vt:lpwstr>
      </vt:variant>
      <vt:variant>
        <vt:i4>1048636</vt:i4>
      </vt:variant>
      <vt:variant>
        <vt:i4>332</vt:i4>
      </vt:variant>
      <vt:variant>
        <vt:i4>0</vt:i4>
      </vt:variant>
      <vt:variant>
        <vt:i4>5</vt:i4>
      </vt:variant>
      <vt:variant>
        <vt:lpwstr/>
      </vt:variant>
      <vt:variant>
        <vt:lpwstr>_Toc240366869</vt:lpwstr>
      </vt:variant>
      <vt:variant>
        <vt:i4>1048636</vt:i4>
      </vt:variant>
      <vt:variant>
        <vt:i4>326</vt:i4>
      </vt:variant>
      <vt:variant>
        <vt:i4>0</vt:i4>
      </vt:variant>
      <vt:variant>
        <vt:i4>5</vt:i4>
      </vt:variant>
      <vt:variant>
        <vt:lpwstr/>
      </vt:variant>
      <vt:variant>
        <vt:lpwstr>_Toc240366868</vt:lpwstr>
      </vt:variant>
      <vt:variant>
        <vt:i4>1048636</vt:i4>
      </vt:variant>
      <vt:variant>
        <vt:i4>320</vt:i4>
      </vt:variant>
      <vt:variant>
        <vt:i4>0</vt:i4>
      </vt:variant>
      <vt:variant>
        <vt:i4>5</vt:i4>
      </vt:variant>
      <vt:variant>
        <vt:lpwstr/>
      </vt:variant>
      <vt:variant>
        <vt:lpwstr>_Toc240366867</vt:lpwstr>
      </vt:variant>
      <vt:variant>
        <vt:i4>1048636</vt:i4>
      </vt:variant>
      <vt:variant>
        <vt:i4>314</vt:i4>
      </vt:variant>
      <vt:variant>
        <vt:i4>0</vt:i4>
      </vt:variant>
      <vt:variant>
        <vt:i4>5</vt:i4>
      </vt:variant>
      <vt:variant>
        <vt:lpwstr/>
      </vt:variant>
      <vt:variant>
        <vt:lpwstr>_Toc240366866</vt:lpwstr>
      </vt:variant>
      <vt:variant>
        <vt:i4>1048636</vt:i4>
      </vt:variant>
      <vt:variant>
        <vt:i4>308</vt:i4>
      </vt:variant>
      <vt:variant>
        <vt:i4>0</vt:i4>
      </vt:variant>
      <vt:variant>
        <vt:i4>5</vt:i4>
      </vt:variant>
      <vt:variant>
        <vt:lpwstr/>
      </vt:variant>
      <vt:variant>
        <vt:lpwstr>_Toc240366865</vt:lpwstr>
      </vt:variant>
      <vt:variant>
        <vt:i4>1048636</vt:i4>
      </vt:variant>
      <vt:variant>
        <vt:i4>302</vt:i4>
      </vt:variant>
      <vt:variant>
        <vt:i4>0</vt:i4>
      </vt:variant>
      <vt:variant>
        <vt:i4>5</vt:i4>
      </vt:variant>
      <vt:variant>
        <vt:lpwstr/>
      </vt:variant>
      <vt:variant>
        <vt:lpwstr>_Toc240366864</vt:lpwstr>
      </vt:variant>
      <vt:variant>
        <vt:i4>1048636</vt:i4>
      </vt:variant>
      <vt:variant>
        <vt:i4>296</vt:i4>
      </vt:variant>
      <vt:variant>
        <vt:i4>0</vt:i4>
      </vt:variant>
      <vt:variant>
        <vt:i4>5</vt:i4>
      </vt:variant>
      <vt:variant>
        <vt:lpwstr/>
      </vt:variant>
      <vt:variant>
        <vt:lpwstr>_Toc240366863</vt:lpwstr>
      </vt:variant>
      <vt:variant>
        <vt:i4>1048636</vt:i4>
      </vt:variant>
      <vt:variant>
        <vt:i4>290</vt:i4>
      </vt:variant>
      <vt:variant>
        <vt:i4>0</vt:i4>
      </vt:variant>
      <vt:variant>
        <vt:i4>5</vt:i4>
      </vt:variant>
      <vt:variant>
        <vt:lpwstr/>
      </vt:variant>
      <vt:variant>
        <vt:lpwstr>_Toc240366862</vt:lpwstr>
      </vt:variant>
      <vt:variant>
        <vt:i4>1048636</vt:i4>
      </vt:variant>
      <vt:variant>
        <vt:i4>284</vt:i4>
      </vt:variant>
      <vt:variant>
        <vt:i4>0</vt:i4>
      </vt:variant>
      <vt:variant>
        <vt:i4>5</vt:i4>
      </vt:variant>
      <vt:variant>
        <vt:lpwstr/>
      </vt:variant>
      <vt:variant>
        <vt:lpwstr>_Toc240366861</vt:lpwstr>
      </vt:variant>
      <vt:variant>
        <vt:i4>1048636</vt:i4>
      </vt:variant>
      <vt:variant>
        <vt:i4>278</vt:i4>
      </vt:variant>
      <vt:variant>
        <vt:i4>0</vt:i4>
      </vt:variant>
      <vt:variant>
        <vt:i4>5</vt:i4>
      </vt:variant>
      <vt:variant>
        <vt:lpwstr/>
      </vt:variant>
      <vt:variant>
        <vt:lpwstr>_Toc240366860</vt:lpwstr>
      </vt:variant>
      <vt:variant>
        <vt:i4>1245244</vt:i4>
      </vt:variant>
      <vt:variant>
        <vt:i4>272</vt:i4>
      </vt:variant>
      <vt:variant>
        <vt:i4>0</vt:i4>
      </vt:variant>
      <vt:variant>
        <vt:i4>5</vt:i4>
      </vt:variant>
      <vt:variant>
        <vt:lpwstr/>
      </vt:variant>
      <vt:variant>
        <vt:lpwstr>_Toc240366859</vt:lpwstr>
      </vt:variant>
      <vt:variant>
        <vt:i4>1245244</vt:i4>
      </vt:variant>
      <vt:variant>
        <vt:i4>266</vt:i4>
      </vt:variant>
      <vt:variant>
        <vt:i4>0</vt:i4>
      </vt:variant>
      <vt:variant>
        <vt:i4>5</vt:i4>
      </vt:variant>
      <vt:variant>
        <vt:lpwstr/>
      </vt:variant>
      <vt:variant>
        <vt:lpwstr>_Toc240366858</vt:lpwstr>
      </vt:variant>
      <vt:variant>
        <vt:i4>1245244</vt:i4>
      </vt:variant>
      <vt:variant>
        <vt:i4>260</vt:i4>
      </vt:variant>
      <vt:variant>
        <vt:i4>0</vt:i4>
      </vt:variant>
      <vt:variant>
        <vt:i4>5</vt:i4>
      </vt:variant>
      <vt:variant>
        <vt:lpwstr/>
      </vt:variant>
      <vt:variant>
        <vt:lpwstr>_Toc240366857</vt:lpwstr>
      </vt:variant>
      <vt:variant>
        <vt:i4>1245244</vt:i4>
      </vt:variant>
      <vt:variant>
        <vt:i4>254</vt:i4>
      </vt:variant>
      <vt:variant>
        <vt:i4>0</vt:i4>
      </vt:variant>
      <vt:variant>
        <vt:i4>5</vt:i4>
      </vt:variant>
      <vt:variant>
        <vt:lpwstr/>
      </vt:variant>
      <vt:variant>
        <vt:lpwstr>_Toc240366856</vt:lpwstr>
      </vt:variant>
      <vt:variant>
        <vt:i4>1245244</vt:i4>
      </vt:variant>
      <vt:variant>
        <vt:i4>248</vt:i4>
      </vt:variant>
      <vt:variant>
        <vt:i4>0</vt:i4>
      </vt:variant>
      <vt:variant>
        <vt:i4>5</vt:i4>
      </vt:variant>
      <vt:variant>
        <vt:lpwstr/>
      </vt:variant>
      <vt:variant>
        <vt:lpwstr>_Toc240366855</vt:lpwstr>
      </vt:variant>
      <vt:variant>
        <vt:i4>1245244</vt:i4>
      </vt:variant>
      <vt:variant>
        <vt:i4>242</vt:i4>
      </vt:variant>
      <vt:variant>
        <vt:i4>0</vt:i4>
      </vt:variant>
      <vt:variant>
        <vt:i4>5</vt:i4>
      </vt:variant>
      <vt:variant>
        <vt:lpwstr/>
      </vt:variant>
      <vt:variant>
        <vt:lpwstr>_Toc240366854</vt:lpwstr>
      </vt:variant>
      <vt:variant>
        <vt:i4>1245244</vt:i4>
      </vt:variant>
      <vt:variant>
        <vt:i4>236</vt:i4>
      </vt:variant>
      <vt:variant>
        <vt:i4>0</vt:i4>
      </vt:variant>
      <vt:variant>
        <vt:i4>5</vt:i4>
      </vt:variant>
      <vt:variant>
        <vt:lpwstr/>
      </vt:variant>
      <vt:variant>
        <vt:lpwstr>_Toc240366853</vt:lpwstr>
      </vt:variant>
      <vt:variant>
        <vt:i4>1245244</vt:i4>
      </vt:variant>
      <vt:variant>
        <vt:i4>230</vt:i4>
      </vt:variant>
      <vt:variant>
        <vt:i4>0</vt:i4>
      </vt:variant>
      <vt:variant>
        <vt:i4>5</vt:i4>
      </vt:variant>
      <vt:variant>
        <vt:lpwstr/>
      </vt:variant>
      <vt:variant>
        <vt:lpwstr>_Toc240366852</vt:lpwstr>
      </vt:variant>
      <vt:variant>
        <vt:i4>1245244</vt:i4>
      </vt:variant>
      <vt:variant>
        <vt:i4>224</vt:i4>
      </vt:variant>
      <vt:variant>
        <vt:i4>0</vt:i4>
      </vt:variant>
      <vt:variant>
        <vt:i4>5</vt:i4>
      </vt:variant>
      <vt:variant>
        <vt:lpwstr/>
      </vt:variant>
      <vt:variant>
        <vt:lpwstr>_Toc240366851</vt:lpwstr>
      </vt:variant>
      <vt:variant>
        <vt:i4>1245244</vt:i4>
      </vt:variant>
      <vt:variant>
        <vt:i4>218</vt:i4>
      </vt:variant>
      <vt:variant>
        <vt:i4>0</vt:i4>
      </vt:variant>
      <vt:variant>
        <vt:i4>5</vt:i4>
      </vt:variant>
      <vt:variant>
        <vt:lpwstr/>
      </vt:variant>
      <vt:variant>
        <vt:lpwstr>_Toc240366850</vt:lpwstr>
      </vt:variant>
      <vt:variant>
        <vt:i4>1179708</vt:i4>
      </vt:variant>
      <vt:variant>
        <vt:i4>212</vt:i4>
      </vt:variant>
      <vt:variant>
        <vt:i4>0</vt:i4>
      </vt:variant>
      <vt:variant>
        <vt:i4>5</vt:i4>
      </vt:variant>
      <vt:variant>
        <vt:lpwstr/>
      </vt:variant>
      <vt:variant>
        <vt:lpwstr>_Toc240366849</vt:lpwstr>
      </vt:variant>
      <vt:variant>
        <vt:i4>1179708</vt:i4>
      </vt:variant>
      <vt:variant>
        <vt:i4>206</vt:i4>
      </vt:variant>
      <vt:variant>
        <vt:i4>0</vt:i4>
      </vt:variant>
      <vt:variant>
        <vt:i4>5</vt:i4>
      </vt:variant>
      <vt:variant>
        <vt:lpwstr/>
      </vt:variant>
      <vt:variant>
        <vt:lpwstr>_Toc240366848</vt:lpwstr>
      </vt:variant>
      <vt:variant>
        <vt:i4>1179708</vt:i4>
      </vt:variant>
      <vt:variant>
        <vt:i4>200</vt:i4>
      </vt:variant>
      <vt:variant>
        <vt:i4>0</vt:i4>
      </vt:variant>
      <vt:variant>
        <vt:i4>5</vt:i4>
      </vt:variant>
      <vt:variant>
        <vt:lpwstr/>
      </vt:variant>
      <vt:variant>
        <vt:lpwstr>_Toc240366847</vt:lpwstr>
      </vt:variant>
      <vt:variant>
        <vt:i4>1179708</vt:i4>
      </vt:variant>
      <vt:variant>
        <vt:i4>194</vt:i4>
      </vt:variant>
      <vt:variant>
        <vt:i4>0</vt:i4>
      </vt:variant>
      <vt:variant>
        <vt:i4>5</vt:i4>
      </vt:variant>
      <vt:variant>
        <vt:lpwstr/>
      </vt:variant>
      <vt:variant>
        <vt:lpwstr>_Toc240366846</vt:lpwstr>
      </vt:variant>
      <vt:variant>
        <vt:i4>1179708</vt:i4>
      </vt:variant>
      <vt:variant>
        <vt:i4>188</vt:i4>
      </vt:variant>
      <vt:variant>
        <vt:i4>0</vt:i4>
      </vt:variant>
      <vt:variant>
        <vt:i4>5</vt:i4>
      </vt:variant>
      <vt:variant>
        <vt:lpwstr/>
      </vt:variant>
      <vt:variant>
        <vt:lpwstr>_Toc240366845</vt:lpwstr>
      </vt:variant>
      <vt:variant>
        <vt:i4>1179708</vt:i4>
      </vt:variant>
      <vt:variant>
        <vt:i4>182</vt:i4>
      </vt:variant>
      <vt:variant>
        <vt:i4>0</vt:i4>
      </vt:variant>
      <vt:variant>
        <vt:i4>5</vt:i4>
      </vt:variant>
      <vt:variant>
        <vt:lpwstr/>
      </vt:variant>
      <vt:variant>
        <vt:lpwstr>_Toc240366844</vt:lpwstr>
      </vt:variant>
      <vt:variant>
        <vt:i4>1179708</vt:i4>
      </vt:variant>
      <vt:variant>
        <vt:i4>176</vt:i4>
      </vt:variant>
      <vt:variant>
        <vt:i4>0</vt:i4>
      </vt:variant>
      <vt:variant>
        <vt:i4>5</vt:i4>
      </vt:variant>
      <vt:variant>
        <vt:lpwstr/>
      </vt:variant>
      <vt:variant>
        <vt:lpwstr>_Toc240366843</vt:lpwstr>
      </vt:variant>
      <vt:variant>
        <vt:i4>1179708</vt:i4>
      </vt:variant>
      <vt:variant>
        <vt:i4>170</vt:i4>
      </vt:variant>
      <vt:variant>
        <vt:i4>0</vt:i4>
      </vt:variant>
      <vt:variant>
        <vt:i4>5</vt:i4>
      </vt:variant>
      <vt:variant>
        <vt:lpwstr/>
      </vt:variant>
      <vt:variant>
        <vt:lpwstr>_Toc240366842</vt:lpwstr>
      </vt:variant>
      <vt:variant>
        <vt:i4>1179708</vt:i4>
      </vt:variant>
      <vt:variant>
        <vt:i4>164</vt:i4>
      </vt:variant>
      <vt:variant>
        <vt:i4>0</vt:i4>
      </vt:variant>
      <vt:variant>
        <vt:i4>5</vt:i4>
      </vt:variant>
      <vt:variant>
        <vt:lpwstr/>
      </vt:variant>
      <vt:variant>
        <vt:lpwstr>_Toc240366841</vt:lpwstr>
      </vt:variant>
      <vt:variant>
        <vt:i4>1179708</vt:i4>
      </vt:variant>
      <vt:variant>
        <vt:i4>158</vt:i4>
      </vt:variant>
      <vt:variant>
        <vt:i4>0</vt:i4>
      </vt:variant>
      <vt:variant>
        <vt:i4>5</vt:i4>
      </vt:variant>
      <vt:variant>
        <vt:lpwstr/>
      </vt:variant>
      <vt:variant>
        <vt:lpwstr>_Toc240366840</vt:lpwstr>
      </vt:variant>
      <vt:variant>
        <vt:i4>1376316</vt:i4>
      </vt:variant>
      <vt:variant>
        <vt:i4>152</vt:i4>
      </vt:variant>
      <vt:variant>
        <vt:i4>0</vt:i4>
      </vt:variant>
      <vt:variant>
        <vt:i4>5</vt:i4>
      </vt:variant>
      <vt:variant>
        <vt:lpwstr/>
      </vt:variant>
      <vt:variant>
        <vt:lpwstr>_Toc240366839</vt:lpwstr>
      </vt:variant>
      <vt:variant>
        <vt:i4>1376316</vt:i4>
      </vt:variant>
      <vt:variant>
        <vt:i4>146</vt:i4>
      </vt:variant>
      <vt:variant>
        <vt:i4>0</vt:i4>
      </vt:variant>
      <vt:variant>
        <vt:i4>5</vt:i4>
      </vt:variant>
      <vt:variant>
        <vt:lpwstr/>
      </vt:variant>
      <vt:variant>
        <vt:lpwstr>_Toc240366838</vt:lpwstr>
      </vt:variant>
      <vt:variant>
        <vt:i4>1376316</vt:i4>
      </vt:variant>
      <vt:variant>
        <vt:i4>140</vt:i4>
      </vt:variant>
      <vt:variant>
        <vt:i4>0</vt:i4>
      </vt:variant>
      <vt:variant>
        <vt:i4>5</vt:i4>
      </vt:variant>
      <vt:variant>
        <vt:lpwstr/>
      </vt:variant>
      <vt:variant>
        <vt:lpwstr>_Toc240366837</vt:lpwstr>
      </vt:variant>
      <vt:variant>
        <vt:i4>1376316</vt:i4>
      </vt:variant>
      <vt:variant>
        <vt:i4>134</vt:i4>
      </vt:variant>
      <vt:variant>
        <vt:i4>0</vt:i4>
      </vt:variant>
      <vt:variant>
        <vt:i4>5</vt:i4>
      </vt:variant>
      <vt:variant>
        <vt:lpwstr/>
      </vt:variant>
      <vt:variant>
        <vt:lpwstr>_Toc240366836</vt:lpwstr>
      </vt:variant>
      <vt:variant>
        <vt:i4>1376316</vt:i4>
      </vt:variant>
      <vt:variant>
        <vt:i4>128</vt:i4>
      </vt:variant>
      <vt:variant>
        <vt:i4>0</vt:i4>
      </vt:variant>
      <vt:variant>
        <vt:i4>5</vt:i4>
      </vt:variant>
      <vt:variant>
        <vt:lpwstr/>
      </vt:variant>
      <vt:variant>
        <vt:lpwstr>_Toc240366835</vt:lpwstr>
      </vt:variant>
      <vt:variant>
        <vt:i4>1376316</vt:i4>
      </vt:variant>
      <vt:variant>
        <vt:i4>122</vt:i4>
      </vt:variant>
      <vt:variant>
        <vt:i4>0</vt:i4>
      </vt:variant>
      <vt:variant>
        <vt:i4>5</vt:i4>
      </vt:variant>
      <vt:variant>
        <vt:lpwstr/>
      </vt:variant>
      <vt:variant>
        <vt:lpwstr>_Toc240366834</vt:lpwstr>
      </vt:variant>
      <vt:variant>
        <vt:i4>1376316</vt:i4>
      </vt:variant>
      <vt:variant>
        <vt:i4>116</vt:i4>
      </vt:variant>
      <vt:variant>
        <vt:i4>0</vt:i4>
      </vt:variant>
      <vt:variant>
        <vt:i4>5</vt:i4>
      </vt:variant>
      <vt:variant>
        <vt:lpwstr/>
      </vt:variant>
      <vt:variant>
        <vt:lpwstr>_Toc240366833</vt:lpwstr>
      </vt:variant>
      <vt:variant>
        <vt:i4>1376316</vt:i4>
      </vt:variant>
      <vt:variant>
        <vt:i4>110</vt:i4>
      </vt:variant>
      <vt:variant>
        <vt:i4>0</vt:i4>
      </vt:variant>
      <vt:variant>
        <vt:i4>5</vt:i4>
      </vt:variant>
      <vt:variant>
        <vt:lpwstr/>
      </vt:variant>
      <vt:variant>
        <vt:lpwstr>_Toc240366832</vt:lpwstr>
      </vt:variant>
      <vt:variant>
        <vt:i4>1376316</vt:i4>
      </vt:variant>
      <vt:variant>
        <vt:i4>104</vt:i4>
      </vt:variant>
      <vt:variant>
        <vt:i4>0</vt:i4>
      </vt:variant>
      <vt:variant>
        <vt:i4>5</vt:i4>
      </vt:variant>
      <vt:variant>
        <vt:lpwstr/>
      </vt:variant>
      <vt:variant>
        <vt:lpwstr>_Toc240366831</vt:lpwstr>
      </vt:variant>
      <vt:variant>
        <vt:i4>1376316</vt:i4>
      </vt:variant>
      <vt:variant>
        <vt:i4>98</vt:i4>
      </vt:variant>
      <vt:variant>
        <vt:i4>0</vt:i4>
      </vt:variant>
      <vt:variant>
        <vt:i4>5</vt:i4>
      </vt:variant>
      <vt:variant>
        <vt:lpwstr/>
      </vt:variant>
      <vt:variant>
        <vt:lpwstr>_Toc240366830</vt:lpwstr>
      </vt:variant>
      <vt:variant>
        <vt:i4>1310780</vt:i4>
      </vt:variant>
      <vt:variant>
        <vt:i4>92</vt:i4>
      </vt:variant>
      <vt:variant>
        <vt:i4>0</vt:i4>
      </vt:variant>
      <vt:variant>
        <vt:i4>5</vt:i4>
      </vt:variant>
      <vt:variant>
        <vt:lpwstr/>
      </vt:variant>
      <vt:variant>
        <vt:lpwstr>_Toc240366829</vt:lpwstr>
      </vt:variant>
      <vt:variant>
        <vt:i4>1310780</vt:i4>
      </vt:variant>
      <vt:variant>
        <vt:i4>86</vt:i4>
      </vt:variant>
      <vt:variant>
        <vt:i4>0</vt:i4>
      </vt:variant>
      <vt:variant>
        <vt:i4>5</vt:i4>
      </vt:variant>
      <vt:variant>
        <vt:lpwstr/>
      </vt:variant>
      <vt:variant>
        <vt:lpwstr>_Toc240366828</vt:lpwstr>
      </vt:variant>
      <vt:variant>
        <vt:i4>1310780</vt:i4>
      </vt:variant>
      <vt:variant>
        <vt:i4>80</vt:i4>
      </vt:variant>
      <vt:variant>
        <vt:i4>0</vt:i4>
      </vt:variant>
      <vt:variant>
        <vt:i4>5</vt:i4>
      </vt:variant>
      <vt:variant>
        <vt:lpwstr/>
      </vt:variant>
      <vt:variant>
        <vt:lpwstr>_Toc240366827</vt:lpwstr>
      </vt:variant>
      <vt:variant>
        <vt:i4>1310780</vt:i4>
      </vt:variant>
      <vt:variant>
        <vt:i4>74</vt:i4>
      </vt:variant>
      <vt:variant>
        <vt:i4>0</vt:i4>
      </vt:variant>
      <vt:variant>
        <vt:i4>5</vt:i4>
      </vt:variant>
      <vt:variant>
        <vt:lpwstr/>
      </vt:variant>
      <vt:variant>
        <vt:lpwstr>_Toc240366826</vt:lpwstr>
      </vt:variant>
      <vt:variant>
        <vt:i4>1310780</vt:i4>
      </vt:variant>
      <vt:variant>
        <vt:i4>68</vt:i4>
      </vt:variant>
      <vt:variant>
        <vt:i4>0</vt:i4>
      </vt:variant>
      <vt:variant>
        <vt:i4>5</vt:i4>
      </vt:variant>
      <vt:variant>
        <vt:lpwstr/>
      </vt:variant>
      <vt:variant>
        <vt:lpwstr>_Toc240366825</vt:lpwstr>
      </vt:variant>
      <vt:variant>
        <vt:i4>1310780</vt:i4>
      </vt:variant>
      <vt:variant>
        <vt:i4>62</vt:i4>
      </vt:variant>
      <vt:variant>
        <vt:i4>0</vt:i4>
      </vt:variant>
      <vt:variant>
        <vt:i4>5</vt:i4>
      </vt:variant>
      <vt:variant>
        <vt:lpwstr/>
      </vt:variant>
      <vt:variant>
        <vt:lpwstr>_Toc240366824</vt:lpwstr>
      </vt:variant>
      <vt:variant>
        <vt:i4>1310780</vt:i4>
      </vt:variant>
      <vt:variant>
        <vt:i4>56</vt:i4>
      </vt:variant>
      <vt:variant>
        <vt:i4>0</vt:i4>
      </vt:variant>
      <vt:variant>
        <vt:i4>5</vt:i4>
      </vt:variant>
      <vt:variant>
        <vt:lpwstr/>
      </vt:variant>
      <vt:variant>
        <vt:lpwstr>_Toc240366823</vt:lpwstr>
      </vt:variant>
      <vt:variant>
        <vt:i4>1310780</vt:i4>
      </vt:variant>
      <vt:variant>
        <vt:i4>50</vt:i4>
      </vt:variant>
      <vt:variant>
        <vt:i4>0</vt:i4>
      </vt:variant>
      <vt:variant>
        <vt:i4>5</vt:i4>
      </vt:variant>
      <vt:variant>
        <vt:lpwstr/>
      </vt:variant>
      <vt:variant>
        <vt:lpwstr>_Toc240366822</vt:lpwstr>
      </vt:variant>
      <vt:variant>
        <vt:i4>1310780</vt:i4>
      </vt:variant>
      <vt:variant>
        <vt:i4>44</vt:i4>
      </vt:variant>
      <vt:variant>
        <vt:i4>0</vt:i4>
      </vt:variant>
      <vt:variant>
        <vt:i4>5</vt:i4>
      </vt:variant>
      <vt:variant>
        <vt:lpwstr/>
      </vt:variant>
      <vt:variant>
        <vt:lpwstr>_Toc240366821</vt:lpwstr>
      </vt:variant>
      <vt:variant>
        <vt:i4>1310780</vt:i4>
      </vt:variant>
      <vt:variant>
        <vt:i4>38</vt:i4>
      </vt:variant>
      <vt:variant>
        <vt:i4>0</vt:i4>
      </vt:variant>
      <vt:variant>
        <vt:i4>5</vt:i4>
      </vt:variant>
      <vt:variant>
        <vt:lpwstr/>
      </vt:variant>
      <vt:variant>
        <vt:lpwstr>_Toc240366820</vt:lpwstr>
      </vt:variant>
      <vt:variant>
        <vt:i4>1507388</vt:i4>
      </vt:variant>
      <vt:variant>
        <vt:i4>32</vt:i4>
      </vt:variant>
      <vt:variant>
        <vt:i4>0</vt:i4>
      </vt:variant>
      <vt:variant>
        <vt:i4>5</vt:i4>
      </vt:variant>
      <vt:variant>
        <vt:lpwstr/>
      </vt:variant>
      <vt:variant>
        <vt:lpwstr>_Toc240366819</vt:lpwstr>
      </vt:variant>
      <vt:variant>
        <vt:i4>1507388</vt:i4>
      </vt:variant>
      <vt:variant>
        <vt:i4>26</vt:i4>
      </vt:variant>
      <vt:variant>
        <vt:i4>0</vt:i4>
      </vt:variant>
      <vt:variant>
        <vt:i4>5</vt:i4>
      </vt:variant>
      <vt:variant>
        <vt:lpwstr/>
      </vt:variant>
      <vt:variant>
        <vt:lpwstr>_Toc240366818</vt:lpwstr>
      </vt:variant>
      <vt:variant>
        <vt:i4>1507388</vt:i4>
      </vt:variant>
      <vt:variant>
        <vt:i4>20</vt:i4>
      </vt:variant>
      <vt:variant>
        <vt:i4>0</vt:i4>
      </vt:variant>
      <vt:variant>
        <vt:i4>5</vt:i4>
      </vt:variant>
      <vt:variant>
        <vt:lpwstr/>
      </vt:variant>
      <vt:variant>
        <vt:lpwstr>_Toc240366817</vt:lpwstr>
      </vt:variant>
      <vt:variant>
        <vt:i4>1507388</vt:i4>
      </vt:variant>
      <vt:variant>
        <vt:i4>14</vt:i4>
      </vt:variant>
      <vt:variant>
        <vt:i4>0</vt:i4>
      </vt:variant>
      <vt:variant>
        <vt:i4>5</vt:i4>
      </vt:variant>
      <vt:variant>
        <vt:lpwstr/>
      </vt:variant>
      <vt:variant>
        <vt:lpwstr>_Toc240366816</vt:lpwstr>
      </vt:variant>
      <vt:variant>
        <vt:i4>1507388</vt:i4>
      </vt:variant>
      <vt:variant>
        <vt:i4>8</vt:i4>
      </vt:variant>
      <vt:variant>
        <vt:i4>0</vt:i4>
      </vt:variant>
      <vt:variant>
        <vt:i4>5</vt:i4>
      </vt:variant>
      <vt:variant>
        <vt:lpwstr/>
      </vt:variant>
      <vt:variant>
        <vt:lpwstr>_Toc240366815</vt:lpwstr>
      </vt:variant>
      <vt:variant>
        <vt:i4>1507388</vt:i4>
      </vt:variant>
      <vt:variant>
        <vt:i4>2</vt:i4>
      </vt:variant>
      <vt:variant>
        <vt:i4>0</vt:i4>
      </vt:variant>
      <vt:variant>
        <vt:i4>5</vt:i4>
      </vt:variant>
      <vt:variant>
        <vt:lpwstr/>
      </vt:variant>
      <vt:variant>
        <vt:lpwstr>_Toc240366814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Joycell Sundararaj - Chaucer</cp:lastModifiedBy>
  <cp:revision>494</cp:revision>
  <dcterms:created xsi:type="dcterms:W3CDTF">2024-07-17T19:48:00Z</dcterms:created>
  <dcterms:modified xsi:type="dcterms:W3CDTF">2026-09-15T13:42:00Z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2024-07-17T11:48:38Z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9b0ae137-b9f9-45db-9d49-6cf5d267c984</vt:lpwstr>
  </property>
  <property fmtid="{D5CDD505-2E9C-101B-9397-08002B2CF9AE}" pid="9" name="MSIP_Label_66034dab-5829-4c7a-a87e-18a6fc150b18_ContentBits">
    <vt:lpwstr>0</vt:lpwstr>
  </property>
  <property fmtid="{D5CDD505-2E9C-101B-9397-08002B2CF9AE}" pid="10" name="docLang">
    <vt:lpwstr>en</vt:lpwstr>
  </property>
  <property fmtid="{D5CDD505-2E9C-101B-9397-08002B2CF9AE}" pid="11" name="MediaServiceImageTags">
    <vt:lpwstr/>
  </property>
</Properties>
</file>