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D25A" w14:textId="77777777" w:rsidR="00260823" w:rsidRDefault="00261A8E" w:rsidP="001E1B57">
      <w:pPr>
        <w:sectPr w:rsidR="00260823" w:rsidSect="009C721B">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4F29A7F5" w14:textId="77777777"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0C1D3FBE" w14:textId="77777777"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v0.1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4F29A7F5" w14:textId="77777777"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0C1D3FBE" w14:textId="77777777"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v0.1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338F8B1B"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Pr>
              <w:rFonts w:asciiTheme="minorHAnsi" w:eastAsiaTheme="minorHAnsi" w:hAnsiTheme="minorHAnsi" w:cstheme="minorBidi"/>
              <w:color w:val="000000" w:themeColor="text1" w:themeShade="80"/>
              <w:lang w:val="en-GB"/>
            </w:rPr>
            <w:t>Table of Contents</w:t>
          </w:r>
        </w:p>
        <w:p w14:paraId="24D85E6E" w14:textId="77777777" w:rsidR="00BF16B6"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instrText>TOC \o "1-2" \h \z \u</w:instrText>
          </w:r>
          <w:r>
            <w:fldChar w:fldCharType="separate"/>
          </w:r>
          <w:hyperlink w:anchor="_Toc240018767" w:history="1">
            <w:r>
              <w:rPr>
                <w:rStyle w:val="Hyperlink"/>
                <w:noProof/>
              </w:rPr>
              <w:t>2</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Document Control</w:t>
            </w:r>
            <w:r>
              <w:rPr>
                <w:noProof/>
                <w:webHidden/>
              </w:rPr>
              <w:tab/>
            </w:r>
            <w:r>
              <w:rPr>
                <w:noProof/>
                <w:webHidden/>
              </w:rPr>
              <w:fldChar w:fldCharType="begin"/>
            </w:r>
            <w:r>
              <w:rPr>
                <w:noProof/>
                <w:webHidden/>
              </w:rPr>
              <w:instrText xml:space="preserve"> PAGEREF _Toc240018767 \h </w:instrText>
            </w:r>
            <w:r>
              <w:rPr>
                <w:noProof/>
                <w:webHidden/>
              </w:rPr>
            </w:r>
            <w:r>
              <w:rPr>
                <w:noProof/>
                <w:webHidden/>
              </w:rPr>
              <w:fldChar w:fldCharType="separate"/>
            </w:r>
            <w:r>
              <w:rPr>
                <w:noProof/>
                <w:webHidden/>
              </w:rPr>
              <w:t>4</w:t>
            </w:r>
            <w:r>
              <w:rPr>
                <w:noProof/>
                <w:webHidden/>
              </w:rPr>
              <w:fldChar w:fldCharType="end"/>
            </w:r>
          </w:hyperlink>
        </w:p>
        <w:p w14:paraId="1BAB70B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68" w:history="1">
            <w:r>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Document History</w:t>
            </w:r>
            <w:r>
              <w:rPr>
                <w:noProof/>
                <w:webHidden/>
              </w:rPr>
              <w:tab/>
            </w:r>
            <w:r>
              <w:rPr>
                <w:noProof/>
                <w:webHidden/>
              </w:rPr>
              <w:fldChar w:fldCharType="begin"/>
            </w:r>
            <w:r>
              <w:rPr>
                <w:noProof/>
                <w:webHidden/>
              </w:rPr>
              <w:instrText xml:space="preserve"> PAGEREF _Toc240018768 \h </w:instrText>
            </w:r>
            <w:r>
              <w:rPr>
                <w:noProof/>
                <w:webHidden/>
              </w:rPr>
            </w:r>
            <w:r>
              <w:rPr>
                <w:noProof/>
                <w:webHidden/>
              </w:rPr>
              <w:fldChar w:fldCharType="separate"/>
            </w:r>
            <w:r>
              <w:rPr>
                <w:noProof/>
                <w:webHidden/>
              </w:rPr>
              <w:t>4</w:t>
            </w:r>
            <w:r>
              <w:rPr>
                <w:noProof/>
                <w:webHidden/>
              </w:rPr>
              <w:fldChar w:fldCharType="end"/>
            </w:r>
          </w:hyperlink>
        </w:p>
        <w:p w14:paraId="1B0FCC4A"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69" w:history="1">
            <w:r>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Document Authors</w:t>
            </w:r>
            <w:r>
              <w:rPr>
                <w:noProof/>
                <w:webHidden/>
              </w:rPr>
              <w:tab/>
            </w:r>
            <w:r>
              <w:rPr>
                <w:noProof/>
                <w:webHidden/>
              </w:rPr>
              <w:fldChar w:fldCharType="begin"/>
            </w:r>
            <w:r>
              <w:rPr>
                <w:noProof/>
                <w:webHidden/>
              </w:rPr>
              <w:instrText xml:space="preserve"> PAGEREF _Toc240018769 \h </w:instrText>
            </w:r>
            <w:r>
              <w:rPr>
                <w:noProof/>
                <w:webHidden/>
              </w:rPr>
            </w:r>
            <w:r>
              <w:rPr>
                <w:noProof/>
                <w:webHidden/>
              </w:rPr>
              <w:fldChar w:fldCharType="separate"/>
            </w:r>
            <w:r>
              <w:rPr>
                <w:noProof/>
                <w:webHidden/>
              </w:rPr>
              <w:t>4</w:t>
            </w:r>
            <w:r>
              <w:rPr>
                <w:noProof/>
                <w:webHidden/>
              </w:rPr>
              <w:fldChar w:fldCharType="end"/>
            </w:r>
          </w:hyperlink>
        </w:p>
        <w:p w14:paraId="481CE203"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0" w:history="1">
            <w:r>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Document Assurance</w:t>
            </w:r>
            <w:r>
              <w:rPr>
                <w:noProof/>
                <w:webHidden/>
              </w:rPr>
              <w:tab/>
            </w:r>
            <w:r>
              <w:rPr>
                <w:noProof/>
                <w:webHidden/>
              </w:rPr>
              <w:fldChar w:fldCharType="begin"/>
            </w:r>
            <w:r>
              <w:rPr>
                <w:noProof/>
                <w:webHidden/>
              </w:rPr>
              <w:instrText xml:space="preserve"> PAGEREF _Toc240018770 \h </w:instrText>
            </w:r>
            <w:r>
              <w:rPr>
                <w:noProof/>
                <w:webHidden/>
              </w:rPr>
            </w:r>
            <w:r>
              <w:rPr>
                <w:noProof/>
                <w:webHidden/>
              </w:rPr>
              <w:fldChar w:fldCharType="separate"/>
            </w:r>
            <w:r>
              <w:rPr>
                <w:noProof/>
                <w:webHidden/>
              </w:rPr>
              <w:t>5</w:t>
            </w:r>
            <w:r>
              <w:rPr>
                <w:noProof/>
                <w:webHidden/>
              </w:rPr>
              <w:fldChar w:fldCharType="end"/>
            </w:r>
          </w:hyperlink>
        </w:p>
        <w:p w14:paraId="17177099"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1" w:history="1">
            <w:r>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TDA Approval:</w:t>
            </w:r>
            <w:r>
              <w:rPr>
                <w:noProof/>
                <w:webHidden/>
              </w:rPr>
              <w:tab/>
            </w:r>
            <w:r>
              <w:rPr>
                <w:noProof/>
                <w:webHidden/>
              </w:rPr>
              <w:fldChar w:fldCharType="begin"/>
            </w:r>
            <w:r>
              <w:rPr>
                <w:noProof/>
                <w:webHidden/>
              </w:rPr>
              <w:instrText xml:space="preserve"> PAGEREF _Toc240018771 \h </w:instrText>
            </w:r>
            <w:r>
              <w:rPr>
                <w:noProof/>
                <w:webHidden/>
              </w:rPr>
            </w:r>
            <w:r>
              <w:rPr>
                <w:noProof/>
                <w:webHidden/>
              </w:rPr>
              <w:fldChar w:fldCharType="separate"/>
            </w:r>
            <w:r>
              <w:rPr>
                <w:noProof/>
                <w:webHidden/>
              </w:rPr>
              <w:t>5</w:t>
            </w:r>
            <w:r>
              <w:rPr>
                <w:noProof/>
                <w:webHidden/>
              </w:rPr>
              <w:fldChar w:fldCharType="end"/>
            </w:r>
          </w:hyperlink>
        </w:p>
        <w:p w14:paraId="79475972"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2" w:history="1">
            <w:r>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Document References</w:t>
            </w:r>
            <w:r>
              <w:rPr>
                <w:noProof/>
                <w:webHidden/>
              </w:rPr>
              <w:tab/>
            </w:r>
            <w:r>
              <w:rPr>
                <w:noProof/>
                <w:webHidden/>
              </w:rPr>
              <w:fldChar w:fldCharType="begin"/>
            </w:r>
            <w:r>
              <w:rPr>
                <w:noProof/>
                <w:webHidden/>
              </w:rPr>
              <w:instrText xml:space="preserve"> PAGEREF _Toc240018772 \h </w:instrText>
            </w:r>
            <w:r>
              <w:rPr>
                <w:noProof/>
                <w:webHidden/>
              </w:rPr>
            </w:r>
            <w:r>
              <w:rPr>
                <w:noProof/>
                <w:webHidden/>
              </w:rPr>
              <w:fldChar w:fldCharType="separate"/>
            </w:r>
            <w:r>
              <w:rPr>
                <w:noProof/>
                <w:webHidden/>
              </w:rPr>
              <w:t>5</w:t>
            </w:r>
            <w:r>
              <w:rPr>
                <w:noProof/>
                <w:webHidden/>
              </w:rPr>
              <w:fldChar w:fldCharType="end"/>
            </w:r>
          </w:hyperlink>
        </w:p>
        <w:p w14:paraId="413F6FA3"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3" w:history="1">
            <w:r>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How to Use This Systems Integration Framework</w:t>
            </w:r>
            <w:r>
              <w:rPr>
                <w:noProof/>
                <w:webHidden/>
              </w:rPr>
              <w:tab/>
            </w:r>
            <w:r>
              <w:rPr>
                <w:noProof/>
                <w:webHidden/>
              </w:rPr>
              <w:fldChar w:fldCharType="begin"/>
            </w:r>
            <w:r>
              <w:rPr>
                <w:noProof/>
                <w:webHidden/>
              </w:rPr>
              <w:instrText xml:space="preserve"> PAGEREF _Toc240018773 \h </w:instrText>
            </w:r>
            <w:r>
              <w:rPr>
                <w:noProof/>
                <w:webHidden/>
              </w:rPr>
            </w:r>
            <w:r>
              <w:rPr>
                <w:noProof/>
                <w:webHidden/>
              </w:rPr>
              <w:fldChar w:fldCharType="separate"/>
            </w:r>
            <w:r>
              <w:rPr>
                <w:noProof/>
                <w:webHidden/>
              </w:rPr>
              <w:t>6</w:t>
            </w:r>
            <w:r>
              <w:rPr>
                <w:noProof/>
                <w:webHidden/>
              </w:rPr>
              <w:fldChar w:fldCharType="end"/>
            </w:r>
          </w:hyperlink>
        </w:p>
        <w:p w14:paraId="39AA988E"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4" w:history="1">
            <w:r>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Executive Summary</w:t>
            </w:r>
            <w:r>
              <w:rPr>
                <w:noProof/>
                <w:webHidden/>
              </w:rPr>
              <w:tab/>
            </w:r>
            <w:r>
              <w:rPr>
                <w:noProof/>
                <w:webHidden/>
              </w:rPr>
              <w:fldChar w:fldCharType="begin"/>
            </w:r>
            <w:r>
              <w:rPr>
                <w:noProof/>
                <w:webHidden/>
              </w:rPr>
              <w:instrText xml:space="preserve"> PAGEREF _Toc240018774 \h </w:instrText>
            </w:r>
            <w:r>
              <w:rPr>
                <w:noProof/>
                <w:webHidden/>
              </w:rPr>
            </w:r>
            <w:r>
              <w:rPr>
                <w:noProof/>
                <w:webHidden/>
              </w:rPr>
              <w:fldChar w:fldCharType="separate"/>
            </w:r>
            <w:r>
              <w:rPr>
                <w:noProof/>
                <w:webHidden/>
              </w:rPr>
              <w:t>7</w:t>
            </w:r>
            <w:r>
              <w:rPr>
                <w:noProof/>
                <w:webHidden/>
              </w:rPr>
              <w:fldChar w:fldCharType="end"/>
            </w:r>
          </w:hyperlink>
        </w:p>
        <w:p w14:paraId="60AB5F58"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5" w:history="1">
            <w:r>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Why the Systems Integration Framework Exists</w:t>
            </w:r>
            <w:r>
              <w:rPr>
                <w:noProof/>
                <w:webHidden/>
              </w:rPr>
              <w:tab/>
            </w:r>
            <w:r>
              <w:rPr>
                <w:noProof/>
                <w:webHidden/>
              </w:rPr>
              <w:fldChar w:fldCharType="begin"/>
            </w:r>
            <w:r>
              <w:rPr>
                <w:noProof/>
                <w:webHidden/>
              </w:rPr>
              <w:instrText xml:space="preserve"> PAGEREF _Toc240018775 \h </w:instrText>
            </w:r>
            <w:r>
              <w:rPr>
                <w:noProof/>
                <w:webHidden/>
              </w:rPr>
            </w:r>
            <w:r>
              <w:rPr>
                <w:noProof/>
                <w:webHidden/>
              </w:rPr>
              <w:fldChar w:fldCharType="separate"/>
            </w:r>
            <w:r>
              <w:rPr>
                <w:noProof/>
                <w:webHidden/>
              </w:rPr>
              <w:t>7</w:t>
            </w:r>
            <w:r>
              <w:rPr>
                <w:noProof/>
                <w:webHidden/>
              </w:rPr>
              <w:fldChar w:fldCharType="end"/>
            </w:r>
          </w:hyperlink>
        </w:p>
        <w:p w14:paraId="2975920E"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6" w:history="1">
            <w:r>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Systems Integration Framework Scope</w:t>
            </w:r>
            <w:r>
              <w:rPr>
                <w:noProof/>
                <w:webHidden/>
              </w:rPr>
              <w:tab/>
            </w:r>
            <w:r>
              <w:rPr>
                <w:noProof/>
                <w:webHidden/>
              </w:rPr>
              <w:fldChar w:fldCharType="begin"/>
            </w:r>
            <w:r>
              <w:rPr>
                <w:noProof/>
                <w:webHidden/>
              </w:rPr>
              <w:instrText xml:space="preserve"> PAGEREF _Toc240018776 \h </w:instrText>
            </w:r>
            <w:r>
              <w:rPr>
                <w:noProof/>
                <w:webHidden/>
              </w:rPr>
            </w:r>
            <w:r>
              <w:rPr>
                <w:noProof/>
                <w:webHidden/>
              </w:rPr>
              <w:fldChar w:fldCharType="separate"/>
            </w:r>
            <w:r>
              <w:rPr>
                <w:noProof/>
                <w:webHidden/>
              </w:rPr>
              <w:t>8</w:t>
            </w:r>
            <w:r>
              <w:rPr>
                <w:noProof/>
                <w:webHidden/>
              </w:rPr>
              <w:fldChar w:fldCharType="end"/>
            </w:r>
          </w:hyperlink>
        </w:p>
        <w:p w14:paraId="1E70E9D2"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7" w:history="1">
            <w:r>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Intended Outcomes</w:t>
            </w:r>
            <w:r>
              <w:rPr>
                <w:noProof/>
                <w:webHidden/>
              </w:rPr>
              <w:tab/>
            </w:r>
            <w:r>
              <w:rPr>
                <w:noProof/>
                <w:webHidden/>
              </w:rPr>
              <w:fldChar w:fldCharType="begin"/>
            </w:r>
            <w:r>
              <w:rPr>
                <w:noProof/>
                <w:webHidden/>
              </w:rPr>
              <w:instrText xml:space="preserve"> PAGEREF _Toc240018777 \h </w:instrText>
            </w:r>
            <w:r>
              <w:rPr>
                <w:noProof/>
                <w:webHidden/>
              </w:rPr>
            </w:r>
            <w:r>
              <w:rPr>
                <w:noProof/>
                <w:webHidden/>
              </w:rPr>
              <w:fldChar w:fldCharType="separate"/>
            </w:r>
            <w:r>
              <w:rPr>
                <w:noProof/>
                <w:webHidden/>
              </w:rPr>
              <w:t>8</w:t>
            </w:r>
            <w:r>
              <w:rPr>
                <w:noProof/>
                <w:webHidden/>
              </w:rPr>
              <w:fldChar w:fldCharType="end"/>
            </w:r>
          </w:hyperlink>
        </w:p>
        <w:p w14:paraId="6CC6E2BF"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8" w:history="1">
            <w:r>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Architectural Position</w:t>
            </w:r>
            <w:r>
              <w:rPr>
                <w:noProof/>
                <w:webHidden/>
              </w:rPr>
              <w:tab/>
            </w:r>
            <w:r>
              <w:rPr>
                <w:noProof/>
                <w:webHidden/>
              </w:rPr>
              <w:fldChar w:fldCharType="begin"/>
            </w:r>
            <w:r>
              <w:rPr>
                <w:noProof/>
                <w:webHidden/>
              </w:rPr>
              <w:instrText xml:space="preserve"> PAGEREF _Toc240018778 \h </w:instrText>
            </w:r>
            <w:r>
              <w:rPr>
                <w:noProof/>
                <w:webHidden/>
              </w:rPr>
            </w:r>
            <w:r>
              <w:rPr>
                <w:noProof/>
                <w:webHidden/>
              </w:rPr>
              <w:fldChar w:fldCharType="separate"/>
            </w:r>
            <w:r>
              <w:rPr>
                <w:noProof/>
                <w:webHidden/>
              </w:rPr>
              <w:t>9</w:t>
            </w:r>
            <w:r>
              <w:rPr>
                <w:noProof/>
                <w:webHidden/>
              </w:rPr>
              <w:fldChar w:fldCharType="end"/>
            </w:r>
          </w:hyperlink>
        </w:p>
        <w:p w14:paraId="24F5A1D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9" w:history="1">
            <w:r>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Architectural Stance</w:t>
            </w:r>
            <w:r>
              <w:rPr>
                <w:noProof/>
                <w:webHidden/>
              </w:rPr>
              <w:tab/>
            </w:r>
            <w:r>
              <w:rPr>
                <w:noProof/>
                <w:webHidden/>
              </w:rPr>
              <w:fldChar w:fldCharType="begin"/>
            </w:r>
            <w:r>
              <w:rPr>
                <w:noProof/>
                <w:webHidden/>
              </w:rPr>
              <w:instrText xml:space="preserve"> PAGEREF _Toc240018779 \h </w:instrText>
            </w:r>
            <w:r>
              <w:rPr>
                <w:noProof/>
                <w:webHidden/>
              </w:rPr>
            </w:r>
            <w:r>
              <w:rPr>
                <w:noProof/>
                <w:webHidden/>
              </w:rPr>
              <w:fldChar w:fldCharType="separate"/>
            </w:r>
            <w:r>
              <w:rPr>
                <w:noProof/>
                <w:webHidden/>
              </w:rPr>
              <w:t>9</w:t>
            </w:r>
            <w:r>
              <w:rPr>
                <w:noProof/>
                <w:webHidden/>
              </w:rPr>
              <w:fldChar w:fldCharType="end"/>
            </w:r>
          </w:hyperlink>
        </w:p>
        <w:p w14:paraId="7E4E70AC"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0" w:history="1">
            <w:r>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SOA Positioning Statement</w:t>
            </w:r>
            <w:r>
              <w:rPr>
                <w:noProof/>
                <w:webHidden/>
              </w:rPr>
              <w:tab/>
            </w:r>
            <w:r>
              <w:rPr>
                <w:noProof/>
                <w:webHidden/>
              </w:rPr>
              <w:fldChar w:fldCharType="begin"/>
            </w:r>
            <w:r>
              <w:rPr>
                <w:noProof/>
                <w:webHidden/>
              </w:rPr>
              <w:instrText xml:space="preserve"> PAGEREF _Toc240018780 \h </w:instrText>
            </w:r>
            <w:r>
              <w:rPr>
                <w:noProof/>
                <w:webHidden/>
              </w:rPr>
            </w:r>
            <w:r>
              <w:rPr>
                <w:noProof/>
                <w:webHidden/>
              </w:rPr>
              <w:fldChar w:fldCharType="separate"/>
            </w:r>
            <w:r>
              <w:rPr>
                <w:noProof/>
                <w:webHidden/>
              </w:rPr>
              <w:t>9</w:t>
            </w:r>
            <w:r>
              <w:rPr>
                <w:noProof/>
                <w:webHidden/>
              </w:rPr>
              <w:fldChar w:fldCharType="end"/>
            </w:r>
          </w:hyperlink>
        </w:p>
        <w:p w14:paraId="22455FD6"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1" w:history="1">
            <w:r>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Strategic Objectives</w:t>
            </w:r>
            <w:r>
              <w:rPr>
                <w:noProof/>
                <w:webHidden/>
              </w:rPr>
              <w:tab/>
            </w:r>
            <w:r>
              <w:rPr>
                <w:noProof/>
                <w:webHidden/>
              </w:rPr>
              <w:fldChar w:fldCharType="begin"/>
            </w:r>
            <w:r>
              <w:rPr>
                <w:noProof/>
                <w:webHidden/>
              </w:rPr>
              <w:instrText xml:space="preserve"> PAGEREF _Toc240018781 \h </w:instrText>
            </w:r>
            <w:r>
              <w:rPr>
                <w:noProof/>
                <w:webHidden/>
              </w:rPr>
            </w:r>
            <w:r>
              <w:rPr>
                <w:noProof/>
                <w:webHidden/>
              </w:rPr>
              <w:fldChar w:fldCharType="separate"/>
            </w:r>
            <w:r>
              <w:rPr>
                <w:noProof/>
                <w:webHidden/>
              </w:rPr>
              <w:t>9</w:t>
            </w:r>
            <w:r>
              <w:rPr>
                <w:noProof/>
                <w:webHidden/>
              </w:rPr>
              <w:fldChar w:fldCharType="end"/>
            </w:r>
          </w:hyperlink>
        </w:p>
        <w:p w14:paraId="5A7A5734"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2" w:history="1">
            <w:r>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What Counts as a Service</w:t>
            </w:r>
            <w:r>
              <w:rPr>
                <w:noProof/>
                <w:webHidden/>
              </w:rPr>
              <w:tab/>
            </w:r>
            <w:r>
              <w:rPr>
                <w:noProof/>
                <w:webHidden/>
              </w:rPr>
              <w:fldChar w:fldCharType="begin"/>
            </w:r>
            <w:r>
              <w:rPr>
                <w:noProof/>
                <w:webHidden/>
              </w:rPr>
              <w:instrText xml:space="preserve"> PAGEREF _Toc240018782 \h </w:instrText>
            </w:r>
            <w:r>
              <w:rPr>
                <w:noProof/>
                <w:webHidden/>
              </w:rPr>
            </w:r>
            <w:r>
              <w:rPr>
                <w:noProof/>
                <w:webHidden/>
              </w:rPr>
              <w:fldChar w:fldCharType="separate"/>
            </w:r>
            <w:r>
              <w:rPr>
                <w:noProof/>
                <w:webHidden/>
              </w:rPr>
              <w:t>10</w:t>
            </w:r>
            <w:r>
              <w:rPr>
                <w:noProof/>
                <w:webHidden/>
              </w:rPr>
              <w:fldChar w:fldCharType="end"/>
            </w:r>
          </w:hyperlink>
        </w:p>
        <w:p w14:paraId="2270442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3" w:history="1">
            <w:r>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Core Systems Integration Framework Principles</w:t>
            </w:r>
            <w:r>
              <w:rPr>
                <w:noProof/>
                <w:webHidden/>
              </w:rPr>
              <w:tab/>
            </w:r>
            <w:r>
              <w:rPr>
                <w:noProof/>
                <w:webHidden/>
              </w:rPr>
              <w:fldChar w:fldCharType="begin"/>
            </w:r>
            <w:r>
              <w:rPr>
                <w:noProof/>
                <w:webHidden/>
              </w:rPr>
              <w:instrText xml:space="preserve"> PAGEREF _Toc240018783 \h </w:instrText>
            </w:r>
            <w:r>
              <w:rPr>
                <w:noProof/>
                <w:webHidden/>
              </w:rPr>
            </w:r>
            <w:r>
              <w:rPr>
                <w:noProof/>
                <w:webHidden/>
              </w:rPr>
              <w:fldChar w:fldCharType="separate"/>
            </w:r>
            <w:r>
              <w:rPr>
                <w:noProof/>
                <w:webHidden/>
              </w:rPr>
              <w:t>10</w:t>
            </w:r>
            <w:r>
              <w:rPr>
                <w:noProof/>
                <w:webHidden/>
              </w:rPr>
              <w:fldChar w:fldCharType="end"/>
            </w:r>
          </w:hyperlink>
        </w:p>
        <w:p w14:paraId="47F352FA"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84" w:history="1">
            <w:r>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Reference Architecture</w:t>
            </w:r>
            <w:r>
              <w:rPr>
                <w:noProof/>
                <w:webHidden/>
              </w:rPr>
              <w:tab/>
            </w:r>
            <w:r>
              <w:rPr>
                <w:noProof/>
                <w:webHidden/>
              </w:rPr>
              <w:fldChar w:fldCharType="begin"/>
            </w:r>
            <w:r>
              <w:rPr>
                <w:noProof/>
                <w:webHidden/>
              </w:rPr>
              <w:instrText xml:space="preserve"> PAGEREF _Toc240018784 \h </w:instrText>
            </w:r>
            <w:r>
              <w:rPr>
                <w:noProof/>
                <w:webHidden/>
              </w:rPr>
            </w:r>
            <w:r>
              <w:rPr>
                <w:noProof/>
                <w:webHidden/>
              </w:rPr>
              <w:fldChar w:fldCharType="separate"/>
            </w:r>
            <w:r>
              <w:rPr>
                <w:noProof/>
                <w:webHidden/>
              </w:rPr>
              <w:t>12</w:t>
            </w:r>
            <w:r>
              <w:rPr>
                <w:noProof/>
                <w:webHidden/>
              </w:rPr>
              <w:fldChar w:fldCharType="end"/>
            </w:r>
          </w:hyperlink>
        </w:p>
        <w:p w14:paraId="5CC30D3F"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5" w:history="1">
            <w:r>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Conceptual Reference Architecture</w:t>
            </w:r>
            <w:r>
              <w:rPr>
                <w:noProof/>
                <w:webHidden/>
              </w:rPr>
              <w:tab/>
            </w:r>
            <w:r>
              <w:rPr>
                <w:noProof/>
                <w:webHidden/>
              </w:rPr>
              <w:fldChar w:fldCharType="begin"/>
            </w:r>
            <w:r>
              <w:rPr>
                <w:noProof/>
                <w:webHidden/>
              </w:rPr>
              <w:instrText xml:space="preserve"> PAGEREF _Toc240018785 \h </w:instrText>
            </w:r>
            <w:r>
              <w:rPr>
                <w:noProof/>
                <w:webHidden/>
              </w:rPr>
            </w:r>
            <w:r>
              <w:rPr>
                <w:noProof/>
                <w:webHidden/>
              </w:rPr>
              <w:fldChar w:fldCharType="separate"/>
            </w:r>
            <w:r>
              <w:rPr>
                <w:noProof/>
                <w:webHidden/>
              </w:rPr>
              <w:t>12</w:t>
            </w:r>
            <w:r>
              <w:rPr>
                <w:noProof/>
                <w:webHidden/>
              </w:rPr>
              <w:fldChar w:fldCharType="end"/>
            </w:r>
          </w:hyperlink>
        </w:p>
        <w:p w14:paraId="41E00E3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6" w:history="1">
            <w:r>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Logical Layered Reference Architecture</w:t>
            </w:r>
            <w:r>
              <w:rPr>
                <w:noProof/>
                <w:webHidden/>
              </w:rPr>
              <w:tab/>
            </w:r>
            <w:r>
              <w:rPr>
                <w:noProof/>
                <w:webHidden/>
              </w:rPr>
              <w:fldChar w:fldCharType="begin"/>
            </w:r>
            <w:r>
              <w:rPr>
                <w:noProof/>
                <w:webHidden/>
              </w:rPr>
              <w:instrText xml:space="preserve"> PAGEREF _Toc240018786 \h </w:instrText>
            </w:r>
            <w:r>
              <w:rPr>
                <w:noProof/>
                <w:webHidden/>
              </w:rPr>
            </w:r>
            <w:r>
              <w:rPr>
                <w:noProof/>
                <w:webHidden/>
              </w:rPr>
              <w:fldChar w:fldCharType="separate"/>
            </w:r>
            <w:r>
              <w:rPr>
                <w:noProof/>
                <w:webHidden/>
              </w:rPr>
              <w:t>13</w:t>
            </w:r>
            <w:r>
              <w:rPr>
                <w:noProof/>
                <w:webHidden/>
              </w:rPr>
              <w:fldChar w:fldCharType="end"/>
            </w:r>
          </w:hyperlink>
        </w:p>
        <w:p w14:paraId="4B8E3623"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7" w:history="1">
            <w:r>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Security and Trust Boundary</w:t>
            </w:r>
            <w:r>
              <w:rPr>
                <w:noProof/>
                <w:webHidden/>
              </w:rPr>
              <w:tab/>
            </w:r>
            <w:r>
              <w:rPr>
                <w:noProof/>
                <w:webHidden/>
              </w:rPr>
              <w:fldChar w:fldCharType="begin"/>
            </w:r>
            <w:r>
              <w:rPr>
                <w:noProof/>
                <w:webHidden/>
              </w:rPr>
              <w:instrText xml:space="preserve"> PAGEREF _Toc240018787 \h </w:instrText>
            </w:r>
            <w:r>
              <w:rPr>
                <w:noProof/>
                <w:webHidden/>
              </w:rPr>
            </w:r>
            <w:r>
              <w:rPr>
                <w:noProof/>
                <w:webHidden/>
              </w:rPr>
              <w:fldChar w:fldCharType="separate"/>
            </w:r>
            <w:r>
              <w:rPr>
                <w:noProof/>
                <w:webHidden/>
              </w:rPr>
              <w:t>14</w:t>
            </w:r>
            <w:r>
              <w:rPr>
                <w:noProof/>
                <w:webHidden/>
              </w:rPr>
              <w:fldChar w:fldCharType="end"/>
            </w:r>
          </w:hyperlink>
        </w:p>
        <w:p w14:paraId="29BFB49B"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8" w:history="1">
            <w:r>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Target Integration Platform</w:t>
            </w:r>
            <w:r>
              <w:rPr>
                <w:noProof/>
                <w:webHidden/>
              </w:rPr>
              <w:tab/>
            </w:r>
            <w:r>
              <w:rPr>
                <w:noProof/>
                <w:webHidden/>
              </w:rPr>
              <w:fldChar w:fldCharType="begin"/>
            </w:r>
            <w:r>
              <w:rPr>
                <w:noProof/>
                <w:webHidden/>
              </w:rPr>
              <w:instrText xml:space="preserve"> PAGEREF _Toc240018788 \h </w:instrText>
            </w:r>
            <w:r>
              <w:rPr>
                <w:noProof/>
                <w:webHidden/>
              </w:rPr>
            </w:r>
            <w:r>
              <w:rPr>
                <w:noProof/>
                <w:webHidden/>
              </w:rPr>
              <w:fldChar w:fldCharType="separate"/>
            </w:r>
            <w:r>
              <w:rPr>
                <w:noProof/>
                <w:webHidden/>
              </w:rPr>
              <w:t>15</w:t>
            </w:r>
            <w:r>
              <w:rPr>
                <w:noProof/>
                <w:webHidden/>
              </w:rPr>
              <w:fldChar w:fldCharType="end"/>
            </w:r>
          </w:hyperlink>
        </w:p>
        <w:p w14:paraId="3A807A9F"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89" w:history="1">
            <w:r>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Choosing an Integration Pattern</w:t>
            </w:r>
            <w:r>
              <w:rPr>
                <w:noProof/>
                <w:webHidden/>
              </w:rPr>
              <w:tab/>
            </w:r>
            <w:r>
              <w:rPr>
                <w:noProof/>
                <w:webHidden/>
              </w:rPr>
              <w:fldChar w:fldCharType="begin"/>
            </w:r>
            <w:r>
              <w:rPr>
                <w:noProof/>
                <w:webHidden/>
              </w:rPr>
              <w:instrText xml:space="preserve"> PAGEREF _Toc240018789 \h </w:instrText>
            </w:r>
            <w:r>
              <w:rPr>
                <w:noProof/>
                <w:webHidden/>
              </w:rPr>
            </w:r>
            <w:r>
              <w:rPr>
                <w:noProof/>
                <w:webHidden/>
              </w:rPr>
              <w:fldChar w:fldCharType="separate"/>
            </w:r>
            <w:r>
              <w:rPr>
                <w:noProof/>
                <w:webHidden/>
              </w:rPr>
              <w:t>16</w:t>
            </w:r>
            <w:r>
              <w:rPr>
                <w:noProof/>
                <w:webHidden/>
              </w:rPr>
              <w:fldChar w:fldCharType="end"/>
            </w:r>
          </w:hyperlink>
        </w:p>
        <w:p w14:paraId="6DECF735"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0" w:history="1">
            <w:r>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Primary Decision Matrix</w:t>
            </w:r>
            <w:r>
              <w:rPr>
                <w:noProof/>
                <w:webHidden/>
              </w:rPr>
              <w:tab/>
            </w:r>
            <w:r>
              <w:rPr>
                <w:noProof/>
                <w:webHidden/>
              </w:rPr>
              <w:fldChar w:fldCharType="begin"/>
            </w:r>
            <w:r>
              <w:rPr>
                <w:noProof/>
                <w:webHidden/>
              </w:rPr>
              <w:instrText xml:space="preserve"> PAGEREF _Toc240018790 \h </w:instrText>
            </w:r>
            <w:r>
              <w:rPr>
                <w:noProof/>
                <w:webHidden/>
              </w:rPr>
            </w:r>
            <w:r>
              <w:rPr>
                <w:noProof/>
                <w:webHidden/>
              </w:rPr>
              <w:fldChar w:fldCharType="separate"/>
            </w:r>
            <w:r>
              <w:rPr>
                <w:noProof/>
                <w:webHidden/>
              </w:rPr>
              <w:t>16</w:t>
            </w:r>
            <w:r>
              <w:rPr>
                <w:noProof/>
                <w:webHidden/>
              </w:rPr>
              <w:fldChar w:fldCharType="end"/>
            </w:r>
          </w:hyperlink>
        </w:p>
        <w:p w14:paraId="36D4971A"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1" w:history="1">
            <w:r>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Common Use Cases</w:t>
            </w:r>
            <w:r>
              <w:rPr>
                <w:noProof/>
                <w:webHidden/>
              </w:rPr>
              <w:tab/>
            </w:r>
            <w:r>
              <w:rPr>
                <w:noProof/>
                <w:webHidden/>
              </w:rPr>
              <w:fldChar w:fldCharType="begin"/>
            </w:r>
            <w:r>
              <w:rPr>
                <w:noProof/>
                <w:webHidden/>
              </w:rPr>
              <w:instrText xml:space="preserve"> PAGEREF _Toc240018791 \h </w:instrText>
            </w:r>
            <w:r>
              <w:rPr>
                <w:noProof/>
                <w:webHidden/>
              </w:rPr>
            </w:r>
            <w:r>
              <w:rPr>
                <w:noProof/>
                <w:webHidden/>
              </w:rPr>
              <w:fldChar w:fldCharType="separate"/>
            </w:r>
            <w:r>
              <w:rPr>
                <w:noProof/>
                <w:webHidden/>
              </w:rPr>
              <w:t>17</w:t>
            </w:r>
            <w:r>
              <w:rPr>
                <w:noProof/>
                <w:webHidden/>
              </w:rPr>
              <w:fldChar w:fldCharType="end"/>
            </w:r>
          </w:hyperlink>
        </w:p>
        <w:p w14:paraId="14B59B30"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2" w:history="1">
            <w:r>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Detailed Decision Tree</w:t>
            </w:r>
            <w:r>
              <w:rPr>
                <w:noProof/>
                <w:webHidden/>
              </w:rPr>
              <w:tab/>
            </w:r>
            <w:r>
              <w:rPr>
                <w:noProof/>
                <w:webHidden/>
              </w:rPr>
              <w:fldChar w:fldCharType="begin"/>
            </w:r>
            <w:r>
              <w:rPr>
                <w:noProof/>
                <w:webHidden/>
              </w:rPr>
              <w:instrText xml:space="preserve"> PAGEREF _Toc240018792 \h </w:instrText>
            </w:r>
            <w:r>
              <w:rPr>
                <w:noProof/>
                <w:webHidden/>
              </w:rPr>
            </w:r>
            <w:r>
              <w:rPr>
                <w:noProof/>
                <w:webHidden/>
              </w:rPr>
              <w:fldChar w:fldCharType="separate"/>
            </w:r>
            <w:r>
              <w:rPr>
                <w:noProof/>
                <w:webHidden/>
              </w:rPr>
              <w:t>17</w:t>
            </w:r>
            <w:r>
              <w:rPr>
                <w:noProof/>
                <w:webHidden/>
              </w:rPr>
              <w:fldChar w:fldCharType="end"/>
            </w:r>
          </w:hyperlink>
        </w:p>
        <w:p w14:paraId="160F32A4"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3" w:history="1">
            <w:r>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Example</w:t>
            </w:r>
            <w:r>
              <w:rPr>
                <w:noProof/>
                <w:webHidden/>
              </w:rPr>
              <w:tab/>
            </w:r>
            <w:r>
              <w:rPr>
                <w:noProof/>
                <w:webHidden/>
              </w:rPr>
              <w:fldChar w:fldCharType="begin"/>
            </w:r>
            <w:r>
              <w:rPr>
                <w:noProof/>
                <w:webHidden/>
              </w:rPr>
              <w:instrText xml:space="preserve"> PAGEREF _Toc240018793 \h </w:instrText>
            </w:r>
            <w:r>
              <w:rPr>
                <w:noProof/>
                <w:webHidden/>
              </w:rPr>
            </w:r>
            <w:r>
              <w:rPr>
                <w:noProof/>
                <w:webHidden/>
              </w:rPr>
              <w:fldChar w:fldCharType="separate"/>
            </w:r>
            <w:r>
              <w:rPr>
                <w:noProof/>
                <w:webHidden/>
              </w:rPr>
              <w:t>18</w:t>
            </w:r>
            <w:r>
              <w:rPr>
                <w:noProof/>
                <w:webHidden/>
              </w:rPr>
              <w:fldChar w:fldCharType="end"/>
            </w:r>
          </w:hyperlink>
        </w:p>
        <w:p w14:paraId="60168BE0"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94" w:history="1">
            <w:r>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Enterprise Pattern Catalogue</w:t>
            </w:r>
            <w:r>
              <w:rPr>
                <w:noProof/>
                <w:webHidden/>
              </w:rPr>
              <w:tab/>
            </w:r>
            <w:r>
              <w:rPr>
                <w:noProof/>
                <w:webHidden/>
              </w:rPr>
              <w:fldChar w:fldCharType="begin"/>
            </w:r>
            <w:r>
              <w:rPr>
                <w:noProof/>
                <w:webHidden/>
              </w:rPr>
              <w:instrText xml:space="preserve"> PAGEREF _Toc240018794 \h </w:instrText>
            </w:r>
            <w:r>
              <w:rPr>
                <w:noProof/>
                <w:webHidden/>
              </w:rPr>
            </w:r>
            <w:r>
              <w:rPr>
                <w:noProof/>
                <w:webHidden/>
              </w:rPr>
              <w:fldChar w:fldCharType="separate"/>
            </w:r>
            <w:r>
              <w:rPr>
                <w:noProof/>
                <w:webHidden/>
              </w:rPr>
              <w:t>19</w:t>
            </w:r>
            <w:r>
              <w:rPr>
                <w:noProof/>
                <w:webHidden/>
              </w:rPr>
              <w:fldChar w:fldCharType="end"/>
            </w:r>
          </w:hyperlink>
        </w:p>
        <w:p w14:paraId="5C010975"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5" w:history="1">
            <w:r>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_Toc240018795 \h </w:instrText>
            </w:r>
            <w:r>
              <w:rPr>
                <w:noProof/>
                <w:webHidden/>
              </w:rPr>
            </w:r>
            <w:r>
              <w:rPr>
                <w:noProof/>
                <w:webHidden/>
              </w:rPr>
              <w:fldChar w:fldCharType="separate"/>
            </w:r>
            <w:r>
              <w:rPr>
                <w:noProof/>
                <w:webHidden/>
              </w:rPr>
              <w:t>19</w:t>
            </w:r>
            <w:r>
              <w:rPr>
                <w:noProof/>
                <w:webHidden/>
              </w:rPr>
              <w:fldChar w:fldCharType="end"/>
            </w:r>
          </w:hyperlink>
        </w:p>
        <w:p w14:paraId="2ED4BBBA"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6" w:history="1">
            <w:r>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Detailed Practitioner Patterns</w:t>
            </w:r>
            <w:r>
              <w:rPr>
                <w:noProof/>
                <w:webHidden/>
              </w:rPr>
              <w:tab/>
            </w:r>
            <w:r>
              <w:rPr>
                <w:noProof/>
                <w:webHidden/>
              </w:rPr>
              <w:fldChar w:fldCharType="begin"/>
            </w:r>
            <w:r>
              <w:rPr>
                <w:noProof/>
                <w:webHidden/>
              </w:rPr>
              <w:instrText xml:space="preserve"> PAGEREF _Toc240018796 \h </w:instrText>
            </w:r>
            <w:r>
              <w:rPr>
                <w:noProof/>
                <w:webHidden/>
              </w:rPr>
            </w:r>
            <w:r>
              <w:rPr>
                <w:noProof/>
                <w:webHidden/>
              </w:rPr>
              <w:fldChar w:fldCharType="separate"/>
            </w:r>
            <w:r>
              <w:rPr>
                <w:noProof/>
                <w:webHidden/>
              </w:rPr>
              <w:t>23</w:t>
            </w:r>
            <w:r>
              <w:rPr>
                <w:noProof/>
                <w:webHidden/>
              </w:rPr>
              <w:fldChar w:fldCharType="end"/>
            </w:r>
          </w:hyperlink>
        </w:p>
        <w:p w14:paraId="3232897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7" w:history="1">
            <w:r>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API Patterns</w:t>
            </w:r>
            <w:r>
              <w:rPr>
                <w:noProof/>
                <w:webHidden/>
              </w:rPr>
              <w:tab/>
            </w:r>
            <w:r>
              <w:rPr>
                <w:noProof/>
                <w:webHidden/>
              </w:rPr>
              <w:fldChar w:fldCharType="begin"/>
            </w:r>
            <w:r>
              <w:rPr>
                <w:noProof/>
                <w:webHidden/>
              </w:rPr>
              <w:instrText xml:space="preserve"> PAGEREF _Toc240018797 \h </w:instrText>
            </w:r>
            <w:r>
              <w:rPr>
                <w:noProof/>
                <w:webHidden/>
              </w:rPr>
            </w:r>
            <w:r>
              <w:rPr>
                <w:noProof/>
                <w:webHidden/>
              </w:rPr>
              <w:fldChar w:fldCharType="separate"/>
            </w:r>
            <w:r>
              <w:rPr>
                <w:noProof/>
                <w:webHidden/>
              </w:rPr>
              <w:t>23</w:t>
            </w:r>
            <w:r>
              <w:rPr>
                <w:noProof/>
                <w:webHidden/>
              </w:rPr>
              <w:fldChar w:fldCharType="end"/>
            </w:r>
          </w:hyperlink>
        </w:p>
        <w:p w14:paraId="57D06B3A"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8" w:history="1">
            <w:r>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Messaging Patterns</w:t>
            </w:r>
            <w:r>
              <w:rPr>
                <w:noProof/>
                <w:webHidden/>
              </w:rPr>
              <w:tab/>
            </w:r>
            <w:r>
              <w:rPr>
                <w:noProof/>
                <w:webHidden/>
              </w:rPr>
              <w:fldChar w:fldCharType="begin"/>
            </w:r>
            <w:r>
              <w:rPr>
                <w:noProof/>
                <w:webHidden/>
              </w:rPr>
              <w:instrText xml:space="preserve"> PAGEREF _Toc240018798 \h </w:instrText>
            </w:r>
            <w:r>
              <w:rPr>
                <w:noProof/>
                <w:webHidden/>
              </w:rPr>
            </w:r>
            <w:r>
              <w:rPr>
                <w:noProof/>
                <w:webHidden/>
              </w:rPr>
              <w:fldChar w:fldCharType="separate"/>
            </w:r>
            <w:r>
              <w:rPr>
                <w:noProof/>
                <w:webHidden/>
              </w:rPr>
              <w:t>26</w:t>
            </w:r>
            <w:r>
              <w:rPr>
                <w:noProof/>
                <w:webHidden/>
              </w:rPr>
              <w:fldChar w:fldCharType="end"/>
            </w:r>
          </w:hyperlink>
        </w:p>
        <w:p w14:paraId="71AE7778"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9" w:history="1">
            <w:r>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Event Patterns</w:t>
            </w:r>
            <w:r>
              <w:rPr>
                <w:noProof/>
                <w:webHidden/>
              </w:rPr>
              <w:tab/>
            </w:r>
            <w:r>
              <w:rPr>
                <w:noProof/>
                <w:webHidden/>
              </w:rPr>
              <w:fldChar w:fldCharType="begin"/>
            </w:r>
            <w:r>
              <w:rPr>
                <w:noProof/>
                <w:webHidden/>
              </w:rPr>
              <w:instrText xml:space="preserve"> PAGEREF _Toc240018799 \h </w:instrText>
            </w:r>
            <w:r>
              <w:rPr>
                <w:noProof/>
                <w:webHidden/>
              </w:rPr>
            </w:r>
            <w:r>
              <w:rPr>
                <w:noProof/>
                <w:webHidden/>
              </w:rPr>
              <w:fldChar w:fldCharType="separate"/>
            </w:r>
            <w:r>
              <w:rPr>
                <w:noProof/>
                <w:webHidden/>
              </w:rPr>
              <w:t>30</w:t>
            </w:r>
            <w:r>
              <w:rPr>
                <w:noProof/>
                <w:webHidden/>
              </w:rPr>
              <w:fldChar w:fldCharType="end"/>
            </w:r>
          </w:hyperlink>
        </w:p>
        <w:p w14:paraId="4D2A29E8"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0" w:history="1">
            <w:r>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Orchestration Patterns</w:t>
            </w:r>
            <w:r>
              <w:rPr>
                <w:noProof/>
                <w:webHidden/>
              </w:rPr>
              <w:tab/>
            </w:r>
            <w:r>
              <w:rPr>
                <w:noProof/>
                <w:webHidden/>
              </w:rPr>
              <w:fldChar w:fldCharType="begin"/>
            </w:r>
            <w:r>
              <w:rPr>
                <w:noProof/>
                <w:webHidden/>
              </w:rPr>
              <w:instrText xml:space="preserve"> PAGEREF _Toc240018800 \h </w:instrText>
            </w:r>
            <w:r>
              <w:rPr>
                <w:noProof/>
                <w:webHidden/>
              </w:rPr>
            </w:r>
            <w:r>
              <w:rPr>
                <w:noProof/>
                <w:webHidden/>
              </w:rPr>
              <w:fldChar w:fldCharType="separate"/>
            </w:r>
            <w:r>
              <w:rPr>
                <w:noProof/>
                <w:webHidden/>
              </w:rPr>
              <w:t>34</w:t>
            </w:r>
            <w:r>
              <w:rPr>
                <w:noProof/>
                <w:webHidden/>
              </w:rPr>
              <w:fldChar w:fldCharType="end"/>
            </w:r>
          </w:hyperlink>
        </w:p>
        <w:p w14:paraId="65969819"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1" w:history="1">
            <w:r>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File Patterns</w:t>
            </w:r>
            <w:r>
              <w:rPr>
                <w:noProof/>
                <w:webHidden/>
              </w:rPr>
              <w:tab/>
            </w:r>
            <w:r>
              <w:rPr>
                <w:noProof/>
                <w:webHidden/>
              </w:rPr>
              <w:fldChar w:fldCharType="begin"/>
            </w:r>
            <w:r>
              <w:rPr>
                <w:noProof/>
                <w:webHidden/>
              </w:rPr>
              <w:instrText xml:space="preserve"> PAGEREF _Toc240018801 \h </w:instrText>
            </w:r>
            <w:r>
              <w:rPr>
                <w:noProof/>
                <w:webHidden/>
              </w:rPr>
            </w:r>
            <w:r>
              <w:rPr>
                <w:noProof/>
                <w:webHidden/>
              </w:rPr>
              <w:fldChar w:fldCharType="separate"/>
            </w:r>
            <w:r>
              <w:rPr>
                <w:noProof/>
                <w:webHidden/>
              </w:rPr>
              <w:t>37</w:t>
            </w:r>
            <w:r>
              <w:rPr>
                <w:noProof/>
                <w:webHidden/>
              </w:rPr>
              <w:fldChar w:fldCharType="end"/>
            </w:r>
          </w:hyperlink>
        </w:p>
        <w:p w14:paraId="5D55E9B9"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2" w:history="1">
            <w:r>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Transformation and Routing Patterns</w:t>
            </w:r>
            <w:r>
              <w:rPr>
                <w:noProof/>
                <w:webHidden/>
              </w:rPr>
              <w:tab/>
            </w:r>
            <w:r>
              <w:rPr>
                <w:noProof/>
                <w:webHidden/>
              </w:rPr>
              <w:fldChar w:fldCharType="begin"/>
            </w:r>
            <w:r>
              <w:rPr>
                <w:noProof/>
                <w:webHidden/>
              </w:rPr>
              <w:instrText xml:space="preserve"> PAGEREF _Toc240018802 \h </w:instrText>
            </w:r>
            <w:r>
              <w:rPr>
                <w:noProof/>
                <w:webHidden/>
              </w:rPr>
            </w:r>
            <w:r>
              <w:rPr>
                <w:noProof/>
                <w:webHidden/>
              </w:rPr>
              <w:fldChar w:fldCharType="separate"/>
            </w:r>
            <w:r>
              <w:rPr>
                <w:noProof/>
                <w:webHidden/>
              </w:rPr>
              <w:t>39</w:t>
            </w:r>
            <w:r>
              <w:rPr>
                <w:noProof/>
                <w:webHidden/>
              </w:rPr>
              <w:fldChar w:fldCharType="end"/>
            </w:r>
          </w:hyperlink>
        </w:p>
        <w:p w14:paraId="43F43499"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3" w:history="1">
            <w:r>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Anti Patterns</w:t>
            </w:r>
            <w:r>
              <w:rPr>
                <w:noProof/>
                <w:webHidden/>
              </w:rPr>
              <w:tab/>
            </w:r>
            <w:r>
              <w:rPr>
                <w:noProof/>
                <w:webHidden/>
              </w:rPr>
              <w:fldChar w:fldCharType="begin"/>
            </w:r>
            <w:r>
              <w:rPr>
                <w:noProof/>
                <w:webHidden/>
              </w:rPr>
              <w:instrText xml:space="preserve"> PAGEREF _Toc240018803 \h </w:instrText>
            </w:r>
            <w:r>
              <w:rPr>
                <w:noProof/>
                <w:webHidden/>
              </w:rPr>
            </w:r>
            <w:r>
              <w:rPr>
                <w:noProof/>
                <w:webHidden/>
              </w:rPr>
              <w:fldChar w:fldCharType="separate"/>
            </w:r>
            <w:r>
              <w:rPr>
                <w:noProof/>
                <w:webHidden/>
              </w:rPr>
              <w:t>41</w:t>
            </w:r>
            <w:r>
              <w:rPr>
                <w:noProof/>
                <w:webHidden/>
              </w:rPr>
              <w:fldChar w:fldCharType="end"/>
            </w:r>
          </w:hyperlink>
        </w:p>
        <w:p w14:paraId="0A92BBFC"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04" w:history="1">
            <w:r>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Data Platform Position</w:t>
            </w:r>
            <w:r>
              <w:rPr>
                <w:noProof/>
                <w:webHidden/>
              </w:rPr>
              <w:tab/>
            </w:r>
            <w:r>
              <w:rPr>
                <w:noProof/>
                <w:webHidden/>
              </w:rPr>
              <w:fldChar w:fldCharType="begin"/>
            </w:r>
            <w:r>
              <w:rPr>
                <w:noProof/>
                <w:webHidden/>
              </w:rPr>
              <w:instrText xml:space="preserve"> PAGEREF _Toc240018804 \h </w:instrText>
            </w:r>
            <w:r>
              <w:rPr>
                <w:noProof/>
                <w:webHidden/>
              </w:rPr>
            </w:r>
            <w:r>
              <w:rPr>
                <w:noProof/>
                <w:webHidden/>
              </w:rPr>
              <w:fldChar w:fldCharType="separate"/>
            </w:r>
            <w:r>
              <w:rPr>
                <w:noProof/>
                <w:webHidden/>
              </w:rPr>
              <w:t>42</w:t>
            </w:r>
            <w:r>
              <w:rPr>
                <w:noProof/>
                <w:webHidden/>
              </w:rPr>
              <w:fldChar w:fldCharType="end"/>
            </w:r>
          </w:hyperlink>
        </w:p>
        <w:p w14:paraId="3A426353"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5" w:history="1">
            <w:r>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Core Position</w:t>
            </w:r>
            <w:r>
              <w:rPr>
                <w:noProof/>
                <w:webHidden/>
              </w:rPr>
              <w:tab/>
            </w:r>
            <w:r>
              <w:rPr>
                <w:noProof/>
                <w:webHidden/>
              </w:rPr>
              <w:fldChar w:fldCharType="begin"/>
            </w:r>
            <w:r>
              <w:rPr>
                <w:noProof/>
                <w:webHidden/>
              </w:rPr>
              <w:instrText xml:space="preserve"> PAGEREF _Toc240018805 \h </w:instrText>
            </w:r>
            <w:r>
              <w:rPr>
                <w:noProof/>
                <w:webHidden/>
              </w:rPr>
            </w:r>
            <w:r>
              <w:rPr>
                <w:noProof/>
                <w:webHidden/>
              </w:rPr>
              <w:fldChar w:fldCharType="separate"/>
            </w:r>
            <w:r>
              <w:rPr>
                <w:noProof/>
                <w:webHidden/>
              </w:rPr>
              <w:t>42</w:t>
            </w:r>
            <w:r>
              <w:rPr>
                <w:noProof/>
                <w:webHidden/>
              </w:rPr>
              <w:fldChar w:fldCharType="end"/>
            </w:r>
          </w:hyperlink>
        </w:p>
        <w:p w14:paraId="1FE94A82"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6" w:history="1">
            <w:r>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Appropriate Uses</w:t>
            </w:r>
            <w:r>
              <w:rPr>
                <w:noProof/>
                <w:webHidden/>
              </w:rPr>
              <w:tab/>
            </w:r>
            <w:r>
              <w:rPr>
                <w:noProof/>
                <w:webHidden/>
              </w:rPr>
              <w:fldChar w:fldCharType="begin"/>
            </w:r>
            <w:r>
              <w:rPr>
                <w:noProof/>
                <w:webHidden/>
              </w:rPr>
              <w:instrText xml:space="preserve"> PAGEREF _Toc240018806 \h </w:instrText>
            </w:r>
            <w:r>
              <w:rPr>
                <w:noProof/>
                <w:webHidden/>
              </w:rPr>
            </w:r>
            <w:r>
              <w:rPr>
                <w:noProof/>
                <w:webHidden/>
              </w:rPr>
              <w:fldChar w:fldCharType="separate"/>
            </w:r>
            <w:r>
              <w:rPr>
                <w:noProof/>
                <w:webHidden/>
              </w:rPr>
              <w:t>42</w:t>
            </w:r>
            <w:r>
              <w:rPr>
                <w:noProof/>
                <w:webHidden/>
              </w:rPr>
              <w:fldChar w:fldCharType="end"/>
            </w:r>
          </w:hyperlink>
        </w:p>
        <w:p w14:paraId="53DC3185"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7" w:history="1">
            <w:r>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Inappropriate Uses</w:t>
            </w:r>
            <w:r>
              <w:rPr>
                <w:noProof/>
                <w:webHidden/>
              </w:rPr>
              <w:tab/>
            </w:r>
            <w:r>
              <w:rPr>
                <w:noProof/>
                <w:webHidden/>
              </w:rPr>
              <w:fldChar w:fldCharType="begin"/>
            </w:r>
            <w:r>
              <w:rPr>
                <w:noProof/>
                <w:webHidden/>
              </w:rPr>
              <w:instrText xml:space="preserve"> PAGEREF _Toc240018807 \h </w:instrText>
            </w:r>
            <w:r>
              <w:rPr>
                <w:noProof/>
                <w:webHidden/>
              </w:rPr>
            </w:r>
            <w:r>
              <w:rPr>
                <w:noProof/>
                <w:webHidden/>
              </w:rPr>
              <w:fldChar w:fldCharType="separate"/>
            </w:r>
            <w:r>
              <w:rPr>
                <w:noProof/>
                <w:webHidden/>
              </w:rPr>
              <w:t>42</w:t>
            </w:r>
            <w:r>
              <w:rPr>
                <w:noProof/>
                <w:webHidden/>
              </w:rPr>
              <w:fldChar w:fldCharType="end"/>
            </w:r>
          </w:hyperlink>
        </w:p>
        <w:p w14:paraId="4164A26B"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8" w:history="1">
            <w:r>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Exchange Patterns</w:t>
            </w:r>
            <w:r>
              <w:rPr>
                <w:noProof/>
                <w:webHidden/>
              </w:rPr>
              <w:tab/>
            </w:r>
            <w:r>
              <w:rPr>
                <w:noProof/>
                <w:webHidden/>
              </w:rPr>
              <w:fldChar w:fldCharType="begin"/>
            </w:r>
            <w:r>
              <w:rPr>
                <w:noProof/>
                <w:webHidden/>
              </w:rPr>
              <w:instrText xml:space="preserve"> PAGEREF _Toc240018808 \h </w:instrText>
            </w:r>
            <w:r>
              <w:rPr>
                <w:noProof/>
                <w:webHidden/>
              </w:rPr>
            </w:r>
            <w:r>
              <w:rPr>
                <w:noProof/>
                <w:webHidden/>
              </w:rPr>
              <w:fldChar w:fldCharType="separate"/>
            </w:r>
            <w:r>
              <w:rPr>
                <w:noProof/>
                <w:webHidden/>
              </w:rPr>
              <w:t>42</w:t>
            </w:r>
            <w:r>
              <w:rPr>
                <w:noProof/>
                <w:webHidden/>
              </w:rPr>
              <w:fldChar w:fldCharType="end"/>
            </w:r>
          </w:hyperlink>
        </w:p>
        <w:p w14:paraId="4CB7BA50"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09" w:history="1">
            <w:r>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Insurance Integration Scenarios</w:t>
            </w:r>
            <w:r>
              <w:rPr>
                <w:noProof/>
                <w:webHidden/>
              </w:rPr>
              <w:tab/>
            </w:r>
            <w:r>
              <w:rPr>
                <w:noProof/>
                <w:webHidden/>
              </w:rPr>
              <w:fldChar w:fldCharType="begin"/>
            </w:r>
            <w:r>
              <w:rPr>
                <w:noProof/>
                <w:webHidden/>
              </w:rPr>
              <w:instrText xml:space="preserve"> PAGEREF _Toc240018809 \h </w:instrText>
            </w:r>
            <w:r>
              <w:rPr>
                <w:noProof/>
                <w:webHidden/>
              </w:rPr>
            </w:r>
            <w:r>
              <w:rPr>
                <w:noProof/>
                <w:webHidden/>
              </w:rPr>
              <w:fldChar w:fldCharType="separate"/>
            </w:r>
            <w:r>
              <w:rPr>
                <w:noProof/>
                <w:webHidden/>
              </w:rPr>
              <w:t>50</w:t>
            </w:r>
            <w:r>
              <w:rPr>
                <w:noProof/>
                <w:webHidden/>
              </w:rPr>
              <w:fldChar w:fldCharType="end"/>
            </w:r>
          </w:hyperlink>
        </w:p>
        <w:p w14:paraId="3F7367EE"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10" w:history="1">
            <w:r>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Security and Operational Excellence</w:t>
            </w:r>
            <w:r>
              <w:rPr>
                <w:noProof/>
                <w:webHidden/>
              </w:rPr>
              <w:tab/>
            </w:r>
            <w:r>
              <w:rPr>
                <w:noProof/>
                <w:webHidden/>
              </w:rPr>
              <w:fldChar w:fldCharType="begin"/>
            </w:r>
            <w:r>
              <w:rPr>
                <w:noProof/>
                <w:webHidden/>
              </w:rPr>
              <w:instrText xml:space="preserve"> PAGEREF _Toc240018810 \h </w:instrText>
            </w:r>
            <w:r>
              <w:rPr>
                <w:noProof/>
                <w:webHidden/>
              </w:rPr>
            </w:r>
            <w:r>
              <w:rPr>
                <w:noProof/>
                <w:webHidden/>
              </w:rPr>
              <w:fldChar w:fldCharType="separate"/>
            </w:r>
            <w:r>
              <w:rPr>
                <w:noProof/>
                <w:webHidden/>
              </w:rPr>
              <w:t>51</w:t>
            </w:r>
            <w:r>
              <w:rPr>
                <w:noProof/>
                <w:webHidden/>
              </w:rPr>
              <w:fldChar w:fldCharType="end"/>
            </w:r>
          </w:hyperlink>
        </w:p>
        <w:p w14:paraId="4966D945"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1" w:history="1">
            <w:r>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Security Principles</w:t>
            </w:r>
            <w:r>
              <w:rPr>
                <w:noProof/>
                <w:webHidden/>
              </w:rPr>
              <w:tab/>
            </w:r>
            <w:r>
              <w:rPr>
                <w:noProof/>
                <w:webHidden/>
              </w:rPr>
              <w:fldChar w:fldCharType="begin"/>
            </w:r>
            <w:r>
              <w:rPr>
                <w:noProof/>
                <w:webHidden/>
              </w:rPr>
              <w:instrText xml:space="preserve"> PAGEREF _Toc240018811 \h </w:instrText>
            </w:r>
            <w:r>
              <w:rPr>
                <w:noProof/>
                <w:webHidden/>
              </w:rPr>
            </w:r>
            <w:r>
              <w:rPr>
                <w:noProof/>
                <w:webHidden/>
              </w:rPr>
              <w:fldChar w:fldCharType="separate"/>
            </w:r>
            <w:r>
              <w:rPr>
                <w:noProof/>
                <w:webHidden/>
              </w:rPr>
              <w:t>51</w:t>
            </w:r>
            <w:r>
              <w:rPr>
                <w:noProof/>
                <w:webHidden/>
              </w:rPr>
              <w:fldChar w:fldCharType="end"/>
            </w:r>
          </w:hyperlink>
        </w:p>
        <w:p w14:paraId="09AA14AC"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2" w:history="1">
            <w:r>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Data Protection and Classification</w:t>
            </w:r>
            <w:r>
              <w:rPr>
                <w:noProof/>
                <w:webHidden/>
              </w:rPr>
              <w:tab/>
            </w:r>
            <w:r>
              <w:rPr>
                <w:noProof/>
                <w:webHidden/>
              </w:rPr>
              <w:fldChar w:fldCharType="begin"/>
            </w:r>
            <w:r>
              <w:rPr>
                <w:noProof/>
                <w:webHidden/>
              </w:rPr>
              <w:instrText xml:space="preserve"> PAGEREF _Toc240018812 \h </w:instrText>
            </w:r>
            <w:r>
              <w:rPr>
                <w:noProof/>
                <w:webHidden/>
              </w:rPr>
            </w:r>
            <w:r>
              <w:rPr>
                <w:noProof/>
                <w:webHidden/>
              </w:rPr>
              <w:fldChar w:fldCharType="separate"/>
            </w:r>
            <w:r>
              <w:rPr>
                <w:noProof/>
                <w:webHidden/>
              </w:rPr>
              <w:t>52</w:t>
            </w:r>
            <w:r>
              <w:rPr>
                <w:noProof/>
                <w:webHidden/>
              </w:rPr>
              <w:fldChar w:fldCharType="end"/>
            </w:r>
          </w:hyperlink>
        </w:p>
        <w:p w14:paraId="5CE7AD79"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3" w:history="1">
            <w:r>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Observability and Monitoring</w:t>
            </w:r>
            <w:r>
              <w:rPr>
                <w:noProof/>
                <w:webHidden/>
              </w:rPr>
              <w:tab/>
            </w:r>
            <w:r>
              <w:rPr>
                <w:noProof/>
                <w:webHidden/>
              </w:rPr>
              <w:fldChar w:fldCharType="begin"/>
            </w:r>
            <w:r>
              <w:rPr>
                <w:noProof/>
                <w:webHidden/>
              </w:rPr>
              <w:instrText xml:space="preserve"> PAGEREF _Toc240018813 \h </w:instrText>
            </w:r>
            <w:r>
              <w:rPr>
                <w:noProof/>
                <w:webHidden/>
              </w:rPr>
            </w:r>
            <w:r>
              <w:rPr>
                <w:noProof/>
                <w:webHidden/>
              </w:rPr>
              <w:fldChar w:fldCharType="separate"/>
            </w:r>
            <w:r>
              <w:rPr>
                <w:noProof/>
                <w:webHidden/>
              </w:rPr>
              <w:t>52</w:t>
            </w:r>
            <w:r>
              <w:rPr>
                <w:noProof/>
                <w:webHidden/>
              </w:rPr>
              <w:fldChar w:fldCharType="end"/>
            </w:r>
          </w:hyperlink>
        </w:p>
        <w:p w14:paraId="3EF6F47E"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4" w:history="1">
            <w:r>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Operational Excellence</w:t>
            </w:r>
            <w:r>
              <w:rPr>
                <w:noProof/>
                <w:webHidden/>
              </w:rPr>
              <w:tab/>
            </w:r>
            <w:r>
              <w:rPr>
                <w:noProof/>
                <w:webHidden/>
              </w:rPr>
              <w:fldChar w:fldCharType="begin"/>
            </w:r>
            <w:r>
              <w:rPr>
                <w:noProof/>
                <w:webHidden/>
              </w:rPr>
              <w:instrText xml:space="preserve"> PAGEREF _Toc240018814 \h </w:instrText>
            </w:r>
            <w:r>
              <w:rPr>
                <w:noProof/>
                <w:webHidden/>
              </w:rPr>
            </w:r>
            <w:r>
              <w:rPr>
                <w:noProof/>
                <w:webHidden/>
              </w:rPr>
              <w:fldChar w:fldCharType="separate"/>
            </w:r>
            <w:r>
              <w:rPr>
                <w:noProof/>
                <w:webHidden/>
              </w:rPr>
              <w:t>53</w:t>
            </w:r>
            <w:r>
              <w:rPr>
                <w:noProof/>
                <w:webHidden/>
              </w:rPr>
              <w:fldChar w:fldCharType="end"/>
            </w:r>
          </w:hyperlink>
        </w:p>
        <w:p w14:paraId="230E5114"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5" w:history="1">
            <w:r>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Delivery Pipeline</w:t>
            </w:r>
            <w:r>
              <w:rPr>
                <w:noProof/>
                <w:webHidden/>
              </w:rPr>
              <w:tab/>
            </w:r>
            <w:r>
              <w:rPr>
                <w:noProof/>
                <w:webHidden/>
              </w:rPr>
              <w:fldChar w:fldCharType="begin"/>
            </w:r>
            <w:r>
              <w:rPr>
                <w:noProof/>
                <w:webHidden/>
              </w:rPr>
              <w:instrText xml:space="preserve"> PAGEREF _Toc240018815 \h </w:instrText>
            </w:r>
            <w:r>
              <w:rPr>
                <w:noProof/>
                <w:webHidden/>
              </w:rPr>
            </w:r>
            <w:r>
              <w:rPr>
                <w:noProof/>
                <w:webHidden/>
              </w:rPr>
              <w:fldChar w:fldCharType="separate"/>
            </w:r>
            <w:r>
              <w:rPr>
                <w:noProof/>
                <w:webHidden/>
              </w:rPr>
              <w:t>53</w:t>
            </w:r>
            <w:r>
              <w:rPr>
                <w:noProof/>
                <w:webHidden/>
              </w:rPr>
              <w:fldChar w:fldCharType="end"/>
            </w:r>
          </w:hyperlink>
        </w:p>
        <w:p w14:paraId="774934CB"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16" w:history="1">
            <w:r>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Guardrails</w:t>
            </w:r>
            <w:r>
              <w:rPr>
                <w:noProof/>
                <w:webHidden/>
              </w:rPr>
              <w:tab/>
            </w:r>
            <w:r>
              <w:rPr>
                <w:noProof/>
                <w:webHidden/>
              </w:rPr>
              <w:fldChar w:fldCharType="begin"/>
            </w:r>
            <w:r>
              <w:rPr>
                <w:noProof/>
                <w:webHidden/>
              </w:rPr>
              <w:instrText xml:space="preserve"> PAGEREF _Toc240018816 \h </w:instrText>
            </w:r>
            <w:r>
              <w:rPr>
                <w:noProof/>
                <w:webHidden/>
              </w:rPr>
            </w:r>
            <w:r>
              <w:rPr>
                <w:noProof/>
                <w:webHidden/>
              </w:rPr>
              <w:fldChar w:fldCharType="separate"/>
            </w:r>
            <w:r>
              <w:rPr>
                <w:noProof/>
                <w:webHidden/>
              </w:rPr>
              <w:t>55</w:t>
            </w:r>
            <w:r>
              <w:rPr>
                <w:noProof/>
                <w:webHidden/>
              </w:rPr>
              <w:fldChar w:fldCharType="end"/>
            </w:r>
          </w:hyperlink>
        </w:p>
        <w:p w14:paraId="4E7B495B"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7" w:history="1">
            <w:r>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Mandatory Guardrails</w:t>
            </w:r>
            <w:r>
              <w:rPr>
                <w:noProof/>
                <w:webHidden/>
              </w:rPr>
              <w:tab/>
            </w:r>
            <w:r>
              <w:rPr>
                <w:noProof/>
                <w:webHidden/>
              </w:rPr>
              <w:fldChar w:fldCharType="begin"/>
            </w:r>
            <w:r>
              <w:rPr>
                <w:noProof/>
                <w:webHidden/>
              </w:rPr>
              <w:instrText xml:space="preserve"> PAGEREF _Toc240018817 \h </w:instrText>
            </w:r>
            <w:r>
              <w:rPr>
                <w:noProof/>
                <w:webHidden/>
              </w:rPr>
            </w:r>
            <w:r>
              <w:rPr>
                <w:noProof/>
                <w:webHidden/>
              </w:rPr>
              <w:fldChar w:fldCharType="separate"/>
            </w:r>
            <w:r>
              <w:rPr>
                <w:noProof/>
                <w:webHidden/>
              </w:rPr>
              <w:t>55</w:t>
            </w:r>
            <w:r>
              <w:rPr>
                <w:noProof/>
                <w:webHidden/>
              </w:rPr>
              <w:fldChar w:fldCharType="end"/>
            </w:r>
          </w:hyperlink>
        </w:p>
        <w:p w14:paraId="6AB9FA67"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8" w:history="1">
            <w:r>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When you need to deviate</w:t>
            </w:r>
            <w:r>
              <w:rPr>
                <w:noProof/>
                <w:webHidden/>
              </w:rPr>
              <w:tab/>
            </w:r>
            <w:r>
              <w:rPr>
                <w:noProof/>
                <w:webHidden/>
              </w:rPr>
              <w:fldChar w:fldCharType="begin"/>
            </w:r>
            <w:r>
              <w:rPr>
                <w:noProof/>
                <w:webHidden/>
              </w:rPr>
              <w:instrText xml:space="preserve"> PAGEREF _Toc240018818 \h </w:instrText>
            </w:r>
            <w:r>
              <w:rPr>
                <w:noProof/>
                <w:webHidden/>
              </w:rPr>
            </w:r>
            <w:r>
              <w:rPr>
                <w:noProof/>
                <w:webHidden/>
              </w:rPr>
              <w:fldChar w:fldCharType="separate"/>
            </w:r>
            <w:r>
              <w:rPr>
                <w:noProof/>
                <w:webHidden/>
              </w:rPr>
              <w:t>55</w:t>
            </w:r>
            <w:r>
              <w:rPr>
                <w:noProof/>
                <w:webHidden/>
              </w:rPr>
              <w:fldChar w:fldCharType="end"/>
            </w:r>
          </w:hyperlink>
        </w:p>
        <w:p w14:paraId="7BC83328"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9" w:history="1">
            <w:r>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Per-pattern security conformance</w:t>
            </w:r>
            <w:r>
              <w:rPr>
                <w:noProof/>
                <w:webHidden/>
              </w:rPr>
              <w:tab/>
            </w:r>
            <w:r>
              <w:rPr>
                <w:noProof/>
                <w:webHidden/>
              </w:rPr>
              <w:fldChar w:fldCharType="begin"/>
            </w:r>
            <w:r>
              <w:rPr>
                <w:noProof/>
                <w:webHidden/>
              </w:rPr>
              <w:instrText xml:space="preserve"> PAGEREF _Toc240018819 \h </w:instrText>
            </w:r>
            <w:r>
              <w:rPr>
                <w:noProof/>
                <w:webHidden/>
              </w:rPr>
            </w:r>
            <w:r>
              <w:rPr>
                <w:noProof/>
                <w:webHidden/>
              </w:rPr>
              <w:fldChar w:fldCharType="separate"/>
            </w:r>
            <w:r>
              <w:rPr>
                <w:noProof/>
                <w:webHidden/>
              </w:rPr>
              <w:t>56</w:t>
            </w:r>
            <w:r>
              <w:rPr>
                <w:noProof/>
                <w:webHidden/>
              </w:rPr>
              <w:fldChar w:fldCharType="end"/>
            </w:r>
          </w:hyperlink>
        </w:p>
        <w:p w14:paraId="4A5F7B65"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0" w:history="1">
            <w:r>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Exception Process and TDA Governance</w:t>
            </w:r>
            <w:r>
              <w:rPr>
                <w:noProof/>
                <w:webHidden/>
              </w:rPr>
              <w:tab/>
            </w:r>
            <w:r>
              <w:rPr>
                <w:noProof/>
                <w:webHidden/>
              </w:rPr>
              <w:fldChar w:fldCharType="begin"/>
            </w:r>
            <w:r>
              <w:rPr>
                <w:noProof/>
                <w:webHidden/>
              </w:rPr>
              <w:instrText xml:space="preserve"> PAGEREF _Toc240018820 \h </w:instrText>
            </w:r>
            <w:r>
              <w:rPr>
                <w:noProof/>
                <w:webHidden/>
              </w:rPr>
            </w:r>
            <w:r>
              <w:rPr>
                <w:noProof/>
                <w:webHidden/>
              </w:rPr>
              <w:fldChar w:fldCharType="separate"/>
            </w:r>
            <w:r>
              <w:rPr>
                <w:noProof/>
                <w:webHidden/>
              </w:rPr>
              <w:t>57</w:t>
            </w:r>
            <w:r>
              <w:rPr>
                <w:noProof/>
                <w:webHidden/>
              </w:rPr>
              <w:fldChar w:fldCharType="end"/>
            </w:r>
          </w:hyperlink>
        </w:p>
        <w:p w14:paraId="4C0DA0E4"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1" w:history="1">
            <w:r>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Exceptions</w:t>
            </w:r>
            <w:r>
              <w:rPr>
                <w:noProof/>
                <w:webHidden/>
              </w:rPr>
              <w:tab/>
            </w:r>
            <w:r>
              <w:rPr>
                <w:noProof/>
                <w:webHidden/>
              </w:rPr>
              <w:fldChar w:fldCharType="begin"/>
            </w:r>
            <w:r>
              <w:rPr>
                <w:noProof/>
                <w:webHidden/>
              </w:rPr>
              <w:instrText xml:space="preserve"> PAGEREF _Toc240018821 \h </w:instrText>
            </w:r>
            <w:r>
              <w:rPr>
                <w:noProof/>
                <w:webHidden/>
              </w:rPr>
            </w:r>
            <w:r>
              <w:rPr>
                <w:noProof/>
                <w:webHidden/>
              </w:rPr>
              <w:fldChar w:fldCharType="separate"/>
            </w:r>
            <w:r>
              <w:rPr>
                <w:noProof/>
                <w:webHidden/>
              </w:rPr>
              <w:t>57</w:t>
            </w:r>
            <w:r>
              <w:rPr>
                <w:noProof/>
                <w:webHidden/>
              </w:rPr>
              <w:fldChar w:fldCharType="end"/>
            </w:r>
          </w:hyperlink>
        </w:p>
        <w:p w14:paraId="41E22471"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2" w:history="1">
            <w:r>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TDA Gates</w:t>
            </w:r>
            <w:r>
              <w:rPr>
                <w:noProof/>
                <w:webHidden/>
              </w:rPr>
              <w:tab/>
            </w:r>
            <w:r>
              <w:rPr>
                <w:noProof/>
                <w:webHidden/>
              </w:rPr>
              <w:fldChar w:fldCharType="begin"/>
            </w:r>
            <w:r>
              <w:rPr>
                <w:noProof/>
                <w:webHidden/>
              </w:rPr>
              <w:instrText xml:space="preserve"> PAGEREF _Toc240018822 \h </w:instrText>
            </w:r>
            <w:r>
              <w:rPr>
                <w:noProof/>
                <w:webHidden/>
              </w:rPr>
            </w:r>
            <w:r>
              <w:rPr>
                <w:noProof/>
                <w:webHidden/>
              </w:rPr>
              <w:fldChar w:fldCharType="separate"/>
            </w:r>
            <w:r>
              <w:rPr>
                <w:noProof/>
                <w:webHidden/>
              </w:rPr>
              <w:t>57</w:t>
            </w:r>
            <w:r>
              <w:rPr>
                <w:noProof/>
                <w:webHidden/>
              </w:rPr>
              <w:fldChar w:fldCharType="end"/>
            </w:r>
          </w:hyperlink>
        </w:p>
        <w:p w14:paraId="1B9CE62F"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3" w:history="1">
            <w:r>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Security Conformance</w:t>
            </w:r>
            <w:r>
              <w:rPr>
                <w:noProof/>
                <w:webHidden/>
              </w:rPr>
              <w:tab/>
            </w:r>
            <w:r>
              <w:rPr>
                <w:noProof/>
                <w:webHidden/>
              </w:rPr>
              <w:fldChar w:fldCharType="begin"/>
            </w:r>
            <w:r>
              <w:rPr>
                <w:noProof/>
                <w:webHidden/>
              </w:rPr>
              <w:instrText xml:space="preserve"> PAGEREF _Toc240018823 \h </w:instrText>
            </w:r>
            <w:r>
              <w:rPr>
                <w:noProof/>
                <w:webHidden/>
              </w:rPr>
            </w:r>
            <w:r>
              <w:rPr>
                <w:noProof/>
                <w:webHidden/>
              </w:rPr>
              <w:fldChar w:fldCharType="separate"/>
            </w:r>
            <w:r>
              <w:rPr>
                <w:noProof/>
                <w:webHidden/>
              </w:rPr>
              <w:t>57</w:t>
            </w:r>
            <w:r>
              <w:rPr>
                <w:noProof/>
                <w:webHidden/>
              </w:rPr>
              <w:fldChar w:fldCharType="end"/>
            </w:r>
          </w:hyperlink>
        </w:p>
        <w:p w14:paraId="6D375876"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4" w:history="1">
            <w:r>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Glossary</w:t>
            </w:r>
            <w:r>
              <w:rPr>
                <w:noProof/>
                <w:webHidden/>
              </w:rPr>
              <w:tab/>
            </w:r>
            <w:r>
              <w:rPr>
                <w:noProof/>
                <w:webHidden/>
              </w:rPr>
              <w:fldChar w:fldCharType="begin"/>
            </w:r>
            <w:r>
              <w:rPr>
                <w:noProof/>
                <w:webHidden/>
              </w:rPr>
              <w:instrText xml:space="preserve"> PAGEREF _Toc240018824 \h </w:instrText>
            </w:r>
            <w:r>
              <w:rPr>
                <w:noProof/>
                <w:webHidden/>
              </w:rPr>
            </w:r>
            <w:r>
              <w:rPr>
                <w:noProof/>
                <w:webHidden/>
              </w:rPr>
              <w:fldChar w:fldCharType="separate"/>
            </w:r>
            <w:r>
              <w:rPr>
                <w:noProof/>
                <w:webHidden/>
              </w:rPr>
              <w:t>58</w:t>
            </w:r>
            <w:r>
              <w:rPr>
                <w:noProof/>
                <w:webHidden/>
              </w:rPr>
              <w:fldChar w:fldCharType="end"/>
            </w:r>
          </w:hyperlink>
        </w:p>
        <w:p w14:paraId="7F499A54"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5" w:history="1">
            <w:r>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Cross-Reference and Traceability</w:t>
            </w:r>
            <w:r>
              <w:rPr>
                <w:noProof/>
                <w:webHidden/>
              </w:rPr>
              <w:tab/>
            </w:r>
            <w:r>
              <w:rPr>
                <w:noProof/>
                <w:webHidden/>
              </w:rPr>
              <w:fldChar w:fldCharType="begin"/>
            </w:r>
            <w:r>
              <w:rPr>
                <w:noProof/>
                <w:webHidden/>
              </w:rPr>
              <w:instrText xml:space="preserve"> PAGEREF _Toc240018825 \h </w:instrText>
            </w:r>
            <w:r>
              <w:rPr>
                <w:noProof/>
                <w:webHidden/>
              </w:rPr>
            </w:r>
            <w:r>
              <w:rPr>
                <w:noProof/>
                <w:webHidden/>
              </w:rPr>
              <w:fldChar w:fldCharType="separate"/>
            </w:r>
            <w:r>
              <w:rPr>
                <w:noProof/>
                <w:webHidden/>
              </w:rPr>
              <w:t>59</w:t>
            </w:r>
            <w:r>
              <w:rPr>
                <w:noProof/>
                <w:webHidden/>
              </w:rPr>
              <w:fldChar w:fldCharType="end"/>
            </w:r>
          </w:hyperlink>
        </w:p>
        <w:p w14:paraId="45B28545" w14:textId="7777777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6" w:history="1">
            <w:r>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Pr>
                <w:rStyle w:val="Hyperlink"/>
                <w:noProof/>
              </w:rPr>
              <w:t>Pattern Grouping</w:t>
            </w:r>
            <w:r>
              <w:rPr>
                <w:noProof/>
                <w:webHidden/>
              </w:rPr>
              <w:tab/>
            </w:r>
            <w:r>
              <w:rPr>
                <w:noProof/>
                <w:webHidden/>
              </w:rPr>
              <w:fldChar w:fldCharType="begin"/>
            </w:r>
            <w:r>
              <w:rPr>
                <w:noProof/>
                <w:webHidden/>
              </w:rPr>
              <w:instrText xml:space="preserve"> PAGEREF _Toc240018826 \h </w:instrText>
            </w:r>
            <w:r>
              <w:rPr>
                <w:noProof/>
                <w:webHidden/>
              </w:rPr>
            </w:r>
            <w:r>
              <w:rPr>
                <w:noProof/>
                <w:webHidden/>
              </w:rPr>
              <w:fldChar w:fldCharType="separate"/>
            </w:r>
            <w:r>
              <w:rPr>
                <w:noProof/>
                <w:webHidden/>
              </w:rPr>
              <w:t>59</w:t>
            </w:r>
            <w:r>
              <w:rPr>
                <w:noProof/>
                <w:webHidden/>
              </w:rPr>
              <w:fldChar w:fldCharType="end"/>
            </w:r>
          </w:hyperlink>
        </w:p>
        <w:p w14:paraId="6CAF9289" w14:textId="77777777"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7" w:history="1">
            <w:r>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Pr>
                <w:rStyle w:val="Hyperlink"/>
                <w:noProof/>
              </w:rPr>
              <w:t>Appendices</w:t>
            </w:r>
            <w:r>
              <w:rPr>
                <w:noProof/>
                <w:webHidden/>
              </w:rPr>
              <w:tab/>
            </w:r>
            <w:r>
              <w:rPr>
                <w:noProof/>
                <w:webHidden/>
              </w:rPr>
              <w:fldChar w:fldCharType="begin"/>
            </w:r>
            <w:r>
              <w:rPr>
                <w:noProof/>
                <w:webHidden/>
              </w:rPr>
              <w:instrText xml:space="preserve"> PAGEREF _Toc240018827 \h </w:instrText>
            </w:r>
            <w:r>
              <w:rPr>
                <w:noProof/>
                <w:webHidden/>
              </w:rPr>
            </w:r>
            <w:r>
              <w:rPr>
                <w:noProof/>
                <w:webHidden/>
              </w:rPr>
              <w:fldChar w:fldCharType="separate"/>
            </w:r>
            <w:r>
              <w:rPr>
                <w:noProof/>
                <w:webHidden/>
              </w:rPr>
              <w:t>60</w:t>
            </w:r>
            <w:r>
              <w:rPr>
                <w:noProof/>
                <w:webHidden/>
              </w:rPr>
              <w:fldChar w:fldCharType="end"/>
            </w:r>
          </w:hyperlink>
        </w:p>
        <w:p w14:paraId="2695963F" w14:textId="77777777"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53B1A7C2" w14:textId="77777777" w:rsidR="00CD2CCC" w:rsidRDefault="00CD2CCC" w:rsidP="00CD2CCC">
      <w:pPr>
        <w:rPr>
          <w:rFonts w:ascii="Arial" w:hAnsi="Arial" w:cs="Arial"/>
          <w:sz w:val="24"/>
        </w:rPr>
      </w:pPr>
    </w:p>
    <w:p w14:paraId="617D9225" w14:textId="77777777" w:rsidR="00CD2CCC" w:rsidRDefault="00CD2CCC" w:rsidP="000871A7">
      <w:pPr>
        <w:pStyle w:val="Heading1"/>
        <w:ind w:left="426"/>
      </w:pPr>
      <w:bookmarkStart w:id="0" w:name="_Toc513562983"/>
      <w:bookmarkStart w:id="1" w:name="_Toc240018767"/>
      <w:r>
        <w:lastRenderedPageBreak/>
        <w:t>Document Control</w:t>
      </w:r>
      <w:bookmarkEnd w:id="0"/>
      <w:bookmarkEnd w:id="1"/>
    </w:p>
    <w:p w14:paraId="295C7906"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5B9B9E04" w14:textId="77777777" w:rsidR="00CD2CCC" w:rsidRDefault="00CD2CCC" w:rsidP="00CD2CCC">
      <w:pPr>
        <w:pStyle w:val="Heading2"/>
        <w:keepLines w:val="0"/>
        <w:spacing w:before="240" w:after="120"/>
      </w:pPr>
      <w:bookmarkStart w:id="2" w:name="_Toc240018768"/>
      <w:r>
        <w:t>Document History</w:t>
      </w:r>
      <w:bookmarkEnd w:id="2"/>
    </w:p>
    <w:p w14:paraId="7C09DA30" w14:textId="77777777" w:rsidR="00CD2CCC" w:rsidRPr="003C49DE" w:rsidRDefault="00CD2CCC" w:rsidP="00CD2CCC">
      <w:pPr>
        <w:rPr>
          <w:lang w:eastAsia="en-GB"/>
        </w:rPr>
      </w:pPr>
      <w:r>
        <w:rPr>
          <w:lang w:eastAsia="en-GB"/>
        </w:rPr>
        <w:t>The following provides a log of changes to this document:</w:t>
      </w:r>
    </w:p>
    <w:p w14:paraId="2104625E" w14:textId="77777777" w:rsidR="00CD2CCC" w:rsidRDefault="00CD2CCC" w:rsidP="00CD2CCC">
      <w:pPr>
        <w:rPr>
          <w:lang w:eastAsia="en-GB"/>
        </w:rPr>
      </w:pPr>
    </w:p>
    <w:tbl>
      <w:tblPr>
        <w:tblStyle w:val="TableGridLight"/>
        <w:tblW w:w="9067" w:type="dxa"/>
        <w:tblLook w:val="04A0" w:firstRow="1" w:lastRow="0" w:firstColumn="1" w:lastColumn="0" w:noHBand="0" w:noVBand="1"/>
      </w:tblPr>
      <w:tblGrid>
        <w:gridCol w:w="1510"/>
        <w:gridCol w:w="1510"/>
        <w:gridCol w:w="1937"/>
        <w:gridCol w:w="4110"/>
      </w:tblGrid>
      <w:tr w:rsidR="00CD2CCC" w:rsidRPr="009527A4" w14:paraId="4387E129" w14:textId="77777777" w:rsidTr="7BC7A918">
        <w:tc>
          <w:tcPr>
            <w:tcW w:w="1510" w:type="dxa"/>
            <w:tcBorders>
              <w:top w:val="single" w:sz="12" w:space="0" w:color="000000" w:themeColor="text1"/>
            </w:tcBorders>
            <w:shd w:val="clear" w:color="auto" w:fill="C1CDEC" w:themeFill="accent1" w:themeFillTint="33"/>
          </w:tcPr>
          <w:p w14:paraId="403E7E99" w14:textId="77777777" w:rsidR="00CD2CCC" w:rsidRPr="00595998" w:rsidRDefault="00CD2CCC" w:rsidP="00595998">
            <w:pPr>
              <w:rPr>
                <w:rFonts w:asciiTheme="minorHAnsi" w:hAnsiTheme="minorHAnsi" w:hint="eastAsia"/>
                <w:b/>
                <w:bCs w:val="0"/>
                <w:lang w:eastAsia="en-GB"/>
              </w:rPr>
            </w:pPr>
            <w:r>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388B943E" w14:textId="77777777" w:rsidR="00CD2CCC" w:rsidRPr="00595998" w:rsidRDefault="00CD2CCC" w:rsidP="00595998">
            <w:pPr>
              <w:rPr>
                <w:rFonts w:asciiTheme="minorHAnsi" w:hAnsiTheme="minorHAnsi" w:hint="eastAsia"/>
                <w:b/>
                <w:bCs w:val="0"/>
                <w:lang w:eastAsia="en-GB"/>
              </w:rPr>
            </w:pPr>
            <w:r>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5DC2CE23" w14:textId="77777777" w:rsidR="00CD2CCC" w:rsidRPr="00595998" w:rsidRDefault="00CD2CCC" w:rsidP="00595998">
            <w:pPr>
              <w:rPr>
                <w:rFonts w:asciiTheme="minorHAnsi" w:hAnsiTheme="minorHAnsi" w:hint="eastAsia"/>
                <w:b/>
                <w:bCs w:val="0"/>
                <w:lang w:eastAsia="en-GB"/>
              </w:rPr>
            </w:pPr>
            <w:r>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156AF6B9" w14:textId="77777777" w:rsidR="00CD2CCC" w:rsidRPr="00595998" w:rsidRDefault="00CD2CCC" w:rsidP="00595998">
            <w:pPr>
              <w:rPr>
                <w:rFonts w:asciiTheme="minorHAnsi" w:hAnsiTheme="minorHAnsi" w:hint="eastAsia"/>
                <w:b/>
                <w:bCs w:val="0"/>
                <w:lang w:eastAsia="en-GB"/>
              </w:rPr>
            </w:pPr>
            <w:r>
              <w:rPr>
                <w:rFonts w:asciiTheme="minorHAnsi" w:hAnsiTheme="minorHAnsi"/>
                <w:b/>
                <w:bCs w:val="0"/>
                <w:lang w:eastAsia="en-GB"/>
              </w:rPr>
              <w:t>Notes</w:t>
            </w:r>
          </w:p>
        </w:tc>
      </w:tr>
      <w:tr w:rsidR="00CD2CCC" w:rsidRPr="009527A4" w14:paraId="24B384F3" w14:textId="77777777" w:rsidTr="7BC7A918">
        <w:tc>
          <w:tcPr>
            <w:tcW w:w="1510" w:type="dxa"/>
          </w:tcPr>
          <w:p w14:paraId="4ED5C673" w14:textId="77777777" w:rsidR="00CD2CCC" w:rsidRPr="00595998" w:rsidRDefault="57423177" w:rsidP="006C51BD">
            <w:pPr>
              <w:rPr>
                <w:rFonts w:asciiTheme="minorHAnsi" w:hAnsiTheme="minorHAnsi" w:hint="eastAsia"/>
                <w:lang w:eastAsia="en-GB"/>
              </w:rPr>
            </w:pPr>
            <w:r>
              <w:rPr>
                <w:rFonts w:asciiTheme="minorHAnsi" w:hAnsiTheme="minorHAnsi"/>
                <w:lang w:eastAsia="en-GB"/>
              </w:rPr>
              <w:t>0.1</w:t>
            </w:r>
          </w:p>
        </w:tc>
        <w:tc>
          <w:tcPr>
            <w:tcW w:w="1510" w:type="dxa"/>
          </w:tcPr>
          <w:p w14:paraId="7A2AFA79" w14:textId="77777777" w:rsidR="00CD2CCC" w:rsidRPr="00595998" w:rsidRDefault="00B14F6F" w:rsidP="006C51BD">
            <w:pPr>
              <w:rPr>
                <w:rFonts w:asciiTheme="minorHAnsi" w:hAnsiTheme="minorHAnsi" w:hint="eastAsia"/>
                <w:lang w:eastAsia="en-GB"/>
              </w:rPr>
            </w:pPr>
            <w:r>
              <w:rPr>
                <w:rFonts w:asciiTheme="minorHAnsi" w:hAnsiTheme="minorHAnsi"/>
                <w:lang w:eastAsia="en-GB"/>
              </w:rPr>
              <w:t>11/09/2026</w:t>
            </w:r>
          </w:p>
        </w:tc>
        <w:tc>
          <w:tcPr>
            <w:tcW w:w="1937" w:type="dxa"/>
          </w:tcPr>
          <w:p w14:paraId="5DD7E5D9" w14:textId="77777777" w:rsidR="00CD2CCC" w:rsidRPr="00595998" w:rsidRDefault="00B14F6F" w:rsidP="006C51BD">
            <w:pPr>
              <w:rPr>
                <w:rFonts w:asciiTheme="minorHAnsi" w:hAnsiTheme="minorHAnsi" w:hint="eastAsia"/>
                <w:lang w:eastAsia="en-GB"/>
              </w:rPr>
            </w:pPr>
            <w:r>
              <w:rPr>
                <w:rFonts w:asciiTheme="minorHAnsi" w:hAnsiTheme="minorHAnsi"/>
                <w:lang w:eastAsia="en-GB"/>
              </w:rPr>
              <w:t>Puneet Kumar</w:t>
            </w:r>
          </w:p>
        </w:tc>
        <w:tc>
          <w:tcPr>
            <w:tcW w:w="4110" w:type="dxa"/>
          </w:tcPr>
          <w:p w14:paraId="3E999345" w14:textId="77777777" w:rsidR="00CD2CCC" w:rsidRPr="00595998" w:rsidRDefault="57423177" w:rsidP="006C51BD">
            <w:pPr>
              <w:rPr>
                <w:rFonts w:asciiTheme="minorHAnsi" w:hAnsiTheme="minorHAnsi" w:hint="eastAsia"/>
                <w:lang w:eastAsia="en-GB"/>
              </w:rPr>
            </w:pPr>
            <w:r>
              <w:rPr>
                <w:rFonts w:asciiTheme="minorHAnsi" w:hAnsiTheme="minorHAnsi"/>
                <w:lang w:eastAsia="en-GB"/>
              </w:rPr>
              <w:t>Initial Draft</w:t>
            </w:r>
          </w:p>
        </w:tc>
      </w:tr>
      <w:tr w:rsidR="00CD2CCC" w:rsidRPr="009527A4" w14:paraId="55CDD775" w14:textId="77777777" w:rsidTr="7BC7A918">
        <w:tc>
          <w:tcPr>
            <w:tcW w:w="1510" w:type="dxa"/>
          </w:tcPr>
          <w:p w14:paraId="160031AD" w14:textId="77777777" w:rsidR="00CD2CCC" w:rsidRPr="0068677C" w:rsidRDefault="00CD2CCC" w:rsidP="006C51BD">
            <w:pPr>
              <w:rPr>
                <w:rFonts w:asciiTheme="minorHAnsi" w:hAnsiTheme="minorHAnsi" w:hint="eastAsia"/>
                <w:lang w:eastAsia="en-GB"/>
              </w:rPr>
            </w:pPr>
          </w:p>
        </w:tc>
        <w:tc>
          <w:tcPr>
            <w:tcW w:w="1510" w:type="dxa"/>
          </w:tcPr>
          <w:p w14:paraId="207E73B2" w14:textId="77777777" w:rsidR="00CD2CCC" w:rsidRPr="0068677C" w:rsidRDefault="00CD2CCC" w:rsidP="006C51BD">
            <w:pPr>
              <w:rPr>
                <w:rFonts w:asciiTheme="minorHAnsi" w:hAnsiTheme="minorHAnsi" w:hint="eastAsia"/>
                <w:lang w:eastAsia="en-GB"/>
              </w:rPr>
            </w:pPr>
          </w:p>
        </w:tc>
        <w:tc>
          <w:tcPr>
            <w:tcW w:w="1937" w:type="dxa"/>
          </w:tcPr>
          <w:p w14:paraId="2E292FD5" w14:textId="77777777" w:rsidR="00CD2CCC" w:rsidRPr="0068677C" w:rsidRDefault="00CD2CCC" w:rsidP="006C51BD">
            <w:pPr>
              <w:rPr>
                <w:rFonts w:asciiTheme="minorHAnsi" w:hAnsiTheme="minorHAnsi" w:hint="eastAsia"/>
                <w:lang w:eastAsia="en-GB"/>
              </w:rPr>
            </w:pPr>
          </w:p>
        </w:tc>
        <w:tc>
          <w:tcPr>
            <w:tcW w:w="4110" w:type="dxa"/>
          </w:tcPr>
          <w:p w14:paraId="7D1CD2BF" w14:textId="77777777" w:rsidR="00CD2CCC" w:rsidRPr="0068677C" w:rsidRDefault="00CD2CCC" w:rsidP="006C51BD">
            <w:pPr>
              <w:rPr>
                <w:rFonts w:asciiTheme="minorHAnsi" w:hAnsiTheme="minorHAnsi" w:hint="eastAsia"/>
                <w:lang w:eastAsia="en-GB"/>
              </w:rPr>
            </w:pPr>
          </w:p>
        </w:tc>
      </w:tr>
      <w:tr w:rsidR="00CD2CCC" w:rsidRPr="009527A4" w14:paraId="361FB1CF" w14:textId="77777777" w:rsidTr="7BC7A918">
        <w:tc>
          <w:tcPr>
            <w:tcW w:w="1510" w:type="dxa"/>
          </w:tcPr>
          <w:p w14:paraId="54CF76E6" w14:textId="77777777" w:rsidR="00CD2CCC" w:rsidRPr="0068677C" w:rsidRDefault="00CD2CCC" w:rsidP="006C51BD">
            <w:pPr>
              <w:rPr>
                <w:rFonts w:asciiTheme="minorHAnsi" w:hAnsiTheme="minorHAnsi" w:hint="eastAsia"/>
                <w:lang w:eastAsia="en-GB"/>
              </w:rPr>
            </w:pPr>
          </w:p>
        </w:tc>
        <w:tc>
          <w:tcPr>
            <w:tcW w:w="1510" w:type="dxa"/>
          </w:tcPr>
          <w:p w14:paraId="361135C3" w14:textId="77777777" w:rsidR="00CD2CCC" w:rsidRPr="0068677C" w:rsidRDefault="00CD2CCC" w:rsidP="006C51BD">
            <w:pPr>
              <w:rPr>
                <w:rFonts w:asciiTheme="minorHAnsi" w:hAnsiTheme="minorHAnsi" w:hint="eastAsia"/>
                <w:lang w:eastAsia="en-GB"/>
              </w:rPr>
            </w:pPr>
          </w:p>
        </w:tc>
        <w:tc>
          <w:tcPr>
            <w:tcW w:w="1937" w:type="dxa"/>
          </w:tcPr>
          <w:p w14:paraId="4D485C5F" w14:textId="77777777" w:rsidR="00CD2CCC" w:rsidRPr="0068677C" w:rsidRDefault="00CD2CCC" w:rsidP="006C51BD">
            <w:pPr>
              <w:rPr>
                <w:rFonts w:asciiTheme="minorHAnsi" w:hAnsiTheme="minorHAnsi" w:hint="eastAsia"/>
                <w:lang w:eastAsia="en-GB"/>
              </w:rPr>
            </w:pPr>
          </w:p>
        </w:tc>
        <w:tc>
          <w:tcPr>
            <w:tcW w:w="4110" w:type="dxa"/>
          </w:tcPr>
          <w:p w14:paraId="6C0C7CE1" w14:textId="77777777" w:rsidR="00CD2CCC" w:rsidRPr="0068677C" w:rsidRDefault="00CD2CCC" w:rsidP="006C51BD">
            <w:pPr>
              <w:rPr>
                <w:rFonts w:asciiTheme="minorHAnsi" w:hAnsiTheme="minorHAnsi" w:hint="eastAsia"/>
                <w:lang w:eastAsia="en-GB"/>
              </w:rPr>
            </w:pPr>
          </w:p>
        </w:tc>
      </w:tr>
      <w:tr w:rsidR="001F5318" w:rsidRPr="009527A4" w14:paraId="416FCF00" w14:textId="77777777" w:rsidTr="7BC7A918">
        <w:tc>
          <w:tcPr>
            <w:tcW w:w="1510" w:type="dxa"/>
          </w:tcPr>
          <w:p w14:paraId="78F52597" w14:textId="77777777" w:rsidR="001F5318" w:rsidRPr="0068677C" w:rsidRDefault="001F5318" w:rsidP="006C51BD">
            <w:pPr>
              <w:rPr>
                <w:rFonts w:asciiTheme="minorHAnsi" w:hAnsiTheme="minorHAnsi" w:hint="eastAsia"/>
                <w:lang w:eastAsia="en-GB"/>
              </w:rPr>
            </w:pPr>
          </w:p>
        </w:tc>
        <w:tc>
          <w:tcPr>
            <w:tcW w:w="1510" w:type="dxa"/>
          </w:tcPr>
          <w:p w14:paraId="6FB0186D" w14:textId="77777777" w:rsidR="001F5318" w:rsidRPr="0068677C" w:rsidRDefault="001F5318" w:rsidP="006C51BD">
            <w:pPr>
              <w:rPr>
                <w:rFonts w:asciiTheme="minorHAnsi" w:hAnsiTheme="minorHAnsi" w:hint="eastAsia"/>
                <w:lang w:eastAsia="en-GB"/>
              </w:rPr>
            </w:pPr>
          </w:p>
        </w:tc>
        <w:tc>
          <w:tcPr>
            <w:tcW w:w="1937" w:type="dxa"/>
          </w:tcPr>
          <w:p w14:paraId="51A5F021" w14:textId="77777777" w:rsidR="001F5318" w:rsidRPr="0068677C" w:rsidRDefault="001F5318" w:rsidP="006C51BD">
            <w:pPr>
              <w:rPr>
                <w:rFonts w:asciiTheme="minorHAnsi" w:hAnsiTheme="minorHAnsi" w:hint="eastAsia"/>
                <w:lang w:eastAsia="en-GB"/>
              </w:rPr>
            </w:pPr>
          </w:p>
        </w:tc>
        <w:tc>
          <w:tcPr>
            <w:tcW w:w="4110" w:type="dxa"/>
          </w:tcPr>
          <w:p w14:paraId="65F9F66E" w14:textId="77777777" w:rsidR="001F5318" w:rsidRPr="0068677C" w:rsidRDefault="001F5318" w:rsidP="006C51BD">
            <w:pPr>
              <w:rPr>
                <w:rFonts w:asciiTheme="minorHAnsi" w:hAnsiTheme="minorHAnsi" w:hint="eastAsia"/>
                <w:lang w:eastAsia="en-GB"/>
              </w:rPr>
            </w:pPr>
          </w:p>
        </w:tc>
      </w:tr>
      <w:tr w:rsidR="001F5318" w:rsidRPr="009527A4" w14:paraId="6526D4D3" w14:textId="77777777" w:rsidTr="7BC7A918">
        <w:tc>
          <w:tcPr>
            <w:tcW w:w="1510" w:type="dxa"/>
          </w:tcPr>
          <w:p w14:paraId="79650232" w14:textId="77777777" w:rsidR="001F5318" w:rsidRPr="0068677C" w:rsidRDefault="001F5318" w:rsidP="006C51BD">
            <w:pPr>
              <w:rPr>
                <w:rFonts w:asciiTheme="minorHAnsi" w:hAnsiTheme="minorHAnsi" w:hint="eastAsia"/>
                <w:lang w:eastAsia="en-GB"/>
              </w:rPr>
            </w:pPr>
          </w:p>
        </w:tc>
        <w:tc>
          <w:tcPr>
            <w:tcW w:w="1510" w:type="dxa"/>
          </w:tcPr>
          <w:p w14:paraId="33123825" w14:textId="77777777" w:rsidR="001F5318" w:rsidRPr="0068677C" w:rsidRDefault="001F5318" w:rsidP="006C51BD">
            <w:pPr>
              <w:rPr>
                <w:rFonts w:asciiTheme="minorHAnsi" w:hAnsiTheme="minorHAnsi" w:hint="eastAsia"/>
                <w:lang w:eastAsia="en-GB"/>
              </w:rPr>
            </w:pPr>
          </w:p>
        </w:tc>
        <w:tc>
          <w:tcPr>
            <w:tcW w:w="1937" w:type="dxa"/>
          </w:tcPr>
          <w:p w14:paraId="5D00A035" w14:textId="77777777" w:rsidR="001F5318" w:rsidRPr="0068677C" w:rsidRDefault="001F5318" w:rsidP="006C51BD">
            <w:pPr>
              <w:rPr>
                <w:rFonts w:asciiTheme="minorHAnsi" w:hAnsiTheme="minorHAnsi" w:hint="eastAsia"/>
                <w:lang w:eastAsia="en-GB"/>
              </w:rPr>
            </w:pPr>
          </w:p>
        </w:tc>
        <w:tc>
          <w:tcPr>
            <w:tcW w:w="4110" w:type="dxa"/>
          </w:tcPr>
          <w:p w14:paraId="7C0EF701" w14:textId="77777777" w:rsidR="001F5318" w:rsidRPr="0068677C" w:rsidRDefault="001F5318" w:rsidP="006C51BD">
            <w:pPr>
              <w:rPr>
                <w:rFonts w:asciiTheme="minorHAnsi" w:hAnsiTheme="minorHAnsi" w:hint="eastAsia"/>
                <w:lang w:eastAsia="en-GB"/>
              </w:rPr>
            </w:pPr>
          </w:p>
        </w:tc>
      </w:tr>
      <w:tr w:rsidR="001F5318" w:rsidRPr="009527A4" w14:paraId="2447AD85" w14:textId="77777777" w:rsidTr="7BC7A918">
        <w:tc>
          <w:tcPr>
            <w:tcW w:w="1510" w:type="dxa"/>
          </w:tcPr>
          <w:p w14:paraId="1DBF9F69" w14:textId="77777777" w:rsidR="001F5318" w:rsidRPr="0068677C" w:rsidRDefault="001F5318" w:rsidP="006C51BD">
            <w:pPr>
              <w:rPr>
                <w:rFonts w:asciiTheme="minorHAnsi" w:hAnsiTheme="minorHAnsi" w:hint="eastAsia"/>
                <w:lang w:eastAsia="en-GB"/>
              </w:rPr>
            </w:pPr>
          </w:p>
        </w:tc>
        <w:tc>
          <w:tcPr>
            <w:tcW w:w="1510" w:type="dxa"/>
          </w:tcPr>
          <w:p w14:paraId="5B53432E" w14:textId="77777777" w:rsidR="001F5318" w:rsidRPr="0068677C" w:rsidRDefault="001F5318" w:rsidP="006C51BD">
            <w:pPr>
              <w:rPr>
                <w:rFonts w:asciiTheme="minorHAnsi" w:hAnsiTheme="minorHAnsi" w:hint="eastAsia"/>
                <w:lang w:eastAsia="en-GB"/>
              </w:rPr>
            </w:pPr>
          </w:p>
        </w:tc>
        <w:tc>
          <w:tcPr>
            <w:tcW w:w="1937" w:type="dxa"/>
          </w:tcPr>
          <w:p w14:paraId="244512DB" w14:textId="77777777" w:rsidR="001F5318" w:rsidRPr="0068677C" w:rsidRDefault="001F5318" w:rsidP="006C51BD">
            <w:pPr>
              <w:rPr>
                <w:rFonts w:asciiTheme="minorHAnsi" w:hAnsiTheme="minorHAnsi" w:hint="eastAsia"/>
                <w:lang w:eastAsia="en-GB"/>
              </w:rPr>
            </w:pPr>
          </w:p>
        </w:tc>
        <w:tc>
          <w:tcPr>
            <w:tcW w:w="4110" w:type="dxa"/>
          </w:tcPr>
          <w:p w14:paraId="08F1188E" w14:textId="77777777" w:rsidR="001F5318" w:rsidRPr="0068677C" w:rsidRDefault="001F5318" w:rsidP="006C51BD">
            <w:pPr>
              <w:rPr>
                <w:rFonts w:asciiTheme="minorHAnsi" w:hAnsiTheme="minorHAnsi" w:hint="eastAsia"/>
                <w:lang w:eastAsia="en-GB"/>
              </w:rPr>
            </w:pPr>
          </w:p>
        </w:tc>
      </w:tr>
      <w:tr w:rsidR="001F5318" w:rsidRPr="009527A4" w14:paraId="60D38DC8" w14:textId="77777777" w:rsidTr="7BC7A918">
        <w:tc>
          <w:tcPr>
            <w:tcW w:w="1510" w:type="dxa"/>
          </w:tcPr>
          <w:p w14:paraId="6CD8880D" w14:textId="77777777" w:rsidR="001F5318" w:rsidRPr="0068677C" w:rsidRDefault="001F5318" w:rsidP="006C51BD">
            <w:pPr>
              <w:rPr>
                <w:rFonts w:asciiTheme="minorHAnsi" w:hAnsiTheme="minorHAnsi" w:hint="eastAsia"/>
                <w:lang w:eastAsia="en-GB"/>
              </w:rPr>
            </w:pPr>
          </w:p>
        </w:tc>
        <w:tc>
          <w:tcPr>
            <w:tcW w:w="1510" w:type="dxa"/>
          </w:tcPr>
          <w:p w14:paraId="49E85887" w14:textId="77777777" w:rsidR="001F5318" w:rsidRPr="0068677C" w:rsidRDefault="001F5318" w:rsidP="006C51BD">
            <w:pPr>
              <w:rPr>
                <w:rFonts w:asciiTheme="minorHAnsi" w:hAnsiTheme="minorHAnsi" w:hint="eastAsia"/>
                <w:lang w:eastAsia="en-GB"/>
              </w:rPr>
            </w:pPr>
          </w:p>
        </w:tc>
        <w:tc>
          <w:tcPr>
            <w:tcW w:w="1937" w:type="dxa"/>
          </w:tcPr>
          <w:p w14:paraId="71990BFB" w14:textId="77777777" w:rsidR="001F5318" w:rsidRPr="0068677C" w:rsidRDefault="001F5318" w:rsidP="006C51BD">
            <w:pPr>
              <w:rPr>
                <w:rFonts w:asciiTheme="minorHAnsi" w:hAnsiTheme="minorHAnsi" w:hint="eastAsia"/>
                <w:lang w:eastAsia="en-GB"/>
              </w:rPr>
            </w:pPr>
          </w:p>
        </w:tc>
        <w:tc>
          <w:tcPr>
            <w:tcW w:w="4110" w:type="dxa"/>
          </w:tcPr>
          <w:p w14:paraId="176D8D54" w14:textId="77777777" w:rsidR="001F5318" w:rsidRPr="0068677C" w:rsidRDefault="001F5318" w:rsidP="006C51BD">
            <w:pPr>
              <w:rPr>
                <w:rFonts w:asciiTheme="minorHAnsi" w:hAnsiTheme="minorHAnsi" w:hint="eastAsia"/>
                <w:lang w:eastAsia="en-GB"/>
              </w:rPr>
            </w:pPr>
          </w:p>
        </w:tc>
      </w:tr>
      <w:tr w:rsidR="001F5318" w:rsidRPr="009527A4" w14:paraId="158864AF" w14:textId="77777777" w:rsidTr="7BC7A918">
        <w:tc>
          <w:tcPr>
            <w:tcW w:w="1510" w:type="dxa"/>
          </w:tcPr>
          <w:p w14:paraId="2EF30953" w14:textId="77777777" w:rsidR="001F5318" w:rsidRPr="0068677C" w:rsidRDefault="001F5318" w:rsidP="006C51BD">
            <w:pPr>
              <w:rPr>
                <w:rFonts w:asciiTheme="minorHAnsi" w:hAnsiTheme="minorHAnsi" w:hint="eastAsia"/>
                <w:lang w:eastAsia="en-GB"/>
              </w:rPr>
            </w:pPr>
          </w:p>
        </w:tc>
        <w:tc>
          <w:tcPr>
            <w:tcW w:w="1510" w:type="dxa"/>
          </w:tcPr>
          <w:p w14:paraId="3CB97C8F" w14:textId="77777777" w:rsidR="001F5318" w:rsidRPr="0068677C" w:rsidRDefault="001F5318" w:rsidP="006C51BD">
            <w:pPr>
              <w:rPr>
                <w:rFonts w:asciiTheme="minorHAnsi" w:hAnsiTheme="minorHAnsi" w:hint="eastAsia"/>
                <w:lang w:eastAsia="en-GB"/>
              </w:rPr>
            </w:pPr>
          </w:p>
        </w:tc>
        <w:tc>
          <w:tcPr>
            <w:tcW w:w="1937" w:type="dxa"/>
          </w:tcPr>
          <w:p w14:paraId="32EC57C3" w14:textId="77777777" w:rsidR="001F5318" w:rsidRPr="0068677C" w:rsidRDefault="001F5318" w:rsidP="006C51BD">
            <w:pPr>
              <w:rPr>
                <w:rFonts w:asciiTheme="minorHAnsi" w:hAnsiTheme="minorHAnsi" w:hint="eastAsia"/>
                <w:lang w:eastAsia="en-GB"/>
              </w:rPr>
            </w:pPr>
          </w:p>
        </w:tc>
        <w:tc>
          <w:tcPr>
            <w:tcW w:w="4110" w:type="dxa"/>
          </w:tcPr>
          <w:p w14:paraId="2FEF9734" w14:textId="77777777" w:rsidR="001F5318" w:rsidRPr="0068677C" w:rsidRDefault="001F5318" w:rsidP="006C51BD">
            <w:pPr>
              <w:rPr>
                <w:rFonts w:asciiTheme="minorHAnsi" w:hAnsiTheme="minorHAnsi" w:hint="eastAsia"/>
                <w:lang w:eastAsia="en-GB"/>
              </w:rPr>
            </w:pPr>
          </w:p>
        </w:tc>
      </w:tr>
      <w:tr w:rsidR="001F5318" w:rsidRPr="009527A4" w14:paraId="3E700FC6" w14:textId="77777777" w:rsidTr="7BC7A918">
        <w:tc>
          <w:tcPr>
            <w:tcW w:w="1510" w:type="dxa"/>
          </w:tcPr>
          <w:p w14:paraId="2C8B494B" w14:textId="77777777" w:rsidR="001F5318" w:rsidRPr="0068677C" w:rsidRDefault="001F5318" w:rsidP="006C51BD">
            <w:pPr>
              <w:rPr>
                <w:rFonts w:asciiTheme="minorHAnsi" w:hAnsiTheme="minorHAnsi" w:hint="eastAsia"/>
                <w:lang w:eastAsia="en-GB"/>
              </w:rPr>
            </w:pPr>
          </w:p>
        </w:tc>
        <w:tc>
          <w:tcPr>
            <w:tcW w:w="1510" w:type="dxa"/>
          </w:tcPr>
          <w:p w14:paraId="7687932A" w14:textId="77777777" w:rsidR="001F5318" w:rsidRPr="0068677C" w:rsidRDefault="001F5318" w:rsidP="006C51BD">
            <w:pPr>
              <w:rPr>
                <w:rFonts w:asciiTheme="minorHAnsi" w:hAnsiTheme="minorHAnsi" w:hint="eastAsia"/>
                <w:lang w:eastAsia="en-GB"/>
              </w:rPr>
            </w:pPr>
          </w:p>
        </w:tc>
        <w:tc>
          <w:tcPr>
            <w:tcW w:w="1937" w:type="dxa"/>
          </w:tcPr>
          <w:p w14:paraId="4A25B90E" w14:textId="77777777" w:rsidR="001F5318" w:rsidRPr="0068677C" w:rsidRDefault="001F5318" w:rsidP="006C51BD">
            <w:pPr>
              <w:rPr>
                <w:rFonts w:asciiTheme="minorHAnsi" w:hAnsiTheme="minorHAnsi" w:hint="eastAsia"/>
                <w:lang w:eastAsia="en-GB"/>
              </w:rPr>
            </w:pPr>
          </w:p>
        </w:tc>
        <w:tc>
          <w:tcPr>
            <w:tcW w:w="4110" w:type="dxa"/>
          </w:tcPr>
          <w:p w14:paraId="24391F3C" w14:textId="77777777" w:rsidR="001F5318" w:rsidRPr="0068677C" w:rsidRDefault="001F5318" w:rsidP="006C51BD">
            <w:pPr>
              <w:rPr>
                <w:rFonts w:asciiTheme="minorHAnsi" w:hAnsiTheme="minorHAnsi" w:hint="eastAsia"/>
                <w:lang w:eastAsia="en-GB"/>
              </w:rPr>
            </w:pPr>
          </w:p>
        </w:tc>
      </w:tr>
      <w:tr w:rsidR="001F5318" w:rsidRPr="009527A4" w14:paraId="7A926C78" w14:textId="77777777" w:rsidTr="7BC7A918">
        <w:tc>
          <w:tcPr>
            <w:tcW w:w="1510" w:type="dxa"/>
          </w:tcPr>
          <w:p w14:paraId="6C19E3A3" w14:textId="77777777" w:rsidR="001F5318" w:rsidRPr="0068677C" w:rsidRDefault="001F5318" w:rsidP="006C51BD">
            <w:pPr>
              <w:rPr>
                <w:rFonts w:asciiTheme="minorHAnsi" w:hAnsiTheme="minorHAnsi" w:hint="eastAsia"/>
                <w:lang w:eastAsia="en-GB"/>
              </w:rPr>
            </w:pPr>
          </w:p>
        </w:tc>
        <w:tc>
          <w:tcPr>
            <w:tcW w:w="1510" w:type="dxa"/>
          </w:tcPr>
          <w:p w14:paraId="383ED3B5" w14:textId="77777777" w:rsidR="001F5318" w:rsidRPr="0068677C" w:rsidRDefault="001F5318" w:rsidP="006C51BD">
            <w:pPr>
              <w:rPr>
                <w:rFonts w:asciiTheme="minorHAnsi" w:hAnsiTheme="minorHAnsi" w:hint="eastAsia"/>
                <w:lang w:eastAsia="en-GB"/>
              </w:rPr>
            </w:pPr>
          </w:p>
        </w:tc>
        <w:tc>
          <w:tcPr>
            <w:tcW w:w="1937" w:type="dxa"/>
          </w:tcPr>
          <w:p w14:paraId="5D4CAB62" w14:textId="77777777" w:rsidR="001F5318" w:rsidRPr="0068677C" w:rsidRDefault="001F5318" w:rsidP="006C51BD">
            <w:pPr>
              <w:rPr>
                <w:rFonts w:asciiTheme="minorHAnsi" w:hAnsiTheme="minorHAnsi" w:hint="eastAsia"/>
                <w:lang w:eastAsia="en-GB"/>
              </w:rPr>
            </w:pPr>
          </w:p>
        </w:tc>
        <w:tc>
          <w:tcPr>
            <w:tcW w:w="4110" w:type="dxa"/>
          </w:tcPr>
          <w:p w14:paraId="6157A644" w14:textId="77777777" w:rsidR="001F5318" w:rsidRPr="0068677C" w:rsidRDefault="001F5318" w:rsidP="006C51BD">
            <w:pPr>
              <w:rPr>
                <w:rFonts w:asciiTheme="minorHAnsi" w:hAnsiTheme="minorHAnsi" w:hint="eastAsia"/>
                <w:lang w:eastAsia="en-GB"/>
              </w:rPr>
            </w:pPr>
          </w:p>
        </w:tc>
      </w:tr>
      <w:tr w:rsidR="001F5318" w:rsidRPr="009527A4" w14:paraId="039F469F" w14:textId="77777777" w:rsidTr="7BC7A918">
        <w:tc>
          <w:tcPr>
            <w:tcW w:w="1510" w:type="dxa"/>
          </w:tcPr>
          <w:p w14:paraId="5E583BC4" w14:textId="77777777" w:rsidR="001F5318" w:rsidRPr="0068677C" w:rsidRDefault="001F5318" w:rsidP="006C51BD">
            <w:pPr>
              <w:rPr>
                <w:rFonts w:asciiTheme="minorHAnsi" w:hAnsiTheme="minorHAnsi" w:hint="eastAsia"/>
                <w:lang w:eastAsia="en-GB"/>
              </w:rPr>
            </w:pPr>
          </w:p>
        </w:tc>
        <w:tc>
          <w:tcPr>
            <w:tcW w:w="1510" w:type="dxa"/>
          </w:tcPr>
          <w:p w14:paraId="79F9B7EC" w14:textId="77777777" w:rsidR="001F5318" w:rsidRPr="0068677C" w:rsidRDefault="001F5318" w:rsidP="006C51BD">
            <w:pPr>
              <w:rPr>
                <w:rFonts w:asciiTheme="minorHAnsi" w:hAnsiTheme="minorHAnsi" w:hint="eastAsia"/>
                <w:lang w:eastAsia="en-GB"/>
              </w:rPr>
            </w:pPr>
          </w:p>
        </w:tc>
        <w:tc>
          <w:tcPr>
            <w:tcW w:w="1937" w:type="dxa"/>
          </w:tcPr>
          <w:p w14:paraId="7C11E43F" w14:textId="77777777" w:rsidR="001F5318" w:rsidRPr="0068677C" w:rsidRDefault="001F5318" w:rsidP="006C51BD">
            <w:pPr>
              <w:rPr>
                <w:rFonts w:asciiTheme="minorHAnsi" w:hAnsiTheme="minorHAnsi" w:hint="eastAsia"/>
                <w:lang w:eastAsia="en-GB"/>
              </w:rPr>
            </w:pPr>
          </w:p>
        </w:tc>
        <w:tc>
          <w:tcPr>
            <w:tcW w:w="4110" w:type="dxa"/>
          </w:tcPr>
          <w:p w14:paraId="556E4D7B" w14:textId="77777777" w:rsidR="001F5318" w:rsidRPr="0068677C" w:rsidRDefault="001F5318" w:rsidP="006C51BD">
            <w:pPr>
              <w:rPr>
                <w:rFonts w:asciiTheme="minorHAnsi" w:hAnsiTheme="minorHAnsi" w:hint="eastAsia"/>
                <w:lang w:eastAsia="en-GB"/>
              </w:rPr>
            </w:pPr>
          </w:p>
        </w:tc>
      </w:tr>
    </w:tbl>
    <w:p w14:paraId="1064FA90" w14:textId="77777777" w:rsidR="00CD2CCC" w:rsidRDefault="00CD2CCC" w:rsidP="00CD2CCC">
      <w:pPr>
        <w:pStyle w:val="Heading2"/>
        <w:keepLines w:val="0"/>
        <w:spacing w:before="240" w:after="120"/>
      </w:pPr>
      <w:bookmarkStart w:id="3" w:name="_Toc40098890"/>
      <w:bookmarkStart w:id="4" w:name="_Toc240018769"/>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7627CBC5" w14:textId="77777777" w:rsidTr="00F52BDF">
        <w:trPr>
          <w:trHeight w:val="285"/>
        </w:trPr>
        <w:tc>
          <w:tcPr>
            <w:tcW w:w="1324" w:type="dxa"/>
            <w:tcBorders>
              <w:top w:val="single" w:sz="12" w:space="0" w:color="000000" w:themeColor="text1"/>
            </w:tcBorders>
            <w:shd w:val="clear" w:color="auto" w:fill="C1CDEC" w:themeFill="accent1" w:themeFillTint="33"/>
          </w:tcPr>
          <w:p w14:paraId="0CED0DA7" w14:textId="77777777" w:rsidR="00CD2CCC" w:rsidRPr="00595998" w:rsidRDefault="00CD2CCC" w:rsidP="00F12A90">
            <w:pPr>
              <w:rPr>
                <w:rFonts w:asciiTheme="minorHAnsi" w:hAnsiTheme="minorHAnsi" w:hint="eastAsia"/>
                <w:b/>
                <w:lang w:eastAsia="en-GB"/>
              </w:rPr>
            </w:pPr>
            <w:r>
              <w:rPr>
                <w:rFonts w:asciiTheme="minorHAnsi" w:hAnsiTheme="minorHAnsi"/>
                <w:b/>
                <w:lang w:eastAsia="en-GB"/>
              </w:rPr>
              <w:t>Role</w:t>
            </w:r>
          </w:p>
        </w:tc>
        <w:tc>
          <w:tcPr>
            <w:tcW w:w="2357" w:type="dxa"/>
            <w:tcBorders>
              <w:top w:val="single" w:sz="12" w:space="0" w:color="000000" w:themeColor="text1"/>
            </w:tcBorders>
            <w:shd w:val="clear" w:color="auto" w:fill="C1CDEC" w:themeFill="accent1" w:themeFillTint="33"/>
          </w:tcPr>
          <w:p w14:paraId="7D318101" w14:textId="77777777" w:rsidR="00CD2CCC" w:rsidRPr="00595998" w:rsidRDefault="00CD2CCC" w:rsidP="00F12A90">
            <w:pPr>
              <w:rPr>
                <w:rFonts w:asciiTheme="minorHAnsi" w:hAnsiTheme="minorHAnsi" w:hint="eastAsia"/>
                <w:b/>
                <w:lang w:eastAsia="en-GB"/>
              </w:rPr>
            </w:pPr>
            <w:r>
              <w:rPr>
                <w:rFonts w:asciiTheme="minorHAnsi" w:hAnsiTheme="minorHAnsi"/>
                <w:b/>
                <w:lang w:eastAsia="en-GB"/>
              </w:rPr>
              <w:t>Name</w:t>
            </w:r>
          </w:p>
        </w:tc>
        <w:tc>
          <w:tcPr>
            <w:tcW w:w="5386" w:type="dxa"/>
            <w:tcBorders>
              <w:top w:val="single" w:sz="12" w:space="0" w:color="000000" w:themeColor="text1"/>
            </w:tcBorders>
            <w:shd w:val="clear" w:color="auto" w:fill="C1CDEC" w:themeFill="accent1" w:themeFillTint="33"/>
          </w:tcPr>
          <w:p w14:paraId="6F2EEC2F" w14:textId="77777777" w:rsidR="00CD2CCC" w:rsidRPr="00595998" w:rsidRDefault="00F12A90" w:rsidP="00F12A90">
            <w:pPr>
              <w:rPr>
                <w:rFonts w:asciiTheme="minorHAnsi" w:hAnsiTheme="minorHAnsi" w:hint="eastAsia"/>
                <w:b/>
                <w:lang w:eastAsia="en-GB"/>
              </w:rPr>
            </w:pPr>
            <w:r>
              <w:rPr>
                <w:rFonts w:asciiTheme="minorHAnsi" w:hAnsiTheme="minorHAnsi"/>
                <w:b/>
                <w:lang w:eastAsia="en-GB"/>
              </w:rPr>
              <w:t>Title</w:t>
            </w:r>
          </w:p>
        </w:tc>
      </w:tr>
      <w:tr w:rsidR="00CD2CCC" w:rsidRPr="009527A4" w14:paraId="4BA3A4C4" w14:textId="77777777" w:rsidTr="00F52BDF">
        <w:trPr>
          <w:trHeight w:val="285"/>
        </w:trPr>
        <w:tc>
          <w:tcPr>
            <w:tcW w:w="1324" w:type="dxa"/>
          </w:tcPr>
          <w:p w14:paraId="6FC138C7" w14:textId="77777777" w:rsidR="00CD2CCC" w:rsidRPr="00CC38C1" w:rsidRDefault="5E0DFFCE" w:rsidP="00F12A90">
            <w:pPr>
              <w:rPr>
                <w:rFonts w:asciiTheme="minorHAnsi" w:hAnsiTheme="minorHAnsi" w:hint="eastAsia"/>
                <w:lang w:eastAsia="en-GB"/>
              </w:rPr>
            </w:pPr>
            <w:r>
              <w:rPr>
                <w:rFonts w:asciiTheme="minorHAnsi" w:hAnsiTheme="minorHAnsi"/>
                <w:lang w:eastAsia="en-GB"/>
              </w:rPr>
              <w:t>Author</w:t>
            </w:r>
          </w:p>
        </w:tc>
        <w:tc>
          <w:tcPr>
            <w:tcW w:w="2357" w:type="dxa"/>
          </w:tcPr>
          <w:p w14:paraId="62AC2001" w14:textId="77777777"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Pr>
          <w:p w14:paraId="0054ADFE" w14:textId="77777777"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2701F6F1" w14:textId="77777777" w:rsidTr="00F52BDF">
        <w:trPr>
          <w:trHeight w:val="285"/>
        </w:trPr>
        <w:tc>
          <w:tcPr>
            <w:tcW w:w="1324" w:type="dxa"/>
          </w:tcPr>
          <w:p w14:paraId="5FF4D595" w14:textId="77777777" w:rsidR="00B14F6F" w:rsidRPr="00CC38C1" w:rsidRDefault="00B14F6F" w:rsidP="00B14F6F">
            <w:pPr>
              <w:rPr>
                <w:rFonts w:asciiTheme="minorHAnsi" w:hAnsiTheme="minorHAnsi" w:hint="eastAsia"/>
                <w:lang w:eastAsia="en-GB"/>
              </w:rPr>
            </w:pPr>
            <w:r>
              <w:rPr>
                <w:rFonts w:asciiTheme="minorHAnsi" w:hAnsiTheme="minorHAnsi"/>
                <w:lang w:eastAsia="en-GB"/>
              </w:rPr>
              <w:t>Author</w:t>
            </w:r>
          </w:p>
        </w:tc>
        <w:tc>
          <w:tcPr>
            <w:tcW w:w="2357" w:type="dxa"/>
          </w:tcPr>
          <w:p w14:paraId="4EB2B04F" w14:textId="77777777"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3822B837" w14:textId="77777777" w:rsidR="00B14F6F" w:rsidRPr="00CC38C1" w:rsidRDefault="00B14F6F" w:rsidP="00B14F6F">
            <w:pPr>
              <w:rPr>
                <w:rFonts w:asciiTheme="minorHAnsi" w:hAnsiTheme="minorHAnsi" w:hint="eastAsia"/>
                <w:lang w:eastAsia="en-GB"/>
              </w:rPr>
            </w:pPr>
            <w:r>
              <w:rPr>
                <w:rFonts w:asciiTheme="minorHAnsi" w:hAnsiTheme="minorHAnsi"/>
                <w:lang w:eastAsia="en-GB"/>
              </w:rPr>
              <w:t>Portfolio Architect</w:t>
            </w:r>
          </w:p>
        </w:tc>
      </w:tr>
      <w:tr w:rsidR="051CE9F3" w14:paraId="49568333" w14:textId="77777777" w:rsidTr="00F52BDF">
        <w:trPr>
          <w:trHeight w:val="285"/>
        </w:trPr>
        <w:tc>
          <w:tcPr>
            <w:tcW w:w="1324" w:type="dxa"/>
          </w:tcPr>
          <w:p w14:paraId="116B30AE" w14:textId="77777777" w:rsidR="051CE9F3" w:rsidRPr="00CC38C1" w:rsidRDefault="00E57716" w:rsidP="051CE9F3">
            <w:pPr>
              <w:rPr>
                <w:rFonts w:asciiTheme="minorHAnsi" w:hAnsiTheme="minorHAnsi" w:hint="eastAsia"/>
                <w:lang w:eastAsia="en-GB"/>
              </w:rPr>
            </w:pPr>
            <w:r>
              <w:rPr>
                <w:rFonts w:asciiTheme="minorHAnsi" w:hAnsiTheme="minorHAnsi"/>
                <w:lang w:eastAsia="en-GB"/>
              </w:rPr>
              <w:t>Author</w:t>
            </w:r>
          </w:p>
        </w:tc>
        <w:tc>
          <w:tcPr>
            <w:tcW w:w="2357" w:type="dxa"/>
          </w:tcPr>
          <w:p w14:paraId="58372E5E" w14:textId="77777777" w:rsidR="051CE9F3" w:rsidRDefault="00782507" w:rsidP="051CE9F3">
            <w:pPr>
              <w:rPr>
                <w:rFonts w:asciiTheme="minorHAnsi" w:hAnsiTheme="minorHAnsi" w:hint="eastAsia"/>
                <w:lang w:eastAsia="en-GB"/>
              </w:rPr>
            </w:pPr>
            <w:proofErr w:type="spellStart"/>
            <w:r>
              <w:rPr>
                <w:rFonts w:asciiTheme="minorHAnsi" w:hAnsiTheme="minorHAnsi"/>
                <w:lang w:eastAsia="en-GB"/>
              </w:rPr>
              <w:t>Joycell</w:t>
            </w:r>
            <w:proofErr w:type="spellEnd"/>
            <w:r>
              <w:rPr>
                <w:rFonts w:asciiTheme="minorHAnsi" w:hAnsiTheme="minorHAnsi"/>
                <w:lang w:eastAsia="en-GB"/>
              </w:rPr>
              <w:t xml:space="preserve"> Sundararaj</w:t>
            </w:r>
          </w:p>
        </w:tc>
        <w:tc>
          <w:tcPr>
            <w:tcW w:w="5386" w:type="dxa"/>
          </w:tcPr>
          <w:p w14:paraId="57FABDF7" w14:textId="77777777"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71170E49" w14:textId="77777777" w:rsidTr="00F52BDF">
        <w:trPr>
          <w:trHeight w:val="285"/>
        </w:trPr>
        <w:tc>
          <w:tcPr>
            <w:tcW w:w="1324" w:type="dxa"/>
          </w:tcPr>
          <w:p w14:paraId="16F40689" w14:textId="77777777" w:rsidR="009C028E" w:rsidRPr="001402E6" w:rsidRDefault="03C53F3A" w:rsidP="00F12A90">
            <w:pPr>
              <w:rPr>
                <w:rFonts w:asciiTheme="minorHAnsi" w:hAnsiTheme="minorHAnsi" w:hint="eastAsia"/>
                <w:iCs/>
                <w:lang w:eastAsia="en-GB"/>
              </w:rPr>
            </w:pPr>
            <w:r>
              <w:rPr>
                <w:rFonts w:asciiTheme="minorHAnsi" w:hAnsiTheme="minorHAnsi"/>
                <w:iCs/>
                <w:lang w:eastAsia="en-GB"/>
              </w:rPr>
              <w:t>Contributor</w:t>
            </w:r>
          </w:p>
        </w:tc>
        <w:tc>
          <w:tcPr>
            <w:tcW w:w="2357" w:type="dxa"/>
          </w:tcPr>
          <w:p w14:paraId="2AAB626E" w14:textId="77777777"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proofErr w:type="spellStart"/>
            <w:r>
              <w:rPr>
                <w:rFonts w:asciiTheme="minorHAnsi" w:hAnsiTheme="minorHAnsi"/>
                <w:lang w:eastAsia="en-GB"/>
              </w:rPr>
              <w:t>Nizalapuram</w:t>
            </w:r>
            <w:proofErr w:type="spellEnd"/>
          </w:p>
        </w:tc>
        <w:tc>
          <w:tcPr>
            <w:tcW w:w="5386" w:type="dxa"/>
          </w:tcPr>
          <w:p w14:paraId="0BEBD355" w14:textId="77777777"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2BB49B3C" w14:textId="77777777" w:rsidTr="00F52BDF">
        <w:trPr>
          <w:trHeight w:val="285"/>
        </w:trPr>
        <w:tc>
          <w:tcPr>
            <w:tcW w:w="1324" w:type="dxa"/>
          </w:tcPr>
          <w:p w14:paraId="1C8BFF62" w14:textId="77777777" w:rsidR="556D237F" w:rsidRPr="001402E6" w:rsidRDefault="556D237F" w:rsidP="00F12A90">
            <w:pPr>
              <w:rPr>
                <w:rFonts w:asciiTheme="minorHAnsi" w:hAnsiTheme="minorHAnsi" w:hint="eastAsia"/>
                <w:iCs/>
                <w:lang w:eastAsia="en-GB"/>
              </w:rPr>
            </w:pPr>
            <w:r>
              <w:rPr>
                <w:rFonts w:asciiTheme="minorHAnsi" w:hAnsiTheme="minorHAnsi"/>
                <w:iCs/>
                <w:lang w:eastAsia="en-GB"/>
              </w:rPr>
              <w:t>Contributor</w:t>
            </w:r>
          </w:p>
        </w:tc>
        <w:tc>
          <w:tcPr>
            <w:tcW w:w="2357" w:type="dxa"/>
          </w:tcPr>
          <w:p w14:paraId="41D105A1" w14:textId="77777777"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0AD1BFB8" w14:textId="77777777" w:rsidR="556D237F" w:rsidRDefault="00EA42E9" w:rsidP="00F12A90">
            <w:pPr>
              <w:rPr>
                <w:rFonts w:asciiTheme="minorHAnsi" w:hAnsiTheme="minorHAnsi" w:hint="eastAsia"/>
                <w:lang w:eastAsia="en-GB"/>
              </w:rPr>
            </w:pPr>
            <w:r>
              <w:rPr>
                <w:rFonts w:asciiTheme="minorHAnsi" w:hAnsiTheme="minorHAnsi"/>
                <w:lang w:eastAsia="en-GB"/>
              </w:rPr>
              <w:t>Integration Developer</w:t>
            </w:r>
          </w:p>
        </w:tc>
      </w:tr>
    </w:tbl>
    <w:p w14:paraId="4AB418C6" w14:textId="77777777" w:rsidR="00C34C52" w:rsidRDefault="00C34C52" w:rsidP="00CD2CCC">
      <w:pPr>
        <w:rPr>
          <w:lang w:eastAsia="en-GB"/>
        </w:rPr>
      </w:pPr>
    </w:p>
    <w:p w14:paraId="7A2744CF" w14:textId="77777777" w:rsidR="00C34C52" w:rsidRDefault="00C34C52">
      <w:pPr>
        <w:spacing w:after="165" w:line="259" w:lineRule="auto"/>
        <w:rPr>
          <w:lang w:eastAsia="en-GB"/>
        </w:rPr>
      </w:pPr>
      <w:r>
        <w:rPr>
          <w:lang w:eastAsia="en-GB"/>
        </w:rPr>
        <w:br w:type="page"/>
      </w:r>
    </w:p>
    <w:p w14:paraId="4F87B415" w14:textId="77777777" w:rsidR="00CD2CCC" w:rsidRDefault="00CD2CCC" w:rsidP="00CD2CCC">
      <w:pPr>
        <w:pStyle w:val="Heading2"/>
        <w:keepLines w:val="0"/>
        <w:spacing w:before="240" w:after="120"/>
      </w:pPr>
      <w:bookmarkStart w:id="5" w:name="_Toc240018770"/>
      <w:r>
        <w:lastRenderedPageBreak/>
        <w:t>Document Assurance</w:t>
      </w:r>
      <w:bookmarkEnd w:id="5"/>
    </w:p>
    <w:p w14:paraId="24145F46"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3C97CB82"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40CFAF01" w14:textId="77777777" w:rsidTr="000D7394">
        <w:trPr>
          <w:cantSplit/>
          <w:trHeight w:val="285"/>
          <w:tblHeader/>
        </w:trPr>
        <w:tc>
          <w:tcPr>
            <w:tcW w:w="1324" w:type="dxa"/>
            <w:tcBorders>
              <w:top w:val="single" w:sz="12" w:space="0" w:color="000000" w:themeColor="text1"/>
            </w:tcBorders>
            <w:shd w:val="clear" w:color="auto" w:fill="C1CDEC" w:themeFill="accent1" w:themeFillTint="33"/>
          </w:tcPr>
          <w:p w14:paraId="26671438" w14:textId="77777777" w:rsidR="00CD2CCC" w:rsidRPr="009527A4" w:rsidRDefault="00CD2CCC" w:rsidP="001E1B57">
            <w:pPr>
              <w:jc w:val="center"/>
              <w:rPr>
                <w:b/>
                <w:lang w:eastAsia="en-GB"/>
              </w:rPr>
            </w:pPr>
            <w:r>
              <w:rPr>
                <w:b/>
                <w:lang w:eastAsia="en-GB"/>
              </w:rPr>
              <w:t>Role</w:t>
            </w:r>
          </w:p>
        </w:tc>
        <w:tc>
          <w:tcPr>
            <w:tcW w:w="7885" w:type="dxa"/>
            <w:tcBorders>
              <w:top w:val="single" w:sz="12" w:space="0" w:color="000000" w:themeColor="text1"/>
            </w:tcBorders>
            <w:shd w:val="clear" w:color="auto" w:fill="C1CDEC" w:themeFill="accent1" w:themeFillTint="33"/>
          </w:tcPr>
          <w:p w14:paraId="5B7F6196" w14:textId="77777777" w:rsidR="00CD2CCC" w:rsidRPr="009527A4" w:rsidRDefault="00CD2CCC" w:rsidP="001E1B57">
            <w:pPr>
              <w:jc w:val="center"/>
              <w:rPr>
                <w:b/>
                <w:lang w:eastAsia="en-GB"/>
              </w:rPr>
            </w:pPr>
            <w:r>
              <w:rPr>
                <w:b/>
                <w:lang w:eastAsia="en-GB"/>
              </w:rPr>
              <w:t>Description</w:t>
            </w:r>
          </w:p>
        </w:tc>
      </w:tr>
      <w:tr w:rsidR="00CD2CCC" w:rsidRPr="009527A4" w14:paraId="22E08AA2" w14:textId="77777777" w:rsidTr="000D7394">
        <w:trPr>
          <w:trHeight w:val="285"/>
        </w:trPr>
        <w:tc>
          <w:tcPr>
            <w:tcW w:w="1324" w:type="dxa"/>
          </w:tcPr>
          <w:p w14:paraId="7A798856" w14:textId="77777777" w:rsidR="00CD2CCC" w:rsidRPr="000D7394" w:rsidRDefault="00CD2CCC" w:rsidP="001E1B57">
            <w:pPr>
              <w:jc w:val="center"/>
              <w:rPr>
                <w:rFonts w:asciiTheme="minorHAnsi" w:hAnsiTheme="minorHAnsi" w:hint="eastAsia"/>
                <w:iCs/>
                <w:color w:val="auto"/>
                <w:lang w:eastAsia="en-GB"/>
              </w:rPr>
            </w:pPr>
            <w:r>
              <w:rPr>
                <w:rFonts w:asciiTheme="minorHAnsi" w:hAnsiTheme="minorHAnsi"/>
                <w:iCs/>
                <w:color w:val="auto"/>
                <w:lang w:eastAsia="en-GB"/>
              </w:rPr>
              <w:t>Information</w:t>
            </w:r>
          </w:p>
        </w:tc>
        <w:tc>
          <w:tcPr>
            <w:tcW w:w="7885" w:type="dxa"/>
          </w:tcPr>
          <w:p w14:paraId="23703651" w14:textId="77777777" w:rsidR="00CD2CCC" w:rsidRPr="00595998" w:rsidRDefault="00CD2CCC" w:rsidP="001E1B57">
            <w:pPr>
              <w:rPr>
                <w:rFonts w:asciiTheme="minorHAnsi" w:hAnsiTheme="minorHAnsi" w:hint="eastAsia"/>
                <w:lang w:eastAsia="en-GB"/>
              </w:rPr>
            </w:pPr>
            <w:r>
              <w:rPr>
                <w:rFonts w:asciiTheme="minorHAnsi" w:hAnsiTheme="minorHAnsi"/>
                <w:lang w:eastAsia="en-GB"/>
              </w:rPr>
              <w:t>Shared for informational purposes including use as reference document for their domain’s documentation and processes</w:t>
            </w:r>
          </w:p>
        </w:tc>
      </w:tr>
      <w:tr w:rsidR="00CD2CCC" w:rsidRPr="009527A4" w14:paraId="4ABBD6EA" w14:textId="77777777" w:rsidTr="000D7394">
        <w:trPr>
          <w:trHeight w:val="285"/>
        </w:trPr>
        <w:tc>
          <w:tcPr>
            <w:tcW w:w="1324" w:type="dxa"/>
          </w:tcPr>
          <w:p w14:paraId="1B332E16" w14:textId="77777777" w:rsidR="00CD2CCC" w:rsidRPr="000D7394" w:rsidRDefault="00CD2CCC" w:rsidP="001E1B57">
            <w:pPr>
              <w:jc w:val="center"/>
              <w:rPr>
                <w:rFonts w:asciiTheme="minorHAnsi" w:hAnsiTheme="minorHAnsi" w:hint="eastAsia"/>
                <w:iCs/>
                <w:color w:val="auto"/>
                <w:lang w:eastAsia="en-GB"/>
              </w:rPr>
            </w:pPr>
            <w:r>
              <w:rPr>
                <w:rFonts w:asciiTheme="minorHAnsi" w:hAnsiTheme="minorHAnsi"/>
                <w:iCs/>
                <w:color w:val="auto"/>
                <w:lang w:eastAsia="en-GB"/>
              </w:rPr>
              <w:t>Reviewer</w:t>
            </w:r>
          </w:p>
        </w:tc>
        <w:tc>
          <w:tcPr>
            <w:tcW w:w="7885" w:type="dxa"/>
          </w:tcPr>
          <w:p w14:paraId="157BD58A" w14:textId="77777777" w:rsidR="00CD2CCC" w:rsidRPr="00595998" w:rsidRDefault="00CD2CCC" w:rsidP="001E1B57">
            <w:pPr>
              <w:rPr>
                <w:rFonts w:asciiTheme="minorHAnsi" w:hAnsiTheme="minorHAnsi" w:hint="eastAsia"/>
                <w:lang w:eastAsia="en-GB"/>
              </w:rPr>
            </w:pPr>
            <w:r>
              <w:rPr>
                <w:rFonts w:asciiTheme="minorHAnsi" w:hAnsiTheme="minorHAnsi"/>
                <w:lang w:eastAsia="en-GB"/>
              </w:rPr>
              <w:t>Actively reviews the content to ensure alignment to guidelines and policies and technical accuracy, will contribute as required</w:t>
            </w:r>
          </w:p>
        </w:tc>
      </w:tr>
      <w:tr w:rsidR="00CD2CCC" w:rsidRPr="009527A4" w14:paraId="303ECF99" w14:textId="77777777" w:rsidTr="000D7394">
        <w:trPr>
          <w:trHeight w:val="285"/>
        </w:trPr>
        <w:tc>
          <w:tcPr>
            <w:tcW w:w="1324" w:type="dxa"/>
          </w:tcPr>
          <w:p w14:paraId="2330A94C" w14:textId="77777777" w:rsidR="00CD2CCC" w:rsidRPr="000D7394" w:rsidRDefault="00CD2CCC" w:rsidP="001E1B57">
            <w:pPr>
              <w:jc w:val="center"/>
              <w:rPr>
                <w:rFonts w:asciiTheme="minorHAnsi" w:hAnsiTheme="minorHAnsi" w:hint="eastAsia"/>
                <w:iCs/>
                <w:color w:val="auto"/>
                <w:lang w:eastAsia="en-GB"/>
              </w:rPr>
            </w:pPr>
            <w:r>
              <w:rPr>
                <w:rFonts w:asciiTheme="minorHAnsi" w:hAnsiTheme="minorHAnsi"/>
                <w:iCs/>
                <w:color w:val="auto"/>
                <w:lang w:eastAsia="en-GB"/>
              </w:rPr>
              <w:t>Approver</w:t>
            </w:r>
          </w:p>
        </w:tc>
        <w:tc>
          <w:tcPr>
            <w:tcW w:w="7885" w:type="dxa"/>
          </w:tcPr>
          <w:p w14:paraId="1CDB9DBB" w14:textId="77777777" w:rsidR="00CD2CCC" w:rsidRPr="00595998" w:rsidRDefault="00CD2CCC" w:rsidP="001E1B57">
            <w:pPr>
              <w:rPr>
                <w:rFonts w:asciiTheme="minorHAnsi" w:hAnsiTheme="minorHAnsi" w:hint="eastAsia"/>
                <w:lang w:eastAsia="en-GB"/>
              </w:rPr>
            </w:pPr>
            <w:r>
              <w:rPr>
                <w:rFonts w:asciiTheme="minorHAnsi" w:hAnsiTheme="minorHAnsi"/>
                <w:lang w:eastAsia="en-GB"/>
              </w:rPr>
              <w:t>Provides assurance that their domain is correct in context of the HLSA</w:t>
            </w:r>
          </w:p>
        </w:tc>
      </w:tr>
    </w:tbl>
    <w:p w14:paraId="74AEF10D" w14:textId="77777777" w:rsidR="00CD2CCC" w:rsidRDefault="00CD2CCC" w:rsidP="00CD2CCC"/>
    <w:p w14:paraId="76628312"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5748910E" w14:textId="77777777" w:rsidTr="001F0859">
        <w:trPr>
          <w:cantSplit/>
          <w:trHeight w:val="285"/>
          <w:tblHeader/>
        </w:trPr>
        <w:tc>
          <w:tcPr>
            <w:tcW w:w="1232" w:type="dxa"/>
            <w:tcBorders>
              <w:top w:val="single" w:sz="12" w:space="0" w:color="000000" w:themeColor="text1"/>
            </w:tcBorders>
            <w:shd w:val="clear" w:color="auto" w:fill="C1CDEC" w:themeFill="accent1" w:themeFillTint="33"/>
          </w:tcPr>
          <w:p w14:paraId="3C4B336A" w14:textId="77777777" w:rsidR="00AE0EBF" w:rsidRPr="00595998" w:rsidRDefault="00AE0EBF" w:rsidP="00595998">
            <w:pPr>
              <w:rPr>
                <w:rFonts w:asciiTheme="minorHAnsi" w:hAnsiTheme="minorHAnsi" w:hint="eastAsia"/>
                <w:lang w:eastAsia="en-GB"/>
              </w:rPr>
            </w:pPr>
            <w:r>
              <w:rPr>
                <w:rFonts w:asciiTheme="minorHAnsi" w:hAnsiTheme="minorHAnsi"/>
                <w:lang w:eastAsia="en-GB"/>
              </w:rPr>
              <w:t>Date</w:t>
            </w:r>
          </w:p>
        </w:tc>
        <w:tc>
          <w:tcPr>
            <w:tcW w:w="1384" w:type="dxa"/>
            <w:tcBorders>
              <w:top w:val="single" w:sz="12" w:space="0" w:color="000000" w:themeColor="text1"/>
            </w:tcBorders>
            <w:shd w:val="clear" w:color="auto" w:fill="C1CDEC" w:themeFill="accent1" w:themeFillTint="33"/>
          </w:tcPr>
          <w:p w14:paraId="2C003650" w14:textId="77777777" w:rsidR="00AE0EBF" w:rsidRPr="00595998" w:rsidRDefault="00AE0EBF" w:rsidP="00595998">
            <w:pPr>
              <w:rPr>
                <w:rFonts w:asciiTheme="minorHAnsi" w:hAnsiTheme="minorHAnsi" w:hint="eastAsia"/>
                <w:lang w:eastAsia="en-GB"/>
              </w:rPr>
            </w:pPr>
            <w:r>
              <w:rPr>
                <w:rFonts w:asciiTheme="minorHAnsi" w:hAnsiTheme="minorHAnsi"/>
                <w:lang w:eastAsia="en-GB"/>
              </w:rPr>
              <w:t>Role</w:t>
            </w:r>
          </w:p>
        </w:tc>
        <w:tc>
          <w:tcPr>
            <w:tcW w:w="2482" w:type="dxa"/>
            <w:tcBorders>
              <w:top w:val="single" w:sz="12" w:space="0" w:color="000000" w:themeColor="text1"/>
            </w:tcBorders>
            <w:shd w:val="clear" w:color="auto" w:fill="C1CDEC" w:themeFill="accent1" w:themeFillTint="33"/>
          </w:tcPr>
          <w:p w14:paraId="1F305582" w14:textId="77777777" w:rsidR="00AE0EBF" w:rsidRPr="00595998" w:rsidRDefault="00825236" w:rsidP="00595998">
            <w:pPr>
              <w:rPr>
                <w:rFonts w:asciiTheme="minorHAnsi" w:hAnsiTheme="minorHAnsi" w:hint="eastAsia"/>
                <w:lang w:eastAsia="en-GB"/>
              </w:rPr>
            </w:pPr>
            <w:r>
              <w:rPr>
                <w:rFonts w:asciiTheme="minorHAnsi" w:hAnsiTheme="minorHAnsi"/>
                <w:lang w:eastAsia="en-GB"/>
              </w:rPr>
              <w:t>Name</w:t>
            </w:r>
          </w:p>
        </w:tc>
        <w:tc>
          <w:tcPr>
            <w:tcW w:w="4085" w:type="dxa"/>
            <w:tcBorders>
              <w:top w:val="single" w:sz="12" w:space="0" w:color="000000" w:themeColor="text1"/>
            </w:tcBorders>
            <w:shd w:val="clear" w:color="auto" w:fill="C1CDEC" w:themeFill="accent1" w:themeFillTint="33"/>
          </w:tcPr>
          <w:p w14:paraId="1C4D29C8" w14:textId="77777777" w:rsidR="00AE0EBF" w:rsidRPr="00595998" w:rsidRDefault="00AE0EBF" w:rsidP="00595998">
            <w:pPr>
              <w:rPr>
                <w:rFonts w:asciiTheme="minorHAnsi" w:hAnsiTheme="minorHAnsi" w:hint="eastAsia"/>
                <w:lang w:eastAsia="en-GB"/>
              </w:rPr>
            </w:pPr>
            <w:r>
              <w:rPr>
                <w:rFonts w:asciiTheme="minorHAnsi" w:hAnsiTheme="minorHAnsi"/>
                <w:lang w:eastAsia="en-GB"/>
              </w:rPr>
              <w:t>Title</w:t>
            </w:r>
          </w:p>
        </w:tc>
      </w:tr>
      <w:tr w:rsidR="00AE0EBF" w:rsidRPr="009527A4" w14:paraId="74D7E684" w14:textId="77777777" w:rsidTr="001F0859">
        <w:trPr>
          <w:trHeight w:val="285"/>
        </w:trPr>
        <w:tc>
          <w:tcPr>
            <w:tcW w:w="1232" w:type="dxa"/>
          </w:tcPr>
          <w:p w14:paraId="15F1B728" w14:textId="77777777" w:rsidR="00AE0EBF" w:rsidRPr="00825236" w:rsidRDefault="00AE0EBF" w:rsidP="000D7394">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750C30AD" w14:textId="77777777" w:rsidR="00AE0EBF" w:rsidRPr="00825236" w:rsidRDefault="00AE0EBF" w:rsidP="000D7394">
            <w:pPr>
              <w:rPr>
                <w:color w:val="auto"/>
              </w:rPr>
            </w:pPr>
            <w:r>
              <w:rPr>
                <w:rFonts w:asciiTheme="minorHAnsi" w:hAnsiTheme="minorHAnsi"/>
                <w:color w:val="auto"/>
                <w:lang w:eastAsia="en-GB"/>
              </w:rPr>
              <w:t>Approver</w:t>
            </w:r>
          </w:p>
        </w:tc>
        <w:tc>
          <w:tcPr>
            <w:tcW w:w="2482" w:type="dxa"/>
          </w:tcPr>
          <w:p w14:paraId="6FB4510F" w14:textId="7777777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Pr>
          <w:p w14:paraId="7396A229" w14:textId="7777777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2B8EE97C" w14:textId="77777777" w:rsidTr="001F0859">
        <w:trPr>
          <w:trHeight w:val="285"/>
        </w:trPr>
        <w:tc>
          <w:tcPr>
            <w:tcW w:w="1232" w:type="dxa"/>
          </w:tcPr>
          <w:p w14:paraId="19B35E40" w14:textId="77777777" w:rsidR="00AE0EBF" w:rsidRPr="00825236" w:rsidRDefault="00AE0EBF" w:rsidP="000D7394">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11338050" w14:textId="77777777" w:rsidR="00AE0EBF" w:rsidRPr="00825236" w:rsidRDefault="00AE0EBF" w:rsidP="000D7394">
            <w:pPr>
              <w:rPr>
                <w:rFonts w:asciiTheme="minorHAnsi" w:hAnsiTheme="minorHAnsi" w:hint="eastAsia"/>
                <w:color w:val="auto"/>
                <w:lang w:eastAsia="en-GB"/>
              </w:rPr>
            </w:pPr>
            <w:r>
              <w:rPr>
                <w:rFonts w:asciiTheme="minorHAnsi" w:hAnsiTheme="minorHAnsi"/>
                <w:color w:val="auto"/>
                <w:lang w:eastAsia="en-GB"/>
              </w:rPr>
              <w:t>Approver</w:t>
            </w:r>
          </w:p>
        </w:tc>
        <w:tc>
          <w:tcPr>
            <w:tcW w:w="2482" w:type="dxa"/>
          </w:tcPr>
          <w:p w14:paraId="7FCE4657" w14:textId="7777777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276D6A2C" w14:textId="77777777" w:rsidR="00AE0EBF" w:rsidRPr="00061720" w:rsidRDefault="00C941B2" w:rsidP="000D7394">
            <w:pPr>
              <w:rPr>
                <w:rFonts w:asciiTheme="minorHAnsi" w:hAnsiTheme="minorHAnsi" w:hint="eastAsia"/>
                <w:color w:val="auto"/>
                <w:lang w:val="en-US" w:eastAsia="en-GB"/>
              </w:rPr>
            </w:pPr>
            <w:r>
              <w:rPr>
                <w:rFonts w:asciiTheme="minorHAnsi" w:hAnsiTheme="minorHAnsi"/>
                <w:color w:val="auto"/>
                <w:lang w:eastAsia="en-GB"/>
              </w:rPr>
              <w:t>CTO</w:t>
            </w:r>
          </w:p>
        </w:tc>
      </w:tr>
      <w:tr w:rsidR="00446385" w:rsidRPr="009527A4" w14:paraId="710C9254" w14:textId="77777777" w:rsidTr="001F0859">
        <w:trPr>
          <w:trHeight w:val="285"/>
        </w:trPr>
        <w:tc>
          <w:tcPr>
            <w:tcW w:w="1232" w:type="dxa"/>
          </w:tcPr>
          <w:p w14:paraId="24A0092C" w14:textId="77777777" w:rsidR="00446385" w:rsidRPr="00825236" w:rsidRDefault="00446385" w:rsidP="00446385">
            <w:pPr>
              <w:rPr>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2A8CAFA2" w14:textId="77777777" w:rsidR="00446385" w:rsidRPr="00825236" w:rsidRDefault="00446385" w:rsidP="00446385">
            <w:pPr>
              <w:rPr>
                <w:color w:val="auto"/>
                <w:lang w:eastAsia="en-GB"/>
              </w:rPr>
            </w:pPr>
            <w:r>
              <w:rPr>
                <w:rFonts w:asciiTheme="minorHAnsi" w:hAnsiTheme="minorHAnsi"/>
                <w:color w:val="auto"/>
                <w:lang w:eastAsia="en-GB"/>
              </w:rPr>
              <w:t>Approver</w:t>
            </w:r>
          </w:p>
        </w:tc>
        <w:tc>
          <w:tcPr>
            <w:tcW w:w="2482" w:type="dxa"/>
          </w:tcPr>
          <w:p w14:paraId="723A9ABD" w14:textId="77777777" w:rsidR="00446385" w:rsidRDefault="00446385" w:rsidP="00446385">
            <w:pPr>
              <w:rPr>
                <w:color w:val="auto"/>
                <w:lang w:eastAsia="en-GB"/>
              </w:rPr>
            </w:pPr>
            <w:r>
              <w:rPr>
                <w:color w:val="auto"/>
                <w:lang w:eastAsia="en-GB"/>
              </w:rPr>
              <w:t>Kate Enright</w:t>
            </w:r>
          </w:p>
        </w:tc>
        <w:tc>
          <w:tcPr>
            <w:tcW w:w="4085" w:type="dxa"/>
          </w:tcPr>
          <w:p w14:paraId="4D4F2A0A" w14:textId="77777777" w:rsidR="00446385" w:rsidRDefault="00446385" w:rsidP="00446385">
            <w:pPr>
              <w:rPr>
                <w:color w:val="auto"/>
                <w:lang w:eastAsia="en-GB"/>
              </w:rPr>
            </w:pPr>
            <w:r>
              <w:rPr>
                <w:color w:val="auto"/>
                <w:lang w:eastAsia="en-GB"/>
              </w:rPr>
              <w:t>Head of Data</w:t>
            </w:r>
          </w:p>
        </w:tc>
      </w:tr>
      <w:tr w:rsidR="00446385" w:rsidRPr="009527A4" w14:paraId="2CB6DD71" w14:textId="77777777" w:rsidTr="001F0859">
        <w:trPr>
          <w:trHeight w:val="285"/>
        </w:trPr>
        <w:tc>
          <w:tcPr>
            <w:tcW w:w="1232" w:type="dxa"/>
          </w:tcPr>
          <w:p w14:paraId="0A569269" w14:textId="77777777" w:rsidR="00446385" w:rsidRPr="00825236" w:rsidRDefault="00446385" w:rsidP="00446385">
            <w:pPr>
              <w:rPr>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363B7D38" w14:textId="77777777" w:rsidR="00446385" w:rsidRPr="00825236" w:rsidRDefault="001B7465" w:rsidP="00446385">
            <w:pPr>
              <w:rPr>
                <w:color w:val="auto"/>
                <w:lang w:eastAsia="en-GB"/>
              </w:rPr>
            </w:pPr>
            <w:r>
              <w:rPr>
                <w:rFonts w:asciiTheme="minorHAnsi" w:hAnsiTheme="minorHAnsi"/>
                <w:color w:val="auto"/>
                <w:lang w:eastAsia="en-GB"/>
              </w:rPr>
              <w:t>Approver</w:t>
            </w:r>
          </w:p>
        </w:tc>
        <w:tc>
          <w:tcPr>
            <w:tcW w:w="2482" w:type="dxa"/>
          </w:tcPr>
          <w:p w14:paraId="233F943A" w14:textId="77777777" w:rsidR="00446385" w:rsidRDefault="00446385" w:rsidP="00446385">
            <w:pPr>
              <w:rPr>
                <w:color w:val="auto"/>
                <w:lang w:eastAsia="en-GB"/>
              </w:rPr>
            </w:pPr>
            <w:r>
              <w:rPr>
                <w:color w:val="auto"/>
                <w:lang w:eastAsia="en-GB"/>
              </w:rPr>
              <w:t>Dave Ewles</w:t>
            </w:r>
          </w:p>
        </w:tc>
        <w:tc>
          <w:tcPr>
            <w:tcW w:w="4085" w:type="dxa"/>
          </w:tcPr>
          <w:p w14:paraId="59264877" w14:textId="77777777" w:rsidR="00446385" w:rsidRDefault="001B7465" w:rsidP="00446385">
            <w:pPr>
              <w:rPr>
                <w:color w:val="auto"/>
                <w:lang w:eastAsia="en-GB"/>
              </w:rPr>
            </w:pPr>
            <w:r>
              <w:rPr>
                <w:color w:val="auto"/>
                <w:lang w:eastAsia="en-GB"/>
              </w:rPr>
              <w:t>Data Architect and Engineering Lead</w:t>
            </w:r>
          </w:p>
        </w:tc>
      </w:tr>
      <w:tr w:rsidR="00446385" w:rsidRPr="009527A4" w14:paraId="2F4F5380" w14:textId="77777777" w:rsidTr="001F0859">
        <w:trPr>
          <w:trHeight w:val="285"/>
        </w:trPr>
        <w:tc>
          <w:tcPr>
            <w:tcW w:w="1232" w:type="dxa"/>
          </w:tcPr>
          <w:p w14:paraId="7E59F437" w14:textId="77777777" w:rsidR="00446385" w:rsidRPr="00825236" w:rsidRDefault="00446385" w:rsidP="00446385">
            <w:pPr>
              <w:rPr>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5BFADCB6" w14:textId="77777777"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41F22056" w14:textId="77777777" w:rsidR="00446385" w:rsidRDefault="00446385" w:rsidP="00446385">
            <w:pPr>
              <w:rPr>
                <w:color w:val="auto"/>
                <w:lang w:eastAsia="en-GB"/>
              </w:rPr>
            </w:pPr>
            <w:r>
              <w:rPr>
                <w:color w:val="auto"/>
                <w:lang w:eastAsia="en-GB"/>
              </w:rPr>
              <w:t xml:space="preserve">Chad </w:t>
            </w:r>
            <w:proofErr w:type="spellStart"/>
            <w:r>
              <w:rPr>
                <w:color w:val="auto"/>
                <w:lang w:eastAsia="en-GB"/>
              </w:rPr>
              <w:t>Ozdil</w:t>
            </w:r>
            <w:proofErr w:type="spellEnd"/>
          </w:p>
        </w:tc>
        <w:tc>
          <w:tcPr>
            <w:tcW w:w="4085" w:type="dxa"/>
          </w:tcPr>
          <w:p w14:paraId="00CF6481" w14:textId="77777777" w:rsidR="00446385" w:rsidRDefault="00446385" w:rsidP="00446385">
            <w:pPr>
              <w:rPr>
                <w:color w:val="auto"/>
                <w:lang w:eastAsia="en-GB"/>
              </w:rPr>
            </w:pPr>
            <w:r>
              <w:rPr>
                <w:color w:val="auto"/>
                <w:lang w:eastAsia="en-GB"/>
              </w:rPr>
              <w:t>Security Architect</w:t>
            </w:r>
          </w:p>
        </w:tc>
      </w:tr>
      <w:tr w:rsidR="00446385" w:rsidRPr="009527A4" w14:paraId="26E425EE" w14:textId="77777777" w:rsidTr="001F0859">
        <w:trPr>
          <w:trHeight w:val="285"/>
        </w:trPr>
        <w:tc>
          <w:tcPr>
            <w:tcW w:w="1232" w:type="dxa"/>
          </w:tcPr>
          <w:p w14:paraId="1143168B" w14:textId="77777777" w:rsidR="00446385" w:rsidRPr="00825236" w:rsidRDefault="00446385" w:rsidP="00446385">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55C48496"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6F1F4585"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1DBAEB5E"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AC9A87F" w14:textId="77777777" w:rsidTr="001F0859">
        <w:trPr>
          <w:trHeight w:val="285"/>
        </w:trPr>
        <w:tc>
          <w:tcPr>
            <w:tcW w:w="1232" w:type="dxa"/>
          </w:tcPr>
          <w:p w14:paraId="198FD875" w14:textId="77777777" w:rsidR="00446385" w:rsidRPr="00825236" w:rsidRDefault="00446385" w:rsidP="00446385">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3E6FAE6F"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5D83BF6D"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2253900B"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61DBA084" w14:textId="77777777" w:rsidTr="001F0859">
        <w:trPr>
          <w:trHeight w:val="285"/>
        </w:trPr>
        <w:tc>
          <w:tcPr>
            <w:tcW w:w="1232" w:type="dxa"/>
          </w:tcPr>
          <w:p w14:paraId="2551FA50" w14:textId="77777777" w:rsidR="00446385" w:rsidRPr="00825236" w:rsidRDefault="00446385" w:rsidP="00446385">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54FC9160"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7861E032"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5DE2D393"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27374C17" w14:textId="77777777" w:rsidTr="001F0859">
        <w:trPr>
          <w:trHeight w:val="285"/>
        </w:trPr>
        <w:tc>
          <w:tcPr>
            <w:tcW w:w="1232" w:type="dxa"/>
          </w:tcPr>
          <w:p w14:paraId="41A9DA4B" w14:textId="77777777" w:rsidR="00446385" w:rsidRPr="00825236" w:rsidRDefault="00446385" w:rsidP="00446385">
            <w:pPr>
              <w:rPr>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2C285021" w14:textId="77777777"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2196D682" w14:textId="77777777" w:rsidR="00446385" w:rsidRDefault="00446385" w:rsidP="00446385">
            <w:pPr>
              <w:rPr>
                <w:color w:val="auto"/>
                <w:lang w:eastAsia="en-GB"/>
              </w:rPr>
            </w:pPr>
            <w:r>
              <w:rPr>
                <w:rFonts w:asciiTheme="minorHAnsi" w:hAnsiTheme="minorHAnsi"/>
                <w:color w:val="auto"/>
                <w:lang w:eastAsia="en-GB"/>
              </w:rPr>
              <w:t>Stuart Clark</w:t>
            </w:r>
          </w:p>
        </w:tc>
        <w:tc>
          <w:tcPr>
            <w:tcW w:w="4085" w:type="dxa"/>
          </w:tcPr>
          <w:p w14:paraId="32B00EDF" w14:textId="77777777" w:rsidR="00446385" w:rsidRDefault="00446385" w:rsidP="00446385">
            <w:pPr>
              <w:rPr>
                <w:color w:val="auto"/>
                <w:lang w:eastAsia="en-GB"/>
              </w:rPr>
            </w:pPr>
            <w:proofErr w:type="spellStart"/>
            <w:r>
              <w:rPr>
                <w:rFonts w:asciiTheme="minorHAnsi" w:hAnsiTheme="minorHAnsi"/>
                <w:color w:val="auto"/>
                <w:lang w:eastAsia="en-GB"/>
              </w:rPr>
              <w:t>DevSecOps</w:t>
            </w:r>
            <w:proofErr w:type="spellEnd"/>
            <w:r>
              <w:rPr>
                <w:rFonts w:asciiTheme="minorHAnsi" w:hAnsiTheme="minorHAnsi"/>
                <w:color w:val="auto"/>
                <w:lang w:eastAsia="en-GB"/>
              </w:rPr>
              <w:t xml:space="preserve"> (Software &amp; Data) Lead</w:t>
            </w:r>
          </w:p>
        </w:tc>
      </w:tr>
      <w:tr w:rsidR="00446385" w:rsidRPr="009527A4" w14:paraId="35CDAC42" w14:textId="77777777" w:rsidTr="001F0859">
        <w:trPr>
          <w:trHeight w:val="285"/>
        </w:trPr>
        <w:tc>
          <w:tcPr>
            <w:tcW w:w="1232" w:type="dxa"/>
          </w:tcPr>
          <w:p w14:paraId="0F6EE859" w14:textId="77777777" w:rsidR="00446385" w:rsidRPr="00825236" w:rsidRDefault="00446385" w:rsidP="00446385">
            <w:pPr>
              <w:rPr>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2CD45794" w14:textId="77777777"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693099E9" w14:textId="77777777" w:rsidR="00446385" w:rsidRDefault="00446385" w:rsidP="00446385">
            <w:pPr>
              <w:rPr>
                <w:color w:val="auto"/>
                <w:lang w:eastAsia="en-GB"/>
              </w:rPr>
            </w:pPr>
            <w:r>
              <w:rPr>
                <w:rFonts w:asciiTheme="minorHAnsi" w:hAnsiTheme="minorHAnsi"/>
                <w:color w:val="auto"/>
                <w:lang w:eastAsia="en-GB"/>
              </w:rPr>
              <w:t>Pragnesh Solanki</w:t>
            </w:r>
          </w:p>
        </w:tc>
        <w:tc>
          <w:tcPr>
            <w:tcW w:w="4085" w:type="dxa"/>
          </w:tcPr>
          <w:p w14:paraId="088D74FC" w14:textId="77777777" w:rsidR="00446385" w:rsidRDefault="00446385" w:rsidP="00446385">
            <w:pPr>
              <w:rPr>
                <w:color w:val="auto"/>
                <w:lang w:eastAsia="en-GB"/>
              </w:rPr>
            </w:pPr>
            <w:proofErr w:type="spellStart"/>
            <w:r>
              <w:rPr>
                <w:rFonts w:asciiTheme="minorHAnsi" w:hAnsiTheme="minorHAnsi"/>
                <w:color w:val="auto"/>
                <w:lang w:eastAsia="en-GB"/>
              </w:rPr>
              <w:t>DevSecOps</w:t>
            </w:r>
            <w:proofErr w:type="spellEnd"/>
            <w:r>
              <w:rPr>
                <w:rFonts w:asciiTheme="minorHAnsi" w:hAnsiTheme="minorHAnsi"/>
                <w:color w:val="auto"/>
                <w:lang w:eastAsia="en-GB"/>
              </w:rPr>
              <w:t xml:space="preserve"> (Build) Lead</w:t>
            </w:r>
          </w:p>
        </w:tc>
      </w:tr>
      <w:tr w:rsidR="00446385" w:rsidRPr="009527A4" w14:paraId="1A80FE0B" w14:textId="77777777" w:rsidTr="001F0859">
        <w:trPr>
          <w:trHeight w:val="285"/>
        </w:trPr>
        <w:tc>
          <w:tcPr>
            <w:tcW w:w="1232" w:type="dxa"/>
          </w:tcPr>
          <w:p w14:paraId="2E56291C" w14:textId="77777777" w:rsidR="00446385" w:rsidRPr="00825236" w:rsidRDefault="00446385" w:rsidP="00446385">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3A73D570"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8D0015B"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2ED0C777" w14:textId="77777777" w:rsidR="00446385" w:rsidRPr="00825236" w:rsidRDefault="00446385" w:rsidP="00446385">
            <w:pPr>
              <w:rPr>
                <w:rFonts w:asciiTheme="minorHAnsi" w:hAnsiTheme="minorHAnsi" w:hint="eastAsia"/>
                <w:color w:val="auto"/>
                <w:lang w:eastAsia="en-GB"/>
              </w:rPr>
            </w:pPr>
            <w:proofErr w:type="spellStart"/>
            <w:r>
              <w:rPr>
                <w:rFonts w:asciiTheme="minorHAnsi" w:hAnsiTheme="minorHAnsi"/>
                <w:color w:val="auto"/>
                <w:lang w:eastAsia="en-GB"/>
              </w:rPr>
              <w:t>DevSecOps</w:t>
            </w:r>
            <w:proofErr w:type="spellEnd"/>
            <w:r>
              <w:rPr>
                <w:rFonts w:asciiTheme="minorHAnsi" w:hAnsiTheme="minorHAnsi"/>
                <w:color w:val="auto"/>
                <w:lang w:eastAsia="en-GB"/>
              </w:rPr>
              <w:t xml:space="preserve"> (Platform) Lead</w:t>
            </w:r>
          </w:p>
        </w:tc>
      </w:tr>
      <w:tr w:rsidR="00446385" w:rsidRPr="009527A4" w14:paraId="25D089B6" w14:textId="77777777" w:rsidTr="001F0859">
        <w:trPr>
          <w:trHeight w:val="285"/>
        </w:trPr>
        <w:tc>
          <w:tcPr>
            <w:tcW w:w="1232" w:type="dxa"/>
          </w:tcPr>
          <w:p w14:paraId="619EAF5B" w14:textId="77777777" w:rsidR="00446385" w:rsidRPr="00825236" w:rsidRDefault="00446385" w:rsidP="00446385">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1384" w:type="dxa"/>
          </w:tcPr>
          <w:p w14:paraId="1FBA1B37"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41B2C8B3"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02CA4BF4" w14:textId="7777777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C3FDC31" w14:textId="77777777" w:rsidR="00AE0EBF" w:rsidRPr="00CF0AB0" w:rsidRDefault="001D0755" w:rsidP="00A9249F">
      <w:pPr>
        <w:pStyle w:val="Heading2"/>
        <w:keepLines w:val="0"/>
        <w:spacing w:before="240" w:after="120"/>
      </w:pPr>
      <w:bookmarkStart w:id="7" w:name="_Toc240018771"/>
      <w:r>
        <w:t>TDA Approval:</w:t>
      </w:r>
      <w:bookmarkEnd w:id="7"/>
    </w:p>
    <w:p w14:paraId="48EF22CF" w14:textId="77777777" w:rsidR="00787BE4" w:rsidRDefault="00CF0AB0" w:rsidP="00CF0AB0">
      <w:pPr>
        <w:jc w:val="both"/>
        <w:rPr>
          <w:szCs w:val="20"/>
        </w:rPr>
      </w:pPr>
      <w:r>
        <w:rPr>
          <w:szCs w:val="20"/>
        </w:rPr>
        <w:t xml:space="preserve">The TDA approval date to be updated by the author once full TDA approval has been granted. </w:t>
      </w:r>
    </w:p>
    <w:p w14:paraId="19174554" w14:textId="77777777" w:rsidR="00CF0AB0" w:rsidRPr="00A70E33" w:rsidRDefault="00CF0AB0" w:rsidP="00CF0AB0">
      <w:pPr>
        <w:jc w:val="both"/>
        <w:rPr>
          <w:szCs w:val="20"/>
        </w:rPr>
      </w:pPr>
      <w:r>
        <w:rPr>
          <w:szCs w:val="20"/>
        </w:rPr>
        <w:t>The document should then be updated to a major revision number and stored in the solution repository.</w:t>
      </w:r>
    </w:p>
    <w:p w14:paraId="2CCB7119"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0ECD38D" w14:textId="77777777" w:rsidTr="004A3804">
        <w:trPr>
          <w:cantSplit/>
          <w:trHeight w:val="285"/>
          <w:tblHeader/>
        </w:trPr>
        <w:tc>
          <w:tcPr>
            <w:tcW w:w="1399" w:type="dxa"/>
            <w:tcBorders>
              <w:top w:val="single" w:sz="12" w:space="0" w:color="000000" w:themeColor="text1"/>
            </w:tcBorders>
            <w:shd w:val="clear" w:color="auto" w:fill="C1CDEC" w:themeFill="accent1" w:themeFillTint="33"/>
          </w:tcPr>
          <w:p w14:paraId="13BE8DCC" w14:textId="77777777" w:rsidR="004A3804" w:rsidRPr="00595998" w:rsidRDefault="004A3804" w:rsidP="004A3804">
            <w:pPr>
              <w:rPr>
                <w:rFonts w:asciiTheme="minorHAnsi" w:hAnsiTheme="minorHAnsi" w:hint="eastAsia"/>
                <w:lang w:eastAsia="en-GB"/>
              </w:rPr>
            </w:pPr>
            <w:r>
              <w:rPr>
                <w:rFonts w:asciiTheme="minorHAnsi" w:hAnsiTheme="minorHAnsi"/>
                <w:lang w:eastAsia="en-GB"/>
              </w:rPr>
              <w:t>Date</w:t>
            </w:r>
          </w:p>
        </w:tc>
        <w:tc>
          <w:tcPr>
            <w:tcW w:w="2552" w:type="dxa"/>
            <w:tcBorders>
              <w:top w:val="single" w:sz="12" w:space="0" w:color="000000" w:themeColor="text1"/>
            </w:tcBorders>
            <w:shd w:val="clear" w:color="auto" w:fill="C1CDEC" w:themeFill="accent1" w:themeFillTint="33"/>
          </w:tcPr>
          <w:p w14:paraId="10528A0D" w14:textId="77777777" w:rsidR="004A3804" w:rsidRPr="00595998" w:rsidRDefault="004A3804" w:rsidP="004A3804">
            <w:pPr>
              <w:rPr>
                <w:rFonts w:asciiTheme="minorHAnsi" w:hAnsiTheme="minorHAnsi" w:hint="eastAsia"/>
                <w:lang w:eastAsia="en-GB"/>
              </w:rPr>
            </w:pPr>
            <w:r>
              <w:rPr>
                <w:rFonts w:asciiTheme="minorHAnsi" w:hAnsiTheme="minorHAnsi"/>
                <w:lang w:eastAsia="en-GB"/>
              </w:rPr>
              <w:t>Minutes (link)</w:t>
            </w:r>
          </w:p>
        </w:tc>
        <w:tc>
          <w:tcPr>
            <w:tcW w:w="2547" w:type="dxa"/>
            <w:tcBorders>
              <w:top w:val="single" w:sz="12" w:space="0" w:color="000000" w:themeColor="text1"/>
            </w:tcBorders>
            <w:shd w:val="clear" w:color="auto" w:fill="C1CDEC" w:themeFill="accent1" w:themeFillTint="33"/>
          </w:tcPr>
          <w:p w14:paraId="4986DE60" w14:textId="77777777" w:rsidR="004A3804" w:rsidRDefault="004A3804" w:rsidP="004A3804">
            <w:pPr>
              <w:rPr>
                <w:lang w:eastAsia="en-GB"/>
              </w:rPr>
            </w:pPr>
            <w:r>
              <w:rPr>
                <w:lang w:eastAsia="en-GB"/>
              </w:rPr>
              <w:t>TDA Chair Name</w:t>
            </w:r>
          </w:p>
        </w:tc>
        <w:tc>
          <w:tcPr>
            <w:tcW w:w="2711" w:type="dxa"/>
            <w:tcBorders>
              <w:top w:val="single" w:sz="12" w:space="0" w:color="000000" w:themeColor="text1"/>
            </w:tcBorders>
            <w:shd w:val="clear" w:color="auto" w:fill="C1CDEC" w:themeFill="accent1" w:themeFillTint="33"/>
          </w:tcPr>
          <w:p w14:paraId="560DF7EB" w14:textId="77777777" w:rsidR="004A3804" w:rsidRDefault="004A3804" w:rsidP="004A3804">
            <w:pPr>
              <w:rPr>
                <w:lang w:eastAsia="en-GB"/>
              </w:rPr>
            </w:pPr>
            <w:r>
              <w:rPr>
                <w:lang w:eastAsia="en-GB"/>
              </w:rPr>
              <w:t>TDA Chair Title</w:t>
            </w:r>
          </w:p>
        </w:tc>
      </w:tr>
      <w:tr w:rsidR="004A3804" w:rsidRPr="00825236" w14:paraId="086C0793" w14:textId="77777777" w:rsidTr="004A3804">
        <w:trPr>
          <w:trHeight w:val="285"/>
        </w:trPr>
        <w:tc>
          <w:tcPr>
            <w:tcW w:w="1399" w:type="dxa"/>
          </w:tcPr>
          <w:p w14:paraId="487CB89D" w14:textId="77777777" w:rsidR="004A3804" w:rsidRPr="00825236" w:rsidRDefault="004A3804" w:rsidP="004A3804">
            <w:pPr>
              <w:rPr>
                <w:rFonts w:asciiTheme="minorHAnsi" w:hAnsiTheme="minorHAnsi" w:hint="eastAsia"/>
                <w:color w:val="808080" w:themeColor="background1" w:themeShade="80"/>
                <w:lang w:eastAsia="en-GB"/>
              </w:rPr>
            </w:pPr>
            <w:r>
              <w:rPr>
                <w:rFonts w:asciiTheme="minorHAnsi" w:hAnsiTheme="minorHAnsi"/>
                <w:color w:val="808080" w:themeColor="background1" w:themeShade="80"/>
                <w:lang w:eastAsia="en-GB"/>
              </w:rPr>
              <w:t>DD/MM/YY</w:t>
            </w:r>
          </w:p>
        </w:tc>
        <w:tc>
          <w:tcPr>
            <w:tcW w:w="2552" w:type="dxa"/>
          </w:tcPr>
          <w:p w14:paraId="73C34A8E" w14:textId="77777777" w:rsidR="004A3804" w:rsidRPr="00825236" w:rsidRDefault="004A3804" w:rsidP="004A3804">
            <w:pPr>
              <w:rPr>
                <w:rFonts w:asciiTheme="minorHAnsi" w:hAnsiTheme="minorHAnsi" w:hint="eastAsia"/>
                <w:color w:val="auto"/>
                <w:lang w:eastAsia="en-GB"/>
              </w:rPr>
            </w:pPr>
          </w:p>
        </w:tc>
        <w:tc>
          <w:tcPr>
            <w:tcW w:w="2547" w:type="dxa"/>
          </w:tcPr>
          <w:p w14:paraId="26101C87" w14:textId="77777777" w:rsidR="004A3804" w:rsidRPr="00825236" w:rsidRDefault="004A3804" w:rsidP="004A3804">
            <w:pPr>
              <w:rPr>
                <w:color w:val="auto"/>
                <w:lang w:eastAsia="en-GB"/>
              </w:rPr>
            </w:pPr>
          </w:p>
        </w:tc>
        <w:tc>
          <w:tcPr>
            <w:tcW w:w="2711" w:type="dxa"/>
          </w:tcPr>
          <w:p w14:paraId="53233318" w14:textId="77777777" w:rsidR="004A3804" w:rsidRPr="00825236" w:rsidRDefault="004A3804" w:rsidP="004A3804">
            <w:pPr>
              <w:rPr>
                <w:color w:val="auto"/>
                <w:lang w:eastAsia="en-GB"/>
              </w:rPr>
            </w:pPr>
          </w:p>
        </w:tc>
      </w:tr>
    </w:tbl>
    <w:p w14:paraId="336B3C70" w14:textId="77777777" w:rsidR="00AE0EBF" w:rsidRDefault="00AE0EBF" w:rsidP="00CD2CCC">
      <w:pPr>
        <w:rPr>
          <w:lang w:eastAsia="en-GB"/>
        </w:rPr>
      </w:pPr>
    </w:p>
    <w:p w14:paraId="33FA6AB5" w14:textId="77777777" w:rsidR="0014015B" w:rsidRPr="00A70E33" w:rsidRDefault="0014015B" w:rsidP="0014015B">
      <w:pPr>
        <w:rPr>
          <w:szCs w:val="20"/>
        </w:rPr>
      </w:pPr>
      <w:r>
        <w:rPr>
          <w:szCs w:val="20"/>
        </w:rPr>
        <w:t>Note – documents that have conditional TDA approval must be completed before the Date of TDA Approval can be entered by the author, and the major revision saved in the solution repository.</w:t>
      </w:r>
    </w:p>
    <w:p w14:paraId="28DC6950" w14:textId="77777777" w:rsidR="00CD2CCC" w:rsidRDefault="00CD2CCC" w:rsidP="00CD2CCC">
      <w:pPr>
        <w:pStyle w:val="Heading2"/>
        <w:keepLines w:val="0"/>
        <w:spacing w:before="240" w:after="120"/>
      </w:pPr>
      <w:bookmarkStart w:id="8" w:name="_Document_References"/>
      <w:bookmarkStart w:id="9" w:name="_Toc240018772"/>
      <w:bookmarkEnd w:id="8"/>
      <w:r>
        <w:t>Document References</w:t>
      </w:r>
      <w:bookmarkEnd w:id="9"/>
    </w:p>
    <w:p w14:paraId="2AC0E773" w14:textId="77777777" w:rsidR="00DD6FFE" w:rsidRDefault="00DD6FFE" w:rsidP="00CD2CCC">
      <w:pPr>
        <w:rPr>
          <w:lang w:eastAsia="en-GB"/>
        </w:rPr>
      </w:pPr>
      <w:r>
        <w:rPr>
          <w:lang w:eastAsia="en-GB"/>
        </w:rPr>
        <w:t>The following documents should be read in conjunction with this document:</w:t>
      </w:r>
    </w:p>
    <w:p w14:paraId="457BE1E5"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253"/>
        <w:gridCol w:w="3420"/>
        <w:gridCol w:w="1134"/>
        <w:gridCol w:w="1701"/>
        <w:gridCol w:w="1701"/>
      </w:tblGrid>
      <w:tr w:rsidR="00CD2CCC" w:rsidRPr="009527A4" w14:paraId="5049B859" w14:textId="77777777" w:rsidTr="008D0283">
        <w:tc>
          <w:tcPr>
            <w:tcW w:w="1253" w:type="dxa"/>
            <w:tcBorders>
              <w:top w:val="single" w:sz="12" w:space="0" w:color="000000" w:themeColor="text1"/>
            </w:tcBorders>
            <w:shd w:val="clear" w:color="auto" w:fill="C1CDEC" w:themeFill="accent1" w:themeFillTint="33"/>
          </w:tcPr>
          <w:p w14:paraId="3C95F418" w14:textId="77777777" w:rsidR="00CD2CCC" w:rsidRPr="00595998" w:rsidRDefault="00CD2CCC" w:rsidP="001E1B57">
            <w:pPr>
              <w:jc w:val="center"/>
              <w:rPr>
                <w:rFonts w:asciiTheme="minorHAnsi" w:hAnsiTheme="minorHAnsi" w:hint="eastAsia"/>
                <w:b/>
                <w:lang w:eastAsia="en-GB"/>
              </w:rPr>
            </w:pPr>
            <w:r>
              <w:rPr>
                <w:rFonts w:asciiTheme="minorHAnsi" w:hAnsiTheme="minorHAnsi"/>
                <w:b/>
                <w:lang w:eastAsia="en-GB"/>
              </w:rPr>
              <w:t>Reference</w:t>
            </w:r>
          </w:p>
        </w:tc>
        <w:tc>
          <w:tcPr>
            <w:tcW w:w="3420" w:type="dxa"/>
            <w:tcBorders>
              <w:top w:val="single" w:sz="12" w:space="0" w:color="000000" w:themeColor="text1"/>
            </w:tcBorders>
            <w:shd w:val="clear" w:color="auto" w:fill="C1CDEC" w:themeFill="accent1" w:themeFillTint="33"/>
          </w:tcPr>
          <w:p w14:paraId="5FC217C1" w14:textId="77777777" w:rsidR="00CD2CCC" w:rsidRPr="00595998" w:rsidRDefault="00CD2CCC" w:rsidP="001E1B57">
            <w:pPr>
              <w:jc w:val="center"/>
              <w:rPr>
                <w:rFonts w:asciiTheme="minorHAnsi" w:hAnsiTheme="minorHAnsi" w:hint="eastAsia"/>
                <w:b/>
                <w:lang w:eastAsia="en-GB"/>
              </w:rPr>
            </w:pPr>
            <w:r>
              <w:rPr>
                <w:rFonts w:asciiTheme="minorHAnsi" w:hAnsiTheme="minorHAnsi"/>
                <w:b/>
                <w:lang w:eastAsia="en-GB"/>
              </w:rPr>
              <w:t>Document</w:t>
            </w:r>
          </w:p>
        </w:tc>
        <w:tc>
          <w:tcPr>
            <w:tcW w:w="1134" w:type="dxa"/>
            <w:tcBorders>
              <w:top w:val="single" w:sz="12" w:space="0" w:color="000000" w:themeColor="text1"/>
            </w:tcBorders>
            <w:shd w:val="clear" w:color="auto" w:fill="C1CDEC" w:themeFill="accent1" w:themeFillTint="33"/>
          </w:tcPr>
          <w:p w14:paraId="34163B8E" w14:textId="77777777" w:rsidR="00CD2CCC" w:rsidRPr="00595998" w:rsidRDefault="00CD2CCC" w:rsidP="001E1B57">
            <w:pPr>
              <w:jc w:val="center"/>
              <w:rPr>
                <w:rFonts w:asciiTheme="minorHAnsi" w:hAnsiTheme="minorHAnsi" w:hint="eastAsia"/>
                <w:b/>
                <w:lang w:eastAsia="en-GB"/>
              </w:rPr>
            </w:pPr>
            <w:r>
              <w:rPr>
                <w:rFonts w:asciiTheme="minorHAnsi" w:hAnsiTheme="minorHAnsi"/>
                <w:b/>
                <w:lang w:eastAsia="en-GB"/>
              </w:rPr>
              <w:t>Version</w:t>
            </w:r>
          </w:p>
        </w:tc>
        <w:tc>
          <w:tcPr>
            <w:tcW w:w="1701" w:type="dxa"/>
            <w:tcBorders>
              <w:top w:val="single" w:sz="12" w:space="0" w:color="000000" w:themeColor="text1"/>
            </w:tcBorders>
            <w:shd w:val="clear" w:color="auto" w:fill="C1CDEC" w:themeFill="accent1" w:themeFillTint="33"/>
          </w:tcPr>
          <w:p w14:paraId="53F77467" w14:textId="77777777" w:rsidR="00CD2CCC" w:rsidRPr="00595998" w:rsidRDefault="00CD2CCC" w:rsidP="001E1B57">
            <w:pPr>
              <w:jc w:val="center"/>
              <w:rPr>
                <w:rFonts w:asciiTheme="minorHAnsi" w:hAnsiTheme="minorHAnsi" w:hint="eastAsia"/>
                <w:b/>
                <w:lang w:eastAsia="en-GB"/>
              </w:rPr>
            </w:pPr>
            <w:r>
              <w:rPr>
                <w:rFonts w:asciiTheme="minorHAnsi" w:hAnsiTheme="minorHAnsi"/>
                <w:b/>
                <w:lang w:eastAsia="en-GB"/>
              </w:rPr>
              <w:t>Author</w:t>
            </w:r>
          </w:p>
        </w:tc>
        <w:tc>
          <w:tcPr>
            <w:tcW w:w="1701" w:type="dxa"/>
            <w:tcBorders>
              <w:top w:val="single" w:sz="12" w:space="0" w:color="000000" w:themeColor="text1"/>
            </w:tcBorders>
            <w:shd w:val="clear" w:color="auto" w:fill="C1CDEC" w:themeFill="accent1" w:themeFillTint="33"/>
          </w:tcPr>
          <w:p w14:paraId="573967A3" w14:textId="77777777" w:rsidR="00CD2CCC" w:rsidRPr="00595998" w:rsidRDefault="00CD2CCC" w:rsidP="001E1B57">
            <w:pPr>
              <w:jc w:val="center"/>
              <w:rPr>
                <w:rFonts w:asciiTheme="minorHAnsi" w:hAnsiTheme="minorHAnsi" w:hint="eastAsia"/>
                <w:b/>
                <w:lang w:eastAsia="en-GB"/>
              </w:rPr>
            </w:pPr>
            <w:r>
              <w:rPr>
                <w:rFonts w:asciiTheme="minorHAnsi" w:hAnsiTheme="minorHAnsi"/>
                <w:b/>
                <w:lang w:eastAsia="en-GB"/>
              </w:rPr>
              <w:t>Source</w:t>
            </w:r>
          </w:p>
        </w:tc>
      </w:tr>
      <w:tr w:rsidR="00D26090" w:rsidRPr="009527A4" w14:paraId="6FC8B875" w14:textId="77777777" w:rsidTr="008D0283">
        <w:tc>
          <w:tcPr>
            <w:tcW w:w="1253" w:type="dxa"/>
          </w:tcPr>
          <w:p w14:paraId="373209E5" w14:textId="77777777" w:rsidR="00D26090" w:rsidRPr="00F94A76" w:rsidRDefault="00D26090" w:rsidP="00D26090">
            <w:pPr>
              <w:rPr>
                <w:rFonts w:asciiTheme="minorHAnsi" w:hAnsiTheme="minorHAnsi" w:hint="eastAsia"/>
                <w:lang w:eastAsia="en-GB"/>
              </w:rPr>
            </w:pPr>
            <w:r>
              <w:rPr>
                <w:rFonts w:asciiTheme="minorHAnsi" w:hAnsiTheme="minorHAnsi"/>
                <w:szCs w:val="20"/>
              </w:rPr>
              <w:t>1</w:t>
            </w:r>
          </w:p>
        </w:tc>
        <w:tc>
          <w:tcPr>
            <w:tcW w:w="3420" w:type="dxa"/>
          </w:tcPr>
          <w:p w14:paraId="15B26EAF" w14:textId="77777777" w:rsidR="00D26090" w:rsidRPr="00F94A76" w:rsidRDefault="00D26090" w:rsidP="00D26090">
            <w:pPr>
              <w:rPr>
                <w:rFonts w:asciiTheme="minorHAnsi" w:hAnsiTheme="minorHAnsi" w:hint="eastAsia"/>
                <w:lang w:eastAsia="en-GB"/>
              </w:rPr>
            </w:pPr>
            <w:r>
              <w:rPr>
                <w:rFonts w:asciiTheme="minorHAnsi" w:hAnsiTheme="minorHAnsi"/>
                <w:szCs w:val="20"/>
              </w:rPr>
              <w:t>Enterprise Architecture Principles</w:t>
            </w:r>
          </w:p>
        </w:tc>
        <w:tc>
          <w:tcPr>
            <w:tcW w:w="1134" w:type="dxa"/>
          </w:tcPr>
          <w:p w14:paraId="794CF6E7" w14:textId="77777777" w:rsidR="00D26090" w:rsidRPr="00F94A76" w:rsidRDefault="00D26090" w:rsidP="00D26090">
            <w:pPr>
              <w:rPr>
                <w:rFonts w:asciiTheme="minorHAnsi" w:hAnsiTheme="minorHAnsi" w:hint="eastAsia"/>
                <w:lang w:eastAsia="en-GB"/>
              </w:rPr>
            </w:pPr>
            <w:r>
              <w:rPr>
                <w:rFonts w:asciiTheme="minorHAnsi" w:hAnsiTheme="minorHAnsi"/>
                <w:szCs w:val="20"/>
              </w:rPr>
              <w:t>0.1</w:t>
            </w:r>
          </w:p>
        </w:tc>
        <w:tc>
          <w:tcPr>
            <w:tcW w:w="1701" w:type="dxa"/>
          </w:tcPr>
          <w:p w14:paraId="18A8F920" w14:textId="77777777" w:rsidR="00D26090" w:rsidRPr="00F94A76" w:rsidRDefault="00D26090" w:rsidP="00D26090">
            <w:pPr>
              <w:rPr>
                <w:rFonts w:asciiTheme="minorHAnsi" w:hAnsiTheme="minorHAnsi" w:hint="eastAsia"/>
                <w:lang w:eastAsia="en-GB"/>
              </w:rPr>
            </w:pPr>
            <w:r>
              <w:rPr>
                <w:rFonts w:asciiTheme="minorHAnsi" w:hAnsiTheme="minorHAnsi"/>
                <w:szCs w:val="20"/>
              </w:rPr>
              <w:t>Jamie Barclay </w:t>
            </w:r>
          </w:p>
        </w:tc>
        <w:bookmarkStart w:id="10" w:name="EntArchPrin"/>
        <w:tc>
          <w:tcPr>
            <w:tcW w:w="1701" w:type="dxa"/>
          </w:tcPr>
          <w:p w14:paraId="256A082F" w14:textId="77777777" w:rsidR="00D26090" w:rsidRPr="008D0283" w:rsidRDefault="00D26090" w:rsidP="00D26090">
            <w:pPr>
              <w:rPr>
                <w:rFonts w:asciiTheme="minorHAnsi" w:hAnsiTheme="minorHAnsi" w:hint="eastAsia"/>
                <w:szCs w:val="20"/>
              </w:rPr>
            </w:pPr>
            <w:r>
              <w:rPr>
                <w:rStyle w:val="Hyperlink"/>
              </w:rPr>
              <w:fldChar w:fldCharType="begin"/>
            </w:r>
            <w:r>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Pr>
                <w:rStyle w:val="Hyperlink"/>
              </w:rPr>
            </w:r>
            <w:r>
              <w:rPr>
                <w:rStyle w:val="Hyperlink"/>
              </w:rPr>
              <w:fldChar w:fldCharType="separate"/>
            </w:r>
            <w:r>
              <w:rPr>
                <w:rStyle w:val="Hyperlink"/>
                <w:rFonts w:eastAsiaTheme="minorHAnsi"/>
              </w:rPr>
              <w:t>Source</w:t>
            </w:r>
            <w:r>
              <w:rPr>
                <w:rStyle w:val="Hyperlink"/>
              </w:rPr>
              <w:fldChar w:fldCharType="end"/>
            </w:r>
            <w:bookmarkEnd w:id="10"/>
          </w:p>
        </w:tc>
      </w:tr>
      <w:tr w:rsidR="00E90764" w:rsidRPr="009527A4" w14:paraId="2E7014BC" w14:textId="77777777" w:rsidTr="008D0283">
        <w:tc>
          <w:tcPr>
            <w:tcW w:w="1253" w:type="dxa"/>
          </w:tcPr>
          <w:p w14:paraId="025941FD" w14:textId="77777777" w:rsidR="00E90764" w:rsidRPr="00F94A76" w:rsidRDefault="00E90764" w:rsidP="00E90764">
            <w:pPr>
              <w:rPr>
                <w:rFonts w:asciiTheme="minorHAnsi" w:hAnsiTheme="minorHAnsi" w:hint="eastAsia"/>
                <w:lang w:eastAsia="en-GB"/>
              </w:rPr>
            </w:pPr>
            <w:r>
              <w:rPr>
                <w:rFonts w:asciiTheme="minorHAnsi" w:hAnsiTheme="minorHAnsi"/>
                <w:szCs w:val="20"/>
              </w:rPr>
              <w:t>2</w:t>
            </w:r>
          </w:p>
        </w:tc>
        <w:tc>
          <w:tcPr>
            <w:tcW w:w="3420" w:type="dxa"/>
          </w:tcPr>
          <w:p w14:paraId="35454686" w14:textId="77777777" w:rsidR="00E90764" w:rsidRPr="00F94A76" w:rsidRDefault="00E90764" w:rsidP="00E90764">
            <w:pPr>
              <w:rPr>
                <w:rFonts w:asciiTheme="minorHAnsi" w:hAnsiTheme="minorHAnsi" w:hint="eastAsia"/>
                <w:lang w:eastAsia="en-GB"/>
              </w:rPr>
            </w:pPr>
            <w:r>
              <w:rPr>
                <w:rFonts w:asciiTheme="minorHAnsi" w:hAnsiTheme="minorHAnsi"/>
                <w:szCs w:val="20"/>
              </w:rPr>
              <w:t>Data Classification Policy </w:t>
            </w:r>
          </w:p>
        </w:tc>
        <w:tc>
          <w:tcPr>
            <w:tcW w:w="1134" w:type="dxa"/>
          </w:tcPr>
          <w:p w14:paraId="3DAF64B0" w14:textId="77777777" w:rsidR="00E90764" w:rsidRPr="00F94A76" w:rsidRDefault="00E90764" w:rsidP="00E90764">
            <w:pPr>
              <w:rPr>
                <w:rFonts w:asciiTheme="minorHAnsi" w:hAnsiTheme="minorHAnsi" w:hint="eastAsia"/>
                <w:lang w:eastAsia="en-GB"/>
              </w:rPr>
            </w:pPr>
            <w:r>
              <w:rPr>
                <w:rFonts w:asciiTheme="minorHAnsi" w:hAnsiTheme="minorHAnsi"/>
                <w:szCs w:val="20"/>
              </w:rPr>
              <w:t>9.1</w:t>
            </w:r>
          </w:p>
        </w:tc>
        <w:tc>
          <w:tcPr>
            <w:tcW w:w="1701" w:type="dxa"/>
          </w:tcPr>
          <w:p w14:paraId="0CB694E6" w14:textId="77777777" w:rsidR="00E90764" w:rsidRPr="00F94A76" w:rsidRDefault="00E90764" w:rsidP="00E90764">
            <w:pPr>
              <w:rPr>
                <w:rFonts w:asciiTheme="minorHAnsi" w:hAnsiTheme="minorHAnsi" w:hint="eastAsia"/>
                <w:lang w:eastAsia="en-GB"/>
              </w:rPr>
            </w:pPr>
            <w:proofErr w:type="spellStart"/>
            <w:r>
              <w:rPr>
                <w:rFonts w:asciiTheme="minorHAnsi" w:hAnsiTheme="minorHAnsi"/>
                <w:szCs w:val="20"/>
              </w:rPr>
              <w:t>D.Beck</w:t>
            </w:r>
            <w:proofErr w:type="spellEnd"/>
          </w:p>
        </w:tc>
        <w:bookmarkStart w:id="11" w:name="DataClsPol"/>
        <w:tc>
          <w:tcPr>
            <w:tcW w:w="1701" w:type="dxa"/>
          </w:tcPr>
          <w:p w14:paraId="537AF0AE" w14:textId="77777777" w:rsidR="00E90764" w:rsidRPr="00F94A76" w:rsidRDefault="00E90764" w:rsidP="00E90764">
            <w:pPr>
              <w:rPr>
                <w:rFonts w:asciiTheme="minorHAnsi" w:hAnsiTheme="minorHAnsi" w:hint="eastAsia"/>
                <w:lang w:eastAsia="en-GB"/>
              </w:rPr>
            </w:pPr>
            <w:r>
              <w:rPr>
                <w:rStyle w:val="Hyperlink"/>
              </w:rPr>
              <w:fldChar w:fldCharType="begin"/>
            </w:r>
            <w:r>
              <w:rPr>
                <w:rStyle w:val="Hyperlink"/>
                <w:rFonts w:eastAsiaTheme="minorHAnsi"/>
              </w:rPr>
              <w:instrText>HYPERLINK "https://chausl.sharepoint.com/:w:/r/sites/Gov/Shared/Chaucer%20Group%20Data%20Classification%20Policy.docx?d=wb17100a24f9d4ee2b274100adbf5e5ea&amp;csf=1&amp;web=1&amp;e=bV7mKk"</w:instrText>
            </w:r>
            <w:r>
              <w:rPr>
                <w:rStyle w:val="Hyperlink"/>
              </w:rPr>
            </w:r>
            <w:r>
              <w:rPr>
                <w:rStyle w:val="Hyperlink"/>
              </w:rPr>
              <w:fldChar w:fldCharType="separate"/>
            </w:r>
            <w:r>
              <w:rPr>
                <w:rStyle w:val="Hyperlink"/>
                <w:rFonts w:eastAsiaTheme="minorHAnsi"/>
              </w:rPr>
              <w:t>Source</w:t>
            </w:r>
            <w:r>
              <w:rPr>
                <w:rStyle w:val="Hyperlink"/>
              </w:rPr>
              <w:fldChar w:fldCharType="end"/>
            </w:r>
            <w:bookmarkEnd w:id="11"/>
          </w:p>
        </w:tc>
      </w:tr>
      <w:tr w:rsidR="00E90764" w:rsidRPr="009527A4" w14:paraId="62221D5E" w14:textId="77777777" w:rsidTr="008D0283">
        <w:tc>
          <w:tcPr>
            <w:tcW w:w="1253" w:type="dxa"/>
          </w:tcPr>
          <w:p w14:paraId="1CD83BC1" w14:textId="77777777" w:rsidR="00E90764" w:rsidRPr="00F94A76" w:rsidRDefault="00E90764" w:rsidP="00E90764">
            <w:pPr>
              <w:rPr>
                <w:rFonts w:asciiTheme="minorHAnsi" w:hAnsiTheme="minorHAnsi" w:hint="eastAsia"/>
                <w:lang w:eastAsia="en-GB"/>
              </w:rPr>
            </w:pPr>
            <w:r>
              <w:rPr>
                <w:rFonts w:asciiTheme="minorHAnsi" w:hAnsiTheme="minorHAnsi"/>
                <w:szCs w:val="20"/>
              </w:rPr>
              <w:t>3</w:t>
            </w:r>
          </w:p>
        </w:tc>
        <w:tc>
          <w:tcPr>
            <w:tcW w:w="3420" w:type="dxa"/>
          </w:tcPr>
          <w:p w14:paraId="2E790B38" w14:textId="77777777" w:rsidR="00E90764" w:rsidRPr="00F94A76" w:rsidRDefault="00E90764" w:rsidP="00E90764">
            <w:pPr>
              <w:rPr>
                <w:rFonts w:asciiTheme="minorHAnsi" w:hAnsiTheme="minorHAnsi" w:hint="eastAsia"/>
                <w:lang w:eastAsia="en-GB"/>
              </w:rPr>
            </w:pPr>
            <w:r>
              <w:rPr>
                <w:rFonts w:asciiTheme="minorHAnsi" w:hAnsiTheme="minorHAnsi"/>
                <w:szCs w:val="20"/>
              </w:rPr>
              <w:t>Enterprise DevOps Principles</w:t>
            </w:r>
          </w:p>
        </w:tc>
        <w:tc>
          <w:tcPr>
            <w:tcW w:w="1134" w:type="dxa"/>
          </w:tcPr>
          <w:p w14:paraId="74B02E58" w14:textId="77777777" w:rsidR="00E90764" w:rsidRPr="00F94A76" w:rsidRDefault="00E90764" w:rsidP="00E90764">
            <w:pPr>
              <w:rPr>
                <w:rFonts w:asciiTheme="minorHAnsi" w:hAnsiTheme="minorHAnsi" w:hint="eastAsia"/>
                <w:lang w:eastAsia="en-GB"/>
              </w:rPr>
            </w:pPr>
            <w:r>
              <w:rPr>
                <w:rFonts w:asciiTheme="minorHAnsi" w:hAnsiTheme="minorHAnsi"/>
                <w:szCs w:val="20"/>
              </w:rPr>
              <w:t>0.1</w:t>
            </w:r>
          </w:p>
        </w:tc>
        <w:tc>
          <w:tcPr>
            <w:tcW w:w="1701" w:type="dxa"/>
          </w:tcPr>
          <w:p w14:paraId="25EEDF5B" w14:textId="77777777" w:rsidR="00E90764" w:rsidRPr="00F94A76" w:rsidRDefault="00E90764" w:rsidP="00E90764">
            <w:pPr>
              <w:rPr>
                <w:rFonts w:asciiTheme="minorHAnsi" w:hAnsiTheme="minorHAnsi" w:hint="eastAsia"/>
                <w:lang w:eastAsia="en-GB"/>
              </w:rPr>
            </w:pPr>
            <w:r>
              <w:rPr>
                <w:rFonts w:asciiTheme="minorHAnsi" w:hAnsiTheme="minorHAnsi"/>
                <w:szCs w:val="20"/>
              </w:rPr>
              <w:t>Gary Milton</w:t>
            </w:r>
          </w:p>
        </w:tc>
        <w:bookmarkStart w:id="12" w:name="EngDevPrinc"/>
        <w:tc>
          <w:tcPr>
            <w:tcW w:w="1701" w:type="dxa"/>
          </w:tcPr>
          <w:p w14:paraId="57FB636C" w14:textId="77777777" w:rsidR="00E90764" w:rsidRPr="00F94A76" w:rsidRDefault="00E90764" w:rsidP="00E90764">
            <w:pPr>
              <w:rPr>
                <w:rFonts w:asciiTheme="minorHAnsi" w:hAnsiTheme="minorHAnsi" w:hint="eastAsia"/>
                <w:u w:val="single"/>
                <w:lang w:eastAsia="en-GB"/>
              </w:rPr>
            </w:pPr>
            <w:r>
              <w:rPr>
                <w:rStyle w:val="Hyperlink"/>
              </w:rPr>
              <w:fldChar w:fldCharType="begin"/>
            </w:r>
            <w:r>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Pr>
                <w:rStyle w:val="Hyperlink"/>
              </w:rPr>
            </w:r>
            <w:r>
              <w:rPr>
                <w:rStyle w:val="Hyperlink"/>
              </w:rPr>
              <w:fldChar w:fldCharType="separate"/>
            </w:r>
            <w:r>
              <w:rPr>
                <w:rStyle w:val="Hyperlink"/>
                <w:rFonts w:eastAsiaTheme="minorHAnsi"/>
              </w:rPr>
              <w:t>Source</w:t>
            </w:r>
            <w:r>
              <w:rPr>
                <w:rStyle w:val="Hyperlink"/>
              </w:rPr>
              <w:fldChar w:fldCharType="end"/>
            </w:r>
            <w:bookmarkEnd w:id="12"/>
          </w:p>
        </w:tc>
      </w:tr>
      <w:tr w:rsidR="00E90764" w:rsidRPr="009527A4" w14:paraId="0BC4F67F" w14:textId="77777777" w:rsidTr="008D0283">
        <w:tc>
          <w:tcPr>
            <w:tcW w:w="1253" w:type="dxa"/>
          </w:tcPr>
          <w:p w14:paraId="51CD9802" w14:textId="77777777" w:rsidR="00E90764" w:rsidRPr="00F94A76" w:rsidRDefault="00E90764" w:rsidP="00E90764">
            <w:pPr>
              <w:rPr>
                <w:rFonts w:asciiTheme="minorHAnsi" w:hAnsiTheme="minorHAnsi" w:hint="eastAsia"/>
                <w:lang w:eastAsia="en-GB"/>
              </w:rPr>
            </w:pPr>
            <w:r>
              <w:rPr>
                <w:rFonts w:asciiTheme="minorHAnsi" w:hAnsiTheme="minorHAnsi"/>
                <w:szCs w:val="20"/>
              </w:rPr>
              <w:t>4</w:t>
            </w:r>
          </w:p>
        </w:tc>
        <w:tc>
          <w:tcPr>
            <w:tcW w:w="3420" w:type="dxa"/>
          </w:tcPr>
          <w:p w14:paraId="574D5E0A" w14:textId="77777777" w:rsidR="00E90764" w:rsidRPr="00F94A76" w:rsidRDefault="00E90764" w:rsidP="00E90764">
            <w:pPr>
              <w:rPr>
                <w:rFonts w:asciiTheme="minorHAnsi" w:hAnsiTheme="minorHAnsi" w:hint="eastAsia"/>
                <w:lang w:eastAsia="en-GB"/>
              </w:rPr>
            </w:pPr>
            <w:r>
              <w:rPr>
                <w:rFonts w:asciiTheme="minorHAnsi" w:hAnsiTheme="minorHAnsi"/>
                <w:szCs w:val="20"/>
              </w:rPr>
              <w:t>Architecture Principles</w:t>
            </w:r>
          </w:p>
        </w:tc>
        <w:tc>
          <w:tcPr>
            <w:tcW w:w="1134" w:type="dxa"/>
          </w:tcPr>
          <w:p w14:paraId="4E1D9341" w14:textId="77777777" w:rsidR="00E90764" w:rsidRPr="00F94A76" w:rsidRDefault="00E90764" w:rsidP="00E90764">
            <w:pPr>
              <w:rPr>
                <w:rFonts w:asciiTheme="minorHAnsi" w:hAnsiTheme="minorHAnsi" w:hint="eastAsia"/>
                <w:lang w:eastAsia="en-GB"/>
              </w:rPr>
            </w:pPr>
            <w:r>
              <w:rPr>
                <w:rFonts w:asciiTheme="minorHAnsi" w:hAnsiTheme="minorHAnsi"/>
                <w:szCs w:val="20"/>
              </w:rPr>
              <w:t>0.1</w:t>
            </w:r>
          </w:p>
        </w:tc>
        <w:tc>
          <w:tcPr>
            <w:tcW w:w="1701" w:type="dxa"/>
          </w:tcPr>
          <w:p w14:paraId="5FA6F47C" w14:textId="77777777" w:rsidR="00E90764" w:rsidRPr="00F94A76" w:rsidRDefault="00E90764" w:rsidP="00E90764">
            <w:pPr>
              <w:rPr>
                <w:rFonts w:asciiTheme="minorHAnsi" w:hAnsiTheme="minorHAnsi" w:hint="eastAsia"/>
                <w:lang w:eastAsia="en-GB"/>
              </w:rPr>
            </w:pPr>
          </w:p>
        </w:tc>
        <w:bookmarkStart w:id="13" w:name="ArchPrinc"/>
        <w:tc>
          <w:tcPr>
            <w:tcW w:w="1701" w:type="dxa"/>
          </w:tcPr>
          <w:p w14:paraId="22FE2B04" w14:textId="77777777" w:rsidR="00E90764" w:rsidRPr="00F94A76" w:rsidRDefault="00E90764" w:rsidP="00E90764">
            <w:pPr>
              <w:rPr>
                <w:rFonts w:asciiTheme="minorHAnsi" w:hAnsiTheme="minorHAnsi" w:hint="eastAsia"/>
                <w:color w:val="1A2B56" w:themeColor="accent1"/>
                <w:u w:val="single"/>
                <w:lang w:eastAsia="en-GB"/>
              </w:rPr>
            </w:pPr>
            <w:r>
              <w:rPr>
                <w:rStyle w:val="Hyperlink"/>
              </w:rPr>
              <w:fldChar w:fldCharType="begin"/>
            </w:r>
            <w:r>
              <w:rPr>
                <w:rStyle w:val="Hyperlink"/>
                <w:rFonts w:eastAsiaTheme="minorHAnsi"/>
              </w:rPr>
              <w:instrText>HYPERLINK "https://chausl.sharepoint.com/:w:/r/sites/CTG-Architecture/Shared%20Documents/EA%20Reference%20Docs/EA%20Reference%20Docs%20(Final)/Architecture%20Principles.docx?d=w80dd91a25cd24c93b2d96be75c42a7b6&amp;csf=1&amp;web=1&amp;e=Hkkbzs"</w:instrText>
            </w:r>
            <w:r>
              <w:rPr>
                <w:rStyle w:val="Hyperlink"/>
              </w:rPr>
            </w:r>
            <w:r>
              <w:rPr>
                <w:rStyle w:val="Hyperlink"/>
              </w:rPr>
              <w:fldChar w:fldCharType="separate"/>
            </w:r>
            <w:r>
              <w:rPr>
                <w:rStyle w:val="Hyperlink"/>
                <w:rFonts w:eastAsiaTheme="minorHAnsi"/>
              </w:rPr>
              <w:t>Source</w:t>
            </w:r>
            <w:r>
              <w:rPr>
                <w:rStyle w:val="Hyperlink"/>
              </w:rPr>
              <w:fldChar w:fldCharType="end"/>
            </w:r>
            <w:bookmarkEnd w:id="13"/>
          </w:p>
        </w:tc>
      </w:tr>
      <w:tr w:rsidR="00E90764" w:rsidRPr="009527A4" w14:paraId="3EDC8699" w14:textId="77777777" w:rsidTr="008D0283">
        <w:tc>
          <w:tcPr>
            <w:tcW w:w="1253" w:type="dxa"/>
          </w:tcPr>
          <w:p w14:paraId="1E3128E6" w14:textId="77777777" w:rsidR="00E90764" w:rsidRPr="008D0283" w:rsidRDefault="00E90764" w:rsidP="00E90764">
            <w:pPr>
              <w:rPr>
                <w:rFonts w:asciiTheme="minorHAnsi" w:hAnsiTheme="minorHAnsi" w:hint="eastAsia"/>
                <w:szCs w:val="20"/>
              </w:rPr>
            </w:pPr>
            <w:r>
              <w:rPr>
                <w:rFonts w:asciiTheme="minorHAnsi" w:hAnsiTheme="minorHAnsi"/>
                <w:szCs w:val="20"/>
              </w:rPr>
              <w:t>5</w:t>
            </w:r>
          </w:p>
        </w:tc>
        <w:tc>
          <w:tcPr>
            <w:tcW w:w="3420" w:type="dxa"/>
          </w:tcPr>
          <w:p w14:paraId="5EFAD353" w14:textId="77777777" w:rsidR="00E90764" w:rsidRPr="008D0283" w:rsidRDefault="00E90764" w:rsidP="00E90764">
            <w:pPr>
              <w:rPr>
                <w:rFonts w:asciiTheme="minorHAnsi" w:hAnsiTheme="minorHAnsi" w:hint="eastAsia"/>
                <w:szCs w:val="20"/>
              </w:rPr>
            </w:pPr>
            <w:r>
              <w:rPr>
                <w:rFonts w:asciiTheme="minorHAnsi" w:hAnsiTheme="minorHAnsi"/>
                <w:szCs w:val="20"/>
              </w:rPr>
              <w:t>Architecture  </w:t>
            </w:r>
          </w:p>
          <w:p w14:paraId="5789F3D6" w14:textId="77777777" w:rsidR="00E90764" w:rsidRPr="008D0283" w:rsidRDefault="00E90764" w:rsidP="00E90764">
            <w:pPr>
              <w:rPr>
                <w:rFonts w:asciiTheme="minorHAnsi" w:hAnsiTheme="minorHAnsi" w:hint="eastAsia"/>
                <w:szCs w:val="20"/>
              </w:rPr>
            </w:pPr>
            <w:r>
              <w:rPr>
                <w:rFonts w:asciiTheme="minorHAnsi" w:hAnsiTheme="minorHAnsi"/>
                <w:szCs w:val="20"/>
              </w:rPr>
              <w:t>Engineering Standard AIS</w:t>
            </w:r>
          </w:p>
          <w:p w14:paraId="625C4D07" w14:textId="77777777" w:rsidR="00E90764" w:rsidRPr="008D0283" w:rsidRDefault="00E90764" w:rsidP="00E90764">
            <w:pPr>
              <w:rPr>
                <w:rFonts w:asciiTheme="minorHAnsi" w:hAnsiTheme="minorHAnsi" w:hint="eastAsia"/>
                <w:szCs w:val="20"/>
              </w:rPr>
            </w:pPr>
          </w:p>
        </w:tc>
        <w:tc>
          <w:tcPr>
            <w:tcW w:w="1134" w:type="dxa"/>
          </w:tcPr>
          <w:p w14:paraId="0A040227" w14:textId="77777777" w:rsidR="00E90764" w:rsidRPr="008D0283" w:rsidRDefault="00E90764" w:rsidP="00E90764">
            <w:pPr>
              <w:rPr>
                <w:rFonts w:asciiTheme="minorHAnsi" w:hAnsiTheme="minorHAnsi" w:hint="eastAsia"/>
                <w:szCs w:val="20"/>
              </w:rPr>
            </w:pPr>
            <w:r>
              <w:rPr>
                <w:rFonts w:asciiTheme="minorHAnsi" w:hAnsiTheme="minorHAnsi"/>
                <w:szCs w:val="20"/>
              </w:rPr>
              <w:t>1.0</w:t>
            </w:r>
          </w:p>
        </w:tc>
        <w:tc>
          <w:tcPr>
            <w:tcW w:w="1701" w:type="dxa"/>
          </w:tcPr>
          <w:p w14:paraId="56D34844" w14:textId="77777777" w:rsidR="00E90764" w:rsidRPr="008D0283" w:rsidRDefault="00E90764" w:rsidP="00E90764">
            <w:pPr>
              <w:rPr>
                <w:rFonts w:asciiTheme="minorHAnsi" w:hAnsiTheme="minorHAnsi" w:hint="eastAsia"/>
                <w:szCs w:val="20"/>
                <w:lang w:eastAsia="en-GB"/>
              </w:rPr>
            </w:pPr>
            <w:r>
              <w:rPr>
                <w:rFonts w:asciiTheme="minorHAnsi" w:hAnsiTheme="minorHAnsi"/>
                <w:szCs w:val="20"/>
              </w:rPr>
              <w:t>Nikhil Rokade </w:t>
            </w:r>
          </w:p>
        </w:tc>
        <w:bookmarkStart w:id="14" w:name="ArchEngStdAIS"/>
        <w:tc>
          <w:tcPr>
            <w:tcW w:w="1701" w:type="dxa"/>
          </w:tcPr>
          <w:p w14:paraId="02883817" w14:textId="77777777" w:rsidR="00E90764" w:rsidRPr="008D0283" w:rsidRDefault="00E90764" w:rsidP="00E90764">
            <w:pPr>
              <w:rPr>
                <w:rFonts w:asciiTheme="minorHAnsi" w:hAnsiTheme="minorHAnsi" w:hint="eastAsia"/>
                <w:szCs w:val="20"/>
              </w:rPr>
            </w:pPr>
            <w:r>
              <w:rPr>
                <w:rStyle w:val="Hyperlink"/>
              </w:rPr>
              <w:fldChar w:fldCharType="begin"/>
            </w:r>
            <w:r>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Pr>
                <w:rStyle w:val="Hyperlink"/>
              </w:rPr>
            </w:r>
            <w:r>
              <w:rPr>
                <w:rStyle w:val="Hyperlink"/>
              </w:rPr>
              <w:fldChar w:fldCharType="separate"/>
            </w:r>
            <w:r>
              <w:rPr>
                <w:rStyle w:val="Hyperlink"/>
                <w:rFonts w:eastAsiaTheme="minorHAnsi"/>
              </w:rPr>
              <w:t>Source</w:t>
            </w:r>
            <w:r>
              <w:rPr>
                <w:rStyle w:val="Hyperlink"/>
              </w:rPr>
              <w:fldChar w:fldCharType="end"/>
            </w:r>
            <w:bookmarkEnd w:id="14"/>
          </w:p>
        </w:tc>
      </w:tr>
      <w:tr w:rsidR="00E90764" w:rsidRPr="009527A4" w14:paraId="47461525" w14:textId="77777777" w:rsidTr="008D0283">
        <w:tc>
          <w:tcPr>
            <w:tcW w:w="1253" w:type="dxa"/>
          </w:tcPr>
          <w:p w14:paraId="2D2476EC" w14:textId="77777777" w:rsidR="00E90764" w:rsidRPr="008D0283" w:rsidRDefault="00E90764" w:rsidP="00E90764">
            <w:pPr>
              <w:rPr>
                <w:rFonts w:asciiTheme="minorHAnsi" w:hAnsiTheme="minorHAnsi" w:hint="eastAsia"/>
                <w:szCs w:val="20"/>
              </w:rPr>
            </w:pPr>
            <w:r>
              <w:rPr>
                <w:rFonts w:asciiTheme="minorHAnsi" w:hAnsiTheme="minorHAnsi"/>
                <w:szCs w:val="20"/>
              </w:rPr>
              <w:t>6</w:t>
            </w:r>
          </w:p>
        </w:tc>
        <w:tc>
          <w:tcPr>
            <w:tcW w:w="3420" w:type="dxa"/>
          </w:tcPr>
          <w:p w14:paraId="6AF31652" w14:textId="77777777" w:rsidR="00E90764" w:rsidRPr="008D0283" w:rsidRDefault="00E90764" w:rsidP="00E90764">
            <w:pPr>
              <w:rPr>
                <w:rFonts w:asciiTheme="minorHAnsi" w:hAnsiTheme="minorHAnsi" w:hint="eastAsia"/>
                <w:szCs w:val="20"/>
              </w:rPr>
            </w:pPr>
            <w:r>
              <w:rPr>
                <w:rFonts w:asciiTheme="minorHAnsi" w:hAnsiTheme="minorHAnsi"/>
                <w:szCs w:val="20"/>
              </w:rPr>
              <w:t>Architecture  </w:t>
            </w:r>
          </w:p>
          <w:p w14:paraId="0AAC38C9" w14:textId="77777777" w:rsidR="00E90764" w:rsidRPr="008D0283" w:rsidRDefault="00E90764" w:rsidP="00E90764">
            <w:pPr>
              <w:rPr>
                <w:rFonts w:asciiTheme="minorHAnsi" w:hAnsiTheme="minorHAnsi" w:hint="eastAsia"/>
                <w:szCs w:val="20"/>
              </w:rPr>
            </w:pPr>
            <w:r>
              <w:rPr>
                <w:rFonts w:asciiTheme="minorHAnsi" w:hAnsiTheme="minorHAnsi"/>
                <w:szCs w:val="20"/>
              </w:rPr>
              <w:t>Engineering Standard Cloud</w:t>
            </w:r>
          </w:p>
          <w:p w14:paraId="0C0B2734" w14:textId="77777777" w:rsidR="00E90764" w:rsidRPr="008D0283" w:rsidRDefault="00E90764" w:rsidP="00E90764">
            <w:pPr>
              <w:rPr>
                <w:rFonts w:asciiTheme="minorHAnsi" w:hAnsiTheme="minorHAnsi" w:hint="eastAsia"/>
                <w:szCs w:val="20"/>
              </w:rPr>
            </w:pPr>
          </w:p>
        </w:tc>
        <w:tc>
          <w:tcPr>
            <w:tcW w:w="1134" w:type="dxa"/>
          </w:tcPr>
          <w:p w14:paraId="22EBA180" w14:textId="77777777" w:rsidR="00E90764" w:rsidRPr="008D0283" w:rsidRDefault="00E90764" w:rsidP="00E90764">
            <w:pPr>
              <w:rPr>
                <w:rFonts w:asciiTheme="minorHAnsi" w:hAnsiTheme="minorHAnsi" w:hint="eastAsia"/>
                <w:szCs w:val="20"/>
              </w:rPr>
            </w:pPr>
            <w:r>
              <w:rPr>
                <w:rFonts w:asciiTheme="minorHAnsi" w:hAnsiTheme="minorHAnsi"/>
                <w:szCs w:val="20"/>
              </w:rPr>
              <w:t>1.3</w:t>
            </w:r>
          </w:p>
        </w:tc>
        <w:tc>
          <w:tcPr>
            <w:tcW w:w="1701" w:type="dxa"/>
          </w:tcPr>
          <w:p w14:paraId="449F7A66" w14:textId="77777777" w:rsidR="00E90764" w:rsidRPr="008D0283" w:rsidRDefault="00E90764" w:rsidP="00E90764">
            <w:pPr>
              <w:rPr>
                <w:rFonts w:asciiTheme="minorHAnsi" w:hAnsiTheme="minorHAnsi" w:hint="eastAsia"/>
                <w:szCs w:val="20"/>
              </w:rPr>
            </w:pPr>
            <w:r>
              <w:rPr>
                <w:rFonts w:asciiTheme="minorHAnsi" w:hAnsiTheme="minorHAnsi"/>
                <w:szCs w:val="20"/>
              </w:rPr>
              <w:t>Jamie Barclay </w:t>
            </w:r>
          </w:p>
        </w:tc>
        <w:bookmarkStart w:id="15" w:name="ArchEngStdCloud"/>
        <w:tc>
          <w:tcPr>
            <w:tcW w:w="1701" w:type="dxa"/>
          </w:tcPr>
          <w:p w14:paraId="35277F29" w14:textId="77777777" w:rsidR="00E90764" w:rsidRPr="008D0283" w:rsidRDefault="00E90764" w:rsidP="00E90764">
            <w:pPr>
              <w:rPr>
                <w:rFonts w:asciiTheme="minorHAnsi" w:hAnsiTheme="minorHAnsi" w:hint="eastAsia"/>
                <w:szCs w:val="20"/>
              </w:rPr>
            </w:pPr>
            <w:r>
              <w:rPr>
                <w:rStyle w:val="Hyperlink"/>
              </w:rPr>
              <w:fldChar w:fldCharType="begin"/>
            </w:r>
            <w:r>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Pr>
                <w:rStyle w:val="Hyperlink"/>
              </w:rPr>
            </w:r>
            <w:r>
              <w:rPr>
                <w:rStyle w:val="Hyperlink"/>
              </w:rPr>
              <w:fldChar w:fldCharType="separate"/>
            </w:r>
            <w:r>
              <w:rPr>
                <w:rStyle w:val="Hyperlink"/>
                <w:rFonts w:eastAsiaTheme="minorHAnsi"/>
              </w:rPr>
              <w:t>Source</w:t>
            </w:r>
            <w:r>
              <w:rPr>
                <w:rStyle w:val="Hyperlink"/>
              </w:rPr>
              <w:fldChar w:fldCharType="end"/>
            </w:r>
            <w:r>
              <w:rPr>
                <w:rFonts w:asciiTheme="minorHAnsi" w:hAnsiTheme="minorHAnsi"/>
                <w:szCs w:val="20"/>
              </w:rPr>
              <w:t xml:space="preserve">  </w:t>
            </w:r>
            <w:bookmarkEnd w:id="15"/>
          </w:p>
        </w:tc>
      </w:tr>
    </w:tbl>
    <w:p w14:paraId="66A610B2" w14:textId="77777777" w:rsidR="0041138D" w:rsidRPr="0041138D" w:rsidRDefault="00550085" w:rsidP="0041138D">
      <w:pPr>
        <w:pStyle w:val="Heading1"/>
        <w:ind w:left="431" w:hanging="431"/>
      </w:pPr>
      <w:bookmarkStart w:id="16" w:name="_Toc239852274"/>
      <w:r>
        <w:lastRenderedPageBreak/>
        <w:t>Reader Guide</w:t>
      </w:r>
    </w:p>
    <w:p w14:paraId="0BDB57DB" w14:textId="77777777" w:rsidR="0041138D" w:rsidRPr="0041138D" w:rsidRDefault="0041138D" w:rsidP="0041138D"/>
    <w:p w14:paraId="78C62234" w14:textId="77777777" w:rsidR="0041138D" w:rsidRDefault="0041138D" w:rsidP="0041138D">
      <w:pPr>
        <w:spacing w:after="200" w:line="276" w:lineRule="auto"/>
        <w:rPr>
          <w:szCs w:val="20"/>
        </w:rPr>
      </w:pPr>
      <w:r>
        <w:rPr>
          <w:szCs w:val="20"/>
        </w:rPr>
        <w:t>This Systems Integration Framework 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641B2730" w14:textId="77777777" w:rsidR="00AB3D61" w:rsidRDefault="00AB3D61" w:rsidP="0041138D">
      <w:pPr>
        <w:spacing w:after="200" w:line="276" w:lineRule="auto"/>
        <w:rPr>
          <w:szCs w:val="20"/>
        </w:rPr>
      </w:pPr>
      <w:r>
        <w:rPr>
          <w:szCs w:val="20"/>
        </w:rPr>
        <w:t>Recommended reading paths:</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3B945129" w14:textId="77777777" w:rsidTr="009E56BB">
        <w:trPr>
          <w:trHeight w:val="448"/>
        </w:trPr>
        <w:tc>
          <w:tcPr>
            <w:tcW w:w="2077" w:type="dxa"/>
            <w:tcBorders>
              <w:top w:val="single" w:sz="12" w:space="0" w:color="000000" w:themeColor="text1"/>
            </w:tcBorders>
            <w:shd w:val="clear" w:color="auto" w:fill="C1CDEC" w:themeFill="accent1" w:themeFillTint="33"/>
            <w:vAlign w:val="center"/>
          </w:tcPr>
          <w:p w14:paraId="00BB57D9" w14:textId="77777777" w:rsidR="007477FD" w:rsidRPr="006F79A8" w:rsidRDefault="007477FD" w:rsidP="005A1246">
            <w:pPr>
              <w:rPr>
                <w:rFonts w:asciiTheme="minorHAnsi" w:hAnsiTheme="minorHAnsi" w:hint="eastAsia"/>
                <w:b/>
                <w:lang w:eastAsia="en-GB"/>
              </w:rPr>
            </w:pPr>
            <w:r>
              <w:rPr>
                <w:rFonts w:asciiTheme="minorHAnsi" w:hAnsiTheme="minorHAnsi"/>
                <w:b/>
                <w:lang w:eastAsia="en-GB"/>
              </w:rPr>
              <w:t>Role</w:t>
            </w:r>
          </w:p>
        </w:tc>
        <w:tc>
          <w:tcPr>
            <w:tcW w:w="1462" w:type="dxa"/>
            <w:tcBorders>
              <w:top w:val="single" w:sz="12" w:space="0" w:color="000000" w:themeColor="text1"/>
            </w:tcBorders>
            <w:shd w:val="clear" w:color="auto" w:fill="C1CDEC" w:themeFill="accent1" w:themeFillTint="33"/>
            <w:vAlign w:val="center"/>
          </w:tcPr>
          <w:p w14:paraId="2E25D987" w14:textId="77777777" w:rsidR="007477FD" w:rsidRPr="006F79A8" w:rsidRDefault="007477FD" w:rsidP="005A1246">
            <w:pPr>
              <w:rPr>
                <w:rFonts w:asciiTheme="minorHAnsi" w:hAnsiTheme="minorHAnsi" w:hint="eastAsia"/>
                <w:b/>
                <w:lang w:eastAsia="en-GB"/>
              </w:rPr>
            </w:pPr>
            <w:r>
              <w:rPr>
                <w:rFonts w:asciiTheme="minorHAnsi" w:hAnsiTheme="minorHAnsi"/>
                <w:b/>
                <w:lang w:eastAsia="en-GB"/>
              </w:rPr>
              <w:t>Start Here</w:t>
            </w:r>
          </w:p>
        </w:tc>
        <w:tc>
          <w:tcPr>
            <w:tcW w:w="3119" w:type="dxa"/>
            <w:tcBorders>
              <w:top w:val="single" w:sz="12" w:space="0" w:color="000000" w:themeColor="text1"/>
            </w:tcBorders>
            <w:shd w:val="clear" w:color="auto" w:fill="C1CDEC" w:themeFill="accent1" w:themeFillTint="33"/>
            <w:vAlign w:val="center"/>
          </w:tcPr>
          <w:p w14:paraId="7D16E4A3" w14:textId="77777777" w:rsidR="007477FD" w:rsidRPr="006F79A8" w:rsidRDefault="007477FD" w:rsidP="005A1246">
            <w:pPr>
              <w:rPr>
                <w:rFonts w:asciiTheme="minorHAnsi" w:hAnsiTheme="minorHAnsi" w:hint="eastAsia"/>
                <w:b/>
                <w:lang w:eastAsia="en-GB"/>
              </w:rPr>
            </w:pPr>
            <w:r>
              <w:rPr>
                <w:rFonts w:asciiTheme="minorHAnsi" w:hAnsiTheme="minorHAnsi"/>
                <w:b/>
                <w:lang w:eastAsia="en-GB"/>
              </w:rPr>
              <w:t>Then Read</w:t>
            </w:r>
          </w:p>
        </w:tc>
        <w:tc>
          <w:tcPr>
            <w:tcW w:w="2976" w:type="dxa"/>
            <w:tcBorders>
              <w:top w:val="single" w:sz="12" w:space="0" w:color="000000" w:themeColor="text1"/>
            </w:tcBorders>
            <w:shd w:val="clear" w:color="auto" w:fill="C1CDEC" w:themeFill="accent1" w:themeFillTint="33"/>
            <w:vAlign w:val="center"/>
          </w:tcPr>
          <w:p w14:paraId="724E2953" w14:textId="77777777" w:rsidR="007477FD" w:rsidRPr="006F79A8" w:rsidRDefault="007477FD" w:rsidP="005A1246">
            <w:pPr>
              <w:rPr>
                <w:rFonts w:asciiTheme="minorHAnsi" w:hAnsiTheme="minorHAnsi" w:hint="eastAsia"/>
                <w:b/>
                <w:lang w:eastAsia="en-GB"/>
              </w:rPr>
            </w:pPr>
            <w:r>
              <w:rPr>
                <w:rFonts w:asciiTheme="minorHAnsi" w:hAnsiTheme="minorHAnsi"/>
                <w:b/>
                <w:lang w:eastAsia="en-GB"/>
              </w:rPr>
              <w:t>Outcome</w:t>
            </w:r>
          </w:p>
        </w:tc>
      </w:tr>
      <w:tr w:rsidR="007477FD" w:rsidRPr="009527A4" w14:paraId="56E57F88" w14:textId="77777777" w:rsidTr="009E56BB">
        <w:trPr>
          <w:trHeight w:val="1407"/>
        </w:trPr>
        <w:tc>
          <w:tcPr>
            <w:tcW w:w="2077" w:type="dxa"/>
            <w:vAlign w:val="center"/>
          </w:tcPr>
          <w:p w14:paraId="43FA5D0C"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Executive Sponsor / Leadership</w:t>
            </w:r>
          </w:p>
        </w:tc>
        <w:tc>
          <w:tcPr>
            <w:tcW w:w="1462" w:type="dxa"/>
            <w:vAlign w:val="center"/>
          </w:tcPr>
          <w:p w14:paraId="76D07650" w14:textId="77777777" w:rsidR="007477FD" w:rsidRPr="00F94A76" w:rsidRDefault="00E56F93" w:rsidP="005A1246">
            <w:pPr>
              <w:rPr>
                <w:rFonts w:asciiTheme="minorHAnsi" w:hAnsiTheme="minorHAnsi" w:hint="eastAsia"/>
                <w:lang w:eastAsia="en-GB"/>
              </w:rPr>
            </w:pPr>
            <w:hyperlink w:anchor="_Executive_Summary" w:history="1">
              <w:r>
                <w:rPr>
                  <w:rStyle w:val="Hyperlink"/>
                  <w:rFonts w:asciiTheme="minorHAnsi" w:eastAsiaTheme="minorHAnsi" w:hAnsiTheme="minorHAnsi"/>
                  <w:szCs w:val="20"/>
                </w:rPr>
                <w:t>Executive Summary</w:t>
              </w:r>
            </w:hyperlink>
          </w:p>
        </w:tc>
        <w:tc>
          <w:tcPr>
            <w:tcW w:w="3119" w:type="dxa"/>
            <w:vAlign w:val="center"/>
          </w:tcPr>
          <w:p w14:paraId="3657DCEA" w14:textId="77777777"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Pr>
                  <w:rStyle w:val="Hyperlink"/>
                  <w:rFonts w:asciiTheme="minorHAnsi" w:eastAsiaTheme="minorHAnsi" w:hAnsiTheme="minorHAnsi"/>
                  <w:szCs w:val="20"/>
                </w:rPr>
                <w:t>Architectural Position</w:t>
              </w:r>
            </w:hyperlink>
            <w:r>
              <w:rPr>
                <w:rFonts w:asciiTheme="minorHAnsi" w:eastAsiaTheme="minorHAnsi" w:hAnsiTheme="minorHAnsi"/>
                <w:szCs w:val="20"/>
              </w:rPr>
              <w:t xml:space="preserve"> </w:t>
            </w:r>
            <w:r>
              <w:rPr>
                <w:rFonts w:asciiTheme="minorHAnsi" w:eastAsiaTheme="minorHAnsi" w:hAnsiTheme="minorHAnsi"/>
                <w:szCs w:val="20"/>
              </w:rPr>
              <w:br/>
            </w:r>
          </w:p>
          <w:p w14:paraId="63C2CE9A" w14:textId="77777777" w:rsidR="007477FD" w:rsidRPr="0041138D" w:rsidRDefault="007477FD" w:rsidP="005A1246">
            <w:pPr>
              <w:rPr>
                <w:rFonts w:asciiTheme="minorHAnsi" w:eastAsiaTheme="minorHAnsi" w:hAnsiTheme="minorHAnsi"/>
                <w:szCs w:val="20"/>
              </w:rPr>
            </w:pPr>
            <w:hyperlink w:anchor="_Guardrails" w:history="1">
              <w:r>
                <w:rPr>
                  <w:rStyle w:val="Hyperlink"/>
                  <w:rFonts w:asciiTheme="minorHAnsi" w:eastAsiaTheme="minorHAnsi" w:hAnsiTheme="minorHAnsi"/>
                  <w:szCs w:val="20"/>
                </w:rPr>
                <w:t>Guardrails</w:t>
              </w:r>
            </w:hyperlink>
            <w:r>
              <w:rPr>
                <w:rFonts w:asciiTheme="minorHAnsi" w:eastAsiaTheme="minorHAnsi" w:hAnsiTheme="minorHAnsi"/>
                <w:szCs w:val="20"/>
              </w:rPr>
              <w:br/>
            </w:r>
          </w:p>
          <w:p w14:paraId="437CE2BB" w14:textId="77777777" w:rsidR="007477FD" w:rsidRPr="00F94A76" w:rsidRDefault="007477FD" w:rsidP="005A1246">
            <w:pPr>
              <w:rPr>
                <w:rFonts w:asciiTheme="minorHAnsi" w:hAnsiTheme="minorHAnsi" w:hint="eastAsia"/>
                <w:lang w:eastAsia="en-GB"/>
              </w:rPr>
            </w:pPr>
            <w:hyperlink w:anchor="_Exception_Process_and" w:history="1">
              <w:r>
                <w:rPr>
                  <w:rStyle w:val="Hyperlink"/>
                  <w:rFonts w:asciiTheme="minorHAnsi" w:eastAsiaTheme="minorHAnsi" w:hAnsiTheme="minorHAnsi"/>
                  <w:szCs w:val="20"/>
                </w:rPr>
                <w:t>Governance &amp; Exceptions</w:t>
              </w:r>
            </w:hyperlink>
            <w:r>
              <w:rPr>
                <w:rFonts w:asciiTheme="minorHAnsi" w:eastAsiaTheme="minorHAnsi" w:hAnsiTheme="minorHAnsi"/>
                <w:szCs w:val="20"/>
              </w:rPr>
              <w:br/>
            </w:r>
          </w:p>
        </w:tc>
        <w:tc>
          <w:tcPr>
            <w:tcW w:w="2976" w:type="dxa"/>
            <w:vAlign w:val="center"/>
          </w:tcPr>
          <w:p w14:paraId="2912F248"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Understand why the framework exists, its strategic direction, governance model and key controls.</w:t>
            </w:r>
          </w:p>
        </w:tc>
      </w:tr>
      <w:tr w:rsidR="007477FD" w:rsidRPr="009527A4" w14:paraId="24D5FAD1" w14:textId="77777777" w:rsidTr="009E56BB">
        <w:trPr>
          <w:trHeight w:val="1407"/>
        </w:trPr>
        <w:tc>
          <w:tcPr>
            <w:tcW w:w="2077" w:type="dxa"/>
            <w:vAlign w:val="center"/>
          </w:tcPr>
          <w:p w14:paraId="3D5A7A45"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Solution / Portfolio / Domain Architect</w:t>
            </w:r>
          </w:p>
        </w:tc>
        <w:tc>
          <w:tcPr>
            <w:tcW w:w="1462" w:type="dxa"/>
            <w:vAlign w:val="center"/>
          </w:tcPr>
          <w:p w14:paraId="53117831" w14:textId="77777777" w:rsidR="007477FD" w:rsidRPr="00F94A76" w:rsidRDefault="007477FD" w:rsidP="005A1246">
            <w:pPr>
              <w:rPr>
                <w:rFonts w:asciiTheme="minorHAnsi" w:hAnsiTheme="minorHAnsi" w:hint="eastAsia"/>
                <w:lang w:eastAsia="en-GB"/>
              </w:rPr>
            </w:pPr>
            <w:hyperlink w:anchor="_4._Architectural_Position" w:history="1">
              <w:r>
                <w:rPr>
                  <w:rStyle w:val="Hyperlink"/>
                  <w:rFonts w:asciiTheme="minorHAnsi" w:eastAsiaTheme="minorHAnsi" w:hAnsiTheme="minorHAnsi"/>
                  <w:szCs w:val="20"/>
                </w:rPr>
                <w:t>Architectural Position</w:t>
              </w:r>
            </w:hyperlink>
          </w:p>
        </w:tc>
        <w:tc>
          <w:tcPr>
            <w:tcW w:w="3119" w:type="dxa"/>
            <w:vAlign w:val="center"/>
          </w:tcPr>
          <w:p w14:paraId="603CC272" w14:textId="77777777"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Pr>
                  <w:rStyle w:val="Hyperlink"/>
                  <w:rFonts w:asciiTheme="minorHAnsi" w:eastAsiaTheme="minorHAnsi" w:hAnsiTheme="minorHAnsi"/>
                  <w:szCs w:val="20"/>
                </w:rPr>
                <w:t>Reference Architecture</w:t>
              </w:r>
            </w:hyperlink>
            <w:r>
              <w:rPr>
                <w:rFonts w:asciiTheme="minorHAnsi" w:eastAsiaTheme="minorHAnsi" w:hAnsiTheme="minorHAnsi"/>
                <w:szCs w:val="20"/>
              </w:rPr>
              <w:t xml:space="preserve"> </w:t>
            </w:r>
            <w:r>
              <w:rPr>
                <w:rFonts w:asciiTheme="minorHAnsi" w:eastAsiaTheme="minorHAnsi" w:hAnsiTheme="minorHAnsi"/>
                <w:szCs w:val="20"/>
              </w:rPr>
              <w:br/>
            </w:r>
          </w:p>
          <w:p w14:paraId="15FC76AB" w14:textId="77777777" w:rsidR="007477FD" w:rsidRDefault="004D128F" w:rsidP="005A1246">
            <w:pPr>
              <w:rPr>
                <w:rFonts w:asciiTheme="minorHAnsi" w:eastAsiaTheme="minorHAnsi" w:hAnsiTheme="minorHAnsi"/>
                <w:szCs w:val="20"/>
              </w:rPr>
            </w:pPr>
            <w:hyperlink w:anchor="_Choosing_an_Integration" w:history="1">
              <w:r>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11613D24" w14:textId="77777777" w:rsidR="007477FD" w:rsidRDefault="007477FD" w:rsidP="005A1246">
            <w:pPr>
              <w:rPr>
                <w:rFonts w:asciiTheme="minorHAnsi" w:eastAsiaTheme="minorHAnsi" w:hAnsiTheme="minorHAnsi"/>
                <w:szCs w:val="20"/>
              </w:rPr>
            </w:pPr>
            <w:hyperlink w:anchor="_Enterprise_Pattern_Catalogue" w:history="1">
              <w:r>
                <w:rPr>
                  <w:rStyle w:val="Hyperlink"/>
                  <w:rFonts w:asciiTheme="minorHAnsi" w:eastAsiaTheme="minorHAnsi" w:hAnsiTheme="minorHAnsi"/>
                  <w:szCs w:val="20"/>
                </w:rPr>
                <w:t>Enterprise Pattern Catalogue</w:t>
              </w:r>
            </w:hyperlink>
          </w:p>
          <w:p w14:paraId="5A733856" w14:textId="77777777" w:rsidR="007477FD" w:rsidRPr="00F94A76" w:rsidRDefault="007477FD" w:rsidP="005A1246">
            <w:pPr>
              <w:rPr>
                <w:rFonts w:asciiTheme="minorHAnsi" w:hAnsiTheme="minorHAnsi" w:hint="eastAsia"/>
                <w:lang w:eastAsia="en-GB"/>
              </w:rPr>
            </w:pPr>
          </w:p>
        </w:tc>
        <w:tc>
          <w:tcPr>
            <w:tcW w:w="2976" w:type="dxa"/>
            <w:vAlign w:val="center"/>
          </w:tcPr>
          <w:p w14:paraId="1145262B"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Design solutions aligned to Chaucer's approved integration architecture and patterns.</w:t>
            </w:r>
          </w:p>
        </w:tc>
      </w:tr>
      <w:tr w:rsidR="007477FD" w:rsidRPr="009527A4" w14:paraId="299CB8BE" w14:textId="77777777" w:rsidTr="009E56BB">
        <w:trPr>
          <w:trHeight w:val="1407"/>
        </w:trPr>
        <w:tc>
          <w:tcPr>
            <w:tcW w:w="2077" w:type="dxa"/>
            <w:vAlign w:val="center"/>
          </w:tcPr>
          <w:p w14:paraId="4003EA6F"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Integration SME / Developer</w:t>
            </w:r>
          </w:p>
        </w:tc>
        <w:tc>
          <w:tcPr>
            <w:tcW w:w="1462" w:type="dxa"/>
            <w:vAlign w:val="center"/>
          </w:tcPr>
          <w:p w14:paraId="71457B3D" w14:textId="77777777" w:rsidR="007477FD" w:rsidRPr="00F94A76" w:rsidRDefault="007477FD" w:rsidP="005A1246">
            <w:pPr>
              <w:rPr>
                <w:rFonts w:asciiTheme="minorHAnsi" w:hAnsiTheme="minorHAnsi" w:hint="eastAsia"/>
                <w:lang w:eastAsia="en-GB"/>
              </w:rPr>
            </w:pPr>
            <w:hyperlink w:anchor="_Choosing_an_Integration" w:history="1">
              <w:r>
                <w:rPr>
                  <w:rStyle w:val="Hyperlink"/>
                  <w:rFonts w:asciiTheme="minorHAnsi" w:eastAsiaTheme="minorHAnsi" w:hAnsiTheme="minorHAnsi"/>
                  <w:szCs w:val="20"/>
                </w:rPr>
                <w:t>Choosing an Integration Pattern</w:t>
              </w:r>
            </w:hyperlink>
          </w:p>
        </w:tc>
        <w:tc>
          <w:tcPr>
            <w:tcW w:w="3119" w:type="dxa"/>
            <w:vAlign w:val="center"/>
          </w:tcPr>
          <w:p w14:paraId="1195C7FA" w14:textId="77777777"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Pr>
                  <w:rStyle w:val="Hyperlink"/>
                  <w:rFonts w:asciiTheme="minorHAnsi" w:eastAsiaTheme="minorHAnsi" w:hAnsiTheme="minorHAnsi"/>
                  <w:szCs w:val="20"/>
                </w:rPr>
                <w:t>Enterprise Pattern Catalogue</w:t>
              </w:r>
            </w:hyperlink>
            <w:r>
              <w:rPr>
                <w:rFonts w:asciiTheme="minorHAnsi" w:eastAsiaTheme="minorHAnsi" w:hAnsiTheme="minorHAnsi"/>
                <w:szCs w:val="20"/>
              </w:rPr>
              <w:t xml:space="preserve"> </w:t>
            </w:r>
            <w:r>
              <w:rPr>
                <w:rFonts w:asciiTheme="minorHAnsi" w:eastAsiaTheme="minorHAnsi" w:hAnsiTheme="minorHAnsi"/>
                <w:szCs w:val="20"/>
              </w:rPr>
              <w:br/>
            </w:r>
          </w:p>
          <w:p w14:paraId="3A257C31" w14:textId="77777777" w:rsidR="007477FD" w:rsidRDefault="007477FD" w:rsidP="005A1246">
            <w:pPr>
              <w:rPr>
                <w:rFonts w:asciiTheme="minorHAnsi" w:eastAsiaTheme="minorHAnsi" w:hAnsiTheme="minorHAnsi"/>
                <w:szCs w:val="20"/>
              </w:rPr>
            </w:pPr>
            <w:hyperlink w:anchor="_10._Data_Platform" w:history="1">
              <w:r>
                <w:rPr>
                  <w:rStyle w:val="Hyperlink"/>
                  <w:rFonts w:asciiTheme="minorHAnsi" w:eastAsiaTheme="minorHAnsi" w:hAnsiTheme="minorHAnsi"/>
                  <w:szCs w:val="20"/>
                </w:rPr>
                <w:t>Data Platform Position &amp; Guardrails</w:t>
              </w:r>
            </w:hyperlink>
            <w:r>
              <w:rPr>
                <w:rFonts w:asciiTheme="minorHAnsi" w:eastAsiaTheme="minorHAnsi" w:hAnsiTheme="minorHAnsi"/>
                <w:szCs w:val="20"/>
              </w:rPr>
              <w:t xml:space="preserve"> </w:t>
            </w:r>
            <w:r>
              <w:rPr>
                <w:rFonts w:asciiTheme="minorHAnsi" w:eastAsiaTheme="minorHAnsi" w:hAnsiTheme="minorHAnsi"/>
                <w:szCs w:val="20"/>
              </w:rPr>
              <w:br/>
            </w:r>
          </w:p>
          <w:p w14:paraId="4B1A2A62" w14:textId="77777777" w:rsidR="007477FD" w:rsidRPr="00F94A76" w:rsidRDefault="007477FD" w:rsidP="005A1246">
            <w:pPr>
              <w:rPr>
                <w:rFonts w:asciiTheme="minorHAnsi" w:hAnsiTheme="minorHAnsi" w:hint="eastAsia"/>
                <w:lang w:eastAsia="en-GB"/>
              </w:rPr>
            </w:pPr>
            <w:hyperlink w:anchor="_Security_and_Operational" w:history="1">
              <w:r>
                <w:rPr>
                  <w:rStyle w:val="Hyperlink"/>
                  <w:rFonts w:asciiTheme="minorHAnsi" w:eastAsiaTheme="minorHAnsi" w:hAnsiTheme="minorHAnsi"/>
                  <w:szCs w:val="20"/>
                </w:rPr>
                <w:t>Security &amp; Operational Excellence</w:t>
              </w:r>
            </w:hyperlink>
            <w:r>
              <w:rPr>
                <w:rFonts w:asciiTheme="minorHAnsi" w:eastAsiaTheme="minorHAnsi" w:hAnsiTheme="minorHAnsi"/>
                <w:szCs w:val="20"/>
              </w:rPr>
              <w:br/>
            </w:r>
          </w:p>
        </w:tc>
        <w:tc>
          <w:tcPr>
            <w:tcW w:w="2976" w:type="dxa"/>
            <w:vAlign w:val="center"/>
          </w:tcPr>
          <w:p w14:paraId="45D8CF7D"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Build integrations using approved patterns, services and operational controls.</w:t>
            </w:r>
          </w:p>
        </w:tc>
      </w:tr>
      <w:tr w:rsidR="007477FD" w:rsidRPr="009527A4" w14:paraId="6130162E" w14:textId="77777777" w:rsidTr="009E56BB">
        <w:trPr>
          <w:trHeight w:val="1407"/>
        </w:trPr>
        <w:tc>
          <w:tcPr>
            <w:tcW w:w="2077" w:type="dxa"/>
            <w:vAlign w:val="center"/>
          </w:tcPr>
          <w:p w14:paraId="7C680BB0" w14:textId="77777777" w:rsidR="007477FD" w:rsidRPr="0041138D" w:rsidRDefault="007477FD" w:rsidP="005A1246">
            <w:pPr>
              <w:rPr>
                <w:rFonts w:asciiTheme="minorHAnsi" w:eastAsiaTheme="minorHAnsi" w:hAnsiTheme="minorHAnsi"/>
                <w:szCs w:val="20"/>
              </w:rPr>
            </w:pPr>
            <w:r>
              <w:rPr>
                <w:rFonts w:asciiTheme="minorHAnsi" w:eastAsiaTheme="minorHAnsi" w:hAnsiTheme="minorHAnsi"/>
                <w:szCs w:val="20"/>
              </w:rPr>
              <w:t xml:space="preserve">Data Architect / </w:t>
            </w:r>
          </w:p>
          <w:p w14:paraId="3E9567C2"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Data Platform Lead / Data Engineer</w:t>
            </w:r>
          </w:p>
        </w:tc>
        <w:tc>
          <w:tcPr>
            <w:tcW w:w="1462" w:type="dxa"/>
            <w:vAlign w:val="center"/>
          </w:tcPr>
          <w:p w14:paraId="04BA4B08" w14:textId="77777777" w:rsidR="007477FD" w:rsidRPr="00F94A76" w:rsidRDefault="007477FD" w:rsidP="005A1246">
            <w:pPr>
              <w:rPr>
                <w:rFonts w:asciiTheme="minorHAnsi" w:hAnsiTheme="minorHAnsi" w:hint="eastAsia"/>
                <w:lang w:eastAsia="en-GB"/>
              </w:rPr>
            </w:pPr>
            <w:hyperlink w:anchor="_Data_Platform_Position" w:history="1">
              <w:r>
                <w:rPr>
                  <w:rStyle w:val="Hyperlink"/>
                  <w:rFonts w:asciiTheme="minorHAnsi" w:eastAsiaTheme="minorHAnsi" w:hAnsiTheme="minorHAnsi"/>
                  <w:szCs w:val="20"/>
                </w:rPr>
                <w:t>Data Platform Position &amp; Guardrails</w:t>
              </w:r>
            </w:hyperlink>
          </w:p>
        </w:tc>
        <w:tc>
          <w:tcPr>
            <w:tcW w:w="3119" w:type="dxa"/>
            <w:vAlign w:val="center"/>
          </w:tcPr>
          <w:p w14:paraId="79DD254E" w14:textId="77777777" w:rsidR="007477FD" w:rsidRDefault="007477FD" w:rsidP="005A1246">
            <w:pPr>
              <w:rPr>
                <w:szCs w:val="20"/>
              </w:rPr>
            </w:pPr>
            <w:hyperlink w:anchor="_Security_and_Operational" w:history="1">
              <w:r>
                <w:rPr>
                  <w:rStyle w:val="Hyperlink"/>
                  <w:rFonts w:asciiTheme="minorHAnsi" w:eastAsiaTheme="minorHAnsi" w:hAnsiTheme="minorHAnsi"/>
                  <w:szCs w:val="20"/>
                </w:rPr>
                <w:t xml:space="preserve">Security &amp; Operational </w:t>
              </w:r>
              <w:r>
                <w:rPr>
                  <w:rStyle w:val="Hyperlink"/>
                  <w:szCs w:val="20"/>
                </w:rPr>
                <w:t>Excellence</w:t>
              </w:r>
            </w:hyperlink>
            <w:r>
              <w:rPr>
                <w:szCs w:val="20"/>
              </w:rPr>
              <w:t xml:space="preserve"> </w:t>
            </w:r>
            <w:r>
              <w:rPr>
                <w:szCs w:val="20"/>
              </w:rPr>
              <w:br/>
            </w:r>
          </w:p>
          <w:p w14:paraId="33ED1267" w14:textId="77777777" w:rsidR="007477FD" w:rsidRPr="00F94A76" w:rsidRDefault="007477FD" w:rsidP="005A1246">
            <w:pPr>
              <w:rPr>
                <w:rFonts w:asciiTheme="minorHAnsi" w:hAnsiTheme="minorHAnsi" w:hint="eastAsia"/>
                <w:lang w:eastAsia="en-GB"/>
              </w:rPr>
            </w:pPr>
            <w:hyperlink w:anchor="_12_Guardrails" w:history="1">
              <w:r>
                <w:rPr>
                  <w:rStyle w:val="Hyperlink"/>
                  <w:rFonts w:asciiTheme="minorHAnsi" w:eastAsiaTheme="minorHAnsi" w:hAnsiTheme="minorHAnsi"/>
                  <w:szCs w:val="20"/>
                </w:rPr>
                <w:t>Guardrails</w:t>
              </w:r>
            </w:hyperlink>
          </w:p>
        </w:tc>
        <w:tc>
          <w:tcPr>
            <w:tcW w:w="2976" w:type="dxa"/>
            <w:vAlign w:val="center"/>
          </w:tcPr>
          <w:p w14:paraId="28E7D701" w14:textId="77777777" w:rsidR="007477FD" w:rsidRPr="00F94A76" w:rsidRDefault="007477FD" w:rsidP="005A1246">
            <w:pPr>
              <w:rPr>
                <w:rFonts w:asciiTheme="minorHAnsi" w:hAnsiTheme="minorHAnsi" w:hint="eastAsia"/>
                <w:lang w:eastAsia="en-GB"/>
              </w:rPr>
            </w:pPr>
            <w:r>
              <w:rPr>
                <w:rFonts w:asciiTheme="minorHAnsi" w:eastAsiaTheme="minorHAnsi" w:hAnsiTheme="minorHAnsi"/>
                <w:szCs w:val="20"/>
              </w:rPr>
              <w:t>Understand approved SIF-to-Data Platform boundaries, exchange patterns and governance controls.</w:t>
            </w:r>
          </w:p>
        </w:tc>
      </w:tr>
      <w:tr w:rsidR="007477FD" w:rsidRPr="009527A4" w14:paraId="743012B1" w14:textId="77777777" w:rsidTr="009E56BB">
        <w:trPr>
          <w:trHeight w:val="1407"/>
        </w:trPr>
        <w:tc>
          <w:tcPr>
            <w:tcW w:w="2077" w:type="dxa"/>
            <w:vAlign w:val="center"/>
          </w:tcPr>
          <w:p w14:paraId="0CCFD43B" w14:textId="77777777" w:rsidR="007477FD" w:rsidRPr="00F94A76" w:rsidRDefault="007477FD" w:rsidP="005A1246">
            <w:pPr>
              <w:rPr>
                <w:lang w:eastAsia="en-GB"/>
              </w:rPr>
            </w:pPr>
            <w:r>
              <w:rPr>
                <w:rFonts w:asciiTheme="minorHAnsi" w:eastAsiaTheme="minorHAnsi" w:hAnsiTheme="minorHAnsi"/>
                <w:szCs w:val="20"/>
              </w:rPr>
              <w:t>Security Architect / Cloud Operations</w:t>
            </w:r>
          </w:p>
        </w:tc>
        <w:tc>
          <w:tcPr>
            <w:tcW w:w="1462" w:type="dxa"/>
            <w:vAlign w:val="center"/>
          </w:tcPr>
          <w:p w14:paraId="1C0D9608" w14:textId="77777777" w:rsidR="007477FD" w:rsidRPr="00F94A76" w:rsidRDefault="007477FD" w:rsidP="005A1246">
            <w:pPr>
              <w:rPr>
                <w:lang w:eastAsia="en-GB"/>
              </w:rPr>
            </w:pPr>
            <w:hyperlink w:anchor="_Security_and_Trust" w:history="1">
              <w:r>
                <w:rPr>
                  <w:rStyle w:val="Hyperlink"/>
                  <w:rFonts w:asciiTheme="minorHAnsi" w:eastAsiaTheme="minorHAnsi" w:hAnsiTheme="minorHAnsi"/>
                  <w:szCs w:val="20"/>
                </w:rPr>
                <w:t>Security &amp; Trust Boundary</w:t>
              </w:r>
            </w:hyperlink>
          </w:p>
        </w:tc>
        <w:tc>
          <w:tcPr>
            <w:tcW w:w="3119" w:type="dxa"/>
            <w:vAlign w:val="center"/>
          </w:tcPr>
          <w:p w14:paraId="50416608" w14:textId="77777777"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Pr>
                  <w:rStyle w:val="Hyperlink"/>
                  <w:rFonts w:asciiTheme="minorHAnsi" w:eastAsiaTheme="minorHAnsi" w:hAnsiTheme="minorHAnsi"/>
                  <w:szCs w:val="20"/>
                </w:rPr>
                <w:t>Security &amp; Operational Excellence</w:t>
              </w:r>
            </w:hyperlink>
            <w:r>
              <w:rPr>
                <w:rFonts w:asciiTheme="minorHAnsi" w:eastAsiaTheme="minorHAnsi" w:hAnsiTheme="minorHAnsi"/>
                <w:szCs w:val="20"/>
              </w:rPr>
              <w:t xml:space="preserve"> </w:t>
            </w:r>
            <w:r>
              <w:rPr>
                <w:rFonts w:asciiTheme="minorHAnsi" w:eastAsiaTheme="minorHAnsi" w:hAnsiTheme="minorHAnsi"/>
                <w:szCs w:val="20"/>
              </w:rPr>
              <w:br/>
            </w:r>
          </w:p>
          <w:p w14:paraId="77F4126D" w14:textId="77777777" w:rsidR="007477FD" w:rsidRPr="0041138D" w:rsidRDefault="007477FD" w:rsidP="005A1246">
            <w:pPr>
              <w:rPr>
                <w:rFonts w:asciiTheme="minorHAnsi" w:eastAsiaTheme="minorHAnsi" w:hAnsiTheme="minorHAnsi"/>
                <w:szCs w:val="20"/>
              </w:rPr>
            </w:pPr>
            <w:hyperlink w:anchor="_12_Guardrails" w:history="1">
              <w:r>
                <w:rPr>
                  <w:rStyle w:val="Hyperlink"/>
                  <w:rFonts w:asciiTheme="minorHAnsi" w:eastAsiaTheme="minorHAnsi" w:hAnsiTheme="minorHAnsi"/>
                  <w:szCs w:val="20"/>
                </w:rPr>
                <w:t>Guardrails</w:t>
              </w:r>
            </w:hyperlink>
            <w:r>
              <w:rPr>
                <w:rFonts w:asciiTheme="minorHAnsi" w:eastAsiaTheme="minorHAnsi" w:hAnsiTheme="minorHAnsi"/>
                <w:szCs w:val="20"/>
              </w:rPr>
              <w:t xml:space="preserve"> </w:t>
            </w:r>
            <w:r>
              <w:rPr>
                <w:rFonts w:asciiTheme="minorHAnsi" w:eastAsiaTheme="minorHAnsi" w:hAnsiTheme="minorHAnsi"/>
                <w:szCs w:val="20"/>
              </w:rPr>
              <w:br/>
            </w:r>
          </w:p>
          <w:p w14:paraId="6973D169" w14:textId="77777777" w:rsidR="007477FD" w:rsidRPr="00F94A76" w:rsidRDefault="007477FD" w:rsidP="005A1246">
            <w:pPr>
              <w:rPr>
                <w:lang w:eastAsia="en-GB"/>
              </w:rPr>
            </w:pPr>
            <w:hyperlink w:anchor="_13._Exception_Process" w:history="1">
              <w:r>
                <w:rPr>
                  <w:rStyle w:val="Hyperlink"/>
                  <w:rFonts w:asciiTheme="minorHAnsi" w:eastAsiaTheme="minorHAnsi" w:hAnsiTheme="minorHAnsi"/>
                  <w:szCs w:val="20"/>
                </w:rPr>
                <w:t>Security Conformance</w:t>
              </w:r>
            </w:hyperlink>
            <w:r>
              <w:rPr>
                <w:rFonts w:asciiTheme="minorHAnsi" w:eastAsiaTheme="minorHAnsi" w:hAnsiTheme="minorHAnsi"/>
                <w:szCs w:val="20"/>
              </w:rPr>
              <w:br/>
            </w:r>
          </w:p>
        </w:tc>
        <w:tc>
          <w:tcPr>
            <w:tcW w:w="2976" w:type="dxa"/>
            <w:vAlign w:val="center"/>
          </w:tcPr>
          <w:p w14:paraId="1B35A60D" w14:textId="77777777" w:rsidR="007477FD" w:rsidRPr="00F94A76" w:rsidRDefault="007477FD" w:rsidP="005A1246">
            <w:pPr>
              <w:rPr>
                <w:lang w:eastAsia="en-GB"/>
              </w:rPr>
            </w:pPr>
            <w:r>
              <w:rPr>
                <w:rFonts w:asciiTheme="minorHAnsi" w:eastAsiaTheme="minorHAnsi" w:hAnsiTheme="minorHAnsi"/>
                <w:szCs w:val="20"/>
              </w:rPr>
              <w:t>Assess security posture, operational controls, identity, monitoring and compliance requirements.</w:t>
            </w:r>
          </w:p>
        </w:tc>
      </w:tr>
      <w:tr w:rsidR="007477FD" w:rsidRPr="009527A4" w14:paraId="239E416D" w14:textId="77777777" w:rsidTr="009E56BB">
        <w:trPr>
          <w:trHeight w:val="1407"/>
        </w:trPr>
        <w:tc>
          <w:tcPr>
            <w:tcW w:w="2077" w:type="dxa"/>
            <w:vAlign w:val="center"/>
          </w:tcPr>
          <w:p w14:paraId="734A0590" w14:textId="77777777" w:rsidR="007477FD" w:rsidRPr="00F94A76" w:rsidRDefault="007477FD" w:rsidP="005A1246">
            <w:pPr>
              <w:rPr>
                <w:lang w:eastAsia="en-GB"/>
              </w:rPr>
            </w:pPr>
            <w:r>
              <w:rPr>
                <w:rFonts w:asciiTheme="minorHAnsi" w:eastAsiaTheme="minorHAnsi" w:hAnsiTheme="minorHAnsi"/>
                <w:szCs w:val="20"/>
              </w:rPr>
              <w:t>Technical Design Authority (TDA)</w:t>
            </w:r>
          </w:p>
        </w:tc>
        <w:tc>
          <w:tcPr>
            <w:tcW w:w="1462" w:type="dxa"/>
            <w:vAlign w:val="center"/>
          </w:tcPr>
          <w:p w14:paraId="79C4497D" w14:textId="77777777" w:rsidR="007477FD" w:rsidRPr="00F94A76" w:rsidRDefault="007477FD" w:rsidP="005A1246">
            <w:pPr>
              <w:rPr>
                <w:lang w:eastAsia="en-GB"/>
              </w:rPr>
            </w:pPr>
            <w:hyperlink w:anchor="_12_Guardrails" w:history="1">
              <w:r>
                <w:rPr>
                  <w:rStyle w:val="Hyperlink"/>
                  <w:rFonts w:asciiTheme="minorHAnsi" w:eastAsiaTheme="minorHAnsi" w:hAnsiTheme="minorHAnsi"/>
                  <w:szCs w:val="20"/>
                </w:rPr>
                <w:t>Guardrails</w:t>
              </w:r>
            </w:hyperlink>
          </w:p>
        </w:tc>
        <w:tc>
          <w:tcPr>
            <w:tcW w:w="3119" w:type="dxa"/>
            <w:vAlign w:val="center"/>
          </w:tcPr>
          <w:p w14:paraId="7A443B11" w14:textId="77777777"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Pr>
                  <w:rStyle w:val="Hyperlink"/>
                  <w:rFonts w:asciiTheme="minorHAnsi" w:eastAsiaTheme="minorHAnsi" w:hAnsiTheme="minorHAnsi"/>
                  <w:szCs w:val="20"/>
                </w:rPr>
                <w:t>Governance &amp; Exceptions</w:t>
              </w:r>
            </w:hyperlink>
            <w:r>
              <w:rPr>
                <w:rFonts w:asciiTheme="minorHAnsi" w:eastAsiaTheme="minorHAnsi" w:hAnsiTheme="minorHAnsi"/>
                <w:szCs w:val="20"/>
              </w:rPr>
              <w:t xml:space="preserve"> </w:t>
            </w:r>
            <w:r>
              <w:rPr>
                <w:rFonts w:asciiTheme="minorHAnsi" w:eastAsiaTheme="minorHAnsi" w:hAnsiTheme="minorHAnsi"/>
                <w:szCs w:val="20"/>
              </w:rPr>
              <w:br/>
            </w:r>
          </w:p>
          <w:p w14:paraId="269AE25B" w14:textId="77777777" w:rsidR="007477FD" w:rsidRPr="00F94A76" w:rsidRDefault="007477FD" w:rsidP="005A1246">
            <w:pPr>
              <w:rPr>
                <w:lang w:eastAsia="en-GB"/>
              </w:rPr>
            </w:pPr>
            <w:hyperlink w:anchor="_8._Enterprise_Pattern" w:history="1">
              <w:r>
                <w:rPr>
                  <w:rStyle w:val="Hyperlink"/>
                  <w:rFonts w:asciiTheme="minorHAnsi" w:eastAsiaTheme="minorHAnsi" w:hAnsiTheme="minorHAnsi"/>
                  <w:szCs w:val="20"/>
                </w:rPr>
                <w:t>Enterprise Pattern Catalogue</w:t>
              </w:r>
            </w:hyperlink>
            <w:r>
              <w:rPr>
                <w:rFonts w:asciiTheme="minorHAnsi" w:eastAsiaTheme="minorHAnsi" w:hAnsiTheme="minorHAnsi"/>
                <w:szCs w:val="20"/>
              </w:rPr>
              <w:t xml:space="preserve"> </w:t>
            </w:r>
            <w:r>
              <w:rPr>
                <w:rFonts w:asciiTheme="minorHAnsi" w:eastAsiaTheme="minorHAnsi" w:hAnsiTheme="minorHAnsi"/>
                <w:szCs w:val="20"/>
              </w:rPr>
              <w:br/>
            </w:r>
            <w:r>
              <w:rPr>
                <w:rFonts w:asciiTheme="minorHAnsi" w:eastAsiaTheme="minorHAnsi" w:hAnsiTheme="minorHAnsi"/>
                <w:szCs w:val="20"/>
              </w:rPr>
              <w:br/>
            </w:r>
            <w:hyperlink w:anchor="_10._Data_Platform" w:history="1">
              <w:r>
                <w:rPr>
                  <w:rStyle w:val="Hyperlink"/>
                  <w:rFonts w:asciiTheme="minorHAnsi" w:eastAsiaTheme="minorHAnsi" w:hAnsiTheme="minorHAnsi"/>
                  <w:szCs w:val="20"/>
                </w:rPr>
                <w:t>Data Platform Position &amp; Guardrails</w:t>
              </w:r>
            </w:hyperlink>
            <w:r>
              <w:rPr>
                <w:rFonts w:asciiTheme="minorHAnsi" w:eastAsiaTheme="minorHAnsi" w:hAnsiTheme="minorHAnsi"/>
                <w:szCs w:val="20"/>
              </w:rPr>
              <w:br/>
            </w:r>
          </w:p>
        </w:tc>
        <w:tc>
          <w:tcPr>
            <w:tcW w:w="2976" w:type="dxa"/>
            <w:vAlign w:val="center"/>
          </w:tcPr>
          <w:p w14:paraId="1EEA752F" w14:textId="77777777" w:rsidR="007477FD" w:rsidRPr="00F94A76" w:rsidRDefault="007477FD" w:rsidP="005A1246">
            <w:pPr>
              <w:rPr>
                <w:lang w:eastAsia="en-GB"/>
              </w:rPr>
            </w:pPr>
            <w:r>
              <w:rPr>
                <w:rFonts w:asciiTheme="minorHAnsi" w:eastAsiaTheme="minorHAnsi" w:hAnsiTheme="minorHAnsi"/>
                <w:szCs w:val="20"/>
              </w:rPr>
              <w:t>Assess architecture conformance, exceptions, integration pattern selection and data platform boundary compliance.</w:t>
            </w:r>
          </w:p>
        </w:tc>
      </w:tr>
    </w:tbl>
    <w:p w14:paraId="0940B2AA" w14:textId="77777777" w:rsidR="007477FD" w:rsidRDefault="007477FD" w:rsidP="0041138D">
      <w:pPr>
        <w:spacing w:after="200" w:line="276" w:lineRule="auto"/>
        <w:rPr>
          <w:szCs w:val="20"/>
        </w:rPr>
      </w:pPr>
    </w:p>
    <w:p w14:paraId="1212E2DA" w14:textId="77777777" w:rsidR="006F79A8" w:rsidRPr="0041138D" w:rsidRDefault="006F79A8" w:rsidP="0041138D">
      <w:pPr>
        <w:spacing w:after="200" w:line="276" w:lineRule="auto"/>
        <w:rPr>
          <w:szCs w:val="20"/>
        </w:rPr>
      </w:pPr>
    </w:p>
    <w:p w14:paraId="7995766C" w14:textId="77777777" w:rsidR="0041138D" w:rsidRPr="0041138D" w:rsidRDefault="0041138D" w:rsidP="0041138D">
      <w:pPr>
        <w:pStyle w:val="Heading1"/>
        <w:ind w:left="431" w:hanging="431"/>
      </w:pPr>
      <w:bookmarkStart w:id="17" w:name="_Executive_Summary"/>
      <w:bookmarkStart w:id="18" w:name="_Toc239980581"/>
      <w:bookmarkStart w:id="19" w:name="_Toc240018774"/>
      <w:bookmarkEnd w:id="17"/>
      <w:r>
        <w:lastRenderedPageBreak/>
        <w:t>Executive Summary</w:t>
      </w:r>
      <w:bookmarkEnd w:id="16"/>
      <w:bookmarkEnd w:id="18"/>
      <w:bookmarkEnd w:id="19"/>
    </w:p>
    <w:p w14:paraId="75ECF408" w14:textId="77777777" w:rsidR="0041138D" w:rsidRPr="0041138D" w:rsidRDefault="0041138D" w:rsidP="0041138D">
      <w:pPr>
        <w:rPr>
          <w:lang w:val="en-US"/>
        </w:rPr>
      </w:pPr>
    </w:p>
    <w:p w14:paraId="1E5ADF34" w14:textId="77777777" w:rsidR="0041138D" w:rsidRDefault="0041138D" w:rsidP="0041138D">
      <w:pPr>
        <w:rPr>
          <w:szCs w:val="20"/>
        </w:rPr>
      </w:pPr>
      <w:r>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F3190F4" w14:textId="77777777" w:rsidR="0041138D" w:rsidRPr="0041138D" w:rsidRDefault="0041138D" w:rsidP="0041138D">
      <w:pPr>
        <w:rPr>
          <w:szCs w:val="20"/>
        </w:rPr>
      </w:pPr>
    </w:p>
    <w:p w14:paraId="4B92A9EC" w14:textId="77777777" w:rsidR="0041138D" w:rsidRDefault="0041138D" w:rsidP="0041138D">
      <w:pPr>
        <w:rPr>
          <w:szCs w:val="20"/>
        </w:rPr>
      </w:pPr>
      <w:r>
        <w:rPr>
          <w:szCs w:val="20"/>
        </w:rPr>
        <w:t>The Systems Integration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548D8EEF" w14:textId="77777777" w:rsidR="0041138D" w:rsidRPr="0041138D" w:rsidRDefault="0041138D" w:rsidP="0041138D">
      <w:pPr>
        <w:rPr>
          <w:szCs w:val="20"/>
        </w:rPr>
      </w:pPr>
    </w:p>
    <w:p w14:paraId="55B15C9C" w14:textId="77777777" w:rsidR="0041138D" w:rsidRPr="0041138D" w:rsidRDefault="0041138D" w:rsidP="0041138D">
      <w:pPr>
        <w:rPr>
          <w:szCs w:val="20"/>
        </w:rPr>
      </w:pPr>
      <w:r>
        <w:rPr>
          <w:szCs w:val="20"/>
        </w:rPr>
        <w:t>The Systems Integration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103ABB32" w14:textId="77777777" w:rsidR="0041138D" w:rsidRPr="0041138D" w:rsidRDefault="0041138D" w:rsidP="0041138D">
      <w:pPr>
        <w:pStyle w:val="Heading2"/>
        <w:keepLines w:val="0"/>
        <w:spacing w:before="240" w:after="120"/>
      </w:pPr>
      <w:bookmarkStart w:id="20" w:name="_Toc239852275"/>
      <w:bookmarkStart w:id="21" w:name="_Toc239980582"/>
      <w:bookmarkStart w:id="22" w:name="_Toc240018775"/>
      <w:r>
        <w:t>Why the Systems Integration Framework Exists</w:t>
      </w:r>
      <w:bookmarkEnd w:id="20"/>
      <w:bookmarkEnd w:id="21"/>
      <w:bookmarkEnd w:id="22"/>
    </w:p>
    <w:p w14:paraId="382C1D92" w14:textId="77777777" w:rsidR="0041138D" w:rsidRPr="0041138D" w:rsidRDefault="0041138D" w:rsidP="0041138D">
      <w:pPr>
        <w:spacing w:after="120"/>
        <w:rPr>
          <w:szCs w:val="20"/>
        </w:rPr>
      </w:pPr>
      <w:r>
        <w:rPr>
          <w:szCs w:val="20"/>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0F772A8E" w14:textId="77777777" w:rsidR="0041138D" w:rsidRPr="0041138D" w:rsidRDefault="0041138D" w:rsidP="0041138D">
      <w:pPr>
        <w:spacing w:after="120"/>
        <w:rPr>
          <w:szCs w:val="20"/>
        </w:rPr>
      </w:pPr>
      <w:r>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Systems Integration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9A84C1F" w14:textId="77777777" w:rsidR="0041138D" w:rsidRPr="0041138D" w:rsidRDefault="0041138D" w:rsidP="0041138D">
      <w:pPr>
        <w:spacing w:after="120"/>
        <w:rPr>
          <w:szCs w:val="20"/>
        </w:rPr>
      </w:pPr>
      <w:r>
        <w:rPr>
          <w:szCs w:val="20"/>
        </w:rPr>
        <w:t>The Systems Integration Framework does not introduce a new set of principles. It inherits the principles Chaucer already holds and translates them into practical integration choices. The stack below shows where those principles originate and where they are enforced in this document.</w:t>
      </w:r>
    </w:p>
    <w:p w14:paraId="787D267D" w14:textId="77777777" w:rsidR="0041138D" w:rsidRPr="0041138D" w:rsidRDefault="0041138D" w:rsidP="0041138D">
      <w:pPr>
        <w:spacing w:after="120"/>
        <w:rPr>
          <w:szCs w:val="20"/>
        </w:rPr>
      </w:pPr>
      <w:r>
        <w:rPr>
          <w:szCs w:val="20"/>
        </w:rPr>
        <w:br/>
      </w:r>
      <w:r>
        <w:rPr>
          <w:noProof/>
          <w:szCs w:val="20"/>
        </w:rPr>
        <w:drawing>
          <wp:inline distT="0" distB="0" distL="0" distR="0" wp14:anchorId="557B2579" wp14:editId="2D339265">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Pr>
          <w:szCs w:val="20"/>
        </w:rPr>
        <w:br/>
      </w:r>
    </w:p>
    <w:p w14:paraId="743A7275" w14:textId="77777777" w:rsidR="0041138D" w:rsidRPr="006F79A8" w:rsidRDefault="0041138D" w:rsidP="006F79A8">
      <w:pPr>
        <w:pStyle w:val="Heading2"/>
        <w:keepLines w:val="0"/>
        <w:spacing w:before="240" w:after="120"/>
      </w:pPr>
      <w:bookmarkStart w:id="23" w:name="_Toc239980583"/>
      <w:bookmarkStart w:id="24" w:name="_Toc240018776"/>
      <w:bookmarkStart w:id="25" w:name="_Toc239852276"/>
      <w:r>
        <w:lastRenderedPageBreak/>
        <w:t>Systems Integration Framework Scope</w:t>
      </w:r>
      <w:bookmarkEnd w:id="23"/>
      <w:bookmarkEnd w:id="24"/>
    </w:p>
    <w:p w14:paraId="0145E5D3" w14:textId="77777777" w:rsidR="006F79A8" w:rsidRPr="006F79A8" w:rsidRDefault="006F79A8" w:rsidP="006F79A8">
      <w:pPr>
        <w:rPr>
          <w:lang w:val="en-US"/>
        </w:rPr>
      </w:pPr>
    </w:p>
    <w:p w14:paraId="718E71BE" w14:textId="77777777" w:rsidR="0041138D" w:rsidRPr="0041138D" w:rsidRDefault="0041138D" w:rsidP="0041138D">
      <w:pPr>
        <w:spacing w:after="120"/>
        <w:rPr>
          <w:szCs w:val="20"/>
        </w:rPr>
      </w:pPr>
      <w:r>
        <w:rPr>
          <w:szCs w:val="20"/>
        </w:rPr>
        <w:t>The Systems Integration Framework covers the following.</w:t>
      </w:r>
    </w:p>
    <w:p w14:paraId="00AE78AB" w14:textId="77777777" w:rsidR="0041138D" w:rsidRPr="0041138D" w:rsidRDefault="0041138D">
      <w:pPr>
        <w:pStyle w:val="ListParagraph"/>
        <w:numPr>
          <w:ilvl w:val="0"/>
          <w:numId w:val="11"/>
        </w:numPr>
        <w:spacing w:after="46" w:line="270" w:lineRule="auto"/>
        <w:contextualSpacing w:val="0"/>
        <w:rPr>
          <w:szCs w:val="20"/>
        </w:rPr>
      </w:pPr>
      <w:r>
        <w:rPr>
          <w:szCs w:val="20"/>
        </w:rPr>
        <w:t>A reference architecture for integration across Azure Integration Services.</w:t>
      </w:r>
    </w:p>
    <w:p w14:paraId="4057F3B0" w14:textId="77777777" w:rsidR="0041138D" w:rsidRPr="0041138D" w:rsidRDefault="0041138D">
      <w:pPr>
        <w:pStyle w:val="ListParagraph"/>
        <w:numPr>
          <w:ilvl w:val="0"/>
          <w:numId w:val="11"/>
        </w:numPr>
        <w:spacing w:after="46" w:line="270" w:lineRule="auto"/>
        <w:contextualSpacing w:val="0"/>
        <w:rPr>
          <w:szCs w:val="20"/>
        </w:rPr>
      </w:pPr>
      <w:r>
        <w:rPr>
          <w:szCs w:val="20"/>
        </w:rPr>
        <w:t>An enterprise catalogue of approved integration patterns with the Azure components for each.</w:t>
      </w:r>
    </w:p>
    <w:p w14:paraId="092C904B" w14:textId="77777777" w:rsidR="0041138D" w:rsidRPr="0041138D" w:rsidRDefault="0041138D">
      <w:pPr>
        <w:pStyle w:val="ListParagraph"/>
        <w:numPr>
          <w:ilvl w:val="0"/>
          <w:numId w:val="11"/>
        </w:numPr>
        <w:spacing w:after="46" w:line="270" w:lineRule="auto"/>
        <w:contextualSpacing w:val="0"/>
        <w:rPr>
          <w:szCs w:val="20"/>
        </w:rPr>
      </w:pPr>
      <w:r>
        <w:rPr>
          <w:szCs w:val="20"/>
        </w:rPr>
        <w:t>Decision guidance, guardrails and an exception process for delivery teams and suppliers.</w:t>
      </w:r>
    </w:p>
    <w:p w14:paraId="0DA834A9" w14:textId="77777777" w:rsidR="0041138D" w:rsidRPr="0041138D" w:rsidRDefault="0041138D">
      <w:pPr>
        <w:pStyle w:val="ListParagraph"/>
        <w:numPr>
          <w:ilvl w:val="0"/>
          <w:numId w:val="11"/>
        </w:numPr>
        <w:spacing w:after="46" w:line="270" w:lineRule="auto"/>
        <w:contextualSpacing w:val="0"/>
        <w:rPr>
          <w:szCs w:val="20"/>
        </w:rPr>
      </w:pPr>
      <w:r>
        <w:rPr>
          <w:szCs w:val="20"/>
        </w:rPr>
        <w:t>The position of the data platform boundary and the approved exchange patterns with Snowflake.</w:t>
      </w:r>
      <w:r>
        <w:rPr>
          <w:szCs w:val="20"/>
        </w:rPr>
        <w:br/>
      </w:r>
    </w:p>
    <w:p w14:paraId="08F8FFB4" w14:textId="77777777" w:rsidR="0041138D" w:rsidRPr="0041138D" w:rsidRDefault="0041138D" w:rsidP="0041138D">
      <w:pPr>
        <w:spacing w:after="120"/>
        <w:rPr>
          <w:szCs w:val="20"/>
        </w:rPr>
      </w:pPr>
      <w:r>
        <w:rPr>
          <w:szCs w:val="20"/>
        </w:rPr>
        <w:t>The following are out of scope for this version.</w:t>
      </w:r>
    </w:p>
    <w:p w14:paraId="53765ABB" w14:textId="77777777" w:rsidR="0041138D" w:rsidRPr="0041138D" w:rsidRDefault="0041138D">
      <w:pPr>
        <w:pStyle w:val="ListParagraph"/>
        <w:numPr>
          <w:ilvl w:val="0"/>
          <w:numId w:val="12"/>
        </w:numPr>
        <w:spacing w:after="46" w:line="270" w:lineRule="auto"/>
        <w:contextualSpacing w:val="0"/>
        <w:rPr>
          <w:szCs w:val="20"/>
        </w:rPr>
      </w:pPr>
      <w:r>
        <w:rPr>
          <w:szCs w:val="20"/>
        </w:rPr>
        <w:t>Implementation, provisioning and deployment, which are future-phase activities.</w:t>
      </w:r>
    </w:p>
    <w:p w14:paraId="7E839691" w14:textId="77777777" w:rsidR="0041138D" w:rsidRPr="0041138D" w:rsidRDefault="0041138D">
      <w:pPr>
        <w:pStyle w:val="ListParagraph"/>
        <w:numPr>
          <w:ilvl w:val="0"/>
          <w:numId w:val="12"/>
        </w:numPr>
        <w:spacing w:after="46" w:line="270" w:lineRule="auto"/>
        <w:contextualSpacing w:val="0"/>
        <w:rPr>
          <w:szCs w:val="20"/>
          <w:lang w:val="en-US"/>
        </w:rPr>
      </w:pPr>
      <w:r>
        <w:rPr>
          <w:szCs w:val="20"/>
        </w:rPr>
        <w:t>The detailed API Management high-level design, which is produced as a separate phase.</w:t>
      </w:r>
    </w:p>
    <w:p w14:paraId="19342254" w14:textId="77777777" w:rsidR="0041138D" w:rsidRPr="0041138D" w:rsidRDefault="0041138D">
      <w:pPr>
        <w:pStyle w:val="ListParagraph"/>
        <w:numPr>
          <w:ilvl w:val="0"/>
          <w:numId w:val="12"/>
        </w:numPr>
        <w:spacing w:after="46" w:line="270" w:lineRule="auto"/>
        <w:contextualSpacing w:val="0"/>
        <w:rPr>
          <w:szCs w:val="20"/>
          <w:lang w:val="en-US"/>
        </w:rPr>
      </w:pPr>
      <w:r>
        <w:rPr>
          <w:szCs w:val="20"/>
        </w:rPr>
        <w:t>Any redefinition of Chaucer's cloud strategy.</w:t>
      </w:r>
      <w:r>
        <w:rPr>
          <w:szCs w:val="20"/>
        </w:rPr>
        <w:br/>
      </w:r>
    </w:p>
    <w:p w14:paraId="0015A87E" w14:textId="77777777" w:rsidR="0041138D" w:rsidRPr="006F79A8" w:rsidRDefault="0041138D" w:rsidP="006F79A8">
      <w:pPr>
        <w:pStyle w:val="Heading2"/>
        <w:keepLines w:val="0"/>
        <w:spacing w:before="240" w:after="120"/>
      </w:pPr>
      <w:bookmarkStart w:id="26" w:name="_Toc239980584"/>
      <w:bookmarkStart w:id="27" w:name="_Toc240018777"/>
      <w:r>
        <w:t>Intended Outcomes</w:t>
      </w:r>
      <w:bookmarkEnd w:id="25"/>
      <w:bookmarkEnd w:id="26"/>
      <w:bookmarkEnd w:id="27"/>
      <w:r>
        <w:br/>
      </w:r>
    </w:p>
    <w:p w14:paraId="59ED912F" w14:textId="77777777" w:rsidR="0041138D" w:rsidRPr="0041138D" w:rsidRDefault="0041138D">
      <w:pPr>
        <w:pStyle w:val="ListParagraph"/>
        <w:numPr>
          <w:ilvl w:val="0"/>
          <w:numId w:val="15"/>
        </w:numPr>
        <w:spacing w:after="46" w:line="270" w:lineRule="auto"/>
        <w:contextualSpacing w:val="0"/>
        <w:rPr>
          <w:szCs w:val="20"/>
        </w:rPr>
      </w:pPr>
      <w:r>
        <w:rPr>
          <w:szCs w:val="20"/>
        </w:rPr>
        <w:t>Fewer point-to-point interfaces and a measurable reduction in bespoke coupling.</w:t>
      </w:r>
    </w:p>
    <w:p w14:paraId="09E7A6C0" w14:textId="77777777" w:rsidR="0041138D" w:rsidRPr="0041138D" w:rsidRDefault="0041138D">
      <w:pPr>
        <w:pStyle w:val="ListParagraph"/>
        <w:numPr>
          <w:ilvl w:val="0"/>
          <w:numId w:val="15"/>
        </w:numPr>
        <w:spacing w:after="46" w:line="270" w:lineRule="auto"/>
        <w:contextualSpacing w:val="0"/>
        <w:rPr>
          <w:szCs w:val="20"/>
        </w:rPr>
      </w:pPr>
      <w:r>
        <w:rPr>
          <w:szCs w:val="20"/>
        </w:rPr>
        <w:t>Greater reuse through shared integration components and published services.</w:t>
      </w:r>
    </w:p>
    <w:p w14:paraId="16F4B95E" w14:textId="77777777" w:rsidR="0041138D" w:rsidRPr="0041138D" w:rsidRDefault="0041138D">
      <w:pPr>
        <w:pStyle w:val="ListParagraph"/>
        <w:numPr>
          <w:ilvl w:val="0"/>
          <w:numId w:val="15"/>
        </w:numPr>
        <w:spacing w:after="46" w:line="270" w:lineRule="auto"/>
        <w:contextualSpacing w:val="0"/>
        <w:rPr>
          <w:szCs w:val="20"/>
        </w:rPr>
      </w:pPr>
      <w:r>
        <w:rPr>
          <w:szCs w:val="20"/>
        </w:rPr>
        <w:t>Loose coupling and asynchronous messaging as the default interaction style.</w:t>
      </w:r>
    </w:p>
    <w:p w14:paraId="457805AB" w14:textId="77777777" w:rsidR="0041138D" w:rsidRPr="0041138D" w:rsidRDefault="0041138D">
      <w:pPr>
        <w:pStyle w:val="ListParagraph"/>
        <w:numPr>
          <w:ilvl w:val="0"/>
          <w:numId w:val="15"/>
        </w:numPr>
        <w:spacing w:after="46" w:line="270" w:lineRule="auto"/>
        <w:contextualSpacing w:val="0"/>
        <w:rPr>
          <w:szCs w:val="20"/>
        </w:rPr>
      </w:pPr>
      <w:r>
        <w:rPr>
          <w:szCs w:val="20"/>
        </w:rPr>
        <w:t>Consistent, governed delivery that any internal team or third-party supplier can follow.</w:t>
      </w:r>
    </w:p>
    <w:p w14:paraId="287E45A4" w14:textId="77777777" w:rsidR="0041138D" w:rsidRPr="0041138D" w:rsidRDefault="0041138D">
      <w:pPr>
        <w:pStyle w:val="ListParagraph"/>
        <w:numPr>
          <w:ilvl w:val="0"/>
          <w:numId w:val="15"/>
        </w:numPr>
        <w:spacing w:after="46" w:line="270" w:lineRule="auto"/>
        <w:contextualSpacing w:val="0"/>
        <w:rPr>
          <w:szCs w:val="20"/>
        </w:rPr>
      </w:pPr>
      <w:r>
        <w:rPr>
          <w:szCs w:val="20"/>
        </w:rPr>
        <w:t>Faster onboarding of new integrations through a known catalogue and decision path.</w:t>
      </w:r>
    </w:p>
    <w:p w14:paraId="0F427A39" w14:textId="77777777" w:rsidR="0041138D" w:rsidRPr="006F79A8" w:rsidRDefault="0041138D" w:rsidP="006F79A8">
      <w:pPr>
        <w:pStyle w:val="Heading1"/>
        <w:ind w:left="431" w:hanging="431"/>
      </w:pPr>
      <w:bookmarkStart w:id="28" w:name="_4._Architectural_Position"/>
      <w:bookmarkStart w:id="29" w:name="_Architectural_Position"/>
      <w:bookmarkStart w:id="30" w:name="_Toc239852278"/>
      <w:bookmarkStart w:id="31" w:name="_Toc239980585"/>
      <w:bookmarkStart w:id="32" w:name="_Toc240018778"/>
      <w:bookmarkEnd w:id="28"/>
      <w:bookmarkEnd w:id="29"/>
      <w:r>
        <w:lastRenderedPageBreak/>
        <w:t>Architectural Position</w:t>
      </w:r>
      <w:bookmarkEnd w:id="30"/>
      <w:bookmarkEnd w:id="31"/>
      <w:bookmarkEnd w:id="32"/>
    </w:p>
    <w:p w14:paraId="0457A7CA" w14:textId="77777777" w:rsidR="0041138D" w:rsidRPr="006F79A8" w:rsidRDefault="0041138D" w:rsidP="006F79A8">
      <w:pPr>
        <w:pStyle w:val="Heading2"/>
        <w:keepLines w:val="0"/>
        <w:spacing w:before="240" w:after="120"/>
      </w:pPr>
      <w:bookmarkStart w:id="33" w:name="_Toc239852279"/>
      <w:bookmarkStart w:id="34" w:name="_Toc239980586"/>
      <w:bookmarkStart w:id="35" w:name="_Toc240018779"/>
      <w:r>
        <w:t>Architectural Stance</w:t>
      </w:r>
      <w:bookmarkEnd w:id="33"/>
      <w:bookmarkEnd w:id="34"/>
      <w:bookmarkEnd w:id="35"/>
    </w:p>
    <w:p w14:paraId="31CCA402" w14:textId="77777777" w:rsidR="0041138D" w:rsidRDefault="0041138D" w:rsidP="0041138D">
      <w:pPr>
        <w:spacing w:after="120"/>
        <w:rPr>
          <w:szCs w:val="20"/>
        </w:rPr>
      </w:pPr>
      <w:r>
        <w:rPr>
          <w:szCs w:val="20"/>
        </w:rPr>
        <w:t>The Systems Integration Framework takes a clear and consistent position, summarised below and expanded in the sections that follow.</w:t>
      </w:r>
    </w:p>
    <w:p w14:paraId="12BCC057" w14:textId="77777777" w:rsidR="00316805" w:rsidRDefault="00316805"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35154832" w14:textId="77777777">
        <w:tc>
          <w:tcPr>
            <w:tcW w:w="2263" w:type="dxa"/>
            <w:tcBorders>
              <w:top w:val="single" w:sz="12" w:space="0" w:color="000000" w:themeColor="text1"/>
            </w:tcBorders>
            <w:shd w:val="clear" w:color="auto" w:fill="C1CDEC" w:themeFill="accent1" w:themeFillTint="33"/>
            <w:vAlign w:val="center"/>
          </w:tcPr>
          <w:p w14:paraId="6E2B7463"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Area</w:t>
            </w:r>
          </w:p>
        </w:tc>
        <w:tc>
          <w:tcPr>
            <w:tcW w:w="6663" w:type="dxa"/>
            <w:tcBorders>
              <w:top w:val="single" w:sz="12" w:space="0" w:color="000000" w:themeColor="text1"/>
            </w:tcBorders>
            <w:shd w:val="clear" w:color="auto" w:fill="C1CDEC" w:themeFill="accent1" w:themeFillTint="33"/>
            <w:vAlign w:val="center"/>
          </w:tcPr>
          <w:p w14:paraId="141CEF4E"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Position</w:t>
            </w:r>
          </w:p>
        </w:tc>
      </w:tr>
      <w:tr w:rsidR="00316805" w:rsidRPr="009527A4" w14:paraId="5D027CB4" w14:textId="77777777">
        <w:tc>
          <w:tcPr>
            <w:tcW w:w="2263" w:type="dxa"/>
            <w:vAlign w:val="center"/>
          </w:tcPr>
          <w:p w14:paraId="0C7F7D3C" w14:textId="77777777" w:rsidR="00316805" w:rsidRPr="00F94A76" w:rsidRDefault="00316805" w:rsidP="003662DB">
            <w:pPr>
              <w:rPr>
                <w:rFonts w:asciiTheme="minorHAnsi" w:hAnsiTheme="minorHAnsi" w:hint="eastAsia"/>
                <w:lang w:eastAsia="en-GB"/>
              </w:rPr>
            </w:pPr>
            <w:r>
              <w:rPr>
                <w:rFonts w:asciiTheme="minorHAnsi" w:hAnsiTheme="minorHAnsi"/>
                <w:szCs w:val="20"/>
              </w:rPr>
              <w:t>Architecture model</w:t>
            </w:r>
          </w:p>
        </w:tc>
        <w:tc>
          <w:tcPr>
            <w:tcW w:w="6663" w:type="dxa"/>
            <w:vAlign w:val="center"/>
          </w:tcPr>
          <w:p w14:paraId="11F41CD3" w14:textId="77777777" w:rsidR="00316805" w:rsidRPr="00F94A76" w:rsidRDefault="00316805" w:rsidP="003662DB">
            <w:pPr>
              <w:rPr>
                <w:rFonts w:asciiTheme="minorHAnsi" w:hAnsiTheme="minorHAnsi" w:hint="eastAsia"/>
                <w:lang w:eastAsia="en-GB"/>
              </w:rPr>
            </w:pPr>
            <w:r>
              <w:rPr>
                <w:rFonts w:asciiTheme="minorHAnsi" w:hAnsiTheme="minorHAnsi"/>
                <w:szCs w:val="20"/>
              </w:rPr>
              <w:t>Service-Oriented Architecture, not microservices.</w:t>
            </w:r>
          </w:p>
        </w:tc>
      </w:tr>
      <w:tr w:rsidR="00316805" w:rsidRPr="009527A4" w14:paraId="5C4C8664" w14:textId="77777777">
        <w:tc>
          <w:tcPr>
            <w:tcW w:w="2263" w:type="dxa"/>
            <w:vAlign w:val="center"/>
          </w:tcPr>
          <w:p w14:paraId="4376EC1E" w14:textId="77777777" w:rsidR="00316805" w:rsidRPr="00F94A76" w:rsidRDefault="00316805" w:rsidP="003662DB">
            <w:pPr>
              <w:rPr>
                <w:rFonts w:asciiTheme="minorHAnsi" w:hAnsiTheme="minorHAnsi" w:hint="eastAsia"/>
                <w:lang w:eastAsia="en-GB"/>
              </w:rPr>
            </w:pPr>
            <w:r>
              <w:rPr>
                <w:rFonts w:asciiTheme="minorHAnsi" w:hAnsiTheme="minorHAnsi"/>
                <w:szCs w:val="20"/>
              </w:rPr>
              <w:t>Primary objective</w:t>
            </w:r>
          </w:p>
        </w:tc>
        <w:tc>
          <w:tcPr>
            <w:tcW w:w="6663" w:type="dxa"/>
            <w:vAlign w:val="center"/>
          </w:tcPr>
          <w:p w14:paraId="444D15DD" w14:textId="77777777" w:rsidR="00316805" w:rsidRPr="00F94A76" w:rsidRDefault="00316805" w:rsidP="003662DB">
            <w:pPr>
              <w:rPr>
                <w:rFonts w:asciiTheme="minorHAnsi" w:hAnsiTheme="minorHAnsi" w:hint="eastAsia"/>
                <w:lang w:eastAsia="en-GB"/>
              </w:rPr>
            </w:pPr>
            <w:r>
              <w:rPr>
                <w:rFonts w:asciiTheme="minorHAnsi" w:hAnsiTheme="minorHAnsi"/>
                <w:szCs w:val="20"/>
              </w:rPr>
              <w:t xml:space="preserve">Integrate and reuse existing systems and services before creating new ones. </w:t>
            </w:r>
            <w:hyperlink r:id="rId13" w:history="1">
              <w:r>
                <w:rPr>
                  <w:rFonts w:asciiTheme="minorHAnsi" w:hAnsiTheme="minorHAnsi"/>
                  <w:szCs w:val="20"/>
                </w:rPr>
                <w:t>Reference</w:t>
              </w:r>
            </w:hyperlink>
            <w:r>
              <w:rPr>
                <w:rFonts w:asciiTheme="minorHAnsi" w:hAnsiTheme="minorHAnsi"/>
                <w:szCs w:val="20"/>
              </w:rPr>
              <w:t xml:space="preserve"> – </w:t>
            </w:r>
            <w:hyperlink w:anchor="EntArchPrin" w:history="1">
              <w:r>
                <w:rPr>
                  <w:szCs w:val="20"/>
                </w:rPr>
                <w:t>S</w:t>
              </w:r>
              <w:r>
                <w:rPr>
                  <w:rStyle w:val="Hyperlink"/>
                  <w:rFonts w:asciiTheme="minorHAnsi" w:hAnsiTheme="minorHAnsi"/>
                  <w:szCs w:val="20"/>
                </w:rPr>
                <w:t xml:space="preserve">ection </w:t>
              </w:r>
              <w:proofErr w:type="gramStart"/>
              <w:r>
                <w:rPr>
                  <w:rStyle w:val="Hyperlink"/>
                  <w:rFonts w:asciiTheme="minorHAnsi" w:hAnsiTheme="minorHAnsi"/>
                  <w:szCs w:val="20"/>
                </w:rPr>
                <w:t>5  EAG</w:t>
              </w:r>
              <w:proofErr w:type="gramEnd"/>
              <w:r>
                <w:rPr>
                  <w:rStyle w:val="Hyperlink"/>
                  <w:rFonts w:asciiTheme="minorHAnsi" w:hAnsiTheme="minorHAnsi"/>
                  <w:szCs w:val="20"/>
                </w:rPr>
                <w:t>2, AAP</w:t>
              </w:r>
              <w:proofErr w:type="gramStart"/>
              <w:r>
                <w:rPr>
                  <w:rStyle w:val="Hyperlink"/>
                  <w:rFonts w:asciiTheme="minorHAnsi" w:hAnsiTheme="minorHAnsi"/>
                  <w:szCs w:val="20"/>
                </w:rPr>
                <w:t>1 ,</w:t>
              </w:r>
              <w:proofErr w:type="gramEnd"/>
              <w:r>
                <w:rPr>
                  <w:rStyle w:val="Hyperlink"/>
                  <w:rFonts w:asciiTheme="minorHAnsi" w:hAnsiTheme="minorHAnsi"/>
                  <w:szCs w:val="20"/>
                </w:rPr>
                <w:t xml:space="preserve"> AAP2</w:t>
              </w:r>
            </w:hyperlink>
          </w:p>
        </w:tc>
      </w:tr>
      <w:tr w:rsidR="00316805" w:rsidRPr="009527A4" w14:paraId="7826E69B" w14:textId="77777777">
        <w:tc>
          <w:tcPr>
            <w:tcW w:w="2263" w:type="dxa"/>
            <w:vAlign w:val="center"/>
          </w:tcPr>
          <w:p w14:paraId="7ECC92A0" w14:textId="77777777" w:rsidR="00316805" w:rsidRPr="00F94A76" w:rsidRDefault="00316805" w:rsidP="003662DB">
            <w:pPr>
              <w:rPr>
                <w:rFonts w:asciiTheme="minorHAnsi" w:hAnsiTheme="minorHAnsi" w:hint="eastAsia"/>
                <w:lang w:eastAsia="en-GB"/>
              </w:rPr>
            </w:pPr>
            <w:r>
              <w:rPr>
                <w:rFonts w:asciiTheme="minorHAnsi" w:hAnsiTheme="minorHAnsi"/>
                <w:szCs w:val="20"/>
              </w:rPr>
              <w:t>Service model</w:t>
            </w:r>
          </w:p>
        </w:tc>
        <w:tc>
          <w:tcPr>
            <w:tcW w:w="6663" w:type="dxa"/>
            <w:vAlign w:val="center"/>
          </w:tcPr>
          <w:p w14:paraId="0921FE56" w14:textId="77777777" w:rsidR="00316805" w:rsidRPr="00F94A76" w:rsidRDefault="00316805" w:rsidP="003662DB">
            <w:pPr>
              <w:rPr>
                <w:rFonts w:asciiTheme="minorHAnsi" w:hAnsiTheme="minorHAnsi" w:hint="eastAsia"/>
                <w:lang w:eastAsia="en-GB"/>
              </w:rPr>
            </w:pPr>
            <w:r>
              <w:rPr>
                <w:rFonts w:asciiTheme="minorHAnsi" w:hAnsiTheme="minorHAnsi"/>
                <w:szCs w:val="20"/>
              </w:rPr>
              <w:t xml:space="preserve">Business-capability aligned enterprise services.  </w:t>
            </w:r>
            <w:hyperlink w:anchor="EntArchPrin" w:history="1">
              <w:r>
                <w:rPr>
                  <w:szCs w:val="20"/>
                </w:rPr>
                <w:t>S</w:t>
              </w:r>
              <w:r>
                <w:rPr>
                  <w:rStyle w:val="Hyperlink"/>
                  <w:rFonts w:asciiTheme="minorHAnsi" w:hAnsiTheme="minorHAnsi"/>
                  <w:szCs w:val="20"/>
                </w:rPr>
                <w:t>ection 11</w:t>
              </w:r>
            </w:hyperlink>
          </w:p>
        </w:tc>
      </w:tr>
      <w:tr w:rsidR="00316805" w:rsidRPr="009527A4" w14:paraId="4A6665B3" w14:textId="77777777">
        <w:tc>
          <w:tcPr>
            <w:tcW w:w="2263" w:type="dxa"/>
            <w:vAlign w:val="center"/>
          </w:tcPr>
          <w:p w14:paraId="0769BF73" w14:textId="77777777" w:rsidR="00316805" w:rsidRPr="00F94A76" w:rsidRDefault="00316805" w:rsidP="003662DB">
            <w:pPr>
              <w:rPr>
                <w:rFonts w:asciiTheme="minorHAnsi" w:hAnsiTheme="minorHAnsi" w:hint="eastAsia"/>
                <w:lang w:eastAsia="en-GB"/>
              </w:rPr>
            </w:pPr>
            <w:r>
              <w:rPr>
                <w:rFonts w:asciiTheme="minorHAnsi" w:hAnsiTheme="minorHAnsi"/>
                <w:szCs w:val="20"/>
              </w:rPr>
              <w:t>Integration style</w:t>
            </w:r>
          </w:p>
        </w:tc>
        <w:tc>
          <w:tcPr>
            <w:tcW w:w="6663" w:type="dxa"/>
            <w:vAlign w:val="center"/>
          </w:tcPr>
          <w:p w14:paraId="7EE24B0E" w14:textId="77777777" w:rsidR="00316805" w:rsidRPr="00F94A76" w:rsidRDefault="00316805" w:rsidP="003662DB">
            <w:pPr>
              <w:rPr>
                <w:rFonts w:asciiTheme="minorHAnsi" w:hAnsiTheme="minorHAnsi" w:hint="eastAsia"/>
                <w:lang w:eastAsia="en-GB"/>
              </w:rPr>
            </w:pPr>
            <w:r>
              <w:rPr>
                <w:rFonts w:asciiTheme="minorHAnsi" w:hAnsiTheme="minorHAnsi"/>
                <w:szCs w:val="20"/>
              </w:rPr>
              <w:t xml:space="preserve">API-led, event-capable, orchestration-supported. </w:t>
            </w:r>
            <w:hyperlink w:anchor="EntArchPrin" w:history="1">
              <w:r>
                <w:rPr>
                  <w:rStyle w:val="Hyperlink"/>
                  <w:rFonts w:asciiTheme="minorHAnsi" w:hAnsiTheme="minorHAnsi"/>
                  <w:szCs w:val="20"/>
                </w:rPr>
                <w:t>Section 8 AAP1</w:t>
              </w:r>
            </w:hyperlink>
          </w:p>
        </w:tc>
      </w:tr>
      <w:tr w:rsidR="00316805" w:rsidRPr="009527A4" w14:paraId="270DAD20" w14:textId="77777777">
        <w:tc>
          <w:tcPr>
            <w:tcW w:w="2263" w:type="dxa"/>
            <w:vAlign w:val="center"/>
          </w:tcPr>
          <w:p w14:paraId="5558698E" w14:textId="77777777" w:rsidR="00316805" w:rsidRPr="0041138D" w:rsidRDefault="00316805" w:rsidP="003662DB">
            <w:pPr>
              <w:rPr>
                <w:szCs w:val="20"/>
              </w:rPr>
            </w:pPr>
            <w:r>
              <w:rPr>
                <w:rFonts w:asciiTheme="minorHAnsi" w:hAnsiTheme="minorHAnsi"/>
                <w:szCs w:val="20"/>
              </w:rPr>
              <w:t>Platform alignment</w:t>
            </w:r>
          </w:p>
        </w:tc>
        <w:tc>
          <w:tcPr>
            <w:tcW w:w="6663" w:type="dxa"/>
            <w:vAlign w:val="center"/>
          </w:tcPr>
          <w:p w14:paraId="3BD64B25" w14:textId="77777777" w:rsidR="00316805" w:rsidRPr="0041138D" w:rsidRDefault="00316805" w:rsidP="003662DB">
            <w:pPr>
              <w:rPr>
                <w:szCs w:val="20"/>
              </w:rPr>
            </w:pPr>
            <w:r>
              <w:rPr>
                <w:rFonts w:asciiTheme="minorHAnsi" w:hAnsiTheme="minorHAnsi"/>
                <w:szCs w:val="20"/>
              </w:rPr>
              <w:t xml:space="preserve">Azure PaaS integration services. </w:t>
            </w:r>
            <w:hyperlink r:id="rId14" w:history="1">
              <w:r>
                <w:rPr>
                  <w:rFonts w:asciiTheme="minorHAnsi" w:hAnsiTheme="minorHAnsi"/>
                  <w:szCs w:val="20"/>
                </w:rPr>
                <w:t>Reference</w:t>
              </w:r>
            </w:hyperlink>
            <w:r>
              <w:rPr>
                <w:rFonts w:asciiTheme="minorHAnsi" w:hAnsiTheme="minorHAnsi"/>
                <w:szCs w:val="20"/>
              </w:rPr>
              <w:t xml:space="preserve"> – </w:t>
            </w:r>
            <w:hyperlink w:anchor="EntArchPrin" w:history="1">
              <w:r>
                <w:rPr>
                  <w:szCs w:val="20"/>
                </w:rPr>
                <w:t>S</w:t>
              </w:r>
              <w:r>
                <w:rPr>
                  <w:rStyle w:val="Hyperlink"/>
                  <w:rFonts w:asciiTheme="minorHAnsi" w:hAnsiTheme="minorHAnsi"/>
                  <w:szCs w:val="20"/>
                </w:rPr>
                <w:t>ection 5 EAG4</w:t>
              </w:r>
            </w:hyperlink>
          </w:p>
        </w:tc>
      </w:tr>
      <w:tr w:rsidR="00316805" w:rsidRPr="009527A4" w14:paraId="0E4EA8F0" w14:textId="77777777">
        <w:tc>
          <w:tcPr>
            <w:tcW w:w="2263" w:type="dxa"/>
            <w:vAlign w:val="center"/>
          </w:tcPr>
          <w:p w14:paraId="52B76091" w14:textId="77777777" w:rsidR="00316805" w:rsidRPr="0041138D" w:rsidRDefault="00316805" w:rsidP="003662DB">
            <w:pPr>
              <w:rPr>
                <w:szCs w:val="20"/>
              </w:rPr>
            </w:pPr>
            <w:r>
              <w:rPr>
                <w:rFonts w:asciiTheme="minorHAnsi" w:hAnsiTheme="minorHAnsi"/>
                <w:szCs w:val="20"/>
              </w:rPr>
              <w:t>Governance model</w:t>
            </w:r>
          </w:p>
        </w:tc>
        <w:tc>
          <w:tcPr>
            <w:tcW w:w="6663" w:type="dxa"/>
            <w:vAlign w:val="center"/>
          </w:tcPr>
          <w:p w14:paraId="60008080" w14:textId="77777777" w:rsidR="00316805" w:rsidRPr="0041138D" w:rsidRDefault="00316805" w:rsidP="003662DB">
            <w:pPr>
              <w:rPr>
                <w:szCs w:val="20"/>
              </w:rPr>
            </w:pPr>
            <w:r>
              <w:rPr>
                <w:rFonts w:asciiTheme="minorHAnsi" w:hAnsiTheme="minorHAnsi"/>
                <w:szCs w:val="20"/>
              </w:rPr>
              <w:t>TDA-approved standards, reusable patterns, controlled exceptions.</w:t>
            </w:r>
          </w:p>
        </w:tc>
      </w:tr>
    </w:tbl>
    <w:p w14:paraId="7AB3AB04" w14:textId="77777777" w:rsidR="0041138D" w:rsidRPr="0041138D" w:rsidRDefault="0041138D" w:rsidP="0041138D">
      <w:pPr>
        <w:spacing w:after="46" w:line="270" w:lineRule="auto"/>
        <w:rPr>
          <w:szCs w:val="20"/>
        </w:rPr>
      </w:pPr>
    </w:p>
    <w:p w14:paraId="59B4C29F" w14:textId="77777777" w:rsidR="0041138D" w:rsidRDefault="0041138D" w:rsidP="0041138D">
      <w:pPr>
        <w:pStyle w:val="Heading2"/>
      </w:pPr>
      <w:bookmarkStart w:id="36" w:name="_Toc239852280"/>
      <w:bookmarkStart w:id="37" w:name="_Toc239980587"/>
      <w:bookmarkStart w:id="38" w:name="_Toc240018780"/>
      <w:r>
        <w:t>SOA Positioning Statement</w:t>
      </w:r>
      <w:bookmarkEnd w:id="36"/>
      <w:bookmarkEnd w:id="37"/>
      <w:bookmarkEnd w:id="38"/>
    </w:p>
    <w:p w14:paraId="069B2582" w14:textId="77777777" w:rsidR="006F79A8" w:rsidRPr="006F79A8" w:rsidRDefault="006F79A8" w:rsidP="006F79A8"/>
    <w:p w14:paraId="08FA943E" w14:textId="77777777" w:rsidR="0041138D" w:rsidRPr="0041138D" w:rsidRDefault="0041138D" w:rsidP="0041138D">
      <w:pPr>
        <w:spacing w:after="120"/>
        <w:rPr>
          <w:szCs w:val="20"/>
        </w:rPr>
      </w:pPr>
      <w:r>
        <w:rPr>
          <w:szCs w:val="20"/>
        </w:rPr>
        <w:t>Chaucer's Systems Integration Framework adopts a Service-Oriented Architecture, not a microservices architecture, aligned to Chaucer's operating model.</w:t>
      </w:r>
    </w:p>
    <w:p w14:paraId="1015C1DA" w14:textId="77777777" w:rsidR="0041138D" w:rsidRPr="0041138D" w:rsidRDefault="0041138D" w:rsidP="0041138D">
      <w:pPr>
        <w:spacing w:after="120"/>
        <w:rPr>
          <w:szCs w:val="20"/>
        </w:rPr>
      </w:pPr>
      <w:r>
        <w:rPr>
          <w:szCs w:val="20"/>
        </w:rPr>
        <w:t>A service in this Systems Integration Framework 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2DBA8BEF" w14:textId="77777777" w:rsidR="0041138D" w:rsidRDefault="0041138D" w:rsidP="0041138D">
      <w:pPr>
        <w:spacing w:after="120"/>
        <w:rPr>
          <w:szCs w:val="20"/>
        </w:rPr>
      </w:pPr>
      <w:r>
        <w:rPr>
          <w:szCs w:val="20"/>
        </w:rPr>
        <w:t>Microservices are not adopted as the default integration paradigm. The Systems Integration Framework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68970B17" w14:textId="77777777" w:rsidR="00880F27" w:rsidRPr="0041138D" w:rsidRDefault="00880F27" w:rsidP="0041138D">
      <w:pPr>
        <w:spacing w:after="120"/>
        <w:rPr>
          <w:szCs w:val="20"/>
        </w:rPr>
      </w:pPr>
    </w:p>
    <w:p w14:paraId="05916533" w14:textId="77777777" w:rsidR="006F79A8" w:rsidRDefault="0041138D">
      <w:pPr>
        <w:pStyle w:val="Heading2"/>
      </w:pPr>
      <w:bookmarkStart w:id="39" w:name="_Toc239852281"/>
      <w:bookmarkStart w:id="40" w:name="_Toc239980588"/>
      <w:bookmarkStart w:id="41" w:name="_Toc240018781"/>
      <w:r>
        <w:t>Strategic Objectives</w:t>
      </w:r>
      <w:bookmarkEnd w:id="39"/>
      <w:bookmarkEnd w:id="40"/>
      <w:bookmarkEnd w:id="41"/>
    </w:p>
    <w:p w14:paraId="35E401F6"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4C77BD8F" w14:textId="77777777" w:rsidTr="00316805">
        <w:tc>
          <w:tcPr>
            <w:tcW w:w="3397" w:type="dxa"/>
            <w:tcBorders>
              <w:top w:val="single" w:sz="12" w:space="0" w:color="000000" w:themeColor="text1"/>
            </w:tcBorders>
            <w:shd w:val="clear" w:color="auto" w:fill="C1CDEC" w:themeFill="accent1" w:themeFillTint="33"/>
            <w:vAlign w:val="center"/>
          </w:tcPr>
          <w:p w14:paraId="072C0932"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Objective</w:t>
            </w:r>
          </w:p>
        </w:tc>
        <w:tc>
          <w:tcPr>
            <w:tcW w:w="5529" w:type="dxa"/>
            <w:tcBorders>
              <w:top w:val="single" w:sz="12" w:space="0" w:color="000000" w:themeColor="text1"/>
            </w:tcBorders>
            <w:shd w:val="clear" w:color="auto" w:fill="C1CDEC" w:themeFill="accent1" w:themeFillTint="33"/>
            <w:vAlign w:val="center"/>
          </w:tcPr>
          <w:p w14:paraId="3F6979F0"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SIF Direction</w:t>
            </w:r>
          </w:p>
        </w:tc>
      </w:tr>
      <w:tr w:rsidR="00316805" w:rsidRPr="009527A4" w14:paraId="7E4F2AD2" w14:textId="77777777" w:rsidTr="00316805">
        <w:tc>
          <w:tcPr>
            <w:tcW w:w="3397" w:type="dxa"/>
            <w:vAlign w:val="center"/>
          </w:tcPr>
          <w:p w14:paraId="28AFFAD5" w14:textId="77777777" w:rsidR="00316805" w:rsidRPr="00F94A76" w:rsidRDefault="00316805" w:rsidP="003662DB">
            <w:pPr>
              <w:rPr>
                <w:rFonts w:asciiTheme="minorHAnsi" w:hAnsiTheme="minorHAnsi" w:hint="eastAsia"/>
                <w:lang w:eastAsia="en-GB"/>
              </w:rPr>
            </w:pPr>
            <w:r>
              <w:rPr>
                <w:rFonts w:asciiTheme="minorHAnsi" w:hAnsiTheme="minorHAnsi"/>
                <w:szCs w:val="20"/>
              </w:rPr>
              <w:t>Increase automation</w:t>
            </w:r>
          </w:p>
        </w:tc>
        <w:tc>
          <w:tcPr>
            <w:tcW w:w="5529" w:type="dxa"/>
            <w:vAlign w:val="center"/>
          </w:tcPr>
          <w:p w14:paraId="023675BB" w14:textId="77777777" w:rsidR="00316805" w:rsidRPr="00F94A76" w:rsidRDefault="00316805" w:rsidP="003662DB">
            <w:pPr>
              <w:rPr>
                <w:rFonts w:asciiTheme="minorHAnsi" w:hAnsiTheme="minorHAnsi" w:hint="eastAsia"/>
                <w:lang w:eastAsia="en-GB"/>
              </w:rPr>
            </w:pPr>
            <w:r>
              <w:rPr>
                <w:rFonts w:asciiTheme="minorHAnsi" w:hAnsiTheme="minorHAnsi"/>
                <w:szCs w:val="20"/>
              </w:rPr>
              <w:t>Promote API, events, and workflow-based integrations over manual re-keying.</w:t>
            </w:r>
          </w:p>
        </w:tc>
      </w:tr>
      <w:tr w:rsidR="00316805" w:rsidRPr="009527A4" w14:paraId="195A95A5" w14:textId="77777777" w:rsidTr="00316805">
        <w:tc>
          <w:tcPr>
            <w:tcW w:w="3397" w:type="dxa"/>
            <w:vAlign w:val="center"/>
          </w:tcPr>
          <w:p w14:paraId="3E2ABAB8" w14:textId="77777777" w:rsidR="00316805" w:rsidRPr="00F94A76" w:rsidRDefault="00316805" w:rsidP="003662DB">
            <w:pPr>
              <w:rPr>
                <w:rFonts w:asciiTheme="minorHAnsi" w:hAnsiTheme="minorHAnsi" w:hint="eastAsia"/>
                <w:lang w:eastAsia="en-GB"/>
              </w:rPr>
            </w:pPr>
            <w:r>
              <w:rPr>
                <w:rFonts w:asciiTheme="minorHAnsi" w:hAnsiTheme="minorHAnsi"/>
                <w:szCs w:val="20"/>
              </w:rPr>
              <w:t>Reduce point-to-point integrations</w:t>
            </w:r>
          </w:p>
        </w:tc>
        <w:tc>
          <w:tcPr>
            <w:tcW w:w="5529" w:type="dxa"/>
            <w:vAlign w:val="center"/>
          </w:tcPr>
          <w:p w14:paraId="0849FC24" w14:textId="77777777" w:rsidR="00316805" w:rsidRPr="00F94A76" w:rsidRDefault="00316805" w:rsidP="003662DB">
            <w:pPr>
              <w:rPr>
                <w:rFonts w:asciiTheme="minorHAnsi" w:hAnsiTheme="minorHAnsi" w:hint="eastAsia"/>
                <w:lang w:eastAsia="en-GB"/>
              </w:rPr>
            </w:pPr>
            <w:r>
              <w:rPr>
                <w:rFonts w:asciiTheme="minorHAnsi" w:hAnsiTheme="minorHAnsi"/>
                <w:szCs w:val="20"/>
              </w:rPr>
              <w:t>Introduce reusable service contracts, APIM-mediated APIs, and shared messaging patterns.</w:t>
            </w:r>
          </w:p>
        </w:tc>
      </w:tr>
      <w:tr w:rsidR="00316805" w:rsidRPr="009527A4" w14:paraId="5E390A06" w14:textId="77777777" w:rsidTr="00316805">
        <w:tc>
          <w:tcPr>
            <w:tcW w:w="3397" w:type="dxa"/>
            <w:vAlign w:val="center"/>
          </w:tcPr>
          <w:p w14:paraId="432BA6FE" w14:textId="77777777" w:rsidR="00316805" w:rsidRPr="00F94A76" w:rsidRDefault="00316805" w:rsidP="003662DB">
            <w:pPr>
              <w:rPr>
                <w:rFonts w:asciiTheme="minorHAnsi" w:hAnsiTheme="minorHAnsi" w:hint="eastAsia"/>
                <w:lang w:eastAsia="en-GB"/>
              </w:rPr>
            </w:pPr>
            <w:r>
              <w:rPr>
                <w:rFonts w:asciiTheme="minorHAnsi" w:hAnsiTheme="minorHAnsi"/>
                <w:szCs w:val="20"/>
              </w:rPr>
              <w:t>Improve system-to-system data flow</w:t>
            </w:r>
          </w:p>
        </w:tc>
        <w:tc>
          <w:tcPr>
            <w:tcW w:w="5529" w:type="dxa"/>
            <w:vAlign w:val="center"/>
          </w:tcPr>
          <w:p w14:paraId="7CB2461F" w14:textId="77777777" w:rsidR="00316805" w:rsidRPr="00F94A76" w:rsidRDefault="00316805" w:rsidP="003662DB">
            <w:pPr>
              <w:rPr>
                <w:rFonts w:asciiTheme="minorHAnsi" w:hAnsiTheme="minorHAnsi" w:hint="eastAsia"/>
                <w:lang w:eastAsia="en-GB"/>
              </w:rPr>
            </w:pPr>
            <w:r>
              <w:rPr>
                <w:rFonts w:asciiTheme="minorHAnsi" w:hAnsiTheme="minorHAnsi"/>
                <w:szCs w:val="20"/>
              </w:rPr>
              <w:t>Standardized integration approaches across synchronous, asynchronous, file, and data-platform exchange.</w:t>
            </w:r>
          </w:p>
        </w:tc>
      </w:tr>
      <w:tr w:rsidR="00316805" w:rsidRPr="009527A4" w14:paraId="324B8545" w14:textId="77777777" w:rsidTr="00316805">
        <w:tc>
          <w:tcPr>
            <w:tcW w:w="3397" w:type="dxa"/>
            <w:vAlign w:val="center"/>
          </w:tcPr>
          <w:p w14:paraId="4D425E46" w14:textId="77777777" w:rsidR="00316805" w:rsidRPr="00F94A76" w:rsidRDefault="00316805" w:rsidP="003662DB">
            <w:pPr>
              <w:rPr>
                <w:rFonts w:asciiTheme="minorHAnsi" w:hAnsiTheme="minorHAnsi" w:hint="eastAsia"/>
                <w:lang w:eastAsia="en-GB"/>
              </w:rPr>
            </w:pPr>
            <w:r>
              <w:rPr>
                <w:rFonts w:asciiTheme="minorHAnsi" w:hAnsiTheme="minorHAnsi"/>
                <w:szCs w:val="20"/>
              </w:rPr>
              <w:t>Enable vendor integration</w:t>
            </w:r>
          </w:p>
        </w:tc>
        <w:tc>
          <w:tcPr>
            <w:tcW w:w="5529" w:type="dxa"/>
            <w:vAlign w:val="center"/>
          </w:tcPr>
          <w:p w14:paraId="062771F5" w14:textId="77777777" w:rsidR="00316805" w:rsidRPr="00F94A76" w:rsidRDefault="00316805" w:rsidP="003662DB">
            <w:pPr>
              <w:rPr>
                <w:rFonts w:asciiTheme="minorHAnsi" w:hAnsiTheme="minorHAnsi" w:hint="eastAsia"/>
                <w:lang w:eastAsia="en-GB"/>
              </w:rPr>
            </w:pPr>
            <w:r>
              <w:rPr>
                <w:rFonts w:asciiTheme="minorHAnsi" w:hAnsiTheme="minorHAnsi"/>
                <w:szCs w:val="20"/>
              </w:rPr>
              <w:t>Provide secure, governed, and reusable ingress / egress patterns for external suppliers and systems.</w:t>
            </w:r>
          </w:p>
        </w:tc>
      </w:tr>
      <w:tr w:rsidR="00316805" w:rsidRPr="009527A4" w14:paraId="64394E4F" w14:textId="77777777" w:rsidTr="00316805">
        <w:tc>
          <w:tcPr>
            <w:tcW w:w="3397" w:type="dxa"/>
            <w:vAlign w:val="center"/>
          </w:tcPr>
          <w:p w14:paraId="16446390" w14:textId="77777777" w:rsidR="00316805" w:rsidRPr="0041138D" w:rsidRDefault="00316805" w:rsidP="003662DB">
            <w:pPr>
              <w:rPr>
                <w:szCs w:val="20"/>
              </w:rPr>
            </w:pPr>
            <w:r>
              <w:rPr>
                <w:rFonts w:asciiTheme="minorHAnsi" w:hAnsiTheme="minorHAnsi"/>
                <w:szCs w:val="20"/>
              </w:rPr>
              <w:t>Support straight-through processing</w:t>
            </w:r>
          </w:p>
        </w:tc>
        <w:tc>
          <w:tcPr>
            <w:tcW w:w="5529" w:type="dxa"/>
            <w:vAlign w:val="center"/>
          </w:tcPr>
          <w:p w14:paraId="58AC4754" w14:textId="77777777" w:rsidR="00316805" w:rsidRPr="0041138D" w:rsidRDefault="00316805" w:rsidP="003662DB">
            <w:pPr>
              <w:rPr>
                <w:szCs w:val="20"/>
              </w:rPr>
            </w:pPr>
            <w:r>
              <w:rPr>
                <w:rFonts w:asciiTheme="minorHAnsi" w:hAnsiTheme="minorHAnsi"/>
                <w:szCs w:val="20"/>
              </w:rPr>
              <w:t>Use orchestration where business process coordination is required; avoid embedding logic in consuming systems.</w:t>
            </w:r>
          </w:p>
        </w:tc>
      </w:tr>
      <w:tr w:rsidR="00316805" w:rsidRPr="009527A4" w14:paraId="7416BFAD" w14:textId="77777777" w:rsidTr="00316805">
        <w:tc>
          <w:tcPr>
            <w:tcW w:w="3397" w:type="dxa"/>
            <w:vAlign w:val="center"/>
          </w:tcPr>
          <w:p w14:paraId="057E2304" w14:textId="77777777" w:rsidR="00316805" w:rsidRPr="0041138D" w:rsidRDefault="00316805" w:rsidP="003662DB">
            <w:pPr>
              <w:rPr>
                <w:szCs w:val="20"/>
              </w:rPr>
            </w:pPr>
            <w:r>
              <w:rPr>
                <w:rFonts w:asciiTheme="minorHAnsi" w:hAnsiTheme="minorHAnsi"/>
                <w:szCs w:val="20"/>
              </w:rPr>
              <w:t>Align to Azure PaaS</w:t>
            </w:r>
          </w:p>
        </w:tc>
        <w:tc>
          <w:tcPr>
            <w:tcW w:w="5529" w:type="dxa"/>
            <w:vAlign w:val="center"/>
          </w:tcPr>
          <w:p w14:paraId="5311FCA9" w14:textId="77777777" w:rsidR="00316805" w:rsidRPr="0041138D" w:rsidRDefault="00316805" w:rsidP="003662DB">
            <w:pPr>
              <w:rPr>
                <w:szCs w:val="20"/>
              </w:rPr>
            </w:pPr>
            <w:r>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27C43959" w14:textId="77777777" w:rsidR="00E62C5D" w:rsidRDefault="00E62C5D" w:rsidP="006F79A8"/>
    <w:p w14:paraId="2DD8DB95" w14:textId="77777777" w:rsidR="00E62C5D" w:rsidRPr="006F79A8" w:rsidRDefault="00E62C5D" w:rsidP="006F79A8"/>
    <w:p w14:paraId="736CAB35" w14:textId="77777777" w:rsidR="006F79A8" w:rsidRPr="006F79A8" w:rsidRDefault="006F79A8" w:rsidP="006F79A8"/>
    <w:p w14:paraId="2AF1066B" w14:textId="77777777" w:rsidR="0041138D" w:rsidRDefault="0041138D" w:rsidP="0041138D">
      <w:pPr>
        <w:pStyle w:val="Heading2"/>
      </w:pPr>
      <w:bookmarkStart w:id="42" w:name="_Toc239852282"/>
      <w:bookmarkStart w:id="43" w:name="_Toc239980589"/>
      <w:bookmarkStart w:id="44" w:name="_Toc240018782"/>
      <w:r>
        <w:lastRenderedPageBreak/>
        <w:t>What Counts as a Service</w:t>
      </w:r>
      <w:bookmarkEnd w:id="42"/>
      <w:bookmarkEnd w:id="43"/>
      <w:bookmarkEnd w:id="44"/>
    </w:p>
    <w:p w14:paraId="7B8FFB94" w14:textId="77777777" w:rsidR="006F79A8" w:rsidRPr="006F79A8" w:rsidRDefault="006F79A8" w:rsidP="006F79A8"/>
    <w:p w14:paraId="5DB34C42" w14:textId="77777777" w:rsidR="0041138D" w:rsidRPr="0041138D" w:rsidRDefault="0041138D" w:rsidP="0041138D">
      <w:pPr>
        <w:spacing w:after="120"/>
        <w:rPr>
          <w:szCs w:val="20"/>
        </w:rPr>
      </w:pPr>
      <w:r>
        <w:rPr>
          <w:szCs w:val="20"/>
        </w:rPr>
        <w:t>A service that belongs in the catalogue meets the following tests.</w:t>
      </w:r>
    </w:p>
    <w:p w14:paraId="4281649B" w14:textId="77777777" w:rsidR="0041138D" w:rsidRPr="0041138D" w:rsidRDefault="0041138D">
      <w:pPr>
        <w:pStyle w:val="ListParagraph"/>
        <w:numPr>
          <w:ilvl w:val="0"/>
          <w:numId w:val="14"/>
        </w:numPr>
        <w:spacing w:after="46" w:line="270" w:lineRule="auto"/>
        <w:contextualSpacing w:val="0"/>
        <w:rPr>
          <w:szCs w:val="20"/>
        </w:rPr>
      </w:pPr>
      <w:r>
        <w:rPr>
          <w:szCs w:val="20"/>
        </w:rPr>
        <w:t>It aligns to a business capability rather than a table or a technical function.</w:t>
      </w:r>
    </w:p>
    <w:p w14:paraId="78FD65F9" w14:textId="77777777" w:rsidR="0041138D" w:rsidRPr="0041138D" w:rsidRDefault="0041138D">
      <w:pPr>
        <w:pStyle w:val="ListParagraph"/>
        <w:numPr>
          <w:ilvl w:val="0"/>
          <w:numId w:val="14"/>
        </w:numPr>
        <w:spacing w:after="46" w:line="270" w:lineRule="auto"/>
        <w:contextualSpacing w:val="0"/>
        <w:rPr>
          <w:szCs w:val="20"/>
        </w:rPr>
      </w:pPr>
      <w:r>
        <w:rPr>
          <w:szCs w:val="20"/>
        </w:rPr>
        <w:t>It has a stable, versioned contract that hides the implementation behind it.</w:t>
      </w:r>
    </w:p>
    <w:p w14:paraId="2C3DEF3B" w14:textId="77777777" w:rsidR="0041138D" w:rsidRPr="0041138D" w:rsidRDefault="0041138D">
      <w:pPr>
        <w:pStyle w:val="ListParagraph"/>
        <w:numPr>
          <w:ilvl w:val="0"/>
          <w:numId w:val="14"/>
        </w:numPr>
        <w:spacing w:after="46" w:line="270" w:lineRule="auto"/>
        <w:contextualSpacing w:val="0"/>
        <w:rPr>
          <w:szCs w:val="20"/>
        </w:rPr>
      </w:pPr>
      <w:r>
        <w:rPr>
          <w:szCs w:val="20"/>
        </w:rPr>
        <w:t>It has a named owner who is accountable for its behaviour and its change.</w:t>
      </w:r>
    </w:p>
    <w:p w14:paraId="5F0F61F4" w14:textId="77777777" w:rsidR="0041138D" w:rsidRPr="0041138D" w:rsidRDefault="0041138D">
      <w:pPr>
        <w:pStyle w:val="ListParagraph"/>
        <w:numPr>
          <w:ilvl w:val="0"/>
          <w:numId w:val="14"/>
        </w:numPr>
        <w:spacing w:after="46" w:line="270" w:lineRule="auto"/>
        <w:contextualSpacing w:val="0"/>
        <w:rPr>
          <w:szCs w:val="20"/>
        </w:rPr>
      </w:pPr>
      <w:r>
        <w:rPr>
          <w:szCs w:val="20"/>
        </w:rPr>
        <w:t>It is exposed and consumed through the platform, not through a direct connection.</w:t>
      </w:r>
    </w:p>
    <w:p w14:paraId="6C2DBE55" w14:textId="77777777" w:rsidR="0041138D" w:rsidRPr="0041138D" w:rsidRDefault="0041138D">
      <w:pPr>
        <w:pStyle w:val="ListParagraph"/>
        <w:numPr>
          <w:ilvl w:val="0"/>
          <w:numId w:val="14"/>
        </w:numPr>
        <w:spacing w:after="46" w:line="270" w:lineRule="auto"/>
        <w:contextualSpacing w:val="0"/>
        <w:rPr>
          <w:szCs w:val="20"/>
        </w:rPr>
      </w:pPr>
      <w:r>
        <w:rPr>
          <w:szCs w:val="20"/>
        </w:rPr>
        <w:t>It is coarse grained, so that a typical business interaction is one call rather than many.</w:t>
      </w:r>
      <w:r>
        <w:rPr>
          <w:szCs w:val="20"/>
        </w:rPr>
        <w:br/>
      </w:r>
    </w:p>
    <w:p w14:paraId="31EBA3EA" w14:textId="77777777" w:rsidR="00203162" w:rsidRDefault="00000000">
      <w:pPr>
        <w:pStyle w:val="Heading2"/>
      </w:pPr>
      <w:r>
        <w:t>Service Catalogue, Lifecycle and Governance</w:t>
      </w:r>
    </w:p>
    <w:p w14:paraId="605A5C8B" w14:textId="3EEB7831" w:rsidR="00FE4E09" w:rsidRDefault="00000000">
      <w:pPr>
        <w:spacing w:after="120"/>
        <w:rPr>
          <w:ins w:id="45" w:author="Puneet Kumar" w:date="2026-09-12T22:40:00Z" w16du:dateUtc="2026-09-12T21:40:00Z"/>
          <w:szCs w:val="20"/>
        </w:rPr>
      </w:pPr>
      <w:r>
        <w:rPr>
          <w:szCs w:val="20"/>
        </w:rPr>
        <w:t>Defining a service is only the starting point</w:t>
      </w:r>
      <w:r w:rsidR="008E4E50">
        <w:rPr>
          <w:szCs w:val="20"/>
        </w:rPr>
        <w:t xml:space="preserve">, </w:t>
      </w:r>
      <w:r>
        <w:rPr>
          <w:szCs w:val="20"/>
        </w:rPr>
        <w:t>governance ensures it delivers long-term value. Every service meeting our core criteria must be registered in the Enterprise Service Catalogue</w:t>
      </w:r>
      <w:r w:rsidR="008E4E50">
        <w:rPr>
          <w:szCs w:val="20"/>
        </w:rPr>
        <w:t xml:space="preserve">- </w:t>
      </w:r>
      <w:del w:id="46" w:author="Puneet Kumar" w:date="2026-09-12T22:39:00Z" w16du:dateUtc="2026-09-12T21:39:00Z">
        <w:r w:rsidDel="008E4E50">
          <w:rPr>
            <w:szCs w:val="20"/>
          </w:rPr>
          <w:delText>—</w:delText>
        </w:r>
      </w:del>
      <w:r>
        <w:rPr>
          <w:szCs w:val="20"/>
        </w:rPr>
        <w:t>the single source of truth for platform integration. Unregistered services cannot consume or expose platform capabilities.</w:t>
      </w:r>
    </w:p>
    <w:p w14:paraId="69C67344" w14:textId="0B897E04" w:rsidR="008E4E50" w:rsidRDefault="008E4E50">
      <w:pPr>
        <w:spacing w:after="120"/>
        <w:rPr>
          <w:szCs w:val="20"/>
        </w:rPr>
      </w:pPr>
      <w:r w:rsidRPr="008E4E50">
        <w:rPr>
          <w:szCs w:val="20"/>
          <w:lang w:val="en-IN"/>
        </w:rPr>
        <w:t>Each service shall:</w:t>
      </w:r>
    </w:p>
    <w:p w14:paraId="059D19BD" w14:textId="612F9786" w:rsidR="00FE4E09" w:rsidRPr="008E4E50" w:rsidRDefault="00000000" w:rsidP="008E4E50">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Each entry maps directly to a business capability, holding a documented contract, semantic versioning, and a named Service Owner accountable for its operation and evolution</w:t>
      </w:r>
      <w:r w:rsidR="008E4E50" w:rsidRPr="008E4E50">
        <w:rPr>
          <w:szCs w:val="20"/>
        </w:rPr>
        <w:t xml:space="preserve">, </w:t>
      </w:r>
      <w:r w:rsidR="008E4E50" w:rsidRPr="008E4E50">
        <w:rPr>
          <w:szCs w:val="20"/>
          <w:lang w:val="en-IN"/>
        </w:rPr>
        <w:t>maintain</w:t>
      </w:r>
      <w:r w:rsidR="008E4E50" w:rsidRPr="008E4E50">
        <w:rPr>
          <w:szCs w:val="20"/>
          <w:lang w:val="en-IN"/>
        </w:rPr>
        <w:t xml:space="preserve"> a documented, versioned contract and follow approved version management practices.</w:t>
      </w:r>
    </w:p>
    <w:p w14:paraId="76F127F2" w14:textId="77777777" w:rsidR="00FE4E09" w:rsidRDefault="00000000">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1C966946" w14:textId="77777777" w:rsidR="00FE4E09" w:rsidRDefault="00000000">
      <w:pPr>
        <w:pStyle w:val="ListParagraph"/>
        <w:numPr>
          <w:ilvl w:val="0"/>
          <w:numId w:val="14"/>
        </w:numPr>
        <w:spacing w:after="46" w:line="270" w:lineRule="auto"/>
        <w:contextualSpacing w:val="0"/>
        <w:rPr>
          <w:szCs w:val="20"/>
        </w:rPr>
      </w:pPr>
      <w:r>
        <w:rPr>
          <w:b/>
          <w:szCs w:val="20"/>
        </w:rPr>
        <w:t xml:space="preserve">Change &amp; Stability: </w:t>
      </w:r>
      <w:r>
        <w:rPr>
          <w:szCs w:val="20"/>
        </w:rPr>
        <w:t>Contract updates must maintain backward compatibility. Deprecation follows a managed timeline, ensuring downstream consumers transition smoothly before retirement.</w:t>
      </w:r>
    </w:p>
    <w:p w14:paraId="51516DBB" w14:textId="77777777" w:rsidR="0041138D" w:rsidRDefault="0041138D" w:rsidP="0041138D">
      <w:pPr>
        <w:pStyle w:val="Heading2"/>
      </w:pPr>
      <w:bookmarkStart w:id="47" w:name="_Toc239852283"/>
      <w:bookmarkStart w:id="48" w:name="_Toc239980590"/>
      <w:bookmarkStart w:id="49" w:name="_Toc240018783"/>
      <w:r>
        <w:t>Core Systems Integration Framework Principles</w:t>
      </w:r>
      <w:bookmarkEnd w:id="47"/>
      <w:bookmarkEnd w:id="48"/>
      <w:bookmarkEnd w:id="49"/>
    </w:p>
    <w:p w14:paraId="3BEB8DD4" w14:textId="77777777" w:rsidR="006F79A8" w:rsidRPr="006F79A8" w:rsidRDefault="006F79A8" w:rsidP="006F79A8"/>
    <w:p w14:paraId="56ACD143" w14:textId="77777777" w:rsidR="0041138D" w:rsidRDefault="0041138D" w:rsidP="0041138D">
      <w:pPr>
        <w:spacing w:before="40" w:after="40"/>
        <w:rPr>
          <w:i/>
          <w:szCs w:val="20"/>
        </w:rPr>
      </w:pPr>
      <w:proofErr w:type="gramStart"/>
      <w:r>
        <w:rPr>
          <w:b/>
          <w:i/>
          <w:szCs w:val="20"/>
        </w:rPr>
        <w:t>Note :</w:t>
      </w:r>
      <w:proofErr w:type="gramEnd"/>
      <w:r>
        <w:rPr>
          <w:b/>
          <w:i/>
          <w:szCs w:val="20"/>
        </w:rPr>
        <w:t xml:space="preserve"> </w:t>
      </w:r>
      <w:r>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3EE4C99D" w14:textId="77777777" w:rsidR="006F79A8" w:rsidRPr="0041138D" w:rsidRDefault="006F79A8" w:rsidP="0041138D">
      <w:pPr>
        <w:spacing w:before="40" w:after="40"/>
        <w:rPr>
          <w:i/>
          <w:szCs w:val="20"/>
        </w:rPr>
      </w:pPr>
    </w:p>
    <w:p w14:paraId="6A175071" w14:textId="77777777" w:rsidR="0041138D" w:rsidRPr="0041138D" w:rsidRDefault="0041138D" w:rsidP="0041138D">
      <w:pPr>
        <w:spacing w:after="120"/>
        <w:rPr>
          <w:szCs w:val="20"/>
        </w:rPr>
      </w:pPr>
      <w:r>
        <w:rPr>
          <w:b/>
          <w:szCs w:val="20"/>
        </w:rPr>
        <w:t>Two principles</w:t>
      </w:r>
      <w:r>
        <w:rPr>
          <w:szCs w:val="20"/>
        </w:rPr>
        <w:t xml:space="preserve"> take precedence over all others.</w:t>
      </w:r>
    </w:p>
    <w:p w14:paraId="1B75F909" w14:textId="77777777" w:rsidR="0041138D" w:rsidRPr="0041138D" w:rsidRDefault="0041138D">
      <w:pPr>
        <w:pStyle w:val="ListParagraph"/>
        <w:numPr>
          <w:ilvl w:val="0"/>
          <w:numId w:val="13"/>
        </w:numPr>
        <w:spacing w:after="46" w:line="270" w:lineRule="auto"/>
        <w:contextualSpacing w:val="0"/>
        <w:rPr>
          <w:szCs w:val="20"/>
        </w:rPr>
      </w:pPr>
      <w:r>
        <w:rPr>
          <w:szCs w:val="20"/>
        </w:rPr>
        <w:t>Reuse is preferred over build - Recommendation is to check the service catalogue for an existing service or API before provisioning a new one.</w:t>
      </w:r>
    </w:p>
    <w:p w14:paraId="17DF9D06" w14:textId="77777777" w:rsidR="00C64372" w:rsidRDefault="0041138D">
      <w:pPr>
        <w:pStyle w:val="ListParagraph"/>
        <w:numPr>
          <w:ilvl w:val="0"/>
          <w:numId w:val="13"/>
        </w:numPr>
        <w:spacing w:after="46" w:line="270" w:lineRule="auto"/>
        <w:contextualSpacing w:val="0"/>
        <w:rPr>
          <w:szCs w:val="20"/>
        </w:rPr>
      </w:pPr>
      <w:r>
        <w:rPr>
          <w:szCs w:val="20"/>
        </w:rPr>
        <w:t>Favour integrating with an existing system over standing up new infrastructure – There is no approved pattern for a direct, unmediated connection between two systems, as all integration flows through the approved integration platform using an approved integration pattern.</w:t>
      </w:r>
    </w:p>
    <w:p w14:paraId="78979EFB" w14:textId="77777777" w:rsidR="00C64372" w:rsidRPr="00C64372" w:rsidRDefault="00C64372" w:rsidP="00C64372">
      <w:pPr>
        <w:pStyle w:val="ListParagraph"/>
        <w:numPr>
          <w:ilvl w:val="0"/>
          <w:numId w:val="0"/>
        </w:numPr>
        <w:spacing w:after="46" w:line="270" w:lineRule="auto"/>
        <w:ind w:left="360"/>
        <w:contextualSpacing w:val="0"/>
        <w:rPr>
          <w:szCs w:val="20"/>
        </w:rPr>
      </w:pPr>
    </w:p>
    <w:p w14:paraId="6BBAFF0A" w14:textId="77777777" w:rsidR="00E62C5D" w:rsidRDefault="00E62C5D" w:rsidP="00E62C5D">
      <w:pPr>
        <w:spacing w:after="46" w:line="270" w:lineRule="auto"/>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7150146A" w14:textId="77777777" w:rsidTr="00316805">
        <w:tc>
          <w:tcPr>
            <w:tcW w:w="1593" w:type="dxa"/>
            <w:tcBorders>
              <w:top w:val="single" w:sz="12" w:space="0" w:color="000000" w:themeColor="text1"/>
            </w:tcBorders>
            <w:shd w:val="clear" w:color="auto" w:fill="C1CDEC" w:themeFill="accent1" w:themeFillTint="33"/>
            <w:vAlign w:val="center"/>
          </w:tcPr>
          <w:p w14:paraId="7FD70635"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Principle</w:t>
            </w:r>
          </w:p>
        </w:tc>
        <w:tc>
          <w:tcPr>
            <w:tcW w:w="2655" w:type="dxa"/>
            <w:tcBorders>
              <w:top w:val="single" w:sz="12" w:space="0" w:color="000000" w:themeColor="text1"/>
            </w:tcBorders>
            <w:shd w:val="clear" w:color="auto" w:fill="C1CDEC" w:themeFill="accent1" w:themeFillTint="33"/>
            <w:vAlign w:val="center"/>
          </w:tcPr>
          <w:p w14:paraId="77162EE3"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Statement</w:t>
            </w:r>
          </w:p>
        </w:tc>
        <w:tc>
          <w:tcPr>
            <w:tcW w:w="2623" w:type="dxa"/>
            <w:tcBorders>
              <w:top w:val="single" w:sz="12" w:space="0" w:color="000000" w:themeColor="text1"/>
            </w:tcBorders>
            <w:shd w:val="clear" w:color="auto" w:fill="C1CDEC" w:themeFill="accent1" w:themeFillTint="33"/>
            <w:vAlign w:val="center"/>
          </w:tcPr>
          <w:p w14:paraId="2911C29C"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Practical Implication</w:t>
            </w:r>
          </w:p>
        </w:tc>
        <w:tc>
          <w:tcPr>
            <w:tcW w:w="2055" w:type="dxa"/>
            <w:tcBorders>
              <w:top w:val="single" w:sz="12" w:space="0" w:color="000000" w:themeColor="text1"/>
            </w:tcBorders>
            <w:shd w:val="clear" w:color="auto" w:fill="C1CDEC" w:themeFill="accent1" w:themeFillTint="33"/>
            <w:vAlign w:val="center"/>
          </w:tcPr>
          <w:p w14:paraId="2963B629"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Where it is enforced</w:t>
            </w:r>
          </w:p>
        </w:tc>
      </w:tr>
      <w:tr w:rsidR="00316805" w:rsidRPr="009527A4" w14:paraId="3A4C1CD5" w14:textId="77777777" w:rsidTr="00316805">
        <w:tc>
          <w:tcPr>
            <w:tcW w:w="1593" w:type="dxa"/>
            <w:vAlign w:val="center"/>
          </w:tcPr>
          <w:p w14:paraId="282C1853"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Loose coupling by default (Integration)</w:t>
            </w:r>
          </w:p>
          <w:p w14:paraId="3EADFEB2" w14:textId="77777777" w:rsidR="00316805" w:rsidRPr="0014028C" w:rsidRDefault="00316805" w:rsidP="003662DB">
            <w:pPr>
              <w:rPr>
                <w:rFonts w:asciiTheme="minorHAnsi" w:hAnsiTheme="minorHAnsi" w:hint="eastAsia"/>
                <w:u w:val="single"/>
                <w:lang w:eastAsia="en-GB"/>
              </w:rPr>
            </w:pPr>
            <w:hyperlink w:anchor="EntArchPrin" w:history="1">
              <w:r>
                <w:rPr>
                  <w:rFonts w:asciiTheme="minorHAnsi" w:hAnsiTheme="minorHAnsi"/>
                  <w:i/>
                  <w:szCs w:val="20"/>
                  <w:u w:val="single"/>
                </w:rPr>
                <w:t>Source - IAP10</w:t>
              </w:r>
            </w:hyperlink>
          </w:p>
        </w:tc>
        <w:tc>
          <w:tcPr>
            <w:tcW w:w="2655" w:type="dxa"/>
            <w:vAlign w:val="center"/>
          </w:tcPr>
          <w:p w14:paraId="3410C4A3" w14:textId="77777777" w:rsidR="00316805" w:rsidRPr="00F94A76" w:rsidRDefault="00316805" w:rsidP="003662DB">
            <w:pPr>
              <w:rPr>
                <w:rFonts w:asciiTheme="minorHAnsi" w:hAnsiTheme="minorHAnsi" w:hint="eastAsia"/>
                <w:lang w:eastAsia="en-GB"/>
              </w:rPr>
            </w:pPr>
            <w:r>
              <w:rPr>
                <w:rFonts w:asciiTheme="minorHAnsi" w:hAnsiTheme="minorHAnsi"/>
                <w:szCs w:val="20"/>
              </w:rPr>
              <w:t>Systems should interact through contracts, APIs, messages, or events rather than direct dependencies.</w:t>
            </w:r>
          </w:p>
        </w:tc>
        <w:tc>
          <w:tcPr>
            <w:tcW w:w="2623" w:type="dxa"/>
            <w:vAlign w:val="center"/>
          </w:tcPr>
          <w:p w14:paraId="0254701E" w14:textId="77777777" w:rsidR="00316805" w:rsidRPr="00F94A76" w:rsidRDefault="00316805" w:rsidP="003662DB">
            <w:pPr>
              <w:rPr>
                <w:rFonts w:asciiTheme="minorHAnsi" w:hAnsiTheme="minorHAnsi" w:hint="eastAsia"/>
                <w:lang w:eastAsia="en-GB"/>
              </w:rPr>
            </w:pPr>
            <w:r>
              <w:rPr>
                <w:rFonts w:asciiTheme="minorHAnsi" w:hAnsiTheme="minorHAnsi"/>
                <w:szCs w:val="20"/>
              </w:rPr>
              <w:t>Avoid direct database access, shared file dependencies, and tightly coupled point-to-point calls unless explicitly approved.</w:t>
            </w:r>
          </w:p>
        </w:tc>
        <w:tc>
          <w:tcPr>
            <w:tcW w:w="2055" w:type="dxa"/>
            <w:vAlign w:val="center"/>
          </w:tcPr>
          <w:p w14:paraId="7C5DECA3" w14:textId="77777777" w:rsidR="00316805" w:rsidRPr="00F94A76" w:rsidRDefault="00316805" w:rsidP="003662DB">
            <w:pPr>
              <w:rPr>
                <w:rFonts w:asciiTheme="minorHAnsi" w:hAnsiTheme="minorHAnsi" w:hint="eastAsia"/>
                <w:lang w:eastAsia="en-GB"/>
              </w:rPr>
            </w:pPr>
            <w:hyperlink w:anchor="_5._Reference_Architecture">
              <w:r>
                <w:rPr>
                  <w:rStyle w:val="Hyperlink"/>
                  <w:rFonts w:asciiTheme="minorHAnsi" w:hAnsiTheme="minorHAnsi"/>
                  <w:szCs w:val="20"/>
                </w:rPr>
                <w:t>Ref architecture (</w:t>
              </w:r>
              <w:r>
                <w:rPr>
                  <w:rStyle w:val="Hyperlink"/>
                  <w:szCs w:val="20"/>
                </w:rPr>
                <w:t>6</w:t>
              </w:r>
              <w:r>
                <w:rPr>
                  <w:rStyle w:val="Hyperlink"/>
                  <w:rFonts w:asciiTheme="minorHAnsi" w:hAnsiTheme="minorHAnsi"/>
                  <w:szCs w:val="20"/>
                </w:rPr>
                <w:t>)</w:t>
              </w:r>
            </w:hyperlink>
            <w:r>
              <w:rPr>
                <w:rFonts w:asciiTheme="minorHAnsi" w:hAnsiTheme="minorHAnsi"/>
                <w:szCs w:val="20"/>
              </w:rPr>
              <w:t xml:space="preserve">, </w:t>
            </w:r>
            <w:hyperlink w:anchor="_7.3_Detailed_Architecture">
              <w:r>
                <w:rPr>
                  <w:rStyle w:val="Hyperlink"/>
                  <w:rFonts w:asciiTheme="minorHAnsi" w:hAnsiTheme="minorHAnsi"/>
                  <w:szCs w:val="20"/>
                </w:rPr>
                <w:t>Decision tree (7.</w:t>
              </w:r>
              <w:r>
                <w:rPr>
                  <w:rStyle w:val="Hyperlink"/>
                  <w:szCs w:val="20"/>
                </w:rPr>
                <w:t>3</w:t>
              </w:r>
              <w:r>
                <w:rPr>
                  <w:rStyle w:val="Hyperlink"/>
                  <w:rFonts w:asciiTheme="minorHAnsi" w:hAnsiTheme="minorHAnsi"/>
                  <w:szCs w:val="20"/>
                </w:rPr>
                <w:t>)</w:t>
              </w:r>
            </w:hyperlink>
            <w:r>
              <w:rPr>
                <w:rFonts w:asciiTheme="minorHAnsi" w:hAnsiTheme="minorHAnsi"/>
                <w:szCs w:val="20"/>
              </w:rPr>
              <w:t xml:space="preserve">, </w:t>
            </w:r>
            <w:hyperlink w:anchor="_8._Enterprise_Pattern">
              <w:r>
                <w:rPr>
                  <w:rStyle w:val="Hyperlink"/>
                  <w:rFonts w:asciiTheme="minorHAnsi" w:hAnsiTheme="minorHAnsi"/>
                  <w:szCs w:val="20"/>
                </w:rPr>
                <w:t>Catalogue (8)</w:t>
              </w:r>
            </w:hyperlink>
          </w:p>
        </w:tc>
      </w:tr>
      <w:tr w:rsidR="00316805" w:rsidRPr="009527A4" w14:paraId="02CB8FEB" w14:textId="77777777" w:rsidTr="00316805">
        <w:tc>
          <w:tcPr>
            <w:tcW w:w="1593" w:type="dxa"/>
            <w:vAlign w:val="center"/>
          </w:tcPr>
          <w:p w14:paraId="14FAEC47"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Reuse before new build (Global EA, Application)</w:t>
            </w:r>
          </w:p>
          <w:p w14:paraId="79470B8C" w14:textId="77777777" w:rsidR="00316805" w:rsidRPr="0014028C" w:rsidRDefault="00316805" w:rsidP="003662DB">
            <w:pPr>
              <w:rPr>
                <w:rFonts w:asciiTheme="minorHAnsi" w:hAnsiTheme="minorHAnsi" w:hint="eastAsia"/>
                <w:u w:val="single"/>
                <w:lang w:eastAsia="en-GB"/>
              </w:rPr>
            </w:pPr>
            <w:hyperlink w:anchor="EntArchPrin" w:history="1">
              <w:r>
                <w:rPr>
                  <w:rFonts w:asciiTheme="minorHAnsi" w:hAnsiTheme="minorHAnsi"/>
                  <w:i/>
                  <w:szCs w:val="20"/>
                  <w:u w:val="single"/>
                </w:rPr>
                <w:t>Source - EAG2</w:t>
              </w:r>
            </w:hyperlink>
          </w:p>
        </w:tc>
        <w:tc>
          <w:tcPr>
            <w:tcW w:w="2655" w:type="dxa"/>
            <w:vAlign w:val="center"/>
          </w:tcPr>
          <w:p w14:paraId="3592FD0F" w14:textId="77777777" w:rsidR="00316805" w:rsidRPr="00F94A76" w:rsidRDefault="00316805" w:rsidP="003662DB">
            <w:pPr>
              <w:rPr>
                <w:rFonts w:asciiTheme="minorHAnsi" w:hAnsiTheme="minorHAnsi" w:hint="eastAsia"/>
                <w:lang w:eastAsia="en-GB"/>
              </w:rPr>
            </w:pPr>
            <w:r>
              <w:rPr>
                <w:rFonts w:asciiTheme="minorHAnsi" w:hAnsiTheme="minorHAnsi"/>
                <w:szCs w:val="20"/>
              </w:rPr>
              <w:t>Reuse of existing services, APIs, workflows, and platform components must be assessed before creating new integrations.</w:t>
            </w:r>
          </w:p>
        </w:tc>
        <w:tc>
          <w:tcPr>
            <w:tcW w:w="2623" w:type="dxa"/>
            <w:vAlign w:val="center"/>
          </w:tcPr>
          <w:p w14:paraId="63030462" w14:textId="77777777" w:rsidR="00316805" w:rsidRPr="00F94A76" w:rsidRDefault="00316805" w:rsidP="003662DB">
            <w:pPr>
              <w:rPr>
                <w:rFonts w:asciiTheme="minorHAnsi" w:hAnsiTheme="minorHAnsi" w:hint="eastAsia"/>
                <w:lang w:eastAsia="en-GB"/>
              </w:rPr>
            </w:pPr>
            <w:r>
              <w:rPr>
                <w:rFonts w:asciiTheme="minorHAnsi" w:hAnsiTheme="minorHAnsi"/>
                <w:szCs w:val="20"/>
              </w:rPr>
              <w:t>Every design should document reuse assessment.</w:t>
            </w:r>
          </w:p>
        </w:tc>
        <w:tc>
          <w:tcPr>
            <w:tcW w:w="2055" w:type="dxa"/>
            <w:vAlign w:val="center"/>
          </w:tcPr>
          <w:p w14:paraId="05CC1EF0" w14:textId="77777777" w:rsidR="00316805" w:rsidRPr="00F94A76" w:rsidRDefault="00316805" w:rsidP="003662DB">
            <w:pPr>
              <w:rPr>
                <w:rFonts w:asciiTheme="minorHAnsi" w:hAnsiTheme="minorHAnsi" w:hint="eastAsia"/>
                <w:lang w:eastAsia="en-GB"/>
              </w:rPr>
            </w:pPr>
            <w:hyperlink w:anchor="_4._Architectural_Position">
              <w:r>
                <w:rPr>
                  <w:rStyle w:val="Hyperlink"/>
                  <w:rFonts w:asciiTheme="minorHAnsi" w:hAnsiTheme="minorHAnsi"/>
                  <w:szCs w:val="20"/>
                </w:rPr>
                <w:t>Architectural Position (</w:t>
              </w:r>
              <w:r>
                <w:rPr>
                  <w:rStyle w:val="Hyperlink"/>
                  <w:szCs w:val="20"/>
                </w:rPr>
                <w:t>5</w:t>
              </w:r>
              <w:r>
                <w:rPr>
                  <w:rStyle w:val="Hyperlink"/>
                  <w:rFonts w:asciiTheme="minorHAnsi" w:hAnsiTheme="minorHAnsi"/>
                  <w:szCs w:val="20"/>
                </w:rPr>
                <w:t>)</w:t>
              </w:r>
            </w:hyperlink>
            <w:r>
              <w:rPr>
                <w:rFonts w:asciiTheme="minorHAnsi" w:hAnsiTheme="minorHAnsi"/>
                <w:szCs w:val="20"/>
              </w:rPr>
              <w:t xml:space="preserve">, </w:t>
            </w:r>
            <w:hyperlink w:anchor="_8._Enterprise_Pattern">
              <w:r>
                <w:rPr>
                  <w:rStyle w:val="Hyperlink"/>
                  <w:rFonts w:asciiTheme="minorHAnsi" w:hAnsiTheme="minorHAnsi"/>
                  <w:szCs w:val="20"/>
                </w:rPr>
                <w:t>Catalogue (8)</w:t>
              </w:r>
            </w:hyperlink>
            <w:r>
              <w:rPr>
                <w:rFonts w:asciiTheme="minorHAnsi" w:hAnsiTheme="minorHAnsi"/>
                <w:szCs w:val="20"/>
              </w:rPr>
              <w:t xml:space="preserve">, </w:t>
            </w:r>
            <w:hyperlink w:anchor="SIF_Sec131">
              <w:r>
                <w:rPr>
                  <w:rStyle w:val="Hyperlink"/>
                  <w:rFonts w:asciiTheme="minorHAnsi" w:hAnsiTheme="minorHAnsi"/>
                  <w:szCs w:val="20"/>
                </w:rPr>
                <w:t>Guardrails (1</w:t>
              </w:r>
              <w:r>
                <w:rPr>
                  <w:rStyle w:val="Hyperlink"/>
                  <w:szCs w:val="20"/>
                </w:rPr>
                <w:t>2.1</w:t>
              </w:r>
              <w:r>
                <w:rPr>
                  <w:rStyle w:val="Hyperlink"/>
                  <w:rFonts w:asciiTheme="minorHAnsi" w:hAnsiTheme="minorHAnsi"/>
                  <w:szCs w:val="20"/>
                </w:rPr>
                <w:t>)</w:t>
              </w:r>
            </w:hyperlink>
          </w:p>
        </w:tc>
      </w:tr>
      <w:tr w:rsidR="00316805" w:rsidRPr="009527A4" w14:paraId="1D450404" w14:textId="77777777" w:rsidTr="00316805">
        <w:tc>
          <w:tcPr>
            <w:tcW w:w="1593" w:type="dxa"/>
            <w:vAlign w:val="center"/>
          </w:tcPr>
          <w:p w14:paraId="565CDCB9"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lastRenderedPageBreak/>
              <w:t>Business capability alignment (Application)</w:t>
            </w:r>
          </w:p>
          <w:p w14:paraId="438C8172" w14:textId="77777777" w:rsidR="00316805" w:rsidRPr="0014028C" w:rsidRDefault="00316805" w:rsidP="003662DB">
            <w:pPr>
              <w:rPr>
                <w:rFonts w:asciiTheme="minorHAnsi" w:hAnsiTheme="minorHAnsi" w:hint="eastAsia"/>
                <w:u w:val="single"/>
                <w:lang w:eastAsia="en-GB"/>
              </w:rPr>
            </w:pPr>
            <w:hyperlink w:anchor="EntArchPrin" w:history="1">
              <w:r>
                <w:rPr>
                  <w:rFonts w:asciiTheme="minorHAnsi" w:hAnsiTheme="minorHAnsi"/>
                  <w:i/>
                  <w:szCs w:val="20"/>
                  <w:u w:val="single"/>
                </w:rPr>
                <w:t>Source - AAP1</w:t>
              </w:r>
            </w:hyperlink>
          </w:p>
        </w:tc>
        <w:tc>
          <w:tcPr>
            <w:tcW w:w="2655" w:type="dxa"/>
            <w:vAlign w:val="center"/>
          </w:tcPr>
          <w:p w14:paraId="004ED3E6" w14:textId="77777777" w:rsidR="00316805" w:rsidRPr="00F94A76" w:rsidRDefault="00316805" w:rsidP="003662DB">
            <w:pPr>
              <w:rPr>
                <w:rFonts w:asciiTheme="minorHAnsi" w:hAnsiTheme="minorHAnsi" w:hint="eastAsia"/>
                <w:lang w:eastAsia="en-GB"/>
              </w:rPr>
            </w:pPr>
            <w:r>
              <w:rPr>
                <w:rFonts w:asciiTheme="minorHAnsi" w:hAnsiTheme="minorHAnsi"/>
                <w:szCs w:val="20"/>
              </w:rPr>
              <w:t>Services should expose meaningful business capabilities, not raw system internals.</w:t>
            </w:r>
          </w:p>
        </w:tc>
        <w:tc>
          <w:tcPr>
            <w:tcW w:w="2623" w:type="dxa"/>
            <w:vAlign w:val="center"/>
          </w:tcPr>
          <w:p w14:paraId="6B23DE17" w14:textId="77777777" w:rsidR="00316805" w:rsidRPr="00F94A76" w:rsidRDefault="00316805" w:rsidP="003662DB">
            <w:pPr>
              <w:rPr>
                <w:rFonts w:asciiTheme="minorHAnsi" w:hAnsiTheme="minorHAnsi" w:hint="eastAsia"/>
                <w:lang w:eastAsia="en-GB"/>
              </w:rPr>
            </w:pPr>
            <w:r>
              <w:rPr>
                <w:rFonts w:asciiTheme="minorHAnsi" w:hAnsiTheme="minorHAnsi"/>
                <w:szCs w:val="20"/>
              </w:rPr>
              <w:t>APIs should represent business functions such as policy, claim, submission, party, document, or finance capability.</w:t>
            </w:r>
          </w:p>
        </w:tc>
        <w:tc>
          <w:tcPr>
            <w:tcW w:w="2055" w:type="dxa"/>
            <w:vAlign w:val="center"/>
          </w:tcPr>
          <w:p w14:paraId="5A0C19C2" w14:textId="77777777" w:rsidR="00316805" w:rsidRPr="00F94A76" w:rsidRDefault="00316805" w:rsidP="003662DB">
            <w:pPr>
              <w:rPr>
                <w:rFonts w:asciiTheme="minorHAnsi" w:hAnsiTheme="minorHAnsi" w:hint="eastAsia"/>
                <w:lang w:eastAsia="en-GB"/>
              </w:rPr>
            </w:pPr>
            <w:hyperlink w:anchor="_4._Architectural_Position">
              <w:r>
                <w:rPr>
                  <w:rStyle w:val="Hyperlink"/>
                  <w:rFonts w:asciiTheme="minorHAnsi" w:hAnsiTheme="minorHAnsi"/>
                  <w:szCs w:val="20"/>
                </w:rPr>
                <w:t>Architectural Position (</w:t>
              </w:r>
              <w:r>
                <w:rPr>
                  <w:rStyle w:val="Hyperlink"/>
                  <w:szCs w:val="20"/>
                </w:rPr>
                <w:t>5</w:t>
              </w:r>
              <w:r>
                <w:rPr>
                  <w:rStyle w:val="Hyperlink"/>
                  <w:rFonts w:asciiTheme="minorHAnsi" w:hAnsiTheme="minorHAnsi"/>
                  <w:szCs w:val="20"/>
                </w:rPr>
                <w:t>)</w:t>
              </w:r>
            </w:hyperlink>
            <w:r>
              <w:rPr>
                <w:rFonts w:asciiTheme="minorHAnsi" w:hAnsiTheme="minorHAnsi"/>
                <w:szCs w:val="20"/>
              </w:rPr>
              <w:t xml:space="preserve">, </w:t>
            </w:r>
            <w:hyperlink w:anchor="_8._Enterprise_Pattern">
              <w:r>
                <w:rPr>
                  <w:rStyle w:val="Hyperlink"/>
                  <w:rFonts w:asciiTheme="minorHAnsi" w:hAnsiTheme="minorHAnsi"/>
                  <w:szCs w:val="20"/>
                </w:rPr>
                <w:t>Catalogue (8)</w:t>
              </w:r>
            </w:hyperlink>
            <w:r>
              <w:rPr>
                <w:rFonts w:asciiTheme="minorHAnsi" w:hAnsiTheme="minorHAnsi"/>
                <w:szCs w:val="20"/>
              </w:rPr>
              <w:t>,</w:t>
            </w:r>
          </w:p>
        </w:tc>
      </w:tr>
      <w:tr w:rsidR="00316805" w:rsidRPr="009527A4" w14:paraId="425670A7" w14:textId="77777777" w:rsidTr="00316805">
        <w:tc>
          <w:tcPr>
            <w:tcW w:w="1593" w:type="dxa"/>
            <w:vAlign w:val="center"/>
          </w:tcPr>
          <w:p w14:paraId="7BB7CD70"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APIM as API publishing and ingress control (Integration, Security)</w:t>
            </w:r>
          </w:p>
          <w:p w14:paraId="55514689" w14:textId="77777777" w:rsidR="00316805" w:rsidRPr="0041138D" w:rsidRDefault="00316805" w:rsidP="003662DB">
            <w:pPr>
              <w:spacing w:before="40" w:after="40"/>
              <w:rPr>
                <w:rStyle w:val="Hyperlink"/>
                <w:rFonts w:asciiTheme="minorHAnsi" w:hAnsiTheme="minorHAnsi" w:hint="eastAsia"/>
                <w:i/>
                <w:szCs w:val="20"/>
              </w:rPr>
            </w:pPr>
            <w:r>
              <w:rPr>
                <w:i/>
                <w:szCs w:val="20"/>
              </w:rPr>
              <w:fldChar w:fldCharType="begin"/>
            </w:r>
            <w:r>
              <w:rPr>
                <w:i/>
                <w:szCs w:val="20"/>
              </w:rPr>
              <w:instrText>HYPERLINK  \l "EntArchPrin"</w:instrText>
            </w:r>
            <w:r>
              <w:rPr>
                <w:i/>
                <w:szCs w:val="20"/>
              </w:rPr>
            </w:r>
            <w:r>
              <w:rPr>
                <w:i/>
                <w:szCs w:val="20"/>
              </w:rPr>
              <w:fldChar w:fldCharType="separate"/>
            </w:r>
            <w:r>
              <w:rPr>
                <w:rStyle w:val="Hyperlink"/>
                <w:rFonts w:asciiTheme="minorHAnsi" w:hAnsiTheme="minorHAnsi"/>
                <w:i/>
                <w:szCs w:val="20"/>
              </w:rPr>
              <w:t>Source - EAG3</w:t>
            </w:r>
          </w:p>
          <w:p w14:paraId="2A0BD18F" w14:textId="77777777" w:rsidR="00316805" w:rsidRPr="0014028C" w:rsidRDefault="00316805" w:rsidP="003662DB">
            <w:pPr>
              <w:rPr>
                <w:rFonts w:asciiTheme="minorHAnsi" w:hAnsiTheme="minorHAnsi" w:hint="eastAsia"/>
                <w:u w:val="single"/>
                <w:lang w:eastAsia="en-GB"/>
              </w:rPr>
            </w:pPr>
            <w:r>
              <w:rPr>
                <w:i/>
                <w:szCs w:val="20"/>
              </w:rPr>
              <w:fldChar w:fldCharType="end"/>
            </w:r>
            <w:hyperlink w:anchor="EntArchPrin" w:history="1">
              <w:r>
                <w:rPr>
                  <w:rFonts w:asciiTheme="minorHAnsi" w:hAnsiTheme="minorHAnsi"/>
                  <w:i/>
                  <w:szCs w:val="20"/>
                  <w:u w:val="single"/>
                </w:rPr>
                <w:t>Source - AAP1</w:t>
              </w:r>
            </w:hyperlink>
          </w:p>
        </w:tc>
        <w:tc>
          <w:tcPr>
            <w:tcW w:w="2655" w:type="dxa"/>
            <w:vAlign w:val="center"/>
          </w:tcPr>
          <w:p w14:paraId="227321FC" w14:textId="77777777" w:rsidR="00316805" w:rsidRPr="00F94A76" w:rsidRDefault="00316805" w:rsidP="003662DB">
            <w:pPr>
              <w:rPr>
                <w:rFonts w:asciiTheme="minorHAnsi" w:hAnsiTheme="minorHAnsi" w:hint="eastAsia"/>
                <w:lang w:eastAsia="en-GB"/>
              </w:rPr>
            </w:pPr>
            <w:r>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35EB7B84" w14:textId="77777777" w:rsidR="00316805" w:rsidRPr="00F94A76" w:rsidRDefault="00316805" w:rsidP="003662DB">
            <w:pPr>
              <w:rPr>
                <w:rFonts w:asciiTheme="minorHAnsi" w:hAnsiTheme="minorHAnsi" w:hint="eastAsia"/>
                <w:lang w:eastAsia="en-GB"/>
              </w:rPr>
            </w:pPr>
            <w:r>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25EE4EEC" w14:textId="77777777" w:rsidR="00316805" w:rsidRPr="00F94A76" w:rsidRDefault="00316805" w:rsidP="003662DB">
            <w:pPr>
              <w:rPr>
                <w:rFonts w:asciiTheme="minorHAnsi" w:hAnsiTheme="minorHAnsi" w:hint="eastAsia"/>
                <w:lang w:eastAsia="en-GB"/>
              </w:rPr>
            </w:pPr>
            <w:hyperlink w:anchor="_5._Reference_Architecture">
              <w:r>
                <w:rPr>
                  <w:rStyle w:val="Hyperlink"/>
                  <w:rFonts w:asciiTheme="minorHAnsi" w:hAnsiTheme="minorHAnsi"/>
                  <w:szCs w:val="20"/>
                </w:rPr>
                <w:t>Ref architecture (</w:t>
              </w:r>
              <w:r>
                <w:rPr>
                  <w:rStyle w:val="Hyperlink"/>
                  <w:szCs w:val="20"/>
                </w:rPr>
                <w:t>6</w:t>
              </w:r>
              <w:r>
                <w:rPr>
                  <w:rStyle w:val="Hyperlink"/>
                  <w:rFonts w:asciiTheme="minorHAnsi" w:hAnsiTheme="minorHAnsi"/>
                  <w:szCs w:val="20"/>
                </w:rPr>
                <w:t>)</w:t>
              </w:r>
            </w:hyperlink>
            <w:r>
              <w:rPr>
                <w:rFonts w:asciiTheme="minorHAnsi" w:hAnsiTheme="minorHAnsi"/>
                <w:szCs w:val="20"/>
              </w:rPr>
              <w:t xml:space="preserve">, </w:t>
            </w:r>
            <w:hyperlink w:anchor="_11.1_Security_Principles">
              <w:r>
                <w:rPr>
                  <w:rStyle w:val="Hyperlink"/>
                  <w:rFonts w:asciiTheme="minorHAnsi" w:hAnsiTheme="minorHAnsi"/>
                  <w:szCs w:val="20"/>
                </w:rPr>
                <w:t>Security (1</w:t>
              </w:r>
              <w:r>
                <w:rPr>
                  <w:rStyle w:val="Hyperlink"/>
                  <w:szCs w:val="20"/>
                </w:rPr>
                <w:t>1</w:t>
              </w:r>
              <w:r>
                <w:rPr>
                  <w:rStyle w:val="Hyperlink"/>
                  <w:rFonts w:asciiTheme="minorHAnsi" w:hAnsiTheme="minorHAnsi"/>
                  <w:szCs w:val="20"/>
                </w:rPr>
                <w:t>)</w:t>
              </w:r>
            </w:hyperlink>
            <w:r>
              <w:rPr>
                <w:rFonts w:asciiTheme="minorHAnsi" w:hAnsiTheme="minorHAnsi"/>
                <w:szCs w:val="20"/>
              </w:rPr>
              <w:t xml:space="preserve">, </w:t>
            </w:r>
            <w:hyperlink w:anchor="_12_Guardrails">
              <w:r>
                <w:rPr>
                  <w:rStyle w:val="Hyperlink"/>
                  <w:rFonts w:asciiTheme="minorHAnsi" w:hAnsiTheme="minorHAnsi"/>
                  <w:szCs w:val="20"/>
                </w:rPr>
                <w:t>Guardrails (1</w:t>
              </w:r>
              <w:r>
                <w:rPr>
                  <w:rStyle w:val="Hyperlink"/>
                  <w:szCs w:val="20"/>
                </w:rPr>
                <w:t>2.1</w:t>
              </w:r>
              <w:r>
                <w:rPr>
                  <w:rStyle w:val="Hyperlink"/>
                  <w:rFonts w:asciiTheme="minorHAnsi" w:hAnsiTheme="minorHAnsi"/>
                  <w:szCs w:val="20"/>
                </w:rPr>
                <w:t>)</w:t>
              </w:r>
            </w:hyperlink>
          </w:p>
        </w:tc>
      </w:tr>
      <w:tr w:rsidR="00316805" w:rsidRPr="009527A4" w14:paraId="27976B26" w14:textId="77777777" w:rsidTr="00316805">
        <w:tc>
          <w:tcPr>
            <w:tcW w:w="1593" w:type="dxa"/>
            <w:vAlign w:val="center"/>
          </w:tcPr>
          <w:p w14:paraId="092C83FF"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Third-party API egress is governed by reuse and risk (Integration, Security)</w:t>
            </w:r>
          </w:p>
          <w:p w14:paraId="0BD09280" w14:textId="77777777" w:rsidR="00316805" w:rsidRPr="0041138D" w:rsidRDefault="00316805" w:rsidP="003662DB">
            <w:pPr>
              <w:spacing w:before="40" w:after="40"/>
              <w:rPr>
                <w:rStyle w:val="Hyperlink"/>
                <w:rFonts w:asciiTheme="minorHAnsi" w:hAnsiTheme="minorHAnsi" w:hint="eastAsia"/>
                <w:i/>
                <w:szCs w:val="20"/>
              </w:rPr>
            </w:pPr>
            <w:r>
              <w:rPr>
                <w:i/>
                <w:szCs w:val="20"/>
              </w:rPr>
              <w:fldChar w:fldCharType="begin"/>
            </w:r>
            <w:r>
              <w:rPr>
                <w:i/>
                <w:szCs w:val="20"/>
              </w:rPr>
              <w:instrText>HYPERLINK  \l "EntArchPrin"</w:instrText>
            </w:r>
            <w:r>
              <w:rPr>
                <w:i/>
                <w:szCs w:val="20"/>
              </w:rPr>
            </w:r>
            <w:r>
              <w:rPr>
                <w:i/>
                <w:szCs w:val="20"/>
              </w:rPr>
              <w:fldChar w:fldCharType="separate"/>
            </w:r>
            <w:r>
              <w:rPr>
                <w:rStyle w:val="Hyperlink"/>
                <w:rFonts w:asciiTheme="minorHAnsi" w:hAnsiTheme="minorHAnsi"/>
                <w:i/>
                <w:szCs w:val="20"/>
              </w:rPr>
              <w:t>Source - EAG6</w:t>
            </w:r>
          </w:p>
          <w:p w14:paraId="5B90E934" w14:textId="77777777" w:rsidR="00316805" w:rsidRPr="0014028C" w:rsidRDefault="00316805" w:rsidP="003662DB">
            <w:pPr>
              <w:spacing w:before="40" w:after="40"/>
              <w:rPr>
                <w:szCs w:val="20"/>
                <w:u w:val="single"/>
              </w:rPr>
            </w:pPr>
            <w:r>
              <w:rPr>
                <w:i/>
                <w:szCs w:val="20"/>
              </w:rPr>
              <w:fldChar w:fldCharType="end"/>
            </w:r>
            <w:hyperlink w:anchor="EntArchPrin" w:history="1">
              <w:r>
                <w:rPr>
                  <w:rFonts w:asciiTheme="minorHAnsi" w:hAnsiTheme="minorHAnsi"/>
                  <w:i/>
                  <w:szCs w:val="20"/>
                  <w:u w:val="single"/>
                </w:rPr>
                <w:t>Source - AAP2</w:t>
              </w:r>
            </w:hyperlink>
          </w:p>
        </w:tc>
        <w:tc>
          <w:tcPr>
            <w:tcW w:w="2655" w:type="dxa"/>
            <w:vAlign w:val="center"/>
          </w:tcPr>
          <w:p w14:paraId="614F4C47" w14:textId="77777777" w:rsidR="00316805" w:rsidRPr="0041138D" w:rsidRDefault="00316805" w:rsidP="003662DB">
            <w:pPr>
              <w:rPr>
                <w:szCs w:val="20"/>
              </w:rPr>
            </w:pPr>
            <w:r>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3A2E1836" w14:textId="77777777" w:rsidR="00316805" w:rsidRPr="0041138D" w:rsidRDefault="00316805" w:rsidP="003662DB">
            <w:pPr>
              <w:rPr>
                <w:szCs w:val="20"/>
              </w:rPr>
            </w:pPr>
            <w:r>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15638FFC" w14:textId="77777777" w:rsidR="00316805" w:rsidRPr="0041138D" w:rsidRDefault="00316805" w:rsidP="003662DB">
            <w:pPr>
              <w:rPr>
                <w:szCs w:val="20"/>
              </w:rPr>
            </w:pPr>
            <w:hyperlink w:anchor="SIF_Sec8">
              <w:hyperlink w:anchor="_8._Enterprise_Pattern">
                <w:r>
                  <w:rPr>
                    <w:rStyle w:val="Hyperlink"/>
                    <w:rFonts w:asciiTheme="minorHAnsi" w:hAnsiTheme="minorHAnsi"/>
                    <w:szCs w:val="20"/>
                  </w:rPr>
                  <w:t>Catalogue (8)</w:t>
                </w:r>
              </w:hyperlink>
              <w:r>
                <w:rPr>
                  <w:rStyle w:val="Hyperlink"/>
                  <w:rFonts w:asciiTheme="minorHAnsi" w:hAnsiTheme="minorHAnsi"/>
                  <w:szCs w:val="20"/>
                </w:rPr>
                <w:t>)</w:t>
              </w:r>
            </w:hyperlink>
            <w:r>
              <w:rPr>
                <w:rFonts w:asciiTheme="minorHAnsi" w:hAnsiTheme="minorHAnsi"/>
                <w:szCs w:val="20"/>
              </w:rPr>
              <w:t xml:space="preserve">, </w:t>
            </w:r>
            <w:hyperlink w:anchor="_13._Exception_Process">
              <w:r>
                <w:rPr>
                  <w:rStyle w:val="Hyperlink"/>
                  <w:rFonts w:asciiTheme="minorHAnsi" w:hAnsiTheme="minorHAnsi"/>
                  <w:szCs w:val="20"/>
                </w:rPr>
                <w:t>Exception and TDA (1</w:t>
              </w:r>
              <w:r>
                <w:rPr>
                  <w:rStyle w:val="Hyperlink"/>
                  <w:szCs w:val="20"/>
                </w:rPr>
                <w:t>3</w:t>
              </w:r>
              <w:r>
                <w:rPr>
                  <w:rStyle w:val="Hyperlink"/>
                  <w:rFonts w:asciiTheme="minorHAnsi" w:hAnsiTheme="minorHAnsi"/>
                  <w:szCs w:val="20"/>
                </w:rPr>
                <w:t>)</w:t>
              </w:r>
            </w:hyperlink>
          </w:p>
        </w:tc>
      </w:tr>
      <w:tr w:rsidR="00316805" w:rsidRPr="009527A4" w14:paraId="23168527" w14:textId="77777777" w:rsidTr="00316805">
        <w:tc>
          <w:tcPr>
            <w:tcW w:w="1593" w:type="dxa"/>
            <w:vAlign w:val="center"/>
          </w:tcPr>
          <w:p w14:paraId="76F657E9"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Asynchronous-first where resilience matters (Integration, Resilience)</w:t>
            </w:r>
          </w:p>
          <w:p w14:paraId="63976DF1" w14:textId="77777777" w:rsidR="00316805" w:rsidRPr="0014028C" w:rsidRDefault="00316805" w:rsidP="003662DB">
            <w:pPr>
              <w:spacing w:before="40" w:after="40"/>
              <w:rPr>
                <w:szCs w:val="20"/>
                <w:u w:val="single"/>
              </w:rPr>
            </w:pPr>
            <w:hyperlink w:anchor="EntArchPrin" w:history="1">
              <w:r>
                <w:rPr>
                  <w:rFonts w:asciiTheme="minorHAnsi" w:hAnsiTheme="minorHAnsi"/>
                  <w:i/>
                  <w:szCs w:val="20"/>
                  <w:u w:val="single"/>
                </w:rPr>
                <w:t>Source - IAP10</w:t>
              </w:r>
            </w:hyperlink>
          </w:p>
        </w:tc>
        <w:tc>
          <w:tcPr>
            <w:tcW w:w="2655" w:type="dxa"/>
            <w:vAlign w:val="center"/>
          </w:tcPr>
          <w:p w14:paraId="4361B0C2" w14:textId="77777777" w:rsidR="00316805" w:rsidRPr="0041138D" w:rsidRDefault="00316805" w:rsidP="003662DB">
            <w:pPr>
              <w:rPr>
                <w:szCs w:val="20"/>
              </w:rPr>
            </w:pPr>
            <w:r>
              <w:rPr>
                <w:rFonts w:asciiTheme="minorHAnsi" w:hAnsiTheme="minorHAnsi"/>
                <w:szCs w:val="20"/>
              </w:rPr>
              <w:t>When availability, retry, load levelling, or latency tolerance is important, prefer messaging/events.</w:t>
            </w:r>
          </w:p>
        </w:tc>
        <w:tc>
          <w:tcPr>
            <w:tcW w:w="2623" w:type="dxa"/>
            <w:vAlign w:val="center"/>
          </w:tcPr>
          <w:p w14:paraId="15C6E622" w14:textId="77777777" w:rsidR="00316805" w:rsidRPr="0041138D" w:rsidRDefault="00316805" w:rsidP="003662DB">
            <w:pPr>
              <w:rPr>
                <w:szCs w:val="20"/>
              </w:rPr>
            </w:pPr>
            <w:r>
              <w:rPr>
                <w:rFonts w:asciiTheme="minorHAnsi" w:hAnsiTheme="minorHAnsi"/>
                <w:szCs w:val="20"/>
              </w:rPr>
              <w:t>Use Service Bus queues/topics for reliable enterprise messaging.</w:t>
            </w:r>
          </w:p>
        </w:tc>
        <w:tc>
          <w:tcPr>
            <w:tcW w:w="2055" w:type="dxa"/>
            <w:vAlign w:val="center"/>
          </w:tcPr>
          <w:p w14:paraId="0A777029" w14:textId="77777777" w:rsidR="00316805" w:rsidRPr="0041138D" w:rsidRDefault="00316805" w:rsidP="003662DB">
            <w:pPr>
              <w:rPr>
                <w:szCs w:val="20"/>
              </w:rPr>
            </w:pPr>
            <w:hyperlink w:anchor="_7.3_Detailed_Architecture">
              <w:r>
                <w:rPr>
                  <w:rStyle w:val="Hyperlink"/>
                  <w:rFonts w:asciiTheme="minorHAnsi" w:hAnsiTheme="minorHAnsi"/>
                  <w:szCs w:val="20"/>
                </w:rPr>
                <w:t>Decision tree (7.</w:t>
              </w:r>
              <w:r>
                <w:rPr>
                  <w:rStyle w:val="Hyperlink"/>
                  <w:szCs w:val="20"/>
                </w:rPr>
                <w:t>3</w:t>
              </w:r>
              <w:r>
                <w:rPr>
                  <w:rStyle w:val="Hyperlink"/>
                  <w:rFonts w:asciiTheme="minorHAnsi" w:hAnsiTheme="minorHAnsi"/>
                  <w:szCs w:val="20"/>
                </w:rPr>
                <w:t>)</w:t>
              </w:r>
            </w:hyperlink>
            <w:r>
              <w:rPr>
                <w:rFonts w:asciiTheme="minorHAnsi" w:hAnsiTheme="minorHAnsi"/>
                <w:szCs w:val="20"/>
              </w:rPr>
              <w:t xml:space="preserve">, </w:t>
            </w:r>
            <w:hyperlink w:anchor="_8._Enterprise_Pattern">
              <w:r>
                <w:rPr>
                  <w:rStyle w:val="Hyperlink"/>
                  <w:rFonts w:asciiTheme="minorHAnsi" w:hAnsiTheme="minorHAnsi"/>
                  <w:szCs w:val="20"/>
                </w:rPr>
                <w:t>Catalogue (8)</w:t>
              </w:r>
            </w:hyperlink>
            <w:r>
              <w:rPr>
                <w:rFonts w:asciiTheme="minorHAnsi" w:hAnsiTheme="minorHAnsi"/>
                <w:szCs w:val="20"/>
              </w:rPr>
              <w:t xml:space="preserve">, </w:t>
            </w:r>
          </w:p>
        </w:tc>
      </w:tr>
      <w:tr w:rsidR="00316805" w:rsidRPr="009527A4" w14:paraId="48B242E2" w14:textId="77777777" w:rsidTr="00316805">
        <w:tc>
          <w:tcPr>
            <w:tcW w:w="1593" w:type="dxa"/>
            <w:vAlign w:val="center"/>
          </w:tcPr>
          <w:p w14:paraId="31FEDBBF" w14:textId="77777777" w:rsidR="00316805" w:rsidRPr="0041138D" w:rsidRDefault="00316805" w:rsidP="003662DB">
            <w:pPr>
              <w:spacing w:before="40" w:after="40"/>
              <w:rPr>
                <w:rFonts w:asciiTheme="minorHAnsi" w:hAnsiTheme="minorHAnsi" w:hint="eastAsia"/>
                <w:i/>
                <w:szCs w:val="20"/>
              </w:rPr>
            </w:pPr>
            <w:r>
              <w:rPr>
                <w:rFonts w:asciiTheme="minorHAnsi" w:hAnsiTheme="minorHAnsi"/>
                <w:szCs w:val="20"/>
              </w:rPr>
              <w:t>Orchestration usage is explicit (Integration)</w:t>
            </w:r>
            <w:r>
              <w:rPr>
                <w:rFonts w:asciiTheme="minorHAnsi" w:hAnsiTheme="minorHAnsi"/>
                <w:i/>
                <w:szCs w:val="20"/>
              </w:rPr>
              <w:t xml:space="preserve"> </w:t>
            </w:r>
            <w:hyperlink w:anchor="EntArchPrin" w:history="1">
              <w:r>
                <w:rPr>
                  <w:rFonts w:asciiTheme="minorHAnsi" w:hAnsiTheme="minorHAnsi"/>
                  <w:i/>
                  <w:szCs w:val="20"/>
                  <w:u w:val="single"/>
                </w:rPr>
                <w:t>Source - IAP11</w:t>
              </w:r>
            </w:hyperlink>
          </w:p>
          <w:p w14:paraId="1940F92B" w14:textId="77777777" w:rsidR="00316805" w:rsidRPr="0014028C" w:rsidRDefault="00316805" w:rsidP="003662DB">
            <w:pPr>
              <w:spacing w:before="40" w:after="40"/>
              <w:rPr>
                <w:szCs w:val="20"/>
                <w:u w:val="single"/>
              </w:rPr>
            </w:pPr>
            <w:hyperlink w:anchor="EntArchPrin" w:history="1">
              <w:r>
                <w:rPr>
                  <w:rFonts w:asciiTheme="minorHAnsi" w:hAnsiTheme="minorHAnsi"/>
                  <w:i/>
                  <w:szCs w:val="20"/>
                  <w:u w:val="single"/>
                </w:rPr>
                <w:t>Source - IAP8</w:t>
              </w:r>
            </w:hyperlink>
          </w:p>
        </w:tc>
        <w:tc>
          <w:tcPr>
            <w:tcW w:w="2655" w:type="dxa"/>
            <w:vAlign w:val="center"/>
          </w:tcPr>
          <w:p w14:paraId="592A89CB" w14:textId="77777777" w:rsidR="000575EF" w:rsidRPr="000575EF" w:rsidRDefault="000575EF" w:rsidP="000575EF">
            <w:pPr>
              <w:rPr>
                <w:szCs w:val="20"/>
                <w:lang w:val="en-IN"/>
              </w:rPr>
            </w:pPr>
            <w:r w:rsidRPr="000575EF">
              <w:rPr>
                <w:szCs w:val="20"/>
                <w:lang w:val="en-IN"/>
              </w:rPr>
              <w:t>Cross-system business processes must have explicit ownership and coordination within the integration platform rather than being embedded in consuming applications, scripts or custom code.</w:t>
            </w:r>
          </w:p>
          <w:p w14:paraId="6CA3A4BC" w14:textId="405FEC9A" w:rsidR="00316805" w:rsidRPr="0041138D" w:rsidRDefault="00316805" w:rsidP="003662DB">
            <w:pPr>
              <w:rPr>
                <w:szCs w:val="20"/>
              </w:rPr>
            </w:pPr>
          </w:p>
        </w:tc>
        <w:tc>
          <w:tcPr>
            <w:tcW w:w="2623" w:type="dxa"/>
            <w:vAlign w:val="center"/>
          </w:tcPr>
          <w:p w14:paraId="25CDDD4D" w14:textId="77777777" w:rsidR="000575EF" w:rsidRPr="000575EF" w:rsidRDefault="000575EF" w:rsidP="000575EF">
            <w:pPr>
              <w:rPr>
                <w:szCs w:val="20"/>
                <w:lang w:val="en-IN"/>
              </w:rPr>
            </w:pPr>
            <w:r w:rsidRPr="000575EF">
              <w:rPr>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5CF3B063" w14:textId="4C8FBD6A" w:rsidR="00316805" w:rsidRPr="0041138D" w:rsidRDefault="00316805" w:rsidP="003662DB">
            <w:pPr>
              <w:rPr>
                <w:szCs w:val="20"/>
              </w:rPr>
            </w:pPr>
          </w:p>
        </w:tc>
        <w:tc>
          <w:tcPr>
            <w:tcW w:w="2055" w:type="dxa"/>
            <w:vAlign w:val="center"/>
          </w:tcPr>
          <w:p w14:paraId="0BC2BBFB" w14:textId="77777777" w:rsidR="00316805" w:rsidRPr="0041138D" w:rsidRDefault="00316805" w:rsidP="003662DB">
            <w:pPr>
              <w:rPr>
                <w:szCs w:val="20"/>
              </w:rPr>
            </w:pPr>
            <w:hyperlink w:anchor="_8._Enterprise_Pattern">
              <w:r>
                <w:rPr>
                  <w:rStyle w:val="Hyperlink"/>
                  <w:rFonts w:asciiTheme="minorHAnsi" w:hAnsiTheme="minorHAnsi"/>
                  <w:szCs w:val="20"/>
                </w:rPr>
                <w:t>Catalogue (8)</w:t>
              </w:r>
            </w:hyperlink>
            <w:r>
              <w:rPr>
                <w:rFonts w:asciiTheme="minorHAnsi" w:hAnsiTheme="minorHAnsi"/>
                <w:szCs w:val="20"/>
              </w:rPr>
              <w:t xml:space="preserve">, </w:t>
            </w:r>
            <w:r>
              <w:rPr>
                <w:rStyle w:val="Hyperlink"/>
                <w:rFonts w:asciiTheme="minorHAnsi" w:hAnsiTheme="minorHAnsi"/>
                <w:szCs w:val="20"/>
              </w:rPr>
              <w:t>Anti-Patterns (</w:t>
            </w:r>
            <w:r>
              <w:rPr>
                <w:rStyle w:val="Hyperlink"/>
                <w:szCs w:val="20"/>
              </w:rPr>
              <w:t>8.9)</w:t>
            </w:r>
          </w:p>
        </w:tc>
      </w:tr>
      <w:tr w:rsidR="00316805" w:rsidRPr="009527A4" w14:paraId="2FE64C9E" w14:textId="77777777" w:rsidTr="00316805">
        <w:tc>
          <w:tcPr>
            <w:tcW w:w="1593" w:type="dxa"/>
            <w:vAlign w:val="center"/>
          </w:tcPr>
          <w:p w14:paraId="79BCA281"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Implementation logic is separated (Integration)</w:t>
            </w:r>
          </w:p>
          <w:p w14:paraId="54B316DD" w14:textId="77777777" w:rsidR="00316805" w:rsidRPr="0041138D" w:rsidRDefault="00316805" w:rsidP="003662DB">
            <w:pPr>
              <w:spacing w:before="40" w:after="40"/>
              <w:rPr>
                <w:rStyle w:val="Hyperlink"/>
                <w:rFonts w:asciiTheme="minorHAnsi" w:hAnsiTheme="minorHAnsi" w:hint="eastAsia"/>
                <w:i/>
                <w:szCs w:val="20"/>
              </w:rPr>
            </w:pPr>
            <w:r>
              <w:rPr>
                <w:i/>
                <w:szCs w:val="20"/>
              </w:rPr>
              <w:fldChar w:fldCharType="begin"/>
            </w:r>
            <w:r>
              <w:rPr>
                <w:i/>
                <w:szCs w:val="20"/>
              </w:rPr>
              <w:instrText>HYPERLINK  \l "EntArchPrin"</w:instrText>
            </w:r>
            <w:r>
              <w:rPr>
                <w:i/>
                <w:szCs w:val="20"/>
              </w:rPr>
            </w:r>
            <w:r>
              <w:rPr>
                <w:i/>
                <w:szCs w:val="20"/>
              </w:rPr>
              <w:fldChar w:fldCharType="separate"/>
            </w:r>
            <w:r>
              <w:rPr>
                <w:rStyle w:val="Hyperlink"/>
                <w:rFonts w:asciiTheme="minorHAnsi" w:hAnsiTheme="minorHAnsi"/>
                <w:i/>
                <w:szCs w:val="20"/>
              </w:rPr>
              <w:t>Source - IAP11</w:t>
            </w:r>
          </w:p>
          <w:p w14:paraId="7580FA9E" w14:textId="77777777" w:rsidR="00316805" w:rsidRPr="0014028C" w:rsidRDefault="00316805" w:rsidP="003662DB">
            <w:pPr>
              <w:spacing w:before="40" w:after="40"/>
              <w:rPr>
                <w:szCs w:val="20"/>
                <w:u w:val="single"/>
              </w:rPr>
            </w:pPr>
            <w:r>
              <w:rPr>
                <w:i/>
                <w:szCs w:val="20"/>
              </w:rPr>
              <w:fldChar w:fldCharType="end"/>
            </w:r>
            <w:hyperlink w:anchor="EntArchPrin" w:history="1">
              <w:r>
                <w:rPr>
                  <w:rFonts w:asciiTheme="minorHAnsi" w:hAnsiTheme="minorHAnsi"/>
                  <w:i/>
                  <w:szCs w:val="20"/>
                  <w:u w:val="single"/>
                </w:rPr>
                <w:t>Source - IAP8</w:t>
              </w:r>
            </w:hyperlink>
          </w:p>
        </w:tc>
        <w:tc>
          <w:tcPr>
            <w:tcW w:w="2655" w:type="dxa"/>
            <w:vAlign w:val="center"/>
          </w:tcPr>
          <w:p w14:paraId="701B7389" w14:textId="77777777" w:rsidR="00316805" w:rsidRPr="0041138D" w:rsidRDefault="00316805" w:rsidP="003662DB">
            <w:pPr>
              <w:rPr>
                <w:szCs w:val="20"/>
              </w:rPr>
            </w:pPr>
            <w:r>
              <w:rPr>
                <w:rFonts w:asciiTheme="minorHAnsi" w:hAnsiTheme="minorHAnsi"/>
                <w:szCs w:val="20"/>
              </w:rPr>
              <w:t>Low-level code should be isolated from orchestration and API policy concerns.</w:t>
            </w:r>
          </w:p>
        </w:tc>
        <w:tc>
          <w:tcPr>
            <w:tcW w:w="2623" w:type="dxa"/>
            <w:vAlign w:val="center"/>
          </w:tcPr>
          <w:p w14:paraId="682C3D96" w14:textId="77777777" w:rsidR="00316805" w:rsidRPr="0041138D" w:rsidRDefault="00316805" w:rsidP="003662DB">
            <w:pPr>
              <w:rPr>
                <w:szCs w:val="20"/>
              </w:rPr>
            </w:pPr>
            <w:r>
              <w:rPr>
                <w:rFonts w:asciiTheme="minorHAnsi" w:hAnsiTheme="minorHAnsi"/>
                <w:szCs w:val="20"/>
              </w:rPr>
              <w:t>Functions should implement narrow code tasks. They should not be implemented in end-to-end business workflows.</w:t>
            </w:r>
          </w:p>
        </w:tc>
        <w:tc>
          <w:tcPr>
            <w:tcW w:w="2055" w:type="dxa"/>
            <w:vAlign w:val="center"/>
          </w:tcPr>
          <w:p w14:paraId="04439636" w14:textId="77777777" w:rsidR="00316805" w:rsidRPr="0041138D" w:rsidRDefault="00316805" w:rsidP="003662DB">
            <w:pPr>
              <w:rPr>
                <w:szCs w:val="20"/>
              </w:rPr>
            </w:pPr>
            <w:hyperlink w:anchor="_8._Enterprise_Pattern">
              <w:r>
                <w:rPr>
                  <w:rStyle w:val="Hyperlink"/>
                  <w:rFonts w:asciiTheme="minorHAnsi" w:hAnsiTheme="minorHAnsi"/>
                  <w:szCs w:val="20"/>
                </w:rPr>
                <w:t>Catalogue (8)</w:t>
              </w:r>
            </w:hyperlink>
            <w:r>
              <w:rPr>
                <w:rFonts w:asciiTheme="minorHAnsi" w:hAnsiTheme="minorHAnsi"/>
                <w:szCs w:val="20"/>
              </w:rPr>
              <w:t xml:space="preserve">, </w:t>
            </w:r>
            <w:hyperlink w:anchor="_14._Anti-Patterns">
              <w:r>
                <w:rPr>
                  <w:rStyle w:val="Hyperlink"/>
                  <w:rFonts w:asciiTheme="minorHAnsi" w:hAnsiTheme="minorHAnsi"/>
                  <w:szCs w:val="20"/>
                </w:rPr>
                <w:t>Anti-Patterns (</w:t>
              </w:r>
              <w:r>
                <w:rPr>
                  <w:rStyle w:val="Hyperlink"/>
                  <w:szCs w:val="20"/>
                </w:rPr>
                <w:t>8.9</w:t>
              </w:r>
              <w:r>
                <w:rPr>
                  <w:rStyle w:val="Hyperlink"/>
                  <w:rFonts w:asciiTheme="minorHAnsi" w:hAnsiTheme="minorHAnsi"/>
                  <w:szCs w:val="20"/>
                </w:rPr>
                <w:t>)</w:t>
              </w:r>
            </w:hyperlink>
          </w:p>
        </w:tc>
      </w:tr>
      <w:tr w:rsidR="00316805" w:rsidRPr="009527A4" w14:paraId="26FAF2DA" w14:textId="77777777" w:rsidTr="00316805">
        <w:tc>
          <w:tcPr>
            <w:tcW w:w="1593" w:type="dxa"/>
            <w:vAlign w:val="center"/>
          </w:tcPr>
          <w:p w14:paraId="31160950"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Secure by design (Security)</w:t>
            </w:r>
          </w:p>
          <w:p w14:paraId="35701994" w14:textId="77777777" w:rsidR="00316805" w:rsidRPr="0014028C" w:rsidRDefault="00316805" w:rsidP="003662DB">
            <w:pPr>
              <w:spacing w:before="40" w:after="40"/>
              <w:rPr>
                <w:szCs w:val="20"/>
                <w:u w:val="single"/>
              </w:rPr>
            </w:pPr>
            <w:hyperlink w:anchor="EntArchPrin" w:history="1">
              <w:r>
                <w:rPr>
                  <w:rFonts w:asciiTheme="minorHAnsi" w:hAnsiTheme="minorHAnsi"/>
                  <w:i/>
                  <w:szCs w:val="20"/>
                  <w:u w:val="single"/>
                </w:rPr>
                <w:t>Source - SECP1</w:t>
              </w:r>
            </w:hyperlink>
          </w:p>
        </w:tc>
        <w:tc>
          <w:tcPr>
            <w:tcW w:w="2655" w:type="dxa"/>
            <w:vAlign w:val="center"/>
          </w:tcPr>
          <w:p w14:paraId="2892229A" w14:textId="77777777" w:rsidR="00316805" w:rsidRPr="0041138D" w:rsidRDefault="00316805" w:rsidP="003662DB">
            <w:pPr>
              <w:rPr>
                <w:szCs w:val="20"/>
              </w:rPr>
            </w:pPr>
            <w:r>
              <w:rPr>
                <w:rFonts w:asciiTheme="minorHAnsi" w:hAnsiTheme="minorHAnsi"/>
                <w:szCs w:val="20"/>
              </w:rPr>
              <w:t>Managed identities for authentication, RBAC, private endpoints where possible, Key Vault for storing credentials, access monitoring, and least privilege should be the default security controls.</w:t>
            </w:r>
          </w:p>
        </w:tc>
        <w:tc>
          <w:tcPr>
            <w:tcW w:w="2623" w:type="dxa"/>
            <w:vAlign w:val="center"/>
          </w:tcPr>
          <w:p w14:paraId="09462DA3" w14:textId="77777777" w:rsidR="00316805" w:rsidRPr="0041138D" w:rsidRDefault="00316805" w:rsidP="003662DB">
            <w:pPr>
              <w:rPr>
                <w:szCs w:val="20"/>
              </w:rPr>
            </w:pPr>
            <w:r>
              <w:rPr>
                <w:rFonts w:asciiTheme="minorHAnsi" w:hAnsiTheme="minorHAnsi"/>
                <w:szCs w:val="20"/>
              </w:rPr>
              <w:t>Security patterns should be explicitly included in every design review.</w:t>
            </w:r>
          </w:p>
        </w:tc>
        <w:tc>
          <w:tcPr>
            <w:tcW w:w="2055" w:type="dxa"/>
            <w:vAlign w:val="center"/>
          </w:tcPr>
          <w:p w14:paraId="645188D3" w14:textId="77777777" w:rsidR="00316805" w:rsidRPr="0041138D" w:rsidRDefault="00316805" w:rsidP="003662DB">
            <w:pPr>
              <w:rPr>
                <w:szCs w:val="20"/>
              </w:rPr>
            </w:pPr>
            <w:hyperlink w:anchor="_11.1_Security_Principles">
              <w:r>
                <w:rPr>
                  <w:rStyle w:val="Hyperlink"/>
                  <w:rFonts w:asciiTheme="minorHAnsi" w:hAnsiTheme="minorHAnsi"/>
                  <w:szCs w:val="20"/>
                </w:rPr>
                <w:t>Security (1</w:t>
              </w:r>
              <w:r>
                <w:rPr>
                  <w:rStyle w:val="Hyperlink"/>
                  <w:szCs w:val="20"/>
                </w:rPr>
                <w:t>1</w:t>
              </w:r>
              <w:r>
                <w:rPr>
                  <w:rStyle w:val="Hyperlink"/>
                  <w:rFonts w:asciiTheme="minorHAnsi" w:hAnsiTheme="minorHAnsi"/>
                  <w:szCs w:val="20"/>
                </w:rPr>
                <w:t>)</w:t>
              </w:r>
            </w:hyperlink>
            <w:r>
              <w:rPr>
                <w:rFonts w:asciiTheme="minorHAnsi" w:hAnsiTheme="minorHAnsi"/>
                <w:szCs w:val="20"/>
              </w:rPr>
              <w:t xml:space="preserve">, </w:t>
            </w:r>
            <w:hyperlink w:anchor="_12_Guardrails">
              <w:r>
                <w:rPr>
                  <w:rStyle w:val="Hyperlink"/>
                  <w:rFonts w:asciiTheme="minorHAnsi" w:hAnsiTheme="minorHAnsi"/>
                  <w:szCs w:val="20"/>
                </w:rPr>
                <w:t>Guardrails (1</w:t>
              </w:r>
              <w:r>
                <w:rPr>
                  <w:rStyle w:val="Hyperlink"/>
                  <w:szCs w:val="20"/>
                </w:rPr>
                <w:t>2</w:t>
              </w:r>
              <w:r>
                <w:rPr>
                  <w:rStyle w:val="Hyperlink"/>
                  <w:rFonts w:asciiTheme="minorHAnsi" w:hAnsiTheme="minorHAnsi"/>
                  <w:szCs w:val="20"/>
                </w:rPr>
                <w:t>.1)</w:t>
              </w:r>
            </w:hyperlink>
            <w:r>
              <w:rPr>
                <w:rFonts w:asciiTheme="minorHAnsi" w:hAnsiTheme="minorHAnsi"/>
                <w:szCs w:val="20"/>
              </w:rPr>
              <w:t xml:space="preserve"> </w:t>
            </w:r>
          </w:p>
        </w:tc>
      </w:tr>
      <w:tr w:rsidR="00316805" w:rsidRPr="009527A4" w14:paraId="250B3A65" w14:textId="77777777" w:rsidTr="00316805">
        <w:tc>
          <w:tcPr>
            <w:tcW w:w="1593" w:type="dxa"/>
            <w:vAlign w:val="center"/>
          </w:tcPr>
          <w:p w14:paraId="044353C4"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lastRenderedPageBreak/>
              <w:t>Observable by default (Engineering Standards)</w:t>
            </w:r>
          </w:p>
          <w:p w14:paraId="25F12D05" w14:textId="77777777" w:rsidR="00316805" w:rsidRPr="0014028C" w:rsidRDefault="00316805" w:rsidP="003662DB">
            <w:pPr>
              <w:spacing w:before="40" w:after="40"/>
              <w:rPr>
                <w:szCs w:val="20"/>
                <w:u w:val="single"/>
              </w:rPr>
            </w:pPr>
            <w:hyperlink w:anchor="ArchEngStdAIS" w:history="1">
              <w:r>
                <w:rPr>
                  <w:rFonts w:asciiTheme="minorHAnsi" w:hAnsiTheme="minorHAnsi"/>
                  <w:i/>
                  <w:szCs w:val="20"/>
                  <w:u w:val="single"/>
                </w:rPr>
                <w:t>Logging</w:t>
              </w:r>
            </w:hyperlink>
          </w:p>
        </w:tc>
        <w:tc>
          <w:tcPr>
            <w:tcW w:w="2655" w:type="dxa"/>
            <w:vAlign w:val="center"/>
          </w:tcPr>
          <w:p w14:paraId="3058CFBD" w14:textId="77777777" w:rsidR="00316805" w:rsidRPr="0041138D" w:rsidRDefault="00316805" w:rsidP="003662DB">
            <w:pPr>
              <w:rPr>
                <w:szCs w:val="20"/>
              </w:rPr>
            </w:pPr>
            <w:r>
              <w:rPr>
                <w:rFonts w:asciiTheme="minorHAnsi" w:hAnsiTheme="minorHAnsi"/>
                <w:szCs w:val="20"/>
              </w:rPr>
              <w:t>Every integration must be traceable, monitored, and supportable.</w:t>
            </w:r>
          </w:p>
        </w:tc>
        <w:tc>
          <w:tcPr>
            <w:tcW w:w="2623" w:type="dxa"/>
            <w:vAlign w:val="center"/>
          </w:tcPr>
          <w:p w14:paraId="5A2664F8" w14:textId="77777777" w:rsidR="00316805" w:rsidRPr="0041138D" w:rsidRDefault="00316805" w:rsidP="003662DB">
            <w:pPr>
              <w:rPr>
                <w:szCs w:val="20"/>
              </w:rPr>
            </w:pPr>
            <w:r>
              <w:rPr>
                <w:rFonts w:asciiTheme="minorHAnsi" w:hAnsiTheme="minorHAnsi"/>
                <w:szCs w:val="20"/>
              </w:rPr>
              <w:t>Correlation IDs, diagnostics, alerts, and operational runbooks are mandatory to ensure long term supportability.</w:t>
            </w:r>
          </w:p>
        </w:tc>
        <w:tc>
          <w:tcPr>
            <w:tcW w:w="2055" w:type="dxa"/>
            <w:vAlign w:val="center"/>
          </w:tcPr>
          <w:p w14:paraId="0DFC59BC" w14:textId="77777777" w:rsidR="00316805" w:rsidRPr="0041138D" w:rsidRDefault="00316805" w:rsidP="003662DB">
            <w:pPr>
              <w:rPr>
                <w:szCs w:val="20"/>
              </w:rPr>
            </w:pPr>
            <w:hyperlink w:anchor="_11.1_Security_Principles">
              <w:r>
                <w:rPr>
                  <w:rStyle w:val="Hyperlink"/>
                  <w:rFonts w:asciiTheme="minorHAnsi" w:hAnsiTheme="minorHAnsi"/>
                  <w:szCs w:val="20"/>
                </w:rPr>
                <w:t>Security (1</w:t>
              </w:r>
              <w:r>
                <w:rPr>
                  <w:rStyle w:val="Hyperlink"/>
                  <w:szCs w:val="20"/>
                </w:rPr>
                <w:t>1</w:t>
              </w:r>
              <w:r>
                <w:rPr>
                  <w:rStyle w:val="Hyperlink"/>
                  <w:rFonts w:asciiTheme="minorHAnsi" w:hAnsiTheme="minorHAnsi"/>
                  <w:szCs w:val="20"/>
                </w:rPr>
                <w:t>)</w:t>
              </w:r>
            </w:hyperlink>
            <w:r>
              <w:rPr>
                <w:rFonts w:asciiTheme="minorHAnsi" w:hAnsiTheme="minorHAnsi"/>
                <w:szCs w:val="20"/>
              </w:rPr>
              <w:t xml:space="preserve">, </w:t>
            </w:r>
            <w:hyperlink w:anchor="_12_Guardrails">
              <w:r>
                <w:rPr>
                  <w:rStyle w:val="Hyperlink"/>
                  <w:rFonts w:asciiTheme="minorHAnsi" w:hAnsiTheme="minorHAnsi"/>
                  <w:szCs w:val="20"/>
                </w:rPr>
                <w:t>Guardrails (1</w:t>
              </w:r>
              <w:r>
                <w:rPr>
                  <w:rStyle w:val="Hyperlink"/>
                  <w:szCs w:val="20"/>
                </w:rPr>
                <w:t>2</w:t>
              </w:r>
              <w:r>
                <w:rPr>
                  <w:rStyle w:val="Hyperlink"/>
                  <w:rFonts w:asciiTheme="minorHAnsi" w:hAnsiTheme="minorHAnsi"/>
                  <w:szCs w:val="20"/>
                </w:rPr>
                <w:t>.1)</w:t>
              </w:r>
            </w:hyperlink>
          </w:p>
        </w:tc>
      </w:tr>
      <w:tr w:rsidR="00316805" w:rsidRPr="009527A4" w14:paraId="26BE5B2B" w14:textId="77777777" w:rsidTr="00316805">
        <w:tc>
          <w:tcPr>
            <w:tcW w:w="1593" w:type="dxa"/>
            <w:vAlign w:val="center"/>
          </w:tcPr>
          <w:p w14:paraId="3ACBF7E7" w14:textId="77777777" w:rsidR="00316805" w:rsidRPr="0041138D" w:rsidRDefault="00316805" w:rsidP="003662DB">
            <w:pPr>
              <w:spacing w:before="40" w:after="40"/>
              <w:rPr>
                <w:rFonts w:asciiTheme="minorHAnsi" w:hAnsiTheme="minorHAnsi" w:hint="eastAsia"/>
                <w:szCs w:val="20"/>
              </w:rPr>
            </w:pPr>
            <w:r>
              <w:rPr>
                <w:rFonts w:asciiTheme="minorHAnsi" w:hAnsiTheme="minorHAnsi"/>
                <w:szCs w:val="20"/>
              </w:rPr>
              <w:t>Data platform is not integration technology (Data)</w:t>
            </w:r>
          </w:p>
          <w:p w14:paraId="3DF23023" w14:textId="77777777" w:rsidR="00316805" w:rsidRPr="0014028C" w:rsidRDefault="00316805" w:rsidP="003662DB">
            <w:pPr>
              <w:spacing w:before="40" w:after="40"/>
              <w:rPr>
                <w:szCs w:val="20"/>
                <w:u w:val="single"/>
              </w:rPr>
            </w:pPr>
            <w:hyperlink w:anchor="EntArchPrin" w:history="1">
              <w:r>
                <w:rPr>
                  <w:rFonts w:asciiTheme="minorHAnsi" w:hAnsiTheme="minorHAnsi"/>
                  <w:i/>
                  <w:szCs w:val="20"/>
                  <w:u w:val="single"/>
                </w:rPr>
                <w:t>DATP9</w:t>
              </w:r>
            </w:hyperlink>
          </w:p>
        </w:tc>
        <w:tc>
          <w:tcPr>
            <w:tcW w:w="2655" w:type="dxa"/>
            <w:vAlign w:val="center"/>
          </w:tcPr>
          <w:p w14:paraId="0F2D72AE" w14:textId="77777777" w:rsidR="00316805" w:rsidRPr="0041138D" w:rsidRDefault="00316805" w:rsidP="003662DB">
            <w:pPr>
              <w:rPr>
                <w:szCs w:val="20"/>
              </w:rPr>
            </w:pPr>
            <w:r>
              <w:rPr>
                <w:rFonts w:asciiTheme="minorHAnsi" w:hAnsiTheme="minorHAnsi"/>
                <w:szCs w:val="20"/>
              </w:rPr>
              <w:t>Snowflake and the data platform should not be used as a substitute for operational integration.</w:t>
            </w:r>
          </w:p>
        </w:tc>
        <w:tc>
          <w:tcPr>
            <w:tcW w:w="2623" w:type="dxa"/>
            <w:vAlign w:val="center"/>
          </w:tcPr>
          <w:p w14:paraId="5D952705" w14:textId="77777777" w:rsidR="00316805" w:rsidRPr="0041138D" w:rsidRDefault="00316805" w:rsidP="003662DB">
            <w:pPr>
              <w:rPr>
                <w:szCs w:val="20"/>
              </w:rPr>
            </w:pPr>
            <w:r>
              <w:rPr>
                <w:rFonts w:asciiTheme="minorHAnsi" w:hAnsiTheme="minorHAnsi"/>
                <w:szCs w:val="20"/>
              </w:rPr>
              <w:t>Data platform should be used as intended for analytical, historical, reporting, and governance across data products.</w:t>
            </w:r>
          </w:p>
        </w:tc>
        <w:tc>
          <w:tcPr>
            <w:tcW w:w="2055" w:type="dxa"/>
            <w:vAlign w:val="center"/>
          </w:tcPr>
          <w:p w14:paraId="3E06D24B" w14:textId="77777777" w:rsidR="00316805" w:rsidRPr="0041138D" w:rsidRDefault="00316805" w:rsidP="003662DB">
            <w:pPr>
              <w:rPr>
                <w:szCs w:val="20"/>
              </w:rPr>
            </w:pPr>
            <w:hyperlink w:anchor="_10._Data_Platform">
              <w:r>
                <w:rPr>
                  <w:rStyle w:val="Hyperlink"/>
                  <w:rFonts w:asciiTheme="minorHAnsi" w:hAnsiTheme="minorHAnsi"/>
                  <w:szCs w:val="20"/>
                </w:rPr>
                <w:t>Data Platform (</w:t>
              </w:r>
              <w:r>
                <w:rPr>
                  <w:rStyle w:val="Hyperlink"/>
                  <w:szCs w:val="20"/>
                </w:rPr>
                <w:t>9</w:t>
              </w:r>
              <w:r>
                <w:rPr>
                  <w:rStyle w:val="Hyperlink"/>
                  <w:rFonts w:asciiTheme="minorHAnsi" w:hAnsiTheme="minorHAnsi"/>
                  <w:szCs w:val="20"/>
                </w:rPr>
                <w:t>)</w:t>
              </w:r>
            </w:hyperlink>
          </w:p>
        </w:tc>
      </w:tr>
      <w:tr w:rsidR="00316805" w14:paraId="22DA2C8C" w14:textId="77777777" w:rsidTr="00316805">
        <w:trPr>
          <w:ins w:id="50" w:author="Claude" w:date="2026-09-12T00:00:00Z"/>
        </w:trPr>
        <w:tc>
          <w:tcPr>
            <w:tcW w:w="1593" w:type="dxa"/>
            <w:vAlign w:val="center"/>
          </w:tcPr>
          <w:p w14:paraId="6FBC44E1" w14:textId="77777777" w:rsidR="00FE4E09" w:rsidRDefault="00000000">
            <w:pPr>
              <w:spacing w:before="40" w:after="40"/>
              <w:rPr>
                <w:ins w:id="51" w:author="Claude" w:date="2026-09-12T00:00:00Z"/>
                <w:rFonts w:asciiTheme="minorHAnsi" w:hAnsiTheme="minorHAnsi" w:hint="eastAsia"/>
                <w:szCs w:val="20"/>
              </w:rPr>
            </w:pPr>
            <w:ins w:id="52" w:author="Claude" w:date="2026-09-12T00:00:00Z">
              <w:r>
                <w:rPr>
                  <w:rFonts w:asciiTheme="minorHAnsi" w:hAnsiTheme="minorHAnsi"/>
                  <w:szCs w:val="20"/>
                </w:rPr>
                <w:t>Named accountability by default (Governance, Application)</w:t>
              </w:r>
            </w:ins>
          </w:p>
        </w:tc>
        <w:tc>
          <w:tcPr>
            <w:tcW w:w="2655" w:type="dxa"/>
            <w:vAlign w:val="center"/>
          </w:tcPr>
          <w:p w14:paraId="24AB57C9" w14:textId="77777777" w:rsidR="00FE4E09" w:rsidRDefault="00000000">
            <w:pPr>
              <w:spacing w:before="40" w:after="40"/>
              <w:rPr>
                <w:ins w:id="53" w:author="Claude" w:date="2026-09-12T00:00:00Z"/>
                <w:rFonts w:asciiTheme="minorHAnsi" w:hAnsiTheme="minorHAnsi" w:hint="eastAsia"/>
                <w:szCs w:val="20"/>
              </w:rPr>
            </w:pPr>
            <w:ins w:id="54" w:author="Claude" w:date="2026-09-12T00:00:00Z">
              <w:r>
                <w:rPr>
                  <w:rFonts w:asciiTheme="minorHAnsi" w:hAnsiTheme="minorHAnsi"/>
                  <w:szCs w:val="20"/>
                </w:rPr>
                <w:t>Every service must have a named, accountable owner for its behaviour, contract and change.</w:t>
              </w:r>
            </w:ins>
          </w:p>
        </w:tc>
        <w:tc>
          <w:tcPr>
            <w:tcW w:w="2623" w:type="dxa"/>
            <w:vAlign w:val="center"/>
          </w:tcPr>
          <w:p w14:paraId="5C539129" w14:textId="77777777" w:rsidR="00FE4E09" w:rsidRDefault="00000000">
            <w:pPr>
              <w:spacing w:before="40" w:after="40"/>
              <w:rPr>
                <w:ins w:id="55" w:author="Claude" w:date="2026-09-12T00:00:00Z"/>
                <w:rFonts w:asciiTheme="minorHAnsi" w:hAnsiTheme="minorHAnsi" w:hint="eastAsia"/>
                <w:szCs w:val="20"/>
              </w:rPr>
            </w:pPr>
            <w:ins w:id="56" w:author="Claude" w:date="2026-09-12T00:00:00Z">
              <w:r>
                <w:rPr>
                  <w:rFonts w:asciiTheme="minorHAnsi" w:hAnsiTheme="minorHAnsi"/>
                  <w:szCs w:val="20"/>
                </w:rPr>
                <w:t>No service is registered or exposed without an owner of record.</w:t>
              </w:r>
            </w:ins>
          </w:p>
        </w:tc>
        <w:tc>
          <w:tcPr>
            <w:tcW w:w="2055" w:type="dxa"/>
            <w:vAlign w:val="center"/>
          </w:tcPr>
          <w:p w14:paraId="0CF4B541" w14:textId="77777777" w:rsidR="00FE4E09" w:rsidRDefault="00000000">
            <w:pPr>
              <w:spacing w:before="40" w:after="40"/>
              <w:rPr>
                <w:ins w:id="57" w:author="Claude" w:date="2026-09-12T00:00:00Z"/>
                <w:rFonts w:asciiTheme="minorHAnsi" w:hAnsiTheme="minorHAnsi" w:hint="eastAsia"/>
                <w:szCs w:val="20"/>
              </w:rPr>
            </w:pPr>
            <w:ins w:id="58" w:author="Claude" w:date="2026-09-12T00:00:00Z">
              <w:r>
                <w:rPr>
                  <w:rFonts w:asciiTheme="minorHAnsi" w:hAnsiTheme="minorHAnsi"/>
                  <w:szCs w:val="20"/>
                </w:rPr>
                <w:t>Catalogue (5.4.1), TDA Governance (13)</w:t>
              </w:r>
            </w:ins>
          </w:p>
        </w:tc>
      </w:tr>
      <w:tr w:rsidR="00316805" w14:paraId="5337E138" w14:textId="77777777" w:rsidTr="00316805">
        <w:trPr>
          <w:ins w:id="59" w:author="Claude" w:date="2026-09-12T00:00:00Z"/>
        </w:trPr>
        <w:tc>
          <w:tcPr>
            <w:tcW w:w="1593" w:type="dxa"/>
            <w:vAlign w:val="center"/>
          </w:tcPr>
          <w:p w14:paraId="26EBB799" w14:textId="77777777" w:rsidR="00FE4E09" w:rsidRDefault="00000000">
            <w:pPr>
              <w:spacing w:before="40" w:after="40"/>
              <w:rPr>
                <w:ins w:id="60" w:author="Claude" w:date="2026-09-12T00:00:00Z"/>
                <w:rFonts w:asciiTheme="minorHAnsi" w:hAnsiTheme="minorHAnsi" w:hint="eastAsia"/>
                <w:szCs w:val="20"/>
              </w:rPr>
            </w:pPr>
            <w:ins w:id="61" w:author="Claude" w:date="2026-09-12T00:00:00Z">
              <w:r>
                <w:rPr>
                  <w:rFonts w:asciiTheme="minorHAnsi" w:hAnsiTheme="minorHAnsi"/>
                  <w:szCs w:val="20"/>
                </w:rPr>
                <w:t>Contract stability by default (Integration, Application)</w:t>
              </w:r>
            </w:ins>
          </w:p>
        </w:tc>
        <w:tc>
          <w:tcPr>
            <w:tcW w:w="2655" w:type="dxa"/>
            <w:vAlign w:val="center"/>
          </w:tcPr>
          <w:p w14:paraId="3BEF4006" w14:textId="77777777" w:rsidR="00FE4E09" w:rsidRDefault="00000000">
            <w:pPr>
              <w:spacing w:before="40" w:after="40"/>
              <w:rPr>
                <w:ins w:id="62" w:author="Claude" w:date="2026-09-12T00:00:00Z"/>
                <w:rFonts w:asciiTheme="minorHAnsi" w:hAnsiTheme="minorHAnsi" w:hint="eastAsia"/>
                <w:szCs w:val="20"/>
              </w:rPr>
            </w:pPr>
            <w:ins w:id="63" w:author="Claude" w:date="2026-09-12T00:00:00Z">
              <w:r>
                <w:rPr>
                  <w:rFonts w:asciiTheme="minorHAnsi" w:hAnsiTheme="minorHAnsi"/>
                  <w:szCs w:val="20"/>
                </w:rPr>
                <w:t>A service’s contract is versioned and backward-compatible by default; breaking changes require a new version.</w:t>
              </w:r>
            </w:ins>
          </w:p>
        </w:tc>
        <w:tc>
          <w:tcPr>
            <w:tcW w:w="2623" w:type="dxa"/>
            <w:vAlign w:val="center"/>
          </w:tcPr>
          <w:p w14:paraId="6477FF0B" w14:textId="77777777" w:rsidR="00FE4E09" w:rsidRDefault="00000000">
            <w:pPr>
              <w:spacing w:before="40" w:after="40"/>
              <w:rPr>
                <w:ins w:id="64" w:author="Claude" w:date="2026-09-12T00:00:00Z"/>
                <w:rFonts w:asciiTheme="minorHAnsi" w:hAnsiTheme="minorHAnsi" w:hint="eastAsia"/>
                <w:szCs w:val="20"/>
              </w:rPr>
            </w:pPr>
            <w:ins w:id="65" w:author="Claude" w:date="2026-09-12T00:00:00Z">
              <w:r>
                <w:rPr>
                  <w:rFonts w:asciiTheme="minorHAnsi" w:hAnsiTheme="minorHAnsi"/>
                  <w:szCs w:val="20"/>
                </w:rPr>
                <w:t>Additive changes ship in place; breaking changes ship as a new version with a published deprecation window.</w:t>
              </w:r>
            </w:ins>
          </w:p>
        </w:tc>
        <w:tc>
          <w:tcPr>
            <w:tcW w:w="2055" w:type="dxa"/>
            <w:vAlign w:val="center"/>
          </w:tcPr>
          <w:p w14:paraId="6A80332B" w14:textId="77777777" w:rsidR="00FE4E09" w:rsidRDefault="00000000">
            <w:pPr>
              <w:spacing w:before="40" w:after="40"/>
              <w:rPr>
                <w:ins w:id="66" w:author="Claude" w:date="2026-09-12T00:00:00Z"/>
                <w:rFonts w:asciiTheme="minorHAnsi" w:hAnsiTheme="minorHAnsi" w:hint="eastAsia"/>
                <w:szCs w:val="20"/>
              </w:rPr>
            </w:pPr>
            <w:ins w:id="67" w:author="Claude" w:date="2026-09-12T00:00:00Z">
              <w:r>
                <w:rPr>
                  <w:rFonts w:asciiTheme="minorHAnsi" w:hAnsiTheme="minorHAnsi"/>
                  <w:szCs w:val="20"/>
                </w:rPr>
                <w:t>Catalogue (5.4.1)</w:t>
              </w:r>
            </w:ins>
          </w:p>
        </w:tc>
      </w:tr>
      <w:tr w:rsidR="00316805" w14:paraId="1F7DF0D1" w14:textId="77777777" w:rsidTr="00316805">
        <w:trPr>
          <w:ins w:id="68" w:author="Claude" w:date="2026-09-12T00:00:00Z"/>
        </w:trPr>
        <w:tc>
          <w:tcPr>
            <w:tcW w:w="1593" w:type="dxa"/>
            <w:vAlign w:val="center"/>
          </w:tcPr>
          <w:p w14:paraId="21C81110" w14:textId="77777777" w:rsidR="00FE4E09" w:rsidRDefault="00000000">
            <w:pPr>
              <w:spacing w:before="40" w:after="40"/>
              <w:rPr>
                <w:ins w:id="69" w:author="Claude" w:date="2026-09-12T00:00:00Z"/>
                <w:rFonts w:asciiTheme="minorHAnsi" w:hAnsiTheme="minorHAnsi" w:hint="eastAsia"/>
                <w:szCs w:val="20"/>
              </w:rPr>
            </w:pPr>
            <w:ins w:id="70" w:author="Claude" w:date="2026-09-12T00:00:00Z">
              <w:r>
                <w:rPr>
                  <w:rFonts w:asciiTheme="minorHAnsi" w:hAnsiTheme="minorHAnsi"/>
                  <w:szCs w:val="20"/>
                </w:rPr>
                <w:t>Coarse-grained by design (Application)</w:t>
              </w:r>
            </w:ins>
          </w:p>
        </w:tc>
        <w:tc>
          <w:tcPr>
            <w:tcW w:w="2655" w:type="dxa"/>
            <w:vAlign w:val="center"/>
          </w:tcPr>
          <w:p w14:paraId="134365FC" w14:textId="77777777" w:rsidR="00FE4E09" w:rsidRDefault="00000000">
            <w:pPr>
              <w:spacing w:before="40" w:after="40"/>
              <w:rPr>
                <w:ins w:id="71" w:author="Claude" w:date="2026-09-12T00:00:00Z"/>
                <w:rFonts w:asciiTheme="minorHAnsi" w:hAnsiTheme="minorHAnsi" w:hint="eastAsia"/>
                <w:szCs w:val="20"/>
              </w:rPr>
            </w:pPr>
            <w:ins w:id="72" w:author="Claude" w:date="2026-09-12T00:00:00Z">
              <w:r>
                <w:rPr>
                  <w:rFonts w:asciiTheme="minorHAnsi" w:hAnsiTheme="minorHAnsi"/>
                  <w:szCs w:val="20"/>
                </w:rPr>
                <w:t>Services should represent a complete business interaction, not a thin wrapper over a single table or field.</w:t>
              </w:r>
            </w:ins>
          </w:p>
        </w:tc>
        <w:tc>
          <w:tcPr>
            <w:tcW w:w="2623" w:type="dxa"/>
            <w:vAlign w:val="center"/>
          </w:tcPr>
          <w:p w14:paraId="1BAC3FDA" w14:textId="77777777" w:rsidR="00FE4E09" w:rsidRDefault="00000000">
            <w:pPr>
              <w:spacing w:before="40" w:after="40"/>
              <w:rPr>
                <w:ins w:id="73" w:author="Claude" w:date="2026-09-12T00:00:00Z"/>
                <w:rFonts w:asciiTheme="minorHAnsi" w:hAnsiTheme="minorHAnsi" w:hint="eastAsia"/>
                <w:szCs w:val="20"/>
              </w:rPr>
            </w:pPr>
            <w:ins w:id="74" w:author="Claude" w:date="2026-09-12T00:00:00Z">
              <w:r>
                <w:rPr>
                  <w:rFonts w:asciiTheme="minorHAnsi" w:hAnsiTheme="minorHAnsi"/>
                  <w:szCs w:val="20"/>
                </w:rPr>
                <w:t>Avoid chatty, fine-grained APIs that require multiple round trips for one business outcome.</w:t>
              </w:r>
            </w:ins>
          </w:p>
        </w:tc>
        <w:tc>
          <w:tcPr>
            <w:tcW w:w="2055" w:type="dxa"/>
            <w:vAlign w:val="center"/>
          </w:tcPr>
          <w:p w14:paraId="3A1A56BA" w14:textId="77777777" w:rsidR="00FE4E09" w:rsidRDefault="00000000">
            <w:pPr>
              <w:spacing w:before="40" w:after="40"/>
              <w:rPr>
                <w:ins w:id="75" w:author="Claude" w:date="2026-09-12T00:00:00Z"/>
                <w:rFonts w:asciiTheme="minorHAnsi" w:hAnsiTheme="minorHAnsi" w:hint="eastAsia"/>
                <w:szCs w:val="20"/>
              </w:rPr>
            </w:pPr>
            <w:ins w:id="76" w:author="Claude" w:date="2026-09-12T00:00:00Z">
              <w:r>
                <w:rPr>
                  <w:rFonts w:asciiTheme="minorHAnsi" w:hAnsiTheme="minorHAnsi"/>
                  <w:szCs w:val="20"/>
                </w:rPr>
                <w:t>Catalogue (5.4.1), Architectural Position (5.4)</w:t>
              </w:r>
            </w:ins>
          </w:p>
        </w:tc>
      </w:tr>
    </w:tbl>
    <w:p w14:paraId="3D8C5433" w14:textId="77777777" w:rsidR="00E62C5D" w:rsidRPr="00E62C5D" w:rsidRDefault="00E62C5D" w:rsidP="00E62C5D">
      <w:pPr>
        <w:spacing w:after="46" w:line="270" w:lineRule="auto"/>
        <w:rPr>
          <w:szCs w:val="20"/>
        </w:rPr>
      </w:pPr>
    </w:p>
    <w:p w14:paraId="4B86ECF0" w14:textId="77777777" w:rsidR="0041138D" w:rsidRPr="0041138D" w:rsidRDefault="0041138D" w:rsidP="0041138D">
      <w:pPr>
        <w:spacing w:before="40" w:after="40"/>
        <w:rPr>
          <w:szCs w:val="20"/>
        </w:rPr>
      </w:pPr>
    </w:p>
    <w:p w14:paraId="123C86D0" w14:textId="77777777" w:rsidR="0041138D" w:rsidRPr="0041138D" w:rsidRDefault="0041138D" w:rsidP="0041138D">
      <w:pPr>
        <w:rPr>
          <w:szCs w:val="20"/>
        </w:rPr>
      </w:pPr>
    </w:p>
    <w:p w14:paraId="370C81F3" w14:textId="77777777" w:rsidR="0041138D" w:rsidRDefault="0041138D" w:rsidP="006F79A8">
      <w:pPr>
        <w:pStyle w:val="Heading1"/>
        <w:ind w:left="431" w:hanging="431"/>
      </w:pPr>
      <w:bookmarkStart w:id="77" w:name="_5._Reference_Architecture"/>
      <w:bookmarkStart w:id="78" w:name="_Reference_Architecture"/>
      <w:bookmarkStart w:id="79" w:name="_Toc239852284"/>
      <w:bookmarkStart w:id="80" w:name="_Toc239980591"/>
      <w:bookmarkStart w:id="81" w:name="_Toc240018784"/>
      <w:bookmarkEnd w:id="77"/>
      <w:bookmarkEnd w:id="78"/>
      <w:r>
        <w:lastRenderedPageBreak/>
        <w:t>Reference Architecture</w:t>
      </w:r>
      <w:bookmarkEnd w:id="79"/>
      <w:bookmarkEnd w:id="80"/>
      <w:bookmarkEnd w:id="81"/>
    </w:p>
    <w:p w14:paraId="75E21D71" w14:textId="77777777" w:rsidR="006F79A8" w:rsidRPr="006F79A8" w:rsidRDefault="006F79A8" w:rsidP="006F79A8"/>
    <w:p w14:paraId="7E9073E7" w14:textId="77777777" w:rsidR="0041138D" w:rsidRDefault="0041138D" w:rsidP="0041138D">
      <w:pPr>
        <w:pStyle w:val="Heading2"/>
      </w:pPr>
      <w:bookmarkStart w:id="82" w:name="_Toc239852285"/>
      <w:bookmarkStart w:id="83" w:name="_Toc239980592"/>
      <w:bookmarkStart w:id="84" w:name="_Toc240018785"/>
      <w:r>
        <w:t>Conceptual Reference Architecture</w:t>
      </w:r>
      <w:bookmarkEnd w:id="82"/>
      <w:bookmarkEnd w:id="83"/>
      <w:bookmarkEnd w:id="84"/>
    </w:p>
    <w:p w14:paraId="06BB6EDD" w14:textId="77777777" w:rsidR="006F79A8" w:rsidRPr="006F79A8" w:rsidRDefault="006F79A8" w:rsidP="006F79A8">
      <w:pPr>
        <w:rPr>
          <w:lang w:val="en-US"/>
        </w:rPr>
      </w:pPr>
    </w:p>
    <w:p w14:paraId="5F98D732" w14:textId="77777777" w:rsidR="0041138D" w:rsidRPr="0041138D" w:rsidRDefault="0041138D" w:rsidP="0041138D">
      <w:pPr>
        <w:spacing w:after="120"/>
        <w:rPr>
          <w:szCs w:val="20"/>
        </w:rPr>
      </w:pPr>
      <w:r>
        <w:rPr>
          <w:szCs w:val="20"/>
        </w:rPr>
        <w:t>At the conceptual level the Systems Integration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5847AE0" w14:textId="77777777" w:rsidR="0041138D" w:rsidRPr="0041138D" w:rsidRDefault="0041138D" w:rsidP="0041138D">
      <w:pPr>
        <w:spacing w:after="120"/>
        <w:rPr>
          <w:szCs w:val="20"/>
        </w:rPr>
      </w:pPr>
    </w:p>
    <w:p w14:paraId="466A9175" w14:textId="77777777" w:rsidR="00C64372" w:rsidRDefault="0041138D" w:rsidP="0041138D">
      <w:pPr>
        <w:spacing w:after="120"/>
        <w:rPr>
          <w:szCs w:val="20"/>
        </w:rPr>
      </w:pPr>
      <w:r>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2pt;height:264pt" o:ole="">
            <v:imagedata r:id="rId15" o:title=""/>
          </v:shape>
          <o:OLEObject Type="Embed" ProgID="Visio.Drawing.15" ShapeID="_x0000_i1025" DrawAspect="Content" ObjectID="_1850758916" r:id="rId16"/>
        </w:object>
      </w:r>
    </w:p>
    <w:p w14:paraId="015B042F" w14:textId="77777777" w:rsidR="00C64372" w:rsidRDefault="00C64372" w:rsidP="0041138D">
      <w:pPr>
        <w:spacing w:after="120"/>
        <w:rPr>
          <w:szCs w:val="20"/>
        </w:rPr>
      </w:pPr>
    </w:p>
    <w:p w14:paraId="1BBC27EA" w14:textId="77777777" w:rsidR="00C64372" w:rsidRDefault="00C64372" w:rsidP="0041138D">
      <w:pPr>
        <w:spacing w:after="120"/>
        <w:rPr>
          <w:szCs w:val="20"/>
        </w:rPr>
      </w:pPr>
    </w:p>
    <w:p w14:paraId="1C53EF43" w14:textId="77777777" w:rsidR="00C64372" w:rsidRDefault="00C64372" w:rsidP="0041138D">
      <w:pPr>
        <w:spacing w:after="120"/>
        <w:rPr>
          <w:szCs w:val="20"/>
        </w:rPr>
      </w:pPr>
    </w:p>
    <w:p w14:paraId="5B0EA59B" w14:textId="77777777" w:rsidR="00C64372" w:rsidRDefault="00C64372" w:rsidP="0041138D">
      <w:pPr>
        <w:spacing w:after="120"/>
        <w:rPr>
          <w:szCs w:val="20"/>
        </w:rPr>
      </w:pPr>
    </w:p>
    <w:p w14:paraId="5BF41FB5" w14:textId="77777777" w:rsidR="00C64372" w:rsidRDefault="00C64372" w:rsidP="0041138D">
      <w:pPr>
        <w:spacing w:after="120"/>
        <w:rPr>
          <w:szCs w:val="20"/>
        </w:rPr>
      </w:pPr>
    </w:p>
    <w:p w14:paraId="3F715698" w14:textId="77777777" w:rsidR="00C64372" w:rsidRDefault="00C64372" w:rsidP="0041138D">
      <w:pPr>
        <w:spacing w:after="120"/>
        <w:rPr>
          <w:szCs w:val="20"/>
        </w:rPr>
      </w:pPr>
    </w:p>
    <w:p w14:paraId="7A13D803" w14:textId="77777777" w:rsidR="00C64372" w:rsidRDefault="00C64372" w:rsidP="0041138D">
      <w:pPr>
        <w:spacing w:after="120"/>
        <w:rPr>
          <w:szCs w:val="20"/>
        </w:rPr>
      </w:pPr>
    </w:p>
    <w:p w14:paraId="6652E047" w14:textId="77777777" w:rsidR="00C64372" w:rsidRDefault="00C64372" w:rsidP="0041138D">
      <w:pPr>
        <w:spacing w:after="120"/>
        <w:rPr>
          <w:szCs w:val="20"/>
        </w:rPr>
      </w:pPr>
    </w:p>
    <w:p w14:paraId="1472E0EF" w14:textId="77777777" w:rsidR="00C64372" w:rsidRDefault="00C64372" w:rsidP="0041138D">
      <w:pPr>
        <w:spacing w:after="120"/>
        <w:rPr>
          <w:szCs w:val="20"/>
        </w:rPr>
      </w:pPr>
    </w:p>
    <w:p w14:paraId="162BDBD6" w14:textId="77777777" w:rsidR="00C64372" w:rsidRDefault="00C64372" w:rsidP="0041138D">
      <w:pPr>
        <w:spacing w:after="120"/>
        <w:rPr>
          <w:szCs w:val="20"/>
        </w:rPr>
      </w:pPr>
    </w:p>
    <w:p w14:paraId="2B9D5E43" w14:textId="77777777" w:rsidR="00C64372" w:rsidRDefault="00C64372" w:rsidP="0041138D">
      <w:pPr>
        <w:spacing w:after="120"/>
        <w:rPr>
          <w:szCs w:val="20"/>
        </w:rPr>
      </w:pPr>
    </w:p>
    <w:p w14:paraId="4F35E8AF" w14:textId="77777777" w:rsidR="00C64372" w:rsidRDefault="00C64372" w:rsidP="0041138D">
      <w:pPr>
        <w:spacing w:after="120"/>
        <w:rPr>
          <w:szCs w:val="20"/>
        </w:rPr>
      </w:pPr>
    </w:p>
    <w:p w14:paraId="622C7231" w14:textId="77777777" w:rsidR="00C64372" w:rsidRDefault="00C64372" w:rsidP="0041138D">
      <w:pPr>
        <w:spacing w:after="120"/>
        <w:rPr>
          <w:szCs w:val="20"/>
        </w:rPr>
      </w:pPr>
    </w:p>
    <w:p w14:paraId="5E259BDD" w14:textId="77777777" w:rsidR="00C64372" w:rsidRDefault="00C64372" w:rsidP="0041138D">
      <w:pPr>
        <w:spacing w:after="120"/>
        <w:rPr>
          <w:szCs w:val="20"/>
        </w:rPr>
      </w:pPr>
    </w:p>
    <w:p w14:paraId="63D953DC" w14:textId="77777777" w:rsidR="0041138D" w:rsidRPr="0041138D" w:rsidRDefault="0041138D" w:rsidP="0041138D">
      <w:pPr>
        <w:spacing w:after="120"/>
        <w:rPr>
          <w:szCs w:val="20"/>
        </w:rPr>
      </w:pPr>
      <w:r>
        <w:rPr>
          <w:szCs w:val="20"/>
        </w:rPr>
        <w:br/>
      </w:r>
    </w:p>
    <w:p w14:paraId="23731250" w14:textId="77777777" w:rsidR="0041138D" w:rsidRDefault="0041138D" w:rsidP="0041138D">
      <w:pPr>
        <w:pStyle w:val="Heading2"/>
      </w:pPr>
      <w:bookmarkStart w:id="85" w:name="_Toc239852286"/>
      <w:bookmarkStart w:id="86" w:name="_Toc239980593"/>
      <w:bookmarkStart w:id="87" w:name="_Toc240018786"/>
      <w:r>
        <w:lastRenderedPageBreak/>
        <w:t>Logical Layered Reference Architecture</w:t>
      </w:r>
      <w:bookmarkEnd w:id="85"/>
      <w:bookmarkEnd w:id="86"/>
      <w:bookmarkEnd w:id="87"/>
    </w:p>
    <w:p w14:paraId="1092566A" w14:textId="77777777" w:rsidR="00C64372" w:rsidRPr="00C64372" w:rsidRDefault="00C64372" w:rsidP="00C64372"/>
    <w:p w14:paraId="5909E1B2" w14:textId="77777777" w:rsidR="00C64372" w:rsidRPr="0041138D" w:rsidRDefault="0041138D" w:rsidP="0041138D">
      <w:pPr>
        <w:spacing w:after="120"/>
        <w:rPr>
          <w:szCs w:val="20"/>
        </w:rPr>
      </w:pPr>
      <w:r>
        <w:rPr>
          <w:szCs w:val="20"/>
        </w:rPr>
        <w:t>The logical view resolves the conceptual layer into five bands. The diagram should be read from the consumer at the top to the systems and data platform at the base.</w:t>
      </w:r>
    </w:p>
    <w:p w14:paraId="6B24448D" w14:textId="77777777" w:rsidR="0041138D" w:rsidRDefault="0041138D" w:rsidP="0041138D">
      <w:pPr>
        <w:spacing w:before="90" w:after="130"/>
        <w:rPr>
          <w:szCs w:val="20"/>
        </w:rPr>
      </w:pPr>
      <w:r>
        <w:rPr>
          <w:szCs w:val="20"/>
        </w:rPr>
        <w:br/>
      </w:r>
      <w:r>
        <w:rPr>
          <w:noProof/>
          <w:szCs w:val="20"/>
        </w:rPr>
        <w:drawing>
          <wp:inline distT="0" distB="0" distL="0" distR="0" wp14:anchorId="6A660A66" wp14:editId="52F5726D">
            <wp:extent cx="5815570" cy="3175091"/>
            <wp:effectExtent l="0" t="0" r="0" b="635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4233" cy="3179821"/>
                    </a:xfrm>
                    <a:prstGeom prst="rect">
                      <a:avLst/>
                    </a:prstGeom>
                    <a:noFill/>
                  </pic:spPr>
                </pic:pic>
              </a:graphicData>
            </a:graphic>
          </wp:inline>
        </w:drawing>
      </w:r>
    </w:p>
    <w:p w14:paraId="6966BBB9" w14:textId="77777777" w:rsidR="00C64372" w:rsidRDefault="00C64372" w:rsidP="0041138D">
      <w:pPr>
        <w:spacing w:before="90" w:after="130"/>
        <w:rPr>
          <w:szCs w:val="20"/>
        </w:rPr>
      </w:pPr>
    </w:p>
    <w:p w14:paraId="253C94A1" w14:textId="77777777" w:rsidR="00880F27" w:rsidRDefault="00880F27" w:rsidP="0041138D">
      <w:pPr>
        <w:spacing w:before="90" w:after="130"/>
        <w:rPr>
          <w:szCs w:val="20"/>
        </w:rPr>
      </w:pPr>
    </w:p>
    <w:tbl>
      <w:tblPr>
        <w:tblStyle w:val="TableGridLight"/>
        <w:tblW w:w="9209" w:type="dxa"/>
        <w:tblLook w:val="04A0" w:firstRow="1" w:lastRow="0" w:firstColumn="1" w:lastColumn="0" w:noHBand="0" w:noVBand="1"/>
      </w:tblPr>
      <w:tblGrid>
        <w:gridCol w:w="2830"/>
        <w:gridCol w:w="6379"/>
      </w:tblGrid>
      <w:tr w:rsidR="00316805" w:rsidRPr="009527A4" w14:paraId="47C6D81F" w14:textId="77777777" w:rsidTr="00976556">
        <w:tc>
          <w:tcPr>
            <w:tcW w:w="2830" w:type="dxa"/>
            <w:tcBorders>
              <w:top w:val="single" w:sz="12" w:space="0" w:color="000000" w:themeColor="text1"/>
            </w:tcBorders>
            <w:shd w:val="clear" w:color="auto" w:fill="C1CDEC" w:themeFill="accent1" w:themeFillTint="33"/>
          </w:tcPr>
          <w:p w14:paraId="201EB7F6"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Layer</w:t>
            </w:r>
          </w:p>
        </w:tc>
        <w:tc>
          <w:tcPr>
            <w:tcW w:w="6379" w:type="dxa"/>
            <w:tcBorders>
              <w:top w:val="single" w:sz="12" w:space="0" w:color="000000" w:themeColor="text1"/>
            </w:tcBorders>
            <w:shd w:val="clear" w:color="auto" w:fill="C1CDEC" w:themeFill="accent1" w:themeFillTint="33"/>
          </w:tcPr>
          <w:p w14:paraId="5584192E" w14:textId="77777777" w:rsidR="00316805" w:rsidRPr="00595998" w:rsidRDefault="00316805" w:rsidP="003662DB">
            <w:pPr>
              <w:rPr>
                <w:rFonts w:asciiTheme="minorHAnsi" w:hAnsiTheme="minorHAnsi" w:hint="eastAsia"/>
                <w:b/>
                <w:lang w:eastAsia="en-GB"/>
              </w:rPr>
            </w:pPr>
            <w:r>
              <w:rPr>
                <w:rFonts w:asciiTheme="minorHAnsi" w:hAnsiTheme="minorHAnsi"/>
                <w:b/>
                <w:lang w:eastAsia="en-GB"/>
              </w:rPr>
              <w:t>Description</w:t>
            </w:r>
          </w:p>
        </w:tc>
      </w:tr>
      <w:tr w:rsidR="00316805" w:rsidRPr="009527A4" w14:paraId="54BBA1B9" w14:textId="77777777" w:rsidTr="00976556">
        <w:tc>
          <w:tcPr>
            <w:tcW w:w="2830" w:type="dxa"/>
          </w:tcPr>
          <w:p w14:paraId="325DF202" w14:textId="77777777" w:rsidR="00316805" w:rsidRPr="00976556" w:rsidRDefault="00316805" w:rsidP="003662DB">
            <w:pPr>
              <w:rPr>
                <w:rFonts w:asciiTheme="minorHAnsi" w:hAnsiTheme="minorHAnsi" w:hint="eastAsia"/>
                <w:bCs w:val="0"/>
                <w:lang w:eastAsia="en-GB"/>
              </w:rPr>
            </w:pPr>
            <w:r>
              <w:rPr>
                <w:rFonts w:asciiTheme="minorHAnsi" w:hAnsiTheme="minorHAnsi"/>
                <w:bCs w:val="0"/>
                <w:szCs w:val="20"/>
              </w:rPr>
              <w:t>Exposure layer</w:t>
            </w:r>
          </w:p>
        </w:tc>
        <w:tc>
          <w:tcPr>
            <w:tcW w:w="6379" w:type="dxa"/>
          </w:tcPr>
          <w:p w14:paraId="5919FAE9" w14:textId="77777777" w:rsidR="00316805" w:rsidRPr="00316805" w:rsidRDefault="00316805" w:rsidP="003662DB">
            <w:pPr>
              <w:rPr>
                <w:rFonts w:asciiTheme="minorHAnsi" w:hAnsiTheme="minorHAnsi" w:hint="eastAsia"/>
                <w:b/>
                <w:lang w:eastAsia="en-GB"/>
              </w:rPr>
            </w:pPr>
            <w:r>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52530A70" w14:textId="77777777" w:rsidTr="00976556">
        <w:tc>
          <w:tcPr>
            <w:tcW w:w="2830" w:type="dxa"/>
          </w:tcPr>
          <w:p w14:paraId="3D381152" w14:textId="77777777" w:rsidR="00316805" w:rsidRPr="00976556" w:rsidRDefault="00316805" w:rsidP="003662DB">
            <w:pPr>
              <w:rPr>
                <w:rFonts w:asciiTheme="minorHAnsi" w:hAnsiTheme="minorHAnsi" w:hint="eastAsia"/>
                <w:bCs w:val="0"/>
                <w:lang w:eastAsia="en-GB"/>
              </w:rPr>
            </w:pPr>
            <w:r>
              <w:rPr>
                <w:rFonts w:asciiTheme="minorHAnsi" w:hAnsiTheme="minorHAnsi"/>
                <w:bCs w:val="0"/>
                <w:szCs w:val="20"/>
              </w:rPr>
              <w:t>Orchestration layer</w:t>
            </w:r>
          </w:p>
        </w:tc>
        <w:tc>
          <w:tcPr>
            <w:tcW w:w="6379" w:type="dxa"/>
          </w:tcPr>
          <w:p w14:paraId="62EEB5A3" w14:textId="77777777" w:rsidR="000575EF" w:rsidRPr="000575EF" w:rsidRDefault="000575EF" w:rsidP="000575EF">
            <w:pPr>
              <w:rPr>
                <w:szCs w:val="20"/>
                <w:lang w:val="en-IN"/>
              </w:rPr>
            </w:pPr>
            <w:r w:rsidRPr="000575EF">
              <w:rPr>
                <w:szCs w:val="20"/>
                <w:lang w:val="en-IN"/>
              </w:rPr>
              <w:t>Logic Apps coordinate stateful, multi-step business processes and own 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p w14:paraId="2AFD4BD6" w14:textId="2900C8DB" w:rsidR="00316805" w:rsidRPr="00316805" w:rsidRDefault="00316805" w:rsidP="003662DB">
            <w:pPr>
              <w:rPr>
                <w:rFonts w:asciiTheme="minorHAnsi" w:hAnsiTheme="minorHAnsi" w:hint="eastAsia"/>
                <w:b/>
                <w:lang w:eastAsia="en-GB"/>
              </w:rPr>
            </w:pPr>
          </w:p>
        </w:tc>
      </w:tr>
      <w:tr w:rsidR="00316805" w:rsidRPr="009527A4" w14:paraId="78FE1185" w14:textId="77777777" w:rsidTr="00976556">
        <w:tc>
          <w:tcPr>
            <w:tcW w:w="2830" w:type="dxa"/>
          </w:tcPr>
          <w:p w14:paraId="56C43F48" w14:textId="77777777" w:rsidR="00316805" w:rsidRPr="00976556" w:rsidRDefault="00316805" w:rsidP="003662DB">
            <w:pPr>
              <w:rPr>
                <w:rFonts w:asciiTheme="minorHAnsi" w:hAnsiTheme="minorHAnsi" w:hint="eastAsia"/>
                <w:bCs w:val="0"/>
                <w:lang w:eastAsia="en-GB"/>
              </w:rPr>
            </w:pPr>
            <w:r>
              <w:rPr>
                <w:rFonts w:asciiTheme="minorHAnsi" w:hAnsiTheme="minorHAnsi"/>
                <w:bCs w:val="0"/>
                <w:szCs w:val="20"/>
              </w:rPr>
              <w:t>Messaging and eventing layer</w:t>
            </w:r>
          </w:p>
        </w:tc>
        <w:tc>
          <w:tcPr>
            <w:tcW w:w="6379" w:type="dxa"/>
          </w:tcPr>
          <w:p w14:paraId="41BC89C5" w14:textId="77777777" w:rsidR="00316805" w:rsidRPr="00316805" w:rsidRDefault="00316805" w:rsidP="003662DB">
            <w:pPr>
              <w:rPr>
                <w:rFonts w:asciiTheme="minorHAnsi" w:hAnsiTheme="minorHAnsi" w:hint="eastAsia"/>
                <w:b/>
                <w:lang w:eastAsia="en-GB"/>
              </w:rPr>
            </w:pPr>
            <w:r>
              <w:rPr>
                <w:rFonts w:asciiTheme="minorHAnsi" w:hAnsiTheme="minorHAnsi"/>
                <w:szCs w:val="20"/>
              </w:rPr>
              <w:t>Service Bus, Event Grid and Event Hubs provide asynchronous messaging, discrete eventing and streaming respectively.</w:t>
            </w:r>
          </w:p>
        </w:tc>
      </w:tr>
      <w:tr w:rsidR="00316805" w:rsidRPr="009527A4" w14:paraId="6233FE46" w14:textId="77777777" w:rsidTr="00976556">
        <w:tc>
          <w:tcPr>
            <w:tcW w:w="2830" w:type="dxa"/>
          </w:tcPr>
          <w:p w14:paraId="45F31C0B" w14:textId="77777777" w:rsidR="00316805" w:rsidRPr="00976556" w:rsidRDefault="00316805" w:rsidP="003662DB">
            <w:pPr>
              <w:rPr>
                <w:rFonts w:asciiTheme="minorHAnsi" w:hAnsiTheme="minorHAnsi" w:hint="eastAsia"/>
                <w:bCs w:val="0"/>
                <w:lang w:eastAsia="en-GB"/>
              </w:rPr>
            </w:pPr>
            <w:r>
              <w:rPr>
                <w:rFonts w:asciiTheme="minorHAnsi" w:hAnsiTheme="minorHAnsi"/>
                <w:bCs w:val="0"/>
                <w:szCs w:val="20"/>
              </w:rPr>
              <w:t>Implementation layer</w:t>
            </w:r>
          </w:p>
        </w:tc>
        <w:tc>
          <w:tcPr>
            <w:tcW w:w="6379" w:type="dxa"/>
          </w:tcPr>
          <w:p w14:paraId="1A87AE3C" w14:textId="77777777" w:rsidR="00316805" w:rsidRPr="00316805" w:rsidRDefault="00316805" w:rsidP="003662DB">
            <w:pPr>
              <w:rPr>
                <w:rFonts w:asciiTheme="minorHAnsi" w:hAnsiTheme="minorHAnsi" w:hint="eastAsia"/>
                <w:b/>
                <w:lang w:eastAsia="en-GB"/>
              </w:rPr>
            </w:pPr>
            <w:r>
              <w:rPr>
                <w:rFonts w:asciiTheme="minorHAnsi" w:hAnsiTheme="minorHAnsi"/>
                <w:szCs w:val="20"/>
              </w:rPr>
              <w:t>Azure Functions host the discrete implementation logic invoked by the layers above.</w:t>
            </w:r>
          </w:p>
        </w:tc>
      </w:tr>
      <w:tr w:rsidR="00316805" w:rsidRPr="009527A4" w14:paraId="29159E38" w14:textId="77777777" w:rsidTr="00976556">
        <w:tc>
          <w:tcPr>
            <w:tcW w:w="2830" w:type="dxa"/>
          </w:tcPr>
          <w:p w14:paraId="7FAEB265" w14:textId="77777777" w:rsidR="00316805" w:rsidRPr="00976556" w:rsidRDefault="00316805" w:rsidP="003662DB">
            <w:pPr>
              <w:rPr>
                <w:bCs w:val="0"/>
                <w:szCs w:val="20"/>
              </w:rPr>
            </w:pPr>
            <w:r>
              <w:rPr>
                <w:rFonts w:asciiTheme="minorHAnsi" w:hAnsiTheme="minorHAnsi"/>
                <w:bCs w:val="0"/>
                <w:szCs w:val="20"/>
              </w:rPr>
              <w:t>Data platform boundary</w:t>
            </w:r>
          </w:p>
        </w:tc>
        <w:tc>
          <w:tcPr>
            <w:tcW w:w="6379" w:type="dxa"/>
          </w:tcPr>
          <w:p w14:paraId="6BFECD44" w14:textId="77777777" w:rsidR="00316805" w:rsidRPr="0041138D" w:rsidRDefault="00316805" w:rsidP="003662DB">
            <w:pPr>
              <w:rPr>
                <w:szCs w:val="20"/>
              </w:rPr>
            </w:pPr>
            <w:r>
              <w:rPr>
                <w:rFonts w:asciiTheme="minorHAnsi" w:hAnsiTheme="minorHAnsi"/>
                <w:szCs w:val="20"/>
              </w:rPr>
              <w:t>The Systems Integration Framework meets Snowflake at two governed hand-offs only: a push into the platform and a curated consume from it.</w:t>
            </w:r>
          </w:p>
        </w:tc>
      </w:tr>
    </w:tbl>
    <w:p w14:paraId="3D638F34" w14:textId="77777777" w:rsidR="00E62C5D" w:rsidRDefault="00E62C5D" w:rsidP="0041138D">
      <w:pPr>
        <w:spacing w:before="90" w:after="130"/>
        <w:rPr>
          <w:szCs w:val="20"/>
        </w:rPr>
      </w:pPr>
    </w:p>
    <w:p w14:paraId="2F7994F5" w14:textId="77777777" w:rsidR="006F79A8" w:rsidRDefault="006F79A8" w:rsidP="0041138D">
      <w:pPr>
        <w:spacing w:before="90" w:after="130"/>
        <w:rPr>
          <w:szCs w:val="20"/>
        </w:rPr>
      </w:pPr>
    </w:p>
    <w:p w14:paraId="66545763" w14:textId="77777777" w:rsidR="00C64372" w:rsidRDefault="00C64372" w:rsidP="0041138D">
      <w:pPr>
        <w:spacing w:before="90" w:after="130"/>
        <w:rPr>
          <w:szCs w:val="20"/>
        </w:rPr>
      </w:pPr>
    </w:p>
    <w:p w14:paraId="4CA96FBE" w14:textId="77777777" w:rsidR="00C64372" w:rsidRDefault="00C64372" w:rsidP="0041138D">
      <w:pPr>
        <w:spacing w:before="90" w:after="130"/>
        <w:rPr>
          <w:szCs w:val="20"/>
        </w:rPr>
      </w:pPr>
    </w:p>
    <w:p w14:paraId="1B30B2C1" w14:textId="77777777" w:rsidR="00C64372" w:rsidRDefault="00C64372" w:rsidP="0041138D">
      <w:pPr>
        <w:spacing w:before="90" w:after="130"/>
        <w:rPr>
          <w:szCs w:val="20"/>
        </w:rPr>
      </w:pPr>
    </w:p>
    <w:p w14:paraId="36464AB7" w14:textId="77777777" w:rsidR="00C64372" w:rsidRDefault="00C64372" w:rsidP="0041138D">
      <w:pPr>
        <w:spacing w:before="90" w:after="130"/>
        <w:rPr>
          <w:szCs w:val="20"/>
        </w:rPr>
      </w:pPr>
    </w:p>
    <w:p w14:paraId="41AD1596" w14:textId="77777777" w:rsidR="00C64372" w:rsidRDefault="00C64372" w:rsidP="0041138D">
      <w:pPr>
        <w:spacing w:before="90" w:after="130"/>
        <w:rPr>
          <w:szCs w:val="20"/>
        </w:rPr>
      </w:pPr>
    </w:p>
    <w:p w14:paraId="282203CB" w14:textId="77777777" w:rsidR="00C64372" w:rsidRDefault="00C64372" w:rsidP="0041138D">
      <w:pPr>
        <w:spacing w:before="90" w:after="130"/>
        <w:rPr>
          <w:szCs w:val="20"/>
        </w:rPr>
      </w:pPr>
    </w:p>
    <w:p w14:paraId="3BF85697" w14:textId="77777777" w:rsidR="00C64372" w:rsidRPr="0041138D" w:rsidRDefault="00C64372" w:rsidP="0041138D">
      <w:pPr>
        <w:spacing w:before="90" w:after="130"/>
        <w:rPr>
          <w:szCs w:val="20"/>
        </w:rPr>
      </w:pPr>
    </w:p>
    <w:p w14:paraId="411EC283" w14:textId="77777777" w:rsidR="0041138D" w:rsidRDefault="0041138D" w:rsidP="0041138D">
      <w:pPr>
        <w:pStyle w:val="Heading2"/>
      </w:pPr>
      <w:bookmarkStart w:id="88" w:name="_Security_and_Trust"/>
      <w:bookmarkStart w:id="89" w:name="_Toc239852287"/>
      <w:bookmarkStart w:id="90" w:name="_Toc239980594"/>
      <w:bookmarkStart w:id="91" w:name="_Toc240018787"/>
      <w:bookmarkEnd w:id="88"/>
      <w:r>
        <w:t>Security and Trust Boundary</w:t>
      </w:r>
      <w:bookmarkEnd w:id="89"/>
      <w:bookmarkEnd w:id="90"/>
      <w:bookmarkEnd w:id="91"/>
      <w:r>
        <w:t xml:space="preserve"> </w:t>
      </w:r>
    </w:p>
    <w:p w14:paraId="5418E565" w14:textId="77777777" w:rsidR="006F79A8" w:rsidRPr="006F79A8" w:rsidRDefault="006F79A8" w:rsidP="006F79A8"/>
    <w:p w14:paraId="5A252A4F" w14:textId="77777777" w:rsidR="0041138D" w:rsidRPr="0041138D" w:rsidRDefault="0041138D" w:rsidP="0041138D">
      <w:pPr>
        <w:spacing w:after="120"/>
        <w:rPr>
          <w:szCs w:val="20"/>
        </w:rPr>
      </w:pPr>
      <w:r>
        <w:rPr>
          <w:szCs w:val="20"/>
        </w:rPr>
        <w:t>Security is the principle the organisation takes most seriously. The Systems Integration Framework sets out the trust zones once and holds every pattern to them. The diagram shows the zones a request crosses and the control at each boundary.</w:t>
      </w:r>
    </w:p>
    <w:p w14:paraId="5ED4F1A3" w14:textId="77777777" w:rsidR="0041138D" w:rsidRDefault="0041138D" w:rsidP="0041138D">
      <w:pPr>
        <w:spacing w:before="90" w:after="130"/>
        <w:rPr>
          <w:szCs w:val="20"/>
        </w:rPr>
      </w:pPr>
      <w:r>
        <w:rPr>
          <w:szCs w:val="20"/>
        </w:rPr>
        <w:br/>
      </w:r>
      <w:r>
        <w:rPr>
          <w:noProof/>
          <w:szCs w:val="20"/>
        </w:rPr>
        <w:drawing>
          <wp:inline distT="0" distB="0" distL="0" distR="0" wp14:anchorId="3DC7E42D" wp14:editId="7774B29F">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2A46EB5C" w14:textId="77777777" w:rsidR="00E62C5D" w:rsidRDefault="00E62C5D" w:rsidP="0041138D">
      <w:pPr>
        <w:spacing w:before="90" w:after="130"/>
        <w:rPr>
          <w:szCs w:val="20"/>
        </w:rPr>
      </w:pPr>
    </w:p>
    <w:p w14:paraId="7DBFE689" w14:textId="77777777" w:rsidR="00C64372" w:rsidRDefault="00C64372"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099EB3E4" w14:textId="77777777" w:rsidTr="00976556">
        <w:tc>
          <w:tcPr>
            <w:tcW w:w="2405" w:type="dxa"/>
            <w:tcBorders>
              <w:top w:val="single" w:sz="12" w:space="0" w:color="000000" w:themeColor="text1"/>
            </w:tcBorders>
            <w:shd w:val="clear" w:color="auto" w:fill="C1CDEC" w:themeFill="accent1" w:themeFillTint="33"/>
          </w:tcPr>
          <w:p w14:paraId="45FC05DD"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Layer</w:t>
            </w:r>
          </w:p>
        </w:tc>
        <w:tc>
          <w:tcPr>
            <w:tcW w:w="7088" w:type="dxa"/>
            <w:tcBorders>
              <w:top w:val="single" w:sz="12" w:space="0" w:color="000000" w:themeColor="text1"/>
            </w:tcBorders>
            <w:shd w:val="clear" w:color="auto" w:fill="C1CDEC" w:themeFill="accent1" w:themeFillTint="33"/>
          </w:tcPr>
          <w:p w14:paraId="7079BEEE"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Description</w:t>
            </w:r>
          </w:p>
        </w:tc>
      </w:tr>
      <w:tr w:rsidR="00A64567" w:rsidRPr="009527A4" w14:paraId="7EC7CB6B" w14:textId="77777777" w:rsidTr="00976556">
        <w:tc>
          <w:tcPr>
            <w:tcW w:w="2405" w:type="dxa"/>
          </w:tcPr>
          <w:p w14:paraId="2867D605" w14:textId="77777777" w:rsidR="00A64567" w:rsidRPr="00976556" w:rsidRDefault="00A64567" w:rsidP="003662DB">
            <w:pPr>
              <w:rPr>
                <w:rFonts w:asciiTheme="minorHAnsi" w:hAnsiTheme="minorHAnsi" w:hint="eastAsia"/>
                <w:bCs w:val="0"/>
                <w:lang w:eastAsia="en-GB"/>
              </w:rPr>
            </w:pPr>
            <w:r>
              <w:rPr>
                <w:rFonts w:asciiTheme="minorHAnsi" w:hAnsiTheme="minorHAnsi"/>
                <w:bCs w:val="0"/>
                <w:szCs w:val="20"/>
              </w:rPr>
              <w:t>Internet boundary</w:t>
            </w:r>
          </w:p>
        </w:tc>
        <w:tc>
          <w:tcPr>
            <w:tcW w:w="7088" w:type="dxa"/>
          </w:tcPr>
          <w:p w14:paraId="328A4D64" w14:textId="77777777" w:rsidR="00A64567" w:rsidRPr="00F94A76" w:rsidRDefault="00A64567" w:rsidP="003662DB">
            <w:pPr>
              <w:rPr>
                <w:rFonts w:asciiTheme="minorHAnsi" w:hAnsiTheme="minorHAnsi" w:hint="eastAsia"/>
                <w:lang w:eastAsia="en-GB"/>
              </w:rPr>
            </w:pPr>
            <w:r>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0977354E" w14:textId="77777777" w:rsidTr="00976556">
        <w:tc>
          <w:tcPr>
            <w:tcW w:w="2405" w:type="dxa"/>
          </w:tcPr>
          <w:p w14:paraId="51D3BCC2" w14:textId="77777777" w:rsidR="00A64567" w:rsidRPr="00976556" w:rsidRDefault="00A64567" w:rsidP="003662DB">
            <w:pPr>
              <w:rPr>
                <w:rFonts w:asciiTheme="minorHAnsi" w:hAnsiTheme="minorHAnsi" w:hint="eastAsia"/>
                <w:bCs w:val="0"/>
                <w:lang w:eastAsia="en-GB"/>
              </w:rPr>
            </w:pPr>
            <w:r>
              <w:rPr>
                <w:rFonts w:asciiTheme="minorHAnsi" w:hAnsiTheme="minorHAnsi"/>
                <w:bCs w:val="0"/>
                <w:szCs w:val="20"/>
              </w:rPr>
              <w:t>Perimeter edge</w:t>
            </w:r>
          </w:p>
        </w:tc>
        <w:tc>
          <w:tcPr>
            <w:tcW w:w="7088" w:type="dxa"/>
          </w:tcPr>
          <w:p w14:paraId="42FD461A" w14:textId="77777777" w:rsidR="00A64567" w:rsidRPr="00F94A76" w:rsidRDefault="00A64567" w:rsidP="003662DB">
            <w:pPr>
              <w:rPr>
                <w:rFonts w:asciiTheme="minorHAnsi" w:hAnsiTheme="minorHAnsi" w:hint="eastAsia"/>
                <w:lang w:eastAsia="en-GB"/>
              </w:rPr>
            </w:pPr>
            <w:r>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40F2ABB9" w14:textId="77777777" w:rsidTr="00976556">
        <w:tc>
          <w:tcPr>
            <w:tcW w:w="2405" w:type="dxa"/>
          </w:tcPr>
          <w:p w14:paraId="3D44AD5B" w14:textId="77777777" w:rsidR="00A64567" w:rsidRPr="00976556" w:rsidRDefault="00A64567" w:rsidP="003662DB">
            <w:pPr>
              <w:rPr>
                <w:rFonts w:asciiTheme="minorHAnsi" w:hAnsiTheme="minorHAnsi" w:hint="eastAsia"/>
                <w:bCs w:val="0"/>
                <w:lang w:eastAsia="en-GB"/>
              </w:rPr>
            </w:pPr>
            <w:r>
              <w:rPr>
                <w:rFonts w:asciiTheme="minorHAnsi" w:hAnsiTheme="minorHAnsi"/>
                <w:bCs w:val="0"/>
                <w:szCs w:val="20"/>
              </w:rPr>
              <w:t>APIM gateway</w:t>
            </w:r>
          </w:p>
        </w:tc>
        <w:tc>
          <w:tcPr>
            <w:tcW w:w="7088" w:type="dxa"/>
          </w:tcPr>
          <w:p w14:paraId="0EBB427F" w14:textId="77777777" w:rsidR="00A64567" w:rsidRPr="00F94A76" w:rsidRDefault="00A64567" w:rsidP="003662DB">
            <w:pPr>
              <w:rPr>
                <w:rFonts w:asciiTheme="minorHAnsi" w:hAnsiTheme="minorHAnsi" w:hint="eastAsia"/>
                <w:lang w:eastAsia="en-GB"/>
              </w:rPr>
            </w:pPr>
            <w:r>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11DB14E8" w14:textId="77777777" w:rsidTr="00976556">
        <w:tc>
          <w:tcPr>
            <w:tcW w:w="2405" w:type="dxa"/>
          </w:tcPr>
          <w:p w14:paraId="38B2AAC7" w14:textId="77777777" w:rsidR="00A64567" w:rsidRPr="00976556" w:rsidRDefault="00A64567" w:rsidP="003662DB">
            <w:pPr>
              <w:rPr>
                <w:rFonts w:asciiTheme="minorHAnsi" w:hAnsiTheme="minorHAnsi" w:hint="eastAsia"/>
                <w:bCs w:val="0"/>
                <w:lang w:eastAsia="en-GB"/>
              </w:rPr>
            </w:pPr>
            <w:r>
              <w:rPr>
                <w:rFonts w:asciiTheme="minorHAnsi" w:hAnsiTheme="minorHAnsi"/>
                <w:bCs w:val="0"/>
                <w:szCs w:val="20"/>
              </w:rPr>
              <w:t>Integration platform</w:t>
            </w:r>
          </w:p>
        </w:tc>
        <w:tc>
          <w:tcPr>
            <w:tcW w:w="7088" w:type="dxa"/>
          </w:tcPr>
          <w:p w14:paraId="394E7494" w14:textId="77777777" w:rsidR="00A64567" w:rsidRPr="00F94A76" w:rsidRDefault="00A64567" w:rsidP="003662DB">
            <w:pPr>
              <w:rPr>
                <w:rFonts w:asciiTheme="minorHAnsi" w:hAnsiTheme="minorHAnsi" w:hint="eastAsia"/>
                <w:lang w:eastAsia="en-GB"/>
              </w:rPr>
            </w:pPr>
            <w:r>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36F44031" w14:textId="77777777" w:rsidTr="00976556">
        <w:tc>
          <w:tcPr>
            <w:tcW w:w="2405" w:type="dxa"/>
          </w:tcPr>
          <w:p w14:paraId="1CBDB22B" w14:textId="77777777" w:rsidR="00A64567" w:rsidRPr="00976556" w:rsidRDefault="00A64567" w:rsidP="003662DB">
            <w:pPr>
              <w:rPr>
                <w:bCs w:val="0"/>
                <w:szCs w:val="20"/>
              </w:rPr>
            </w:pPr>
            <w:r>
              <w:rPr>
                <w:rFonts w:asciiTheme="minorHAnsi" w:hAnsiTheme="minorHAnsi"/>
                <w:bCs w:val="0"/>
                <w:szCs w:val="20"/>
              </w:rPr>
              <w:t>Backends and data</w:t>
            </w:r>
          </w:p>
        </w:tc>
        <w:tc>
          <w:tcPr>
            <w:tcW w:w="7088" w:type="dxa"/>
          </w:tcPr>
          <w:p w14:paraId="3468E3B4" w14:textId="77777777" w:rsidR="00A64567" w:rsidRPr="0041138D" w:rsidRDefault="00A64567" w:rsidP="003662DB">
            <w:pPr>
              <w:rPr>
                <w:szCs w:val="20"/>
              </w:rPr>
            </w:pPr>
            <w:r>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7B9FCB94" w14:textId="77777777" w:rsidTr="00976556">
        <w:tc>
          <w:tcPr>
            <w:tcW w:w="2405" w:type="dxa"/>
          </w:tcPr>
          <w:p w14:paraId="534F5C6F" w14:textId="77777777" w:rsidR="00A64567" w:rsidRPr="00976556" w:rsidRDefault="00A64567" w:rsidP="003662DB">
            <w:pPr>
              <w:rPr>
                <w:bCs w:val="0"/>
                <w:szCs w:val="20"/>
              </w:rPr>
            </w:pPr>
            <w:r>
              <w:rPr>
                <w:rFonts w:asciiTheme="minorHAnsi" w:hAnsiTheme="minorHAnsi"/>
                <w:bCs w:val="0"/>
                <w:szCs w:val="20"/>
              </w:rPr>
              <w:t>Secrets and certificates</w:t>
            </w:r>
          </w:p>
        </w:tc>
        <w:tc>
          <w:tcPr>
            <w:tcW w:w="7088" w:type="dxa"/>
          </w:tcPr>
          <w:p w14:paraId="2699F6DA" w14:textId="77777777" w:rsidR="00A64567" w:rsidRPr="0041138D" w:rsidRDefault="00A64567" w:rsidP="003662DB">
            <w:pPr>
              <w:rPr>
                <w:szCs w:val="20"/>
              </w:rPr>
            </w:pPr>
            <w:r>
              <w:rPr>
                <w:rFonts w:asciiTheme="minorHAnsi" w:hAnsiTheme="minorHAnsi"/>
                <w:szCs w:val="20"/>
              </w:rPr>
              <w:t>Held in a managed store and referenced by identity at run time, never copied into configuration or code.</w:t>
            </w:r>
          </w:p>
        </w:tc>
      </w:tr>
    </w:tbl>
    <w:p w14:paraId="3C51EA6C" w14:textId="77777777" w:rsidR="00E62C5D" w:rsidRDefault="00E62C5D" w:rsidP="0041138D">
      <w:pPr>
        <w:spacing w:before="90" w:after="130"/>
        <w:rPr>
          <w:szCs w:val="20"/>
        </w:rPr>
      </w:pPr>
    </w:p>
    <w:p w14:paraId="2D9AFC3D" w14:textId="77777777" w:rsidR="00E62C5D" w:rsidRPr="0041138D" w:rsidRDefault="00E62C5D" w:rsidP="0041138D">
      <w:pPr>
        <w:spacing w:before="90" w:after="130"/>
        <w:rPr>
          <w:szCs w:val="20"/>
        </w:rPr>
      </w:pPr>
    </w:p>
    <w:p w14:paraId="2DCB832F" w14:textId="77777777" w:rsidR="00FE4F0E" w:rsidRDefault="00FE4F0E" w:rsidP="0041138D">
      <w:pPr>
        <w:spacing w:before="90" w:after="130"/>
        <w:rPr>
          <w:szCs w:val="20"/>
        </w:rPr>
      </w:pPr>
    </w:p>
    <w:p w14:paraId="73745F70" w14:textId="77777777" w:rsidR="00C64372" w:rsidRDefault="00C64372" w:rsidP="0041138D">
      <w:pPr>
        <w:spacing w:before="90" w:after="130"/>
        <w:rPr>
          <w:szCs w:val="20"/>
        </w:rPr>
      </w:pPr>
    </w:p>
    <w:p w14:paraId="527E42D3" w14:textId="77777777" w:rsidR="00C64372" w:rsidRDefault="00C64372" w:rsidP="0041138D">
      <w:pPr>
        <w:spacing w:before="90" w:after="130"/>
        <w:rPr>
          <w:szCs w:val="20"/>
        </w:rPr>
      </w:pPr>
    </w:p>
    <w:p w14:paraId="50D66B4C" w14:textId="77777777" w:rsidR="00C64372" w:rsidRDefault="00C64372" w:rsidP="0041138D">
      <w:pPr>
        <w:spacing w:before="90" w:after="130"/>
        <w:rPr>
          <w:szCs w:val="20"/>
        </w:rPr>
      </w:pPr>
    </w:p>
    <w:p w14:paraId="4CDF29DC" w14:textId="77777777" w:rsidR="0041138D" w:rsidRDefault="0041138D" w:rsidP="0041138D">
      <w:pPr>
        <w:pStyle w:val="Heading2"/>
      </w:pPr>
      <w:bookmarkStart w:id="92" w:name="_Toc239852288"/>
      <w:bookmarkStart w:id="93" w:name="_Toc239980595"/>
      <w:bookmarkStart w:id="94" w:name="_Toc240018788"/>
      <w:r>
        <w:t>Target Integration Platform</w:t>
      </w:r>
      <w:bookmarkEnd w:id="92"/>
      <w:bookmarkEnd w:id="93"/>
      <w:bookmarkEnd w:id="94"/>
    </w:p>
    <w:p w14:paraId="2855C24D" w14:textId="77777777" w:rsidR="00FE4F0E" w:rsidRPr="00FE4F0E" w:rsidRDefault="00FE4F0E" w:rsidP="00FE4F0E"/>
    <w:p w14:paraId="7D0BD498" w14:textId="77777777" w:rsidR="0041138D" w:rsidRDefault="0041138D" w:rsidP="0041138D">
      <w:pPr>
        <w:spacing w:after="120"/>
        <w:rPr>
          <w:szCs w:val="20"/>
        </w:rPr>
      </w:pPr>
      <w:r>
        <w:rPr>
          <w:szCs w:val="20"/>
        </w:rPr>
        <w:t>The Systems Integration Framework standardises on the following Azure Integration Services. Delivery teams select from these components and do not introduce alternatives without an exception.</w:t>
      </w:r>
    </w:p>
    <w:p w14:paraId="49E7B624"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66ED35ED" w14:textId="77777777">
        <w:tc>
          <w:tcPr>
            <w:tcW w:w="1696" w:type="dxa"/>
            <w:tcBorders>
              <w:top w:val="single" w:sz="12" w:space="0" w:color="000000" w:themeColor="text1"/>
            </w:tcBorders>
            <w:shd w:val="clear" w:color="auto" w:fill="C1CDEC" w:themeFill="accent1" w:themeFillTint="33"/>
            <w:vAlign w:val="center"/>
          </w:tcPr>
          <w:p w14:paraId="594364B5"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Component</w:t>
            </w:r>
          </w:p>
        </w:tc>
        <w:tc>
          <w:tcPr>
            <w:tcW w:w="2835" w:type="dxa"/>
            <w:tcBorders>
              <w:top w:val="single" w:sz="12" w:space="0" w:color="000000" w:themeColor="text1"/>
            </w:tcBorders>
            <w:shd w:val="clear" w:color="auto" w:fill="C1CDEC" w:themeFill="accent1" w:themeFillTint="33"/>
            <w:vAlign w:val="center"/>
          </w:tcPr>
          <w:p w14:paraId="097B6799" w14:textId="77777777"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 Role</w:t>
            </w:r>
          </w:p>
        </w:tc>
        <w:tc>
          <w:tcPr>
            <w:tcW w:w="2198" w:type="dxa"/>
            <w:tcBorders>
              <w:top w:val="single" w:sz="12" w:space="0" w:color="000000" w:themeColor="text1"/>
            </w:tcBorders>
            <w:shd w:val="clear" w:color="auto" w:fill="C1CDEC" w:themeFill="accent1" w:themeFillTint="33"/>
            <w:vAlign w:val="center"/>
          </w:tcPr>
          <w:p w14:paraId="5E420503"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Recommended Use</w:t>
            </w:r>
          </w:p>
        </w:tc>
        <w:tc>
          <w:tcPr>
            <w:tcW w:w="2480" w:type="dxa"/>
            <w:tcBorders>
              <w:top w:val="single" w:sz="12" w:space="0" w:color="000000" w:themeColor="text1"/>
            </w:tcBorders>
            <w:shd w:val="clear" w:color="auto" w:fill="C1CDEC" w:themeFill="accent1" w:themeFillTint="33"/>
            <w:vAlign w:val="center"/>
          </w:tcPr>
          <w:p w14:paraId="25C73948"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Do Not Use</w:t>
            </w:r>
          </w:p>
        </w:tc>
      </w:tr>
      <w:tr w:rsidR="00A64567" w:rsidRPr="009527A4" w14:paraId="55D24CDD" w14:textId="77777777">
        <w:tc>
          <w:tcPr>
            <w:tcW w:w="1696" w:type="dxa"/>
            <w:vAlign w:val="center"/>
          </w:tcPr>
          <w:p w14:paraId="353ABCD6" w14:textId="77777777" w:rsidR="00A64567" w:rsidRPr="00F94A76" w:rsidRDefault="00A64567" w:rsidP="003662DB">
            <w:pPr>
              <w:rPr>
                <w:rFonts w:asciiTheme="minorHAnsi" w:hAnsiTheme="minorHAnsi" w:hint="eastAsia"/>
                <w:lang w:eastAsia="en-GB"/>
              </w:rPr>
            </w:pPr>
            <w:r>
              <w:rPr>
                <w:rFonts w:asciiTheme="minorHAnsi" w:hAnsiTheme="minorHAnsi"/>
                <w:szCs w:val="20"/>
              </w:rPr>
              <w:t>Azure API Management</w:t>
            </w:r>
          </w:p>
        </w:tc>
        <w:tc>
          <w:tcPr>
            <w:tcW w:w="2835" w:type="dxa"/>
            <w:vAlign w:val="center"/>
          </w:tcPr>
          <w:p w14:paraId="296B1B43" w14:textId="77777777" w:rsidR="00A64567" w:rsidRPr="00F94A76" w:rsidRDefault="00A64567" w:rsidP="003662DB">
            <w:pPr>
              <w:rPr>
                <w:rFonts w:asciiTheme="minorHAnsi" w:hAnsiTheme="minorHAnsi" w:hint="eastAsia"/>
                <w:lang w:eastAsia="en-GB"/>
              </w:rPr>
            </w:pPr>
            <w:r>
              <w:rPr>
                <w:rFonts w:asciiTheme="minorHAnsi" w:hAnsiTheme="minorHAnsi"/>
                <w:szCs w:val="20"/>
              </w:rPr>
              <w:t>Enterprise API gateway and single API ingress point</w:t>
            </w:r>
          </w:p>
        </w:tc>
        <w:tc>
          <w:tcPr>
            <w:tcW w:w="2198" w:type="dxa"/>
            <w:vAlign w:val="center"/>
          </w:tcPr>
          <w:p w14:paraId="0D0191B0" w14:textId="77777777" w:rsidR="00A64567" w:rsidRPr="00F94A76" w:rsidRDefault="00A64567" w:rsidP="003662DB">
            <w:pPr>
              <w:rPr>
                <w:rFonts w:asciiTheme="minorHAnsi" w:hAnsiTheme="minorHAnsi" w:hint="eastAsia"/>
                <w:lang w:eastAsia="en-GB"/>
              </w:rPr>
            </w:pPr>
            <w:r>
              <w:rPr>
                <w:rFonts w:asciiTheme="minorHAnsi" w:hAnsiTheme="minorHAnsi"/>
                <w:szCs w:val="20"/>
              </w:rPr>
              <w:t>Exposing REST APIs to internal systems, vendors, applications, or digital channels</w:t>
            </w:r>
          </w:p>
        </w:tc>
        <w:tc>
          <w:tcPr>
            <w:tcW w:w="2480" w:type="dxa"/>
            <w:vAlign w:val="center"/>
          </w:tcPr>
          <w:p w14:paraId="103ED732" w14:textId="77777777" w:rsidR="00A64567" w:rsidRPr="00F94A76" w:rsidRDefault="00A64567" w:rsidP="003662DB">
            <w:pPr>
              <w:rPr>
                <w:rFonts w:asciiTheme="minorHAnsi" w:hAnsiTheme="minorHAnsi" w:hint="eastAsia"/>
                <w:lang w:eastAsia="en-GB"/>
              </w:rPr>
            </w:pPr>
            <w:r>
              <w:rPr>
                <w:rFonts w:asciiTheme="minorHAnsi" w:hAnsiTheme="minorHAnsi"/>
                <w:szCs w:val="20"/>
              </w:rPr>
              <w:t>For long-running business processes or data transformation pipelines</w:t>
            </w:r>
          </w:p>
        </w:tc>
      </w:tr>
      <w:tr w:rsidR="00A64567" w:rsidRPr="009527A4" w14:paraId="5600218D" w14:textId="77777777">
        <w:tc>
          <w:tcPr>
            <w:tcW w:w="1696" w:type="dxa"/>
            <w:vAlign w:val="center"/>
          </w:tcPr>
          <w:p w14:paraId="7FDBA0DC" w14:textId="77777777" w:rsidR="00A64567" w:rsidRPr="00F94A76" w:rsidRDefault="00A64567" w:rsidP="003662DB">
            <w:pPr>
              <w:rPr>
                <w:rFonts w:asciiTheme="minorHAnsi" w:hAnsiTheme="minorHAnsi" w:hint="eastAsia"/>
                <w:lang w:eastAsia="en-GB"/>
              </w:rPr>
            </w:pPr>
            <w:r>
              <w:rPr>
                <w:rFonts w:asciiTheme="minorHAnsi" w:hAnsiTheme="minorHAnsi"/>
                <w:szCs w:val="20"/>
              </w:rPr>
              <w:t>Azure Logic Apps</w:t>
            </w:r>
          </w:p>
        </w:tc>
        <w:tc>
          <w:tcPr>
            <w:tcW w:w="2835" w:type="dxa"/>
            <w:vAlign w:val="center"/>
          </w:tcPr>
          <w:p w14:paraId="27B70B50" w14:textId="77777777" w:rsidR="00A64567" w:rsidRPr="00F94A76" w:rsidRDefault="00A64567" w:rsidP="003662DB">
            <w:pPr>
              <w:rPr>
                <w:rFonts w:asciiTheme="minorHAnsi" w:hAnsiTheme="minorHAnsi" w:hint="eastAsia"/>
                <w:lang w:eastAsia="en-GB"/>
              </w:rPr>
            </w:pPr>
            <w:r>
              <w:rPr>
                <w:rFonts w:asciiTheme="minorHAnsi" w:hAnsiTheme="minorHAnsi"/>
                <w:szCs w:val="20"/>
              </w:rPr>
              <w:t>Workflow orchestration and cross-system process coordination</w:t>
            </w:r>
          </w:p>
        </w:tc>
        <w:tc>
          <w:tcPr>
            <w:tcW w:w="2198" w:type="dxa"/>
            <w:vAlign w:val="center"/>
          </w:tcPr>
          <w:p w14:paraId="3439CB6A" w14:textId="77777777" w:rsidR="00A64567" w:rsidRPr="00F94A76" w:rsidRDefault="00A64567" w:rsidP="003662DB">
            <w:pPr>
              <w:rPr>
                <w:rFonts w:asciiTheme="minorHAnsi" w:hAnsiTheme="minorHAnsi" w:hint="eastAsia"/>
                <w:lang w:eastAsia="en-GB"/>
              </w:rPr>
            </w:pPr>
            <w:r>
              <w:rPr>
                <w:rFonts w:asciiTheme="minorHAnsi" w:hAnsiTheme="minorHAnsi"/>
                <w:szCs w:val="20"/>
              </w:rPr>
              <w:t>Multi-step integrations, long-running workflows, connector-based automation, exception paths</w:t>
            </w:r>
          </w:p>
        </w:tc>
        <w:tc>
          <w:tcPr>
            <w:tcW w:w="2480" w:type="dxa"/>
            <w:vAlign w:val="center"/>
          </w:tcPr>
          <w:p w14:paraId="283D62B2" w14:textId="77777777" w:rsidR="00A64567" w:rsidRPr="00F94A76" w:rsidRDefault="00A64567" w:rsidP="003662DB">
            <w:pPr>
              <w:rPr>
                <w:rFonts w:asciiTheme="minorHAnsi" w:hAnsiTheme="minorHAnsi" w:hint="eastAsia"/>
                <w:lang w:eastAsia="en-GB"/>
              </w:rPr>
            </w:pPr>
            <w:r>
              <w:rPr>
                <w:rFonts w:asciiTheme="minorHAnsi" w:hAnsiTheme="minorHAnsi"/>
                <w:szCs w:val="20"/>
              </w:rPr>
              <w:t>For low-level compute-heavy logic or high-throughput streaming</w:t>
            </w:r>
          </w:p>
        </w:tc>
      </w:tr>
      <w:tr w:rsidR="00A64567" w:rsidRPr="009527A4" w14:paraId="619E711E" w14:textId="77777777">
        <w:tc>
          <w:tcPr>
            <w:tcW w:w="1696" w:type="dxa"/>
            <w:vAlign w:val="center"/>
          </w:tcPr>
          <w:p w14:paraId="5E1404B9" w14:textId="77777777" w:rsidR="00A64567" w:rsidRPr="00F94A76" w:rsidRDefault="00A64567" w:rsidP="003662DB">
            <w:pPr>
              <w:rPr>
                <w:rFonts w:asciiTheme="minorHAnsi" w:hAnsiTheme="minorHAnsi" w:hint="eastAsia"/>
                <w:lang w:eastAsia="en-GB"/>
              </w:rPr>
            </w:pPr>
            <w:r>
              <w:rPr>
                <w:rFonts w:asciiTheme="minorHAnsi" w:hAnsiTheme="minorHAnsi"/>
                <w:szCs w:val="20"/>
              </w:rPr>
              <w:t>Azure Service Bus</w:t>
            </w:r>
          </w:p>
        </w:tc>
        <w:tc>
          <w:tcPr>
            <w:tcW w:w="2835" w:type="dxa"/>
            <w:vAlign w:val="center"/>
          </w:tcPr>
          <w:p w14:paraId="410619A1" w14:textId="77777777" w:rsidR="00A64567" w:rsidRPr="00F94A76" w:rsidRDefault="00A64567" w:rsidP="003662DB">
            <w:pPr>
              <w:rPr>
                <w:rFonts w:asciiTheme="minorHAnsi" w:hAnsiTheme="minorHAnsi" w:hint="eastAsia"/>
                <w:lang w:eastAsia="en-GB"/>
              </w:rPr>
            </w:pPr>
            <w:r>
              <w:rPr>
                <w:rFonts w:asciiTheme="minorHAnsi" w:hAnsiTheme="minorHAnsi"/>
                <w:szCs w:val="20"/>
              </w:rPr>
              <w:t>Reliable enterprise messaging</w:t>
            </w:r>
          </w:p>
        </w:tc>
        <w:tc>
          <w:tcPr>
            <w:tcW w:w="2198" w:type="dxa"/>
            <w:vAlign w:val="center"/>
          </w:tcPr>
          <w:p w14:paraId="221208F6" w14:textId="77777777" w:rsidR="00A64567" w:rsidRPr="00F94A76" w:rsidRDefault="00A64567" w:rsidP="003662DB">
            <w:pPr>
              <w:rPr>
                <w:rFonts w:asciiTheme="minorHAnsi" w:hAnsiTheme="minorHAnsi" w:hint="eastAsia"/>
                <w:lang w:eastAsia="en-GB"/>
              </w:rPr>
            </w:pPr>
            <w:r>
              <w:rPr>
                <w:rFonts w:asciiTheme="minorHAnsi" w:hAnsiTheme="minorHAnsi"/>
                <w:szCs w:val="20"/>
              </w:rPr>
              <w:t>Guaranteed delivery, commands, queues, topics, retries, dead-letter handling</w:t>
            </w:r>
          </w:p>
        </w:tc>
        <w:tc>
          <w:tcPr>
            <w:tcW w:w="2480" w:type="dxa"/>
            <w:vAlign w:val="center"/>
          </w:tcPr>
          <w:p w14:paraId="28EE862F" w14:textId="77777777" w:rsidR="00A64567" w:rsidRPr="00F94A76" w:rsidRDefault="00A64567" w:rsidP="003662DB">
            <w:pPr>
              <w:rPr>
                <w:rFonts w:asciiTheme="minorHAnsi" w:hAnsiTheme="minorHAnsi" w:hint="eastAsia"/>
                <w:lang w:eastAsia="en-GB"/>
              </w:rPr>
            </w:pPr>
            <w:r>
              <w:rPr>
                <w:rFonts w:asciiTheme="minorHAnsi" w:hAnsiTheme="minorHAnsi"/>
                <w:szCs w:val="20"/>
              </w:rPr>
              <w:t>For lightweight notifications where message state is not required</w:t>
            </w:r>
          </w:p>
        </w:tc>
      </w:tr>
      <w:tr w:rsidR="00A64567" w:rsidRPr="009527A4" w14:paraId="69F4D0B3" w14:textId="77777777">
        <w:tc>
          <w:tcPr>
            <w:tcW w:w="1696" w:type="dxa"/>
            <w:vAlign w:val="center"/>
          </w:tcPr>
          <w:p w14:paraId="16668702" w14:textId="77777777" w:rsidR="00A64567" w:rsidRPr="00F94A76" w:rsidRDefault="00A64567" w:rsidP="003662DB">
            <w:pPr>
              <w:rPr>
                <w:rFonts w:asciiTheme="minorHAnsi" w:hAnsiTheme="minorHAnsi" w:hint="eastAsia"/>
                <w:lang w:eastAsia="en-GB"/>
              </w:rPr>
            </w:pPr>
            <w:r>
              <w:rPr>
                <w:rFonts w:asciiTheme="minorHAnsi" w:hAnsiTheme="minorHAnsi"/>
                <w:szCs w:val="20"/>
              </w:rPr>
              <w:t>Azure Event Grid</w:t>
            </w:r>
          </w:p>
        </w:tc>
        <w:tc>
          <w:tcPr>
            <w:tcW w:w="2835" w:type="dxa"/>
            <w:vAlign w:val="center"/>
          </w:tcPr>
          <w:p w14:paraId="76561BE9" w14:textId="77777777" w:rsidR="00A64567" w:rsidRPr="00F94A76" w:rsidRDefault="00A64567" w:rsidP="003662DB">
            <w:pPr>
              <w:rPr>
                <w:rFonts w:asciiTheme="minorHAnsi" w:hAnsiTheme="minorHAnsi" w:hint="eastAsia"/>
                <w:lang w:eastAsia="en-GB"/>
              </w:rPr>
            </w:pPr>
            <w:r>
              <w:rPr>
                <w:rFonts w:asciiTheme="minorHAnsi" w:hAnsiTheme="minorHAnsi"/>
                <w:szCs w:val="20"/>
              </w:rPr>
              <w:t>Event notification and reactive event routing</w:t>
            </w:r>
          </w:p>
        </w:tc>
        <w:tc>
          <w:tcPr>
            <w:tcW w:w="2198" w:type="dxa"/>
            <w:vAlign w:val="center"/>
          </w:tcPr>
          <w:p w14:paraId="60799EB9" w14:textId="77777777" w:rsidR="00A64567" w:rsidRPr="00F94A76" w:rsidRDefault="00A64567" w:rsidP="003662DB">
            <w:pPr>
              <w:rPr>
                <w:rFonts w:asciiTheme="minorHAnsi" w:hAnsiTheme="minorHAnsi" w:hint="eastAsia"/>
                <w:lang w:eastAsia="en-GB"/>
              </w:rPr>
            </w:pPr>
            <w:r>
              <w:rPr>
                <w:rFonts w:asciiTheme="minorHAnsi" w:hAnsiTheme="minorHAnsi"/>
                <w:szCs w:val="20"/>
              </w:rPr>
              <w:t>Resource/event notifications, event fan-out, near-real-time triggers</w:t>
            </w:r>
          </w:p>
        </w:tc>
        <w:tc>
          <w:tcPr>
            <w:tcW w:w="2480" w:type="dxa"/>
            <w:vAlign w:val="center"/>
          </w:tcPr>
          <w:p w14:paraId="34CAFA65" w14:textId="77777777" w:rsidR="00A64567" w:rsidRPr="00F94A76" w:rsidRDefault="00A64567" w:rsidP="003662DB">
            <w:pPr>
              <w:rPr>
                <w:rFonts w:asciiTheme="minorHAnsi" w:hAnsiTheme="minorHAnsi" w:hint="eastAsia"/>
                <w:lang w:eastAsia="en-GB"/>
              </w:rPr>
            </w:pPr>
            <w:r>
              <w:rPr>
                <w:rFonts w:asciiTheme="minorHAnsi" w:hAnsiTheme="minorHAnsi"/>
                <w:szCs w:val="20"/>
              </w:rPr>
              <w:t>For ordered business messaging or complex message settlement</w:t>
            </w:r>
          </w:p>
        </w:tc>
      </w:tr>
      <w:tr w:rsidR="00A64567" w:rsidRPr="009527A4" w14:paraId="353D7C7B" w14:textId="77777777">
        <w:tc>
          <w:tcPr>
            <w:tcW w:w="1696" w:type="dxa"/>
            <w:vAlign w:val="center"/>
          </w:tcPr>
          <w:p w14:paraId="6FF76553" w14:textId="77777777" w:rsidR="00A64567" w:rsidRPr="0041138D" w:rsidRDefault="00A64567" w:rsidP="003662DB">
            <w:pPr>
              <w:rPr>
                <w:szCs w:val="20"/>
              </w:rPr>
            </w:pPr>
            <w:r>
              <w:rPr>
                <w:rFonts w:asciiTheme="minorHAnsi" w:hAnsiTheme="minorHAnsi"/>
                <w:szCs w:val="20"/>
              </w:rPr>
              <w:t>Azure Event Hubs</w:t>
            </w:r>
          </w:p>
        </w:tc>
        <w:tc>
          <w:tcPr>
            <w:tcW w:w="2835" w:type="dxa"/>
            <w:vAlign w:val="center"/>
          </w:tcPr>
          <w:p w14:paraId="00F71C7D" w14:textId="77777777" w:rsidR="00A64567" w:rsidRPr="0041138D" w:rsidRDefault="00A64567" w:rsidP="003662DB">
            <w:pPr>
              <w:rPr>
                <w:szCs w:val="20"/>
              </w:rPr>
            </w:pPr>
            <w:r>
              <w:rPr>
                <w:rFonts w:asciiTheme="minorHAnsi" w:hAnsiTheme="minorHAnsi"/>
                <w:szCs w:val="20"/>
              </w:rPr>
              <w:t>High-throughput event streaming</w:t>
            </w:r>
          </w:p>
        </w:tc>
        <w:tc>
          <w:tcPr>
            <w:tcW w:w="2198" w:type="dxa"/>
            <w:vAlign w:val="center"/>
          </w:tcPr>
          <w:p w14:paraId="230C9A4A" w14:textId="77777777" w:rsidR="00A64567" w:rsidRPr="0041138D" w:rsidRDefault="00A64567" w:rsidP="003662DB">
            <w:pPr>
              <w:rPr>
                <w:szCs w:val="20"/>
              </w:rPr>
            </w:pPr>
            <w:r>
              <w:rPr>
                <w:rFonts w:asciiTheme="minorHAnsi" w:hAnsiTheme="minorHAnsi"/>
                <w:szCs w:val="20"/>
              </w:rPr>
              <w:t>Telemetry, high-volume event ingestion, streaming analytics</w:t>
            </w:r>
          </w:p>
        </w:tc>
        <w:tc>
          <w:tcPr>
            <w:tcW w:w="2480" w:type="dxa"/>
            <w:vAlign w:val="center"/>
          </w:tcPr>
          <w:p w14:paraId="3587C92C" w14:textId="77777777" w:rsidR="00A64567" w:rsidRPr="0041138D" w:rsidRDefault="00A64567" w:rsidP="003662DB">
            <w:pPr>
              <w:rPr>
                <w:szCs w:val="20"/>
              </w:rPr>
            </w:pPr>
            <w:r>
              <w:rPr>
                <w:rFonts w:asciiTheme="minorHAnsi" w:hAnsiTheme="minorHAnsi"/>
                <w:szCs w:val="20"/>
              </w:rPr>
              <w:t>For command-style workflow messaging or request/response integration</w:t>
            </w:r>
          </w:p>
        </w:tc>
      </w:tr>
      <w:tr w:rsidR="00A64567" w:rsidRPr="009527A4" w14:paraId="7E691176" w14:textId="77777777">
        <w:tc>
          <w:tcPr>
            <w:tcW w:w="1696" w:type="dxa"/>
            <w:vAlign w:val="center"/>
          </w:tcPr>
          <w:p w14:paraId="12DD549A" w14:textId="77777777" w:rsidR="00A64567" w:rsidRPr="0041138D" w:rsidRDefault="00A64567" w:rsidP="003662DB">
            <w:pPr>
              <w:rPr>
                <w:szCs w:val="20"/>
              </w:rPr>
            </w:pPr>
            <w:r>
              <w:rPr>
                <w:rFonts w:asciiTheme="minorHAnsi" w:hAnsiTheme="minorHAnsi"/>
                <w:szCs w:val="20"/>
              </w:rPr>
              <w:t>Azure Functions</w:t>
            </w:r>
          </w:p>
        </w:tc>
        <w:tc>
          <w:tcPr>
            <w:tcW w:w="2835" w:type="dxa"/>
            <w:vAlign w:val="center"/>
          </w:tcPr>
          <w:p w14:paraId="50034A39" w14:textId="77777777" w:rsidR="00A64567" w:rsidRPr="0041138D" w:rsidRDefault="00A64567" w:rsidP="003662DB">
            <w:pPr>
              <w:rPr>
                <w:szCs w:val="20"/>
              </w:rPr>
            </w:pPr>
            <w:r>
              <w:rPr>
                <w:rFonts w:asciiTheme="minorHAnsi" w:hAnsiTheme="minorHAnsi"/>
                <w:szCs w:val="20"/>
              </w:rPr>
              <w:t>Low-level implementation logic</w:t>
            </w:r>
          </w:p>
        </w:tc>
        <w:tc>
          <w:tcPr>
            <w:tcW w:w="2198" w:type="dxa"/>
            <w:vAlign w:val="center"/>
          </w:tcPr>
          <w:p w14:paraId="294341FA" w14:textId="77777777" w:rsidR="00A64567" w:rsidRPr="0041138D" w:rsidRDefault="00A64567" w:rsidP="003662DB">
            <w:pPr>
              <w:rPr>
                <w:szCs w:val="20"/>
              </w:rPr>
            </w:pPr>
            <w:r>
              <w:rPr>
                <w:rFonts w:asciiTheme="minorHAnsi" w:hAnsiTheme="minorHAnsi"/>
                <w:szCs w:val="20"/>
              </w:rPr>
              <w:t>Lightweight code extensions, transformation helpers, protocol adapters, custom validation</w:t>
            </w:r>
          </w:p>
        </w:tc>
        <w:tc>
          <w:tcPr>
            <w:tcW w:w="2480" w:type="dxa"/>
            <w:vAlign w:val="center"/>
          </w:tcPr>
          <w:p w14:paraId="58EC6E58" w14:textId="77777777" w:rsidR="00FC0328" w:rsidRPr="00FC0328" w:rsidRDefault="00FC0328" w:rsidP="00FC0328">
            <w:pPr>
              <w:rPr>
                <w:szCs w:val="20"/>
                <w:lang w:val="en-IN"/>
              </w:rPr>
            </w:pPr>
            <w:r w:rsidRPr="00FC0328">
              <w:rPr>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1446E26C" w14:textId="3546DAE2" w:rsidR="00A64567" w:rsidRPr="0041138D" w:rsidRDefault="00A64567" w:rsidP="003662DB">
            <w:pPr>
              <w:rPr>
                <w:szCs w:val="20"/>
              </w:rPr>
            </w:pPr>
          </w:p>
        </w:tc>
      </w:tr>
      <w:tr w:rsidR="00A64567" w:rsidRPr="009527A4" w14:paraId="51CA46C8" w14:textId="77777777">
        <w:tc>
          <w:tcPr>
            <w:tcW w:w="1696" w:type="dxa"/>
            <w:vAlign w:val="center"/>
          </w:tcPr>
          <w:p w14:paraId="1FCFDFF8" w14:textId="77777777" w:rsidR="00A64567" w:rsidRPr="0041138D" w:rsidRDefault="00A64567" w:rsidP="003662DB">
            <w:pPr>
              <w:rPr>
                <w:szCs w:val="20"/>
              </w:rPr>
            </w:pPr>
            <w:r>
              <w:rPr>
                <w:rFonts w:asciiTheme="minorHAnsi" w:hAnsiTheme="minorHAnsi"/>
                <w:szCs w:val="20"/>
              </w:rPr>
              <w:t>Azure Data Factory / Data Platform</w:t>
            </w:r>
          </w:p>
        </w:tc>
        <w:tc>
          <w:tcPr>
            <w:tcW w:w="2835" w:type="dxa"/>
            <w:vAlign w:val="center"/>
          </w:tcPr>
          <w:p w14:paraId="04CFE991" w14:textId="77777777" w:rsidR="00A64567" w:rsidRPr="0041138D" w:rsidRDefault="00A64567" w:rsidP="003662DB">
            <w:pPr>
              <w:rPr>
                <w:szCs w:val="20"/>
              </w:rPr>
            </w:pPr>
            <w:r>
              <w:rPr>
                <w:rFonts w:asciiTheme="minorHAnsi" w:hAnsiTheme="minorHAnsi"/>
                <w:szCs w:val="20"/>
              </w:rPr>
              <w:t>Data ingestion and analytical pipeline orchestration</w:t>
            </w:r>
          </w:p>
        </w:tc>
        <w:tc>
          <w:tcPr>
            <w:tcW w:w="2198" w:type="dxa"/>
            <w:vAlign w:val="center"/>
          </w:tcPr>
          <w:p w14:paraId="37400331" w14:textId="77777777" w:rsidR="00A64567" w:rsidRPr="0041138D" w:rsidRDefault="00A64567" w:rsidP="003662DB">
            <w:pPr>
              <w:rPr>
                <w:szCs w:val="20"/>
              </w:rPr>
            </w:pPr>
            <w:r>
              <w:rPr>
                <w:rFonts w:asciiTheme="minorHAnsi" w:hAnsiTheme="minorHAnsi"/>
                <w:szCs w:val="20"/>
              </w:rPr>
              <w:t>Batch/ELT, Snowflake loading, analytical data movement</w:t>
            </w:r>
          </w:p>
        </w:tc>
        <w:tc>
          <w:tcPr>
            <w:tcW w:w="2480" w:type="dxa"/>
            <w:vAlign w:val="center"/>
          </w:tcPr>
          <w:p w14:paraId="2DC74C63" w14:textId="77777777" w:rsidR="00A64567" w:rsidRPr="0041138D" w:rsidRDefault="00A64567" w:rsidP="003662DB">
            <w:pPr>
              <w:rPr>
                <w:szCs w:val="20"/>
              </w:rPr>
            </w:pPr>
            <w:r>
              <w:rPr>
                <w:rFonts w:asciiTheme="minorHAnsi" w:hAnsiTheme="minorHAnsi"/>
                <w:szCs w:val="20"/>
              </w:rPr>
              <w:t>Real-time operational integration or transient system-to-system messaging</w:t>
            </w:r>
          </w:p>
        </w:tc>
      </w:tr>
    </w:tbl>
    <w:p w14:paraId="580A582C" w14:textId="77777777" w:rsidR="00E62C5D" w:rsidRDefault="00E62C5D" w:rsidP="0041138D">
      <w:pPr>
        <w:spacing w:after="120"/>
        <w:rPr>
          <w:szCs w:val="20"/>
        </w:rPr>
      </w:pPr>
    </w:p>
    <w:p w14:paraId="1FE570F2" w14:textId="77777777" w:rsidR="00FE4F0E" w:rsidRPr="0041138D" w:rsidRDefault="00FE4F0E" w:rsidP="0041138D">
      <w:pPr>
        <w:spacing w:after="120"/>
        <w:rPr>
          <w:szCs w:val="20"/>
        </w:rPr>
      </w:pPr>
    </w:p>
    <w:p w14:paraId="402AA90A" w14:textId="77777777" w:rsidR="0041138D" w:rsidRDefault="0041138D" w:rsidP="006F79A8">
      <w:pPr>
        <w:pStyle w:val="Heading1"/>
        <w:ind w:left="431" w:hanging="431"/>
      </w:pPr>
      <w:bookmarkStart w:id="95" w:name="_Choosing_an_Integration"/>
      <w:bookmarkStart w:id="96" w:name="_Toc239852289"/>
      <w:bookmarkStart w:id="97" w:name="_Toc239980596"/>
      <w:bookmarkStart w:id="98" w:name="_Toc240018789"/>
      <w:bookmarkEnd w:id="95"/>
      <w:r>
        <w:lastRenderedPageBreak/>
        <w:t>Choosing an Integration Pattern</w:t>
      </w:r>
      <w:bookmarkEnd w:id="96"/>
      <w:bookmarkEnd w:id="97"/>
      <w:bookmarkEnd w:id="98"/>
    </w:p>
    <w:p w14:paraId="3FA3B628" w14:textId="77777777" w:rsidR="00FE4F0E" w:rsidRPr="00FE4F0E" w:rsidRDefault="00FE4F0E" w:rsidP="00FE4F0E"/>
    <w:p w14:paraId="068FE7FD" w14:textId="77777777" w:rsidR="0041138D" w:rsidRDefault="0041138D" w:rsidP="0041138D">
      <w:pPr>
        <w:spacing w:after="120"/>
        <w:rPr>
          <w:szCs w:val="20"/>
        </w:rPr>
      </w:pPr>
      <w:r>
        <w:rPr>
          <w:szCs w:val="20"/>
        </w:rPr>
        <w:t xml:space="preserve">For a leadership or high-level view, the primary decision matrix in 7.1 and the common use cases in 7.2 provide a concise view of the approved integration styles. </w:t>
      </w:r>
      <w:r>
        <w:rPr>
          <w:szCs w:val="20"/>
        </w:rPr>
        <w:br/>
      </w:r>
      <w:r>
        <w:rPr>
          <w:szCs w:val="20"/>
        </w:rPr>
        <w:br/>
        <w:t>For architecture and delivery teams, the decision tree in 7.3 supports pattern selection, while the worked example in 7.4 illustrates the application of the framework. The enterprise pattern catalogue in Section 8 provides the detailed specification of each pattern.</w:t>
      </w:r>
    </w:p>
    <w:p w14:paraId="59C38503" w14:textId="77777777" w:rsidR="00E62C5D" w:rsidRDefault="00E62C5D" w:rsidP="0041138D">
      <w:pPr>
        <w:spacing w:after="120"/>
        <w:rPr>
          <w:szCs w:val="20"/>
        </w:rPr>
      </w:pPr>
    </w:p>
    <w:tbl>
      <w:tblPr>
        <w:tblStyle w:val="TableGridLight"/>
        <w:tblW w:w="8926" w:type="dxa"/>
        <w:tblLook w:val="04A0" w:firstRow="1" w:lastRow="0" w:firstColumn="1" w:lastColumn="0" w:noHBand="0" w:noVBand="1"/>
      </w:tblPr>
      <w:tblGrid>
        <w:gridCol w:w="2405"/>
        <w:gridCol w:w="3544"/>
        <w:gridCol w:w="2977"/>
      </w:tblGrid>
      <w:tr w:rsidR="00A64567" w:rsidRPr="009527A4" w14:paraId="7070A0FD" w14:textId="77777777" w:rsidTr="00A64567">
        <w:tc>
          <w:tcPr>
            <w:tcW w:w="2405" w:type="dxa"/>
            <w:tcBorders>
              <w:top w:val="single" w:sz="12" w:space="0" w:color="000000" w:themeColor="text1"/>
            </w:tcBorders>
            <w:shd w:val="clear" w:color="auto" w:fill="C1CDEC" w:themeFill="accent1" w:themeFillTint="33"/>
          </w:tcPr>
          <w:p w14:paraId="3CD2B575"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I am here to</w:t>
            </w:r>
          </w:p>
        </w:tc>
        <w:tc>
          <w:tcPr>
            <w:tcW w:w="3544" w:type="dxa"/>
            <w:tcBorders>
              <w:top w:val="single" w:sz="12" w:space="0" w:color="000000" w:themeColor="text1"/>
            </w:tcBorders>
            <w:shd w:val="clear" w:color="auto" w:fill="C1CDEC" w:themeFill="accent1" w:themeFillTint="33"/>
          </w:tcPr>
          <w:p w14:paraId="7A881C85" w14:textId="77777777"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000000" w:themeColor="text1"/>
            </w:tcBorders>
            <w:shd w:val="clear" w:color="auto" w:fill="C1CDEC" w:themeFill="accent1" w:themeFillTint="33"/>
          </w:tcPr>
          <w:p w14:paraId="52BB2469" w14:textId="77777777"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5F5B58EF" w14:textId="77777777">
        <w:tc>
          <w:tcPr>
            <w:tcW w:w="2405" w:type="dxa"/>
            <w:vAlign w:val="center"/>
          </w:tcPr>
          <w:p w14:paraId="2BDD09BD" w14:textId="77777777" w:rsidR="00A64567" w:rsidRPr="00F94A76" w:rsidRDefault="00A64567" w:rsidP="003662DB">
            <w:pPr>
              <w:rPr>
                <w:rFonts w:asciiTheme="minorHAnsi" w:hAnsiTheme="minorHAnsi" w:hint="eastAsia"/>
                <w:lang w:eastAsia="en-GB"/>
              </w:rPr>
            </w:pPr>
            <w:r>
              <w:rPr>
                <w:rFonts w:asciiTheme="minorHAnsi" w:hAnsiTheme="minorHAnsi"/>
                <w:szCs w:val="20"/>
              </w:rPr>
              <w:t>Understand the options in plain terms</w:t>
            </w:r>
          </w:p>
        </w:tc>
        <w:tc>
          <w:tcPr>
            <w:tcW w:w="3544" w:type="dxa"/>
            <w:vAlign w:val="center"/>
          </w:tcPr>
          <w:p w14:paraId="59CB6D01" w14:textId="77777777" w:rsidR="00A64567" w:rsidRPr="00F94A76" w:rsidRDefault="00A64567" w:rsidP="003662DB">
            <w:pPr>
              <w:rPr>
                <w:rFonts w:asciiTheme="minorHAnsi" w:hAnsiTheme="minorHAnsi" w:hint="eastAsia"/>
                <w:lang w:eastAsia="en-GB"/>
              </w:rPr>
            </w:pPr>
            <w:hyperlink w:anchor="_Primary_Decision_Matrix" w:history="1">
              <w:r>
                <w:rPr>
                  <w:rStyle w:val="Hyperlink"/>
                  <w:rFonts w:asciiTheme="minorHAnsi" w:hAnsiTheme="minorHAnsi"/>
                  <w:szCs w:val="20"/>
                </w:rPr>
                <w:t>Primary Decision Matrix</w:t>
              </w:r>
            </w:hyperlink>
          </w:p>
        </w:tc>
        <w:tc>
          <w:tcPr>
            <w:tcW w:w="2977" w:type="dxa"/>
            <w:vAlign w:val="center"/>
          </w:tcPr>
          <w:p w14:paraId="6C2194EE" w14:textId="77777777" w:rsidR="00A64567" w:rsidRPr="00F94A76" w:rsidRDefault="00A64567" w:rsidP="003662DB">
            <w:pPr>
              <w:rPr>
                <w:rFonts w:asciiTheme="minorHAnsi" w:hAnsiTheme="minorHAnsi" w:hint="eastAsia"/>
                <w:lang w:eastAsia="en-GB"/>
              </w:rPr>
            </w:pPr>
            <w:hyperlink w:anchor="_Common_Use_Cases" w:history="1">
              <w:r>
                <w:rPr>
                  <w:rStyle w:val="Hyperlink"/>
                  <w:rFonts w:asciiTheme="minorHAnsi" w:hAnsiTheme="minorHAnsi"/>
                  <w:szCs w:val="20"/>
                </w:rPr>
                <w:t>Common Use Cases</w:t>
              </w:r>
            </w:hyperlink>
          </w:p>
        </w:tc>
      </w:tr>
      <w:tr w:rsidR="00A64567" w:rsidRPr="009527A4" w14:paraId="5ED864AE" w14:textId="77777777">
        <w:tc>
          <w:tcPr>
            <w:tcW w:w="2405" w:type="dxa"/>
            <w:vAlign w:val="center"/>
          </w:tcPr>
          <w:p w14:paraId="4E6FA702" w14:textId="77777777" w:rsidR="00A64567" w:rsidRPr="00F94A76" w:rsidRDefault="00A64567" w:rsidP="003662DB">
            <w:pPr>
              <w:rPr>
                <w:rFonts w:asciiTheme="minorHAnsi" w:hAnsiTheme="minorHAnsi" w:hint="eastAsia"/>
                <w:lang w:eastAsia="en-GB"/>
              </w:rPr>
            </w:pPr>
            <w:r>
              <w:rPr>
                <w:rFonts w:asciiTheme="minorHAnsi" w:hAnsiTheme="minorHAnsi"/>
                <w:szCs w:val="20"/>
              </w:rPr>
              <w:t>Choose a pattern for a specific need</w:t>
            </w:r>
          </w:p>
        </w:tc>
        <w:tc>
          <w:tcPr>
            <w:tcW w:w="3544" w:type="dxa"/>
            <w:vAlign w:val="center"/>
          </w:tcPr>
          <w:p w14:paraId="2C66DDEE" w14:textId="77777777" w:rsidR="00A64567" w:rsidRPr="00F94A76" w:rsidRDefault="00A64567" w:rsidP="003662DB">
            <w:pPr>
              <w:rPr>
                <w:rFonts w:asciiTheme="minorHAnsi" w:hAnsiTheme="minorHAnsi" w:hint="eastAsia"/>
                <w:lang w:eastAsia="en-GB"/>
              </w:rPr>
            </w:pPr>
            <w:hyperlink w:anchor="_Detailed_Decision_Tree" w:history="1">
              <w:r>
                <w:rPr>
                  <w:rStyle w:val="Hyperlink"/>
                  <w:rFonts w:asciiTheme="minorHAnsi" w:hAnsiTheme="minorHAnsi"/>
                  <w:szCs w:val="20"/>
                </w:rPr>
                <w:t>Decision Tree</w:t>
              </w:r>
            </w:hyperlink>
          </w:p>
        </w:tc>
        <w:tc>
          <w:tcPr>
            <w:tcW w:w="2977" w:type="dxa"/>
            <w:vAlign w:val="center"/>
          </w:tcPr>
          <w:p w14:paraId="015CC403" w14:textId="77777777" w:rsidR="00A64567" w:rsidRPr="00F94A76" w:rsidRDefault="00A64567" w:rsidP="003662DB">
            <w:pPr>
              <w:rPr>
                <w:rFonts w:asciiTheme="minorHAnsi" w:hAnsiTheme="minorHAnsi" w:hint="eastAsia"/>
                <w:lang w:eastAsia="en-GB"/>
              </w:rPr>
            </w:pPr>
            <w:hyperlink w:anchor="_8._Enterprise_Pattern" w:history="1">
              <w:r>
                <w:rPr>
                  <w:rStyle w:val="Hyperlink"/>
                  <w:rFonts w:asciiTheme="minorHAnsi" w:hAnsiTheme="minorHAnsi"/>
                  <w:szCs w:val="20"/>
                </w:rPr>
                <w:t>Pattern Catalogue</w:t>
              </w:r>
            </w:hyperlink>
          </w:p>
        </w:tc>
      </w:tr>
      <w:tr w:rsidR="00A64567" w:rsidRPr="009527A4" w14:paraId="34ED722A" w14:textId="77777777">
        <w:tc>
          <w:tcPr>
            <w:tcW w:w="2405" w:type="dxa"/>
            <w:vAlign w:val="center"/>
          </w:tcPr>
          <w:p w14:paraId="2E9B4CE4" w14:textId="77777777" w:rsidR="00A64567" w:rsidRPr="00F94A76" w:rsidRDefault="00A64567" w:rsidP="003662DB">
            <w:pPr>
              <w:rPr>
                <w:rFonts w:asciiTheme="minorHAnsi" w:hAnsiTheme="minorHAnsi" w:hint="eastAsia"/>
                <w:lang w:eastAsia="en-GB"/>
              </w:rPr>
            </w:pPr>
            <w:r>
              <w:rPr>
                <w:rFonts w:asciiTheme="minorHAnsi" w:hAnsiTheme="minorHAnsi"/>
                <w:szCs w:val="20"/>
              </w:rPr>
              <w:t>See it worked through end to end</w:t>
            </w:r>
          </w:p>
        </w:tc>
        <w:tc>
          <w:tcPr>
            <w:tcW w:w="3544" w:type="dxa"/>
            <w:vAlign w:val="center"/>
          </w:tcPr>
          <w:p w14:paraId="16E1986E" w14:textId="77777777" w:rsidR="00A64567" w:rsidRPr="00F94A76" w:rsidRDefault="00A64567" w:rsidP="003662DB">
            <w:pPr>
              <w:rPr>
                <w:rFonts w:asciiTheme="minorHAnsi" w:hAnsiTheme="minorHAnsi" w:hint="eastAsia"/>
                <w:lang w:eastAsia="en-GB"/>
              </w:rPr>
            </w:pPr>
            <w:hyperlink w:anchor="_Example" w:history="1">
              <w:r>
                <w:rPr>
                  <w:rStyle w:val="Hyperlink"/>
                  <w:rFonts w:asciiTheme="minorHAnsi" w:hAnsiTheme="minorHAnsi"/>
                  <w:szCs w:val="20"/>
                </w:rPr>
                <w:t>Worked Example</w:t>
              </w:r>
            </w:hyperlink>
          </w:p>
        </w:tc>
        <w:tc>
          <w:tcPr>
            <w:tcW w:w="2977" w:type="dxa"/>
            <w:vAlign w:val="center"/>
          </w:tcPr>
          <w:p w14:paraId="67A16004" w14:textId="77777777" w:rsidR="00A64567" w:rsidRPr="00F94A76" w:rsidRDefault="00A64567" w:rsidP="003662DB">
            <w:pPr>
              <w:rPr>
                <w:rFonts w:asciiTheme="minorHAnsi" w:hAnsiTheme="minorHAnsi" w:hint="eastAsia"/>
                <w:lang w:eastAsia="en-GB"/>
              </w:rPr>
            </w:pPr>
          </w:p>
        </w:tc>
      </w:tr>
    </w:tbl>
    <w:p w14:paraId="144180A3" w14:textId="77777777" w:rsidR="00FE4F0E" w:rsidRDefault="00FE4F0E" w:rsidP="0041138D">
      <w:pPr>
        <w:spacing w:after="120"/>
        <w:rPr>
          <w:szCs w:val="20"/>
        </w:rPr>
      </w:pPr>
    </w:p>
    <w:p w14:paraId="2FF0BCB7" w14:textId="77777777" w:rsidR="0041138D" w:rsidRDefault="0041138D" w:rsidP="0041138D">
      <w:pPr>
        <w:pStyle w:val="Heading2"/>
      </w:pPr>
      <w:bookmarkStart w:id="99" w:name="_7.1_Primary_Decision"/>
      <w:bookmarkStart w:id="100" w:name="_Primary_Decision_Matrix"/>
      <w:bookmarkStart w:id="101" w:name="_Toc239457532"/>
      <w:bookmarkStart w:id="102" w:name="_Toc239852290"/>
      <w:bookmarkStart w:id="103" w:name="_Toc239980597"/>
      <w:bookmarkStart w:id="104" w:name="_Toc240018790"/>
      <w:bookmarkEnd w:id="99"/>
      <w:bookmarkEnd w:id="100"/>
      <w:r>
        <w:t>Primary Decision Matrix</w:t>
      </w:r>
      <w:bookmarkEnd w:id="101"/>
      <w:bookmarkEnd w:id="102"/>
      <w:bookmarkEnd w:id="103"/>
      <w:bookmarkEnd w:id="104"/>
    </w:p>
    <w:p w14:paraId="4184879B" w14:textId="77777777" w:rsidR="00FE4F0E" w:rsidRPr="00FE4F0E" w:rsidRDefault="00FE4F0E" w:rsidP="00FE4F0E"/>
    <w:p w14:paraId="145317F5" w14:textId="77777777" w:rsidR="0041138D" w:rsidRDefault="0041138D" w:rsidP="0041138D">
      <w:pPr>
        <w:spacing w:after="120"/>
        <w:rPr>
          <w:szCs w:val="20"/>
        </w:rPr>
      </w:pPr>
      <w:r>
        <w:rPr>
          <w:szCs w:val="20"/>
        </w:rPr>
        <w:t>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8 remains the authoritative source for detailed pattern guidance.</w:t>
      </w:r>
    </w:p>
    <w:p w14:paraId="52CAD2E4"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10C2AA01" w14:textId="77777777" w:rsidTr="00A64567">
        <w:tc>
          <w:tcPr>
            <w:tcW w:w="2972" w:type="dxa"/>
            <w:tcBorders>
              <w:top w:val="single" w:sz="12" w:space="0" w:color="000000" w:themeColor="text1"/>
            </w:tcBorders>
            <w:shd w:val="clear" w:color="auto" w:fill="C1CDEC" w:themeFill="accent1" w:themeFillTint="33"/>
          </w:tcPr>
          <w:p w14:paraId="4A095A35"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Does the need involve...</w:t>
            </w:r>
          </w:p>
        </w:tc>
        <w:tc>
          <w:tcPr>
            <w:tcW w:w="851" w:type="dxa"/>
            <w:tcBorders>
              <w:top w:val="single" w:sz="12" w:space="0" w:color="000000" w:themeColor="text1"/>
            </w:tcBorders>
            <w:shd w:val="clear" w:color="auto" w:fill="C1CDEC" w:themeFill="accent1" w:themeFillTint="33"/>
          </w:tcPr>
          <w:p w14:paraId="63D673E0"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API</w:t>
            </w:r>
          </w:p>
        </w:tc>
        <w:tc>
          <w:tcPr>
            <w:tcW w:w="1134" w:type="dxa"/>
            <w:tcBorders>
              <w:top w:val="single" w:sz="12" w:space="0" w:color="000000" w:themeColor="text1"/>
            </w:tcBorders>
            <w:shd w:val="clear" w:color="auto" w:fill="C1CDEC" w:themeFill="accent1" w:themeFillTint="33"/>
          </w:tcPr>
          <w:p w14:paraId="3528434C"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Functions</w:t>
            </w:r>
          </w:p>
        </w:tc>
        <w:tc>
          <w:tcPr>
            <w:tcW w:w="992" w:type="dxa"/>
            <w:tcBorders>
              <w:top w:val="single" w:sz="12" w:space="0" w:color="000000" w:themeColor="text1"/>
            </w:tcBorders>
            <w:shd w:val="clear" w:color="auto" w:fill="C1CDEC" w:themeFill="accent1" w:themeFillTint="33"/>
          </w:tcPr>
          <w:p w14:paraId="64AA9C2A"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Service Bus</w:t>
            </w:r>
          </w:p>
        </w:tc>
        <w:tc>
          <w:tcPr>
            <w:tcW w:w="992" w:type="dxa"/>
            <w:tcBorders>
              <w:top w:val="single" w:sz="12" w:space="0" w:color="000000" w:themeColor="text1"/>
            </w:tcBorders>
            <w:shd w:val="clear" w:color="auto" w:fill="C1CDEC" w:themeFill="accent1" w:themeFillTint="33"/>
          </w:tcPr>
          <w:p w14:paraId="0035E422" w14:textId="77777777" w:rsidR="00A64567" w:rsidRPr="00595998" w:rsidRDefault="00A64567" w:rsidP="003662DB">
            <w:pPr>
              <w:rPr>
                <w:rFonts w:asciiTheme="minorHAnsi" w:hAnsiTheme="minorHAnsi" w:hint="eastAsia"/>
                <w:b/>
                <w:lang w:eastAsia="en-GB"/>
              </w:rPr>
            </w:pPr>
            <w:r>
              <w:rPr>
                <w:rFonts w:asciiTheme="minorHAnsi" w:hAnsiTheme="minorHAnsi"/>
                <w:b/>
                <w:lang w:eastAsia="en-GB"/>
              </w:rPr>
              <w:t>Event Grid</w:t>
            </w:r>
          </w:p>
        </w:tc>
        <w:tc>
          <w:tcPr>
            <w:tcW w:w="992" w:type="dxa"/>
            <w:tcBorders>
              <w:top w:val="single" w:sz="12" w:space="0" w:color="000000" w:themeColor="text1"/>
            </w:tcBorders>
            <w:shd w:val="clear" w:color="auto" w:fill="C1CDEC" w:themeFill="accent1" w:themeFillTint="33"/>
          </w:tcPr>
          <w:p w14:paraId="2E7D9CE8" w14:textId="77777777" w:rsidR="00A64567" w:rsidRPr="00A64567" w:rsidRDefault="00A64567" w:rsidP="003662DB">
            <w:pPr>
              <w:rPr>
                <w:rFonts w:asciiTheme="minorHAnsi" w:hAnsiTheme="minorHAnsi" w:hint="eastAsia"/>
                <w:b/>
                <w:lang w:eastAsia="en-GB"/>
              </w:rPr>
            </w:pPr>
            <w:r>
              <w:rPr>
                <w:rFonts w:asciiTheme="minorHAnsi" w:hAnsiTheme="minorHAnsi"/>
                <w:b/>
                <w:lang w:eastAsia="en-GB"/>
              </w:rPr>
              <w:t>Event Hubs</w:t>
            </w:r>
          </w:p>
        </w:tc>
        <w:tc>
          <w:tcPr>
            <w:tcW w:w="851" w:type="dxa"/>
            <w:tcBorders>
              <w:top w:val="single" w:sz="12" w:space="0" w:color="000000" w:themeColor="text1"/>
            </w:tcBorders>
            <w:shd w:val="clear" w:color="auto" w:fill="C1CDEC" w:themeFill="accent1" w:themeFillTint="33"/>
          </w:tcPr>
          <w:p w14:paraId="23F93EBC" w14:textId="77777777" w:rsidR="00A64567" w:rsidRPr="00A64567" w:rsidRDefault="00A64567" w:rsidP="003662DB">
            <w:pPr>
              <w:rPr>
                <w:rFonts w:asciiTheme="minorHAnsi" w:hAnsiTheme="minorHAnsi" w:hint="eastAsia"/>
                <w:b/>
                <w:lang w:eastAsia="en-GB"/>
              </w:rPr>
            </w:pPr>
            <w:r>
              <w:rPr>
                <w:rFonts w:asciiTheme="minorHAnsi" w:hAnsiTheme="minorHAnsi"/>
                <w:b/>
                <w:lang w:eastAsia="en-GB"/>
              </w:rPr>
              <w:t>Logic Apps</w:t>
            </w:r>
          </w:p>
        </w:tc>
        <w:tc>
          <w:tcPr>
            <w:tcW w:w="1134" w:type="dxa"/>
            <w:tcBorders>
              <w:top w:val="single" w:sz="12" w:space="0" w:color="000000" w:themeColor="text1"/>
            </w:tcBorders>
            <w:shd w:val="clear" w:color="auto" w:fill="C1CDEC" w:themeFill="accent1" w:themeFillTint="33"/>
          </w:tcPr>
          <w:p w14:paraId="2BE87AFB" w14:textId="77777777" w:rsidR="00A64567" w:rsidRPr="00A64567" w:rsidRDefault="00A64567" w:rsidP="003662DB">
            <w:pPr>
              <w:rPr>
                <w:rFonts w:asciiTheme="minorHAnsi" w:hAnsiTheme="minorHAnsi" w:hint="eastAsia"/>
                <w:b/>
                <w:lang w:eastAsia="en-GB"/>
              </w:rPr>
            </w:pPr>
            <w:r>
              <w:rPr>
                <w:rFonts w:asciiTheme="minorHAnsi" w:hAnsiTheme="minorHAnsi"/>
                <w:b/>
                <w:lang w:eastAsia="en-GB"/>
              </w:rPr>
              <w:t>ADF</w:t>
            </w:r>
          </w:p>
        </w:tc>
      </w:tr>
      <w:tr w:rsidR="00A64567" w:rsidRPr="009527A4" w14:paraId="4D97FF3B" w14:textId="77777777">
        <w:tc>
          <w:tcPr>
            <w:tcW w:w="2972" w:type="dxa"/>
            <w:vAlign w:val="center"/>
          </w:tcPr>
          <w:p w14:paraId="1700B265" w14:textId="77777777" w:rsidR="00A64567" w:rsidRPr="00F94A76" w:rsidRDefault="00A64567" w:rsidP="003662DB">
            <w:pPr>
              <w:rPr>
                <w:rFonts w:asciiTheme="minorHAnsi" w:hAnsiTheme="minorHAnsi" w:hint="eastAsia"/>
                <w:lang w:eastAsia="en-GB"/>
              </w:rPr>
            </w:pPr>
            <w:r>
              <w:rPr>
                <w:rFonts w:asciiTheme="minorHAnsi" w:hAnsiTheme="minorHAnsi"/>
                <w:szCs w:val="20"/>
              </w:rPr>
              <w:t>A consumer that needs an immediate response</w:t>
            </w:r>
          </w:p>
        </w:tc>
        <w:tc>
          <w:tcPr>
            <w:tcW w:w="851" w:type="dxa"/>
            <w:vAlign w:val="center"/>
          </w:tcPr>
          <w:p w14:paraId="10C891DA"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1134" w:type="dxa"/>
            <w:vAlign w:val="center"/>
          </w:tcPr>
          <w:p w14:paraId="799024C5"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29DF8BD5"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0004445F"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3EBFA9C2" w14:textId="77777777" w:rsidR="00A64567" w:rsidRPr="00F94A76" w:rsidRDefault="00A64567" w:rsidP="003662DB">
            <w:pPr>
              <w:rPr>
                <w:lang w:eastAsia="en-GB"/>
              </w:rPr>
            </w:pPr>
            <w:r>
              <w:rPr>
                <w:rFonts w:ascii="Segoe UI Emoji" w:hAnsi="Segoe UI Emoji" w:cs="Segoe UI Emoji"/>
                <w:szCs w:val="20"/>
              </w:rPr>
              <w:t>❌</w:t>
            </w:r>
          </w:p>
        </w:tc>
        <w:tc>
          <w:tcPr>
            <w:tcW w:w="851" w:type="dxa"/>
            <w:vAlign w:val="center"/>
          </w:tcPr>
          <w:p w14:paraId="59E048A0" w14:textId="77777777" w:rsidR="00A64567" w:rsidRPr="00F94A76" w:rsidRDefault="00A64567" w:rsidP="003662DB">
            <w:pPr>
              <w:rPr>
                <w:lang w:eastAsia="en-GB"/>
              </w:rPr>
            </w:pPr>
            <w:r>
              <w:rPr>
                <w:rFonts w:ascii="Segoe UI Emoji" w:hAnsi="Segoe UI Emoji" w:cs="Segoe UI Emoji"/>
                <w:szCs w:val="20"/>
              </w:rPr>
              <w:t>⚠️</w:t>
            </w:r>
          </w:p>
        </w:tc>
        <w:tc>
          <w:tcPr>
            <w:tcW w:w="1134" w:type="dxa"/>
            <w:vAlign w:val="center"/>
          </w:tcPr>
          <w:p w14:paraId="0C4EFEF7" w14:textId="77777777" w:rsidR="00A64567" w:rsidRPr="00F94A76" w:rsidRDefault="00A64567" w:rsidP="003662DB">
            <w:pPr>
              <w:rPr>
                <w:lang w:eastAsia="en-GB"/>
              </w:rPr>
            </w:pPr>
            <w:r>
              <w:rPr>
                <w:rFonts w:ascii="Segoe UI Emoji" w:hAnsi="Segoe UI Emoji" w:cs="Segoe UI Emoji"/>
                <w:szCs w:val="20"/>
              </w:rPr>
              <w:t>❌</w:t>
            </w:r>
          </w:p>
        </w:tc>
      </w:tr>
      <w:tr w:rsidR="00A64567" w:rsidRPr="009527A4" w14:paraId="31543F2E" w14:textId="77777777">
        <w:tc>
          <w:tcPr>
            <w:tcW w:w="2972" w:type="dxa"/>
            <w:vAlign w:val="center"/>
          </w:tcPr>
          <w:p w14:paraId="5B27486F" w14:textId="77777777" w:rsidR="00A64567" w:rsidRPr="00F94A76" w:rsidRDefault="00A64567" w:rsidP="003662DB">
            <w:pPr>
              <w:rPr>
                <w:rFonts w:asciiTheme="minorHAnsi" w:hAnsiTheme="minorHAnsi" w:hint="eastAsia"/>
                <w:lang w:eastAsia="en-GB"/>
              </w:rPr>
            </w:pPr>
            <w:r>
              <w:rPr>
                <w:rFonts w:asciiTheme="minorHAnsi" w:hAnsiTheme="minorHAnsi"/>
                <w:szCs w:val="20"/>
              </w:rPr>
              <w:t>Guaranteed delivery</w:t>
            </w:r>
          </w:p>
        </w:tc>
        <w:tc>
          <w:tcPr>
            <w:tcW w:w="851" w:type="dxa"/>
            <w:vAlign w:val="center"/>
          </w:tcPr>
          <w:p w14:paraId="0D12A78A"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1134" w:type="dxa"/>
            <w:vAlign w:val="center"/>
          </w:tcPr>
          <w:p w14:paraId="1FB20B1D"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0C6110EF"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02D3598D"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011F1699" w14:textId="77777777" w:rsidR="00A64567" w:rsidRPr="00F94A76" w:rsidRDefault="00A64567" w:rsidP="003662DB">
            <w:pPr>
              <w:rPr>
                <w:lang w:eastAsia="en-GB"/>
              </w:rPr>
            </w:pPr>
            <w:r>
              <w:rPr>
                <w:rFonts w:ascii="Segoe UI Emoji" w:hAnsi="Segoe UI Emoji" w:cs="Segoe UI Emoji"/>
                <w:szCs w:val="20"/>
              </w:rPr>
              <w:t>⚠️</w:t>
            </w:r>
          </w:p>
        </w:tc>
        <w:tc>
          <w:tcPr>
            <w:tcW w:w="851" w:type="dxa"/>
            <w:vAlign w:val="center"/>
          </w:tcPr>
          <w:p w14:paraId="20B28AAF" w14:textId="77777777" w:rsidR="00A64567" w:rsidRPr="00F94A76" w:rsidRDefault="00A64567" w:rsidP="003662DB">
            <w:pPr>
              <w:rPr>
                <w:lang w:eastAsia="en-GB"/>
              </w:rPr>
            </w:pPr>
            <w:r>
              <w:rPr>
                <w:rFonts w:ascii="Segoe UI Emoji" w:hAnsi="Segoe UI Emoji" w:cs="Segoe UI Emoji"/>
                <w:szCs w:val="20"/>
              </w:rPr>
              <w:t>⚠️</w:t>
            </w:r>
          </w:p>
        </w:tc>
        <w:tc>
          <w:tcPr>
            <w:tcW w:w="1134" w:type="dxa"/>
            <w:vAlign w:val="center"/>
          </w:tcPr>
          <w:p w14:paraId="7C7F0E4B" w14:textId="77777777" w:rsidR="00A64567" w:rsidRPr="00F94A76" w:rsidRDefault="00A64567" w:rsidP="003662DB">
            <w:pPr>
              <w:rPr>
                <w:lang w:eastAsia="en-GB"/>
              </w:rPr>
            </w:pPr>
            <w:r>
              <w:rPr>
                <w:rFonts w:ascii="Segoe UI Emoji" w:hAnsi="Segoe UI Emoji" w:cs="Segoe UI Emoji"/>
                <w:szCs w:val="20"/>
              </w:rPr>
              <w:t>❌</w:t>
            </w:r>
          </w:p>
        </w:tc>
      </w:tr>
      <w:tr w:rsidR="00A64567" w:rsidRPr="009527A4" w14:paraId="1DD425EE" w14:textId="77777777">
        <w:tc>
          <w:tcPr>
            <w:tcW w:w="2972" w:type="dxa"/>
            <w:vAlign w:val="center"/>
          </w:tcPr>
          <w:p w14:paraId="0808A78C" w14:textId="77777777" w:rsidR="00A64567" w:rsidRPr="00F94A76" w:rsidRDefault="00A64567" w:rsidP="003662DB">
            <w:pPr>
              <w:rPr>
                <w:rFonts w:asciiTheme="minorHAnsi" w:hAnsiTheme="minorHAnsi" w:hint="eastAsia"/>
                <w:lang w:eastAsia="en-GB"/>
              </w:rPr>
            </w:pPr>
            <w:r>
              <w:rPr>
                <w:rFonts w:asciiTheme="minorHAnsi" w:hAnsiTheme="minorHAnsi"/>
                <w:szCs w:val="20"/>
              </w:rPr>
              <w:t>A business command or transaction</w:t>
            </w:r>
          </w:p>
        </w:tc>
        <w:tc>
          <w:tcPr>
            <w:tcW w:w="851" w:type="dxa"/>
            <w:vAlign w:val="center"/>
          </w:tcPr>
          <w:p w14:paraId="4F10658C"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1134" w:type="dxa"/>
            <w:vAlign w:val="center"/>
          </w:tcPr>
          <w:p w14:paraId="431494D6"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079E9B94"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6AC33B54" w14:textId="77777777" w:rsidR="00A64567" w:rsidRPr="00F94A76" w:rsidRDefault="00A64567" w:rsidP="003662DB">
            <w:pPr>
              <w:rPr>
                <w:rFonts w:asciiTheme="minorHAnsi" w:hAnsiTheme="minorHAnsi" w:hint="eastAsia"/>
                <w:u w:val="single"/>
                <w:lang w:eastAsia="en-GB"/>
              </w:rPr>
            </w:pPr>
            <w:r>
              <w:rPr>
                <w:rFonts w:ascii="Segoe UI Emoji" w:hAnsi="Segoe UI Emoji" w:cs="Segoe UI Emoji"/>
                <w:szCs w:val="20"/>
              </w:rPr>
              <w:t>❌</w:t>
            </w:r>
          </w:p>
        </w:tc>
        <w:tc>
          <w:tcPr>
            <w:tcW w:w="992" w:type="dxa"/>
            <w:vAlign w:val="center"/>
          </w:tcPr>
          <w:p w14:paraId="5EC7F90E" w14:textId="77777777" w:rsidR="00A64567" w:rsidRPr="00F94A76" w:rsidRDefault="00A64567" w:rsidP="003662DB">
            <w:pPr>
              <w:rPr>
                <w:u w:val="single"/>
                <w:lang w:eastAsia="en-GB"/>
              </w:rPr>
            </w:pPr>
            <w:r>
              <w:rPr>
                <w:rFonts w:ascii="Segoe UI Emoji" w:hAnsi="Segoe UI Emoji" w:cs="Segoe UI Emoji"/>
                <w:szCs w:val="20"/>
              </w:rPr>
              <w:t>❌</w:t>
            </w:r>
          </w:p>
        </w:tc>
        <w:tc>
          <w:tcPr>
            <w:tcW w:w="851" w:type="dxa"/>
            <w:vAlign w:val="center"/>
          </w:tcPr>
          <w:p w14:paraId="38AA6B5F" w14:textId="77777777" w:rsidR="00A64567" w:rsidRPr="00F94A76" w:rsidRDefault="00A64567" w:rsidP="003662DB">
            <w:pPr>
              <w:rPr>
                <w:u w:val="single"/>
                <w:lang w:eastAsia="en-GB"/>
              </w:rPr>
            </w:pPr>
            <w:r>
              <w:rPr>
                <w:rFonts w:ascii="Segoe UI Emoji" w:hAnsi="Segoe UI Emoji" w:cs="Segoe UI Emoji"/>
                <w:szCs w:val="20"/>
              </w:rPr>
              <w:t>⚠️</w:t>
            </w:r>
          </w:p>
        </w:tc>
        <w:tc>
          <w:tcPr>
            <w:tcW w:w="1134" w:type="dxa"/>
            <w:vAlign w:val="center"/>
          </w:tcPr>
          <w:p w14:paraId="7CE5FAD1" w14:textId="77777777" w:rsidR="00A64567" w:rsidRPr="00F94A76" w:rsidRDefault="00A64567" w:rsidP="003662DB">
            <w:pPr>
              <w:rPr>
                <w:u w:val="single"/>
                <w:lang w:eastAsia="en-GB"/>
              </w:rPr>
            </w:pPr>
            <w:r>
              <w:rPr>
                <w:rFonts w:ascii="Segoe UI Emoji" w:hAnsi="Segoe UI Emoji" w:cs="Segoe UI Emoji"/>
                <w:szCs w:val="20"/>
              </w:rPr>
              <w:t>❌</w:t>
            </w:r>
          </w:p>
        </w:tc>
      </w:tr>
      <w:tr w:rsidR="00A64567" w:rsidRPr="009527A4" w14:paraId="1E74224F" w14:textId="77777777">
        <w:tc>
          <w:tcPr>
            <w:tcW w:w="2972" w:type="dxa"/>
            <w:vAlign w:val="center"/>
          </w:tcPr>
          <w:p w14:paraId="6EBFD4A1" w14:textId="77777777" w:rsidR="00A64567" w:rsidRPr="00F94A76" w:rsidRDefault="00A64567" w:rsidP="003662DB">
            <w:pPr>
              <w:rPr>
                <w:rFonts w:asciiTheme="minorHAnsi" w:hAnsiTheme="minorHAnsi" w:hint="eastAsia"/>
                <w:lang w:eastAsia="en-GB"/>
              </w:rPr>
            </w:pPr>
            <w:r>
              <w:rPr>
                <w:rFonts w:asciiTheme="minorHAnsi" w:hAnsiTheme="minorHAnsi"/>
                <w:szCs w:val="20"/>
              </w:rPr>
              <w:t>A small code-based transformation or enrichment</w:t>
            </w:r>
          </w:p>
        </w:tc>
        <w:tc>
          <w:tcPr>
            <w:tcW w:w="851" w:type="dxa"/>
            <w:vAlign w:val="center"/>
          </w:tcPr>
          <w:p w14:paraId="504D1508"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1134" w:type="dxa"/>
            <w:vAlign w:val="center"/>
          </w:tcPr>
          <w:p w14:paraId="382CA727"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24155571" w14:textId="77777777" w:rsidR="00A64567" w:rsidRPr="00F94A76" w:rsidRDefault="00A64567" w:rsidP="003662DB">
            <w:pPr>
              <w:rPr>
                <w:rFonts w:asciiTheme="minorHAnsi" w:hAnsiTheme="minorHAnsi" w:hint="eastAsia"/>
                <w:lang w:eastAsia="en-GB"/>
              </w:rPr>
            </w:pPr>
            <w:r>
              <w:rPr>
                <w:rFonts w:ascii="Segoe UI Emoji" w:hAnsi="Segoe UI Emoji" w:cs="Segoe UI Emoji"/>
                <w:szCs w:val="20"/>
              </w:rPr>
              <w:t>⚠️</w:t>
            </w:r>
          </w:p>
        </w:tc>
        <w:tc>
          <w:tcPr>
            <w:tcW w:w="992" w:type="dxa"/>
            <w:vAlign w:val="center"/>
          </w:tcPr>
          <w:p w14:paraId="617B9475" w14:textId="77777777" w:rsidR="00A64567" w:rsidRPr="00F94A76" w:rsidRDefault="00A64567" w:rsidP="003662DB">
            <w:pPr>
              <w:rPr>
                <w:rFonts w:asciiTheme="minorHAnsi" w:hAnsiTheme="minorHAnsi" w:hint="eastAsia"/>
                <w:color w:val="1A2B56" w:themeColor="accent1"/>
                <w:u w:val="single"/>
                <w:lang w:eastAsia="en-GB"/>
              </w:rPr>
            </w:pPr>
            <w:r>
              <w:rPr>
                <w:rFonts w:ascii="Segoe UI Emoji" w:hAnsi="Segoe UI Emoji" w:cs="Segoe UI Emoji"/>
                <w:szCs w:val="20"/>
              </w:rPr>
              <w:t>❌</w:t>
            </w:r>
          </w:p>
        </w:tc>
        <w:tc>
          <w:tcPr>
            <w:tcW w:w="992" w:type="dxa"/>
            <w:vAlign w:val="center"/>
          </w:tcPr>
          <w:p w14:paraId="5CFB467C" w14:textId="77777777" w:rsidR="00A64567" w:rsidRPr="00F94A76" w:rsidRDefault="00A64567" w:rsidP="003662DB">
            <w:pPr>
              <w:rPr>
                <w:color w:val="1A2B56" w:themeColor="accent1"/>
                <w:u w:val="single"/>
                <w:lang w:eastAsia="en-GB"/>
              </w:rPr>
            </w:pPr>
            <w:r>
              <w:rPr>
                <w:rFonts w:ascii="Segoe UI Emoji" w:hAnsi="Segoe UI Emoji" w:cs="Segoe UI Emoji"/>
                <w:szCs w:val="20"/>
              </w:rPr>
              <w:t>❌</w:t>
            </w:r>
          </w:p>
        </w:tc>
        <w:tc>
          <w:tcPr>
            <w:tcW w:w="851" w:type="dxa"/>
            <w:vAlign w:val="center"/>
          </w:tcPr>
          <w:p w14:paraId="2ECBF829" w14:textId="77777777" w:rsidR="00A64567" w:rsidRPr="00F94A76" w:rsidRDefault="00A64567" w:rsidP="003662DB">
            <w:pPr>
              <w:rPr>
                <w:color w:val="1A2B56" w:themeColor="accent1"/>
                <w:u w:val="single"/>
                <w:lang w:eastAsia="en-GB"/>
              </w:rPr>
            </w:pPr>
            <w:r>
              <w:rPr>
                <w:rFonts w:ascii="Segoe UI Emoji" w:hAnsi="Segoe UI Emoji" w:cs="Segoe UI Emoji"/>
                <w:szCs w:val="20"/>
              </w:rPr>
              <w:t>⚠️</w:t>
            </w:r>
          </w:p>
        </w:tc>
        <w:tc>
          <w:tcPr>
            <w:tcW w:w="1134" w:type="dxa"/>
            <w:vAlign w:val="center"/>
          </w:tcPr>
          <w:p w14:paraId="61FC130F" w14:textId="77777777" w:rsidR="00A64567" w:rsidRPr="00F94A76" w:rsidRDefault="00A64567" w:rsidP="003662DB">
            <w:pPr>
              <w:rPr>
                <w:color w:val="1A2B56" w:themeColor="accent1"/>
                <w:u w:val="single"/>
                <w:lang w:eastAsia="en-GB"/>
              </w:rPr>
            </w:pPr>
            <w:r>
              <w:rPr>
                <w:rFonts w:ascii="Segoe UI Emoji" w:hAnsi="Segoe UI Emoji" w:cs="Segoe UI Emoji"/>
                <w:szCs w:val="20"/>
              </w:rPr>
              <w:t>⚠️</w:t>
            </w:r>
          </w:p>
        </w:tc>
      </w:tr>
      <w:tr w:rsidR="00A64567" w:rsidRPr="009527A4" w14:paraId="396908A5" w14:textId="77777777">
        <w:tc>
          <w:tcPr>
            <w:tcW w:w="2972" w:type="dxa"/>
            <w:vAlign w:val="center"/>
          </w:tcPr>
          <w:p w14:paraId="6854EDD7" w14:textId="77777777" w:rsidR="00A64567" w:rsidRPr="0041138D" w:rsidRDefault="00A64567" w:rsidP="003662DB">
            <w:pPr>
              <w:rPr>
                <w:szCs w:val="20"/>
              </w:rPr>
            </w:pPr>
            <w:r>
              <w:rPr>
                <w:rFonts w:asciiTheme="minorHAnsi" w:hAnsiTheme="minorHAnsi"/>
                <w:szCs w:val="20"/>
              </w:rPr>
              <w:t>A notification that something happened</w:t>
            </w:r>
          </w:p>
        </w:tc>
        <w:tc>
          <w:tcPr>
            <w:tcW w:w="851" w:type="dxa"/>
            <w:vAlign w:val="center"/>
          </w:tcPr>
          <w:p w14:paraId="1D353357"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1CFF491B"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08A442A4"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209D390A"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4AA1F598"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851" w:type="dxa"/>
            <w:vAlign w:val="center"/>
          </w:tcPr>
          <w:p w14:paraId="4257B491"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39B6EB2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r>
      <w:tr w:rsidR="00A64567" w:rsidRPr="009527A4" w14:paraId="5F40A1E2" w14:textId="77777777">
        <w:tc>
          <w:tcPr>
            <w:tcW w:w="2972" w:type="dxa"/>
            <w:vAlign w:val="center"/>
          </w:tcPr>
          <w:p w14:paraId="0D7D7FFB" w14:textId="77777777" w:rsidR="00A64567" w:rsidRPr="0041138D" w:rsidRDefault="00A64567" w:rsidP="003662DB">
            <w:pPr>
              <w:rPr>
                <w:szCs w:val="20"/>
              </w:rPr>
            </w:pPr>
            <w:r>
              <w:rPr>
                <w:rFonts w:asciiTheme="minorHAnsi" w:hAnsiTheme="minorHAnsi"/>
                <w:szCs w:val="20"/>
              </w:rPr>
              <w:t>High-volume telemetry or an event stream</w:t>
            </w:r>
          </w:p>
        </w:tc>
        <w:tc>
          <w:tcPr>
            <w:tcW w:w="851" w:type="dxa"/>
            <w:vAlign w:val="center"/>
          </w:tcPr>
          <w:p w14:paraId="22A37217"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735C8EC8"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40DE71DD"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30C2F1A5"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41BD0FEC"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851" w:type="dxa"/>
            <w:vAlign w:val="center"/>
          </w:tcPr>
          <w:p w14:paraId="0D18A76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05DBE082"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r>
      <w:tr w:rsidR="00A64567" w:rsidRPr="009527A4" w14:paraId="248833A4" w14:textId="77777777">
        <w:tc>
          <w:tcPr>
            <w:tcW w:w="2972" w:type="dxa"/>
            <w:vAlign w:val="center"/>
          </w:tcPr>
          <w:p w14:paraId="4D8F3FF4" w14:textId="77777777" w:rsidR="00A64567" w:rsidRPr="0041138D" w:rsidRDefault="00A64567" w:rsidP="003662DB">
            <w:pPr>
              <w:rPr>
                <w:szCs w:val="20"/>
              </w:rPr>
            </w:pPr>
            <w:r>
              <w:rPr>
                <w:rFonts w:asciiTheme="minorHAnsi" w:hAnsiTheme="minorHAnsi"/>
                <w:szCs w:val="20"/>
              </w:rPr>
              <w:t>A process that spans multiple systems and steps</w:t>
            </w:r>
          </w:p>
        </w:tc>
        <w:tc>
          <w:tcPr>
            <w:tcW w:w="851" w:type="dxa"/>
            <w:vAlign w:val="center"/>
          </w:tcPr>
          <w:p w14:paraId="0B956037"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7C98D905"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0ECA9A1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0D8729C6"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155A3F3D"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851" w:type="dxa"/>
            <w:vAlign w:val="center"/>
          </w:tcPr>
          <w:p w14:paraId="4238C460"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16D28014"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r>
      <w:tr w:rsidR="00A64567" w:rsidRPr="009527A4" w14:paraId="1BB78128" w14:textId="77777777">
        <w:tc>
          <w:tcPr>
            <w:tcW w:w="2972" w:type="dxa"/>
            <w:vAlign w:val="center"/>
          </w:tcPr>
          <w:p w14:paraId="1831F325" w14:textId="77777777" w:rsidR="00A64567" w:rsidRPr="0041138D" w:rsidRDefault="00A64567" w:rsidP="003662DB">
            <w:pPr>
              <w:rPr>
                <w:szCs w:val="20"/>
              </w:rPr>
            </w:pPr>
            <w:r>
              <w:rPr>
                <w:rFonts w:asciiTheme="minorHAnsi" w:hAnsiTheme="minorHAnsi"/>
                <w:szCs w:val="20"/>
              </w:rPr>
              <w:t>Long-running state or retry orchestration</w:t>
            </w:r>
          </w:p>
        </w:tc>
        <w:tc>
          <w:tcPr>
            <w:tcW w:w="851" w:type="dxa"/>
            <w:vAlign w:val="center"/>
          </w:tcPr>
          <w:p w14:paraId="4F49A0B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56A86BB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163A463F"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54A599C8"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70095EA7"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851" w:type="dxa"/>
            <w:vAlign w:val="center"/>
          </w:tcPr>
          <w:p w14:paraId="32811412"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1CEBC37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r>
      <w:tr w:rsidR="00A64567" w:rsidRPr="009527A4" w14:paraId="49147166" w14:textId="77777777">
        <w:tc>
          <w:tcPr>
            <w:tcW w:w="2972" w:type="dxa"/>
            <w:vAlign w:val="center"/>
          </w:tcPr>
          <w:p w14:paraId="69E2A0D6" w14:textId="77777777" w:rsidR="00A64567" w:rsidRPr="0041138D" w:rsidRDefault="00A64567" w:rsidP="003662DB">
            <w:pPr>
              <w:rPr>
                <w:szCs w:val="20"/>
              </w:rPr>
            </w:pPr>
            <w:r>
              <w:rPr>
                <w:rFonts w:asciiTheme="minorHAnsi" w:hAnsiTheme="minorHAnsi"/>
                <w:szCs w:val="20"/>
              </w:rPr>
              <w:t>Analytics or data warehousing as the main purpose</w:t>
            </w:r>
          </w:p>
        </w:tc>
        <w:tc>
          <w:tcPr>
            <w:tcW w:w="851" w:type="dxa"/>
            <w:vAlign w:val="center"/>
          </w:tcPr>
          <w:p w14:paraId="3641329F"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7E3FC16B"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6EEC26E5"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749D174C"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992" w:type="dxa"/>
            <w:vAlign w:val="center"/>
          </w:tcPr>
          <w:p w14:paraId="4993C568"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851" w:type="dxa"/>
            <w:vAlign w:val="center"/>
          </w:tcPr>
          <w:p w14:paraId="4508F7EE"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c>
          <w:tcPr>
            <w:tcW w:w="1134" w:type="dxa"/>
            <w:vAlign w:val="center"/>
          </w:tcPr>
          <w:p w14:paraId="041C3470" w14:textId="77777777" w:rsidR="00A64567" w:rsidRPr="0041138D" w:rsidRDefault="00A64567" w:rsidP="003662DB">
            <w:pPr>
              <w:rPr>
                <w:rFonts w:ascii="Segoe UI Emoji" w:hAnsi="Segoe UI Emoji" w:cs="Segoe UI Emoji"/>
                <w:szCs w:val="20"/>
              </w:rPr>
            </w:pPr>
            <w:r>
              <w:rPr>
                <w:rFonts w:ascii="Segoe UI Emoji" w:hAnsi="Segoe UI Emoji" w:cs="Segoe UI Emoji"/>
                <w:szCs w:val="20"/>
              </w:rPr>
              <w:t>✅</w:t>
            </w:r>
          </w:p>
        </w:tc>
      </w:tr>
    </w:tbl>
    <w:p w14:paraId="304F1F30" w14:textId="77777777" w:rsidR="00E62C5D" w:rsidRDefault="00E62C5D" w:rsidP="0041138D">
      <w:pPr>
        <w:spacing w:after="120"/>
        <w:rPr>
          <w:szCs w:val="20"/>
        </w:rPr>
      </w:pPr>
    </w:p>
    <w:p w14:paraId="666C32B3" w14:textId="77777777" w:rsidR="00363CBA" w:rsidRPr="0041138D" w:rsidRDefault="0041138D" w:rsidP="0041138D">
      <w:pPr>
        <w:spacing w:after="120"/>
        <w:rPr>
          <w:szCs w:val="20"/>
        </w:rPr>
      </w:pPr>
      <w:r>
        <w:rPr>
          <w:szCs w:val="20"/>
          <w:u w:val="single"/>
        </w:rPr>
        <w:t>Legend</w:t>
      </w:r>
      <w:r>
        <w:rPr>
          <w:szCs w:val="20"/>
        </w:rPr>
        <w:t>.</w:t>
      </w:r>
    </w:p>
    <w:p w14:paraId="5FE1FB0E" w14:textId="77777777" w:rsidR="0041138D" w:rsidRPr="0041138D" w:rsidRDefault="0041138D" w:rsidP="0041138D">
      <w:pPr>
        <w:spacing w:after="46" w:line="270" w:lineRule="auto"/>
        <w:ind w:left="360"/>
        <w:rPr>
          <w:szCs w:val="20"/>
        </w:rPr>
      </w:pPr>
      <w:proofErr w:type="gramStart"/>
      <w:r>
        <w:rPr>
          <w:rFonts w:ascii="Segoe UI Emoji" w:hAnsi="Segoe UI Emoji" w:cs="Segoe UI Emoji"/>
          <w:szCs w:val="20"/>
        </w:rPr>
        <w:t>✅</w:t>
      </w:r>
      <w:r>
        <w:rPr>
          <w:szCs w:val="20"/>
        </w:rPr>
        <w:t xml:space="preserve">  The</w:t>
      </w:r>
      <w:proofErr w:type="gramEnd"/>
      <w:r>
        <w:rPr>
          <w:szCs w:val="20"/>
        </w:rPr>
        <w:t xml:space="preserve"> pattern is normally suitable for the use case.</w:t>
      </w:r>
    </w:p>
    <w:p w14:paraId="7B6935DA" w14:textId="77777777" w:rsidR="0041138D" w:rsidRPr="0041138D" w:rsidRDefault="0041138D" w:rsidP="0041138D">
      <w:pPr>
        <w:spacing w:after="46" w:line="270" w:lineRule="auto"/>
        <w:ind w:left="360"/>
        <w:rPr>
          <w:szCs w:val="20"/>
        </w:rPr>
      </w:pPr>
      <w:r>
        <w:rPr>
          <w:rFonts w:ascii="Segoe UI Emoji" w:hAnsi="Segoe UI Emoji" w:cs="Segoe UI Emoji"/>
          <w:szCs w:val="20"/>
        </w:rPr>
        <w:t>⚠</w:t>
      </w:r>
      <w:proofErr w:type="gramStart"/>
      <w:r>
        <w:rPr>
          <w:rFonts w:ascii="Segoe UI Emoji" w:hAnsi="Segoe UI Emoji" w:cs="Segoe UI Emoji"/>
          <w:szCs w:val="20"/>
        </w:rPr>
        <w:t>️</w:t>
      </w:r>
      <w:r>
        <w:rPr>
          <w:szCs w:val="20"/>
        </w:rPr>
        <w:t xml:space="preserve">  The</w:t>
      </w:r>
      <w:proofErr w:type="gramEnd"/>
      <w:r>
        <w:rPr>
          <w:szCs w:val="20"/>
        </w:rPr>
        <w:t xml:space="preserve"> pattern may be suitable, but requires additional design rationale, controls or governance review.</w:t>
      </w:r>
    </w:p>
    <w:p w14:paraId="0E43F05F" w14:textId="77777777" w:rsidR="0041138D" w:rsidRDefault="0041138D" w:rsidP="0041138D">
      <w:pPr>
        <w:spacing w:after="46" w:line="270" w:lineRule="auto"/>
        <w:ind w:left="360"/>
        <w:rPr>
          <w:szCs w:val="20"/>
        </w:rPr>
      </w:pPr>
      <w:proofErr w:type="gramStart"/>
      <w:r>
        <w:rPr>
          <w:rFonts w:ascii="Segoe UI Emoji" w:hAnsi="Segoe UI Emoji" w:cs="Segoe UI Emoji"/>
          <w:szCs w:val="20"/>
        </w:rPr>
        <w:t>❌</w:t>
      </w:r>
      <w:r>
        <w:rPr>
          <w:szCs w:val="20"/>
        </w:rPr>
        <w:t xml:space="preserve">  The</w:t>
      </w:r>
      <w:proofErr w:type="gramEnd"/>
      <w:r>
        <w:rPr>
          <w:szCs w:val="20"/>
        </w:rPr>
        <w:t xml:space="preserve"> pattern is not normally suitable for the use case.</w:t>
      </w:r>
    </w:p>
    <w:p w14:paraId="5F692FDF" w14:textId="77777777" w:rsidR="00A64567" w:rsidRPr="0041138D" w:rsidRDefault="00A64567" w:rsidP="0041138D">
      <w:pPr>
        <w:spacing w:after="46" w:line="270" w:lineRule="auto"/>
        <w:ind w:left="360"/>
        <w:rPr>
          <w:szCs w:val="20"/>
        </w:rPr>
      </w:pPr>
    </w:p>
    <w:p w14:paraId="615E632A" w14:textId="77777777" w:rsidR="0041138D" w:rsidRDefault="0041138D" w:rsidP="0041138D">
      <w:pPr>
        <w:spacing w:before="40" w:after="120"/>
        <w:rPr>
          <w:szCs w:val="20"/>
        </w:rPr>
      </w:pPr>
      <w:r>
        <w:rPr>
          <w:szCs w:val="20"/>
        </w:rPr>
        <w:t xml:space="preserve">Note: Analytics and data warehousing are served by the data platform, using ADF, Blob, </w:t>
      </w:r>
      <w:proofErr w:type="spellStart"/>
      <w:r>
        <w:rPr>
          <w:szCs w:val="20"/>
        </w:rPr>
        <w:t>Snowpipe</w:t>
      </w:r>
      <w:proofErr w:type="spellEnd"/>
      <w:r>
        <w:rPr>
          <w:szCs w:val="20"/>
        </w:rPr>
        <w:t xml:space="preserve"> and Snowflake, rather than by an integration pattern. Please see Section 9.</w:t>
      </w:r>
    </w:p>
    <w:p w14:paraId="7D0F2456" w14:textId="77777777" w:rsidR="0041138D" w:rsidRDefault="0041138D" w:rsidP="0041138D">
      <w:pPr>
        <w:pStyle w:val="Heading2"/>
      </w:pPr>
      <w:bookmarkStart w:id="105" w:name="_Common_Use_Cases"/>
      <w:bookmarkStart w:id="106" w:name="_Toc239457533"/>
      <w:bookmarkStart w:id="107" w:name="_Toc239852291"/>
      <w:bookmarkStart w:id="108" w:name="_Toc239980598"/>
      <w:bookmarkStart w:id="109" w:name="_Toc240018791"/>
      <w:bookmarkEnd w:id="105"/>
      <w:r>
        <w:lastRenderedPageBreak/>
        <w:t>Common Use Cases</w:t>
      </w:r>
      <w:bookmarkEnd w:id="106"/>
      <w:bookmarkEnd w:id="107"/>
      <w:bookmarkEnd w:id="108"/>
      <w:bookmarkEnd w:id="109"/>
    </w:p>
    <w:p w14:paraId="48F1EE87" w14:textId="77777777" w:rsidR="00363CBA" w:rsidRPr="00363CBA" w:rsidRDefault="00363CBA" w:rsidP="00363CBA"/>
    <w:p w14:paraId="0458917B" w14:textId="77777777" w:rsidR="00E62C5D" w:rsidRDefault="0041138D" w:rsidP="0041138D">
      <w:pPr>
        <w:spacing w:after="120"/>
        <w:rPr>
          <w:szCs w:val="20"/>
        </w:rPr>
      </w:pPr>
      <w:r>
        <w:rPr>
          <w:szCs w:val="20"/>
        </w:rPr>
        <w:t>The table maps everyday scenarios to the recommended pattern and to the catalogue entry that specifies it in full.</w:t>
      </w:r>
      <w:r>
        <w:rPr>
          <w:szCs w:val="20"/>
        </w:rPr>
        <w:br/>
      </w:r>
    </w:p>
    <w:tbl>
      <w:tblPr>
        <w:tblStyle w:val="TableGridLight"/>
        <w:tblW w:w="9351" w:type="dxa"/>
        <w:tblLook w:val="04A0" w:firstRow="1" w:lastRow="0" w:firstColumn="1" w:lastColumn="0" w:noHBand="0" w:noVBand="1"/>
      </w:tblPr>
      <w:tblGrid>
        <w:gridCol w:w="3964"/>
        <w:gridCol w:w="3544"/>
        <w:gridCol w:w="1843"/>
      </w:tblGrid>
      <w:tr w:rsidR="00353812" w:rsidRPr="009527A4" w14:paraId="1108A7AE" w14:textId="77777777" w:rsidTr="00353812">
        <w:tc>
          <w:tcPr>
            <w:tcW w:w="3964" w:type="dxa"/>
            <w:tcBorders>
              <w:top w:val="single" w:sz="12" w:space="0" w:color="000000" w:themeColor="text1"/>
            </w:tcBorders>
            <w:shd w:val="clear" w:color="auto" w:fill="C1CDEC" w:themeFill="accent1" w:themeFillTint="33"/>
          </w:tcPr>
          <w:p w14:paraId="54D1C664"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Scenario</w:t>
            </w:r>
          </w:p>
        </w:tc>
        <w:tc>
          <w:tcPr>
            <w:tcW w:w="3544" w:type="dxa"/>
            <w:tcBorders>
              <w:top w:val="single" w:sz="12" w:space="0" w:color="000000" w:themeColor="text1"/>
            </w:tcBorders>
            <w:shd w:val="clear" w:color="auto" w:fill="C1CDEC" w:themeFill="accent1" w:themeFillTint="33"/>
          </w:tcPr>
          <w:p w14:paraId="0EB4D8B3"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Recommended pattern</w:t>
            </w:r>
          </w:p>
        </w:tc>
        <w:tc>
          <w:tcPr>
            <w:tcW w:w="1843" w:type="dxa"/>
            <w:tcBorders>
              <w:top w:val="single" w:sz="12" w:space="0" w:color="000000" w:themeColor="text1"/>
            </w:tcBorders>
            <w:shd w:val="clear" w:color="auto" w:fill="C1CDEC" w:themeFill="accent1" w:themeFillTint="33"/>
          </w:tcPr>
          <w:p w14:paraId="4AEA13DB"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Catalogue reference</w:t>
            </w:r>
          </w:p>
        </w:tc>
      </w:tr>
      <w:tr w:rsidR="00353812" w:rsidRPr="009527A4" w14:paraId="6569CAC4" w14:textId="77777777">
        <w:tc>
          <w:tcPr>
            <w:tcW w:w="3964" w:type="dxa"/>
            <w:vAlign w:val="center"/>
          </w:tcPr>
          <w:p w14:paraId="14158000" w14:textId="77777777" w:rsidR="00353812" w:rsidRPr="00F94A76" w:rsidRDefault="00353812" w:rsidP="00353812">
            <w:pPr>
              <w:rPr>
                <w:rFonts w:asciiTheme="minorHAnsi" w:hAnsiTheme="minorHAnsi" w:hint="eastAsia"/>
                <w:lang w:eastAsia="en-GB"/>
              </w:rPr>
            </w:pPr>
            <w:r>
              <w:rPr>
                <w:rFonts w:asciiTheme="minorHAnsi" w:hAnsiTheme="minorHAnsi"/>
                <w:szCs w:val="20"/>
              </w:rPr>
              <w:t>Retrieve or update business data immediately</w:t>
            </w:r>
          </w:p>
        </w:tc>
        <w:tc>
          <w:tcPr>
            <w:tcW w:w="3544" w:type="dxa"/>
            <w:vAlign w:val="center"/>
          </w:tcPr>
          <w:p w14:paraId="17DC45E9" w14:textId="77777777" w:rsidR="00353812" w:rsidRPr="00F94A76" w:rsidRDefault="00353812" w:rsidP="00353812">
            <w:pPr>
              <w:rPr>
                <w:rFonts w:asciiTheme="minorHAnsi" w:hAnsiTheme="minorHAnsi" w:hint="eastAsia"/>
                <w:lang w:eastAsia="en-GB"/>
              </w:rPr>
            </w:pPr>
            <w:r>
              <w:rPr>
                <w:rFonts w:asciiTheme="minorHAnsi" w:hAnsiTheme="minorHAnsi"/>
                <w:szCs w:val="20"/>
              </w:rPr>
              <w:t>REST API through API Management</w:t>
            </w:r>
          </w:p>
        </w:tc>
        <w:tc>
          <w:tcPr>
            <w:tcW w:w="1843" w:type="dxa"/>
            <w:vAlign w:val="center"/>
          </w:tcPr>
          <w:p w14:paraId="7872C12D" w14:textId="77777777" w:rsidR="00353812" w:rsidRPr="00F94A76" w:rsidRDefault="00353812" w:rsidP="00353812">
            <w:pPr>
              <w:rPr>
                <w:rFonts w:asciiTheme="minorHAnsi" w:hAnsiTheme="minorHAnsi" w:hint="eastAsia"/>
                <w:lang w:eastAsia="en-GB"/>
              </w:rPr>
            </w:pPr>
            <w:r>
              <w:rPr>
                <w:rFonts w:asciiTheme="minorHAnsi" w:hAnsiTheme="minorHAnsi"/>
                <w:szCs w:val="20"/>
              </w:rPr>
              <w:t>SFINT1</w:t>
            </w:r>
          </w:p>
        </w:tc>
      </w:tr>
      <w:tr w:rsidR="00353812" w:rsidRPr="009527A4" w14:paraId="29C6255C" w14:textId="77777777">
        <w:trPr>
          <w:trHeight w:val="58"/>
        </w:trPr>
        <w:tc>
          <w:tcPr>
            <w:tcW w:w="3964" w:type="dxa"/>
            <w:vAlign w:val="center"/>
          </w:tcPr>
          <w:p w14:paraId="26949EF1" w14:textId="77777777" w:rsidR="00353812" w:rsidRPr="00F94A76" w:rsidRDefault="00353812" w:rsidP="00353812">
            <w:pPr>
              <w:rPr>
                <w:rFonts w:asciiTheme="minorHAnsi" w:hAnsiTheme="minorHAnsi" w:hint="eastAsia"/>
                <w:lang w:eastAsia="en-GB"/>
              </w:rPr>
            </w:pPr>
            <w:r>
              <w:rPr>
                <w:rFonts w:asciiTheme="minorHAnsi" w:hAnsiTheme="minorHAnsi"/>
                <w:szCs w:val="20"/>
              </w:rPr>
              <w:t>Tell another system to perform work, where delayed processing is acceptable</w:t>
            </w:r>
          </w:p>
        </w:tc>
        <w:tc>
          <w:tcPr>
            <w:tcW w:w="3544" w:type="dxa"/>
            <w:vAlign w:val="center"/>
          </w:tcPr>
          <w:p w14:paraId="2EA23FF2" w14:textId="77777777" w:rsidR="00353812" w:rsidRPr="00F94A76" w:rsidRDefault="00353812" w:rsidP="00353812">
            <w:pPr>
              <w:rPr>
                <w:rFonts w:asciiTheme="minorHAnsi" w:hAnsiTheme="minorHAnsi" w:hint="eastAsia"/>
                <w:lang w:eastAsia="en-GB"/>
              </w:rPr>
            </w:pPr>
            <w:r>
              <w:rPr>
                <w:rFonts w:asciiTheme="minorHAnsi" w:hAnsiTheme="minorHAnsi"/>
                <w:szCs w:val="20"/>
              </w:rPr>
              <w:t>Service Bus queue, load levelling</w:t>
            </w:r>
          </w:p>
        </w:tc>
        <w:tc>
          <w:tcPr>
            <w:tcW w:w="1843" w:type="dxa"/>
            <w:vAlign w:val="center"/>
          </w:tcPr>
          <w:p w14:paraId="217BE9D4" w14:textId="77777777" w:rsidR="00353812" w:rsidRPr="00F94A76" w:rsidRDefault="00353812" w:rsidP="00353812">
            <w:pPr>
              <w:rPr>
                <w:rFonts w:asciiTheme="minorHAnsi" w:hAnsiTheme="minorHAnsi" w:hint="eastAsia"/>
                <w:lang w:eastAsia="en-GB"/>
              </w:rPr>
            </w:pPr>
            <w:r>
              <w:rPr>
                <w:rFonts w:asciiTheme="minorHAnsi" w:hAnsiTheme="minorHAnsi"/>
                <w:szCs w:val="20"/>
              </w:rPr>
              <w:t>SFINT4</w:t>
            </w:r>
          </w:p>
        </w:tc>
      </w:tr>
      <w:tr w:rsidR="00353812" w:rsidRPr="009527A4" w14:paraId="67A86A4F" w14:textId="77777777">
        <w:tc>
          <w:tcPr>
            <w:tcW w:w="3964" w:type="dxa"/>
            <w:vAlign w:val="center"/>
          </w:tcPr>
          <w:p w14:paraId="31940EDE" w14:textId="77777777" w:rsidR="00353812" w:rsidRPr="00F94A76" w:rsidRDefault="00353812" w:rsidP="00353812">
            <w:pPr>
              <w:rPr>
                <w:rFonts w:asciiTheme="minorHAnsi" w:hAnsiTheme="minorHAnsi" w:hint="eastAsia"/>
                <w:lang w:eastAsia="en-GB"/>
              </w:rPr>
            </w:pPr>
            <w:r>
              <w:rPr>
                <w:rFonts w:asciiTheme="minorHAnsi" w:hAnsiTheme="minorHAnsi"/>
                <w:szCs w:val="20"/>
              </w:rPr>
              <w:t>Have multiple systems react to the same business message</w:t>
            </w:r>
          </w:p>
        </w:tc>
        <w:tc>
          <w:tcPr>
            <w:tcW w:w="3544" w:type="dxa"/>
            <w:vAlign w:val="center"/>
          </w:tcPr>
          <w:p w14:paraId="180B2953" w14:textId="77777777" w:rsidR="00353812" w:rsidRPr="00F94A76" w:rsidRDefault="00353812" w:rsidP="00353812">
            <w:pPr>
              <w:rPr>
                <w:rFonts w:asciiTheme="minorHAnsi" w:hAnsiTheme="minorHAnsi" w:hint="eastAsia"/>
                <w:lang w:eastAsia="en-GB"/>
              </w:rPr>
            </w:pPr>
            <w:r>
              <w:rPr>
                <w:rFonts w:asciiTheme="minorHAnsi" w:hAnsiTheme="minorHAnsi"/>
                <w:szCs w:val="20"/>
              </w:rPr>
              <w:t>Service Bus topic, publish and subscribe</w:t>
            </w:r>
          </w:p>
        </w:tc>
        <w:tc>
          <w:tcPr>
            <w:tcW w:w="1843" w:type="dxa"/>
            <w:vAlign w:val="center"/>
          </w:tcPr>
          <w:p w14:paraId="7F3D2459" w14:textId="77777777" w:rsidR="00353812" w:rsidRPr="00F94A76" w:rsidRDefault="00353812" w:rsidP="00353812">
            <w:pPr>
              <w:rPr>
                <w:rFonts w:asciiTheme="minorHAnsi" w:hAnsiTheme="minorHAnsi" w:hint="eastAsia"/>
                <w:lang w:eastAsia="en-GB"/>
              </w:rPr>
            </w:pPr>
            <w:r>
              <w:rPr>
                <w:rFonts w:asciiTheme="minorHAnsi" w:hAnsiTheme="minorHAnsi"/>
                <w:szCs w:val="20"/>
              </w:rPr>
              <w:t>SFINT10</w:t>
            </w:r>
          </w:p>
        </w:tc>
      </w:tr>
      <w:tr w:rsidR="00353812" w:rsidRPr="009527A4" w14:paraId="5D6DE183" w14:textId="77777777">
        <w:tc>
          <w:tcPr>
            <w:tcW w:w="3964" w:type="dxa"/>
            <w:vAlign w:val="center"/>
          </w:tcPr>
          <w:p w14:paraId="43033BD4" w14:textId="77777777" w:rsidR="00353812" w:rsidRPr="00F94A76" w:rsidRDefault="00353812" w:rsidP="00353812">
            <w:pPr>
              <w:rPr>
                <w:rFonts w:asciiTheme="minorHAnsi" w:hAnsiTheme="minorHAnsi" w:hint="eastAsia"/>
                <w:lang w:eastAsia="en-GB"/>
              </w:rPr>
            </w:pPr>
            <w:r>
              <w:rPr>
                <w:rFonts w:asciiTheme="minorHAnsi" w:hAnsiTheme="minorHAnsi"/>
                <w:szCs w:val="20"/>
              </w:rPr>
              <w:t>Notify that a resource change or event occurred</w:t>
            </w:r>
          </w:p>
        </w:tc>
        <w:tc>
          <w:tcPr>
            <w:tcW w:w="3544" w:type="dxa"/>
            <w:vAlign w:val="center"/>
          </w:tcPr>
          <w:p w14:paraId="6E1B19C4" w14:textId="77777777" w:rsidR="00353812" w:rsidRPr="00F94A76" w:rsidRDefault="00353812" w:rsidP="00353812">
            <w:pPr>
              <w:rPr>
                <w:rFonts w:asciiTheme="minorHAnsi" w:hAnsiTheme="minorHAnsi" w:hint="eastAsia"/>
                <w:lang w:eastAsia="en-GB"/>
              </w:rPr>
            </w:pPr>
            <w:r>
              <w:rPr>
                <w:rFonts w:asciiTheme="minorHAnsi" w:hAnsiTheme="minorHAnsi"/>
                <w:szCs w:val="20"/>
              </w:rPr>
              <w:t>Event Grid notification</w:t>
            </w:r>
          </w:p>
        </w:tc>
        <w:tc>
          <w:tcPr>
            <w:tcW w:w="1843" w:type="dxa"/>
            <w:vAlign w:val="center"/>
          </w:tcPr>
          <w:p w14:paraId="20B867AB" w14:textId="77777777" w:rsidR="00353812" w:rsidRPr="00F94A76" w:rsidRDefault="00353812" w:rsidP="00353812">
            <w:pPr>
              <w:rPr>
                <w:rFonts w:asciiTheme="minorHAnsi" w:hAnsiTheme="minorHAnsi" w:hint="eastAsia"/>
                <w:lang w:eastAsia="en-GB"/>
              </w:rPr>
            </w:pPr>
            <w:r>
              <w:rPr>
                <w:rFonts w:asciiTheme="minorHAnsi" w:hAnsiTheme="minorHAnsi"/>
                <w:szCs w:val="20"/>
              </w:rPr>
              <w:t>SFINT11</w:t>
            </w:r>
          </w:p>
        </w:tc>
      </w:tr>
      <w:tr w:rsidR="00353812" w:rsidRPr="009527A4" w14:paraId="17048290" w14:textId="77777777">
        <w:tc>
          <w:tcPr>
            <w:tcW w:w="3964" w:type="dxa"/>
            <w:vAlign w:val="center"/>
          </w:tcPr>
          <w:p w14:paraId="5B7148FD" w14:textId="77777777" w:rsidR="00353812" w:rsidRPr="0041138D" w:rsidRDefault="00353812" w:rsidP="00353812">
            <w:pPr>
              <w:rPr>
                <w:szCs w:val="20"/>
              </w:rPr>
            </w:pPr>
            <w:r>
              <w:rPr>
                <w:rFonts w:asciiTheme="minorHAnsi" w:hAnsiTheme="minorHAnsi"/>
                <w:szCs w:val="20"/>
              </w:rPr>
              <w:t>Ingest a high-volume stream, telemetry or near-real-time feed</w:t>
            </w:r>
          </w:p>
        </w:tc>
        <w:tc>
          <w:tcPr>
            <w:tcW w:w="3544" w:type="dxa"/>
            <w:vAlign w:val="center"/>
          </w:tcPr>
          <w:p w14:paraId="2409E90E" w14:textId="77777777" w:rsidR="00353812" w:rsidRPr="0041138D" w:rsidRDefault="00353812" w:rsidP="00353812">
            <w:pPr>
              <w:rPr>
                <w:szCs w:val="20"/>
              </w:rPr>
            </w:pPr>
            <w:r>
              <w:rPr>
                <w:rFonts w:asciiTheme="minorHAnsi" w:hAnsiTheme="minorHAnsi"/>
                <w:szCs w:val="20"/>
              </w:rPr>
              <w:t>Event Hubs stream ingestion</w:t>
            </w:r>
          </w:p>
        </w:tc>
        <w:tc>
          <w:tcPr>
            <w:tcW w:w="1843" w:type="dxa"/>
            <w:vAlign w:val="center"/>
          </w:tcPr>
          <w:p w14:paraId="2B3E7B14" w14:textId="77777777" w:rsidR="00353812" w:rsidRPr="0041138D" w:rsidRDefault="00353812" w:rsidP="00353812">
            <w:pPr>
              <w:rPr>
                <w:szCs w:val="20"/>
              </w:rPr>
            </w:pPr>
            <w:r>
              <w:rPr>
                <w:rFonts w:asciiTheme="minorHAnsi" w:hAnsiTheme="minorHAnsi"/>
                <w:szCs w:val="20"/>
              </w:rPr>
              <w:t>SFINT14</w:t>
            </w:r>
          </w:p>
        </w:tc>
      </w:tr>
      <w:tr w:rsidR="00353812" w:rsidRPr="009527A4" w14:paraId="6C2C0895" w14:textId="77777777">
        <w:tc>
          <w:tcPr>
            <w:tcW w:w="3964" w:type="dxa"/>
            <w:vAlign w:val="center"/>
          </w:tcPr>
          <w:p w14:paraId="23118F0D" w14:textId="77777777" w:rsidR="00353812" w:rsidRPr="0041138D" w:rsidRDefault="00353812" w:rsidP="00353812">
            <w:pPr>
              <w:rPr>
                <w:szCs w:val="20"/>
              </w:rPr>
            </w:pPr>
            <w:r>
              <w:rPr>
                <w:rFonts w:asciiTheme="minorHAnsi" w:hAnsiTheme="minorHAnsi"/>
                <w:szCs w:val="20"/>
              </w:rPr>
              <w:t>Run a multi-step process with conditional routing and exception handling</w:t>
            </w:r>
          </w:p>
        </w:tc>
        <w:tc>
          <w:tcPr>
            <w:tcW w:w="3544" w:type="dxa"/>
            <w:vAlign w:val="center"/>
          </w:tcPr>
          <w:p w14:paraId="73A9BD29" w14:textId="77777777" w:rsidR="00353812" w:rsidRPr="0041138D" w:rsidRDefault="00353812" w:rsidP="00353812">
            <w:pPr>
              <w:rPr>
                <w:szCs w:val="20"/>
              </w:rPr>
            </w:pPr>
            <w:r>
              <w:rPr>
                <w:rFonts w:asciiTheme="minorHAnsi" w:hAnsiTheme="minorHAnsi"/>
                <w:szCs w:val="20"/>
              </w:rPr>
              <w:t>Logic Apps orchestration</w:t>
            </w:r>
          </w:p>
        </w:tc>
        <w:tc>
          <w:tcPr>
            <w:tcW w:w="1843" w:type="dxa"/>
            <w:vAlign w:val="center"/>
          </w:tcPr>
          <w:p w14:paraId="51CACD1F" w14:textId="77777777" w:rsidR="00353812" w:rsidRPr="0041138D" w:rsidRDefault="00353812" w:rsidP="00353812">
            <w:pPr>
              <w:rPr>
                <w:szCs w:val="20"/>
              </w:rPr>
            </w:pPr>
            <w:r>
              <w:rPr>
                <w:rFonts w:asciiTheme="minorHAnsi" w:hAnsiTheme="minorHAnsi"/>
                <w:szCs w:val="20"/>
              </w:rPr>
              <w:t>SFINT15</w:t>
            </w:r>
          </w:p>
        </w:tc>
      </w:tr>
      <w:tr w:rsidR="00353812" w:rsidRPr="009527A4" w14:paraId="30151AC2" w14:textId="77777777">
        <w:tc>
          <w:tcPr>
            <w:tcW w:w="3964" w:type="dxa"/>
            <w:vAlign w:val="center"/>
          </w:tcPr>
          <w:p w14:paraId="705232AA" w14:textId="77777777" w:rsidR="00353812" w:rsidRPr="0041138D" w:rsidRDefault="00353812" w:rsidP="00353812">
            <w:pPr>
              <w:rPr>
                <w:szCs w:val="20"/>
              </w:rPr>
            </w:pPr>
            <w:r>
              <w:rPr>
                <w:rFonts w:asciiTheme="minorHAnsi" w:hAnsiTheme="minorHAnsi"/>
                <w:szCs w:val="20"/>
              </w:rPr>
              <w:t>Apply a small code-based transformation or validation step</w:t>
            </w:r>
          </w:p>
        </w:tc>
        <w:tc>
          <w:tcPr>
            <w:tcW w:w="3544" w:type="dxa"/>
            <w:vAlign w:val="center"/>
          </w:tcPr>
          <w:p w14:paraId="1C6E8B63" w14:textId="77777777" w:rsidR="00353812" w:rsidRPr="0041138D" w:rsidRDefault="00353812" w:rsidP="00353812">
            <w:pPr>
              <w:rPr>
                <w:szCs w:val="20"/>
              </w:rPr>
            </w:pPr>
            <w:r>
              <w:rPr>
                <w:rFonts w:asciiTheme="minorHAnsi" w:hAnsiTheme="minorHAnsi"/>
                <w:szCs w:val="20"/>
              </w:rPr>
              <w:t>Azure Function, message translator</w:t>
            </w:r>
          </w:p>
        </w:tc>
        <w:tc>
          <w:tcPr>
            <w:tcW w:w="1843" w:type="dxa"/>
            <w:vAlign w:val="center"/>
          </w:tcPr>
          <w:p w14:paraId="57E61088" w14:textId="77777777" w:rsidR="00353812" w:rsidRPr="0041138D" w:rsidRDefault="00122229" w:rsidP="00353812">
            <w:pPr>
              <w:rPr>
                <w:szCs w:val="20"/>
              </w:rPr>
            </w:pPr>
            <w:r>
              <w:rPr>
                <w:rFonts w:asciiTheme="minorHAnsi" w:hAnsiTheme="minorHAnsi"/>
                <w:szCs w:val="20"/>
              </w:rPr>
              <w:t>SFINT21</w:t>
            </w:r>
          </w:p>
        </w:tc>
      </w:tr>
      <w:tr w:rsidR="00353812" w:rsidRPr="009527A4" w14:paraId="2476FB84" w14:textId="77777777">
        <w:tc>
          <w:tcPr>
            <w:tcW w:w="3964" w:type="dxa"/>
            <w:vAlign w:val="center"/>
          </w:tcPr>
          <w:p w14:paraId="34B046CA" w14:textId="77777777" w:rsidR="00353812" w:rsidRPr="0041138D" w:rsidRDefault="00353812" w:rsidP="00353812">
            <w:pPr>
              <w:rPr>
                <w:szCs w:val="20"/>
              </w:rPr>
            </w:pPr>
            <w:r>
              <w:rPr>
                <w:rFonts w:asciiTheme="minorHAnsi" w:hAnsiTheme="minorHAnsi"/>
                <w:szCs w:val="20"/>
              </w:rPr>
              <w:t>Ingest a batch into Snowflake for reporting or analytics</w:t>
            </w:r>
          </w:p>
        </w:tc>
        <w:tc>
          <w:tcPr>
            <w:tcW w:w="3544" w:type="dxa"/>
            <w:vAlign w:val="center"/>
          </w:tcPr>
          <w:p w14:paraId="699883B4" w14:textId="77777777" w:rsidR="00353812" w:rsidRPr="0041138D" w:rsidRDefault="00353812" w:rsidP="00353812">
            <w:pPr>
              <w:rPr>
                <w:szCs w:val="20"/>
              </w:rPr>
            </w:pPr>
            <w:r>
              <w:rPr>
                <w:rFonts w:asciiTheme="minorHAnsi" w:hAnsiTheme="minorHAnsi"/>
                <w:szCs w:val="20"/>
              </w:rPr>
              <w:t xml:space="preserve">Data platform pattern, ADF, Blob, </w:t>
            </w:r>
            <w:proofErr w:type="spellStart"/>
            <w:r>
              <w:rPr>
                <w:rFonts w:asciiTheme="minorHAnsi" w:hAnsiTheme="minorHAnsi"/>
                <w:szCs w:val="20"/>
              </w:rPr>
              <w:t>Snowpipe</w:t>
            </w:r>
            <w:proofErr w:type="spellEnd"/>
          </w:p>
        </w:tc>
        <w:tc>
          <w:tcPr>
            <w:tcW w:w="1843" w:type="dxa"/>
            <w:vAlign w:val="center"/>
          </w:tcPr>
          <w:p w14:paraId="1B0185CE" w14:textId="77777777" w:rsidR="00353812" w:rsidRPr="0041138D" w:rsidRDefault="00353812" w:rsidP="00353812">
            <w:pPr>
              <w:rPr>
                <w:szCs w:val="20"/>
              </w:rPr>
            </w:pPr>
            <w:r>
              <w:rPr>
                <w:rFonts w:asciiTheme="minorHAnsi" w:hAnsiTheme="minorHAnsi"/>
                <w:szCs w:val="20"/>
              </w:rPr>
              <w:t xml:space="preserve">Section </w:t>
            </w:r>
            <w:r>
              <w:rPr>
                <w:szCs w:val="20"/>
              </w:rPr>
              <w:t>9</w:t>
            </w:r>
          </w:p>
        </w:tc>
      </w:tr>
      <w:tr w:rsidR="00353812" w:rsidRPr="009527A4" w14:paraId="29C8CF33" w14:textId="77777777">
        <w:tc>
          <w:tcPr>
            <w:tcW w:w="3964" w:type="dxa"/>
            <w:vAlign w:val="center"/>
          </w:tcPr>
          <w:p w14:paraId="039BBBF7" w14:textId="77777777" w:rsidR="00353812" w:rsidRPr="0041138D" w:rsidRDefault="00353812" w:rsidP="00353812">
            <w:pPr>
              <w:rPr>
                <w:szCs w:val="20"/>
              </w:rPr>
            </w:pPr>
            <w:r>
              <w:rPr>
                <w:rFonts w:asciiTheme="minorHAnsi" w:hAnsiTheme="minorHAnsi"/>
                <w:szCs w:val="20"/>
              </w:rPr>
              <w:t>Run an operational real-time transaction between applications</w:t>
            </w:r>
          </w:p>
        </w:tc>
        <w:tc>
          <w:tcPr>
            <w:tcW w:w="3544" w:type="dxa"/>
            <w:vAlign w:val="center"/>
          </w:tcPr>
          <w:p w14:paraId="0886B160" w14:textId="77777777" w:rsidR="00353812" w:rsidRPr="0041138D" w:rsidRDefault="00353812" w:rsidP="00353812">
            <w:pPr>
              <w:rPr>
                <w:szCs w:val="20"/>
              </w:rPr>
            </w:pPr>
            <w:r>
              <w:rPr>
                <w:rFonts w:asciiTheme="minorHAnsi" w:hAnsiTheme="minorHAnsi"/>
                <w:szCs w:val="20"/>
              </w:rPr>
              <w:t>API or messaging pattern, not Snowflake as an intermediary</w:t>
            </w:r>
          </w:p>
        </w:tc>
        <w:tc>
          <w:tcPr>
            <w:tcW w:w="1843" w:type="dxa"/>
            <w:vAlign w:val="center"/>
          </w:tcPr>
          <w:p w14:paraId="324F5DA8" w14:textId="77777777" w:rsidR="00353812" w:rsidRPr="0041138D" w:rsidRDefault="00353812" w:rsidP="00353812">
            <w:pPr>
              <w:rPr>
                <w:szCs w:val="20"/>
              </w:rPr>
            </w:pPr>
            <w:r>
              <w:rPr>
                <w:rFonts w:asciiTheme="minorHAnsi" w:hAnsiTheme="minorHAnsi"/>
                <w:szCs w:val="20"/>
              </w:rPr>
              <w:t>SFINT1 to SFINT9</w:t>
            </w:r>
          </w:p>
        </w:tc>
      </w:tr>
    </w:tbl>
    <w:p w14:paraId="17C190DA" w14:textId="77777777" w:rsidR="0041138D" w:rsidRPr="0041138D" w:rsidRDefault="0041138D" w:rsidP="0041138D">
      <w:pPr>
        <w:spacing w:after="120"/>
        <w:rPr>
          <w:szCs w:val="20"/>
        </w:rPr>
      </w:pPr>
    </w:p>
    <w:p w14:paraId="77DEACF2" w14:textId="77777777" w:rsidR="0041138D" w:rsidRDefault="0041138D" w:rsidP="0041138D">
      <w:pPr>
        <w:pStyle w:val="Heading2"/>
      </w:pPr>
      <w:bookmarkStart w:id="110" w:name="_7.3_Detailed_Architecture"/>
      <w:bookmarkStart w:id="111" w:name="_Detailed_Decision_Tree"/>
      <w:bookmarkStart w:id="112" w:name="_Toc239457534"/>
      <w:bookmarkStart w:id="113" w:name="_Toc239852292"/>
      <w:bookmarkStart w:id="114" w:name="_Toc239980599"/>
      <w:bookmarkStart w:id="115" w:name="_Toc240018792"/>
      <w:bookmarkEnd w:id="110"/>
      <w:bookmarkEnd w:id="111"/>
      <w:r>
        <w:t>Detailed Decision Tree</w:t>
      </w:r>
      <w:bookmarkEnd w:id="112"/>
      <w:bookmarkEnd w:id="113"/>
      <w:bookmarkEnd w:id="114"/>
      <w:bookmarkEnd w:id="115"/>
    </w:p>
    <w:p w14:paraId="349DB122" w14:textId="77777777" w:rsidR="00FE4F0E" w:rsidRPr="00FE4F0E" w:rsidRDefault="00FE4F0E" w:rsidP="00FE4F0E"/>
    <w:p w14:paraId="20A12A83" w14:textId="77777777" w:rsidR="0041138D" w:rsidRPr="0041138D" w:rsidRDefault="0041138D" w:rsidP="0041138D">
      <w:pPr>
        <w:spacing w:after="120"/>
        <w:rPr>
          <w:szCs w:val="20"/>
        </w:rPr>
      </w:pPr>
      <w:r>
        <w:rPr>
          <w:szCs w:val="20"/>
        </w:rPr>
        <w:t>The decision tree below resolves an integration need to a pattern family by asking about interaction style, timing and delivery guarantees, read from the top, and it names no technology. The matrix in 7.1 then maps the chosen family to the Azure capabilities that realise it, and the catalogue in Section 8 specifies each pattern in full.</w:t>
      </w:r>
    </w:p>
    <w:p w14:paraId="61E8B02A" w14:textId="77777777" w:rsidR="0041138D" w:rsidRPr="0041138D" w:rsidRDefault="0041138D" w:rsidP="0041138D">
      <w:pPr>
        <w:spacing w:before="90" w:after="130"/>
        <w:rPr>
          <w:szCs w:val="20"/>
        </w:rPr>
      </w:pPr>
    </w:p>
    <w:p w14:paraId="36BB2D86" w14:textId="77777777" w:rsidR="0041138D" w:rsidRPr="0041138D" w:rsidRDefault="0041138D" w:rsidP="0041138D">
      <w:pPr>
        <w:spacing w:before="90" w:after="130"/>
        <w:rPr>
          <w:szCs w:val="20"/>
        </w:rPr>
      </w:pPr>
      <w:r>
        <w:rPr>
          <w:noProof/>
          <w:szCs w:val="20"/>
        </w:rPr>
        <w:drawing>
          <wp:inline distT="0" distB="0" distL="0" distR="0" wp14:anchorId="09BACE1D" wp14:editId="184A0594">
            <wp:extent cx="5466212" cy="3175000"/>
            <wp:effectExtent l="0" t="0" r="1270" b="6350"/>
            <wp:docPr id="617880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7955" cy="3181821"/>
                    </a:xfrm>
                    <a:prstGeom prst="rect">
                      <a:avLst/>
                    </a:prstGeom>
                    <a:noFill/>
                  </pic:spPr>
                </pic:pic>
              </a:graphicData>
            </a:graphic>
          </wp:inline>
        </w:drawing>
      </w:r>
    </w:p>
    <w:p w14:paraId="45CE4798" w14:textId="77777777" w:rsidR="0041138D" w:rsidRDefault="00FE4F0E" w:rsidP="0041138D">
      <w:pPr>
        <w:pStyle w:val="Heading2"/>
      </w:pPr>
      <w:bookmarkStart w:id="116" w:name="_Example"/>
      <w:bookmarkStart w:id="117" w:name="_Toc239980600"/>
      <w:bookmarkStart w:id="118" w:name="_Toc240018793"/>
      <w:bookmarkEnd w:id="116"/>
      <w:r>
        <w:lastRenderedPageBreak/>
        <w:t>Example</w:t>
      </w:r>
      <w:bookmarkEnd w:id="117"/>
      <w:bookmarkEnd w:id="118"/>
    </w:p>
    <w:p w14:paraId="159D6ADD" w14:textId="77777777" w:rsidR="00FE4F0E" w:rsidRPr="00FE4F0E" w:rsidRDefault="00FE4F0E" w:rsidP="00FE4F0E"/>
    <w:p w14:paraId="53194F30" w14:textId="77777777" w:rsidR="0041138D" w:rsidRDefault="0041138D" w:rsidP="0041138D">
      <w:pPr>
        <w:rPr>
          <w:szCs w:val="20"/>
        </w:rPr>
      </w:pPr>
      <w:r>
        <w:rPr>
          <w:szCs w:val="20"/>
        </w:rPr>
        <w:t>This example demonstrates the application of the Systems Integration Framework to a representative insurance integration scenario, illustrating how decision guidance, architectural patterns and governance controls are applied together.</w:t>
      </w:r>
    </w:p>
    <w:p w14:paraId="0CFFD967" w14:textId="77777777" w:rsidR="00FE4F0E" w:rsidRPr="0041138D" w:rsidRDefault="00FE4F0E" w:rsidP="0041138D">
      <w:pPr>
        <w:rPr>
          <w:szCs w:val="20"/>
        </w:rPr>
      </w:pPr>
    </w:p>
    <w:p w14:paraId="4E440CA6" w14:textId="77777777" w:rsidR="0041138D" w:rsidRDefault="0041138D" w:rsidP="0041138D">
      <w:pPr>
        <w:spacing w:before="40" w:after="110"/>
        <w:rPr>
          <w:szCs w:val="20"/>
        </w:rPr>
      </w:pPr>
      <w:r>
        <w:rPr>
          <w:b/>
          <w:szCs w:val="20"/>
        </w:rPr>
        <w:t xml:space="preserve">The problem. </w:t>
      </w:r>
      <w:r>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23A61A0B" w14:textId="77777777" w:rsidR="0041138D" w:rsidRPr="0041138D" w:rsidRDefault="0041138D" w:rsidP="0041138D">
      <w:pPr>
        <w:spacing w:before="40" w:after="110"/>
        <w:rPr>
          <w:szCs w:val="20"/>
        </w:rPr>
      </w:pPr>
      <w:r>
        <w:rPr>
          <w:b/>
          <w:szCs w:val="20"/>
        </w:rPr>
        <w:t xml:space="preserve">Using the document. </w:t>
      </w:r>
    </w:p>
    <w:p w14:paraId="3641D464" w14:textId="77777777" w:rsidR="0041138D" w:rsidRPr="00C64372" w:rsidRDefault="0041138D">
      <w:pPr>
        <w:pStyle w:val="ListParagraph"/>
        <w:numPr>
          <w:ilvl w:val="0"/>
          <w:numId w:val="17"/>
        </w:numPr>
        <w:spacing w:after="46" w:line="270" w:lineRule="auto"/>
        <w:rPr>
          <w:b/>
          <w:szCs w:val="20"/>
        </w:rPr>
      </w:pPr>
      <w:r>
        <w:rPr>
          <w:b/>
          <w:szCs w:val="20"/>
        </w:rPr>
        <w:t xml:space="preserve">Pattern Selection Process - </w:t>
      </w:r>
      <w:r>
        <w:rPr>
          <w:szCs w:val="20"/>
        </w:rPr>
        <w:t>The task is to choose a pattern for a specific need, so the reading path sends the reader to the decision tree in 7.3 and then the catalogue in Section 8.</w:t>
      </w:r>
    </w:p>
    <w:p w14:paraId="167DC33E" w14:textId="77777777" w:rsidR="0041138D" w:rsidRPr="00C64372" w:rsidRDefault="0041138D">
      <w:pPr>
        <w:pStyle w:val="ListParagraph"/>
        <w:numPr>
          <w:ilvl w:val="0"/>
          <w:numId w:val="17"/>
        </w:numPr>
        <w:spacing w:after="46" w:line="270" w:lineRule="auto"/>
        <w:rPr>
          <w:szCs w:val="20"/>
        </w:rPr>
      </w:pPr>
      <w:r>
        <w:rPr>
          <w:b/>
          <w:szCs w:val="20"/>
        </w:rPr>
        <w:t xml:space="preserve">The decision tree (7.3) - </w:t>
      </w:r>
      <w:r>
        <w:rPr>
          <w:szCs w:val="20"/>
        </w:rPr>
        <w:t>The scenario is plainly multi-step, so it is split into its parts, and each part is read from the top of the tree, landing on one pattern family with no technology chosen yet.</w:t>
      </w:r>
    </w:p>
    <w:p w14:paraId="71B7DCDD" w14:textId="77777777" w:rsidR="00C64372" w:rsidRPr="00C64372" w:rsidRDefault="0041138D">
      <w:pPr>
        <w:pStyle w:val="ListParagraph"/>
        <w:numPr>
          <w:ilvl w:val="0"/>
          <w:numId w:val="17"/>
        </w:numPr>
        <w:spacing w:after="46" w:line="270" w:lineRule="auto"/>
        <w:rPr>
          <w:szCs w:val="20"/>
        </w:rPr>
      </w:pPr>
      <w:r>
        <w:rPr>
          <w:b/>
          <w:szCs w:val="20"/>
        </w:rPr>
        <w:t xml:space="preserve">The matrix and use cases (7.1 and 7.2) - </w:t>
      </w:r>
      <w:r>
        <w:rPr>
          <w:szCs w:val="20"/>
        </w:rPr>
        <w:t>The matrix confirms the Azure capability that realises each family, and the common use cases show the same scenarios already recognised, so nothing is invented.</w:t>
      </w:r>
    </w:p>
    <w:p w14:paraId="35A10518" w14:textId="77777777" w:rsidR="00C64372" w:rsidRPr="00C64372" w:rsidRDefault="0041138D">
      <w:pPr>
        <w:pStyle w:val="ListParagraph"/>
        <w:numPr>
          <w:ilvl w:val="0"/>
          <w:numId w:val="17"/>
        </w:numPr>
        <w:spacing w:after="46" w:line="270" w:lineRule="auto"/>
        <w:rPr>
          <w:szCs w:val="20"/>
        </w:rPr>
      </w:pPr>
      <w:r>
        <w:rPr>
          <w:b/>
          <w:szCs w:val="20"/>
        </w:rPr>
        <w:t xml:space="preserve">The catalogue (Section 8) - </w:t>
      </w:r>
      <w:r>
        <w:rPr>
          <w:szCs w:val="20"/>
        </w:rPr>
        <w:t>Each chosen pattern is opened for its full specification, the problem it solves, the solution, when to use and avoid it, its security boundary and its non-functional profile.</w:t>
      </w:r>
    </w:p>
    <w:p w14:paraId="7D4D3877" w14:textId="77777777" w:rsidR="00FE4F0E" w:rsidRPr="00C64372" w:rsidRDefault="0041138D">
      <w:pPr>
        <w:pStyle w:val="ListParagraph"/>
        <w:numPr>
          <w:ilvl w:val="0"/>
          <w:numId w:val="17"/>
        </w:numPr>
        <w:spacing w:after="46" w:line="270" w:lineRule="auto"/>
        <w:rPr>
          <w:b/>
          <w:szCs w:val="20"/>
        </w:rPr>
      </w:pPr>
      <w:r>
        <w:rPr>
          <w:b/>
          <w:szCs w:val="20"/>
        </w:rPr>
        <w:t xml:space="preserve">Scope and governance (Sections 10, 12 and 13) - </w:t>
      </w:r>
      <w:r>
        <w:rPr>
          <w:szCs w:val="20"/>
        </w:rPr>
        <w:t>Section 10 places the insurance scenario, Section 12 sets the guardrails and Section 13 describes how the design goes to the Technical Design Authority for sign-off.</w:t>
      </w:r>
    </w:p>
    <w:p w14:paraId="167C29C4"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345AF37C" w14:textId="77777777" w:rsidR="0041138D" w:rsidRPr="0041138D" w:rsidRDefault="0041138D" w:rsidP="0041138D">
      <w:pPr>
        <w:spacing w:before="40" w:after="110"/>
        <w:rPr>
          <w:szCs w:val="20"/>
        </w:rPr>
      </w:pPr>
      <w:r>
        <w:rPr>
          <w:b/>
          <w:szCs w:val="20"/>
        </w:rPr>
        <w:t xml:space="preserve">Walking the decision. </w:t>
      </w:r>
    </w:p>
    <w:p w14:paraId="203BA721" w14:textId="77777777" w:rsidR="0041138D" w:rsidRPr="0041138D" w:rsidRDefault="0041138D">
      <w:pPr>
        <w:pStyle w:val="ListParagraph"/>
        <w:numPr>
          <w:ilvl w:val="0"/>
          <w:numId w:val="16"/>
        </w:numPr>
        <w:spacing w:after="46" w:line="270" w:lineRule="auto"/>
        <w:contextualSpacing w:val="0"/>
        <w:rPr>
          <w:szCs w:val="20"/>
        </w:rPr>
      </w:pPr>
      <w:r>
        <w:rPr>
          <w:b/>
          <w:szCs w:val="20"/>
        </w:rPr>
        <w:t xml:space="preserve">Inbound bordereau. </w:t>
      </w:r>
      <w:r>
        <w:rPr>
          <w:szCs w:val="20"/>
        </w:rPr>
        <w:t>The submission is a file, so it is taken in through event-driven file ingestion (SFINT19).</w:t>
      </w:r>
    </w:p>
    <w:p w14:paraId="2B87509E" w14:textId="77777777" w:rsidR="0041138D" w:rsidRPr="0041138D" w:rsidRDefault="0041138D">
      <w:pPr>
        <w:pStyle w:val="ListParagraph"/>
        <w:numPr>
          <w:ilvl w:val="0"/>
          <w:numId w:val="16"/>
        </w:numPr>
        <w:spacing w:after="46" w:line="270" w:lineRule="auto"/>
        <w:contextualSpacing w:val="0"/>
        <w:rPr>
          <w:szCs w:val="20"/>
        </w:rPr>
      </w:pPr>
      <w:r>
        <w:rPr>
          <w:b/>
          <w:szCs w:val="20"/>
        </w:rPr>
        <w:t xml:space="preserve">Into the internal model. </w:t>
      </w:r>
      <w:r>
        <w:rPr>
          <w:szCs w:val="20"/>
        </w:rPr>
        <w:t>The broker format is not the Chaucer format, so the payload is translated to the canonical model before anything downstream sees it (SFINT21).</w:t>
      </w:r>
    </w:p>
    <w:p w14:paraId="012C76A6" w14:textId="77777777" w:rsidR="0041138D" w:rsidRPr="0041138D" w:rsidRDefault="0041138D">
      <w:pPr>
        <w:pStyle w:val="ListParagraph"/>
        <w:numPr>
          <w:ilvl w:val="0"/>
          <w:numId w:val="16"/>
        </w:numPr>
        <w:spacing w:after="46" w:line="270" w:lineRule="auto"/>
        <w:contextualSpacing w:val="0"/>
        <w:rPr>
          <w:szCs w:val="20"/>
        </w:rPr>
      </w:pPr>
      <w:r>
        <w:rPr>
          <w:b/>
          <w:szCs w:val="20"/>
        </w:rPr>
        <w:t xml:space="preserve">The core process. </w:t>
      </w:r>
      <w:r>
        <w:rPr>
          <w:szCs w:val="20"/>
        </w:rPr>
        <w:t>The work spans several systems and runs long, with validation and calculation, so it resolves to orchestration (SFINT15), which sequences validate, calculate accumulation and confirm the bind.</w:t>
      </w:r>
    </w:p>
    <w:p w14:paraId="21D06917" w14:textId="77777777" w:rsidR="0041138D" w:rsidRPr="0041138D" w:rsidRDefault="0041138D">
      <w:pPr>
        <w:pStyle w:val="ListParagraph"/>
        <w:numPr>
          <w:ilvl w:val="0"/>
          <w:numId w:val="16"/>
        </w:numPr>
        <w:spacing w:after="46" w:line="270" w:lineRule="auto"/>
        <w:contextualSpacing w:val="0"/>
        <w:rPr>
          <w:szCs w:val="20"/>
        </w:rPr>
      </w:pPr>
      <w:r>
        <w:rPr>
          <w:b/>
          <w:szCs w:val="20"/>
        </w:rPr>
        <w:t xml:space="preserve">The confirmed instruction. </w:t>
      </w:r>
      <w:r>
        <w:rPr>
          <w:szCs w:val="20"/>
        </w:rPr>
        <w:t>It must reach the policy system without loss, so it travels as guaranteed-delivery reliable messaging (SFINT8).</w:t>
      </w:r>
    </w:p>
    <w:p w14:paraId="535C6655" w14:textId="77777777" w:rsidR="0041138D" w:rsidRPr="0041138D" w:rsidRDefault="0041138D" w:rsidP="0041138D">
      <w:pPr>
        <w:spacing w:after="46" w:line="270" w:lineRule="auto"/>
        <w:ind w:left="360"/>
        <w:rPr>
          <w:szCs w:val="20"/>
        </w:rPr>
      </w:pPr>
      <w:r>
        <w:rPr>
          <w:b/>
          <w:szCs w:val="20"/>
        </w:rPr>
        <w:t xml:space="preserve">Telling the rest. </w:t>
      </w:r>
      <w:r>
        <w:rPr>
          <w:szCs w:val="20"/>
        </w:rPr>
        <w:t>Downstream teams need to know but are not on the critical path, so they are told through a discrete event notification (SFINT11).</w:t>
      </w:r>
      <w:r>
        <w:rPr>
          <w:szCs w:val="20"/>
        </w:rPr>
        <w:br/>
      </w:r>
    </w:p>
    <w:p w14:paraId="1ACE9B18" w14:textId="77777777" w:rsidR="0041138D" w:rsidRPr="0041138D" w:rsidRDefault="0041138D" w:rsidP="0041138D">
      <w:pPr>
        <w:spacing w:before="40" w:after="110"/>
        <w:rPr>
          <w:szCs w:val="20"/>
        </w:rPr>
      </w:pPr>
      <w:r>
        <w:rPr>
          <w:b/>
          <w:szCs w:val="20"/>
        </w:rPr>
        <w:t xml:space="preserve">The solution. </w:t>
      </w:r>
      <w:r>
        <w:rPr>
          <w:szCs w:val="20"/>
        </w:rPr>
        <w:t>End to end, the bordereau lands and file ingestion (SFINT19) pick it up, canonical translation (SFINT21)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0320992D" w14:textId="77777777" w:rsidR="0041138D" w:rsidRPr="0041138D" w:rsidRDefault="0041138D" w:rsidP="0041138D">
      <w:pPr>
        <w:spacing w:before="40" w:after="110"/>
        <w:rPr>
          <w:szCs w:val="20"/>
        </w:rPr>
      </w:pPr>
      <w:r>
        <w:rPr>
          <w:b/>
          <w:szCs w:val="20"/>
        </w:rPr>
        <w:t>Architectural Rationale.</w:t>
      </w:r>
      <w:r>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12 and the Technical Design Authority (TDA) review process. The required levels of reliability, traceability and governance are achieved through the application of approved integration patterns and supporting framework controls.</w:t>
      </w:r>
    </w:p>
    <w:p w14:paraId="14A10255" w14:textId="77777777" w:rsidR="0041138D" w:rsidRDefault="0041138D" w:rsidP="006F79A8">
      <w:pPr>
        <w:pStyle w:val="Heading1"/>
        <w:ind w:left="431" w:hanging="431"/>
      </w:pPr>
      <w:bookmarkStart w:id="119" w:name="_8._Enterprise_Pattern"/>
      <w:bookmarkStart w:id="120" w:name="_Enterprise_Pattern_Catalogue"/>
      <w:bookmarkStart w:id="121" w:name="_Toc239852294"/>
      <w:bookmarkStart w:id="122" w:name="_Toc239980601"/>
      <w:bookmarkStart w:id="123" w:name="_Toc240018794"/>
      <w:bookmarkEnd w:id="119"/>
      <w:bookmarkEnd w:id="120"/>
      <w:r>
        <w:lastRenderedPageBreak/>
        <w:t>Enterprise Pattern Catalogue</w:t>
      </w:r>
      <w:bookmarkEnd w:id="121"/>
      <w:bookmarkEnd w:id="122"/>
      <w:bookmarkEnd w:id="123"/>
    </w:p>
    <w:p w14:paraId="7FE32615" w14:textId="77777777" w:rsidR="00FE4F0E" w:rsidRPr="00FE4F0E" w:rsidRDefault="00FE4F0E" w:rsidP="00FE4F0E"/>
    <w:p w14:paraId="4838F51B" w14:textId="77777777" w:rsidR="0041138D" w:rsidRDefault="0041138D" w:rsidP="0041138D">
      <w:pPr>
        <w:pStyle w:val="Heading2"/>
      </w:pPr>
      <w:bookmarkStart w:id="124" w:name="_Toc239852295"/>
      <w:bookmarkStart w:id="125" w:name="_Toc239980602"/>
      <w:bookmarkStart w:id="126" w:name="_Toc240018795"/>
      <w:r>
        <w:t>Enterprise Pattern Index and Boundary Applicability</w:t>
      </w:r>
      <w:bookmarkEnd w:id="124"/>
      <w:bookmarkEnd w:id="125"/>
      <w:bookmarkEnd w:id="126"/>
    </w:p>
    <w:p w14:paraId="4C1FE1DA" w14:textId="77777777" w:rsidR="00FE4F0E" w:rsidRPr="00FE4F0E" w:rsidRDefault="00FE4F0E" w:rsidP="00FE4F0E"/>
    <w:p w14:paraId="7E284840" w14:textId="77777777" w:rsidR="00363CBA" w:rsidRDefault="0041138D" w:rsidP="0041138D">
      <w:pPr>
        <w:rPr>
          <w:szCs w:val="20"/>
        </w:rPr>
      </w:pPr>
      <w:r>
        <w:rPr>
          <w:szCs w:val="20"/>
        </w:rPr>
        <w:t>The Systems Integration Framework defines a single enterprise pattern catalogue that applies across internal Chaucer integrations and Chaucer-to-third-party integrations. Patterns are classified by integration boundary to ensure that delivery teams and suppliers understand where each pattern is appropriate and what additional controls are required.</w:t>
      </w:r>
    </w:p>
    <w:p w14:paraId="6A68BA34" w14:textId="77777777" w:rsidR="0041138D" w:rsidRPr="0041138D" w:rsidRDefault="0041138D" w:rsidP="0041138D">
      <w:pPr>
        <w:rPr>
          <w:szCs w:val="20"/>
        </w:rPr>
      </w:pPr>
      <w:r>
        <w:rPr>
          <w:szCs w:val="20"/>
        </w:rPr>
        <w:tab/>
      </w:r>
    </w:p>
    <w:p w14:paraId="4EBC5FF1" w14:textId="77777777" w:rsidR="0041138D" w:rsidRDefault="0041138D" w:rsidP="0041138D">
      <w:pPr>
        <w:rPr>
          <w:szCs w:val="20"/>
        </w:rPr>
      </w:pPr>
      <w:r>
        <w:rPr>
          <w:szCs w:val="20"/>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2BB96E7A" w14:textId="77777777" w:rsidR="00363CBA" w:rsidRPr="0041138D" w:rsidRDefault="00363CBA" w:rsidP="0041138D">
      <w:pPr>
        <w:rPr>
          <w:szCs w:val="20"/>
        </w:rPr>
      </w:pPr>
    </w:p>
    <w:p w14:paraId="03D01491" w14:textId="77777777" w:rsidR="00FE4F0E" w:rsidRDefault="0041138D" w:rsidP="0041138D">
      <w:pPr>
        <w:rPr>
          <w:szCs w:val="20"/>
        </w:rPr>
      </w:pPr>
      <w:r>
        <w:rPr>
          <w:szCs w:val="20"/>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60B1B4C6" w14:textId="77777777" w:rsidR="0041138D" w:rsidRDefault="0041138D" w:rsidP="0041138D">
      <w:pPr>
        <w:rPr>
          <w:rFonts w:eastAsia="Times New Roman" w:cs="Times New Roman"/>
          <w:color w:val="132040" w:themeColor="accent1" w:themeShade="BF"/>
          <w:sz w:val="24"/>
          <w:szCs w:val="26"/>
        </w:rPr>
      </w:pPr>
      <w:r>
        <w:rPr>
          <w:szCs w:val="20"/>
        </w:rPr>
        <w:br/>
      </w:r>
      <w:r>
        <w:rPr>
          <w:rFonts w:eastAsia="Times New Roman" w:cs="Times New Roman"/>
          <w:color w:val="132040" w:themeColor="accent1" w:themeShade="BF"/>
          <w:sz w:val="24"/>
          <w:szCs w:val="26"/>
        </w:rPr>
        <w:t>Pattern Catalogue with Boundary Applicability</w:t>
      </w:r>
    </w:p>
    <w:p w14:paraId="1C70EF51" w14:textId="77777777" w:rsidR="00E62C5D" w:rsidRDefault="00E62C5D" w:rsidP="0041138D">
      <w:pPr>
        <w:rPr>
          <w:rFonts w:eastAsia="Times New Roman" w:cs="Times New Roman"/>
          <w:color w:val="132040" w:themeColor="accent1" w:themeShade="BF"/>
          <w:sz w:val="24"/>
          <w:szCs w:val="26"/>
        </w:rPr>
      </w:pPr>
    </w:p>
    <w:tbl>
      <w:tblPr>
        <w:tblStyle w:val="TableGridLight"/>
        <w:tblW w:w="9923" w:type="dxa"/>
        <w:tblInd w:w="-572" w:type="dxa"/>
        <w:tblLook w:val="04A0" w:firstRow="1" w:lastRow="0" w:firstColumn="1" w:lastColumn="0" w:noHBand="0" w:noVBand="1"/>
      </w:tblPr>
      <w:tblGrid>
        <w:gridCol w:w="912"/>
        <w:gridCol w:w="1401"/>
        <w:gridCol w:w="1126"/>
        <w:gridCol w:w="968"/>
        <w:gridCol w:w="969"/>
        <w:gridCol w:w="969"/>
        <w:gridCol w:w="1030"/>
        <w:gridCol w:w="1326"/>
        <w:gridCol w:w="1318"/>
      </w:tblGrid>
      <w:tr w:rsidR="00353812" w:rsidRPr="009527A4" w14:paraId="720F28FF" w14:textId="77777777" w:rsidTr="00353812">
        <w:tc>
          <w:tcPr>
            <w:tcW w:w="968" w:type="dxa"/>
            <w:tcBorders>
              <w:top w:val="single" w:sz="12" w:space="0" w:color="000000" w:themeColor="text1"/>
            </w:tcBorders>
            <w:shd w:val="clear" w:color="auto" w:fill="C1CDEC" w:themeFill="accent1" w:themeFillTint="33"/>
            <w:vAlign w:val="center"/>
          </w:tcPr>
          <w:p w14:paraId="3399B2AB"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Pattern ID</w:t>
            </w:r>
          </w:p>
        </w:tc>
        <w:tc>
          <w:tcPr>
            <w:tcW w:w="1159" w:type="dxa"/>
            <w:tcBorders>
              <w:top w:val="single" w:sz="12" w:space="0" w:color="000000" w:themeColor="text1"/>
            </w:tcBorders>
            <w:shd w:val="clear" w:color="auto" w:fill="C1CDEC" w:themeFill="accent1" w:themeFillTint="33"/>
            <w:vAlign w:val="center"/>
          </w:tcPr>
          <w:p w14:paraId="2A682576"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Pattern</w:t>
            </w:r>
          </w:p>
        </w:tc>
        <w:tc>
          <w:tcPr>
            <w:tcW w:w="1126" w:type="dxa"/>
            <w:tcBorders>
              <w:top w:val="single" w:sz="12" w:space="0" w:color="000000" w:themeColor="text1"/>
            </w:tcBorders>
            <w:shd w:val="clear" w:color="auto" w:fill="C1CDEC" w:themeFill="accent1" w:themeFillTint="33"/>
            <w:vAlign w:val="center"/>
          </w:tcPr>
          <w:p w14:paraId="7871E373"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Primary Boundary</w:t>
            </w:r>
          </w:p>
        </w:tc>
        <w:tc>
          <w:tcPr>
            <w:tcW w:w="1081" w:type="dxa"/>
            <w:tcBorders>
              <w:top w:val="single" w:sz="12" w:space="0" w:color="000000" w:themeColor="text1"/>
            </w:tcBorders>
            <w:shd w:val="clear" w:color="auto" w:fill="C1CDEC" w:themeFill="accent1" w:themeFillTint="33"/>
            <w:vAlign w:val="center"/>
          </w:tcPr>
          <w:p w14:paraId="442FACD6"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Internal</w:t>
            </w:r>
          </w:p>
        </w:tc>
        <w:tc>
          <w:tcPr>
            <w:tcW w:w="1081" w:type="dxa"/>
            <w:tcBorders>
              <w:top w:val="single" w:sz="12" w:space="0" w:color="000000" w:themeColor="text1"/>
            </w:tcBorders>
            <w:shd w:val="clear" w:color="auto" w:fill="C1CDEC" w:themeFill="accent1" w:themeFillTint="33"/>
            <w:vAlign w:val="center"/>
          </w:tcPr>
          <w:p w14:paraId="74066388"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3rd Party to Chaucer</w:t>
            </w:r>
          </w:p>
        </w:tc>
        <w:tc>
          <w:tcPr>
            <w:tcW w:w="985" w:type="dxa"/>
            <w:tcBorders>
              <w:top w:val="single" w:sz="12" w:space="0" w:color="000000" w:themeColor="text1"/>
            </w:tcBorders>
            <w:shd w:val="clear" w:color="auto" w:fill="C1CDEC" w:themeFill="accent1" w:themeFillTint="33"/>
            <w:vAlign w:val="center"/>
          </w:tcPr>
          <w:p w14:paraId="342557C9" w14:textId="77777777" w:rsidR="00353812" w:rsidRPr="00353812" w:rsidRDefault="00353812" w:rsidP="00353812">
            <w:pPr>
              <w:rPr>
                <w:rFonts w:asciiTheme="minorHAnsi" w:hAnsiTheme="minorHAnsi" w:hint="eastAsia"/>
                <w:b/>
                <w:lang w:eastAsia="en-GB"/>
              </w:rPr>
            </w:pPr>
            <w:r>
              <w:rPr>
                <w:rFonts w:asciiTheme="minorHAnsi" w:hAnsiTheme="minorHAnsi"/>
                <w:b/>
                <w:lang w:eastAsia="en-GB"/>
              </w:rPr>
              <w:t>Chaucer to 3rd Party</w:t>
            </w:r>
          </w:p>
        </w:tc>
        <w:tc>
          <w:tcPr>
            <w:tcW w:w="1030" w:type="dxa"/>
            <w:tcBorders>
              <w:top w:val="single" w:sz="12" w:space="0" w:color="000000" w:themeColor="text1"/>
            </w:tcBorders>
            <w:shd w:val="clear" w:color="auto" w:fill="C1CDEC" w:themeFill="accent1" w:themeFillTint="33"/>
            <w:vAlign w:val="center"/>
          </w:tcPr>
          <w:p w14:paraId="17A58BC5" w14:textId="77777777" w:rsidR="00353812" w:rsidRPr="00353812" w:rsidRDefault="00353812" w:rsidP="00353812">
            <w:pPr>
              <w:rPr>
                <w:rFonts w:asciiTheme="minorHAnsi" w:hAnsiTheme="minorHAnsi" w:hint="eastAsia"/>
                <w:b/>
                <w:lang w:eastAsia="en-GB"/>
              </w:rPr>
            </w:pPr>
            <w:r>
              <w:rPr>
                <w:rFonts w:asciiTheme="minorHAnsi" w:hAnsiTheme="minorHAnsi"/>
                <w:b/>
                <w:lang w:eastAsia="en-GB"/>
              </w:rPr>
              <w:t>SIF to Data Platform</w:t>
            </w:r>
          </w:p>
        </w:tc>
        <w:tc>
          <w:tcPr>
            <w:tcW w:w="1284" w:type="dxa"/>
            <w:tcBorders>
              <w:top w:val="single" w:sz="12" w:space="0" w:color="000000" w:themeColor="text1"/>
            </w:tcBorders>
            <w:shd w:val="clear" w:color="auto" w:fill="C1CDEC" w:themeFill="accent1" w:themeFillTint="33"/>
            <w:vAlign w:val="center"/>
          </w:tcPr>
          <w:p w14:paraId="44EFBE90" w14:textId="77777777" w:rsidR="00353812" w:rsidRPr="00353812" w:rsidRDefault="00353812" w:rsidP="00353812">
            <w:pPr>
              <w:rPr>
                <w:rFonts w:asciiTheme="minorHAnsi" w:hAnsiTheme="minorHAnsi" w:hint="eastAsia"/>
                <w:b/>
                <w:lang w:eastAsia="en-GB"/>
              </w:rPr>
            </w:pPr>
            <w:r>
              <w:rPr>
                <w:rFonts w:asciiTheme="minorHAnsi" w:hAnsiTheme="minorHAnsi"/>
                <w:b/>
                <w:lang w:eastAsia="en-GB"/>
              </w:rPr>
              <w:t>Primary Technology</w:t>
            </w:r>
          </w:p>
        </w:tc>
        <w:tc>
          <w:tcPr>
            <w:tcW w:w="1209" w:type="dxa"/>
            <w:tcBorders>
              <w:top w:val="single" w:sz="12" w:space="0" w:color="000000" w:themeColor="text1"/>
            </w:tcBorders>
            <w:shd w:val="clear" w:color="auto" w:fill="C1CDEC" w:themeFill="accent1" w:themeFillTint="33"/>
            <w:vAlign w:val="center"/>
          </w:tcPr>
          <w:p w14:paraId="3C6E646B" w14:textId="77777777" w:rsidR="00353812" w:rsidRPr="00353812" w:rsidRDefault="00353812" w:rsidP="00353812">
            <w:pPr>
              <w:rPr>
                <w:rFonts w:asciiTheme="minorHAnsi" w:hAnsiTheme="minorHAnsi" w:hint="eastAsia"/>
                <w:b/>
                <w:lang w:eastAsia="en-GB"/>
              </w:rPr>
            </w:pPr>
            <w:r>
              <w:rPr>
                <w:rFonts w:asciiTheme="minorHAnsi" w:hAnsiTheme="minorHAnsi"/>
                <w:b/>
                <w:lang w:eastAsia="en-GB"/>
              </w:rPr>
              <w:t>Usage Approval</w:t>
            </w:r>
          </w:p>
        </w:tc>
      </w:tr>
      <w:tr w:rsidR="00353812" w:rsidRPr="009527A4" w14:paraId="3E87C329" w14:textId="77777777" w:rsidTr="00353812">
        <w:tc>
          <w:tcPr>
            <w:tcW w:w="968" w:type="dxa"/>
            <w:vAlign w:val="center"/>
          </w:tcPr>
          <w:p w14:paraId="4AA4AD75" w14:textId="77777777" w:rsidR="00353812" w:rsidRPr="00F94A76" w:rsidRDefault="00353812" w:rsidP="00353812">
            <w:pPr>
              <w:rPr>
                <w:rFonts w:asciiTheme="minorHAnsi" w:hAnsiTheme="minorHAnsi" w:hint="eastAsia"/>
                <w:lang w:eastAsia="en-GB"/>
              </w:rPr>
            </w:pPr>
            <w:r>
              <w:rPr>
                <w:rFonts w:asciiTheme="minorHAnsi" w:hAnsiTheme="minorHAnsi"/>
                <w:szCs w:val="20"/>
              </w:rPr>
              <w:t>SIF-P01</w:t>
            </w:r>
          </w:p>
        </w:tc>
        <w:tc>
          <w:tcPr>
            <w:tcW w:w="1159" w:type="dxa"/>
            <w:vAlign w:val="center"/>
          </w:tcPr>
          <w:p w14:paraId="2A9F2DDC" w14:textId="77777777" w:rsidR="00353812" w:rsidRPr="00F94A76" w:rsidRDefault="00353812" w:rsidP="00353812">
            <w:pPr>
              <w:rPr>
                <w:rFonts w:asciiTheme="minorHAnsi" w:hAnsiTheme="minorHAnsi" w:hint="eastAsia"/>
                <w:lang w:eastAsia="en-GB"/>
              </w:rPr>
            </w:pPr>
            <w:r>
              <w:rPr>
                <w:rFonts w:asciiTheme="minorHAnsi" w:hAnsiTheme="minorHAnsi"/>
                <w:szCs w:val="20"/>
              </w:rPr>
              <w:t>Internal REST API</w:t>
            </w:r>
          </w:p>
        </w:tc>
        <w:tc>
          <w:tcPr>
            <w:tcW w:w="1126" w:type="dxa"/>
            <w:vAlign w:val="center"/>
          </w:tcPr>
          <w:p w14:paraId="37AF07EC" w14:textId="77777777" w:rsidR="00353812" w:rsidRPr="00F94A76" w:rsidRDefault="00353812" w:rsidP="00353812">
            <w:pPr>
              <w:rPr>
                <w:rFonts w:asciiTheme="minorHAnsi" w:hAnsiTheme="minorHAnsi" w:hint="eastAsia"/>
                <w:lang w:eastAsia="en-GB"/>
              </w:rPr>
            </w:pPr>
            <w:r>
              <w:rPr>
                <w:rFonts w:asciiTheme="minorHAnsi" w:hAnsiTheme="minorHAnsi"/>
                <w:szCs w:val="20"/>
              </w:rPr>
              <w:t>Internal</w:t>
            </w:r>
          </w:p>
        </w:tc>
        <w:tc>
          <w:tcPr>
            <w:tcW w:w="1081" w:type="dxa"/>
            <w:vAlign w:val="center"/>
          </w:tcPr>
          <w:p w14:paraId="50CFA8A6"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1081" w:type="dxa"/>
            <w:vAlign w:val="center"/>
          </w:tcPr>
          <w:p w14:paraId="4985BFD2"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985" w:type="dxa"/>
            <w:vAlign w:val="center"/>
          </w:tcPr>
          <w:p w14:paraId="2B1CBB20" w14:textId="77777777" w:rsidR="00353812" w:rsidRPr="00F94A76" w:rsidRDefault="00353812" w:rsidP="00353812">
            <w:pPr>
              <w:rPr>
                <w:lang w:eastAsia="en-GB"/>
              </w:rPr>
            </w:pPr>
            <w:r>
              <w:rPr>
                <w:rFonts w:ascii="Segoe UI Emoji" w:hAnsi="Segoe UI Emoji" w:cs="Segoe UI Emoji"/>
                <w:szCs w:val="20"/>
              </w:rPr>
              <w:t>❌</w:t>
            </w:r>
          </w:p>
        </w:tc>
        <w:tc>
          <w:tcPr>
            <w:tcW w:w="1030" w:type="dxa"/>
            <w:vAlign w:val="center"/>
          </w:tcPr>
          <w:p w14:paraId="08437A51" w14:textId="77777777" w:rsidR="00353812" w:rsidRPr="00F94A76" w:rsidRDefault="00353812" w:rsidP="00353812">
            <w:pPr>
              <w:rPr>
                <w:lang w:eastAsia="en-GB"/>
              </w:rPr>
            </w:pPr>
            <w:r>
              <w:rPr>
                <w:rFonts w:ascii="Segoe UI Emoji" w:hAnsi="Segoe UI Emoji" w:cs="Segoe UI Emoji"/>
                <w:szCs w:val="20"/>
              </w:rPr>
              <w:t>⚠️</w:t>
            </w:r>
          </w:p>
        </w:tc>
        <w:tc>
          <w:tcPr>
            <w:tcW w:w="1284" w:type="dxa"/>
            <w:vAlign w:val="center"/>
          </w:tcPr>
          <w:p w14:paraId="1FB8380A" w14:textId="77777777" w:rsidR="00353812" w:rsidRPr="00F94A76" w:rsidRDefault="00353812" w:rsidP="00353812">
            <w:pPr>
              <w:rPr>
                <w:lang w:eastAsia="en-GB"/>
              </w:rPr>
            </w:pPr>
            <w:r>
              <w:rPr>
                <w:rFonts w:asciiTheme="minorHAnsi" w:hAnsiTheme="minorHAnsi"/>
                <w:szCs w:val="20"/>
              </w:rPr>
              <w:t>Azure API Management + backend API / Logic App / Function</w:t>
            </w:r>
          </w:p>
        </w:tc>
        <w:tc>
          <w:tcPr>
            <w:tcW w:w="1209" w:type="dxa"/>
            <w:vAlign w:val="center"/>
          </w:tcPr>
          <w:p w14:paraId="794A9D76" w14:textId="77777777" w:rsidR="00353812" w:rsidRPr="00F94A76" w:rsidRDefault="00353812" w:rsidP="00353812">
            <w:pPr>
              <w:rPr>
                <w:lang w:eastAsia="en-GB"/>
              </w:rPr>
            </w:pPr>
            <w:r>
              <w:rPr>
                <w:rFonts w:asciiTheme="minorHAnsi" w:hAnsiTheme="minorHAnsi"/>
                <w:szCs w:val="20"/>
              </w:rPr>
              <w:t>Standard</w:t>
            </w:r>
          </w:p>
        </w:tc>
      </w:tr>
      <w:tr w:rsidR="00353812" w:rsidRPr="009527A4" w14:paraId="61746B27" w14:textId="77777777" w:rsidTr="00353812">
        <w:tc>
          <w:tcPr>
            <w:tcW w:w="968" w:type="dxa"/>
            <w:vAlign w:val="center"/>
          </w:tcPr>
          <w:p w14:paraId="7956C924" w14:textId="77777777" w:rsidR="00353812" w:rsidRPr="00F94A76" w:rsidRDefault="00353812" w:rsidP="00353812">
            <w:pPr>
              <w:rPr>
                <w:rFonts w:asciiTheme="minorHAnsi" w:hAnsiTheme="minorHAnsi" w:hint="eastAsia"/>
                <w:lang w:eastAsia="en-GB"/>
              </w:rPr>
            </w:pPr>
            <w:r>
              <w:rPr>
                <w:rFonts w:asciiTheme="minorHAnsi" w:hAnsiTheme="minorHAnsi"/>
                <w:szCs w:val="20"/>
              </w:rPr>
              <w:t>SIF-P02</w:t>
            </w:r>
          </w:p>
        </w:tc>
        <w:tc>
          <w:tcPr>
            <w:tcW w:w="1159" w:type="dxa"/>
            <w:vAlign w:val="center"/>
          </w:tcPr>
          <w:p w14:paraId="116F74B3" w14:textId="77777777" w:rsidR="00353812" w:rsidRPr="00F94A76" w:rsidRDefault="00353812" w:rsidP="00353812">
            <w:pPr>
              <w:rPr>
                <w:rFonts w:asciiTheme="minorHAnsi" w:hAnsiTheme="minorHAnsi" w:hint="eastAsia"/>
                <w:lang w:eastAsia="en-GB"/>
              </w:rPr>
            </w:pPr>
            <w:r>
              <w:rPr>
                <w:rFonts w:asciiTheme="minorHAnsi" w:hAnsiTheme="minorHAnsi"/>
                <w:szCs w:val="20"/>
              </w:rPr>
              <w:t xml:space="preserve">External API Ingress </w:t>
            </w:r>
            <w:r>
              <w:rPr>
                <w:rFonts w:asciiTheme="minorHAnsi" w:hAnsiTheme="minorHAnsi"/>
                <w:szCs w:val="20"/>
              </w:rPr>
              <w:br/>
              <w:t>(Third Party invoking Chaucer API)</w:t>
            </w:r>
          </w:p>
        </w:tc>
        <w:tc>
          <w:tcPr>
            <w:tcW w:w="1126" w:type="dxa"/>
            <w:vAlign w:val="center"/>
          </w:tcPr>
          <w:p w14:paraId="7BDCAC00" w14:textId="77777777" w:rsidR="00353812" w:rsidRPr="00F94A76" w:rsidRDefault="00353812" w:rsidP="00353812">
            <w:pPr>
              <w:rPr>
                <w:rFonts w:asciiTheme="minorHAnsi" w:hAnsiTheme="minorHAnsi" w:hint="eastAsia"/>
                <w:lang w:eastAsia="en-GB"/>
              </w:rPr>
            </w:pPr>
            <w:r>
              <w:rPr>
                <w:rFonts w:asciiTheme="minorHAnsi" w:hAnsiTheme="minorHAnsi"/>
                <w:szCs w:val="20"/>
              </w:rPr>
              <w:t>Third party to Chaucer</w:t>
            </w:r>
          </w:p>
        </w:tc>
        <w:tc>
          <w:tcPr>
            <w:tcW w:w="1081" w:type="dxa"/>
            <w:vAlign w:val="center"/>
          </w:tcPr>
          <w:p w14:paraId="5BBF65F2"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1081" w:type="dxa"/>
            <w:vAlign w:val="center"/>
          </w:tcPr>
          <w:p w14:paraId="58B6EF1F"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985" w:type="dxa"/>
            <w:vAlign w:val="center"/>
          </w:tcPr>
          <w:p w14:paraId="7D005BEA" w14:textId="77777777" w:rsidR="00353812" w:rsidRPr="00F94A76" w:rsidRDefault="00353812" w:rsidP="00353812">
            <w:pPr>
              <w:rPr>
                <w:lang w:eastAsia="en-GB"/>
              </w:rPr>
            </w:pPr>
            <w:r>
              <w:rPr>
                <w:rFonts w:ascii="Segoe UI Emoji" w:hAnsi="Segoe UI Emoji" w:cs="Segoe UI Emoji"/>
                <w:szCs w:val="20"/>
              </w:rPr>
              <w:t>❌</w:t>
            </w:r>
          </w:p>
        </w:tc>
        <w:tc>
          <w:tcPr>
            <w:tcW w:w="1030" w:type="dxa"/>
            <w:vAlign w:val="center"/>
          </w:tcPr>
          <w:p w14:paraId="11D3102E" w14:textId="77777777" w:rsidR="00353812" w:rsidRPr="00F94A76" w:rsidRDefault="00353812" w:rsidP="00353812">
            <w:pPr>
              <w:rPr>
                <w:lang w:eastAsia="en-GB"/>
              </w:rPr>
            </w:pPr>
            <w:r>
              <w:rPr>
                <w:rFonts w:ascii="Segoe UI Emoji" w:hAnsi="Segoe UI Emoji" w:cs="Segoe UI Emoji"/>
                <w:szCs w:val="20"/>
              </w:rPr>
              <w:t>❌</w:t>
            </w:r>
          </w:p>
        </w:tc>
        <w:tc>
          <w:tcPr>
            <w:tcW w:w="1284" w:type="dxa"/>
            <w:vAlign w:val="center"/>
          </w:tcPr>
          <w:p w14:paraId="6920650A" w14:textId="77777777" w:rsidR="00353812" w:rsidRPr="00F94A76" w:rsidRDefault="00353812" w:rsidP="00353812">
            <w:pPr>
              <w:rPr>
                <w:lang w:eastAsia="en-GB"/>
              </w:rPr>
            </w:pPr>
            <w:r>
              <w:rPr>
                <w:rFonts w:asciiTheme="minorHAnsi" w:hAnsiTheme="minorHAnsi"/>
                <w:szCs w:val="20"/>
              </w:rPr>
              <w:t>Azure API Management</w:t>
            </w:r>
          </w:p>
        </w:tc>
        <w:tc>
          <w:tcPr>
            <w:tcW w:w="1209" w:type="dxa"/>
            <w:vAlign w:val="center"/>
          </w:tcPr>
          <w:p w14:paraId="1AD1108B" w14:textId="77777777" w:rsidR="00353812" w:rsidRPr="00F94A76" w:rsidRDefault="00353812" w:rsidP="00353812">
            <w:pPr>
              <w:rPr>
                <w:lang w:eastAsia="en-GB"/>
              </w:rPr>
            </w:pPr>
            <w:r>
              <w:rPr>
                <w:rFonts w:asciiTheme="minorHAnsi" w:hAnsiTheme="minorHAnsi"/>
                <w:szCs w:val="20"/>
              </w:rPr>
              <w:t>Standard</w:t>
            </w:r>
          </w:p>
        </w:tc>
      </w:tr>
      <w:tr w:rsidR="00353812" w:rsidRPr="009527A4" w14:paraId="31E2255F" w14:textId="77777777" w:rsidTr="00353812">
        <w:tc>
          <w:tcPr>
            <w:tcW w:w="968" w:type="dxa"/>
            <w:vAlign w:val="center"/>
          </w:tcPr>
          <w:p w14:paraId="4A3F9C05" w14:textId="77777777" w:rsidR="00353812" w:rsidRPr="00F94A76" w:rsidRDefault="00353812" w:rsidP="00353812">
            <w:pPr>
              <w:rPr>
                <w:rFonts w:asciiTheme="minorHAnsi" w:hAnsiTheme="minorHAnsi" w:hint="eastAsia"/>
                <w:lang w:eastAsia="en-GB"/>
              </w:rPr>
            </w:pPr>
            <w:r>
              <w:rPr>
                <w:rFonts w:asciiTheme="minorHAnsi" w:hAnsiTheme="minorHAnsi"/>
                <w:szCs w:val="20"/>
              </w:rPr>
              <w:t>SIF-P03</w:t>
            </w:r>
          </w:p>
        </w:tc>
        <w:tc>
          <w:tcPr>
            <w:tcW w:w="1159" w:type="dxa"/>
            <w:vAlign w:val="center"/>
          </w:tcPr>
          <w:p w14:paraId="05515864" w14:textId="77777777" w:rsidR="00353812" w:rsidRPr="00F94A76" w:rsidRDefault="00353812" w:rsidP="00353812">
            <w:pPr>
              <w:rPr>
                <w:rFonts w:asciiTheme="minorHAnsi" w:hAnsiTheme="minorHAnsi" w:hint="eastAsia"/>
                <w:lang w:eastAsia="en-GB"/>
              </w:rPr>
            </w:pPr>
            <w:r>
              <w:rPr>
                <w:rFonts w:asciiTheme="minorHAnsi" w:hAnsiTheme="minorHAnsi"/>
                <w:szCs w:val="20"/>
              </w:rPr>
              <w:t>External API Egress (Chaucer invoking Third Party API)</w:t>
            </w:r>
          </w:p>
        </w:tc>
        <w:tc>
          <w:tcPr>
            <w:tcW w:w="1126" w:type="dxa"/>
            <w:vAlign w:val="center"/>
          </w:tcPr>
          <w:p w14:paraId="1CB8AF60" w14:textId="77777777" w:rsidR="00353812" w:rsidRPr="00F94A76" w:rsidRDefault="00353812" w:rsidP="00353812">
            <w:pPr>
              <w:rPr>
                <w:rFonts w:asciiTheme="minorHAnsi" w:hAnsiTheme="minorHAnsi" w:hint="eastAsia"/>
                <w:lang w:eastAsia="en-GB"/>
              </w:rPr>
            </w:pPr>
            <w:r>
              <w:rPr>
                <w:rFonts w:asciiTheme="minorHAnsi" w:hAnsiTheme="minorHAnsi"/>
                <w:szCs w:val="20"/>
              </w:rPr>
              <w:t>Chaucer to Third party</w:t>
            </w:r>
          </w:p>
        </w:tc>
        <w:tc>
          <w:tcPr>
            <w:tcW w:w="1081" w:type="dxa"/>
            <w:vAlign w:val="center"/>
          </w:tcPr>
          <w:p w14:paraId="742CAE71"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1081" w:type="dxa"/>
            <w:vAlign w:val="center"/>
          </w:tcPr>
          <w:p w14:paraId="712D2A92" w14:textId="77777777" w:rsidR="00353812" w:rsidRPr="00F94A76" w:rsidRDefault="00353812" w:rsidP="00353812">
            <w:pPr>
              <w:rPr>
                <w:rFonts w:asciiTheme="minorHAnsi" w:hAnsiTheme="minorHAnsi" w:hint="eastAsia"/>
                <w:u w:val="single"/>
                <w:lang w:eastAsia="en-GB"/>
              </w:rPr>
            </w:pPr>
            <w:r>
              <w:rPr>
                <w:rFonts w:ascii="Segoe UI Emoji" w:hAnsi="Segoe UI Emoji" w:cs="Segoe UI Emoji"/>
                <w:szCs w:val="20"/>
              </w:rPr>
              <w:t>❌</w:t>
            </w:r>
          </w:p>
        </w:tc>
        <w:tc>
          <w:tcPr>
            <w:tcW w:w="985" w:type="dxa"/>
            <w:vAlign w:val="center"/>
          </w:tcPr>
          <w:p w14:paraId="6CC71740" w14:textId="77777777" w:rsidR="00353812" w:rsidRPr="00F94A76" w:rsidRDefault="00353812" w:rsidP="00353812">
            <w:pPr>
              <w:rPr>
                <w:u w:val="single"/>
                <w:lang w:eastAsia="en-GB"/>
              </w:rPr>
            </w:pPr>
            <w:r>
              <w:rPr>
                <w:rFonts w:ascii="Segoe UI Emoji" w:hAnsi="Segoe UI Emoji" w:cs="Segoe UI Emoji"/>
                <w:szCs w:val="20"/>
              </w:rPr>
              <w:t>✅</w:t>
            </w:r>
          </w:p>
        </w:tc>
        <w:tc>
          <w:tcPr>
            <w:tcW w:w="1030" w:type="dxa"/>
            <w:vAlign w:val="center"/>
          </w:tcPr>
          <w:p w14:paraId="2CD3E7F7" w14:textId="77777777" w:rsidR="00353812" w:rsidRPr="00F94A76" w:rsidRDefault="00353812" w:rsidP="00353812">
            <w:pPr>
              <w:rPr>
                <w:u w:val="single"/>
                <w:lang w:eastAsia="en-GB"/>
              </w:rPr>
            </w:pPr>
            <w:r>
              <w:rPr>
                <w:rFonts w:ascii="Segoe UI Emoji" w:hAnsi="Segoe UI Emoji" w:cs="Segoe UI Emoji"/>
                <w:szCs w:val="20"/>
              </w:rPr>
              <w:t>⚠️</w:t>
            </w:r>
          </w:p>
        </w:tc>
        <w:tc>
          <w:tcPr>
            <w:tcW w:w="1284" w:type="dxa"/>
            <w:vAlign w:val="center"/>
          </w:tcPr>
          <w:p w14:paraId="5876AFFE" w14:textId="77777777" w:rsidR="00353812" w:rsidRPr="00F94A76" w:rsidRDefault="00353812" w:rsidP="00353812">
            <w:pPr>
              <w:rPr>
                <w:u w:val="single"/>
                <w:lang w:eastAsia="en-GB"/>
              </w:rPr>
            </w:pPr>
            <w:r>
              <w:rPr>
                <w:rFonts w:asciiTheme="minorHAnsi" w:hAnsiTheme="minorHAnsi"/>
                <w:szCs w:val="20"/>
              </w:rPr>
              <w:t>Azure API Management / Logic Apps / Functions</w:t>
            </w:r>
          </w:p>
        </w:tc>
        <w:tc>
          <w:tcPr>
            <w:tcW w:w="1209" w:type="dxa"/>
            <w:vAlign w:val="center"/>
          </w:tcPr>
          <w:p w14:paraId="5C4A8521" w14:textId="77777777" w:rsidR="00353812" w:rsidRPr="00F94A76" w:rsidRDefault="00353812" w:rsidP="00353812">
            <w:pPr>
              <w:rPr>
                <w:u w:val="single"/>
                <w:lang w:eastAsia="en-GB"/>
              </w:rPr>
            </w:pPr>
            <w:r>
              <w:rPr>
                <w:rFonts w:asciiTheme="minorHAnsi" w:hAnsiTheme="minorHAnsi"/>
                <w:szCs w:val="20"/>
              </w:rPr>
              <w:t>Standard</w:t>
            </w:r>
          </w:p>
        </w:tc>
      </w:tr>
      <w:tr w:rsidR="00353812" w:rsidRPr="009527A4" w14:paraId="6F08D045" w14:textId="77777777" w:rsidTr="00353812">
        <w:tc>
          <w:tcPr>
            <w:tcW w:w="968" w:type="dxa"/>
            <w:vAlign w:val="center"/>
          </w:tcPr>
          <w:p w14:paraId="4BC073F2" w14:textId="77777777" w:rsidR="00353812" w:rsidRPr="00F94A76" w:rsidRDefault="00353812" w:rsidP="00353812">
            <w:pPr>
              <w:rPr>
                <w:rFonts w:asciiTheme="minorHAnsi" w:hAnsiTheme="minorHAnsi" w:hint="eastAsia"/>
                <w:lang w:eastAsia="en-GB"/>
              </w:rPr>
            </w:pPr>
            <w:r>
              <w:rPr>
                <w:rFonts w:asciiTheme="minorHAnsi" w:hAnsiTheme="minorHAnsi"/>
                <w:szCs w:val="20"/>
              </w:rPr>
              <w:t>SIF-P04</w:t>
            </w:r>
          </w:p>
        </w:tc>
        <w:tc>
          <w:tcPr>
            <w:tcW w:w="1159" w:type="dxa"/>
            <w:vAlign w:val="center"/>
          </w:tcPr>
          <w:p w14:paraId="312CDADD" w14:textId="77777777" w:rsidR="00353812" w:rsidRPr="00F94A76" w:rsidRDefault="00353812" w:rsidP="00353812">
            <w:pPr>
              <w:rPr>
                <w:rFonts w:asciiTheme="minorHAnsi" w:hAnsiTheme="minorHAnsi" w:hint="eastAsia"/>
                <w:lang w:eastAsia="en-GB"/>
              </w:rPr>
            </w:pPr>
            <w:r>
              <w:rPr>
                <w:rFonts w:asciiTheme="minorHAnsi" w:hAnsiTheme="minorHAnsi"/>
                <w:szCs w:val="20"/>
              </w:rPr>
              <w:t>API Facade / API Mediation</w:t>
            </w:r>
          </w:p>
        </w:tc>
        <w:tc>
          <w:tcPr>
            <w:tcW w:w="1126" w:type="dxa"/>
            <w:vAlign w:val="center"/>
          </w:tcPr>
          <w:p w14:paraId="20D522DC" w14:textId="77777777" w:rsidR="00353812" w:rsidRPr="00F94A76" w:rsidRDefault="00353812" w:rsidP="00353812">
            <w:pPr>
              <w:rPr>
                <w:rFonts w:asciiTheme="minorHAnsi" w:hAnsiTheme="minorHAnsi" w:hint="eastAsia"/>
                <w:lang w:eastAsia="en-GB"/>
              </w:rPr>
            </w:pPr>
            <w:r>
              <w:rPr>
                <w:rFonts w:asciiTheme="minorHAnsi" w:hAnsiTheme="minorHAnsi"/>
                <w:szCs w:val="20"/>
              </w:rPr>
              <w:t>Internal and external</w:t>
            </w:r>
          </w:p>
        </w:tc>
        <w:tc>
          <w:tcPr>
            <w:tcW w:w="1081" w:type="dxa"/>
            <w:vAlign w:val="center"/>
          </w:tcPr>
          <w:p w14:paraId="2BA70BD8"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1081" w:type="dxa"/>
            <w:vAlign w:val="center"/>
          </w:tcPr>
          <w:p w14:paraId="427E209B" w14:textId="77777777" w:rsidR="00353812" w:rsidRPr="00F94A76" w:rsidRDefault="00353812" w:rsidP="00353812">
            <w:pPr>
              <w:rPr>
                <w:rFonts w:asciiTheme="minorHAnsi" w:hAnsiTheme="minorHAnsi" w:hint="eastAsia"/>
                <w:color w:val="1A2B56" w:themeColor="accent1"/>
                <w:u w:val="single"/>
                <w:lang w:eastAsia="en-GB"/>
              </w:rPr>
            </w:pPr>
            <w:r>
              <w:rPr>
                <w:rFonts w:ascii="Segoe UI Emoji" w:hAnsi="Segoe UI Emoji" w:cs="Segoe UI Emoji"/>
                <w:szCs w:val="20"/>
              </w:rPr>
              <w:t>✅</w:t>
            </w:r>
          </w:p>
        </w:tc>
        <w:tc>
          <w:tcPr>
            <w:tcW w:w="985" w:type="dxa"/>
            <w:vAlign w:val="center"/>
          </w:tcPr>
          <w:p w14:paraId="7BB5AA8E" w14:textId="77777777" w:rsidR="00353812" w:rsidRPr="00F94A76" w:rsidRDefault="00353812" w:rsidP="00353812">
            <w:pPr>
              <w:rPr>
                <w:color w:val="1A2B56" w:themeColor="accent1"/>
                <w:u w:val="single"/>
                <w:lang w:eastAsia="en-GB"/>
              </w:rPr>
            </w:pPr>
            <w:r>
              <w:rPr>
                <w:rFonts w:ascii="Segoe UI Emoji" w:hAnsi="Segoe UI Emoji" w:cs="Segoe UI Emoji"/>
                <w:szCs w:val="20"/>
              </w:rPr>
              <w:t>✅</w:t>
            </w:r>
          </w:p>
        </w:tc>
        <w:tc>
          <w:tcPr>
            <w:tcW w:w="1030" w:type="dxa"/>
            <w:vAlign w:val="center"/>
          </w:tcPr>
          <w:p w14:paraId="035CF809" w14:textId="77777777" w:rsidR="00353812" w:rsidRPr="00F94A76" w:rsidRDefault="00353812" w:rsidP="00353812">
            <w:pPr>
              <w:rPr>
                <w:color w:val="1A2B56" w:themeColor="accent1"/>
                <w:u w:val="single"/>
                <w:lang w:eastAsia="en-GB"/>
              </w:rPr>
            </w:pPr>
            <w:r>
              <w:rPr>
                <w:rFonts w:ascii="Segoe UI Emoji" w:hAnsi="Segoe UI Emoji" w:cs="Segoe UI Emoji"/>
                <w:szCs w:val="20"/>
              </w:rPr>
              <w:t>⚠️</w:t>
            </w:r>
          </w:p>
        </w:tc>
        <w:tc>
          <w:tcPr>
            <w:tcW w:w="1284" w:type="dxa"/>
            <w:vAlign w:val="center"/>
          </w:tcPr>
          <w:p w14:paraId="20A41ADB" w14:textId="77777777" w:rsidR="00353812" w:rsidRPr="00F94A76" w:rsidRDefault="00353812" w:rsidP="00353812">
            <w:pPr>
              <w:rPr>
                <w:color w:val="1A2B56" w:themeColor="accent1"/>
                <w:u w:val="single"/>
                <w:lang w:eastAsia="en-GB"/>
              </w:rPr>
            </w:pPr>
            <w:r>
              <w:rPr>
                <w:rFonts w:asciiTheme="minorHAnsi" w:hAnsiTheme="minorHAnsi"/>
                <w:szCs w:val="20"/>
              </w:rPr>
              <w:t>Azure API Management + Logic App / Function</w:t>
            </w:r>
          </w:p>
        </w:tc>
        <w:tc>
          <w:tcPr>
            <w:tcW w:w="1209" w:type="dxa"/>
            <w:vAlign w:val="center"/>
          </w:tcPr>
          <w:p w14:paraId="52A71621" w14:textId="77777777" w:rsidR="00353812" w:rsidRPr="00F94A76" w:rsidRDefault="00353812" w:rsidP="00353812">
            <w:pPr>
              <w:rPr>
                <w:color w:val="1A2B56" w:themeColor="accent1"/>
                <w:u w:val="single"/>
                <w:lang w:eastAsia="en-GB"/>
              </w:rPr>
            </w:pPr>
            <w:r>
              <w:rPr>
                <w:rFonts w:asciiTheme="minorHAnsi" w:hAnsiTheme="minorHAnsi"/>
                <w:szCs w:val="20"/>
              </w:rPr>
              <w:t>Standard</w:t>
            </w:r>
          </w:p>
        </w:tc>
      </w:tr>
      <w:tr w:rsidR="00353812" w:rsidRPr="009527A4" w14:paraId="4F3E8585" w14:textId="77777777" w:rsidTr="00353812">
        <w:tc>
          <w:tcPr>
            <w:tcW w:w="968" w:type="dxa"/>
            <w:vAlign w:val="center"/>
          </w:tcPr>
          <w:p w14:paraId="402AD091" w14:textId="77777777" w:rsidR="00353812" w:rsidRPr="0041138D" w:rsidRDefault="00353812" w:rsidP="00353812">
            <w:pPr>
              <w:rPr>
                <w:szCs w:val="20"/>
              </w:rPr>
            </w:pPr>
            <w:r>
              <w:rPr>
                <w:rFonts w:asciiTheme="minorHAnsi" w:hAnsiTheme="minorHAnsi"/>
                <w:szCs w:val="20"/>
              </w:rPr>
              <w:t>SIF-P05</w:t>
            </w:r>
          </w:p>
        </w:tc>
        <w:tc>
          <w:tcPr>
            <w:tcW w:w="1159" w:type="dxa"/>
            <w:vAlign w:val="center"/>
          </w:tcPr>
          <w:p w14:paraId="45901AED" w14:textId="77777777" w:rsidR="00353812" w:rsidRPr="0041138D" w:rsidRDefault="00353812" w:rsidP="00353812">
            <w:pPr>
              <w:rPr>
                <w:szCs w:val="20"/>
              </w:rPr>
            </w:pPr>
            <w:r>
              <w:rPr>
                <w:rFonts w:asciiTheme="minorHAnsi" w:hAnsiTheme="minorHAnsi"/>
                <w:szCs w:val="20"/>
              </w:rPr>
              <w:t>Reliable Queue Messaging</w:t>
            </w:r>
          </w:p>
        </w:tc>
        <w:tc>
          <w:tcPr>
            <w:tcW w:w="1126" w:type="dxa"/>
            <w:vAlign w:val="center"/>
          </w:tcPr>
          <w:p w14:paraId="4465BE2E" w14:textId="77777777" w:rsidR="00353812" w:rsidRPr="0041138D" w:rsidRDefault="00353812" w:rsidP="00353812">
            <w:pPr>
              <w:rPr>
                <w:szCs w:val="20"/>
              </w:rPr>
            </w:pPr>
            <w:r>
              <w:rPr>
                <w:rFonts w:asciiTheme="minorHAnsi" w:hAnsiTheme="minorHAnsi"/>
                <w:szCs w:val="20"/>
              </w:rPr>
              <w:t>Primarily internal</w:t>
            </w:r>
          </w:p>
        </w:tc>
        <w:tc>
          <w:tcPr>
            <w:tcW w:w="1081" w:type="dxa"/>
            <w:vAlign w:val="center"/>
          </w:tcPr>
          <w:p w14:paraId="0E3DBA83"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7128F839"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4BC78B3B"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41353F42"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32C8A53D" w14:textId="77777777" w:rsidR="00353812" w:rsidRPr="0041138D" w:rsidRDefault="00353812" w:rsidP="00353812">
            <w:pPr>
              <w:rPr>
                <w:szCs w:val="20"/>
              </w:rPr>
            </w:pPr>
            <w:r>
              <w:rPr>
                <w:rFonts w:asciiTheme="minorHAnsi" w:hAnsiTheme="minorHAnsi"/>
                <w:szCs w:val="20"/>
              </w:rPr>
              <w:t>Azure Service Bus Queue</w:t>
            </w:r>
          </w:p>
        </w:tc>
        <w:tc>
          <w:tcPr>
            <w:tcW w:w="1209" w:type="dxa"/>
            <w:vAlign w:val="center"/>
          </w:tcPr>
          <w:p w14:paraId="5677DBF7" w14:textId="77777777" w:rsidR="00353812" w:rsidRPr="0041138D" w:rsidRDefault="00353812" w:rsidP="00353812">
            <w:pPr>
              <w:rPr>
                <w:szCs w:val="20"/>
              </w:rPr>
            </w:pPr>
            <w:r>
              <w:rPr>
                <w:rFonts w:asciiTheme="minorHAnsi" w:hAnsiTheme="minorHAnsi"/>
                <w:szCs w:val="20"/>
              </w:rPr>
              <w:t>Standard internally; controlled externally</w:t>
            </w:r>
          </w:p>
        </w:tc>
      </w:tr>
      <w:tr w:rsidR="00353812" w:rsidRPr="009527A4" w14:paraId="6BDECFCA" w14:textId="77777777" w:rsidTr="00353812">
        <w:tc>
          <w:tcPr>
            <w:tcW w:w="968" w:type="dxa"/>
            <w:vAlign w:val="center"/>
          </w:tcPr>
          <w:p w14:paraId="2C9523A6" w14:textId="77777777" w:rsidR="00353812" w:rsidRPr="0041138D" w:rsidRDefault="00353812" w:rsidP="00353812">
            <w:pPr>
              <w:rPr>
                <w:szCs w:val="20"/>
              </w:rPr>
            </w:pPr>
            <w:r>
              <w:rPr>
                <w:rFonts w:asciiTheme="minorHAnsi" w:hAnsiTheme="minorHAnsi"/>
                <w:szCs w:val="20"/>
              </w:rPr>
              <w:t>SIF-P06</w:t>
            </w:r>
          </w:p>
        </w:tc>
        <w:tc>
          <w:tcPr>
            <w:tcW w:w="1159" w:type="dxa"/>
            <w:vAlign w:val="center"/>
          </w:tcPr>
          <w:p w14:paraId="70855318" w14:textId="77777777" w:rsidR="00353812" w:rsidRPr="0041138D" w:rsidRDefault="00353812" w:rsidP="00353812">
            <w:pPr>
              <w:rPr>
                <w:szCs w:val="20"/>
              </w:rPr>
            </w:pPr>
            <w:r>
              <w:rPr>
                <w:rFonts w:asciiTheme="minorHAnsi" w:hAnsiTheme="minorHAnsi"/>
                <w:szCs w:val="20"/>
              </w:rPr>
              <w:t>Publish / Subscribe Messaging</w:t>
            </w:r>
          </w:p>
        </w:tc>
        <w:tc>
          <w:tcPr>
            <w:tcW w:w="1126" w:type="dxa"/>
            <w:vAlign w:val="center"/>
          </w:tcPr>
          <w:p w14:paraId="45D1BDF9" w14:textId="77777777" w:rsidR="00353812" w:rsidRPr="0041138D" w:rsidRDefault="00353812" w:rsidP="00353812">
            <w:pPr>
              <w:rPr>
                <w:szCs w:val="20"/>
              </w:rPr>
            </w:pPr>
            <w:r>
              <w:rPr>
                <w:rFonts w:asciiTheme="minorHAnsi" w:hAnsiTheme="minorHAnsi"/>
                <w:szCs w:val="20"/>
              </w:rPr>
              <w:t>Primarily internal</w:t>
            </w:r>
          </w:p>
        </w:tc>
        <w:tc>
          <w:tcPr>
            <w:tcW w:w="1081" w:type="dxa"/>
            <w:vAlign w:val="center"/>
          </w:tcPr>
          <w:p w14:paraId="1A71D5D9"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1C2597E3"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69409FD3"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6F4062FA"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1421FE4B" w14:textId="77777777" w:rsidR="00353812" w:rsidRPr="0041138D" w:rsidRDefault="00353812" w:rsidP="00353812">
            <w:pPr>
              <w:rPr>
                <w:szCs w:val="20"/>
              </w:rPr>
            </w:pPr>
            <w:r>
              <w:rPr>
                <w:rFonts w:asciiTheme="minorHAnsi" w:hAnsiTheme="minorHAnsi"/>
                <w:szCs w:val="20"/>
              </w:rPr>
              <w:t>Azure Service Bus Topic</w:t>
            </w:r>
          </w:p>
        </w:tc>
        <w:tc>
          <w:tcPr>
            <w:tcW w:w="1209" w:type="dxa"/>
            <w:vAlign w:val="center"/>
          </w:tcPr>
          <w:p w14:paraId="77254541" w14:textId="77777777" w:rsidR="00353812" w:rsidRPr="0041138D" w:rsidRDefault="00353812" w:rsidP="00353812">
            <w:pPr>
              <w:rPr>
                <w:szCs w:val="20"/>
              </w:rPr>
            </w:pPr>
            <w:r>
              <w:rPr>
                <w:rFonts w:asciiTheme="minorHAnsi" w:hAnsiTheme="minorHAnsi"/>
                <w:szCs w:val="20"/>
              </w:rPr>
              <w:t>Standard internally; external by exception</w:t>
            </w:r>
          </w:p>
        </w:tc>
      </w:tr>
      <w:tr w:rsidR="00353812" w:rsidRPr="009527A4" w14:paraId="3BAA0015" w14:textId="77777777" w:rsidTr="00353812">
        <w:tc>
          <w:tcPr>
            <w:tcW w:w="968" w:type="dxa"/>
            <w:vAlign w:val="center"/>
          </w:tcPr>
          <w:p w14:paraId="5DD657EA" w14:textId="77777777" w:rsidR="00353812" w:rsidRPr="0041138D" w:rsidRDefault="00353812" w:rsidP="00353812">
            <w:pPr>
              <w:rPr>
                <w:szCs w:val="20"/>
              </w:rPr>
            </w:pPr>
            <w:r>
              <w:rPr>
                <w:rFonts w:asciiTheme="minorHAnsi" w:hAnsiTheme="minorHAnsi"/>
                <w:szCs w:val="20"/>
              </w:rPr>
              <w:t>SIF-P07</w:t>
            </w:r>
          </w:p>
        </w:tc>
        <w:tc>
          <w:tcPr>
            <w:tcW w:w="1159" w:type="dxa"/>
            <w:vAlign w:val="center"/>
          </w:tcPr>
          <w:p w14:paraId="02F79CA1" w14:textId="77777777" w:rsidR="00353812" w:rsidRPr="0041138D" w:rsidRDefault="00353812" w:rsidP="00353812">
            <w:pPr>
              <w:rPr>
                <w:szCs w:val="20"/>
              </w:rPr>
            </w:pPr>
            <w:r>
              <w:rPr>
                <w:rFonts w:asciiTheme="minorHAnsi" w:hAnsiTheme="minorHAnsi"/>
                <w:szCs w:val="20"/>
              </w:rPr>
              <w:t>Event Notification</w:t>
            </w:r>
          </w:p>
        </w:tc>
        <w:tc>
          <w:tcPr>
            <w:tcW w:w="1126" w:type="dxa"/>
            <w:vAlign w:val="center"/>
          </w:tcPr>
          <w:p w14:paraId="70408030" w14:textId="77777777" w:rsidR="00353812" w:rsidRPr="0041138D" w:rsidRDefault="00353812" w:rsidP="00353812">
            <w:pPr>
              <w:rPr>
                <w:szCs w:val="20"/>
              </w:rPr>
            </w:pPr>
            <w:r>
              <w:rPr>
                <w:rFonts w:asciiTheme="minorHAnsi" w:hAnsiTheme="minorHAnsi"/>
                <w:szCs w:val="20"/>
              </w:rPr>
              <w:t>Internal and external</w:t>
            </w:r>
          </w:p>
        </w:tc>
        <w:tc>
          <w:tcPr>
            <w:tcW w:w="1081" w:type="dxa"/>
            <w:vAlign w:val="center"/>
          </w:tcPr>
          <w:p w14:paraId="75829804"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2E0EB57C"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05551C69"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2D2F8AC3"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13EB3189" w14:textId="77777777" w:rsidR="00353812" w:rsidRPr="0041138D" w:rsidRDefault="00353812" w:rsidP="00353812">
            <w:pPr>
              <w:rPr>
                <w:szCs w:val="20"/>
              </w:rPr>
            </w:pPr>
            <w:r>
              <w:rPr>
                <w:rFonts w:asciiTheme="minorHAnsi" w:hAnsiTheme="minorHAnsi"/>
                <w:szCs w:val="20"/>
              </w:rPr>
              <w:t>Event Grid / Webhook / Logic App Trigger</w:t>
            </w:r>
          </w:p>
        </w:tc>
        <w:tc>
          <w:tcPr>
            <w:tcW w:w="1209" w:type="dxa"/>
            <w:vAlign w:val="center"/>
          </w:tcPr>
          <w:p w14:paraId="40D80E51" w14:textId="77777777" w:rsidR="00353812" w:rsidRPr="0041138D" w:rsidRDefault="00353812" w:rsidP="00353812">
            <w:pPr>
              <w:rPr>
                <w:szCs w:val="20"/>
              </w:rPr>
            </w:pPr>
            <w:r>
              <w:rPr>
                <w:rFonts w:asciiTheme="minorHAnsi" w:hAnsiTheme="minorHAnsi"/>
                <w:szCs w:val="20"/>
              </w:rPr>
              <w:t>Standard</w:t>
            </w:r>
          </w:p>
        </w:tc>
      </w:tr>
      <w:tr w:rsidR="00353812" w:rsidRPr="009527A4" w14:paraId="22020C5C" w14:textId="77777777" w:rsidTr="00353812">
        <w:tc>
          <w:tcPr>
            <w:tcW w:w="968" w:type="dxa"/>
            <w:vAlign w:val="center"/>
          </w:tcPr>
          <w:p w14:paraId="03D20A7D" w14:textId="77777777" w:rsidR="00353812" w:rsidRPr="0041138D" w:rsidRDefault="00353812" w:rsidP="00353812">
            <w:pPr>
              <w:rPr>
                <w:szCs w:val="20"/>
              </w:rPr>
            </w:pPr>
            <w:r>
              <w:rPr>
                <w:rFonts w:asciiTheme="minorHAnsi" w:hAnsiTheme="minorHAnsi"/>
                <w:szCs w:val="20"/>
              </w:rPr>
              <w:lastRenderedPageBreak/>
              <w:t>SIF-P08</w:t>
            </w:r>
          </w:p>
        </w:tc>
        <w:tc>
          <w:tcPr>
            <w:tcW w:w="1159" w:type="dxa"/>
            <w:vAlign w:val="center"/>
          </w:tcPr>
          <w:p w14:paraId="2BE8FD42" w14:textId="77777777" w:rsidR="00353812" w:rsidRPr="0041138D" w:rsidRDefault="00353812" w:rsidP="00353812">
            <w:pPr>
              <w:rPr>
                <w:szCs w:val="20"/>
              </w:rPr>
            </w:pPr>
            <w:r>
              <w:rPr>
                <w:rFonts w:asciiTheme="minorHAnsi" w:hAnsiTheme="minorHAnsi"/>
                <w:szCs w:val="20"/>
              </w:rPr>
              <w:t>High-Volume Event Streaming</w:t>
            </w:r>
          </w:p>
        </w:tc>
        <w:tc>
          <w:tcPr>
            <w:tcW w:w="1126" w:type="dxa"/>
            <w:vAlign w:val="center"/>
          </w:tcPr>
          <w:p w14:paraId="24488806" w14:textId="77777777" w:rsidR="00353812" w:rsidRPr="0041138D" w:rsidRDefault="00353812" w:rsidP="00353812">
            <w:pPr>
              <w:rPr>
                <w:szCs w:val="20"/>
              </w:rPr>
            </w:pPr>
            <w:r>
              <w:rPr>
                <w:rFonts w:asciiTheme="minorHAnsi" w:hAnsiTheme="minorHAnsi"/>
                <w:szCs w:val="20"/>
              </w:rPr>
              <w:t>Internal / analytics / selected external</w:t>
            </w:r>
          </w:p>
        </w:tc>
        <w:tc>
          <w:tcPr>
            <w:tcW w:w="1081" w:type="dxa"/>
            <w:vAlign w:val="center"/>
          </w:tcPr>
          <w:p w14:paraId="0D9706C1"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75EAD2E8"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4CAA0258"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3128D1BF"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060355D2" w14:textId="77777777" w:rsidR="00353812" w:rsidRPr="0041138D" w:rsidRDefault="00353812" w:rsidP="00353812">
            <w:pPr>
              <w:rPr>
                <w:szCs w:val="20"/>
              </w:rPr>
            </w:pPr>
            <w:r>
              <w:rPr>
                <w:rFonts w:asciiTheme="minorHAnsi" w:hAnsiTheme="minorHAnsi"/>
                <w:szCs w:val="20"/>
              </w:rPr>
              <w:t>Azure Event Hubs</w:t>
            </w:r>
          </w:p>
        </w:tc>
        <w:tc>
          <w:tcPr>
            <w:tcW w:w="1209" w:type="dxa"/>
            <w:vAlign w:val="center"/>
          </w:tcPr>
          <w:p w14:paraId="49000D10" w14:textId="77777777" w:rsidR="00353812" w:rsidRPr="0041138D" w:rsidRDefault="00353812" w:rsidP="00353812">
            <w:pPr>
              <w:rPr>
                <w:szCs w:val="20"/>
              </w:rPr>
            </w:pPr>
            <w:r>
              <w:rPr>
                <w:rFonts w:asciiTheme="minorHAnsi" w:hAnsiTheme="minorHAnsi"/>
                <w:szCs w:val="20"/>
              </w:rPr>
              <w:t>Conditional</w:t>
            </w:r>
          </w:p>
        </w:tc>
      </w:tr>
      <w:tr w:rsidR="00353812" w:rsidRPr="009527A4" w14:paraId="7866FCB0" w14:textId="77777777" w:rsidTr="00353812">
        <w:tc>
          <w:tcPr>
            <w:tcW w:w="968" w:type="dxa"/>
            <w:vAlign w:val="center"/>
          </w:tcPr>
          <w:p w14:paraId="43A0EE54" w14:textId="77777777" w:rsidR="00353812" w:rsidRPr="0041138D" w:rsidRDefault="00353812" w:rsidP="00353812">
            <w:pPr>
              <w:rPr>
                <w:szCs w:val="20"/>
              </w:rPr>
            </w:pPr>
            <w:r>
              <w:rPr>
                <w:rFonts w:asciiTheme="minorHAnsi" w:hAnsiTheme="minorHAnsi"/>
                <w:szCs w:val="20"/>
              </w:rPr>
              <w:t>SIF-P09</w:t>
            </w:r>
          </w:p>
        </w:tc>
        <w:tc>
          <w:tcPr>
            <w:tcW w:w="1159" w:type="dxa"/>
            <w:vAlign w:val="center"/>
          </w:tcPr>
          <w:p w14:paraId="0FE3DC3E" w14:textId="77777777" w:rsidR="00353812" w:rsidRPr="0041138D" w:rsidRDefault="00353812" w:rsidP="00353812">
            <w:pPr>
              <w:rPr>
                <w:szCs w:val="20"/>
              </w:rPr>
            </w:pPr>
            <w:r>
              <w:rPr>
                <w:rFonts w:asciiTheme="minorHAnsi" w:hAnsiTheme="minorHAnsi"/>
                <w:szCs w:val="20"/>
              </w:rPr>
              <w:t>Workflow Orchestration</w:t>
            </w:r>
          </w:p>
        </w:tc>
        <w:tc>
          <w:tcPr>
            <w:tcW w:w="1126" w:type="dxa"/>
            <w:vAlign w:val="center"/>
          </w:tcPr>
          <w:p w14:paraId="3384F431" w14:textId="77777777" w:rsidR="00353812" w:rsidRPr="0041138D" w:rsidRDefault="00353812" w:rsidP="00353812">
            <w:pPr>
              <w:rPr>
                <w:szCs w:val="20"/>
              </w:rPr>
            </w:pPr>
            <w:r>
              <w:rPr>
                <w:rFonts w:asciiTheme="minorHAnsi" w:hAnsiTheme="minorHAnsi"/>
                <w:szCs w:val="20"/>
              </w:rPr>
              <w:t>Internal and external</w:t>
            </w:r>
          </w:p>
        </w:tc>
        <w:tc>
          <w:tcPr>
            <w:tcW w:w="1081" w:type="dxa"/>
            <w:vAlign w:val="center"/>
          </w:tcPr>
          <w:p w14:paraId="0E98C216"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155A8802"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4D20692D"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6F6FC2E1"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2D942248" w14:textId="77777777" w:rsidR="00353812" w:rsidRPr="0041138D" w:rsidRDefault="00353812" w:rsidP="00353812">
            <w:pPr>
              <w:rPr>
                <w:szCs w:val="20"/>
              </w:rPr>
            </w:pPr>
            <w:r>
              <w:rPr>
                <w:rFonts w:asciiTheme="minorHAnsi" w:hAnsiTheme="minorHAnsi"/>
                <w:szCs w:val="20"/>
              </w:rPr>
              <w:t>Azure Logic Apps</w:t>
            </w:r>
          </w:p>
        </w:tc>
        <w:tc>
          <w:tcPr>
            <w:tcW w:w="1209" w:type="dxa"/>
            <w:vAlign w:val="center"/>
          </w:tcPr>
          <w:p w14:paraId="26F3F767" w14:textId="77777777" w:rsidR="00353812" w:rsidRPr="0041138D" w:rsidRDefault="00353812" w:rsidP="00353812">
            <w:pPr>
              <w:rPr>
                <w:szCs w:val="20"/>
              </w:rPr>
            </w:pPr>
            <w:r>
              <w:rPr>
                <w:rFonts w:asciiTheme="minorHAnsi" w:hAnsiTheme="minorHAnsi"/>
                <w:szCs w:val="20"/>
              </w:rPr>
              <w:t>Standard</w:t>
            </w:r>
          </w:p>
        </w:tc>
      </w:tr>
      <w:tr w:rsidR="00353812" w:rsidRPr="009527A4" w14:paraId="269FBB11" w14:textId="77777777" w:rsidTr="00353812">
        <w:tc>
          <w:tcPr>
            <w:tcW w:w="968" w:type="dxa"/>
            <w:vAlign w:val="center"/>
          </w:tcPr>
          <w:p w14:paraId="21F8D6B6" w14:textId="77777777" w:rsidR="00353812" w:rsidRPr="0041138D" w:rsidRDefault="00353812" w:rsidP="00353812">
            <w:pPr>
              <w:rPr>
                <w:szCs w:val="20"/>
              </w:rPr>
            </w:pPr>
            <w:r>
              <w:rPr>
                <w:rFonts w:asciiTheme="minorHAnsi" w:hAnsiTheme="minorHAnsi"/>
                <w:szCs w:val="20"/>
              </w:rPr>
              <w:t>SIF-P10</w:t>
            </w:r>
          </w:p>
        </w:tc>
        <w:tc>
          <w:tcPr>
            <w:tcW w:w="1159" w:type="dxa"/>
            <w:vAlign w:val="center"/>
          </w:tcPr>
          <w:p w14:paraId="6251D7CF" w14:textId="77777777" w:rsidR="00353812" w:rsidRPr="0041138D" w:rsidRDefault="00353812" w:rsidP="00353812">
            <w:pPr>
              <w:rPr>
                <w:szCs w:val="20"/>
              </w:rPr>
            </w:pPr>
            <w:r>
              <w:rPr>
                <w:rFonts w:asciiTheme="minorHAnsi" w:hAnsiTheme="minorHAnsi"/>
                <w:szCs w:val="20"/>
              </w:rPr>
              <w:t>Long-Running Workflow</w:t>
            </w:r>
          </w:p>
        </w:tc>
        <w:tc>
          <w:tcPr>
            <w:tcW w:w="1126" w:type="dxa"/>
            <w:vAlign w:val="center"/>
          </w:tcPr>
          <w:p w14:paraId="78D11C47" w14:textId="77777777" w:rsidR="00353812" w:rsidRPr="0041138D" w:rsidRDefault="00353812" w:rsidP="00353812">
            <w:pPr>
              <w:rPr>
                <w:szCs w:val="20"/>
              </w:rPr>
            </w:pPr>
            <w:r>
              <w:rPr>
                <w:rFonts w:asciiTheme="minorHAnsi" w:hAnsiTheme="minorHAnsi"/>
                <w:szCs w:val="20"/>
              </w:rPr>
              <w:t>Internal and external</w:t>
            </w:r>
          </w:p>
        </w:tc>
        <w:tc>
          <w:tcPr>
            <w:tcW w:w="1081" w:type="dxa"/>
            <w:vAlign w:val="center"/>
          </w:tcPr>
          <w:p w14:paraId="0936C835"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15AB48D6"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6715FA54"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51315862"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6D1888B5" w14:textId="77777777" w:rsidR="00353812" w:rsidRPr="0041138D" w:rsidRDefault="00353812" w:rsidP="00353812">
            <w:pPr>
              <w:rPr>
                <w:szCs w:val="20"/>
              </w:rPr>
            </w:pPr>
            <w:r>
              <w:rPr>
                <w:rFonts w:asciiTheme="minorHAnsi" w:hAnsiTheme="minorHAnsi"/>
                <w:szCs w:val="20"/>
              </w:rPr>
              <w:t>Azure Logic Apps Standard</w:t>
            </w:r>
          </w:p>
        </w:tc>
        <w:tc>
          <w:tcPr>
            <w:tcW w:w="1209" w:type="dxa"/>
            <w:vAlign w:val="center"/>
          </w:tcPr>
          <w:p w14:paraId="6141712D" w14:textId="77777777" w:rsidR="00353812" w:rsidRPr="0041138D" w:rsidRDefault="00353812" w:rsidP="00353812">
            <w:pPr>
              <w:rPr>
                <w:szCs w:val="20"/>
              </w:rPr>
            </w:pPr>
            <w:r>
              <w:rPr>
                <w:rFonts w:asciiTheme="minorHAnsi" w:hAnsiTheme="minorHAnsi"/>
                <w:szCs w:val="20"/>
              </w:rPr>
              <w:t>Standard</w:t>
            </w:r>
          </w:p>
        </w:tc>
      </w:tr>
      <w:tr w:rsidR="00353812" w:rsidRPr="009527A4" w14:paraId="2162644D" w14:textId="77777777" w:rsidTr="00353812">
        <w:tc>
          <w:tcPr>
            <w:tcW w:w="968" w:type="dxa"/>
            <w:vAlign w:val="center"/>
          </w:tcPr>
          <w:p w14:paraId="58D84E58" w14:textId="77777777" w:rsidR="00353812" w:rsidRPr="0041138D" w:rsidRDefault="00353812" w:rsidP="00353812">
            <w:pPr>
              <w:rPr>
                <w:szCs w:val="20"/>
              </w:rPr>
            </w:pPr>
            <w:r>
              <w:rPr>
                <w:rFonts w:asciiTheme="minorHAnsi" w:hAnsiTheme="minorHAnsi"/>
                <w:szCs w:val="20"/>
              </w:rPr>
              <w:t>SIF-P11</w:t>
            </w:r>
          </w:p>
        </w:tc>
        <w:tc>
          <w:tcPr>
            <w:tcW w:w="1159" w:type="dxa"/>
            <w:vAlign w:val="center"/>
          </w:tcPr>
          <w:p w14:paraId="7D4277A2" w14:textId="77777777" w:rsidR="00353812" w:rsidRPr="0041138D" w:rsidRDefault="00353812" w:rsidP="00353812">
            <w:pPr>
              <w:rPr>
                <w:szCs w:val="20"/>
              </w:rPr>
            </w:pPr>
            <w:r>
              <w:rPr>
                <w:rFonts w:asciiTheme="minorHAnsi" w:hAnsiTheme="minorHAnsi"/>
                <w:szCs w:val="20"/>
              </w:rPr>
              <w:t>Third-Party Webhook Ingress</w:t>
            </w:r>
          </w:p>
        </w:tc>
        <w:tc>
          <w:tcPr>
            <w:tcW w:w="1126" w:type="dxa"/>
            <w:vAlign w:val="center"/>
          </w:tcPr>
          <w:p w14:paraId="79F470BE" w14:textId="77777777" w:rsidR="00353812" w:rsidRPr="0041138D" w:rsidRDefault="00353812" w:rsidP="00353812">
            <w:pPr>
              <w:rPr>
                <w:szCs w:val="20"/>
              </w:rPr>
            </w:pPr>
            <w:r>
              <w:rPr>
                <w:rFonts w:asciiTheme="minorHAnsi" w:hAnsiTheme="minorHAnsi"/>
                <w:szCs w:val="20"/>
              </w:rPr>
              <w:t>Third party to Chaucer</w:t>
            </w:r>
          </w:p>
        </w:tc>
        <w:tc>
          <w:tcPr>
            <w:tcW w:w="1081" w:type="dxa"/>
            <w:vAlign w:val="center"/>
          </w:tcPr>
          <w:p w14:paraId="319622A2"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67BB7332"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1D3F36E8"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1D2A31C8"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76C494C7" w14:textId="77777777" w:rsidR="00353812" w:rsidRPr="0041138D" w:rsidRDefault="00353812" w:rsidP="00353812">
            <w:pPr>
              <w:rPr>
                <w:szCs w:val="20"/>
              </w:rPr>
            </w:pPr>
            <w:r>
              <w:rPr>
                <w:rFonts w:asciiTheme="minorHAnsi" w:hAnsiTheme="minorHAnsi"/>
                <w:szCs w:val="20"/>
              </w:rPr>
              <w:t>APIM + Logic App / Function</w:t>
            </w:r>
          </w:p>
        </w:tc>
        <w:tc>
          <w:tcPr>
            <w:tcW w:w="1209" w:type="dxa"/>
            <w:vAlign w:val="center"/>
          </w:tcPr>
          <w:p w14:paraId="6E8C8F4D" w14:textId="77777777" w:rsidR="00353812" w:rsidRPr="0041138D" w:rsidRDefault="00353812" w:rsidP="00353812">
            <w:pPr>
              <w:rPr>
                <w:szCs w:val="20"/>
              </w:rPr>
            </w:pPr>
            <w:r>
              <w:rPr>
                <w:rFonts w:asciiTheme="minorHAnsi" w:hAnsiTheme="minorHAnsi"/>
                <w:szCs w:val="20"/>
              </w:rPr>
              <w:t>Standard for SaaS/vendor callback scenarios</w:t>
            </w:r>
          </w:p>
        </w:tc>
      </w:tr>
      <w:tr w:rsidR="00353812" w:rsidRPr="009527A4" w14:paraId="59493007" w14:textId="77777777" w:rsidTr="00353812">
        <w:tc>
          <w:tcPr>
            <w:tcW w:w="968" w:type="dxa"/>
            <w:vAlign w:val="center"/>
          </w:tcPr>
          <w:p w14:paraId="56AEA408" w14:textId="77777777" w:rsidR="00353812" w:rsidRPr="0041138D" w:rsidRDefault="00353812" w:rsidP="00353812">
            <w:pPr>
              <w:rPr>
                <w:szCs w:val="20"/>
              </w:rPr>
            </w:pPr>
            <w:r>
              <w:rPr>
                <w:rFonts w:asciiTheme="minorHAnsi" w:hAnsiTheme="minorHAnsi"/>
                <w:szCs w:val="20"/>
              </w:rPr>
              <w:t>SIF-P12</w:t>
            </w:r>
          </w:p>
        </w:tc>
        <w:tc>
          <w:tcPr>
            <w:tcW w:w="1159" w:type="dxa"/>
            <w:vAlign w:val="center"/>
          </w:tcPr>
          <w:p w14:paraId="04D79A61" w14:textId="77777777" w:rsidR="00353812" w:rsidRPr="0041138D" w:rsidRDefault="00353812" w:rsidP="00353812">
            <w:pPr>
              <w:rPr>
                <w:szCs w:val="20"/>
              </w:rPr>
            </w:pPr>
            <w:r>
              <w:rPr>
                <w:rFonts w:asciiTheme="minorHAnsi" w:hAnsiTheme="minorHAnsi"/>
                <w:szCs w:val="20"/>
              </w:rPr>
              <w:t>Managed File Exchange</w:t>
            </w:r>
          </w:p>
        </w:tc>
        <w:tc>
          <w:tcPr>
            <w:tcW w:w="1126" w:type="dxa"/>
            <w:vAlign w:val="center"/>
          </w:tcPr>
          <w:p w14:paraId="5E4A3C0D" w14:textId="77777777" w:rsidR="00353812" w:rsidRPr="0041138D" w:rsidRDefault="00353812" w:rsidP="00353812">
            <w:pPr>
              <w:rPr>
                <w:szCs w:val="20"/>
              </w:rPr>
            </w:pPr>
            <w:r>
              <w:rPr>
                <w:rFonts w:asciiTheme="minorHAnsi" w:hAnsiTheme="minorHAnsi"/>
                <w:szCs w:val="20"/>
              </w:rPr>
              <w:t>Internal and external</w:t>
            </w:r>
          </w:p>
        </w:tc>
        <w:tc>
          <w:tcPr>
            <w:tcW w:w="1081" w:type="dxa"/>
            <w:vAlign w:val="center"/>
          </w:tcPr>
          <w:p w14:paraId="60EE9D21"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3D0EF619"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0203E145"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69E5D2C7"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30D41DC6" w14:textId="77777777" w:rsidR="00353812" w:rsidRPr="0041138D" w:rsidRDefault="00353812" w:rsidP="00353812">
            <w:pPr>
              <w:rPr>
                <w:szCs w:val="20"/>
              </w:rPr>
            </w:pPr>
            <w:r>
              <w:rPr>
                <w:rFonts w:asciiTheme="minorHAnsi" w:hAnsiTheme="minorHAnsi"/>
                <w:szCs w:val="20"/>
              </w:rPr>
              <w:t>Logic Apps / Storage / SFTP / Service Bus where required</w:t>
            </w:r>
          </w:p>
        </w:tc>
        <w:tc>
          <w:tcPr>
            <w:tcW w:w="1209" w:type="dxa"/>
            <w:vAlign w:val="center"/>
          </w:tcPr>
          <w:p w14:paraId="5486FA9D" w14:textId="77777777" w:rsidR="00353812" w:rsidRPr="0041138D" w:rsidRDefault="00353812" w:rsidP="00353812">
            <w:pPr>
              <w:rPr>
                <w:szCs w:val="20"/>
              </w:rPr>
            </w:pPr>
            <w:r>
              <w:rPr>
                <w:rFonts w:asciiTheme="minorHAnsi" w:hAnsiTheme="minorHAnsi"/>
                <w:szCs w:val="20"/>
              </w:rPr>
              <w:t>Conditional</w:t>
            </w:r>
          </w:p>
        </w:tc>
      </w:tr>
      <w:tr w:rsidR="00353812" w:rsidRPr="009527A4" w14:paraId="73CA62FD" w14:textId="77777777" w:rsidTr="00353812">
        <w:tc>
          <w:tcPr>
            <w:tcW w:w="968" w:type="dxa"/>
            <w:vAlign w:val="center"/>
          </w:tcPr>
          <w:p w14:paraId="67C451F6" w14:textId="77777777" w:rsidR="00353812" w:rsidRPr="0041138D" w:rsidRDefault="00353812" w:rsidP="00353812">
            <w:pPr>
              <w:rPr>
                <w:szCs w:val="20"/>
              </w:rPr>
            </w:pPr>
            <w:r>
              <w:rPr>
                <w:rFonts w:asciiTheme="minorHAnsi" w:hAnsiTheme="minorHAnsi"/>
                <w:szCs w:val="20"/>
              </w:rPr>
              <w:t>SIF-P13</w:t>
            </w:r>
          </w:p>
        </w:tc>
        <w:tc>
          <w:tcPr>
            <w:tcW w:w="1159" w:type="dxa"/>
            <w:vAlign w:val="center"/>
          </w:tcPr>
          <w:p w14:paraId="718926E7" w14:textId="77777777" w:rsidR="00353812" w:rsidRPr="0041138D" w:rsidRDefault="00353812" w:rsidP="00353812">
            <w:pPr>
              <w:rPr>
                <w:szCs w:val="20"/>
              </w:rPr>
            </w:pPr>
            <w:r>
              <w:rPr>
                <w:rFonts w:asciiTheme="minorHAnsi" w:hAnsiTheme="minorHAnsi"/>
                <w:szCs w:val="20"/>
              </w:rPr>
              <w:t>Data Platform Exchange</w:t>
            </w:r>
          </w:p>
        </w:tc>
        <w:tc>
          <w:tcPr>
            <w:tcW w:w="1126" w:type="dxa"/>
            <w:vAlign w:val="center"/>
          </w:tcPr>
          <w:p w14:paraId="35A65245" w14:textId="77777777" w:rsidR="00353812" w:rsidRPr="0041138D" w:rsidRDefault="00353812" w:rsidP="00353812">
            <w:pPr>
              <w:rPr>
                <w:szCs w:val="20"/>
              </w:rPr>
            </w:pPr>
            <w:r>
              <w:rPr>
                <w:rFonts w:asciiTheme="minorHAnsi" w:hAnsiTheme="minorHAnsi"/>
                <w:szCs w:val="20"/>
              </w:rPr>
              <w:t>SIF to Snowflake / Snowflake to SIF</w:t>
            </w:r>
          </w:p>
        </w:tc>
        <w:tc>
          <w:tcPr>
            <w:tcW w:w="1081" w:type="dxa"/>
            <w:vAlign w:val="center"/>
          </w:tcPr>
          <w:p w14:paraId="48AEFFB3"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7C945FAC"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63274E08"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75E96F2E"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175B3598" w14:textId="77777777" w:rsidR="00353812" w:rsidRPr="0041138D" w:rsidRDefault="00353812" w:rsidP="00353812">
            <w:pPr>
              <w:rPr>
                <w:szCs w:val="20"/>
              </w:rPr>
            </w:pPr>
            <w:r>
              <w:rPr>
                <w:rFonts w:asciiTheme="minorHAnsi" w:hAnsiTheme="minorHAnsi"/>
                <w:szCs w:val="20"/>
              </w:rPr>
              <w:t xml:space="preserve">ADF / Blob or ADLS / </w:t>
            </w:r>
            <w:proofErr w:type="spellStart"/>
            <w:r>
              <w:rPr>
                <w:rFonts w:asciiTheme="minorHAnsi" w:hAnsiTheme="minorHAnsi"/>
                <w:szCs w:val="20"/>
              </w:rPr>
              <w:t>Snowpipe</w:t>
            </w:r>
            <w:proofErr w:type="spellEnd"/>
            <w:r>
              <w:rPr>
                <w:rFonts w:asciiTheme="minorHAnsi" w:hAnsiTheme="minorHAnsi"/>
                <w:szCs w:val="20"/>
              </w:rPr>
              <w:t xml:space="preserve"> / COPY INTO / controlled APIs</w:t>
            </w:r>
          </w:p>
        </w:tc>
        <w:tc>
          <w:tcPr>
            <w:tcW w:w="1209" w:type="dxa"/>
            <w:vAlign w:val="center"/>
          </w:tcPr>
          <w:p w14:paraId="2123C1B1" w14:textId="77777777" w:rsidR="00353812" w:rsidRPr="0041138D" w:rsidRDefault="00353812" w:rsidP="00353812">
            <w:pPr>
              <w:rPr>
                <w:szCs w:val="20"/>
              </w:rPr>
            </w:pPr>
            <w:r>
              <w:rPr>
                <w:rFonts w:asciiTheme="minorHAnsi" w:hAnsiTheme="minorHAnsi"/>
                <w:szCs w:val="20"/>
              </w:rPr>
              <w:t>Conditional; not default operational integration</w:t>
            </w:r>
          </w:p>
        </w:tc>
      </w:tr>
      <w:tr w:rsidR="00353812" w:rsidRPr="009527A4" w14:paraId="40365942" w14:textId="77777777" w:rsidTr="00353812">
        <w:tc>
          <w:tcPr>
            <w:tcW w:w="968" w:type="dxa"/>
            <w:vAlign w:val="center"/>
          </w:tcPr>
          <w:p w14:paraId="36446CE3" w14:textId="77777777" w:rsidR="00353812" w:rsidRPr="0041138D" w:rsidRDefault="00353812" w:rsidP="00353812">
            <w:pPr>
              <w:rPr>
                <w:szCs w:val="20"/>
              </w:rPr>
            </w:pPr>
            <w:r>
              <w:rPr>
                <w:rFonts w:asciiTheme="minorHAnsi" w:hAnsiTheme="minorHAnsi"/>
                <w:szCs w:val="20"/>
              </w:rPr>
              <w:t>SIF-P14</w:t>
            </w:r>
          </w:p>
        </w:tc>
        <w:tc>
          <w:tcPr>
            <w:tcW w:w="1159" w:type="dxa"/>
            <w:vAlign w:val="center"/>
          </w:tcPr>
          <w:p w14:paraId="7A12065F" w14:textId="77777777" w:rsidR="00353812" w:rsidRPr="0041138D" w:rsidRDefault="00353812" w:rsidP="00353812">
            <w:pPr>
              <w:rPr>
                <w:szCs w:val="20"/>
              </w:rPr>
            </w:pPr>
            <w:r>
              <w:rPr>
                <w:rFonts w:asciiTheme="minorHAnsi" w:hAnsiTheme="minorHAnsi"/>
                <w:szCs w:val="20"/>
              </w:rPr>
              <w:t>Custom Code Extension</w:t>
            </w:r>
          </w:p>
        </w:tc>
        <w:tc>
          <w:tcPr>
            <w:tcW w:w="1126" w:type="dxa"/>
            <w:vAlign w:val="center"/>
          </w:tcPr>
          <w:p w14:paraId="208B5669" w14:textId="77777777" w:rsidR="00353812" w:rsidRPr="0041138D" w:rsidRDefault="00353812" w:rsidP="00353812">
            <w:pPr>
              <w:rPr>
                <w:szCs w:val="20"/>
              </w:rPr>
            </w:pPr>
            <w:r>
              <w:rPr>
                <w:rFonts w:asciiTheme="minorHAnsi" w:hAnsiTheme="minorHAnsi"/>
                <w:szCs w:val="20"/>
              </w:rPr>
              <w:t>Internal and external</w:t>
            </w:r>
          </w:p>
        </w:tc>
        <w:tc>
          <w:tcPr>
            <w:tcW w:w="1081" w:type="dxa"/>
            <w:vAlign w:val="center"/>
          </w:tcPr>
          <w:p w14:paraId="1C7EC334"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81" w:type="dxa"/>
            <w:vAlign w:val="center"/>
          </w:tcPr>
          <w:p w14:paraId="46135930"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985" w:type="dxa"/>
            <w:vAlign w:val="center"/>
          </w:tcPr>
          <w:p w14:paraId="6F516239"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030" w:type="dxa"/>
            <w:vAlign w:val="center"/>
          </w:tcPr>
          <w:p w14:paraId="2032121B" w14:textId="77777777" w:rsidR="00353812" w:rsidRPr="0041138D" w:rsidRDefault="00353812" w:rsidP="00353812">
            <w:pPr>
              <w:rPr>
                <w:rFonts w:ascii="Segoe UI Emoji" w:hAnsi="Segoe UI Emoji" w:cs="Segoe UI Emoji"/>
                <w:szCs w:val="20"/>
              </w:rPr>
            </w:pPr>
            <w:r>
              <w:rPr>
                <w:rFonts w:ascii="Segoe UI Emoji" w:hAnsi="Segoe UI Emoji" w:cs="Segoe UI Emoji"/>
                <w:szCs w:val="20"/>
              </w:rPr>
              <w:t>⚠️</w:t>
            </w:r>
          </w:p>
        </w:tc>
        <w:tc>
          <w:tcPr>
            <w:tcW w:w="1284" w:type="dxa"/>
            <w:vAlign w:val="center"/>
          </w:tcPr>
          <w:p w14:paraId="3BED50C7" w14:textId="77777777" w:rsidR="00353812" w:rsidRPr="0041138D" w:rsidRDefault="00353812" w:rsidP="00353812">
            <w:pPr>
              <w:rPr>
                <w:szCs w:val="20"/>
              </w:rPr>
            </w:pPr>
            <w:r>
              <w:rPr>
                <w:rFonts w:asciiTheme="minorHAnsi" w:hAnsiTheme="minorHAnsi"/>
                <w:szCs w:val="20"/>
              </w:rPr>
              <w:t>Azure Functions</w:t>
            </w:r>
          </w:p>
        </w:tc>
        <w:tc>
          <w:tcPr>
            <w:tcW w:w="1209" w:type="dxa"/>
            <w:vAlign w:val="center"/>
          </w:tcPr>
          <w:p w14:paraId="1A40BA43" w14:textId="77777777" w:rsidR="00353812" w:rsidRPr="0041138D" w:rsidRDefault="00353812" w:rsidP="00353812">
            <w:pPr>
              <w:rPr>
                <w:szCs w:val="20"/>
              </w:rPr>
            </w:pPr>
            <w:r>
              <w:rPr>
                <w:rFonts w:asciiTheme="minorHAnsi" w:hAnsiTheme="minorHAnsi"/>
                <w:szCs w:val="20"/>
              </w:rPr>
              <w:t>Standard with constraints</w:t>
            </w:r>
          </w:p>
        </w:tc>
      </w:tr>
    </w:tbl>
    <w:p w14:paraId="000B064F" w14:textId="77777777" w:rsidR="00FE4F0E" w:rsidRPr="0041138D" w:rsidRDefault="00FE4F0E" w:rsidP="0041138D">
      <w:pPr>
        <w:rPr>
          <w:szCs w:val="20"/>
        </w:rPr>
      </w:pPr>
    </w:p>
    <w:p w14:paraId="41FDA332" w14:textId="77777777" w:rsidR="0041138D" w:rsidRDefault="0041138D" w:rsidP="0041138D">
      <w:pPr>
        <w:rPr>
          <w:szCs w:val="20"/>
        </w:rPr>
      </w:pPr>
    </w:p>
    <w:tbl>
      <w:tblPr>
        <w:tblStyle w:val="TableGridLight"/>
        <w:tblW w:w="8926" w:type="dxa"/>
        <w:tblLook w:val="04A0" w:firstRow="1" w:lastRow="0" w:firstColumn="1" w:lastColumn="0" w:noHBand="0" w:noVBand="1"/>
      </w:tblPr>
      <w:tblGrid>
        <w:gridCol w:w="1253"/>
        <w:gridCol w:w="7673"/>
      </w:tblGrid>
      <w:tr w:rsidR="00353812" w:rsidRPr="009527A4" w14:paraId="27AF6C2B" w14:textId="77777777">
        <w:tc>
          <w:tcPr>
            <w:tcW w:w="1253" w:type="dxa"/>
            <w:tcBorders>
              <w:top w:val="single" w:sz="12" w:space="0" w:color="000000" w:themeColor="text1"/>
            </w:tcBorders>
            <w:shd w:val="clear" w:color="auto" w:fill="C1CDEC" w:themeFill="accent1" w:themeFillTint="33"/>
            <w:vAlign w:val="center"/>
          </w:tcPr>
          <w:p w14:paraId="3A6A8C3C" w14:textId="77777777" w:rsidR="00353812" w:rsidRPr="00595998" w:rsidRDefault="00353812" w:rsidP="00353812">
            <w:pPr>
              <w:rPr>
                <w:rFonts w:asciiTheme="minorHAnsi" w:hAnsiTheme="minorHAnsi" w:hint="eastAsia"/>
                <w:b/>
                <w:lang w:eastAsia="en-GB"/>
              </w:rPr>
            </w:pPr>
            <w:r>
              <w:rPr>
                <w:rFonts w:ascii="Segoe UI Emoji" w:hAnsi="Segoe UI Emoji" w:cs="Segoe UI Emoji"/>
                <w:b/>
                <w:lang w:eastAsia="en-GB"/>
              </w:rPr>
              <w:t>✅</w:t>
            </w:r>
          </w:p>
        </w:tc>
        <w:tc>
          <w:tcPr>
            <w:tcW w:w="7673" w:type="dxa"/>
            <w:tcBorders>
              <w:top w:val="single" w:sz="12" w:space="0" w:color="000000" w:themeColor="text1"/>
            </w:tcBorders>
            <w:shd w:val="clear" w:color="auto" w:fill="C1CDEC" w:themeFill="accent1" w:themeFillTint="33"/>
            <w:vAlign w:val="center"/>
          </w:tcPr>
          <w:p w14:paraId="24929D76" w14:textId="77777777" w:rsidR="00353812" w:rsidRPr="00595998" w:rsidRDefault="00353812" w:rsidP="00353812">
            <w:pPr>
              <w:rPr>
                <w:rFonts w:asciiTheme="minorHAnsi" w:hAnsiTheme="minorHAnsi" w:hint="eastAsia"/>
                <w:b/>
                <w:lang w:eastAsia="en-GB"/>
              </w:rPr>
            </w:pPr>
            <w:r>
              <w:rPr>
                <w:rFonts w:asciiTheme="minorHAnsi" w:hAnsiTheme="minorHAnsi"/>
                <w:b/>
                <w:lang w:eastAsia="en-GB"/>
              </w:rPr>
              <w:t>Pattern is applicable and normally acceptable for this boundary.</w:t>
            </w:r>
          </w:p>
        </w:tc>
      </w:tr>
      <w:tr w:rsidR="00353812" w:rsidRPr="009527A4" w14:paraId="6646868C" w14:textId="77777777">
        <w:tc>
          <w:tcPr>
            <w:tcW w:w="1253" w:type="dxa"/>
            <w:vAlign w:val="center"/>
          </w:tcPr>
          <w:p w14:paraId="0FD57F39"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7673" w:type="dxa"/>
            <w:vAlign w:val="center"/>
          </w:tcPr>
          <w:p w14:paraId="0C7E59C5" w14:textId="77777777" w:rsidR="00353812" w:rsidRPr="00F94A76" w:rsidRDefault="00353812" w:rsidP="00353812">
            <w:pPr>
              <w:rPr>
                <w:rFonts w:asciiTheme="minorHAnsi" w:hAnsiTheme="minorHAnsi" w:hint="eastAsia"/>
                <w:lang w:eastAsia="en-GB"/>
              </w:rPr>
            </w:pPr>
            <w:r>
              <w:rPr>
                <w:rFonts w:asciiTheme="minorHAnsi" w:hAnsiTheme="minorHAnsi"/>
                <w:szCs w:val="20"/>
              </w:rPr>
              <w:t>Pattern may be applicable, but requires additional design rationale, controls, or governance review.</w:t>
            </w:r>
          </w:p>
        </w:tc>
      </w:tr>
      <w:tr w:rsidR="00353812" w:rsidRPr="009527A4" w14:paraId="41C8458A" w14:textId="77777777">
        <w:tc>
          <w:tcPr>
            <w:tcW w:w="1253" w:type="dxa"/>
            <w:vAlign w:val="center"/>
          </w:tcPr>
          <w:p w14:paraId="3AA49A9A" w14:textId="77777777" w:rsidR="00353812" w:rsidRPr="00F94A76" w:rsidRDefault="00353812" w:rsidP="00353812">
            <w:pPr>
              <w:rPr>
                <w:rFonts w:asciiTheme="minorHAnsi" w:hAnsiTheme="minorHAnsi" w:hint="eastAsia"/>
                <w:lang w:eastAsia="en-GB"/>
              </w:rPr>
            </w:pPr>
            <w:r>
              <w:rPr>
                <w:rFonts w:ascii="Segoe UI Emoji" w:hAnsi="Segoe UI Emoji" w:cs="Segoe UI Emoji"/>
                <w:szCs w:val="20"/>
              </w:rPr>
              <w:t>❌</w:t>
            </w:r>
          </w:p>
        </w:tc>
        <w:tc>
          <w:tcPr>
            <w:tcW w:w="7673" w:type="dxa"/>
            <w:vAlign w:val="center"/>
          </w:tcPr>
          <w:p w14:paraId="57CBD571" w14:textId="77777777" w:rsidR="00353812" w:rsidRPr="00F94A76" w:rsidRDefault="00353812" w:rsidP="00353812">
            <w:pPr>
              <w:rPr>
                <w:rFonts w:asciiTheme="minorHAnsi" w:hAnsiTheme="minorHAnsi" w:hint="eastAsia"/>
                <w:lang w:eastAsia="en-GB"/>
              </w:rPr>
            </w:pPr>
            <w:r>
              <w:rPr>
                <w:rFonts w:asciiTheme="minorHAnsi" w:hAnsiTheme="minorHAnsi"/>
                <w:szCs w:val="20"/>
              </w:rPr>
              <w:t>Pattern is not normally appropriate for this boundary.</w:t>
            </w:r>
          </w:p>
        </w:tc>
      </w:tr>
    </w:tbl>
    <w:p w14:paraId="3B2091C8" w14:textId="77777777" w:rsidR="00FE4F0E" w:rsidRPr="0041138D" w:rsidRDefault="00FE4F0E" w:rsidP="0041138D">
      <w:pPr>
        <w:rPr>
          <w:szCs w:val="20"/>
        </w:rPr>
      </w:pPr>
    </w:p>
    <w:p w14:paraId="6B85668B" w14:textId="77777777" w:rsidR="0041138D" w:rsidRDefault="0041138D" w:rsidP="0041138D">
      <w:pPr>
        <w:rPr>
          <w:szCs w:val="20"/>
        </w:rPr>
      </w:pPr>
      <w:r>
        <w:rPr>
          <w:szCs w:val="20"/>
        </w:rPr>
        <w:t>Note: Any pattern implementation for a specific scenario which necessitates the use of technologies not mentioned above requires approval.</w:t>
      </w:r>
    </w:p>
    <w:p w14:paraId="77BBC7DF" w14:textId="77777777" w:rsidR="002577E7" w:rsidRDefault="002577E7" w:rsidP="0041138D">
      <w:pPr>
        <w:rPr>
          <w:szCs w:val="20"/>
        </w:rPr>
      </w:pPr>
    </w:p>
    <w:tbl>
      <w:tblPr>
        <w:tblStyle w:val="TableGridLight"/>
        <w:tblW w:w="8926" w:type="dxa"/>
        <w:tblLook w:val="04A0" w:firstRow="1" w:lastRow="0" w:firstColumn="1" w:lastColumn="0" w:noHBand="0" w:noVBand="1"/>
      </w:tblPr>
      <w:tblGrid>
        <w:gridCol w:w="3823"/>
        <w:gridCol w:w="5103"/>
      </w:tblGrid>
      <w:tr w:rsidR="002577E7" w:rsidRPr="009527A4" w14:paraId="050EA259" w14:textId="77777777" w:rsidTr="002577E7">
        <w:tc>
          <w:tcPr>
            <w:tcW w:w="3823" w:type="dxa"/>
            <w:tcBorders>
              <w:top w:val="single" w:sz="12" w:space="0" w:color="000000" w:themeColor="text1"/>
            </w:tcBorders>
            <w:shd w:val="clear" w:color="auto" w:fill="C1CDEC" w:themeFill="accent1" w:themeFillTint="33"/>
          </w:tcPr>
          <w:p w14:paraId="79EFAD12" w14:textId="77777777" w:rsidR="002577E7" w:rsidRPr="002577E7" w:rsidRDefault="002577E7" w:rsidP="002577E7">
            <w:pPr>
              <w:rPr>
                <w:rFonts w:asciiTheme="minorHAnsi" w:hAnsiTheme="minorHAnsi" w:hint="eastAsia"/>
                <w:b/>
                <w:lang w:eastAsia="en-GB"/>
              </w:rPr>
            </w:pPr>
            <w:r>
              <w:rPr>
                <w:rFonts w:asciiTheme="minorHAnsi" w:hAnsiTheme="minorHAnsi"/>
                <w:b/>
                <w:lang w:eastAsia="en-GB"/>
              </w:rPr>
              <w:t>Enterprise pattern</w:t>
            </w:r>
          </w:p>
        </w:tc>
        <w:tc>
          <w:tcPr>
            <w:tcW w:w="5103" w:type="dxa"/>
            <w:tcBorders>
              <w:top w:val="single" w:sz="12" w:space="0" w:color="000000" w:themeColor="text1"/>
            </w:tcBorders>
            <w:shd w:val="clear" w:color="auto" w:fill="C1CDEC" w:themeFill="accent1" w:themeFillTint="33"/>
          </w:tcPr>
          <w:p w14:paraId="7ACF7D80" w14:textId="77777777" w:rsidR="002577E7" w:rsidRPr="002577E7" w:rsidRDefault="002577E7" w:rsidP="002577E7">
            <w:pPr>
              <w:rPr>
                <w:rFonts w:asciiTheme="minorHAnsi" w:hAnsiTheme="minorHAnsi" w:hint="eastAsia"/>
                <w:b/>
                <w:lang w:eastAsia="en-GB"/>
              </w:rPr>
            </w:pPr>
            <w:r>
              <w:rPr>
                <w:rFonts w:asciiTheme="minorHAnsi" w:hAnsiTheme="minorHAnsi"/>
                <w:b/>
                <w:lang w:eastAsia="en-GB"/>
              </w:rPr>
              <w:t>Realised by practitioner patterns (Section Number)</w:t>
            </w:r>
          </w:p>
        </w:tc>
      </w:tr>
      <w:tr w:rsidR="002577E7" w:rsidRPr="009527A4" w14:paraId="11F1B8CD" w14:textId="77777777" w:rsidTr="002577E7">
        <w:tc>
          <w:tcPr>
            <w:tcW w:w="3823" w:type="dxa"/>
          </w:tcPr>
          <w:p w14:paraId="1D76D3C7" w14:textId="77777777" w:rsidR="002577E7" w:rsidRPr="00ED631E" w:rsidRDefault="002577E7" w:rsidP="002577E7">
            <w:pPr>
              <w:rPr>
                <w:rFonts w:asciiTheme="minorHAnsi" w:hAnsiTheme="minorHAnsi" w:hint="eastAsia"/>
                <w:bCs w:val="0"/>
                <w:lang w:eastAsia="en-GB"/>
              </w:rPr>
            </w:pPr>
            <w:r>
              <w:rPr>
                <w:rFonts w:asciiTheme="minorHAnsi" w:hAnsiTheme="minorHAnsi"/>
                <w:bCs w:val="0"/>
                <w:szCs w:val="20"/>
              </w:rPr>
              <w:t>SIF-P01 Internal REST API</w:t>
            </w:r>
          </w:p>
        </w:tc>
        <w:tc>
          <w:tcPr>
            <w:tcW w:w="5103" w:type="dxa"/>
          </w:tcPr>
          <w:p w14:paraId="72A7298B" w14:textId="77777777" w:rsidR="002577E7" w:rsidRPr="00F94A76" w:rsidRDefault="002577E7" w:rsidP="002577E7">
            <w:pPr>
              <w:rPr>
                <w:rFonts w:asciiTheme="minorHAnsi" w:hAnsiTheme="minorHAnsi" w:hint="eastAsia"/>
                <w:lang w:eastAsia="en-GB"/>
              </w:rPr>
            </w:pPr>
            <w:r>
              <w:rPr>
                <w:rFonts w:asciiTheme="minorHAnsi" w:hAnsiTheme="minorHAnsi"/>
                <w:szCs w:val="20"/>
              </w:rPr>
              <w:t>SFINT1 (</w:t>
            </w:r>
            <w:r>
              <w:rPr>
                <w:szCs w:val="20"/>
              </w:rPr>
              <w:t>8</w:t>
            </w:r>
            <w:r>
              <w:rPr>
                <w:rFonts w:asciiTheme="minorHAnsi" w:hAnsiTheme="minorHAnsi"/>
                <w:szCs w:val="20"/>
              </w:rPr>
              <w:t>.3)</w:t>
            </w:r>
          </w:p>
        </w:tc>
      </w:tr>
      <w:tr w:rsidR="002577E7" w:rsidRPr="009527A4" w14:paraId="42355B8E" w14:textId="77777777" w:rsidTr="002577E7">
        <w:tc>
          <w:tcPr>
            <w:tcW w:w="3823" w:type="dxa"/>
          </w:tcPr>
          <w:p w14:paraId="014B5B55" w14:textId="77777777" w:rsidR="002577E7" w:rsidRPr="00ED631E" w:rsidRDefault="002577E7" w:rsidP="002577E7">
            <w:pPr>
              <w:rPr>
                <w:rFonts w:asciiTheme="minorHAnsi" w:hAnsiTheme="minorHAnsi" w:hint="eastAsia"/>
                <w:bCs w:val="0"/>
                <w:lang w:eastAsia="en-GB"/>
              </w:rPr>
            </w:pPr>
            <w:r>
              <w:rPr>
                <w:rFonts w:asciiTheme="minorHAnsi" w:hAnsiTheme="minorHAnsi"/>
                <w:bCs w:val="0"/>
                <w:szCs w:val="20"/>
              </w:rPr>
              <w:t xml:space="preserve">SIF-P02 External API Ingress </w:t>
            </w:r>
            <w:r>
              <w:rPr>
                <w:rFonts w:asciiTheme="minorHAnsi" w:hAnsiTheme="minorHAnsi"/>
                <w:bCs w:val="0"/>
                <w:szCs w:val="20"/>
              </w:rPr>
              <w:br/>
              <w:t>(Third Party invoking Chaucer API)</w:t>
            </w:r>
          </w:p>
        </w:tc>
        <w:tc>
          <w:tcPr>
            <w:tcW w:w="5103" w:type="dxa"/>
          </w:tcPr>
          <w:p w14:paraId="42FB6A9A" w14:textId="77777777" w:rsidR="002577E7" w:rsidRPr="00F94A76" w:rsidRDefault="002577E7" w:rsidP="002577E7">
            <w:pPr>
              <w:rPr>
                <w:rFonts w:asciiTheme="minorHAnsi" w:hAnsiTheme="minorHAnsi" w:hint="eastAsia"/>
                <w:lang w:eastAsia="en-GB"/>
              </w:rPr>
            </w:pPr>
            <w:r>
              <w:rPr>
                <w:rFonts w:asciiTheme="minorHAnsi" w:hAnsiTheme="minorHAnsi"/>
                <w:szCs w:val="20"/>
              </w:rPr>
              <w:t>SFINT1 (</w:t>
            </w:r>
            <w:r>
              <w:rPr>
                <w:szCs w:val="20"/>
              </w:rPr>
              <w:t>8</w:t>
            </w:r>
            <w:r>
              <w:rPr>
                <w:rFonts w:asciiTheme="minorHAnsi" w:hAnsiTheme="minorHAnsi"/>
                <w:szCs w:val="20"/>
              </w:rPr>
              <w:t>.3)</w:t>
            </w:r>
          </w:p>
        </w:tc>
      </w:tr>
      <w:tr w:rsidR="002577E7" w:rsidRPr="009527A4" w14:paraId="5E873A30" w14:textId="77777777" w:rsidTr="002577E7">
        <w:tc>
          <w:tcPr>
            <w:tcW w:w="3823" w:type="dxa"/>
          </w:tcPr>
          <w:p w14:paraId="14063214" w14:textId="77777777" w:rsidR="002577E7" w:rsidRPr="00ED631E" w:rsidRDefault="002577E7" w:rsidP="002577E7">
            <w:pPr>
              <w:rPr>
                <w:bCs w:val="0"/>
                <w:szCs w:val="20"/>
              </w:rPr>
            </w:pPr>
            <w:r>
              <w:rPr>
                <w:rFonts w:asciiTheme="minorHAnsi" w:hAnsiTheme="minorHAnsi"/>
                <w:bCs w:val="0"/>
                <w:szCs w:val="20"/>
              </w:rPr>
              <w:t xml:space="preserve">SIF-P03 External API Egress </w:t>
            </w:r>
          </w:p>
          <w:p w14:paraId="4CBBD46D" w14:textId="77777777" w:rsidR="002577E7" w:rsidRPr="00ED631E" w:rsidRDefault="002577E7" w:rsidP="002577E7">
            <w:pPr>
              <w:rPr>
                <w:rFonts w:asciiTheme="minorHAnsi" w:hAnsiTheme="minorHAnsi" w:hint="eastAsia"/>
                <w:bCs w:val="0"/>
                <w:lang w:eastAsia="en-GB"/>
              </w:rPr>
            </w:pPr>
            <w:r>
              <w:rPr>
                <w:rFonts w:asciiTheme="minorHAnsi" w:hAnsiTheme="minorHAnsi"/>
                <w:bCs w:val="0"/>
                <w:szCs w:val="20"/>
              </w:rPr>
              <w:t>(Chaucer invoking Third Party API)</w:t>
            </w:r>
          </w:p>
        </w:tc>
        <w:tc>
          <w:tcPr>
            <w:tcW w:w="5103" w:type="dxa"/>
          </w:tcPr>
          <w:p w14:paraId="5CD1250D" w14:textId="77777777" w:rsidR="002577E7" w:rsidRPr="00F94A76" w:rsidRDefault="002577E7" w:rsidP="002577E7">
            <w:pPr>
              <w:rPr>
                <w:rFonts w:asciiTheme="minorHAnsi" w:hAnsiTheme="minorHAnsi" w:hint="eastAsia"/>
                <w:lang w:eastAsia="en-GB"/>
              </w:rPr>
            </w:pPr>
            <w:r>
              <w:rPr>
                <w:rFonts w:asciiTheme="minorHAnsi" w:hAnsiTheme="minorHAnsi"/>
                <w:szCs w:val="20"/>
              </w:rPr>
              <w:t>SFINT1 (</w:t>
            </w:r>
            <w:r>
              <w:rPr>
                <w:szCs w:val="20"/>
              </w:rPr>
              <w:t>8</w:t>
            </w:r>
            <w:r>
              <w:rPr>
                <w:rFonts w:asciiTheme="minorHAnsi" w:hAnsiTheme="minorHAnsi"/>
                <w:szCs w:val="20"/>
              </w:rPr>
              <w:t>.3)</w:t>
            </w:r>
          </w:p>
        </w:tc>
      </w:tr>
      <w:tr w:rsidR="002577E7" w:rsidRPr="009527A4" w14:paraId="402FD64A" w14:textId="77777777" w:rsidTr="002577E7">
        <w:tc>
          <w:tcPr>
            <w:tcW w:w="3823" w:type="dxa"/>
          </w:tcPr>
          <w:p w14:paraId="04D034CF" w14:textId="77777777" w:rsidR="002577E7" w:rsidRPr="00ED631E" w:rsidRDefault="002577E7" w:rsidP="002577E7">
            <w:pPr>
              <w:rPr>
                <w:rFonts w:asciiTheme="minorHAnsi" w:hAnsiTheme="minorHAnsi" w:hint="eastAsia"/>
                <w:bCs w:val="0"/>
                <w:lang w:eastAsia="en-GB"/>
              </w:rPr>
            </w:pPr>
            <w:r>
              <w:rPr>
                <w:rFonts w:asciiTheme="minorHAnsi" w:hAnsiTheme="minorHAnsi"/>
                <w:bCs w:val="0"/>
                <w:szCs w:val="20"/>
              </w:rPr>
              <w:t>SIF-P04 API Facade / Mediation</w:t>
            </w:r>
          </w:p>
        </w:tc>
        <w:tc>
          <w:tcPr>
            <w:tcW w:w="5103" w:type="dxa"/>
          </w:tcPr>
          <w:p w14:paraId="428695DB" w14:textId="77777777" w:rsidR="002577E7" w:rsidRPr="00F94A76" w:rsidRDefault="002577E7" w:rsidP="002577E7">
            <w:pPr>
              <w:rPr>
                <w:rFonts w:asciiTheme="minorHAnsi" w:hAnsiTheme="minorHAnsi" w:hint="eastAsia"/>
                <w:lang w:eastAsia="en-GB"/>
              </w:rPr>
            </w:pPr>
            <w:r>
              <w:rPr>
                <w:rFonts w:asciiTheme="minorHAnsi" w:hAnsiTheme="minorHAnsi"/>
                <w:szCs w:val="20"/>
              </w:rPr>
              <w:t>SFINT1, SFINT2, SFINT3 (</w:t>
            </w:r>
            <w:r>
              <w:rPr>
                <w:szCs w:val="20"/>
              </w:rPr>
              <w:t>8</w:t>
            </w:r>
            <w:r>
              <w:rPr>
                <w:rFonts w:asciiTheme="minorHAnsi" w:hAnsiTheme="minorHAnsi"/>
                <w:szCs w:val="20"/>
              </w:rPr>
              <w:t>.3)</w:t>
            </w:r>
          </w:p>
        </w:tc>
      </w:tr>
      <w:tr w:rsidR="002577E7" w:rsidRPr="008E4E50" w14:paraId="6237445B" w14:textId="77777777" w:rsidTr="002577E7">
        <w:tc>
          <w:tcPr>
            <w:tcW w:w="3823" w:type="dxa"/>
          </w:tcPr>
          <w:p w14:paraId="063CA5A9" w14:textId="77777777" w:rsidR="002577E7" w:rsidRPr="00ED631E" w:rsidRDefault="002577E7" w:rsidP="002577E7">
            <w:pPr>
              <w:rPr>
                <w:bCs w:val="0"/>
                <w:szCs w:val="20"/>
              </w:rPr>
            </w:pPr>
            <w:r>
              <w:rPr>
                <w:rFonts w:asciiTheme="minorHAnsi" w:hAnsiTheme="minorHAnsi"/>
                <w:bCs w:val="0"/>
                <w:szCs w:val="20"/>
              </w:rPr>
              <w:t>SIF-P05 Reliable Queue Messaging</w:t>
            </w:r>
          </w:p>
        </w:tc>
        <w:tc>
          <w:tcPr>
            <w:tcW w:w="5103" w:type="dxa"/>
          </w:tcPr>
          <w:p w14:paraId="5FABF087" w14:textId="77777777" w:rsidR="002577E7" w:rsidRPr="008E4E50" w:rsidRDefault="002577E7" w:rsidP="002577E7">
            <w:pPr>
              <w:rPr>
                <w:szCs w:val="20"/>
                <w:lang w:val="de-DE"/>
                <w:rPrChange w:id="127" w:author="Puneet Kumar" w:date="2026-09-12T22:39:00Z" w16du:dateUtc="2026-09-12T21:39:00Z">
                  <w:rPr>
                    <w:szCs w:val="20"/>
                  </w:rPr>
                </w:rPrChange>
              </w:rPr>
            </w:pPr>
            <w:r>
              <w:rPr>
                <w:rFonts w:asciiTheme="minorHAnsi" w:hAnsiTheme="minorHAnsi"/>
                <w:szCs w:val="20"/>
                <w:lang w:val="de-DE"/>
              </w:rPr>
              <w:t>SFINT4, SFINT5, SFINT6, SFINT7, SFINT8, SFINT9 (</w:t>
            </w:r>
            <w:r>
              <w:rPr>
                <w:szCs w:val="20"/>
                <w:lang w:val="de-DE"/>
              </w:rPr>
              <w:t>8</w:t>
            </w:r>
            <w:r>
              <w:rPr>
                <w:rFonts w:asciiTheme="minorHAnsi" w:hAnsiTheme="minorHAnsi"/>
                <w:szCs w:val="20"/>
                <w:lang w:val="de-DE"/>
              </w:rPr>
              <w:t>.4)</w:t>
            </w:r>
          </w:p>
        </w:tc>
      </w:tr>
      <w:tr w:rsidR="002577E7" w:rsidRPr="009527A4" w14:paraId="3641F2BF" w14:textId="77777777" w:rsidTr="002577E7">
        <w:tc>
          <w:tcPr>
            <w:tcW w:w="3823" w:type="dxa"/>
          </w:tcPr>
          <w:p w14:paraId="7D4644AD" w14:textId="77777777" w:rsidR="002577E7" w:rsidRPr="00ED631E" w:rsidRDefault="002577E7" w:rsidP="002577E7">
            <w:pPr>
              <w:rPr>
                <w:bCs w:val="0"/>
                <w:szCs w:val="20"/>
              </w:rPr>
            </w:pPr>
            <w:r>
              <w:rPr>
                <w:rFonts w:asciiTheme="minorHAnsi" w:hAnsiTheme="minorHAnsi"/>
                <w:bCs w:val="0"/>
                <w:szCs w:val="20"/>
              </w:rPr>
              <w:t>SIF-P06 Publish / Subscribe Messaging</w:t>
            </w:r>
          </w:p>
        </w:tc>
        <w:tc>
          <w:tcPr>
            <w:tcW w:w="5103" w:type="dxa"/>
          </w:tcPr>
          <w:p w14:paraId="0BC59717" w14:textId="77777777" w:rsidR="002577E7" w:rsidRPr="0041138D" w:rsidRDefault="002577E7" w:rsidP="002577E7">
            <w:pPr>
              <w:rPr>
                <w:szCs w:val="20"/>
                <w:lang w:val="de-DE"/>
              </w:rPr>
            </w:pPr>
            <w:r>
              <w:rPr>
                <w:rFonts w:asciiTheme="minorHAnsi" w:hAnsiTheme="minorHAnsi"/>
                <w:szCs w:val="20"/>
              </w:rPr>
              <w:t>SFINT10 (</w:t>
            </w:r>
            <w:r>
              <w:rPr>
                <w:szCs w:val="20"/>
              </w:rPr>
              <w:t>8</w:t>
            </w:r>
            <w:r>
              <w:rPr>
                <w:rFonts w:asciiTheme="minorHAnsi" w:hAnsiTheme="minorHAnsi"/>
                <w:szCs w:val="20"/>
              </w:rPr>
              <w:t>.5)</w:t>
            </w:r>
          </w:p>
        </w:tc>
      </w:tr>
      <w:tr w:rsidR="002577E7" w:rsidRPr="009527A4" w14:paraId="35A1C1A4" w14:textId="77777777" w:rsidTr="002577E7">
        <w:tc>
          <w:tcPr>
            <w:tcW w:w="3823" w:type="dxa"/>
          </w:tcPr>
          <w:p w14:paraId="1B0A555E" w14:textId="77777777" w:rsidR="002577E7" w:rsidRPr="00ED631E" w:rsidRDefault="002577E7" w:rsidP="002577E7">
            <w:pPr>
              <w:rPr>
                <w:bCs w:val="0"/>
                <w:szCs w:val="20"/>
              </w:rPr>
            </w:pPr>
            <w:r>
              <w:rPr>
                <w:rFonts w:asciiTheme="minorHAnsi" w:hAnsiTheme="minorHAnsi"/>
                <w:bCs w:val="0"/>
                <w:szCs w:val="20"/>
              </w:rPr>
              <w:t>SIF-P07 Event Notification</w:t>
            </w:r>
          </w:p>
        </w:tc>
        <w:tc>
          <w:tcPr>
            <w:tcW w:w="5103" w:type="dxa"/>
          </w:tcPr>
          <w:p w14:paraId="7679B1AA" w14:textId="77777777" w:rsidR="002577E7" w:rsidRPr="0041138D" w:rsidRDefault="002577E7" w:rsidP="002577E7">
            <w:pPr>
              <w:rPr>
                <w:szCs w:val="20"/>
              </w:rPr>
            </w:pPr>
            <w:r>
              <w:rPr>
                <w:rFonts w:asciiTheme="minorHAnsi" w:hAnsiTheme="minorHAnsi"/>
                <w:szCs w:val="20"/>
              </w:rPr>
              <w:t>SFINT11, SFINT13 (</w:t>
            </w:r>
            <w:r>
              <w:rPr>
                <w:szCs w:val="20"/>
              </w:rPr>
              <w:t>8</w:t>
            </w:r>
            <w:r>
              <w:rPr>
                <w:rFonts w:asciiTheme="minorHAnsi" w:hAnsiTheme="minorHAnsi"/>
                <w:szCs w:val="20"/>
              </w:rPr>
              <w:t>.5)</w:t>
            </w:r>
          </w:p>
        </w:tc>
      </w:tr>
      <w:tr w:rsidR="002577E7" w:rsidRPr="009527A4" w14:paraId="605E1002" w14:textId="77777777" w:rsidTr="002577E7">
        <w:tc>
          <w:tcPr>
            <w:tcW w:w="3823" w:type="dxa"/>
          </w:tcPr>
          <w:p w14:paraId="198E8639" w14:textId="77777777" w:rsidR="002577E7" w:rsidRPr="00ED631E" w:rsidRDefault="002577E7" w:rsidP="002577E7">
            <w:pPr>
              <w:rPr>
                <w:bCs w:val="0"/>
                <w:szCs w:val="20"/>
              </w:rPr>
            </w:pPr>
            <w:r>
              <w:rPr>
                <w:rFonts w:asciiTheme="minorHAnsi" w:hAnsiTheme="minorHAnsi"/>
                <w:bCs w:val="0"/>
                <w:szCs w:val="20"/>
              </w:rPr>
              <w:t>SIF-P08 High-Volume Event Streaming</w:t>
            </w:r>
          </w:p>
        </w:tc>
        <w:tc>
          <w:tcPr>
            <w:tcW w:w="5103" w:type="dxa"/>
          </w:tcPr>
          <w:p w14:paraId="0BC003CA" w14:textId="77777777" w:rsidR="002577E7" w:rsidRPr="0041138D" w:rsidRDefault="002577E7" w:rsidP="002577E7">
            <w:pPr>
              <w:rPr>
                <w:szCs w:val="20"/>
              </w:rPr>
            </w:pPr>
            <w:r>
              <w:rPr>
                <w:rFonts w:asciiTheme="minorHAnsi" w:hAnsiTheme="minorHAnsi"/>
                <w:szCs w:val="20"/>
              </w:rPr>
              <w:t>SFINT14 (</w:t>
            </w:r>
            <w:r>
              <w:rPr>
                <w:szCs w:val="20"/>
              </w:rPr>
              <w:t>8</w:t>
            </w:r>
            <w:r>
              <w:rPr>
                <w:rFonts w:asciiTheme="minorHAnsi" w:hAnsiTheme="minorHAnsi"/>
                <w:szCs w:val="20"/>
              </w:rPr>
              <w:t>.5)</w:t>
            </w:r>
          </w:p>
        </w:tc>
      </w:tr>
      <w:tr w:rsidR="002577E7" w:rsidRPr="009527A4" w14:paraId="1D540B4E" w14:textId="77777777" w:rsidTr="002577E7">
        <w:tc>
          <w:tcPr>
            <w:tcW w:w="3823" w:type="dxa"/>
          </w:tcPr>
          <w:p w14:paraId="1398FC57" w14:textId="77777777" w:rsidR="002577E7" w:rsidRPr="00ED631E" w:rsidRDefault="002577E7" w:rsidP="002577E7">
            <w:pPr>
              <w:rPr>
                <w:bCs w:val="0"/>
                <w:szCs w:val="20"/>
              </w:rPr>
            </w:pPr>
            <w:r>
              <w:rPr>
                <w:rFonts w:asciiTheme="minorHAnsi" w:hAnsiTheme="minorHAnsi"/>
                <w:bCs w:val="0"/>
                <w:szCs w:val="20"/>
              </w:rPr>
              <w:t>SIF-P09 Workflow Orchestration</w:t>
            </w:r>
          </w:p>
        </w:tc>
        <w:tc>
          <w:tcPr>
            <w:tcW w:w="5103" w:type="dxa"/>
          </w:tcPr>
          <w:p w14:paraId="6F154063" w14:textId="77777777" w:rsidR="002577E7" w:rsidRPr="0041138D" w:rsidRDefault="002577E7" w:rsidP="002577E7">
            <w:pPr>
              <w:rPr>
                <w:szCs w:val="20"/>
              </w:rPr>
            </w:pPr>
            <w:r>
              <w:rPr>
                <w:rFonts w:asciiTheme="minorHAnsi" w:hAnsiTheme="minorHAnsi"/>
                <w:szCs w:val="20"/>
              </w:rPr>
              <w:t>SFINT15, SFINT18 (</w:t>
            </w:r>
            <w:r>
              <w:rPr>
                <w:szCs w:val="20"/>
              </w:rPr>
              <w:t>8</w:t>
            </w:r>
            <w:r>
              <w:rPr>
                <w:rFonts w:asciiTheme="minorHAnsi" w:hAnsiTheme="minorHAnsi"/>
                <w:szCs w:val="20"/>
              </w:rPr>
              <w:t>.6)</w:t>
            </w:r>
          </w:p>
        </w:tc>
      </w:tr>
      <w:tr w:rsidR="002577E7" w:rsidRPr="009527A4" w14:paraId="61E7A8D2" w14:textId="77777777" w:rsidTr="002577E7">
        <w:tc>
          <w:tcPr>
            <w:tcW w:w="3823" w:type="dxa"/>
          </w:tcPr>
          <w:p w14:paraId="3C427432" w14:textId="77777777" w:rsidR="002577E7" w:rsidRPr="00ED631E" w:rsidRDefault="002577E7" w:rsidP="002577E7">
            <w:pPr>
              <w:rPr>
                <w:bCs w:val="0"/>
                <w:szCs w:val="20"/>
              </w:rPr>
            </w:pPr>
            <w:r>
              <w:rPr>
                <w:rFonts w:asciiTheme="minorHAnsi" w:hAnsiTheme="minorHAnsi"/>
                <w:bCs w:val="0"/>
                <w:szCs w:val="20"/>
              </w:rPr>
              <w:t>SIF-P10 Long-Running Workflow</w:t>
            </w:r>
          </w:p>
        </w:tc>
        <w:tc>
          <w:tcPr>
            <w:tcW w:w="5103" w:type="dxa"/>
          </w:tcPr>
          <w:p w14:paraId="5C70793B" w14:textId="77777777" w:rsidR="002577E7" w:rsidRPr="0041138D" w:rsidRDefault="002577E7" w:rsidP="002577E7">
            <w:pPr>
              <w:rPr>
                <w:szCs w:val="20"/>
              </w:rPr>
            </w:pPr>
            <w:r>
              <w:rPr>
                <w:rFonts w:asciiTheme="minorHAnsi" w:hAnsiTheme="minorHAnsi"/>
                <w:szCs w:val="20"/>
              </w:rPr>
              <w:t>SFINT15, SFINT16, SFINT17, SFINT18 (</w:t>
            </w:r>
            <w:r>
              <w:rPr>
                <w:szCs w:val="20"/>
              </w:rPr>
              <w:t>8</w:t>
            </w:r>
            <w:r>
              <w:rPr>
                <w:rFonts w:asciiTheme="minorHAnsi" w:hAnsiTheme="minorHAnsi"/>
                <w:szCs w:val="20"/>
              </w:rPr>
              <w:t>.6)</w:t>
            </w:r>
          </w:p>
        </w:tc>
      </w:tr>
      <w:tr w:rsidR="002577E7" w:rsidRPr="009527A4" w14:paraId="7D6ED1DC" w14:textId="77777777" w:rsidTr="002577E7">
        <w:tc>
          <w:tcPr>
            <w:tcW w:w="3823" w:type="dxa"/>
          </w:tcPr>
          <w:p w14:paraId="0F4458B5" w14:textId="77777777" w:rsidR="002577E7" w:rsidRPr="00ED631E" w:rsidRDefault="002577E7" w:rsidP="002577E7">
            <w:pPr>
              <w:rPr>
                <w:bCs w:val="0"/>
                <w:szCs w:val="20"/>
              </w:rPr>
            </w:pPr>
            <w:r>
              <w:rPr>
                <w:rFonts w:asciiTheme="minorHAnsi" w:hAnsiTheme="minorHAnsi"/>
                <w:bCs w:val="0"/>
                <w:szCs w:val="20"/>
              </w:rPr>
              <w:t>SIF-P11 Third-Party Webhook Ingress</w:t>
            </w:r>
          </w:p>
        </w:tc>
        <w:tc>
          <w:tcPr>
            <w:tcW w:w="5103" w:type="dxa"/>
          </w:tcPr>
          <w:p w14:paraId="4C0BD81E" w14:textId="77777777" w:rsidR="002577E7" w:rsidRPr="0041138D" w:rsidRDefault="002577E7" w:rsidP="002577E7">
            <w:pPr>
              <w:rPr>
                <w:szCs w:val="20"/>
              </w:rPr>
            </w:pPr>
            <w:r>
              <w:rPr>
                <w:rFonts w:asciiTheme="minorHAnsi" w:hAnsiTheme="minorHAnsi"/>
                <w:szCs w:val="20"/>
              </w:rPr>
              <w:t>SFINT12 (</w:t>
            </w:r>
            <w:r>
              <w:rPr>
                <w:szCs w:val="20"/>
              </w:rPr>
              <w:t>8</w:t>
            </w:r>
            <w:r>
              <w:rPr>
                <w:rFonts w:asciiTheme="minorHAnsi" w:hAnsiTheme="minorHAnsi"/>
                <w:szCs w:val="20"/>
              </w:rPr>
              <w:t>.5)</w:t>
            </w:r>
          </w:p>
        </w:tc>
      </w:tr>
      <w:tr w:rsidR="002577E7" w:rsidRPr="009527A4" w14:paraId="75AD8A33" w14:textId="77777777" w:rsidTr="002577E7">
        <w:tc>
          <w:tcPr>
            <w:tcW w:w="3823" w:type="dxa"/>
          </w:tcPr>
          <w:p w14:paraId="1F75D265" w14:textId="77777777" w:rsidR="002577E7" w:rsidRPr="00ED631E" w:rsidRDefault="002577E7" w:rsidP="002577E7">
            <w:pPr>
              <w:rPr>
                <w:bCs w:val="0"/>
                <w:szCs w:val="20"/>
              </w:rPr>
            </w:pPr>
            <w:r>
              <w:rPr>
                <w:rFonts w:asciiTheme="minorHAnsi" w:hAnsiTheme="minorHAnsi"/>
                <w:bCs w:val="0"/>
                <w:szCs w:val="20"/>
              </w:rPr>
              <w:t>SIF-P12 Managed File Exchange</w:t>
            </w:r>
          </w:p>
        </w:tc>
        <w:tc>
          <w:tcPr>
            <w:tcW w:w="5103" w:type="dxa"/>
          </w:tcPr>
          <w:p w14:paraId="06152EB5" w14:textId="77777777" w:rsidR="002577E7" w:rsidRPr="0041138D" w:rsidRDefault="002577E7" w:rsidP="002577E7">
            <w:pPr>
              <w:rPr>
                <w:szCs w:val="20"/>
              </w:rPr>
            </w:pPr>
            <w:r>
              <w:rPr>
                <w:rFonts w:asciiTheme="minorHAnsi" w:hAnsiTheme="minorHAnsi"/>
                <w:szCs w:val="20"/>
              </w:rPr>
              <w:t>SFINT9, SFINT19, SFINT20 (</w:t>
            </w:r>
            <w:r>
              <w:rPr>
                <w:szCs w:val="20"/>
              </w:rPr>
              <w:t>8</w:t>
            </w:r>
            <w:r>
              <w:rPr>
                <w:rFonts w:asciiTheme="minorHAnsi" w:hAnsiTheme="minorHAnsi"/>
                <w:szCs w:val="20"/>
              </w:rPr>
              <w:t xml:space="preserve">.4, </w:t>
            </w:r>
            <w:r>
              <w:rPr>
                <w:szCs w:val="20"/>
              </w:rPr>
              <w:t>8</w:t>
            </w:r>
            <w:r>
              <w:rPr>
                <w:rFonts w:asciiTheme="minorHAnsi" w:hAnsiTheme="minorHAnsi"/>
                <w:szCs w:val="20"/>
              </w:rPr>
              <w:t>.7)</w:t>
            </w:r>
          </w:p>
        </w:tc>
      </w:tr>
      <w:tr w:rsidR="002577E7" w:rsidRPr="009527A4" w14:paraId="404AF442" w14:textId="77777777" w:rsidTr="002577E7">
        <w:tc>
          <w:tcPr>
            <w:tcW w:w="3823" w:type="dxa"/>
          </w:tcPr>
          <w:p w14:paraId="1D9BCC6D" w14:textId="77777777" w:rsidR="002577E7" w:rsidRPr="00ED631E" w:rsidRDefault="002577E7" w:rsidP="002577E7">
            <w:pPr>
              <w:rPr>
                <w:bCs w:val="0"/>
                <w:szCs w:val="20"/>
              </w:rPr>
            </w:pPr>
            <w:r>
              <w:rPr>
                <w:rFonts w:asciiTheme="minorHAnsi" w:hAnsiTheme="minorHAnsi"/>
                <w:bCs w:val="0"/>
                <w:szCs w:val="20"/>
              </w:rPr>
              <w:t>SIF-P13 Data Platform Exchange</w:t>
            </w:r>
          </w:p>
        </w:tc>
        <w:tc>
          <w:tcPr>
            <w:tcW w:w="5103" w:type="dxa"/>
          </w:tcPr>
          <w:p w14:paraId="7CFE3BD9" w14:textId="77777777" w:rsidR="002577E7" w:rsidRPr="0041138D" w:rsidRDefault="002577E7" w:rsidP="002577E7">
            <w:pPr>
              <w:rPr>
                <w:szCs w:val="20"/>
              </w:rPr>
            </w:pPr>
            <w:r>
              <w:rPr>
                <w:rFonts w:asciiTheme="minorHAnsi" w:hAnsiTheme="minorHAnsi"/>
                <w:szCs w:val="20"/>
              </w:rPr>
              <w:t>SFDEINT1–SFDEINT9 (</w:t>
            </w:r>
            <w:r>
              <w:rPr>
                <w:szCs w:val="20"/>
              </w:rPr>
              <w:t>9</w:t>
            </w:r>
            <w:r>
              <w:rPr>
                <w:rFonts w:asciiTheme="minorHAnsi" w:hAnsiTheme="minorHAnsi"/>
                <w:szCs w:val="20"/>
              </w:rPr>
              <w:t>.4)</w:t>
            </w:r>
          </w:p>
        </w:tc>
      </w:tr>
      <w:tr w:rsidR="002577E7" w:rsidRPr="009527A4" w14:paraId="1C27CC2B" w14:textId="77777777" w:rsidTr="002577E7">
        <w:tc>
          <w:tcPr>
            <w:tcW w:w="3823" w:type="dxa"/>
          </w:tcPr>
          <w:p w14:paraId="16896EB5" w14:textId="77777777" w:rsidR="002577E7" w:rsidRPr="00ED631E" w:rsidRDefault="002577E7" w:rsidP="002577E7">
            <w:pPr>
              <w:rPr>
                <w:bCs w:val="0"/>
                <w:szCs w:val="20"/>
              </w:rPr>
            </w:pPr>
            <w:r>
              <w:rPr>
                <w:rFonts w:asciiTheme="minorHAnsi" w:hAnsiTheme="minorHAnsi"/>
                <w:bCs w:val="0"/>
                <w:szCs w:val="20"/>
              </w:rPr>
              <w:t>SIF-P14 Custom Code Extension</w:t>
            </w:r>
          </w:p>
        </w:tc>
        <w:tc>
          <w:tcPr>
            <w:tcW w:w="5103" w:type="dxa"/>
          </w:tcPr>
          <w:p w14:paraId="3168CA5B" w14:textId="77777777" w:rsidR="002577E7" w:rsidRPr="0041138D" w:rsidRDefault="002577E7" w:rsidP="002577E7">
            <w:pPr>
              <w:rPr>
                <w:szCs w:val="20"/>
              </w:rPr>
            </w:pPr>
            <w:r>
              <w:rPr>
                <w:rFonts w:asciiTheme="minorHAnsi" w:hAnsiTheme="minorHAnsi"/>
                <w:szCs w:val="20"/>
              </w:rPr>
              <w:t>SFINT3, SFINT21 (</w:t>
            </w:r>
            <w:r>
              <w:rPr>
                <w:szCs w:val="20"/>
              </w:rPr>
              <w:t>8</w:t>
            </w:r>
            <w:r>
              <w:rPr>
                <w:rFonts w:asciiTheme="minorHAnsi" w:hAnsiTheme="minorHAnsi"/>
                <w:szCs w:val="20"/>
              </w:rPr>
              <w:t xml:space="preserve">.3, </w:t>
            </w:r>
            <w:r>
              <w:rPr>
                <w:szCs w:val="20"/>
              </w:rPr>
              <w:t>8</w:t>
            </w:r>
            <w:r>
              <w:rPr>
                <w:rFonts w:asciiTheme="minorHAnsi" w:hAnsiTheme="minorHAnsi"/>
                <w:szCs w:val="20"/>
              </w:rPr>
              <w:t>.8)</w:t>
            </w:r>
          </w:p>
        </w:tc>
      </w:tr>
    </w:tbl>
    <w:p w14:paraId="3DD04F8F" w14:textId="77777777" w:rsidR="00FE4F0E" w:rsidRDefault="00FE4F0E" w:rsidP="0041138D">
      <w:pPr>
        <w:rPr>
          <w:szCs w:val="20"/>
        </w:rPr>
      </w:pPr>
    </w:p>
    <w:p w14:paraId="7B88F4CA" w14:textId="77777777" w:rsidR="0041138D" w:rsidRPr="00FE4F0E" w:rsidRDefault="0041138D" w:rsidP="0041138D">
      <w:pPr>
        <w:rPr>
          <w:rFonts w:eastAsia="Times New Roman" w:cs="Times New Roman"/>
          <w:color w:val="132040" w:themeColor="accent1" w:themeShade="BF"/>
          <w:sz w:val="24"/>
          <w:szCs w:val="26"/>
        </w:rPr>
      </w:pPr>
      <w:r>
        <w:rPr>
          <w:rFonts w:eastAsia="Times New Roman" w:cs="Times New Roman"/>
          <w:color w:val="132040" w:themeColor="accent1" w:themeShade="BF"/>
          <w:sz w:val="24"/>
          <w:szCs w:val="26"/>
        </w:rPr>
        <w:lastRenderedPageBreak/>
        <w:t>Pattern Grouping by Integration Boundary</w:t>
      </w:r>
    </w:p>
    <w:p w14:paraId="5023F366" w14:textId="77777777" w:rsidR="00FE4F0E" w:rsidRPr="00FE4F0E" w:rsidDel="00D34C06" w:rsidRDefault="00FE4F0E" w:rsidP="0041138D">
      <w:pPr>
        <w:rPr>
          <w:rFonts w:eastAsia="Times New Roman" w:cs="Times New Roman"/>
          <w:color w:val="132040" w:themeColor="accent1" w:themeShade="BF"/>
          <w:sz w:val="24"/>
          <w:szCs w:val="26"/>
        </w:rPr>
      </w:pPr>
    </w:p>
    <w:p w14:paraId="0E3D8060" w14:textId="77777777" w:rsidR="0041138D" w:rsidRDefault="0041138D" w:rsidP="0041138D">
      <w:pPr>
        <w:rPr>
          <w:rFonts w:eastAsia="Times New Roman" w:cs="Times New Roman"/>
          <w:color w:val="132040" w:themeColor="accent1" w:themeShade="BF"/>
          <w:sz w:val="24"/>
          <w:szCs w:val="26"/>
        </w:rPr>
      </w:pPr>
      <w:r>
        <w:rPr>
          <w:rFonts w:eastAsia="Times New Roman" w:cs="Times New Roman"/>
          <w:color w:val="132040" w:themeColor="accent1" w:themeShade="BF"/>
          <w:sz w:val="24"/>
          <w:szCs w:val="26"/>
        </w:rPr>
        <w:t>Internal Chaucer Integration Patterns</w:t>
      </w:r>
    </w:p>
    <w:p w14:paraId="6872A110" w14:textId="77777777" w:rsidR="00E62C5D" w:rsidRDefault="00E62C5D" w:rsidP="0041138D">
      <w:pPr>
        <w:rPr>
          <w:rFonts w:eastAsia="Times New Roman" w:cs="Times New Roman"/>
          <w:color w:val="132040" w:themeColor="accent1" w:themeShade="BF"/>
          <w:sz w:val="24"/>
          <w:szCs w:val="26"/>
        </w:rPr>
      </w:pPr>
    </w:p>
    <w:tbl>
      <w:tblPr>
        <w:tblStyle w:val="TableGridLight"/>
        <w:tblW w:w="9067" w:type="dxa"/>
        <w:tblLook w:val="04A0" w:firstRow="1" w:lastRow="0" w:firstColumn="1" w:lastColumn="0" w:noHBand="0" w:noVBand="1"/>
      </w:tblPr>
      <w:tblGrid>
        <w:gridCol w:w="1253"/>
        <w:gridCol w:w="2711"/>
        <w:gridCol w:w="5103"/>
      </w:tblGrid>
      <w:tr w:rsidR="00AF557C" w:rsidRPr="009527A4" w14:paraId="1C779205" w14:textId="77777777">
        <w:tc>
          <w:tcPr>
            <w:tcW w:w="1253" w:type="dxa"/>
            <w:tcBorders>
              <w:top w:val="single" w:sz="12" w:space="0" w:color="000000" w:themeColor="text1"/>
            </w:tcBorders>
            <w:shd w:val="clear" w:color="auto" w:fill="C1CDEC" w:themeFill="accent1" w:themeFillTint="33"/>
            <w:vAlign w:val="center"/>
          </w:tcPr>
          <w:p w14:paraId="1099D9E0"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 ID</w:t>
            </w:r>
          </w:p>
        </w:tc>
        <w:tc>
          <w:tcPr>
            <w:tcW w:w="2711" w:type="dxa"/>
            <w:tcBorders>
              <w:top w:val="single" w:sz="12" w:space="0" w:color="000000" w:themeColor="text1"/>
            </w:tcBorders>
            <w:shd w:val="clear" w:color="auto" w:fill="C1CDEC" w:themeFill="accent1" w:themeFillTint="33"/>
            <w:vAlign w:val="center"/>
          </w:tcPr>
          <w:p w14:paraId="794831E6"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w:t>
            </w:r>
          </w:p>
        </w:tc>
        <w:tc>
          <w:tcPr>
            <w:tcW w:w="5103" w:type="dxa"/>
            <w:tcBorders>
              <w:top w:val="single" w:sz="12" w:space="0" w:color="000000" w:themeColor="text1"/>
            </w:tcBorders>
            <w:shd w:val="clear" w:color="auto" w:fill="C1CDEC" w:themeFill="accent1" w:themeFillTint="33"/>
            <w:vAlign w:val="center"/>
          </w:tcPr>
          <w:p w14:paraId="61AF485A"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Typical Use</w:t>
            </w:r>
          </w:p>
        </w:tc>
      </w:tr>
      <w:tr w:rsidR="00AF557C" w:rsidRPr="009527A4" w14:paraId="1AC6777D" w14:textId="77777777">
        <w:tc>
          <w:tcPr>
            <w:tcW w:w="1253" w:type="dxa"/>
            <w:vAlign w:val="center"/>
          </w:tcPr>
          <w:p w14:paraId="32297DD1" w14:textId="77777777" w:rsidR="00AF557C" w:rsidRPr="00F94A76" w:rsidRDefault="00AF557C" w:rsidP="00AF557C">
            <w:pPr>
              <w:rPr>
                <w:rFonts w:asciiTheme="minorHAnsi" w:hAnsiTheme="minorHAnsi" w:hint="eastAsia"/>
                <w:lang w:eastAsia="en-GB"/>
              </w:rPr>
            </w:pPr>
            <w:r>
              <w:rPr>
                <w:rFonts w:asciiTheme="minorHAnsi" w:hAnsiTheme="minorHAnsi"/>
                <w:szCs w:val="20"/>
              </w:rPr>
              <w:t>SIF-P01</w:t>
            </w:r>
          </w:p>
        </w:tc>
        <w:tc>
          <w:tcPr>
            <w:tcW w:w="2711" w:type="dxa"/>
            <w:vAlign w:val="center"/>
          </w:tcPr>
          <w:p w14:paraId="7CCC9702" w14:textId="77777777" w:rsidR="00AF557C" w:rsidRPr="00F94A76" w:rsidRDefault="00AF557C" w:rsidP="00AF557C">
            <w:pPr>
              <w:rPr>
                <w:rFonts w:asciiTheme="minorHAnsi" w:hAnsiTheme="minorHAnsi" w:hint="eastAsia"/>
                <w:lang w:eastAsia="en-GB"/>
              </w:rPr>
            </w:pPr>
            <w:r>
              <w:rPr>
                <w:rFonts w:asciiTheme="minorHAnsi" w:hAnsiTheme="minorHAnsi"/>
                <w:szCs w:val="20"/>
              </w:rPr>
              <w:t>Internal REST API</w:t>
            </w:r>
          </w:p>
        </w:tc>
        <w:tc>
          <w:tcPr>
            <w:tcW w:w="5103" w:type="dxa"/>
            <w:vAlign w:val="center"/>
          </w:tcPr>
          <w:p w14:paraId="4FCA30FF" w14:textId="77777777" w:rsidR="00AF557C" w:rsidRPr="00F94A76" w:rsidRDefault="00AF557C" w:rsidP="00AF557C">
            <w:pPr>
              <w:rPr>
                <w:rFonts w:asciiTheme="minorHAnsi" w:hAnsiTheme="minorHAnsi" w:hint="eastAsia"/>
                <w:lang w:eastAsia="en-GB"/>
              </w:rPr>
            </w:pPr>
            <w:r>
              <w:rPr>
                <w:rFonts w:asciiTheme="minorHAnsi" w:hAnsiTheme="minorHAnsi"/>
                <w:szCs w:val="20"/>
              </w:rPr>
              <w:t>Internal application-to-application request/response integration.</w:t>
            </w:r>
          </w:p>
        </w:tc>
      </w:tr>
      <w:tr w:rsidR="00AF557C" w:rsidRPr="009527A4" w14:paraId="7AEF5404" w14:textId="77777777">
        <w:tc>
          <w:tcPr>
            <w:tcW w:w="1253" w:type="dxa"/>
            <w:vAlign w:val="center"/>
          </w:tcPr>
          <w:p w14:paraId="4AE2A983" w14:textId="77777777" w:rsidR="00AF557C" w:rsidRPr="00F94A76" w:rsidRDefault="00AF557C" w:rsidP="00AF557C">
            <w:pPr>
              <w:rPr>
                <w:rFonts w:asciiTheme="minorHAnsi" w:hAnsiTheme="minorHAnsi" w:hint="eastAsia"/>
                <w:lang w:eastAsia="en-GB"/>
              </w:rPr>
            </w:pPr>
            <w:r>
              <w:rPr>
                <w:rFonts w:asciiTheme="minorHAnsi" w:hAnsiTheme="minorHAnsi"/>
                <w:szCs w:val="20"/>
              </w:rPr>
              <w:t>SIF-P04</w:t>
            </w:r>
          </w:p>
        </w:tc>
        <w:tc>
          <w:tcPr>
            <w:tcW w:w="2711" w:type="dxa"/>
            <w:vAlign w:val="center"/>
          </w:tcPr>
          <w:p w14:paraId="748DDBC8" w14:textId="77777777" w:rsidR="00AF557C" w:rsidRPr="00F94A76" w:rsidRDefault="00AF557C" w:rsidP="00AF557C">
            <w:pPr>
              <w:rPr>
                <w:rFonts w:asciiTheme="minorHAnsi" w:hAnsiTheme="minorHAnsi" w:hint="eastAsia"/>
                <w:lang w:eastAsia="en-GB"/>
              </w:rPr>
            </w:pPr>
            <w:r>
              <w:rPr>
                <w:rFonts w:asciiTheme="minorHAnsi" w:hAnsiTheme="minorHAnsi"/>
                <w:szCs w:val="20"/>
              </w:rPr>
              <w:t>API Facade / Mediation</w:t>
            </w:r>
          </w:p>
        </w:tc>
        <w:tc>
          <w:tcPr>
            <w:tcW w:w="5103" w:type="dxa"/>
            <w:vAlign w:val="center"/>
          </w:tcPr>
          <w:p w14:paraId="013575A8" w14:textId="77777777" w:rsidR="00AF557C" w:rsidRPr="00F94A76" w:rsidRDefault="00AF557C" w:rsidP="00AF557C">
            <w:pPr>
              <w:rPr>
                <w:rFonts w:asciiTheme="minorHAnsi" w:hAnsiTheme="minorHAnsi" w:hint="eastAsia"/>
                <w:lang w:eastAsia="en-GB"/>
              </w:rPr>
            </w:pPr>
            <w:r>
              <w:rPr>
                <w:rFonts w:asciiTheme="minorHAnsi" w:hAnsiTheme="minorHAnsi"/>
                <w:szCs w:val="20"/>
              </w:rPr>
              <w:t>Shielding consumers from backend complexity or legacy constraints.</w:t>
            </w:r>
          </w:p>
        </w:tc>
      </w:tr>
      <w:tr w:rsidR="00AF557C" w:rsidRPr="009527A4" w14:paraId="1C827C93" w14:textId="77777777">
        <w:tc>
          <w:tcPr>
            <w:tcW w:w="1253" w:type="dxa"/>
            <w:vAlign w:val="center"/>
          </w:tcPr>
          <w:p w14:paraId="4A77212E" w14:textId="77777777" w:rsidR="00AF557C" w:rsidRPr="00F94A76" w:rsidRDefault="00AF557C" w:rsidP="00AF557C">
            <w:pPr>
              <w:rPr>
                <w:rFonts w:asciiTheme="minorHAnsi" w:hAnsiTheme="minorHAnsi" w:hint="eastAsia"/>
                <w:lang w:eastAsia="en-GB"/>
              </w:rPr>
            </w:pPr>
            <w:r>
              <w:rPr>
                <w:rFonts w:asciiTheme="minorHAnsi" w:hAnsiTheme="minorHAnsi"/>
                <w:szCs w:val="20"/>
              </w:rPr>
              <w:t>SIF-P05</w:t>
            </w:r>
          </w:p>
        </w:tc>
        <w:tc>
          <w:tcPr>
            <w:tcW w:w="2711" w:type="dxa"/>
            <w:vAlign w:val="center"/>
          </w:tcPr>
          <w:p w14:paraId="5740AD2A" w14:textId="77777777" w:rsidR="00AF557C" w:rsidRPr="00F94A76" w:rsidRDefault="00AF557C" w:rsidP="00AF557C">
            <w:pPr>
              <w:rPr>
                <w:rFonts w:asciiTheme="minorHAnsi" w:hAnsiTheme="minorHAnsi" w:hint="eastAsia"/>
                <w:lang w:eastAsia="en-GB"/>
              </w:rPr>
            </w:pPr>
            <w:r>
              <w:rPr>
                <w:rFonts w:asciiTheme="minorHAnsi" w:hAnsiTheme="minorHAnsi"/>
                <w:szCs w:val="20"/>
              </w:rPr>
              <w:t>Reliable Queue Messaging</w:t>
            </w:r>
          </w:p>
        </w:tc>
        <w:tc>
          <w:tcPr>
            <w:tcW w:w="5103" w:type="dxa"/>
            <w:vAlign w:val="center"/>
          </w:tcPr>
          <w:p w14:paraId="673FFAB9" w14:textId="77777777" w:rsidR="00AF557C" w:rsidRPr="00F94A76" w:rsidRDefault="00AF557C" w:rsidP="00AF557C">
            <w:pPr>
              <w:rPr>
                <w:rFonts w:asciiTheme="minorHAnsi" w:hAnsiTheme="minorHAnsi" w:hint="eastAsia"/>
                <w:lang w:eastAsia="en-GB"/>
              </w:rPr>
            </w:pPr>
            <w:r>
              <w:rPr>
                <w:rFonts w:asciiTheme="minorHAnsi" w:hAnsiTheme="minorHAnsi"/>
                <w:szCs w:val="20"/>
              </w:rPr>
              <w:t>Decoupled internal processing with retry and dead-letter handling.</w:t>
            </w:r>
          </w:p>
        </w:tc>
      </w:tr>
      <w:tr w:rsidR="00AF557C" w:rsidRPr="009527A4" w14:paraId="4638CB5C" w14:textId="77777777">
        <w:tc>
          <w:tcPr>
            <w:tcW w:w="1253" w:type="dxa"/>
            <w:vAlign w:val="center"/>
          </w:tcPr>
          <w:p w14:paraId="54F1E66C" w14:textId="77777777" w:rsidR="00AF557C" w:rsidRPr="00F94A76" w:rsidRDefault="00AF557C" w:rsidP="00AF557C">
            <w:pPr>
              <w:rPr>
                <w:rFonts w:asciiTheme="minorHAnsi" w:hAnsiTheme="minorHAnsi" w:hint="eastAsia"/>
                <w:lang w:eastAsia="en-GB"/>
              </w:rPr>
            </w:pPr>
            <w:r>
              <w:rPr>
                <w:rFonts w:asciiTheme="minorHAnsi" w:hAnsiTheme="minorHAnsi"/>
                <w:szCs w:val="20"/>
              </w:rPr>
              <w:t>SIF-P06</w:t>
            </w:r>
          </w:p>
        </w:tc>
        <w:tc>
          <w:tcPr>
            <w:tcW w:w="2711" w:type="dxa"/>
            <w:vAlign w:val="center"/>
          </w:tcPr>
          <w:p w14:paraId="5F21A0F6" w14:textId="77777777" w:rsidR="00AF557C" w:rsidRPr="00F94A76" w:rsidRDefault="00AF557C" w:rsidP="00AF557C">
            <w:pPr>
              <w:rPr>
                <w:rFonts w:asciiTheme="minorHAnsi" w:hAnsiTheme="minorHAnsi" w:hint="eastAsia"/>
                <w:lang w:eastAsia="en-GB"/>
              </w:rPr>
            </w:pPr>
            <w:r>
              <w:rPr>
                <w:rFonts w:asciiTheme="minorHAnsi" w:hAnsiTheme="minorHAnsi"/>
                <w:szCs w:val="20"/>
              </w:rPr>
              <w:t>Publish / Subscribe Messaging</w:t>
            </w:r>
          </w:p>
        </w:tc>
        <w:tc>
          <w:tcPr>
            <w:tcW w:w="5103" w:type="dxa"/>
            <w:vAlign w:val="center"/>
          </w:tcPr>
          <w:p w14:paraId="2828F481" w14:textId="77777777" w:rsidR="00AF557C" w:rsidRPr="00F94A76" w:rsidRDefault="00AF557C" w:rsidP="00AF557C">
            <w:pPr>
              <w:rPr>
                <w:rFonts w:asciiTheme="minorHAnsi" w:hAnsiTheme="minorHAnsi" w:hint="eastAsia"/>
                <w:lang w:eastAsia="en-GB"/>
              </w:rPr>
            </w:pPr>
            <w:r>
              <w:rPr>
                <w:rFonts w:asciiTheme="minorHAnsi" w:hAnsiTheme="minorHAnsi"/>
                <w:szCs w:val="20"/>
              </w:rPr>
              <w:t>Internal business event transfer to one or to multiple consumers.</w:t>
            </w:r>
          </w:p>
        </w:tc>
      </w:tr>
      <w:tr w:rsidR="00AF557C" w:rsidRPr="009527A4" w14:paraId="586C4DA3" w14:textId="77777777">
        <w:tc>
          <w:tcPr>
            <w:tcW w:w="1253" w:type="dxa"/>
            <w:vAlign w:val="center"/>
          </w:tcPr>
          <w:p w14:paraId="0BDE61BD" w14:textId="77777777" w:rsidR="00AF557C" w:rsidRPr="0041138D" w:rsidRDefault="00AF557C" w:rsidP="00AF557C">
            <w:pPr>
              <w:rPr>
                <w:szCs w:val="20"/>
              </w:rPr>
            </w:pPr>
            <w:r>
              <w:rPr>
                <w:rFonts w:asciiTheme="minorHAnsi" w:hAnsiTheme="minorHAnsi"/>
                <w:szCs w:val="20"/>
              </w:rPr>
              <w:t>SIF-P07</w:t>
            </w:r>
          </w:p>
        </w:tc>
        <w:tc>
          <w:tcPr>
            <w:tcW w:w="2711" w:type="dxa"/>
            <w:vAlign w:val="center"/>
          </w:tcPr>
          <w:p w14:paraId="6D5856EA" w14:textId="77777777" w:rsidR="00AF557C" w:rsidRPr="0041138D" w:rsidRDefault="00AF557C" w:rsidP="00AF557C">
            <w:pPr>
              <w:rPr>
                <w:szCs w:val="20"/>
              </w:rPr>
            </w:pPr>
            <w:r>
              <w:rPr>
                <w:rFonts w:asciiTheme="minorHAnsi" w:hAnsiTheme="minorHAnsi"/>
                <w:szCs w:val="20"/>
              </w:rPr>
              <w:t>Event Notification</w:t>
            </w:r>
          </w:p>
        </w:tc>
        <w:tc>
          <w:tcPr>
            <w:tcW w:w="5103" w:type="dxa"/>
            <w:vAlign w:val="center"/>
          </w:tcPr>
          <w:p w14:paraId="710B453E" w14:textId="77777777" w:rsidR="00AF557C" w:rsidRPr="0041138D" w:rsidRDefault="00AF557C" w:rsidP="00AF557C">
            <w:pPr>
              <w:rPr>
                <w:szCs w:val="20"/>
              </w:rPr>
            </w:pPr>
            <w:r>
              <w:rPr>
                <w:rFonts w:asciiTheme="minorHAnsi" w:hAnsiTheme="minorHAnsi"/>
                <w:szCs w:val="20"/>
              </w:rPr>
              <w:t>Lightweight internal notification that something has happened.</w:t>
            </w:r>
          </w:p>
        </w:tc>
      </w:tr>
      <w:tr w:rsidR="00AF557C" w:rsidRPr="009527A4" w14:paraId="53212E61" w14:textId="77777777">
        <w:tc>
          <w:tcPr>
            <w:tcW w:w="1253" w:type="dxa"/>
            <w:vAlign w:val="center"/>
          </w:tcPr>
          <w:p w14:paraId="4DEB58A1" w14:textId="77777777" w:rsidR="00AF557C" w:rsidRPr="0041138D" w:rsidRDefault="00AF557C" w:rsidP="00AF557C">
            <w:pPr>
              <w:rPr>
                <w:szCs w:val="20"/>
              </w:rPr>
            </w:pPr>
            <w:r>
              <w:rPr>
                <w:rFonts w:asciiTheme="minorHAnsi" w:hAnsiTheme="minorHAnsi"/>
                <w:szCs w:val="20"/>
              </w:rPr>
              <w:t>SIF-P09</w:t>
            </w:r>
          </w:p>
        </w:tc>
        <w:tc>
          <w:tcPr>
            <w:tcW w:w="2711" w:type="dxa"/>
            <w:vAlign w:val="center"/>
          </w:tcPr>
          <w:p w14:paraId="58B40056" w14:textId="77777777" w:rsidR="00AF557C" w:rsidRPr="0041138D" w:rsidRDefault="00AF557C" w:rsidP="00AF557C">
            <w:pPr>
              <w:rPr>
                <w:szCs w:val="20"/>
              </w:rPr>
            </w:pPr>
            <w:r>
              <w:rPr>
                <w:rFonts w:asciiTheme="minorHAnsi" w:hAnsiTheme="minorHAnsi"/>
                <w:szCs w:val="20"/>
              </w:rPr>
              <w:t>Workflow Orchestration</w:t>
            </w:r>
          </w:p>
        </w:tc>
        <w:tc>
          <w:tcPr>
            <w:tcW w:w="5103" w:type="dxa"/>
            <w:vAlign w:val="center"/>
          </w:tcPr>
          <w:p w14:paraId="0C7DDA02" w14:textId="77777777" w:rsidR="00AF557C" w:rsidRPr="0041138D" w:rsidRDefault="00AF557C" w:rsidP="00AF557C">
            <w:pPr>
              <w:rPr>
                <w:szCs w:val="20"/>
              </w:rPr>
            </w:pPr>
            <w:r>
              <w:rPr>
                <w:rFonts w:asciiTheme="minorHAnsi" w:hAnsiTheme="minorHAnsi"/>
                <w:szCs w:val="20"/>
              </w:rPr>
              <w:t>Multi-step integration across Chaucer-owned systems.</w:t>
            </w:r>
          </w:p>
        </w:tc>
      </w:tr>
      <w:tr w:rsidR="00AF557C" w:rsidRPr="009527A4" w14:paraId="48164F55" w14:textId="77777777">
        <w:tc>
          <w:tcPr>
            <w:tcW w:w="1253" w:type="dxa"/>
            <w:vAlign w:val="center"/>
          </w:tcPr>
          <w:p w14:paraId="3AFD2D29" w14:textId="77777777" w:rsidR="00AF557C" w:rsidRPr="0041138D" w:rsidRDefault="00AF557C" w:rsidP="00AF557C">
            <w:pPr>
              <w:rPr>
                <w:szCs w:val="20"/>
              </w:rPr>
            </w:pPr>
            <w:r>
              <w:rPr>
                <w:rFonts w:asciiTheme="minorHAnsi" w:hAnsiTheme="minorHAnsi"/>
                <w:szCs w:val="20"/>
              </w:rPr>
              <w:t>SIF-P10</w:t>
            </w:r>
          </w:p>
        </w:tc>
        <w:tc>
          <w:tcPr>
            <w:tcW w:w="2711" w:type="dxa"/>
            <w:vAlign w:val="center"/>
          </w:tcPr>
          <w:p w14:paraId="1DBA4348" w14:textId="77777777" w:rsidR="00AF557C" w:rsidRPr="0041138D" w:rsidRDefault="00AF557C" w:rsidP="00AF557C">
            <w:pPr>
              <w:rPr>
                <w:szCs w:val="20"/>
              </w:rPr>
            </w:pPr>
            <w:r>
              <w:rPr>
                <w:rFonts w:asciiTheme="minorHAnsi" w:hAnsiTheme="minorHAnsi"/>
                <w:szCs w:val="20"/>
              </w:rPr>
              <w:t>Long-Running Workflow</w:t>
            </w:r>
          </w:p>
        </w:tc>
        <w:tc>
          <w:tcPr>
            <w:tcW w:w="5103" w:type="dxa"/>
            <w:vAlign w:val="center"/>
          </w:tcPr>
          <w:p w14:paraId="0DB3DC47" w14:textId="77777777" w:rsidR="00AF557C" w:rsidRPr="0041138D" w:rsidRDefault="00AF557C" w:rsidP="00AF557C">
            <w:pPr>
              <w:rPr>
                <w:szCs w:val="20"/>
              </w:rPr>
            </w:pPr>
            <w:r>
              <w:rPr>
                <w:rFonts w:asciiTheme="minorHAnsi" w:hAnsiTheme="minorHAnsi"/>
                <w:szCs w:val="20"/>
              </w:rPr>
              <w:t>Stateful processes, callbacks, retry cycles, or human/system delays.</w:t>
            </w:r>
          </w:p>
        </w:tc>
      </w:tr>
      <w:tr w:rsidR="00AF557C" w:rsidRPr="009527A4" w14:paraId="1DD96F71" w14:textId="77777777">
        <w:tc>
          <w:tcPr>
            <w:tcW w:w="1253" w:type="dxa"/>
            <w:vAlign w:val="center"/>
          </w:tcPr>
          <w:p w14:paraId="1AEE4AEB" w14:textId="77777777" w:rsidR="00AF557C" w:rsidRPr="0041138D" w:rsidRDefault="00AF557C" w:rsidP="00AF557C">
            <w:pPr>
              <w:rPr>
                <w:szCs w:val="20"/>
              </w:rPr>
            </w:pPr>
            <w:r>
              <w:rPr>
                <w:rFonts w:asciiTheme="minorHAnsi" w:hAnsiTheme="minorHAnsi"/>
                <w:szCs w:val="20"/>
              </w:rPr>
              <w:t>SIF-P12</w:t>
            </w:r>
          </w:p>
        </w:tc>
        <w:tc>
          <w:tcPr>
            <w:tcW w:w="2711" w:type="dxa"/>
            <w:vAlign w:val="center"/>
          </w:tcPr>
          <w:p w14:paraId="42BCE772" w14:textId="77777777" w:rsidR="00AF557C" w:rsidRPr="0041138D" w:rsidRDefault="00AF557C" w:rsidP="00AF557C">
            <w:pPr>
              <w:rPr>
                <w:szCs w:val="20"/>
              </w:rPr>
            </w:pPr>
            <w:r>
              <w:rPr>
                <w:rFonts w:asciiTheme="minorHAnsi" w:hAnsiTheme="minorHAnsi"/>
                <w:szCs w:val="20"/>
              </w:rPr>
              <w:t>Managed File Exchange</w:t>
            </w:r>
          </w:p>
        </w:tc>
        <w:tc>
          <w:tcPr>
            <w:tcW w:w="5103" w:type="dxa"/>
            <w:vAlign w:val="center"/>
          </w:tcPr>
          <w:p w14:paraId="6407E497" w14:textId="77777777" w:rsidR="00AF557C" w:rsidRPr="0041138D" w:rsidRDefault="00AF557C" w:rsidP="00AF557C">
            <w:pPr>
              <w:rPr>
                <w:szCs w:val="20"/>
              </w:rPr>
            </w:pPr>
            <w:r>
              <w:rPr>
                <w:rFonts w:asciiTheme="minorHAnsi" w:hAnsiTheme="minorHAnsi"/>
                <w:szCs w:val="20"/>
              </w:rPr>
              <w:t>Controlled file movement between Chaucer systems.</w:t>
            </w:r>
          </w:p>
        </w:tc>
      </w:tr>
      <w:tr w:rsidR="00AF557C" w:rsidRPr="009527A4" w14:paraId="1D36D046" w14:textId="77777777">
        <w:tc>
          <w:tcPr>
            <w:tcW w:w="1253" w:type="dxa"/>
            <w:vAlign w:val="center"/>
          </w:tcPr>
          <w:p w14:paraId="3994FBD2" w14:textId="77777777" w:rsidR="00AF557C" w:rsidRPr="0041138D" w:rsidRDefault="00AF557C" w:rsidP="00AF557C">
            <w:pPr>
              <w:rPr>
                <w:szCs w:val="20"/>
              </w:rPr>
            </w:pPr>
            <w:r>
              <w:rPr>
                <w:rFonts w:asciiTheme="minorHAnsi" w:hAnsiTheme="minorHAnsi"/>
                <w:szCs w:val="20"/>
              </w:rPr>
              <w:t>SIF-P14</w:t>
            </w:r>
          </w:p>
        </w:tc>
        <w:tc>
          <w:tcPr>
            <w:tcW w:w="2711" w:type="dxa"/>
            <w:vAlign w:val="center"/>
          </w:tcPr>
          <w:p w14:paraId="238D82DA" w14:textId="77777777" w:rsidR="00AF557C" w:rsidRPr="0041138D" w:rsidRDefault="00AF557C" w:rsidP="00AF557C">
            <w:pPr>
              <w:rPr>
                <w:szCs w:val="20"/>
              </w:rPr>
            </w:pPr>
            <w:r>
              <w:rPr>
                <w:rFonts w:asciiTheme="minorHAnsi" w:hAnsiTheme="minorHAnsi"/>
                <w:szCs w:val="20"/>
              </w:rPr>
              <w:t>Custom Code Extension</w:t>
            </w:r>
          </w:p>
        </w:tc>
        <w:tc>
          <w:tcPr>
            <w:tcW w:w="5103" w:type="dxa"/>
            <w:vAlign w:val="center"/>
          </w:tcPr>
          <w:p w14:paraId="06E1BDB0" w14:textId="77777777" w:rsidR="00AF557C" w:rsidRPr="0041138D" w:rsidRDefault="00AF557C" w:rsidP="00AF557C">
            <w:pPr>
              <w:rPr>
                <w:szCs w:val="20"/>
              </w:rPr>
            </w:pPr>
            <w:r>
              <w:rPr>
                <w:rFonts w:asciiTheme="minorHAnsi" w:hAnsiTheme="minorHAnsi"/>
                <w:szCs w:val="20"/>
              </w:rPr>
              <w:t>Small transformation, validation, enrichment, or protocol adaptation.</w:t>
            </w:r>
          </w:p>
        </w:tc>
      </w:tr>
    </w:tbl>
    <w:p w14:paraId="5AE0BDE8" w14:textId="77777777" w:rsidR="00E62C5D" w:rsidRPr="00FE4F0E" w:rsidRDefault="00E62C5D" w:rsidP="0041138D">
      <w:pPr>
        <w:rPr>
          <w:rFonts w:eastAsia="Times New Roman" w:cs="Times New Roman"/>
          <w:color w:val="132040" w:themeColor="accent1" w:themeShade="BF"/>
          <w:sz w:val="24"/>
          <w:szCs w:val="26"/>
        </w:rPr>
      </w:pPr>
    </w:p>
    <w:p w14:paraId="7AE25B1F" w14:textId="77777777" w:rsidR="00FE4F0E" w:rsidRDefault="00FE4F0E" w:rsidP="0041138D">
      <w:pPr>
        <w:rPr>
          <w:rFonts w:eastAsia="Times New Roman" w:cs="Times New Roman"/>
          <w:color w:val="132040" w:themeColor="accent1" w:themeShade="BF"/>
          <w:sz w:val="24"/>
          <w:szCs w:val="26"/>
        </w:rPr>
      </w:pPr>
    </w:p>
    <w:p w14:paraId="58CEBF67" w14:textId="77777777" w:rsidR="0041138D" w:rsidRDefault="0041138D" w:rsidP="0041138D">
      <w:pPr>
        <w:rPr>
          <w:rFonts w:eastAsia="Times New Roman" w:cs="Times New Roman"/>
          <w:color w:val="132040" w:themeColor="accent1" w:themeShade="BF"/>
          <w:sz w:val="24"/>
          <w:szCs w:val="26"/>
        </w:rPr>
      </w:pPr>
      <w:r>
        <w:rPr>
          <w:rFonts w:eastAsia="Times New Roman" w:cs="Times New Roman"/>
          <w:color w:val="132040" w:themeColor="accent1" w:themeShade="BF"/>
          <w:sz w:val="24"/>
          <w:szCs w:val="26"/>
        </w:rPr>
        <w:t>Third Party to Chaucer Inbound Patterns</w:t>
      </w:r>
    </w:p>
    <w:p w14:paraId="0E91B819"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53"/>
        <w:gridCol w:w="2428"/>
        <w:gridCol w:w="2551"/>
        <w:gridCol w:w="2694"/>
      </w:tblGrid>
      <w:tr w:rsidR="00AF557C" w:rsidRPr="009527A4" w14:paraId="5AB23153" w14:textId="77777777">
        <w:tc>
          <w:tcPr>
            <w:tcW w:w="1253" w:type="dxa"/>
            <w:tcBorders>
              <w:top w:val="single" w:sz="12" w:space="0" w:color="000000" w:themeColor="text1"/>
            </w:tcBorders>
            <w:shd w:val="clear" w:color="auto" w:fill="C1CDEC" w:themeFill="accent1" w:themeFillTint="33"/>
            <w:vAlign w:val="center"/>
          </w:tcPr>
          <w:p w14:paraId="07505D38"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 ID</w:t>
            </w:r>
          </w:p>
        </w:tc>
        <w:tc>
          <w:tcPr>
            <w:tcW w:w="2428" w:type="dxa"/>
            <w:tcBorders>
              <w:top w:val="single" w:sz="12" w:space="0" w:color="000000" w:themeColor="text1"/>
            </w:tcBorders>
            <w:shd w:val="clear" w:color="auto" w:fill="C1CDEC" w:themeFill="accent1" w:themeFillTint="33"/>
            <w:vAlign w:val="center"/>
          </w:tcPr>
          <w:p w14:paraId="3114E16C"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w:t>
            </w:r>
          </w:p>
        </w:tc>
        <w:tc>
          <w:tcPr>
            <w:tcW w:w="2551" w:type="dxa"/>
            <w:tcBorders>
              <w:top w:val="single" w:sz="12" w:space="0" w:color="000000" w:themeColor="text1"/>
            </w:tcBorders>
            <w:shd w:val="clear" w:color="auto" w:fill="C1CDEC" w:themeFill="accent1" w:themeFillTint="33"/>
            <w:vAlign w:val="center"/>
          </w:tcPr>
          <w:p w14:paraId="0918A8EE"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Typical Use</w:t>
            </w:r>
          </w:p>
        </w:tc>
        <w:tc>
          <w:tcPr>
            <w:tcW w:w="2694" w:type="dxa"/>
            <w:tcBorders>
              <w:top w:val="single" w:sz="12" w:space="0" w:color="000000" w:themeColor="text1"/>
            </w:tcBorders>
            <w:shd w:val="clear" w:color="auto" w:fill="C1CDEC" w:themeFill="accent1" w:themeFillTint="33"/>
            <w:vAlign w:val="center"/>
          </w:tcPr>
          <w:p w14:paraId="12156AE3"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Additional Controls</w:t>
            </w:r>
          </w:p>
        </w:tc>
      </w:tr>
      <w:tr w:rsidR="00AF557C" w:rsidRPr="009527A4" w14:paraId="457FC310" w14:textId="77777777">
        <w:tc>
          <w:tcPr>
            <w:tcW w:w="1253" w:type="dxa"/>
            <w:vAlign w:val="center"/>
          </w:tcPr>
          <w:p w14:paraId="011B1319" w14:textId="77777777" w:rsidR="00AF557C" w:rsidRPr="00F94A76" w:rsidRDefault="00AF557C" w:rsidP="00AF557C">
            <w:pPr>
              <w:rPr>
                <w:rFonts w:asciiTheme="minorHAnsi" w:hAnsiTheme="minorHAnsi" w:hint="eastAsia"/>
                <w:lang w:eastAsia="en-GB"/>
              </w:rPr>
            </w:pPr>
            <w:r>
              <w:rPr>
                <w:rFonts w:asciiTheme="minorHAnsi" w:hAnsiTheme="minorHAnsi"/>
                <w:szCs w:val="20"/>
              </w:rPr>
              <w:t>SIF-P02</w:t>
            </w:r>
          </w:p>
        </w:tc>
        <w:tc>
          <w:tcPr>
            <w:tcW w:w="2428" w:type="dxa"/>
            <w:vAlign w:val="center"/>
          </w:tcPr>
          <w:p w14:paraId="06B866AD" w14:textId="77777777" w:rsidR="00AF557C" w:rsidRPr="00F94A76" w:rsidRDefault="00AF557C" w:rsidP="00AF557C">
            <w:pPr>
              <w:rPr>
                <w:rFonts w:asciiTheme="minorHAnsi" w:hAnsiTheme="minorHAnsi" w:hint="eastAsia"/>
                <w:lang w:eastAsia="en-GB"/>
              </w:rPr>
            </w:pPr>
            <w:r>
              <w:rPr>
                <w:rFonts w:asciiTheme="minorHAnsi" w:hAnsiTheme="minorHAnsi"/>
                <w:szCs w:val="20"/>
              </w:rPr>
              <w:t xml:space="preserve">External API Ingress </w:t>
            </w:r>
            <w:r>
              <w:rPr>
                <w:rFonts w:asciiTheme="minorHAnsi" w:hAnsiTheme="minorHAnsi"/>
                <w:szCs w:val="20"/>
              </w:rPr>
              <w:br/>
              <w:t>(Third Party invoking Chaucer API)</w:t>
            </w:r>
          </w:p>
        </w:tc>
        <w:tc>
          <w:tcPr>
            <w:tcW w:w="2551" w:type="dxa"/>
            <w:vAlign w:val="center"/>
          </w:tcPr>
          <w:p w14:paraId="6B479DFD" w14:textId="77777777" w:rsidR="00AF557C" w:rsidRPr="00F94A76" w:rsidRDefault="00AF557C" w:rsidP="00AF557C">
            <w:pPr>
              <w:rPr>
                <w:rFonts w:asciiTheme="minorHAnsi" w:hAnsiTheme="minorHAnsi" w:hint="eastAsia"/>
                <w:lang w:eastAsia="en-GB"/>
              </w:rPr>
            </w:pPr>
            <w:r>
              <w:rPr>
                <w:rFonts w:asciiTheme="minorHAnsi" w:hAnsiTheme="minorHAnsi"/>
                <w:szCs w:val="20"/>
              </w:rPr>
              <w:t>Supplier, SaaS, broker, or vendor calls a Chaucer API.</w:t>
            </w:r>
          </w:p>
        </w:tc>
        <w:tc>
          <w:tcPr>
            <w:tcW w:w="2694" w:type="dxa"/>
            <w:vAlign w:val="center"/>
          </w:tcPr>
          <w:p w14:paraId="3584DF85" w14:textId="77777777" w:rsidR="00AF557C" w:rsidRPr="00F94A76" w:rsidRDefault="00AF557C" w:rsidP="00AF557C">
            <w:pPr>
              <w:rPr>
                <w:rFonts w:asciiTheme="minorHAnsi" w:hAnsiTheme="minorHAnsi" w:hint="eastAsia"/>
                <w:lang w:eastAsia="en-GB"/>
              </w:rPr>
            </w:pPr>
            <w:r>
              <w:rPr>
                <w:rFonts w:asciiTheme="minorHAnsi" w:hAnsiTheme="minorHAnsi"/>
                <w:szCs w:val="20"/>
              </w:rPr>
              <w:t>APIM, OAuth/OIDC or approved auth model, throttling, usage quota, validation, logging.</w:t>
            </w:r>
          </w:p>
        </w:tc>
      </w:tr>
      <w:tr w:rsidR="00AF557C" w:rsidRPr="009527A4" w14:paraId="3FE82F37" w14:textId="77777777">
        <w:tc>
          <w:tcPr>
            <w:tcW w:w="1253" w:type="dxa"/>
            <w:vAlign w:val="center"/>
          </w:tcPr>
          <w:p w14:paraId="516B1D2B" w14:textId="77777777" w:rsidR="00AF557C" w:rsidRPr="00F94A76" w:rsidRDefault="00AF557C" w:rsidP="00AF557C">
            <w:pPr>
              <w:rPr>
                <w:rFonts w:asciiTheme="minorHAnsi" w:hAnsiTheme="minorHAnsi" w:hint="eastAsia"/>
                <w:lang w:eastAsia="en-GB"/>
              </w:rPr>
            </w:pPr>
            <w:r>
              <w:rPr>
                <w:rFonts w:asciiTheme="minorHAnsi" w:hAnsiTheme="minorHAnsi"/>
                <w:szCs w:val="20"/>
              </w:rPr>
              <w:t>SIF-P04</w:t>
            </w:r>
          </w:p>
        </w:tc>
        <w:tc>
          <w:tcPr>
            <w:tcW w:w="2428" w:type="dxa"/>
            <w:vAlign w:val="center"/>
          </w:tcPr>
          <w:p w14:paraId="154AEB17" w14:textId="77777777" w:rsidR="00AF557C" w:rsidRPr="00F94A76" w:rsidRDefault="00AF557C" w:rsidP="00AF557C">
            <w:pPr>
              <w:rPr>
                <w:rFonts w:asciiTheme="minorHAnsi" w:hAnsiTheme="minorHAnsi" w:hint="eastAsia"/>
                <w:lang w:eastAsia="en-GB"/>
              </w:rPr>
            </w:pPr>
            <w:r>
              <w:rPr>
                <w:rFonts w:asciiTheme="minorHAnsi" w:hAnsiTheme="minorHAnsi"/>
                <w:szCs w:val="20"/>
              </w:rPr>
              <w:t>API Facade / Mediation</w:t>
            </w:r>
          </w:p>
        </w:tc>
        <w:tc>
          <w:tcPr>
            <w:tcW w:w="2551" w:type="dxa"/>
            <w:vAlign w:val="center"/>
          </w:tcPr>
          <w:p w14:paraId="76299D7B" w14:textId="77777777" w:rsidR="00AF557C" w:rsidRPr="00F94A76" w:rsidRDefault="00AF557C" w:rsidP="00AF557C">
            <w:pPr>
              <w:rPr>
                <w:rFonts w:asciiTheme="minorHAnsi" w:hAnsiTheme="minorHAnsi" w:hint="eastAsia"/>
                <w:lang w:eastAsia="en-GB"/>
              </w:rPr>
            </w:pPr>
            <w:r>
              <w:rPr>
                <w:rFonts w:asciiTheme="minorHAnsi" w:hAnsiTheme="minorHAnsi"/>
                <w:szCs w:val="20"/>
              </w:rPr>
              <w:t>Chaucer exposes stable contract while shielding internal systems.</w:t>
            </w:r>
          </w:p>
        </w:tc>
        <w:tc>
          <w:tcPr>
            <w:tcW w:w="2694" w:type="dxa"/>
            <w:vAlign w:val="center"/>
          </w:tcPr>
          <w:p w14:paraId="358B6681" w14:textId="77777777" w:rsidR="00AF557C" w:rsidRPr="00F94A76" w:rsidRDefault="00AF557C" w:rsidP="00AF557C">
            <w:pPr>
              <w:rPr>
                <w:rFonts w:asciiTheme="minorHAnsi" w:hAnsiTheme="minorHAnsi" w:hint="eastAsia"/>
                <w:lang w:eastAsia="en-GB"/>
              </w:rPr>
            </w:pPr>
            <w:r>
              <w:rPr>
                <w:rFonts w:asciiTheme="minorHAnsi" w:hAnsiTheme="minorHAnsi"/>
                <w:szCs w:val="20"/>
              </w:rPr>
              <w:t>Contract ownership, versioning, backend isolation.</w:t>
            </w:r>
          </w:p>
        </w:tc>
      </w:tr>
      <w:tr w:rsidR="00AF557C" w:rsidRPr="009527A4" w14:paraId="22614C7D" w14:textId="77777777">
        <w:tc>
          <w:tcPr>
            <w:tcW w:w="1253" w:type="dxa"/>
            <w:vAlign w:val="center"/>
          </w:tcPr>
          <w:p w14:paraId="49682E57" w14:textId="77777777" w:rsidR="00AF557C" w:rsidRPr="00F94A76" w:rsidRDefault="00AF557C" w:rsidP="00AF557C">
            <w:pPr>
              <w:rPr>
                <w:rFonts w:asciiTheme="minorHAnsi" w:hAnsiTheme="minorHAnsi" w:hint="eastAsia"/>
                <w:lang w:eastAsia="en-GB"/>
              </w:rPr>
            </w:pPr>
            <w:r>
              <w:rPr>
                <w:rFonts w:asciiTheme="minorHAnsi" w:hAnsiTheme="minorHAnsi"/>
                <w:szCs w:val="20"/>
              </w:rPr>
              <w:t>SIF-P07</w:t>
            </w:r>
          </w:p>
        </w:tc>
        <w:tc>
          <w:tcPr>
            <w:tcW w:w="2428" w:type="dxa"/>
            <w:vAlign w:val="center"/>
          </w:tcPr>
          <w:p w14:paraId="3CC6A5E2" w14:textId="77777777" w:rsidR="00AF557C" w:rsidRPr="00F94A76" w:rsidRDefault="00AF557C" w:rsidP="00AF557C">
            <w:pPr>
              <w:rPr>
                <w:rFonts w:asciiTheme="minorHAnsi" w:hAnsiTheme="minorHAnsi" w:hint="eastAsia"/>
                <w:lang w:eastAsia="en-GB"/>
              </w:rPr>
            </w:pPr>
            <w:r>
              <w:rPr>
                <w:rFonts w:asciiTheme="minorHAnsi" w:hAnsiTheme="minorHAnsi"/>
                <w:szCs w:val="20"/>
              </w:rPr>
              <w:t>Event Notification</w:t>
            </w:r>
          </w:p>
        </w:tc>
        <w:tc>
          <w:tcPr>
            <w:tcW w:w="2551" w:type="dxa"/>
            <w:vAlign w:val="center"/>
          </w:tcPr>
          <w:p w14:paraId="2BD6A69F" w14:textId="77777777" w:rsidR="00AF557C" w:rsidRPr="00F94A76" w:rsidRDefault="00AF557C" w:rsidP="00AF557C">
            <w:pPr>
              <w:rPr>
                <w:rFonts w:asciiTheme="minorHAnsi" w:hAnsiTheme="minorHAnsi" w:hint="eastAsia"/>
                <w:lang w:eastAsia="en-GB"/>
              </w:rPr>
            </w:pPr>
            <w:r>
              <w:rPr>
                <w:rFonts w:asciiTheme="minorHAnsi" w:hAnsiTheme="minorHAnsi"/>
                <w:szCs w:val="20"/>
              </w:rPr>
              <w:t>Third party notifies Chaucer that an event has occurred.</w:t>
            </w:r>
          </w:p>
        </w:tc>
        <w:tc>
          <w:tcPr>
            <w:tcW w:w="2694" w:type="dxa"/>
            <w:vAlign w:val="center"/>
          </w:tcPr>
          <w:p w14:paraId="64C2DB3B" w14:textId="77777777" w:rsidR="00AF557C" w:rsidRPr="00F94A76" w:rsidRDefault="00AF557C" w:rsidP="00AF557C">
            <w:pPr>
              <w:rPr>
                <w:rFonts w:asciiTheme="minorHAnsi" w:hAnsiTheme="minorHAnsi" w:hint="eastAsia"/>
                <w:lang w:eastAsia="en-GB"/>
              </w:rPr>
            </w:pPr>
            <w:r>
              <w:rPr>
                <w:rFonts w:asciiTheme="minorHAnsi" w:hAnsiTheme="minorHAnsi"/>
                <w:szCs w:val="20"/>
              </w:rPr>
              <w:t>Schema validation, replay controls, monitoring.</w:t>
            </w:r>
          </w:p>
        </w:tc>
      </w:tr>
      <w:tr w:rsidR="00AF557C" w:rsidRPr="009527A4" w14:paraId="2B487790" w14:textId="77777777">
        <w:tc>
          <w:tcPr>
            <w:tcW w:w="1253" w:type="dxa"/>
            <w:vAlign w:val="center"/>
          </w:tcPr>
          <w:p w14:paraId="09C01A06" w14:textId="77777777" w:rsidR="00AF557C" w:rsidRPr="00F94A76" w:rsidRDefault="00AF557C" w:rsidP="00AF557C">
            <w:pPr>
              <w:rPr>
                <w:rFonts w:asciiTheme="minorHAnsi" w:hAnsiTheme="minorHAnsi" w:hint="eastAsia"/>
                <w:lang w:eastAsia="en-GB"/>
              </w:rPr>
            </w:pPr>
            <w:r>
              <w:rPr>
                <w:rFonts w:asciiTheme="minorHAnsi" w:hAnsiTheme="minorHAnsi"/>
                <w:szCs w:val="20"/>
              </w:rPr>
              <w:t>SIF-P11</w:t>
            </w:r>
          </w:p>
        </w:tc>
        <w:tc>
          <w:tcPr>
            <w:tcW w:w="2428" w:type="dxa"/>
            <w:vAlign w:val="center"/>
          </w:tcPr>
          <w:p w14:paraId="29B31E04" w14:textId="77777777" w:rsidR="00AF557C" w:rsidRPr="00F94A76" w:rsidRDefault="00AF557C" w:rsidP="00AF557C">
            <w:pPr>
              <w:rPr>
                <w:rFonts w:asciiTheme="minorHAnsi" w:hAnsiTheme="minorHAnsi" w:hint="eastAsia"/>
                <w:lang w:eastAsia="en-GB"/>
              </w:rPr>
            </w:pPr>
            <w:r>
              <w:rPr>
                <w:rFonts w:asciiTheme="minorHAnsi" w:hAnsiTheme="minorHAnsi"/>
                <w:szCs w:val="20"/>
              </w:rPr>
              <w:t>Third-Party Webhook Ingress</w:t>
            </w:r>
          </w:p>
        </w:tc>
        <w:tc>
          <w:tcPr>
            <w:tcW w:w="2551" w:type="dxa"/>
            <w:vAlign w:val="center"/>
          </w:tcPr>
          <w:p w14:paraId="57933E04" w14:textId="77777777" w:rsidR="00AF557C" w:rsidRPr="00F94A76" w:rsidRDefault="00AF557C" w:rsidP="00AF557C">
            <w:pPr>
              <w:rPr>
                <w:rFonts w:asciiTheme="minorHAnsi" w:hAnsiTheme="minorHAnsi" w:hint="eastAsia"/>
                <w:lang w:eastAsia="en-GB"/>
              </w:rPr>
            </w:pPr>
            <w:r>
              <w:rPr>
                <w:rFonts w:asciiTheme="minorHAnsi" w:hAnsiTheme="minorHAnsi"/>
                <w:szCs w:val="20"/>
              </w:rPr>
              <w:t>SaaS callback or vendor event pushed to Chaucer.</w:t>
            </w:r>
          </w:p>
        </w:tc>
        <w:tc>
          <w:tcPr>
            <w:tcW w:w="2694" w:type="dxa"/>
            <w:vAlign w:val="center"/>
          </w:tcPr>
          <w:p w14:paraId="46BF12FE" w14:textId="77777777" w:rsidR="00AF557C" w:rsidRPr="00F94A76" w:rsidRDefault="00AF557C" w:rsidP="00AF557C">
            <w:pPr>
              <w:rPr>
                <w:rFonts w:asciiTheme="minorHAnsi" w:hAnsiTheme="minorHAnsi" w:hint="eastAsia"/>
                <w:lang w:eastAsia="en-GB"/>
              </w:rPr>
            </w:pPr>
            <w:r>
              <w:rPr>
                <w:rFonts w:asciiTheme="minorHAnsi" w:hAnsiTheme="minorHAnsi"/>
                <w:szCs w:val="20"/>
              </w:rPr>
              <w:t>Signature validation, replay protection, APIM mediation.</w:t>
            </w:r>
          </w:p>
        </w:tc>
      </w:tr>
      <w:tr w:rsidR="00AF557C" w:rsidRPr="009527A4" w14:paraId="6FCAC59F" w14:textId="77777777">
        <w:tc>
          <w:tcPr>
            <w:tcW w:w="1253" w:type="dxa"/>
            <w:vAlign w:val="center"/>
          </w:tcPr>
          <w:p w14:paraId="161F8843" w14:textId="77777777" w:rsidR="00AF557C" w:rsidRPr="0041138D" w:rsidRDefault="00AF557C" w:rsidP="00AF557C">
            <w:pPr>
              <w:rPr>
                <w:szCs w:val="20"/>
              </w:rPr>
            </w:pPr>
            <w:r>
              <w:rPr>
                <w:rFonts w:asciiTheme="minorHAnsi" w:hAnsiTheme="minorHAnsi"/>
                <w:szCs w:val="20"/>
              </w:rPr>
              <w:t>SIF-P12</w:t>
            </w:r>
          </w:p>
        </w:tc>
        <w:tc>
          <w:tcPr>
            <w:tcW w:w="2428" w:type="dxa"/>
            <w:vAlign w:val="center"/>
          </w:tcPr>
          <w:p w14:paraId="52BB279D" w14:textId="77777777" w:rsidR="00AF557C" w:rsidRPr="0041138D" w:rsidRDefault="00AF557C" w:rsidP="00AF557C">
            <w:pPr>
              <w:rPr>
                <w:szCs w:val="20"/>
              </w:rPr>
            </w:pPr>
            <w:r>
              <w:rPr>
                <w:rFonts w:asciiTheme="minorHAnsi" w:hAnsiTheme="minorHAnsi"/>
                <w:szCs w:val="20"/>
              </w:rPr>
              <w:t>Managed File Exchange</w:t>
            </w:r>
          </w:p>
        </w:tc>
        <w:tc>
          <w:tcPr>
            <w:tcW w:w="2551" w:type="dxa"/>
            <w:vAlign w:val="center"/>
          </w:tcPr>
          <w:p w14:paraId="70EB917E" w14:textId="77777777" w:rsidR="00AF557C" w:rsidRPr="0041138D" w:rsidRDefault="00AF557C" w:rsidP="00AF557C">
            <w:pPr>
              <w:rPr>
                <w:szCs w:val="20"/>
              </w:rPr>
            </w:pPr>
            <w:r>
              <w:rPr>
                <w:rFonts w:asciiTheme="minorHAnsi" w:hAnsiTheme="minorHAnsi"/>
                <w:szCs w:val="20"/>
              </w:rPr>
              <w:t>Supplier, broker, or vendor sends files to Chaucer.</w:t>
            </w:r>
          </w:p>
        </w:tc>
        <w:tc>
          <w:tcPr>
            <w:tcW w:w="2694" w:type="dxa"/>
            <w:vAlign w:val="center"/>
          </w:tcPr>
          <w:p w14:paraId="1839785A" w14:textId="77777777" w:rsidR="00AF557C" w:rsidRPr="0041138D" w:rsidRDefault="00AF557C" w:rsidP="00AF557C">
            <w:pPr>
              <w:rPr>
                <w:szCs w:val="20"/>
              </w:rPr>
            </w:pPr>
            <w:r>
              <w:rPr>
                <w:rFonts w:asciiTheme="minorHAnsi" w:hAnsiTheme="minorHAnsi"/>
                <w:szCs w:val="20"/>
              </w:rPr>
              <w:t>Malware scanning, encryption, metadata capture, reconciliation.</w:t>
            </w:r>
          </w:p>
        </w:tc>
      </w:tr>
      <w:tr w:rsidR="00AF557C" w:rsidRPr="009527A4" w14:paraId="636AB2EB" w14:textId="77777777">
        <w:tc>
          <w:tcPr>
            <w:tcW w:w="1253" w:type="dxa"/>
            <w:vAlign w:val="center"/>
          </w:tcPr>
          <w:p w14:paraId="510C560D" w14:textId="77777777" w:rsidR="00AF557C" w:rsidRPr="0041138D" w:rsidRDefault="00AF557C" w:rsidP="00AF557C">
            <w:pPr>
              <w:rPr>
                <w:szCs w:val="20"/>
              </w:rPr>
            </w:pPr>
            <w:r>
              <w:rPr>
                <w:rFonts w:asciiTheme="minorHAnsi" w:hAnsiTheme="minorHAnsi"/>
                <w:szCs w:val="20"/>
              </w:rPr>
              <w:t>SIF-P13</w:t>
            </w:r>
          </w:p>
        </w:tc>
        <w:tc>
          <w:tcPr>
            <w:tcW w:w="2428" w:type="dxa"/>
            <w:vAlign w:val="center"/>
          </w:tcPr>
          <w:p w14:paraId="614E2323" w14:textId="77777777" w:rsidR="00AF557C" w:rsidRPr="0041138D" w:rsidRDefault="00AF557C" w:rsidP="00AF557C">
            <w:pPr>
              <w:rPr>
                <w:szCs w:val="20"/>
              </w:rPr>
            </w:pPr>
            <w:r>
              <w:rPr>
                <w:rFonts w:asciiTheme="minorHAnsi" w:hAnsiTheme="minorHAnsi"/>
                <w:szCs w:val="20"/>
              </w:rPr>
              <w:t>Data Platform Exchange</w:t>
            </w:r>
          </w:p>
        </w:tc>
        <w:tc>
          <w:tcPr>
            <w:tcW w:w="2551" w:type="dxa"/>
            <w:vAlign w:val="center"/>
          </w:tcPr>
          <w:p w14:paraId="0DA6DD92" w14:textId="77777777" w:rsidR="00AF557C" w:rsidRPr="0041138D" w:rsidRDefault="00AF557C" w:rsidP="00AF557C">
            <w:pPr>
              <w:rPr>
                <w:szCs w:val="20"/>
              </w:rPr>
            </w:pPr>
            <w:r>
              <w:rPr>
                <w:rFonts w:asciiTheme="minorHAnsi" w:hAnsiTheme="minorHAnsi"/>
                <w:szCs w:val="20"/>
              </w:rPr>
              <w:t>External data is provided for analytical ingestion.</w:t>
            </w:r>
          </w:p>
        </w:tc>
        <w:tc>
          <w:tcPr>
            <w:tcW w:w="2694" w:type="dxa"/>
            <w:vAlign w:val="center"/>
          </w:tcPr>
          <w:p w14:paraId="558ED413" w14:textId="77777777" w:rsidR="00AF557C" w:rsidRPr="0041138D" w:rsidRDefault="00AF557C" w:rsidP="00AF557C">
            <w:pPr>
              <w:rPr>
                <w:szCs w:val="20"/>
              </w:rPr>
            </w:pPr>
            <w:r>
              <w:rPr>
                <w:rFonts w:asciiTheme="minorHAnsi" w:hAnsiTheme="minorHAnsi"/>
                <w:szCs w:val="20"/>
              </w:rPr>
              <w:t>Data ownership, lineage, classification, ingestion controls.</w:t>
            </w:r>
          </w:p>
        </w:tc>
      </w:tr>
    </w:tbl>
    <w:p w14:paraId="0F5ECF4B" w14:textId="77777777" w:rsidR="00E62C5D" w:rsidRDefault="00E62C5D" w:rsidP="0041138D">
      <w:pPr>
        <w:rPr>
          <w:rFonts w:eastAsia="Times New Roman" w:cs="Times New Roman"/>
          <w:color w:val="132040" w:themeColor="accent1" w:themeShade="BF"/>
          <w:sz w:val="24"/>
          <w:szCs w:val="26"/>
        </w:rPr>
      </w:pPr>
    </w:p>
    <w:p w14:paraId="434335A1" w14:textId="77777777" w:rsidR="001F6729" w:rsidRDefault="001F6729" w:rsidP="0041138D">
      <w:pPr>
        <w:rPr>
          <w:rFonts w:eastAsia="Times New Roman" w:cs="Times New Roman"/>
          <w:color w:val="132040" w:themeColor="accent1" w:themeShade="BF"/>
          <w:sz w:val="24"/>
          <w:szCs w:val="26"/>
        </w:rPr>
      </w:pPr>
    </w:p>
    <w:p w14:paraId="046D42F9" w14:textId="77777777" w:rsidR="001F6729" w:rsidRDefault="001F6729" w:rsidP="0041138D">
      <w:pPr>
        <w:rPr>
          <w:rFonts w:eastAsia="Times New Roman" w:cs="Times New Roman"/>
          <w:color w:val="132040" w:themeColor="accent1" w:themeShade="BF"/>
          <w:sz w:val="24"/>
          <w:szCs w:val="26"/>
        </w:rPr>
      </w:pPr>
    </w:p>
    <w:p w14:paraId="6EAF09FE" w14:textId="77777777" w:rsidR="001F6729" w:rsidRDefault="001F6729" w:rsidP="0041138D">
      <w:pPr>
        <w:rPr>
          <w:rFonts w:eastAsia="Times New Roman" w:cs="Times New Roman"/>
          <w:color w:val="132040" w:themeColor="accent1" w:themeShade="BF"/>
          <w:sz w:val="24"/>
          <w:szCs w:val="26"/>
        </w:rPr>
      </w:pPr>
    </w:p>
    <w:p w14:paraId="4C1F56AD" w14:textId="77777777" w:rsidR="001F6729" w:rsidRDefault="001F6729" w:rsidP="0041138D">
      <w:pPr>
        <w:rPr>
          <w:rFonts w:eastAsia="Times New Roman" w:cs="Times New Roman"/>
          <w:color w:val="132040" w:themeColor="accent1" w:themeShade="BF"/>
          <w:sz w:val="24"/>
          <w:szCs w:val="26"/>
        </w:rPr>
      </w:pPr>
    </w:p>
    <w:p w14:paraId="694CF8FF" w14:textId="77777777" w:rsidR="001F6729" w:rsidRDefault="001F6729" w:rsidP="0041138D">
      <w:pPr>
        <w:rPr>
          <w:rFonts w:eastAsia="Times New Roman" w:cs="Times New Roman"/>
          <w:color w:val="132040" w:themeColor="accent1" w:themeShade="BF"/>
          <w:sz w:val="24"/>
          <w:szCs w:val="26"/>
        </w:rPr>
      </w:pPr>
    </w:p>
    <w:p w14:paraId="48F939C9" w14:textId="77777777" w:rsidR="001F6729" w:rsidRDefault="001F6729" w:rsidP="0041138D">
      <w:pPr>
        <w:rPr>
          <w:rFonts w:eastAsia="Times New Roman" w:cs="Times New Roman"/>
          <w:color w:val="132040" w:themeColor="accent1" w:themeShade="BF"/>
          <w:sz w:val="24"/>
          <w:szCs w:val="26"/>
        </w:rPr>
      </w:pPr>
    </w:p>
    <w:p w14:paraId="1C2AA41F" w14:textId="77777777" w:rsidR="001F6729" w:rsidRDefault="001F6729" w:rsidP="0041138D">
      <w:pPr>
        <w:rPr>
          <w:rFonts w:eastAsia="Times New Roman" w:cs="Times New Roman"/>
          <w:color w:val="132040" w:themeColor="accent1" w:themeShade="BF"/>
          <w:sz w:val="24"/>
          <w:szCs w:val="26"/>
        </w:rPr>
      </w:pPr>
    </w:p>
    <w:p w14:paraId="2AE6F368" w14:textId="77777777" w:rsidR="001F6729" w:rsidRDefault="001F6729" w:rsidP="0041138D">
      <w:pPr>
        <w:rPr>
          <w:rFonts w:eastAsia="Times New Roman" w:cs="Times New Roman"/>
          <w:color w:val="132040" w:themeColor="accent1" w:themeShade="BF"/>
          <w:sz w:val="24"/>
          <w:szCs w:val="26"/>
        </w:rPr>
      </w:pPr>
    </w:p>
    <w:p w14:paraId="7914B4D2" w14:textId="77777777" w:rsidR="001F6729" w:rsidRDefault="001F6729" w:rsidP="0041138D">
      <w:pPr>
        <w:rPr>
          <w:rFonts w:eastAsia="Times New Roman" w:cs="Times New Roman"/>
          <w:color w:val="132040" w:themeColor="accent1" w:themeShade="BF"/>
          <w:sz w:val="24"/>
          <w:szCs w:val="26"/>
        </w:rPr>
      </w:pPr>
    </w:p>
    <w:p w14:paraId="2A69C68A" w14:textId="77777777" w:rsidR="0041138D" w:rsidRDefault="0041138D" w:rsidP="0041138D">
      <w:pPr>
        <w:rPr>
          <w:rFonts w:eastAsia="Times New Roman" w:cs="Times New Roman"/>
          <w:color w:val="132040" w:themeColor="accent1" w:themeShade="BF"/>
          <w:sz w:val="24"/>
          <w:szCs w:val="26"/>
        </w:rPr>
      </w:pPr>
      <w:r>
        <w:rPr>
          <w:rFonts w:eastAsia="Times New Roman" w:cs="Times New Roman"/>
          <w:color w:val="132040" w:themeColor="accent1" w:themeShade="BF"/>
          <w:sz w:val="24"/>
          <w:szCs w:val="26"/>
        </w:rPr>
        <w:lastRenderedPageBreak/>
        <w:t>Chaucer to Third Party Outbound Patterns</w:t>
      </w:r>
    </w:p>
    <w:p w14:paraId="36F2657D"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13"/>
        <w:gridCol w:w="2468"/>
        <w:gridCol w:w="2933"/>
        <w:gridCol w:w="2312"/>
      </w:tblGrid>
      <w:tr w:rsidR="00AF557C" w:rsidRPr="009527A4" w14:paraId="7AD2891B" w14:textId="77777777" w:rsidTr="00AF557C">
        <w:tc>
          <w:tcPr>
            <w:tcW w:w="1213" w:type="dxa"/>
            <w:tcBorders>
              <w:top w:val="single" w:sz="12" w:space="0" w:color="000000" w:themeColor="text1"/>
            </w:tcBorders>
            <w:shd w:val="clear" w:color="auto" w:fill="C1CDEC" w:themeFill="accent1" w:themeFillTint="33"/>
            <w:vAlign w:val="center"/>
          </w:tcPr>
          <w:p w14:paraId="0C2C3F96"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 ID</w:t>
            </w:r>
          </w:p>
        </w:tc>
        <w:tc>
          <w:tcPr>
            <w:tcW w:w="2468" w:type="dxa"/>
            <w:tcBorders>
              <w:top w:val="single" w:sz="12" w:space="0" w:color="000000" w:themeColor="text1"/>
            </w:tcBorders>
            <w:shd w:val="clear" w:color="auto" w:fill="C1CDEC" w:themeFill="accent1" w:themeFillTint="33"/>
            <w:vAlign w:val="center"/>
          </w:tcPr>
          <w:p w14:paraId="1890026F"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w:t>
            </w:r>
          </w:p>
        </w:tc>
        <w:tc>
          <w:tcPr>
            <w:tcW w:w="2933" w:type="dxa"/>
            <w:tcBorders>
              <w:top w:val="single" w:sz="12" w:space="0" w:color="000000" w:themeColor="text1"/>
            </w:tcBorders>
            <w:shd w:val="clear" w:color="auto" w:fill="C1CDEC" w:themeFill="accent1" w:themeFillTint="33"/>
            <w:vAlign w:val="center"/>
          </w:tcPr>
          <w:p w14:paraId="67BA24DA"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Typical Use</w:t>
            </w:r>
          </w:p>
        </w:tc>
        <w:tc>
          <w:tcPr>
            <w:tcW w:w="2312" w:type="dxa"/>
            <w:tcBorders>
              <w:top w:val="single" w:sz="12" w:space="0" w:color="000000" w:themeColor="text1"/>
            </w:tcBorders>
            <w:shd w:val="clear" w:color="auto" w:fill="C1CDEC" w:themeFill="accent1" w:themeFillTint="33"/>
            <w:vAlign w:val="center"/>
          </w:tcPr>
          <w:p w14:paraId="6B24B8CD"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Additional Controls</w:t>
            </w:r>
          </w:p>
        </w:tc>
      </w:tr>
      <w:tr w:rsidR="00AF557C" w:rsidRPr="009527A4" w14:paraId="659CF472" w14:textId="77777777" w:rsidTr="00AF557C">
        <w:tc>
          <w:tcPr>
            <w:tcW w:w="1213" w:type="dxa"/>
            <w:vAlign w:val="center"/>
          </w:tcPr>
          <w:p w14:paraId="79E2BBBA" w14:textId="77777777" w:rsidR="00AF557C" w:rsidRPr="00F94A76" w:rsidRDefault="00AF557C" w:rsidP="00AF557C">
            <w:pPr>
              <w:rPr>
                <w:rFonts w:asciiTheme="minorHAnsi" w:hAnsiTheme="minorHAnsi" w:hint="eastAsia"/>
                <w:lang w:eastAsia="en-GB"/>
              </w:rPr>
            </w:pPr>
            <w:r>
              <w:rPr>
                <w:rFonts w:asciiTheme="minorHAnsi" w:hAnsiTheme="minorHAnsi"/>
                <w:szCs w:val="20"/>
              </w:rPr>
              <w:t>SIF-P03</w:t>
            </w:r>
          </w:p>
        </w:tc>
        <w:tc>
          <w:tcPr>
            <w:tcW w:w="2468" w:type="dxa"/>
            <w:vAlign w:val="center"/>
          </w:tcPr>
          <w:p w14:paraId="0A48D692" w14:textId="77777777" w:rsidR="00AF557C" w:rsidRPr="00F94A76" w:rsidRDefault="00AF557C" w:rsidP="00AF557C">
            <w:pPr>
              <w:rPr>
                <w:rFonts w:asciiTheme="minorHAnsi" w:hAnsiTheme="minorHAnsi" w:hint="eastAsia"/>
                <w:lang w:eastAsia="en-GB"/>
              </w:rPr>
            </w:pPr>
            <w:r>
              <w:rPr>
                <w:rFonts w:asciiTheme="minorHAnsi" w:hAnsiTheme="minorHAnsi"/>
                <w:szCs w:val="20"/>
              </w:rPr>
              <w:t>External API Egress (Chaucer invoking Third Party API)</w:t>
            </w:r>
          </w:p>
        </w:tc>
        <w:tc>
          <w:tcPr>
            <w:tcW w:w="2933" w:type="dxa"/>
            <w:vAlign w:val="center"/>
          </w:tcPr>
          <w:p w14:paraId="275C463A" w14:textId="77777777" w:rsidR="00AF557C" w:rsidRPr="00F94A76" w:rsidRDefault="00AF557C" w:rsidP="00AF557C">
            <w:pPr>
              <w:rPr>
                <w:rFonts w:asciiTheme="minorHAnsi" w:hAnsiTheme="minorHAnsi" w:hint="eastAsia"/>
                <w:lang w:eastAsia="en-GB"/>
              </w:rPr>
            </w:pPr>
            <w:r>
              <w:rPr>
                <w:rFonts w:asciiTheme="minorHAnsi" w:hAnsiTheme="minorHAnsi"/>
                <w:szCs w:val="20"/>
              </w:rPr>
              <w:t>Chaucer calls supplier, SaaS, market, or vendor APIs.</w:t>
            </w:r>
          </w:p>
        </w:tc>
        <w:tc>
          <w:tcPr>
            <w:tcW w:w="2312" w:type="dxa"/>
            <w:vAlign w:val="center"/>
          </w:tcPr>
          <w:p w14:paraId="19FEF8D6" w14:textId="77777777" w:rsidR="00AF557C" w:rsidRPr="00F94A76" w:rsidRDefault="00AF557C" w:rsidP="00AF557C">
            <w:pPr>
              <w:rPr>
                <w:rFonts w:asciiTheme="minorHAnsi" w:hAnsiTheme="minorHAnsi" w:hint="eastAsia"/>
                <w:lang w:eastAsia="en-GB"/>
              </w:rPr>
            </w:pPr>
            <w:r>
              <w:rPr>
                <w:rFonts w:asciiTheme="minorHAnsi" w:hAnsiTheme="minorHAnsi"/>
                <w:szCs w:val="20"/>
              </w:rPr>
              <w:t>Credential management, timeout, retry with exponential backoff, throttling, error mapping.</w:t>
            </w:r>
          </w:p>
        </w:tc>
      </w:tr>
      <w:tr w:rsidR="00AF557C" w:rsidRPr="009527A4" w14:paraId="61EEE6D8" w14:textId="77777777" w:rsidTr="00AF557C">
        <w:tc>
          <w:tcPr>
            <w:tcW w:w="1213" w:type="dxa"/>
            <w:vAlign w:val="center"/>
          </w:tcPr>
          <w:p w14:paraId="515A96ED" w14:textId="77777777" w:rsidR="00AF557C" w:rsidRPr="00F94A76" w:rsidRDefault="00AF557C" w:rsidP="00AF557C">
            <w:pPr>
              <w:rPr>
                <w:rFonts w:asciiTheme="minorHAnsi" w:hAnsiTheme="minorHAnsi" w:hint="eastAsia"/>
                <w:lang w:eastAsia="en-GB"/>
              </w:rPr>
            </w:pPr>
            <w:r>
              <w:rPr>
                <w:rFonts w:asciiTheme="minorHAnsi" w:hAnsiTheme="minorHAnsi"/>
                <w:szCs w:val="20"/>
              </w:rPr>
              <w:t>SIF-P04</w:t>
            </w:r>
          </w:p>
        </w:tc>
        <w:tc>
          <w:tcPr>
            <w:tcW w:w="2468" w:type="dxa"/>
            <w:vAlign w:val="center"/>
          </w:tcPr>
          <w:p w14:paraId="1B5CCFF3" w14:textId="77777777" w:rsidR="00AF557C" w:rsidRPr="00F94A76" w:rsidRDefault="00AF557C" w:rsidP="00AF557C">
            <w:pPr>
              <w:rPr>
                <w:rFonts w:asciiTheme="minorHAnsi" w:hAnsiTheme="minorHAnsi" w:hint="eastAsia"/>
                <w:lang w:eastAsia="en-GB"/>
              </w:rPr>
            </w:pPr>
            <w:r>
              <w:rPr>
                <w:rFonts w:asciiTheme="minorHAnsi" w:hAnsiTheme="minorHAnsi"/>
                <w:szCs w:val="20"/>
              </w:rPr>
              <w:t>API Facade / Mediation</w:t>
            </w:r>
          </w:p>
        </w:tc>
        <w:tc>
          <w:tcPr>
            <w:tcW w:w="2933" w:type="dxa"/>
            <w:vAlign w:val="center"/>
          </w:tcPr>
          <w:p w14:paraId="52A26C8D" w14:textId="77777777" w:rsidR="00AF557C" w:rsidRPr="00F94A76" w:rsidRDefault="00AF557C" w:rsidP="00AF557C">
            <w:pPr>
              <w:rPr>
                <w:rFonts w:asciiTheme="minorHAnsi" w:hAnsiTheme="minorHAnsi" w:hint="eastAsia"/>
                <w:lang w:eastAsia="en-GB"/>
              </w:rPr>
            </w:pPr>
            <w:r>
              <w:rPr>
                <w:rFonts w:asciiTheme="minorHAnsi" w:hAnsiTheme="minorHAnsi"/>
                <w:szCs w:val="20"/>
              </w:rPr>
              <w:t>Chaucer standardizes access to third-party APIs for internal consumers.</w:t>
            </w:r>
          </w:p>
        </w:tc>
        <w:tc>
          <w:tcPr>
            <w:tcW w:w="2312" w:type="dxa"/>
            <w:vAlign w:val="center"/>
          </w:tcPr>
          <w:p w14:paraId="3C2B3DCE" w14:textId="77777777" w:rsidR="00AF557C" w:rsidRPr="00F94A76" w:rsidRDefault="00AF557C" w:rsidP="00AF557C">
            <w:pPr>
              <w:rPr>
                <w:rFonts w:asciiTheme="minorHAnsi" w:hAnsiTheme="minorHAnsi" w:hint="eastAsia"/>
                <w:lang w:eastAsia="en-GB"/>
              </w:rPr>
            </w:pPr>
            <w:r>
              <w:rPr>
                <w:rFonts w:asciiTheme="minorHAnsi" w:hAnsiTheme="minorHAnsi"/>
                <w:szCs w:val="20"/>
              </w:rPr>
              <w:t>Abstraction, versioning, supplier contract management.</w:t>
            </w:r>
          </w:p>
        </w:tc>
      </w:tr>
      <w:tr w:rsidR="00AF557C" w:rsidRPr="009527A4" w14:paraId="4963F6B5" w14:textId="77777777" w:rsidTr="00AF557C">
        <w:tc>
          <w:tcPr>
            <w:tcW w:w="1213" w:type="dxa"/>
            <w:vAlign w:val="center"/>
          </w:tcPr>
          <w:p w14:paraId="251AD299" w14:textId="77777777" w:rsidR="00AF557C" w:rsidRPr="00F94A76" w:rsidRDefault="00AF557C" w:rsidP="00AF557C">
            <w:pPr>
              <w:rPr>
                <w:rFonts w:asciiTheme="minorHAnsi" w:hAnsiTheme="minorHAnsi" w:hint="eastAsia"/>
                <w:lang w:eastAsia="en-GB"/>
              </w:rPr>
            </w:pPr>
            <w:r>
              <w:rPr>
                <w:rFonts w:asciiTheme="minorHAnsi" w:hAnsiTheme="minorHAnsi"/>
                <w:szCs w:val="20"/>
              </w:rPr>
              <w:t>SIF-P07</w:t>
            </w:r>
          </w:p>
        </w:tc>
        <w:tc>
          <w:tcPr>
            <w:tcW w:w="2468" w:type="dxa"/>
            <w:vAlign w:val="center"/>
          </w:tcPr>
          <w:p w14:paraId="110E012A" w14:textId="77777777" w:rsidR="00AF557C" w:rsidRPr="00F94A76" w:rsidRDefault="00AF557C" w:rsidP="00AF557C">
            <w:pPr>
              <w:rPr>
                <w:rFonts w:asciiTheme="minorHAnsi" w:hAnsiTheme="minorHAnsi" w:hint="eastAsia"/>
                <w:lang w:eastAsia="en-GB"/>
              </w:rPr>
            </w:pPr>
            <w:r>
              <w:rPr>
                <w:rFonts w:asciiTheme="minorHAnsi" w:hAnsiTheme="minorHAnsi"/>
                <w:szCs w:val="20"/>
              </w:rPr>
              <w:t>Event Notification</w:t>
            </w:r>
          </w:p>
        </w:tc>
        <w:tc>
          <w:tcPr>
            <w:tcW w:w="2933" w:type="dxa"/>
            <w:vAlign w:val="center"/>
          </w:tcPr>
          <w:p w14:paraId="614F69F8" w14:textId="77777777" w:rsidR="00AF557C" w:rsidRPr="00F94A76" w:rsidRDefault="00AF557C" w:rsidP="00AF557C">
            <w:pPr>
              <w:rPr>
                <w:rFonts w:asciiTheme="minorHAnsi" w:hAnsiTheme="minorHAnsi" w:hint="eastAsia"/>
                <w:lang w:eastAsia="en-GB"/>
              </w:rPr>
            </w:pPr>
            <w:r>
              <w:rPr>
                <w:rFonts w:asciiTheme="minorHAnsi" w:hAnsiTheme="minorHAnsi"/>
                <w:szCs w:val="20"/>
              </w:rPr>
              <w:t>Chaucer notifies an external party of a process or status event.</w:t>
            </w:r>
          </w:p>
        </w:tc>
        <w:tc>
          <w:tcPr>
            <w:tcW w:w="2312" w:type="dxa"/>
            <w:vAlign w:val="center"/>
          </w:tcPr>
          <w:p w14:paraId="3EA13466" w14:textId="77777777" w:rsidR="00AF557C" w:rsidRPr="00F94A76" w:rsidRDefault="00AF557C" w:rsidP="00AF557C">
            <w:pPr>
              <w:rPr>
                <w:rFonts w:asciiTheme="minorHAnsi" w:hAnsiTheme="minorHAnsi" w:hint="eastAsia"/>
                <w:lang w:eastAsia="en-GB"/>
              </w:rPr>
            </w:pPr>
            <w:r>
              <w:rPr>
                <w:rFonts w:asciiTheme="minorHAnsi" w:hAnsiTheme="minorHAnsi"/>
                <w:szCs w:val="20"/>
              </w:rPr>
              <w:t>Contracted endpoint, failure handling, audit trail.</w:t>
            </w:r>
          </w:p>
        </w:tc>
      </w:tr>
      <w:tr w:rsidR="00AF557C" w:rsidRPr="009527A4" w14:paraId="02640F39" w14:textId="77777777" w:rsidTr="00AF557C">
        <w:tc>
          <w:tcPr>
            <w:tcW w:w="1213" w:type="dxa"/>
            <w:vAlign w:val="center"/>
          </w:tcPr>
          <w:p w14:paraId="1AFC6CCD" w14:textId="77777777" w:rsidR="00AF557C" w:rsidRPr="00F94A76" w:rsidRDefault="00AF557C" w:rsidP="00AF557C">
            <w:pPr>
              <w:rPr>
                <w:rFonts w:asciiTheme="minorHAnsi" w:hAnsiTheme="minorHAnsi" w:hint="eastAsia"/>
                <w:lang w:eastAsia="en-GB"/>
              </w:rPr>
            </w:pPr>
            <w:r>
              <w:rPr>
                <w:rFonts w:asciiTheme="minorHAnsi" w:hAnsiTheme="minorHAnsi"/>
                <w:szCs w:val="20"/>
              </w:rPr>
              <w:t>SIF-P09</w:t>
            </w:r>
          </w:p>
        </w:tc>
        <w:tc>
          <w:tcPr>
            <w:tcW w:w="2468" w:type="dxa"/>
            <w:vAlign w:val="center"/>
          </w:tcPr>
          <w:p w14:paraId="60E6AF4A" w14:textId="77777777" w:rsidR="00AF557C" w:rsidRPr="00F94A76" w:rsidRDefault="00AF557C" w:rsidP="00AF557C">
            <w:pPr>
              <w:rPr>
                <w:rFonts w:asciiTheme="minorHAnsi" w:hAnsiTheme="minorHAnsi" w:hint="eastAsia"/>
                <w:lang w:eastAsia="en-GB"/>
              </w:rPr>
            </w:pPr>
            <w:r>
              <w:rPr>
                <w:rFonts w:asciiTheme="minorHAnsi" w:hAnsiTheme="minorHAnsi"/>
                <w:szCs w:val="20"/>
              </w:rPr>
              <w:t>Workflow Orchestration</w:t>
            </w:r>
          </w:p>
        </w:tc>
        <w:tc>
          <w:tcPr>
            <w:tcW w:w="2933" w:type="dxa"/>
            <w:vAlign w:val="center"/>
          </w:tcPr>
          <w:p w14:paraId="0CDF9A47" w14:textId="77777777" w:rsidR="00AF557C" w:rsidRPr="00F94A76" w:rsidRDefault="00AF557C" w:rsidP="00AF557C">
            <w:pPr>
              <w:rPr>
                <w:rFonts w:asciiTheme="minorHAnsi" w:hAnsiTheme="minorHAnsi" w:hint="eastAsia"/>
                <w:lang w:eastAsia="en-GB"/>
              </w:rPr>
            </w:pPr>
            <w:r>
              <w:rPr>
                <w:rFonts w:asciiTheme="minorHAnsi" w:hAnsiTheme="minorHAnsi"/>
                <w:szCs w:val="20"/>
              </w:rPr>
              <w:t>Chaucer coordinates multi-step third-party process.</w:t>
            </w:r>
          </w:p>
        </w:tc>
        <w:tc>
          <w:tcPr>
            <w:tcW w:w="2312" w:type="dxa"/>
            <w:vAlign w:val="center"/>
          </w:tcPr>
          <w:p w14:paraId="792E5AF3" w14:textId="77777777" w:rsidR="00AF557C" w:rsidRPr="00F94A76" w:rsidRDefault="00AF557C" w:rsidP="00AF557C">
            <w:pPr>
              <w:rPr>
                <w:rFonts w:asciiTheme="minorHAnsi" w:hAnsiTheme="minorHAnsi" w:hint="eastAsia"/>
                <w:lang w:eastAsia="en-GB"/>
              </w:rPr>
            </w:pPr>
            <w:r>
              <w:rPr>
                <w:rFonts w:asciiTheme="minorHAnsi" w:hAnsiTheme="minorHAnsi"/>
                <w:szCs w:val="20"/>
              </w:rPr>
              <w:t>Operational ownership, compensating action, monitoring.</w:t>
            </w:r>
          </w:p>
        </w:tc>
      </w:tr>
      <w:tr w:rsidR="00AF557C" w:rsidRPr="009527A4" w14:paraId="6C8D0F9B" w14:textId="77777777" w:rsidTr="00AF557C">
        <w:tc>
          <w:tcPr>
            <w:tcW w:w="1213" w:type="dxa"/>
            <w:vAlign w:val="center"/>
          </w:tcPr>
          <w:p w14:paraId="53A8A365" w14:textId="77777777" w:rsidR="00AF557C" w:rsidRPr="0041138D" w:rsidRDefault="00AF557C" w:rsidP="00AF557C">
            <w:pPr>
              <w:rPr>
                <w:szCs w:val="20"/>
              </w:rPr>
            </w:pPr>
            <w:r>
              <w:rPr>
                <w:rFonts w:asciiTheme="minorHAnsi" w:hAnsiTheme="minorHAnsi"/>
                <w:szCs w:val="20"/>
              </w:rPr>
              <w:t>SIF-P10</w:t>
            </w:r>
          </w:p>
        </w:tc>
        <w:tc>
          <w:tcPr>
            <w:tcW w:w="2468" w:type="dxa"/>
            <w:vAlign w:val="center"/>
          </w:tcPr>
          <w:p w14:paraId="0791418C" w14:textId="77777777" w:rsidR="00AF557C" w:rsidRPr="0041138D" w:rsidRDefault="00AF557C" w:rsidP="00AF557C">
            <w:pPr>
              <w:rPr>
                <w:szCs w:val="20"/>
              </w:rPr>
            </w:pPr>
            <w:r>
              <w:rPr>
                <w:rFonts w:asciiTheme="minorHAnsi" w:hAnsiTheme="minorHAnsi"/>
                <w:szCs w:val="20"/>
              </w:rPr>
              <w:t>Long-Running Workflow</w:t>
            </w:r>
          </w:p>
        </w:tc>
        <w:tc>
          <w:tcPr>
            <w:tcW w:w="2933" w:type="dxa"/>
            <w:vAlign w:val="center"/>
          </w:tcPr>
          <w:p w14:paraId="6A8C58E5" w14:textId="77777777" w:rsidR="00AF557C" w:rsidRPr="0041138D" w:rsidRDefault="00AF557C" w:rsidP="00AF557C">
            <w:pPr>
              <w:rPr>
                <w:szCs w:val="20"/>
              </w:rPr>
            </w:pPr>
            <w:r>
              <w:rPr>
                <w:rFonts w:asciiTheme="minorHAnsi" w:hAnsiTheme="minorHAnsi"/>
                <w:szCs w:val="20"/>
              </w:rPr>
              <w:t>Supplier interaction requires polling, callbacks, or delayed response.</w:t>
            </w:r>
          </w:p>
        </w:tc>
        <w:tc>
          <w:tcPr>
            <w:tcW w:w="2312" w:type="dxa"/>
            <w:vAlign w:val="center"/>
          </w:tcPr>
          <w:p w14:paraId="253B3C82" w14:textId="77777777" w:rsidR="00AF557C" w:rsidRPr="0041138D" w:rsidRDefault="00AF557C" w:rsidP="00AF557C">
            <w:pPr>
              <w:rPr>
                <w:szCs w:val="20"/>
              </w:rPr>
            </w:pPr>
            <w:r>
              <w:rPr>
                <w:rFonts w:asciiTheme="minorHAnsi" w:hAnsiTheme="minorHAnsi"/>
                <w:szCs w:val="20"/>
              </w:rPr>
              <w:t>State management, timeout, escalation, retry policy.</w:t>
            </w:r>
          </w:p>
        </w:tc>
      </w:tr>
      <w:tr w:rsidR="00AF557C" w:rsidRPr="009527A4" w14:paraId="5759E2A2" w14:textId="77777777" w:rsidTr="00AF557C">
        <w:tc>
          <w:tcPr>
            <w:tcW w:w="1213" w:type="dxa"/>
            <w:vAlign w:val="center"/>
          </w:tcPr>
          <w:p w14:paraId="7A9C98FA" w14:textId="77777777" w:rsidR="00AF557C" w:rsidRPr="0041138D" w:rsidRDefault="00AF557C" w:rsidP="00AF557C">
            <w:pPr>
              <w:rPr>
                <w:szCs w:val="20"/>
              </w:rPr>
            </w:pPr>
            <w:r>
              <w:rPr>
                <w:rFonts w:asciiTheme="minorHAnsi" w:hAnsiTheme="minorHAnsi"/>
                <w:szCs w:val="20"/>
              </w:rPr>
              <w:t>SIF-P12</w:t>
            </w:r>
          </w:p>
        </w:tc>
        <w:tc>
          <w:tcPr>
            <w:tcW w:w="2468" w:type="dxa"/>
            <w:vAlign w:val="center"/>
          </w:tcPr>
          <w:p w14:paraId="64A5AFC5" w14:textId="77777777" w:rsidR="00AF557C" w:rsidRPr="0041138D" w:rsidRDefault="00AF557C" w:rsidP="00AF557C">
            <w:pPr>
              <w:rPr>
                <w:szCs w:val="20"/>
              </w:rPr>
            </w:pPr>
            <w:r>
              <w:rPr>
                <w:rFonts w:asciiTheme="minorHAnsi" w:hAnsiTheme="minorHAnsi"/>
                <w:szCs w:val="20"/>
              </w:rPr>
              <w:t>Managed File Exchange</w:t>
            </w:r>
          </w:p>
        </w:tc>
        <w:tc>
          <w:tcPr>
            <w:tcW w:w="2933" w:type="dxa"/>
            <w:vAlign w:val="center"/>
          </w:tcPr>
          <w:p w14:paraId="435509A2" w14:textId="77777777" w:rsidR="00AF557C" w:rsidRPr="0041138D" w:rsidRDefault="00AF557C" w:rsidP="00AF557C">
            <w:pPr>
              <w:rPr>
                <w:szCs w:val="20"/>
              </w:rPr>
            </w:pPr>
            <w:r>
              <w:rPr>
                <w:rFonts w:asciiTheme="minorHAnsi" w:hAnsiTheme="minorHAnsi"/>
                <w:szCs w:val="20"/>
              </w:rPr>
              <w:t>Chaucer sends files to supplier, broker, or vendor.</w:t>
            </w:r>
          </w:p>
        </w:tc>
        <w:tc>
          <w:tcPr>
            <w:tcW w:w="2312" w:type="dxa"/>
            <w:vAlign w:val="center"/>
          </w:tcPr>
          <w:p w14:paraId="305F695D" w14:textId="77777777" w:rsidR="00AF557C" w:rsidRPr="0041138D" w:rsidRDefault="00AF557C" w:rsidP="00AF557C">
            <w:pPr>
              <w:rPr>
                <w:szCs w:val="20"/>
              </w:rPr>
            </w:pPr>
            <w:r>
              <w:rPr>
                <w:rFonts w:asciiTheme="minorHAnsi" w:hAnsiTheme="minorHAnsi"/>
                <w:szCs w:val="20"/>
              </w:rPr>
              <w:t>Encryption, confirmation handling, reconciliation, support model.</w:t>
            </w:r>
          </w:p>
        </w:tc>
      </w:tr>
      <w:tr w:rsidR="00AF557C" w:rsidRPr="009527A4" w14:paraId="57B18E2C" w14:textId="77777777" w:rsidTr="00AF557C">
        <w:tc>
          <w:tcPr>
            <w:tcW w:w="1213" w:type="dxa"/>
            <w:vAlign w:val="center"/>
          </w:tcPr>
          <w:p w14:paraId="2E58567E" w14:textId="77777777" w:rsidR="00AF557C" w:rsidRPr="0041138D" w:rsidRDefault="00AF557C" w:rsidP="00AF557C">
            <w:pPr>
              <w:rPr>
                <w:szCs w:val="20"/>
              </w:rPr>
            </w:pPr>
            <w:r>
              <w:rPr>
                <w:rFonts w:asciiTheme="minorHAnsi" w:hAnsiTheme="minorHAnsi"/>
                <w:szCs w:val="20"/>
              </w:rPr>
              <w:t>SIF-P14</w:t>
            </w:r>
          </w:p>
        </w:tc>
        <w:tc>
          <w:tcPr>
            <w:tcW w:w="2468" w:type="dxa"/>
            <w:vAlign w:val="center"/>
          </w:tcPr>
          <w:p w14:paraId="0DFAD9FF" w14:textId="77777777" w:rsidR="00AF557C" w:rsidRPr="0041138D" w:rsidRDefault="00AF557C" w:rsidP="00AF557C">
            <w:pPr>
              <w:rPr>
                <w:szCs w:val="20"/>
              </w:rPr>
            </w:pPr>
            <w:r>
              <w:rPr>
                <w:rFonts w:asciiTheme="minorHAnsi" w:hAnsiTheme="minorHAnsi"/>
                <w:szCs w:val="20"/>
              </w:rPr>
              <w:t>Custom Code Extension</w:t>
            </w:r>
          </w:p>
        </w:tc>
        <w:tc>
          <w:tcPr>
            <w:tcW w:w="2933" w:type="dxa"/>
            <w:vAlign w:val="center"/>
          </w:tcPr>
          <w:p w14:paraId="6B89C448" w14:textId="77777777" w:rsidR="00AF557C" w:rsidRPr="0041138D" w:rsidRDefault="00AF557C" w:rsidP="00AF557C">
            <w:pPr>
              <w:rPr>
                <w:szCs w:val="20"/>
              </w:rPr>
            </w:pPr>
            <w:r>
              <w:rPr>
                <w:rFonts w:asciiTheme="minorHAnsi" w:hAnsiTheme="minorHAnsi"/>
                <w:szCs w:val="20"/>
              </w:rPr>
              <w:t>Adapter logic for supplier-specific payload, protocol, or transformation.</w:t>
            </w:r>
          </w:p>
        </w:tc>
        <w:tc>
          <w:tcPr>
            <w:tcW w:w="2312" w:type="dxa"/>
            <w:vAlign w:val="center"/>
          </w:tcPr>
          <w:p w14:paraId="1F3BE449" w14:textId="77777777" w:rsidR="00AF557C" w:rsidRPr="0041138D" w:rsidRDefault="00AF557C" w:rsidP="00AF557C">
            <w:pPr>
              <w:rPr>
                <w:szCs w:val="20"/>
              </w:rPr>
            </w:pPr>
            <w:r>
              <w:rPr>
                <w:rFonts w:asciiTheme="minorHAnsi" w:hAnsiTheme="minorHAnsi"/>
                <w:szCs w:val="20"/>
              </w:rPr>
              <w:t>Code review, testing, version control, CI/CD.</w:t>
            </w:r>
          </w:p>
        </w:tc>
      </w:tr>
    </w:tbl>
    <w:p w14:paraId="51A81D07" w14:textId="77777777" w:rsidR="00E62C5D" w:rsidRDefault="00E62C5D" w:rsidP="0041138D">
      <w:pPr>
        <w:rPr>
          <w:rFonts w:eastAsia="Times New Roman" w:cs="Times New Roman"/>
          <w:color w:val="132040" w:themeColor="accent1" w:themeShade="BF"/>
          <w:sz w:val="24"/>
          <w:szCs w:val="26"/>
        </w:rPr>
      </w:pPr>
    </w:p>
    <w:p w14:paraId="396E76BA" w14:textId="77777777" w:rsidR="00FE4F0E" w:rsidRPr="00FE4F0E" w:rsidRDefault="00FE4F0E" w:rsidP="0041138D">
      <w:pPr>
        <w:rPr>
          <w:rFonts w:eastAsia="Times New Roman" w:cs="Times New Roman"/>
          <w:color w:val="132040" w:themeColor="accent1" w:themeShade="BF"/>
          <w:sz w:val="24"/>
          <w:szCs w:val="26"/>
        </w:rPr>
      </w:pPr>
    </w:p>
    <w:p w14:paraId="5DCD8799" w14:textId="77777777" w:rsidR="0041138D" w:rsidRDefault="0041138D" w:rsidP="0041138D">
      <w:pPr>
        <w:rPr>
          <w:rFonts w:eastAsia="Times New Roman" w:cs="Times New Roman"/>
          <w:color w:val="132040" w:themeColor="accent1" w:themeShade="BF"/>
          <w:sz w:val="24"/>
          <w:szCs w:val="26"/>
        </w:rPr>
      </w:pPr>
      <w:r>
        <w:rPr>
          <w:rFonts w:eastAsia="Times New Roman" w:cs="Times New Roman"/>
          <w:color w:val="132040" w:themeColor="accent1" w:themeShade="BF"/>
          <w:sz w:val="24"/>
          <w:szCs w:val="26"/>
        </w:rPr>
        <w:t>SIF to Data Platform / Snowflake Exchange Patterns</w:t>
      </w:r>
    </w:p>
    <w:p w14:paraId="30D7E41B"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53"/>
        <w:gridCol w:w="2853"/>
        <w:gridCol w:w="2268"/>
        <w:gridCol w:w="2552"/>
      </w:tblGrid>
      <w:tr w:rsidR="00AF557C" w:rsidRPr="009527A4" w14:paraId="435EC0FC" w14:textId="77777777" w:rsidTr="00AF557C">
        <w:tc>
          <w:tcPr>
            <w:tcW w:w="1253" w:type="dxa"/>
            <w:tcBorders>
              <w:top w:val="single" w:sz="12" w:space="0" w:color="000000" w:themeColor="text1"/>
            </w:tcBorders>
            <w:shd w:val="clear" w:color="auto" w:fill="C1CDEC" w:themeFill="accent1" w:themeFillTint="33"/>
            <w:vAlign w:val="center"/>
          </w:tcPr>
          <w:p w14:paraId="6556AC62"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 ID</w:t>
            </w:r>
          </w:p>
        </w:tc>
        <w:tc>
          <w:tcPr>
            <w:tcW w:w="2853" w:type="dxa"/>
            <w:tcBorders>
              <w:top w:val="single" w:sz="12" w:space="0" w:color="000000" w:themeColor="text1"/>
            </w:tcBorders>
            <w:shd w:val="clear" w:color="auto" w:fill="C1CDEC" w:themeFill="accent1" w:themeFillTint="33"/>
            <w:vAlign w:val="center"/>
          </w:tcPr>
          <w:p w14:paraId="49201DDE"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Pattern</w:t>
            </w:r>
          </w:p>
        </w:tc>
        <w:tc>
          <w:tcPr>
            <w:tcW w:w="2268" w:type="dxa"/>
            <w:tcBorders>
              <w:top w:val="single" w:sz="12" w:space="0" w:color="000000" w:themeColor="text1"/>
            </w:tcBorders>
            <w:shd w:val="clear" w:color="auto" w:fill="C1CDEC" w:themeFill="accent1" w:themeFillTint="33"/>
            <w:vAlign w:val="center"/>
          </w:tcPr>
          <w:p w14:paraId="7026A78F"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Typical Use</w:t>
            </w:r>
          </w:p>
        </w:tc>
        <w:tc>
          <w:tcPr>
            <w:tcW w:w="2552" w:type="dxa"/>
            <w:tcBorders>
              <w:top w:val="single" w:sz="12" w:space="0" w:color="000000" w:themeColor="text1"/>
            </w:tcBorders>
            <w:shd w:val="clear" w:color="auto" w:fill="C1CDEC" w:themeFill="accent1" w:themeFillTint="33"/>
            <w:vAlign w:val="center"/>
          </w:tcPr>
          <w:p w14:paraId="15F717F5" w14:textId="77777777" w:rsidR="00AF557C" w:rsidRPr="00595998" w:rsidRDefault="00AF557C" w:rsidP="00AF557C">
            <w:pPr>
              <w:rPr>
                <w:rFonts w:asciiTheme="minorHAnsi" w:hAnsiTheme="minorHAnsi" w:hint="eastAsia"/>
                <w:b/>
                <w:lang w:eastAsia="en-GB"/>
              </w:rPr>
            </w:pPr>
            <w:r>
              <w:rPr>
                <w:rFonts w:asciiTheme="minorHAnsi" w:hAnsiTheme="minorHAnsi"/>
                <w:b/>
                <w:lang w:eastAsia="en-GB"/>
              </w:rPr>
              <w:t>Guardrail</w:t>
            </w:r>
          </w:p>
        </w:tc>
      </w:tr>
      <w:tr w:rsidR="00AF557C" w:rsidRPr="009527A4" w14:paraId="51C16D90" w14:textId="77777777" w:rsidTr="00AF557C">
        <w:tc>
          <w:tcPr>
            <w:tcW w:w="1253" w:type="dxa"/>
            <w:vAlign w:val="center"/>
          </w:tcPr>
          <w:p w14:paraId="251E591E" w14:textId="77777777" w:rsidR="00AF557C" w:rsidRPr="00F94A76" w:rsidRDefault="00AF557C" w:rsidP="00AF557C">
            <w:pPr>
              <w:rPr>
                <w:rFonts w:asciiTheme="minorHAnsi" w:hAnsiTheme="minorHAnsi" w:hint="eastAsia"/>
                <w:lang w:eastAsia="en-GB"/>
              </w:rPr>
            </w:pPr>
            <w:r>
              <w:rPr>
                <w:rFonts w:asciiTheme="minorHAnsi" w:hAnsiTheme="minorHAnsi"/>
                <w:szCs w:val="20"/>
              </w:rPr>
              <w:t>SIF-P07</w:t>
            </w:r>
          </w:p>
        </w:tc>
        <w:tc>
          <w:tcPr>
            <w:tcW w:w="2853" w:type="dxa"/>
            <w:vAlign w:val="center"/>
          </w:tcPr>
          <w:p w14:paraId="184D9803" w14:textId="77777777" w:rsidR="00AF557C" w:rsidRPr="00F94A76" w:rsidRDefault="00AF557C" w:rsidP="00AF557C">
            <w:pPr>
              <w:rPr>
                <w:rFonts w:asciiTheme="minorHAnsi" w:hAnsiTheme="minorHAnsi" w:hint="eastAsia"/>
                <w:lang w:eastAsia="en-GB"/>
              </w:rPr>
            </w:pPr>
            <w:r>
              <w:rPr>
                <w:rFonts w:asciiTheme="minorHAnsi" w:hAnsiTheme="minorHAnsi"/>
                <w:szCs w:val="20"/>
              </w:rPr>
              <w:t>Event Notification</w:t>
            </w:r>
          </w:p>
        </w:tc>
        <w:tc>
          <w:tcPr>
            <w:tcW w:w="2268" w:type="dxa"/>
            <w:vAlign w:val="center"/>
          </w:tcPr>
          <w:p w14:paraId="73CD62D5" w14:textId="77777777" w:rsidR="00AF557C" w:rsidRPr="00F94A76" w:rsidRDefault="00AF557C" w:rsidP="00AF557C">
            <w:pPr>
              <w:rPr>
                <w:rFonts w:asciiTheme="minorHAnsi" w:hAnsiTheme="minorHAnsi" w:hint="eastAsia"/>
                <w:lang w:eastAsia="en-GB"/>
              </w:rPr>
            </w:pPr>
            <w:r>
              <w:rPr>
                <w:rFonts w:asciiTheme="minorHAnsi" w:hAnsiTheme="minorHAnsi"/>
                <w:szCs w:val="20"/>
              </w:rPr>
              <w:t>Notify data platform that data is available for ingestion.</w:t>
            </w:r>
          </w:p>
        </w:tc>
        <w:tc>
          <w:tcPr>
            <w:tcW w:w="2552" w:type="dxa"/>
            <w:vAlign w:val="center"/>
          </w:tcPr>
          <w:p w14:paraId="29558AFA" w14:textId="77777777" w:rsidR="00AF557C" w:rsidRPr="00F94A76" w:rsidRDefault="00AF557C" w:rsidP="00AF557C">
            <w:pPr>
              <w:rPr>
                <w:rFonts w:asciiTheme="minorHAnsi" w:hAnsiTheme="minorHAnsi" w:hint="eastAsia"/>
                <w:lang w:eastAsia="en-GB"/>
              </w:rPr>
            </w:pPr>
            <w:r>
              <w:rPr>
                <w:rFonts w:asciiTheme="minorHAnsi" w:hAnsiTheme="minorHAnsi"/>
                <w:szCs w:val="20"/>
              </w:rPr>
              <w:t>Notification only, not operational process orchestration.</w:t>
            </w:r>
          </w:p>
        </w:tc>
      </w:tr>
      <w:tr w:rsidR="00AF557C" w:rsidRPr="009527A4" w14:paraId="3A5B71D3" w14:textId="77777777" w:rsidTr="00AF557C">
        <w:tc>
          <w:tcPr>
            <w:tcW w:w="1253" w:type="dxa"/>
            <w:vAlign w:val="center"/>
          </w:tcPr>
          <w:p w14:paraId="049517DD" w14:textId="77777777" w:rsidR="00AF557C" w:rsidRPr="00F94A76" w:rsidRDefault="00AF557C" w:rsidP="00AF557C">
            <w:pPr>
              <w:rPr>
                <w:rFonts w:asciiTheme="minorHAnsi" w:hAnsiTheme="minorHAnsi" w:hint="eastAsia"/>
                <w:lang w:eastAsia="en-GB"/>
              </w:rPr>
            </w:pPr>
            <w:r>
              <w:rPr>
                <w:rFonts w:asciiTheme="minorHAnsi" w:hAnsiTheme="minorHAnsi"/>
                <w:szCs w:val="20"/>
              </w:rPr>
              <w:t>SIF-P08</w:t>
            </w:r>
          </w:p>
        </w:tc>
        <w:tc>
          <w:tcPr>
            <w:tcW w:w="2853" w:type="dxa"/>
            <w:vAlign w:val="center"/>
          </w:tcPr>
          <w:p w14:paraId="66C13800" w14:textId="77777777" w:rsidR="00AF557C" w:rsidRPr="00F94A76" w:rsidRDefault="00AF557C" w:rsidP="00AF557C">
            <w:pPr>
              <w:rPr>
                <w:rFonts w:asciiTheme="minorHAnsi" w:hAnsiTheme="minorHAnsi" w:hint="eastAsia"/>
                <w:lang w:eastAsia="en-GB"/>
              </w:rPr>
            </w:pPr>
            <w:r>
              <w:rPr>
                <w:rFonts w:asciiTheme="minorHAnsi" w:hAnsiTheme="minorHAnsi"/>
                <w:szCs w:val="20"/>
              </w:rPr>
              <w:t>High-Volume Event Streaming</w:t>
            </w:r>
          </w:p>
        </w:tc>
        <w:tc>
          <w:tcPr>
            <w:tcW w:w="2268" w:type="dxa"/>
            <w:vAlign w:val="center"/>
          </w:tcPr>
          <w:p w14:paraId="1D8E331D" w14:textId="77777777" w:rsidR="00AF557C" w:rsidRPr="00F94A76" w:rsidRDefault="00AF557C" w:rsidP="00AF557C">
            <w:pPr>
              <w:rPr>
                <w:rFonts w:asciiTheme="minorHAnsi" w:hAnsiTheme="minorHAnsi" w:hint="eastAsia"/>
                <w:lang w:eastAsia="en-GB"/>
              </w:rPr>
            </w:pPr>
            <w:r>
              <w:rPr>
                <w:rFonts w:asciiTheme="minorHAnsi" w:hAnsiTheme="minorHAnsi"/>
                <w:szCs w:val="20"/>
              </w:rPr>
              <w:t>Stream high-volume events or telemetry for analytical use.</w:t>
            </w:r>
          </w:p>
        </w:tc>
        <w:tc>
          <w:tcPr>
            <w:tcW w:w="2552" w:type="dxa"/>
            <w:vAlign w:val="center"/>
          </w:tcPr>
          <w:p w14:paraId="734BB493" w14:textId="77777777" w:rsidR="00AF557C" w:rsidRPr="00F94A76" w:rsidRDefault="00AF557C" w:rsidP="00AF557C">
            <w:pPr>
              <w:rPr>
                <w:rFonts w:asciiTheme="minorHAnsi" w:hAnsiTheme="minorHAnsi" w:hint="eastAsia"/>
                <w:lang w:eastAsia="en-GB"/>
              </w:rPr>
            </w:pPr>
            <w:r>
              <w:rPr>
                <w:rFonts w:asciiTheme="minorHAnsi" w:hAnsiTheme="minorHAnsi"/>
                <w:szCs w:val="20"/>
              </w:rPr>
              <w:t>Use only where event-streaming requirements are proven.</w:t>
            </w:r>
          </w:p>
        </w:tc>
      </w:tr>
      <w:tr w:rsidR="00AF557C" w:rsidRPr="009527A4" w14:paraId="0BC7C77A" w14:textId="77777777" w:rsidTr="00AF557C">
        <w:tc>
          <w:tcPr>
            <w:tcW w:w="1253" w:type="dxa"/>
            <w:vAlign w:val="center"/>
          </w:tcPr>
          <w:p w14:paraId="612A8065" w14:textId="77777777" w:rsidR="00AF557C" w:rsidRPr="00F94A76" w:rsidRDefault="00AF557C" w:rsidP="00AF557C">
            <w:pPr>
              <w:rPr>
                <w:rFonts w:asciiTheme="minorHAnsi" w:hAnsiTheme="minorHAnsi" w:hint="eastAsia"/>
                <w:lang w:eastAsia="en-GB"/>
              </w:rPr>
            </w:pPr>
            <w:r>
              <w:rPr>
                <w:rFonts w:asciiTheme="minorHAnsi" w:hAnsiTheme="minorHAnsi"/>
                <w:szCs w:val="20"/>
              </w:rPr>
              <w:t>SIF-P12</w:t>
            </w:r>
          </w:p>
        </w:tc>
        <w:tc>
          <w:tcPr>
            <w:tcW w:w="2853" w:type="dxa"/>
            <w:vAlign w:val="center"/>
          </w:tcPr>
          <w:p w14:paraId="368C8D3E" w14:textId="77777777" w:rsidR="00AF557C" w:rsidRPr="00F94A76" w:rsidRDefault="00AF557C" w:rsidP="00AF557C">
            <w:pPr>
              <w:rPr>
                <w:rFonts w:asciiTheme="minorHAnsi" w:hAnsiTheme="minorHAnsi" w:hint="eastAsia"/>
                <w:lang w:eastAsia="en-GB"/>
              </w:rPr>
            </w:pPr>
            <w:r>
              <w:rPr>
                <w:rFonts w:asciiTheme="minorHAnsi" w:hAnsiTheme="minorHAnsi"/>
                <w:szCs w:val="20"/>
              </w:rPr>
              <w:t>Managed File Exchange</w:t>
            </w:r>
          </w:p>
        </w:tc>
        <w:tc>
          <w:tcPr>
            <w:tcW w:w="2268" w:type="dxa"/>
            <w:vAlign w:val="center"/>
          </w:tcPr>
          <w:p w14:paraId="4913423D" w14:textId="77777777" w:rsidR="00AF557C" w:rsidRPr="00F94A76" w:rsidRDefault="00AF557C" w:rsidP="00AF557C">
            <w:pPr>
              <w:rPr>
                <w:rFonts w:asciiTheme="minorHAnsi" w:hAnsiTheme="minorHAnsi" w:hint="eastAsia"/>
                <w:lang w:eastAsia="en-GB"/>
              </w:rPr>
            </w:pPr>
            <w:r>
              <w:rPr>
                <w:rFonts w:asciiTheme="minorHAnsi" w:hAnsiTheme="minorHAnsi"/>
                <w:szCs w:val="20"/>
              </w:rPr>
              <w:t>Land files for analytical ingestion.</w:t>
            </w:r>
          </w:p>
        </w:tc>
        <w:tc>
          <w:tcPr>
            <w:tcW w:w="2552" w:type="dxa"/>
            <w:vAlign w:val="center"/>
          </w:tcPr>
          <w:p w14:paraId="02E0F947" w14:textId="77777777" w:rsidR="00AF557C" w:rsidRPr="00F94A76" w:rsidRDefault="00AF557C" w:rsidP="00AF557C">
            <w:pPr>
              <w:rPr>
                <w:rFonts w:asciiTheme="minorHAnsi" w:hAnsiTheme="minorHAnsi" w:hint="eastAsia"/>
                <w:lang w:eastAsia="en-GB"/>
              </w:rPr>
            </w:pPr>
            <w:r>
              <w:rPr>
                <w:rFonts w:asciiTheme="minorHAnsi" w:hAnsiTheme="minorHAnsi"/>
                <w:szCs w:val="20"/>
              </w:rPr>
              <w:t>Must include ownership, metadata, retention, and monitoring.</w:t>
            </w:r>
          </w:p>
        </w:tc>
      </w:tr>
      <w:tr w:rsidR="00AF557C" w:rsidRPr="009527A4" w14:paraId="65C70327" w14:textId="77777777" w:rsidTr="00AF557C">
        <w:tc>
          <w:tcPr>
            <w:tcW w:w="1253" w:type="dxa"/>
            <w:vAlign w:val="center"/>
          </w:tcPr>
          <w:p w14:paraId="0A3C4D05" w14:textId="77777777" w:rsidR="00AF557C" w:rsidRPr="00F94A76" w:rsidRDefault="00AF557C" w:rsidP="00AF557C">
            <w:pPr>
              <w:rPr>
                <w:rFonts w:asciiTheme="minorHAnsi" w:hAnsiTheme="minorHAnsi" w:hint="eastAsia"/>
                <w:lang w:eastAsia="en-GB"/>
              </w:rPr>
            </w:pPr>
            <w:r>
              <w:rPr>
                <w:rFonts w:asciiTheme="minorHAnsi" w:hAnsiTheme="minorHAnsi"/>
                <w:szCs w:val="20"/>
              </w:rPr>
              <w:t>SIF-P13</w:t>
            </w:r>
          </w:p>
        </w:tc>
        <w:tc>
          <w:tcPr>
            <w:tcW w:w="2853" w:type="dxa"/>
            <w:vAlign w:val="center"/>
          </w:tcPr>
          <w:p w14:paraId="46637E0A" w14:textId="77777777" w:rsidR="00AF557C" w:rsidRPr="00F94A76" w:rsidRDefault="00AF557C" w:rsidP="00AF557C">
            <w:pPr>
              <w:rPr>
                <w:rFonts w:asciiTheme="minorHAnsi" w:hAnsiTheme="minorHAnsi" w:hint="eastAsia"/>
                <w:lang w:eastAsia="en-GB"/>
              </w:rPr>
            </w:pPr>
            <w:r>
              <w:rPr>
                <w:rFonts w:asciiTheme="minorHAnsi" w:hAnsiTheme="minorHAnsi"/>
                <w:szCs w:val="20"/>
              </w:rPr>
              <w:t>Data Platform Exchange</w:t>
            </w:r>
          </w:p>
        </w:tc>
        <w:tc>
          <w:tcPr>
            <w:tcW w:w="2268" w:type="dxa"/>
            <w:vAlign w:val="center"/>
          </w:tcPr>
          <w:p w14:paraId="71E73048" w14:textId="77777777" w:rsidR="00AF557C" w:rsidRPr="00F94A76" w:rsidRDefault="00AF557C" w:rsidP="00AF557C">
            <w:pPr>
              <w:rPr>
                <w:rFonts w:asciiTheme="minorHAnsi" w:hAnsiTheme="minorHAnsi" w:hint="eastAsia"/>
                <w:lang w:eastAsia="en-GB"/>
              </w:rPr>
            </w:pPr>
            <w:r>
              <w:rPr>
                <w:rFonts w:asciiTheme="minorHAnsi" w:hAnsiTheme="minorHAnsi"/>
                <w:szCs w:val="20"/>
              </w:rPr>
              <w:t>Controlled exchange between SIF and Snowflake.</w:t>
            </w:r>
          </w:p>
        </w:tc>
        <w:tc>
          <w:tcPr>
            <w:tcW w:w="2552" w:type="dxa"/>
            <w:vAlign w:val="center"/>
          </w:tcPr>
          <w:p w14:paraId="4D342D9F" w14:textId="77777777" w:rsidR="00AF557C" w:rsidRPr="00F94A76" w:rsidRDefault="00AF557C" w:rsidP="00AF557C">
            <w:pPr>
              <w:rPr>
                <w:rFonts w:asciiTheme="minorHAnsi" w:hAnsiTheme="minorHAnsi" w:hint="eastAsia"/>
                <w:lang w:eastAsia="en-GB"/>
              </w:rPr>
            </w:pPr>
            <w:r>
              <w:rPr>
                <w:rFonts w:asciiTheme="minorHAnsi" w:hAnsiTheme="minorHAnsi"/>
                <w:szCs w:val="20"/>
              </w:rPr>
              <w:t>Data platform must not be the default operational integration mechanism.</w:t>
            </w:r>
          </w:p>
        </w:tc>
      </w:tr>
      <w:tr w:rsidR="00AF557C" w:rsidRPr="009527A4" w14:paraId="53C223E1" w14:textId="77777777" w:rsidTr="00AF557C">
        <w:tc>
          <w:tcPr>
            <w:tcW w:w="1253" w:type="dxa"/>
            <w:vAlign w:val="center"/>
          </w:tcPr>
          <w:p w14:paraId="1ED0D992" w14:textId="77777777" w:rsidR="00AF557C" w:rsidRPr="0041138D" w:rsidRDefault="00AF557C" w:rsidP="00AF557C">
            <w:pPr>
              <w:rPr>
                <w:szCs w:val="20"/>
              </w:rPr>
            </w:pPr>
            <w:r>
              <w:rPr>
                <w:rFonts w:asciiTheme="minorHAnsi" w:hAnsiTheme="minorHAnsi"/>
                <w:szCs w:val="20"/>
              </w:rPr>
              <w:t>SIF-P14</w:t>
            </w:r>
          </w:p>
        </w:tc>
        <w:tc>
          <w:tcPr>
            <w:tcW w:w="2853" w:type="dxa"/>
            <w:vAlign w:val="center"/>
          </w:tcPr>
          <w:p w14:paraId="4D3766D1" w14:textId="77777777" w:rsidR="00AF557C" w:rsidRPr="0041138D" w:rsidRDefault="00AF557C" w:rsidP="00AF557C">
            <w:pPr>
              <w:rPr>
                <w:szCs w:val="20"/>
              </w:rPr>
            </w:pPr>
            <w:r>
              <w:rPr>
                <w:rFonts w:asciiTheme="minorHAnsi" w:hAnsiTheme="minorHAnsi"/>
                <w:szCs w:val="20"/>
              </w:rPr>
              <w:t>Custom Code Extension</w:t>
            </w:r>
          </w:p>
        </w:tc>
        <w:tc>
          <w:tcPr>
            <w:tcW w:w="2268" w:type="dxa"/>
            <w:vAlign w:val="center"/>
          </w:tcPr>
          <w:p w14:paraId="61704347" w14:textId="77777777" w:rsidR="00AF557C" w:rsidRPr="0041138D" w:rsidRDefault="00AF557C" w:rsidP="00AF557C">
            <w:pPr>
              <w:rPr>
                <w:szCs w:val="20"/>
              </w:rPr>
            </w:pPr>
            <w:r>
              <w:rPr>
                <w:rFonts w:asciiTheme="minorHAnsi" w:hAnsiTheme="minorHAnsi"/>
                <w:szCs w:val="20"/>
              </w:rPr>
              <w:t>Lightweight extraction, validation, or formatting helper.</w:t>
            </w:r>
          </w:p>
        </w:tc>
        <w:tc>
          <w:tcPr>
            <w:tcW w:w="2552" w:type="dxa"/>
            <w:vAlign w:val="center"/>
          </w:tcPr>
          <w:p w14:paraId="2AD1F574" w14:textId="77777777" w:rsidR="00AF557C" w:rsidRPr="0041138D" w:rsidRDefault="00AF557C" w:rsidP="00AF557C">
            <w:pPr>
              <w:rPr>
                <w:szCs w:val="20"/>
              </w:rPr>
            </w:pPr>
            <w:r>
              <w:rPr>
                <w:rFonts w:asciiTheme="minorHAnsi" w:hAnsiTheme="minorHAnsi"/>
                <w:szCs w:val="20"/>
              </w:rPr>
              <w:t>Avoid embedding business process orchestration in code.</w:t>
            </w:r>
          </w:p>
        </w:tc>
      </w:tr>
    </w:tbl>
    <w:p w14:paraId="59E7462E" w14:textId="77777777" w:rsidR="00E62C5D" w:rsidRDefault="00E62C5D" w:rsidP="0041138D">
      <w:pPr>
        <w:rPr>
          <w:rFonts w:eastAsia="Times New Roman" w:cs="Times New Roman"/>
          <w:color w:val="132040" w:themeColor="accent1" w:themeShade="BF"/>
          <w:sz w:val="24"/>
          <w:szCs w:val="26"/>
        </w:rPr>
      </w:pPr>
    </w:p>
    <w:p w14:paraId="187C2B94" w14:textId="77777777" w:rsidR="0041138D" w:rsidRDefault="0041138D" w:rsidP="0041138D">
      <w:pPr>
        <w:rPr>
          <w:szCs w:val="20"/>
        </w:rPr>
      </w:pPr>
    </w:p>
    <w:p w14:paraId="6EA09093" w14:textId="77777777" w:rsidR="001F6729" w:rsidRDefault="001F6729" w:rsidP="0041138D">
      <w:pPr>
        <w:rPr>
          <w:szCs w:val="20"/>
        </w:rPr>
      </w:pPr>
    </w:p>
    <w:p w14:paraId="20D74001" w14:textId="77777777" w:rsidR="001F6729" w:rsidRDefault="001F6729" w:rsidP="0041138D">
      <w:pPr>
        <w:rPr>
          <w:szCs w:val="20"/>
        </w:rPr>
      </w:pPr>
    </w:p>
    <w:p w14:paraId="7CBF2FB7" w14:textId="77777777" w:rsidR="001F6729" w:rsidRDefault="001F6729" w:rsidP="0041138D">
      <w:pPr>
        <w:rPr>
          <w:szCs w:val="20"/>
        </w:rPr>
      </w:pPr>
    </w:p>
    <w:p w14:paraId="4D967903" w14:textId="77777777" w:rsidR="001F6729" w:rsidRDefault="001F6729" w:rsidP="0041138D">
      <w:pPr>
        <w:rPr>
          <w:szCs w:val="20"/>
        </w:rPr>
      </w:pPr>
    </w:p>
    <w:p w14:paraId="20AD59E8" w14:textId="77777777" w:rsidR="001F6729" w:rsidRDefault="001F6729" w:rsidP="0041138D">
      <w:pPr>
        <w:rPr>
          <w:szCs w:val="20"/>
        </w:rPr>
      </w:pPr>
    </w:p>
    <w:p w14:paraId="355EEFC0" w14:textId="77777777" w:rsidR="001F6729" w:rsidRPr="0041138D" w:rsidRDefault="001F6729" w:rsidP="0041138D">
      <w:pPr>
        <w:rPr>
          <w:szCs w:val="20"/>
        </w:rPr>
      </w:pPr>
    </w:p>
    <w:p w14:paraId="162063C2" w14:textId="77777777" w:rsidR="0041138D" w:rsidRDefault="0041138D" w:rsidP="0041138D">
      <w:pPr>
        <w:pStyle w:val="Heading2"/>
      </w:pPr>
      <w:bookmarkStart w:id="128" w:name="_Toc239852296"/>
      <w:bookmarkStart w:id="129" w:name="_Toc239980603"/>
      <w:bookmarkStart w:id="130" w:name="_Toc240018796"/>
      <w:r>
        <w:lastRenderedPageBreak/>
        <w:t>Detailed Practitioner Patterns</w:t>
      </w:r>
      <w:bookmarkEnd w:id="128"/>
      <w:bookmarkEnd w:id="129"/>
      <w:bookmarkEnd w:id="130"/>
    </w:p>
    <w:p w14:paraId="739FB622" w14:textId="77777777" w:rsidR="00FE4F0E" w:rsidRPr="00FE4F0E" w:rsidRDefault="00FE4F0E" w:rsidP="00FE4F0E"/>
    <w:p w14:paraId="511B1A15" w14:textId="77777777" w:rsidR="0041138D" w:rsidRDefault="0041138D" w:rsidP="0041138D">
      <w:pPr>
        <w:rPr>
          <w:szCs w:val="20"/>
        </w:rPr>
      </w:pPr>
      <w:r>
        <w:rPr>
          <w:szCs w:val="20"/>
        </w:rPr>
        <w:t xml:space="preserve">The catalogue is organised by interaction style: request/response, asynchronous messaging, event-driven, orchestration, file-based exchange, and data-platform exchange. It mirrors the very first decision a developer makes. </w:t>
      </w:r>
    </w:p>
    <w:p w14:paraId="17C4687B" w14:textId="77777777" w:rsidR="00FE4F0E" w:rsidRPr="0041138D" w:rsidRDefault="00FE4F0E" w:rsidP="0041138D">
      <w:pPr>
        <w:rPr>
          <w:szCs w:val="20"/>
        </w:rPr>
      </w:pPr>
    </w:p>
    <w:p w14:paraId="64E8E9C8" w14:textId="77777777" w:rsidR="0041138D" w:rsidRDefault="0041138D" w:rsidP="0041138D">
      <w:pPr>
        <w:rPr>
          <w:szCs w:val="20"/>
        </w:rPr>
      </w:pPr>
      <w:r>
        <w:rPr>
          <w:szCs w:val="20"/>
        </w:rPr>
        <w:t>It lines up one-to-one with the decision tree, and each style maps cleanly onto a primary Azure service, file-based being the one that spans a few, because a file is a transport rather than a service. Each pattern is written the same way, so any of them can be read quickly. A one-line statement of what it is for, a diagram, the problem and the solution in plain terms, when to use and avoid it, the risks worth planning for, the common pitfall to steer around, and an insurance example. The diagrams share a visual language, blue is the gateway, purple is orchestration, teal is Service Bus, green is Event Grid, orange is Event Hubs, amber is Functions, and a cylinder is a store.</w:t>
      </w:r>
    </w:p>
    <w:p w14:paraId="565D9936" w14:textId="77777777" w:rsidR="00FE4F0E" w:rsidRPr="0041138D" w:rsidRDefault="00FE4F0E" w:rsidP="0041138D">
      <w:pPr>
        <w:rPr>
          <w:szCs w:val="20"/>
        </w:rPr>
      </w:pPr>
    </w:p>
    <w:p w14:paraId="5FCB9A9C" w14:textId="77777777" w:rsidR="0041138D" w:rsidRPr="0041138D" w:rsidRDefault="0041138D" w:rsidP="0041138D">
      <w:pPr>
        <w:rPr>
          <w:szCs w:val="20"/>
        </w:rPr>
      </w:pPr>
      <w:r>
        <w:rPr>
          <w:szCs w:val="20"/>
        </w:rPr>
        <w:t xml:space="preserve">Security, routing and observability are established once at the conceptual level (6.1) and held constant here: every pattern below applies that same baseline, through its Security boundary and common pitfalls, to its own interaction style, rather than each pattern reinventing its own approach. A pattern that needs to depart from the baseline is an exception to raise through the TDA process (13.1), not a design choice to make pattern by pattern. Concretely, every pattern inherits the same set of cross-cutting concerns: secrets and credentials held in Key Vault and referenced, never embedded (11.1); logs, metrics and traces surfaced through the standard observability matrix (11.3); and delivery through the single </w:t>
      </w:r>
      <w:proofErr w:type="spellStart"/>
      <w:r>
        <w:rPr>
          <w:szCs w:val="20"/>
        </w:rPr>
        <w:t>DevSecOps</w:t>
      </w:r>
      <w:proofErr w:type="spellEnd"/>
      <w:r>
        <w:rPr>
          <w:szCs w:val="20"/>
        </w:rPr>
        <w:t xml:space="preserve"> pipeline, built once and promoted unchanged through every environment (11.5). </w:t>
      </w:r>
    </w:p>
    <w:p w14:paraId="20F74564" w14:textId="77777777" w:rsidR="0041138D" w:rsidRPr="0041138D" w:rsidRDefault="0041138D" w:rsidP="0041138D">
      <w:pPr>
        <w:rPr>
          <w:szCs w:val="20"/>
        </w:rPr>
      </w:pPr>
    </w:p>
    <w:p w14:paraId="492DC453" w14:textId="77777777" w:rsidR="0041138D" w:rsidRDefault="0041138D" w:rsidP="0041138D">
      <w:pPr>
        <w:pStyle w:val="Heading2"/>
      </w:pPr>
      <w:bookmarkStart w:id="131" w:name="_Toc239852297"/>
      <w:bookmarkStart w:id="132" w:name="_Toc239980604"/>
      <w:bookmarkStart w:id="133" w:name="_Toc240018797"/>
      <w:r>
        <w:t>API Patterns</w:t>
      </w:r>
      <w:bookmarkEnd w:id="131"/>
      <w:bookmarkEnd w:id="132"/>
      <w:bookmarkEnd w:id="133"/>
    </w:p>
    <w:p w14:paraId="7BD18A6D" w14:textId="77777777" w:rsidR="00FE4F0E" w:rsidRPr="00FE4F0E" w:rsidRDefault="00FE4F0E" w:rsidP="00FE4F0E"/>
    <w:p w14:paraId="30B8757A" w14:textId="77777777" w:rsidR="00FE4F0E" w:rsidRPr="00FE4F0E" w:rsidRDefault="0041138D">
      <w:pPr>
        <w:pStyle w:val="Heading3"/>
        <w:rPr>
          <w:rFonts w:cs="Times New Roman"/>
          <w:bCs/>
          <w:color w:val="132040" w:themeColor="accent1" w:themeShade="BF"/>
          <w:sz w:val="24"/>
          <w:szCs w:val="26"/>
        </w:rPr>
      </w:pPr>
      <w:bookmarkStart w:id="134" w:name="_Toc239852298"/>
      <w:bookmarkStart w:id="135" w:name="_Toc239980605"/>
      <w:r>
        <w:rPr>
          <w:rFonts w:cs="Times New Roman"/>
          <w:bCs/>
          <w:color w:val="132040" w:themeColor="accent1" w:themeShade="BF"/>
          <w:sz w:val="24"/>
          <w:szCs w:val="26"/>
        </w:rPr>
        <w:t>Managed API facade (SFINT1)</w:t>
      </w:r>
      <w:bookmarkEnd w:id="134"/>
      <w:bookmarkEnd w:id="135"/>
    </w:p>
    <w:p w14:paraId="2F7FA928" w14:textId="77777777" w:rsidR="00FE4F0E" w:rsidRDefault="0041138D" w:rsidP="0041138D">
      <w:pPr>
        <w:spacing w:before="10" w:after="90"/>
        <w:rPr>
          <w:i/>
          <w:color w:val="5A6470"/>
          <w:szCs w:val="20"/>
        </w:rPr>
      </w:pPr>
      <w:r>
        <w:rPr>
          <w:i/>
          <w:color w:val="5A6470"/>
          <w:szCs w:val="20"/>
        </w:rPr>
        <w:t xml:space="preserve">       Put every exposed capability behind the shared gateway, so consumers never bind to a backend directly.</w:t>
      </w:r>
    </w:p>
    <w:p w14:paraId="4F892338" w14:textId="77777777" w:rsidR="00FE4F0E" w:rsidRPr="0041138D" w:rsidRDefault="00FE4F0E" w:rsidP="0041138D">
      <w:pPr>
        <w:spacing w:before="10" w:after="90"/>
        <w:rPr>
          <w:szCs w:val="20"/>
        </w:rPr>
      </w:pPr>
    </w:p>
    <w:p w14:paraId="5B190451" w14:textId="77777777" w:rsidR="00FE4F0E" w:rsidRDefault="0041138D" w:rsidP="0041138D">
      <w:pPr>
        <w:spacing w:before="90" w:after="130"/>
        <w:jc w:val="center"/>
        <w:rPr>
          <w:szCs w:val="20"/>
        </w:rPr>
      </w:pPr>
      <w:r>
        <w:rPr>
          <w:noProof/>
          <w:szCs w:val="20"/>
        </w:rPr>
        <w:drawing>
          <wp:inline distT="0" distB="0" distL="0" distR="0" wp14:anchorId="3A5D8104" wp14:editId="302B5B15">
            <wp:extent cx="5731510" cy="987841"/>
            <wp:effectExtent l="0" t="0" r="2540" b="3175"/>
            <wp:docPr id="1949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2706" name=""/>
                    <pic:cNvPicPr/>
                  </pic:nvPicPr>
                  <pic:blipFill>
                    <a:blip r:embed="rId20"/>
                    <a:stretch>
                      <a:fillRect/>
                    </a:stretch>
                  </pic:blipFill>
                  <pic:spPr>
                    <a:xfrm>
                      <a:off x="0" y="0"/>
                      <a:ext cx="5731510" cy="987841"/>
                    </a:xfrm>
                    <a:prstGeom prst="rect">
                      <a:avLst/>
                    </a:prstGeom>
                  </pic:spPr>
                </pic:pic>
              </a:graphicData>
            </a:graphic>
          </wp:inline>
        </w:drawing>
      </w:r>
    </w:p>
    <w:p w14:paraId="69C7839F" w14:textId="77777777" w:rsidR="00FE4F0E" w:rsidRPr="0041138D" w:rsidRDefault="00FE4F0E" w:rsidP="0041138D">
      <w:pPr>
        <w:spacing w:before="90" w:after="130"/>
        <w:jc w:val="center"/>
        <w:rPr>
          <w:szCs w:val="20"/>
        </w:rPr>
      </w:pPr>
    </w:p>
    <w:p w14:paraId="26114FB1" w14:textId="77777777" w:rsidR="0041138D" w:rsidRPr="0041138D" w:rsidRDefault="0041138D" w:rsidP="0041138D">
      <w:pPr>
        <w:spacing w:before="40" w:after="110"/>
        <w:ind w:left="360"/>
        <w:rPr>
          <w:szCs w:val="20"/>
        </w:rPr>
      </w:pPr>
      <w:r>
        <w:rPr>
          <w:b/>
          <w:color w:val="1F3864"/>
          <w:szCs w:val="20"/>
        </w:rPr>
        <w:t xml:space="preserve">Problem. </w:t>
      </w:r>
      <w:r>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012B067B" w14:textId="77777777" w:rsidR="0041138D" w:rsidRPr="0041138D" w:rsidRDefault="0041138D" w:rsidP="0041138D">
      <w:pPr>
        <w:spacing w:before="40" w:after="110"/>
        <w:ind w:left="360"/>
        <w:rPr>
          <w:szCs w:val="20"/>
        </w:rPr>
      </w:pPr>
      <w:r>
        <w:rPr>
          <w:b/>
          <w:color w:val="1F3864"/>
          <w:szCs w:val="20"/>
        </w:rPr>
        <w:t xml:space="preserve">Solution. </w:t>
      </w:r>
      <w:r>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6AA4539B" w14:textId="77777777" w:rsidR="0041138D" w:rsidRPr="0041138D" w:rsidRDefault="0041138D" w:rsidP="0041138D">
      <w:pPr>
        <w:spacing w:before="40" w:after="110"/>
        <w:ind w:left="360"/>
        <w:rPr>
          <w:szCs w:val="20"/>
        </w:rPr>
      </w:pPr>
      <w:r>
        <w:rPr>
          <w:b/>
          <w:color w:val="1F3864"/>
          <w:szCs w:val="20"/>
        </w:rPr>
        <w:t xml:space="preserve">Use it when. </w:t>
      </w:r>
      <w:r>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3D28409E" w14:textId="77777777" w:rsidR="0041138D" w:rsidRPr="0041138D" w:rsidRDefault="0041138D" w:rsidP="0041138D">
      <w:pPr>
        <w:spacing w:before="40" w:after="110"/>
        <w:ind w:left="360"/>
        <w:rPr>
          <w:szCs w:val="20"/>
        </w:rPr>
      </w:pPr>
      <w:r>
        <w:rPr>
          <w:b/>
          <w:color w:val="1F3864"/>
          <w:szCs w:val="20"/>
        </w:rPr>
        <w:lastRenderedPageBreak/>
        <w:t xml:space="preserve">Avoid it when. </w:t>
      </w:r>
      <w:r>
        <w:rPr>
          <w:szCs w:val="20"/>
        </w:rPr>
        <w:t>This pattern is not suitable for long-running, unpredictable, or fire-and-forget workloads. Where multiple steps, orchestration, or transactional processing are required, use an asynchronous or orchestration-based pattern instead.</w:t>
      </w:r>
    </w:p>
    <w:p w14:paraId="4C43D480"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613C09F1"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 xml:space="preserve">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w:t>
      </w:r>
      <w:proofErr w:type="spellStart"/>
      <w:r>
        <w:rPr>
          <w:szCs w:val="20"/>
        </w:rPr>
        <w:t>mTLS</w:t>
      </w:r>
      <w:proofErr w:type="spellEnd"/>
      <w:r>
        <w:rPr>
          <w:szCs w:val="20"/>
        </w:rPr>
        <w:t xml:space="preserve"> protection at the edge, managed as a registered exception. APIM is not exposed directly to the internet.</w:t>
      </w:r>
    </w:p>
    <w:p w14:paraId="57563B6A" w14:textId="77777777" w:rsidR="0041138D" w:rsidRPr="0041138D" w:rsidRDefault="0041138D" w:rsidP="0041138D">
      <w:pPr>
        <w:spacing w:before="40" w:after="110"/>
        <w:ind w:left="360"/>
        <w:rPr>
          <w:szCs w:val="20"/>
        </w:rPr>
      </w:pPr>
      <w:r>
        <w:rPr>
          <w:b/>
          <w:color w:val="1F3864"/>
          <w:szCs w:val="20"/>
        </w:rPr>
        <w:t xml:space="preserve">Common pitfall. </w:t>
      </w:r>
      <w:r>
        <w:rPr>
          <w:szCs w:val="20"/>
        </w:rPr>
        <w:t>Implementing the API facade as a simple pass-through layer with no governance value or embedding business logic and orchestration behaviour within API policies.</w:t>
      </w:r>
    </w:p>
    <w:p w14:paraId="22323BAF" w14:textId="77777777" w:rsidR="0041138D" w:rsidRPr="0041138D" w:rsidRDefault="0041138D" w:rsidP="0041138D">
      <w:pPr>
        <w:spacing w:before="40" w:after="110"/>
        <w:ind w:left="360"/>
        <w:rPr>
          <w:szCs w:val="20"/>
        </w:rPr>
      </w:pPr>
      <w:r>
        <w:rPr>
          <w:b/>
          <w:color w:val="1F3864"/>
          <w:szCs w:val="20"/>
        </w:rPr>
        <w:t xml:space="preserve">In practice.  </w:t>
      </w:r>
      <w:r>
        <w:rPr>
          <w:szCs w:val="20"/>
        </w:rPr>
        <w:t xml:space="preserve">A broker portal requires real-time access to policy information. Instead of integrating directly with the policy administration platform, the capability is exposed through APIM as a managed API facade. The policy system exposes get-policy-summary through </w:t>
      </w:r>
      <w:proofErr w:type="gramStart"/>
      <w:r>
        <w:rPr>
          <w:szCs w:val="20"/>
        </w:rPr>
        <w:t>APIM ,</w:t>
      </w:r>
      <w:proofErr w:type="gramEnd"/>
      <w:r>
        <w:rPr>
          <w:szCs w:val="20"/>
        </w:rPr>
        <w:t xml:space="preserve"> the broker portal calls the API and has no knowledge of the policy admin system behind it.</w:t>
      </w:r>
    </w:p>
    <w:p w14:paraId="7C286ACF" w14:textId="77777777" w:rsidR="0041138D" w:rsidRPr="0041138D" w:rsidRDefault="0041138D" w:rsidP="0041138D">
      <w:pPr>
        <w:spacing w:after="150"/>
        <w:rPr>
          <w:szCs w:val="20"/>
        </w:rPr>
      </w:pPr>
    </w:p>
    <w:p w14:paraId="359676EB" w14:textId="77777777" w:rsidR="0041138D" w:rsidRPr="00FE4F0E" w:rsidRDefault="0041138D" w:rsidP="0041138D">
      <w:pPr>
        <w:pStyle w:val="Heading3"/>
        <w:rPr>
          <w:rFonts w:cs="Times New Roman"/>
          <w:bCs/>
          <w:color w:val="132040" w:themeColor="accent1" w:themeShade="BF"/>
          <w:sz w:val="24"/>
          <w:szCs w:val="26"/>
        </w:rPr>
      </w:pPr>
      <w:bookmarkStart w:id="136" w:name="_Toc239852299"/>
      <w:bookmarkStart w:id="137" w:name="_Toc239980606"/>
      <w:r>
        <w:rPr>
          <w:rFonts w:cs="Times New Roman"/>
          <w:bCs/>
          <w:color w:val="132040" w:themeColor="accent1" w:themeShade="BF"/>
          <w:sz w:val="24"/>
          <w:szCs w:val="26"/>
        </w:rPr>
        <w:t>API composition / aggregation (SFINT2)</w:t>
      </w:r>
      <w:bookmarkEnd w:id="136"/>
      <w:bookmarkEnd w:id="137"/>
    </w:p>
    <w:p w14:paraId="685CE89D" w14:textId="77777777" w:rsidR="0041138D" w:rsidRDefault="0041138D" w:rsidP="0041138D">
      <w:pPr>
        <w:spacing w:before="10" w:after="90"/>
        <w:rPr>
          <w:i/>
          <w:color w:val="5A6470"/>
          <w:szCs w:val="20"/>
        </w:rPr>
      </w:pPr>
      <w:r>
        <w:rPr>
          <w:i/>
          <w:color w:val="5A6470"/>
          <w:szCs w:val="20"/>
        </w:rPr>
        <w:t>Assemble one coarse-grained business response from a few backend reads, so the consumer makes a single call.</w:t>
      </w:r>
    </w:p>
    <w:p w14:paraId="4F54C7AB" w14:textId="77777777" w:rsidR="001F6729" w:rsidRPr="0041138D" w:rsidRDefault="001F6729" w:rsidP="0041138D">
      <w:pPr>
        <w:spacing w:before="10" w:after="90"/>
        <w:rPr>
          <w:szCs w:val="20"/>
        </w:rPr>
      </w:pPr>
    </w:p>
    <w:p w14:paraId="027CD5E6" w14:textId="77777777" w:rsidR="0041138D" w:rsidRDefault="0041138D" w:rsidP="0041138D">
      <w:pPr>
        <w:spacing w:before="90" w:after="130"/>
        <w:jc w:val="center"/>
        <w:rPr>
          <w:szCs w:val="20"/>
        </w:rPr>
      </w:pPr>
      <w:r>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1"/>
                    <a:stretch>
                      <a:fillRect/>
                    </a:stretch>
                  </pic:blipFill>
                  <pic:spPr>
                    <a:xfrm>
                      <a:off x="0" y="0"/>
                      <a:ext cx="5731510" cy="2559118"/>
                    </a:xfrm>
                    <a:prstGeom prst="rect">
                      <a:avLst/>
                    </a:prstGeom>
                  </pic:spPr>
                </pic:pic>
              </a:graphicData>
            </a:graphic>
          </wp:inline>
        </w:drawing>
      </w:r>
    </w:p>
    <w:p w14:paraId="0A2685D1" w14:textId="77777777" w:rsidR="001F6729" w:rsidRPr="0041138D" w:rsidRDefault="001F6729" w:rsidP="0041138D">
      <w:pPr>
        <w:spacing w:before="90" w:after="130"/>
        <w:jc w:val="center"/>
        <w:rPr>
          <w:szCs w:val="20"/>
        </w:rPr>
      </w:pPr>
    </w:p>
    <w:p w14:paraId="02E84B52" w14:textId="77777777" w:rsidR="0041138D" w:rsidRPr="0041138D" w:rsidRDefault="0041138D" w:rsidP="0041138D">
      <w:pPr>
        <w:spacing w:before="40" w:after="110"/>
        <w:ind w:left="360"/>
        <w:rPr>
          <w:szCs w:val="20"/>
        </w:rPr>
      </w:pPr>
      <w:r>
        <w:rPr>
          <w:b/>
          <w:color w:val="1F3864"/>
          <w:szCs w:val="20"/>
        </w:rPr>
        <w:t xml:space="preserve">Problem. </w:t>
      </w:r>
      <w:r>
        <w:rPr>
          <w:szCs w:val="20"/>
        </w:rPr>
        <w:t>A servicing screen needs a "client 360" view whose data lives across three systems. Making the consumer call all three couples it to three contracts and three failure modes; doing the joins in the browser is worse.</w:t>
      </w:r>
    </w:p>
    <w:p w14:paraId="249E293A" w14:textId="77777777" w:rsidR="0041138D" w:rsidRPr="0041138D" w:rsidRDefault="0041138D" w:rsidP="0041138D">
      <w:pPr>
        <w:spacing w:before="40" w:after="110"/>
        <w:ind w:left="360"/>
        <w:rPr>
          <w:szCs w:val="20"/>
        </w:rPr>
      </w:pPr>
      <w:r>
        <w:rPr>
          <w:b/>
          <w:color w:val="1F3864"/>
          <w:szCs w:val="20"/>
        </w:rPr>
        <w:t xml:space="preserve">Solution. </w:t>
      </w:r>
      <w:r>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62A0533E" w14:textId="77777777" w:rsidR="0041138D" w:rsidRPr="0041138D" w:rsidRDefault="0041138D" w:rsidP="0041138D">
      <w:pPr>
        <w:spacing w:before="40" w:after="110"/>
        <w:ind w:left="360"/>
        <w:rPr>
          <w:szCs w:val="20"/>
        </w:rPr>
      </w:pPr>
      <w:r>
        <w:rPr>
          <w:b/>
          <w:color w:val="1F3864"/>
          <w:szCs w:val="20"/>
        </w:rPr>
        <w:t xml:space="preserve">Use it when. </w:t>
      </w:r>
      <w:r>
        <w:rPr>
          <w:szCs w:val="20"/>
        </w:rPr>
        <w:t>A consumer needs one logical business object drawn from two or three sources and a single round-trip materially simplifies the caller.</w:t>
      </w:r>
    </w:p>
    <w:p w14:paraId="3BA64BD0" w14:textId="77777777" w:rsidR="0041138D" w:rsidRPr="0041138D" w:rsidRDefault="0041138D" w:rsidP="0041138D">
      <w:pPr>
        <w:spacing w:before="40" w:after="110"/>
        <w:ind w:left="360"/>
        <w:rPr>
          <w:szCs w:val="20"/>
        </w:rPr>
      </w:pPr>
      <w:r>
        <w:rPr>
          <w:b/>
          <w:color w:val="1F3864"/>
          <w:szCs w:val="20"/>
        </w:rPr>
        <w:lastRenderedPageBreak/>
        <w:t xml:space="preserve">Avoid it when. </w:t>
      </w:r>
      <w:r>
        <w:rPr>
          <w:szCs w:val="20"/>
        </w:rPr>
        <w:t xml:space="preserve">The composition needs transactional writes or long-running steps (orchestrate), or the need is to fan out </w:t>
      </w:r>
      <w:proofErr w:type="gramStart"/>
      <w:r>
        <w:rPr>
          <w:szCs w:val="20"/>
        </w:rPr>
        <w:t>to</w:t>
      </w:r>
      <w:proofErr w:type="gramEnd"/>
      <w:r>
        <w:rPr>
          <w:szCs w:val="20"/>
        </w:rPr>
        <w:t xml:space="preserve"> many fine-grained services, that is a granularity problem to fix, not to aggregate around.</w:t>
      </w:r>
    </w:p>
    <w:p w14:paraId="75B73FAE"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1212DD3E"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78BE3DB4" w14:textId="77777777" w:rsidR="0041138D" w:rsidRPr="0041138D" w:rsidRDefault="0041138D" w:rsidP="0041138D">
      <w:pPr>
        <w:spacing w:before="40" w:after="110"/>
        <w:ind w:left="360"/>
        <w:rPr>
          <w:szCs w:val="20"/>
        </w:rPr>
      </w:pPr>
      <w:r>
        <w:rPr>
          <w:b/>
          <w:color w:val="1F3864"/>
          <w:szCs w:val="20"/>
        </w:rPr>
        <w:t xml:space="preserve">Common pitfall. </w:t>
      </w:r>
      <w:r>
        <w:rPr>
          <w:szCs w:val="20"/>
        </w:rPr>
        <w:t>Fine-grained, chatty aggregation that recreates a distributed monolith; pushing heavy composition into APIM policies instead of a Function.</w:t>
      </w:r>
    </w:p>
    <w:p w14:paraId="35522CB6" w14:textId="77777777" w:rsidR="0041138D" w:rsidRPr="0041138D" w:rsidRDefault="0041138D" w:rsidP="0041138D">
      <w:pPr>
        <w:spacing w:before="40" w:after="110"/>
        <w:ind w:left="360"/>
        <w:rPr>
          <w:szCs w:val="20"/>
        </w:rPr>
      </w:pPr>
      <w:r>
        <w:rPr>
          <w:szCs w:val="20"/>
        </w:rPr>
        <w:t>In practice.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2C8A0195" w14:textId="77777777" w:rsidR="0041138D" w:rsidRPr="0041138D" w:rsidRDefault="0041138D" w:rsidP="0041138D">
      <w:pPr>
        <w:spacing w:before="40" w:after="110"/>
        <w:ind w:left="360"/>
        <w:rPr>
          <w:szCs w:val="20"/>
        </w:rPr>
      </w:pPr>
    </w:p>
    <w:p w14:paraId="456B8533" w14:textId="77777777" w:rsidR="0041138D" w:rsidRPr="00FE4F0E" w:rsidRDefault="0041138D" w:rsidP="0041138D">
      <w:pPr>
        <w:pStyle w:val="Heading3"/>
        <w:rPr>
          <w:rFonts w:cs="Times New Roman"/>
          <w:bCs/>
          <w:color w:val="132040" w:themeColor="accent1" w:themeShade="BF"/>
          <w:sz w:val="24"/>
          <w:szCs w:val="26"/>
        </w:rPr>
      </w:pPr>
      <w:bookmarkStart w:id="138" w:name="_Toc239852300"/>
      <w:bookmarkStart w:id="139" w:name="_Toc239980607"/>
      <w:r>
        <w:rPr>
          <w:rFonts w:cs="Times New Roman"/>
          <w:bCs/>
          <w:color w:val="132040" w:themeColor="accent1" w:themeShade="BF"/>
          <w:sz w:val="24"/>
          <w:szCs w:val="26"/>
        </w:rPr>
        <w:t>Protocol / format mediation (SFINT3)</w:t>
      </w:r>
      <w:bookmarkEnd w:id="138"/>
      <w:bookmarkEnd w:id="139"/>
    </w:p>
    <w:p w14:paraId="48E1C7B9" w14:textId="77777777" w:rsidR="0041138D" w:rsidRDefault="0041138D" w:rsidP="0041138D">
      <w:pPr>
        <w:spacing w:before="10" w:after="90"/>
        <w:rPr>
          <w:i/>
          <w:color w:val="5A6470"/>
          <w:szCs w:val="20"/>
        </w:rPr>
      </w:pPr>
      <w:r>
        <w:rPr>
          <w:i/>
          <w:color w:val="5A6470"/>
          <w:szCs w:val="20"/>
        </w:rPr>
        <w:t>Translate a legacy protocol to REST/JSON at the edge so modern consumers stay clean.</w:t>
      </w:r>
    </w:p>
    <w:p w14:paraId="18B7E804" w14:textId="77777777" w:rsidR="00DE0875" w:rsidRPr="0041138D" w:rsidRDefault="00DE0875" w:rsidP="0041138D">
      <w:pPr>
        <w:spacing w:before="10" w:after="90"/>
        <w:rPr>
          <w:szCs w:val="20"/>
        </w:rPr>
      </w:pPr>
    </w:p>
    <w:p w14:paraId="624C92D4" w14:textId="77777777" w:rsidR="0041138D" w:rsidRPr="0041138D" w:rsidRDefault="0041138D" w:rsidP="0041138D">
      <w:pPr>
        <w:spacing w:before="90" w:after="130"/>
        <w:jc w:val="center"/>
        <w:rPr>
          <w:szCs w:val="20"/>
        </w:rPr>
      </w:pPr>
      <w:r>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1510" cy="987841"/>
                    </a:xfrm>
                    <a:prstGeom prst="rect">
                      <a:avLst/>
                    </a:prstGeom>
                    <a:noFill/>
                  </pic:spPr>
                </pic:pic>
              </a:graphicData>
            </a:graphic>
          </wp:inline>
        </w:drawing>
      </w:r>
    </w:p>
    <w:p w14:paraId="2EA9C3C1" w14:textId="77777777" w:rsidR="0041138D" w:rsidRPr="0041138D" w:rsidRDefault="0041138D" w:rsidP="0041138D">
      <w:pPr>
        <w:spacing w:before="40" w:after="110"/>
        <w:ind w:left="360"/>
        <w:rPr>
          <w:szCs w:val="20"/>
        </w:rPr>
      </w:pPr>
      <w:r>
        <w:rPr>
          <w:b/>
          <w:color w:val="1F3864"/>
          <w:szCs w:val="20"/>
        </w:rPr>
        <w:t xml:space="preserve">Use it when. </w:t>
      </w:r>
      <w:r>
        <w:rPr>
          <w:szCs w:val="20"/>
        </w:rPr>
        <w:t>Standardising the estate on REST/JSON and need to front a legacy protocol.</w:t>
      </w:r>
    </w:p>
    <w:p w14:paraId="41C79CCD"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requirement is really business transformation rather than protocol translation, that is implementation logic and belongs in a Function with tests, not in a mediation policy.</w:t>
      </w:r>
    </w:p>
    <w:p w14:paraId="21D74E93"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5BEE18AB"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 xml:space="preserve">APIM or the mediation Function in the shared subscription / a spoke; the legacy backend in its spoke or on-premises. Within Azure: Private Endpoint, managed identity and TLS, an on-premises backend is reached over the private </w:t>
      </w:r>
      <w:proofErr w:type="spellStart"/>
      <w:r>
        <w:rPr>
          <w:szCs w:val="20"/>
        </w:rPr>
        <w:t>vWAN</w:t>
      </w:r>
      <w:proofErr w:type="spellEnd"/>
      <w:r>
        <w:rPr>
          <w:szCs w:val="20"/>
        </w:rPr>
        <w:t xml:space="preserve"> path, not the internet. Outside Azure: none, an internet-only legacy partner uses the inbound-webhook edge instead.</w:t>
      </w:r>
    </w:p>
    <w:p w14:paraId="58354BF6" w14:textId="77777777" w:rsidR="0041138D" w:rsidRPr="0041138D" w:rsidRDefault="0041138D" w:rsidP="0041138D">
      <w:pPr>
        <w:spacing w:before="40" w:after="110"/>
        <w:ind w:left="360"/>
        <w:rPr>
          <w:szCs w:val="20"/>
        </w:rPr>
      </w:pPr>
      <w:r>
        <w:rPr>
          <w:b/>
          <w:color w:val="1F3864"/>
          <w:szCs w:val="20"/>
        </w:rPr>
        <w:t xml:space="preserve">Common pitfall. </w:t>
      </w:r>
      <w:r>
        <w:rPr>
          <w:szCs w:val="20"/>
        </w:rPr>
        <w:t>Business rules embedded in the translation layer; unbounded transformation inside APIM policies.</w:t>
      </w:r>
    </w:p>
    <w:p w14:paraId="0FAFEF2B" w14:textId="77777777" w:rsidR="0041138D" w:rsidRDefault="0041138D" w:rsidP="0041138D">
      <w:pPr>
        <w:spacing w:before="40" w:after="110"/>
        <w:ind w:left="360"/>
        <w:rPr>
          <w:szCs w:val="20"/>
        </w:rPr>
      </w:pPr>
      <w:r>
        <w:rPr>
          <w:b/>
          <w:color w:val="1F3864"/>
          <w:szCs w:val="20"/>
        </w:rPr>
        <w:t xml:space="preserve">In practice. </w:t>
      </w:r>
      <w:r>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B76ED14" w14:textId="77777777" w:rsidR="00DE0875" w:rsidRDefault="00DE0875" w:rsidP="0041138D">
      <w:pPr>
        <w:spacing w:before="40" w:after="110"/>
        <w:ind w:left="360"/>
        <w:rPr>
          <w:szCs w:val="20"/>
        </w:rPr>
      </w:pPr>
    </w:p>
    <w:p w14:paraId="4C721BC4" w14:textId="77777777" w:rsidR="00DE0875" w:rsidRDefault="00DE0875" w:rsidP="0041138D">
      <w:pPr>
        <w:spacing w:before="40" w:after="110"/>
        <w:ind w:left="360"/>
        <w:rPr>
          <w:szCs w:val="20"/>
        </w:rPr>
      </w:pPr>
    </w:p>
    <w:p w14:paraId="509FFFA6" w14:textId="77777777" w:rsidR="00DE0875" w:rsidRDefault="00DE0875" w:rsidP="0041138D">
      <w:pPr>
        <w:spacing w:before="40" w:after="110"/>
        <w:ind w:left="360"/>
        <w:rPr>
          <w:szCs w:val="20"/>
        </w:rPr>
      </w:pPr>
    </w:p>
    <w:p w14:paraId="251F6E28" w14:textId="77777777" w:rsidR="00DE0875" w:rsidRDefault="00DE0875" w:rsidP="0041138D">
      <w:pPr>
        <w:spacing w:before="40" w:after="110"/>
        <w:ind w:left="360"/>
        <w:rPr>
          <w:szCs w:val="20"/>
        </w:rPr>
      </w:pPr>
    </w:p>
    <w:p w14:paraId="41D1A8C2" w14:textId="77777777" w:rsidR="00DE0875" w:rsidRDefault="00DE0875" w:rsidP="0041138D">
      <w:pPr>
        <w:spacing w:before="40" w:after="110"/>
        <w:ind w:left="360"/>
        <w:rPr>
          <w:szCs w:val="20"/>
        </w:rPr>
      </w:pPr>
    </w:p>
    <w:p w14:paraId="2343E51B" w14:textId="77777777" w:rsidR="0041138D" w:rsidRDefault="0041138D" w:rsidP="00FE4F0E">
      <w:pPr>
        <w:pStyle w:val="Heading2"/>
        <w:rPr>
          <w:bCs w:val="0"/>
        </w:rPr>
      </w:pPr>
      <w:bookmarkStart w:id="140" w:name="_Toc239852302"/>
      <w:bookmarkStart w:id="141" w:name="_Toc239980608"/>
      <w:bookmarkStart w:id="142" w:name="_Toc240018798"/>
      <w:r>
        <w:rPr>
          <w:bCs w:val="0"/>
        </w:rPr>
        <w:lastRenderedPageBreak/>
        <w:t>Messaging Patterns</w:t>
      </w:r>
      <w:bookmarkEnd w:id="140"/>
      <w:bookmarkEnd w:id="141"/>
      <w:bookmarkEnd w:id="142"/>
    </w:p>
    <w:p w14:paraId="7EB91359" w14:textId="77777777" w:rsidR="00FE4F0E" w:rsidRPr="00FE4F0E" w:rsidRDefault="00FE4F0E" w:rsidP="00FE4F0E"/>
    <w:p w14:paraId="1D2835AB" w14:textId="77777777" w:rsidR="0041138D" w:rsidRPr="00FE4F0E" w:rsidRDefault="0041138D" w:rsidP="0041138D">
      <w:pPr>
        <w:pStyle w:val="Heading3"/>
        <w:rPr>
          <w:rFonts w:cs="Times New Roman"/>
          <w:bCs/>
          <w:color w:val="132040" w:themeColor="accent1" w:themeShade="BF"/>
          <w:sz w:val="24"/>
          <w:szCs w:val="26"/>
        </w:rPr>
      </w:pPr>
      <w:bookmarkStart w:id="143" w:name="_Toc239852303"/>
      <w:bookmarkStart w:id="144" w:name="_Toc239980609"/>
      <w:r>
        <w:rPr>
          <w:rFonts w:cs="Times New Roman"/>
          <w:bCs/>
          <w:color w:val="132040" w:themeColor="accent1" w:themeShade="BF"/>
          <w:sz w:val="24"/>
          <w:szCs w:val="26"/>
        </w:rPr>
        <w:t>Queue-based load levelling (SFINT4)</w:t>
      </w:r>
      <w:bookmarkEnd w:id="143"/>
      <w:bookmarkEnd w:id="144"/>
    </w:p>
    <w:p w14:paraId="2A9FB02C" w14:textId="77777777" w:rsidR="0041138D" w:rsidRDefault="0041138D" w:rsidP="0041138D">
      <w:pPr>
        <w:spacing w:before="10" w:after="90"/>
        <w:rPr>
          <w:i/>
          <w:color w:val="5A6470"/>
          <w:szCs w:val="20"/>
        </w:rPr>
      </w:pPr>
      <w:r>
        <w:rPr>
          <w:i/>
          <w:color w:val="5A6470"/>
          <w:szCs w:val="20"/>
        </w:rPr>
        <w:t>Put a queue between a spiky producer and a limited backend so load is absorbed, not amplified.</w:t>
      </w:r>
    </w:p>
    <w:p w14:paraId="4B3653A9" w14:textId="77777777" w:rsidR="00DE0875" w:rsidRPr="0041138D" w:rsidRDefault="00DE0875" w:rsidP="0041138D">
      <w:pPr>
        <w:spacing w:before="10" w:after="90"/>
        <w:rPr>
          <w:szCs w:val="20"/>
        </w:rPr>
      </w:pPr>
    </w:p>
    <w:p w14:paraId="7E3465C3" w14:textId="77777777" w:rsidR="0041138D" w:rsidRPr="0041138D" w:rsidRDefault="0041138D" w:rsidP="0041138D">
      <w:pPr>
        <w:spacing w:before="90" w:after="130"/>
        <w:jc w:val="center"/>
        <w:rPr>
          <w:szCs w:val="20"/>
        </w:rPr>
      </w:pPr>
      <w:r>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3"/>
                    <a:stretch>
                      <a:fillRect/>
                    </a:stretch>
                  </pic:blipFill>
                  <pic:spPr bwMode="auto">
                    <a:xfrm>
                      <a:off x="0" y="0"/>
                      <a:ext cx="5731510" cy="1580800"/>
                    </a:xfrm>
                    <a:prstGeom prst="rect">
                      <a:avLst/>
                    </a:prstGeom>
                    <a:solidFill>
                      <a:sysClr val="windowText" lastClr="000000"/>
                    </a:solidFill>
                  </pic:spPr>
                </pic:pic>
              </a:graphicData>
            </a:graphic>
          </wp:inline>
        </w:drawing>
      </w:r>
      <w:r>
        <w:rPr>
          <w:szCs w:val="20"/>
        </w:rPr>
        <w:br/>
      </w:r>
    </w:p>
    <w:p w14:paraId="3B30F535" w14:textId="77777777" w:rsidR="0041138D" w:rsidRPr="0041138D" w:rsidRDefault="0041138D" w:rsidP="0041138D">
      <w:pPr>
        <w:spacing w:before="40" w:after="110"/>
        <w:ind w:left="360"/>
        <w:rPr>
          <w:szCs w:val="20"/>
        </w:rPr>
      </w:pPr>
      <w:r>
        <w:rPr>
          <w:b/>
          <w:color w:val="1F3864"/>
          <w:szCs w:val="20"/>
        </w:rPr>
        <w:t xml:space="preserve">Problem. </w:t>
      </w:r>
      <w:r>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603BC666" w14:textId="77777777" w:rsidR="0041138D" w:rsidRPr="0041138D" w:rsidRDefault="0041138D" w:rsidP="0041138D">
      <w:pPr>
        <w:spacing w:before="40" w:after="110"/>
        <w:ind w:left="360"/>
        <w:rPr>
          <w:szCs w:val="20"/>
        </w:rPr>
      </w:pPr>
      <w:r>
        <w:rPr>
          <w:b/>
          <w:color w:val="1F3864"/>
          <w:szCs w:val="20"/>
        </w:rPr>
        <w:t xml:space="preserve">Solution. </w:t>
      </w:r>
      <w:r>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70371037" w14:textId="77777777" w:rsidR="0041138D" w:rsidRPr="0041138D" w:rsidRDefault="0041138D" w:rsidP="0041138D">
      <w:pPr>
        <w:spacing w:before="40" w:after="110"/>
        <w:ind w:left="360"/>
        <w:rPr>
          <w:szCs w:val="20"/>
        </w:rPr>
      </w:pPr>
      <w:r>
        <w:rPr>
          <w:b/>
          <w:color w:val="1F3864"/>
          <w:szCs w:val="20"/>
        </w:rPr>
        <w:t xml:space="preserve">Use it when. </w:t>
      </w:r>
      <w:r>
        <w:rPr>
          <w:szCs w:val="20"/>
        </w:rPr>
        <w:t>The producer is spikier or faster than the consumer, or the backend's availability must be decoupled from producer load.</w:t>
      </w:r>
    </w:p>
    <w:p w14:paraId="0B761408"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caller needs an immediate answer (request/response), the input being ingested is a high-volume telemetry (Event Hubs).</w:t>
      </w:r>
    </w:p>
    <w:p w14:paraId="4BEB28BC"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1786861F"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1ED4143A" w14:textId="77777777" w:rsidR="0041138D" w:rsidRPr="0041138D" w:rsidRDefault="0041138D" w:rsidP="0041138D">
      <w:pPr>
        <w:spacing w:before="40" w:after="110"/>
        <w:ind w:left="360"/>
        <w:rPr>
          <w:szCs w:val="20"/>
        </w:rPr>
      </w:pPr>
      <w:r>
        <w:rPr>
          <w:b/>
          <w:color w:val="1F3864"/>
          <w:szCs w:val="20"/>
        </w:rPr>
        <w:t xml:space="preserve">Common pitfall. </w:t>
      </w:r>
      <w:r>
        <w:rPr>
          <w:szCs w:val="20"/>
        </w:rPr>
        <w:t>Hammering a fragile backend synchronously; ignoring the dead-letter queue; reaching for storage queues when sessions, DLQ and richer delivery semantics are needed</w:t>
      </w:r>
    </w:p>
    <w:p w14:paraId="4918BB0E" w14:textId="77777777" w:rsidR="0041138D" w:rsidRDefault="0041138D" w:rsidP="0041138D">
      <w:pPr>
        <w:spacing w:before="40" w:after="110"/>
        <w:ind w:left="360"/>
        <w:rPr>
          <w:szCs w:val="20"/>
        </w:rPr>
      </w:pPr>
      <w:r>
        <w:rPr>
          <w:b/>
          <w:color w:val="1F3864"/>
          <w:szCs w:val="20"/>
        </w:rPr>
        <w:t xml:space="preserve">In practice. </w:t>
      </w:r>
      <w:r>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54CCD496" w14:textId="77777777" w:rsidR="00DE0875" w:rsidRDefault="00DE0875" w:rsidP="0041138D">
      <w:pPr>
        <w:spacing w:before="40" w:after="110"/>
        <w:ind w:left="360"/>
        <w:rPr>
          <w:szCs w:val="20"/>
        </w:rPr>
      </w:pPr>
    </w:p>
    <w:p w14:paraId="510469CA" w14:textId="77777777" w:rsidR="00DE0875" w:rsidRDefault="00DE0875" w:rsidP="0041138D">
      <w:pPr>
        <w:spacing w:before="40" w:after="110"/>
        <w:ind w:left="360"/>
        <w:rPr>
          <w:szCs w:val="20"/>
        </w:rPr>
      </w:pPr>
    </w:p>
    <w:p w14:paraId="315B486B" w14:textId="77777777" w:rsidR="00DE0875" w:rsidRDefault="00DE0875" w:rsidP="0041138D">
      <w:pPr>
        <w:spacing w:before="40" w:after="110"/>
        <w:ind w:left="360"/>
        <w:rPr>
          <w:szCs w:val="20"/>
        </w:rPr>
      </w:pPr>
    </w:p>
    <w:p w14:paraId="15F60924" w14:textId="77777777" w:rsidR="00DE0875" w:rsidRDefault="00DE0875" w:rsidP="0041138D">
      <w:pPr>
        <w:spacing w:before="40" w:after="110"/>
        <w:ind w:left="360"/>
        <w:rPr>
          <w:szCs w:val="20"/>
        </w:rPr>
      </w:pPr>
    </w:p>
    <w:p w14:paraId="1AC95C82" w14:textId="77777777" w:rsidR="00DE0875" w:rsidRDefault="00DE0875" w:rsidP="0041138D">
      <w:pPr>
        <w:spacing w:before="40" w:after="110"/>
        <w:ind w:left="360"/>
        <w:rPr>
          <w:szCs w:val="20"/>
        </w:rPr>
      </w:pPr>
    </w:p>
    <w:p w14:paraId="39EEA412" w14:textId="77777777" w:rsidR="00DE0875" w:rsidRDefault="00DE0875" w:rsidP="0041138D">
      <w:pPr>
        <w:spacing w:before="40" w:after="110"/>
        <w:ind w:left="360"/>
        <w:rPr>
          <w:szCs w:val="20"/>
        </w:rPr>
      </w:pPr>
    </w:p>
    <w:p w14:paraId="13190CE6" w14:textId="77777777" w:rsidR="00DE0875" w:rsidRPr="0041138D" w:rsidRDefault="00DE0875" w:rsidP="0041138D">
      <w:pPr>
        <w:spacing w:before="40" w:after="110"/>
        <w:ind w:left="360"/>
        <w:rPr>
          <w:szCs w:val="20"/>
        </w:rPr>
      </w:pPr>
    </w:p>
    <w:p w14:paraId="43109C89" w14:textId="77777777" w:rsidR="0041138D" w:rsidRPr="00FE4F0E" w:rsidRDefault="0041138D" w:rsidP="0041138D">
      <w:pPr>
        <w:pStyle w:val="Heading3"/>
        <w:rPr>
          <w:rFonts w:cs="Times New Roman"/>
          <w:bCs/>
          <w:color w:val="132040" w:themeColor="accent1" w:themeShade="BF"/>
          <w:sz w:val="24"/>
          <w:szCs w:val="26"/>
        </w:rPr>
      </w:pPr>
      <w:bookmarkStart w:id="145" w:name="_Toc239852304"/>
      <w:bookmarkStart w:id="146" w:name="_Toc239980610"/>
      <w:r>
        <w:rPr>
          <w:rFonts w:cs="Times New Roman"/>
          <w:bCs/>
          <w:color w:val="132040" w:themeColor="accent1" w:themeShade="BF"/>
          <w:sz w:val="24"/>
          <w:szCs w:val="26"/>
        </w:rPr>
        <w:lastRenderedPageBreak/>
        <w:t>Competing consumers (SFINT5)</w:t>
      </w:r>
      <w:bookmarkEnd w:id="145"/>
      <w:bookmarkEnd w:id="146"/>
    </w:p>
    <w:p w14:paraId="6F520A76" w14:textId="77777777" w:rsidR="0041138D" w:rsidRDefault="0041138D" w:rsidP="0041138D">
      <w:pPr>
        <w:spacing w:before="10" w:after="90"/>
        <w:rPr>
          <w:i/>
          <w:color w:val="5A6470"/>
          <w:szCs w:val="20"/>
        </w:rPr>
      </w:pPr>
      <w:r>
        <w:rPr>
          <w:i/>
          <w:color w:val="5A6470"/>
          <w:szCs w:val="20"/>
        </w:rPr>
        <w:t>Scale out throughput by letting several workers pull from one queue.</w:t>
      </w:r>
    </w:p>
    <w:p w14:paraId="396830C7" w14:textId="77777777" w:rsidR="00DE0875" w:rsidRPr="0041138D" w:rsidRDefault="00DE0875" w:rsidP="0041138D">
      <w:pPr>
        <w:spacing w:before="10" w:after="90"/>
        <w:rPr>
          <w:szCs w:val="20"/>
        </w:rPr>
      </w:pPr>
    </w:p>
    <w:p w14:paraId="6D2408F3" w14:textId="77777777" w:rsidR="0041138D" w:rsidRPr="0041138D" w:rsidRDefault="0041138D" w:rsidP="0041138D">
      <w:pPr>
        <w:spacing w:before="90" w:after="130"/>
        <w:jc w:val="center"/>
        <w:rPr>
          <w:szCs w:val="20"/>
        </w:rPr>
      </w:pPr>
      <w:r>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4"/>
                    <a:stretch>
                      <a:fillRect/>
                    </a:stretch>
                  </pic:blipFill>
                  <pic:spPr bwMode="auto">
                    <a:xfrm>
                      <a:off x="0" y="0"/>
                      <a:ext cx="5731510" cy="2169949"/>
                    </a:xfrm>
                    <a:prstGeom prst="rect">
                      <a:avLst/>
                    </a:prstGeom>
                    <a:solidFill>
                      <a:sysClr val="windowText" lastClr="000000"/>
                    </a:solidFill>
                  </pic:spPr>
                </pic:pic>
              </a:graphicData>
            </a:graphic>
          </wp:inline>
        </w:drawing>
      </w:r>
    </w:p>
    <w:p w14:paraId="1A783722" w14:textId="77777777" w:rsidR="0041138D" w:rsidRPr="0041138D" w:rsidRDefault="0041138D" w:rsidP="0041138D">
      <w:pPr>
        <w:spacing w:before="40" w:after="110"/>
        <w:ind w:left="360"/>
        <w:rPr>
          <w:szCs w:val="20"/>
        </w:rPr>
      </w:pPr>
      <w:r>
        <w:rPr>
          <w:b/>
          <w:color w:val="1F3864"/>
          <w:szCs w:val="20"/>
        </w:rPr>
        <w:t xml:space="preserve">Problem. </w:t>
      </w:r>
      <w:r>
        <w:rPr>
          <w:szCs w:val="20"/>
        </w:rPr>
        <w:t>A single consumer instance is unable to process incoming work at the required rate. As message volumes increase, processing latency and queue backlogs can grow, limiting overall throughput and responsiveness.</w:t>
      </w:r>
    </w:p>
    <w:p w14:paraId="10E7D9B6" w14:textId="77777777" w:rsidR="0041138D" w:rsidRPr="0041138D" w:rsidRDefault="0041138D" w:rsidP="0041138D">
      <w:pPr>
        <w:spacing w:before="40" w:after="110"/>
        <w:ind w:left="360"/>
        <w:rPr>
          <w:szCs w:val="20"/>
        </w:rPr>
      </w:pPr>
      <w:r>
        <w:rPr>
          <w:b/>
          <w:color w:val="1F3864"/>
          <w:szCs w:val="20"/>
        </w:rPr>
        <w:t xml:space="preserve">Solution. </w:t>
      </w:r>
      <w:r>
        <w:rPr>
          <w:szCs w:val="20"/>
        </w:rPr>
        <w:t>Multiple consumer instances process messages from a shared queue in parallel. Service Bus distributes messages across available consumers, enabling horizontal scale-out while maintaining controlled processing.</w:t>
      </w:r>
    </w:p>
    <w:p w14:paraId="2997E419" w14:textId="77777777" w:rsidR="0041138D" w:rsidRPr="0041138D" w:rsidRDefault="0041138D" w:rsidP="0041138D">
      <w:pPr>
        <w:spacing w:before="40" w:after="110"/>
        <w:ind w:left="360"/>
        <w:rPr>
          <w:szCs w:val="20"/>
        </w:rPr>
      </w:pPr>
      <w:r>
        <w:rPr>
          <w:b/>
          <w:color w:val="1F3864"/>
          <w:szCs w:val="20"/>
        </w:rPr>
        <w:t xml:space="preserve">Use it when. </w:t>
      </w:r>
      <w:r>
        <w:rPr>
          <w:szCs w:val="20"/>
        </w:rPr>
        <w:t xml:space="preserve">Throughput exceeds a single consumer, and the work items are independent </w:t>
      </w:r>
      <w:proofErr w:type="gramStart"/>
      <w:r>
        <w:rPr>
          <w:szCs w:val="20"/>
        </w:rPr>
        <w:t>and  can</w:t>
      </w:r>
      <w:proofErr w:type="gramEnd"/>
      <w:r>
        <w:rPr>
          <w:szCs w:val="20"/>
        </w:rPr>
        <w:t xml:space="preserve"> be run in parallel.</w:t>
      </w:r>
    </w:p>
    <w:p w14:paraId="431669C6" w14:textId="77777777" w:rsidR="0041138D" w:rsidRPr="0041138D" w:rsidRDefault="0041138D" w:rsidP="0041138D">
      <w:pPr>
        <w:spacing w:before="40" w:after="110"/>
        <w:ind w:left="360"/>
        <w:rPr>
          <w:szCs w:val="20"/>
        </w:rPr>
      </w:pPr>
      <w:r>
        <w:rPr>
          <w:b/>
          <w:color w:val="1F3864"/>
          <w:szCs w:val="20"/>
        </w:rPr>
        <w:t xml:space="preserve">Avoid it when. </w:t>
      </w:r>
      <w:r>
        <w:rPr>
          <w:szCs w:val="20"/>
        </w:rPr>
        <w:t>Strict global ordering without sessions is needed, or workers must share mutable state.</w:t>
      </w:r>
    </w:p>
    <w:p w14:paraId="4DE4B0D6"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Duplicate delivery is still a possibility; therefore, consumers should be idempotent. Monitor for hot sessions that serialise work and cap the scale-out. To address this auto scale on queue depth rather than CPU.</w:t>
      </w:r>
    </w:p>
    <w:p w14:paraId="5960EEC3"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Service Bus and the Function pool in spokes, internal. Within Azure: Private Endpoint, managed identity with least-privilege RBAC, TLS. Outside Azure: none.</w:t>
      </w:r>
    </w:p>
    <w:p w14:paraId="76B493B1" w14:textId="77777777" w:rsidR="0041138D" w:rsidRPr="0041138D" w:rsidRDefault="0041138D" w:rsidP="0041138D">
      <w:pPr>
        <w:spacing w:before="40" w:after="110"/>
        <w:ind w:left="360"/>
        <w:rPr>
          <w:szCs w:val="20"/>
        </w:rPr>
      </w:pPr>
      <w:r>
        <w:rPr>
          <w:b/>
          <w:color w:val="1F3864"/>
          <w:szCs w:val="20"/>
        </w:rPr>
        <w:t xml:space="preserve">Common pitfall. </w:t>
      </w:r>
      <w:r>
        <w:rPr>
          <w:szCs w:val="20"/>
        </w:rPr>
        <w:t>Assuming ordering without sessions or sharing mutable state between workers.</w:t>
      </w:r>
    </w:p>
    <w:p w14:paraId="0892D9E0" w14:textId="77777777" w:rsidR="0041138D" w:rsidRPr="0041138D" w:rsidRDefault="0041138D" w:rsidP="0041138D">
      <w:pPr>
        <w:spacing w:before="40" w:after="110"/>
        <w:ind w:left="360"/>
        <w:rPr>
          <w:szCs w:val="20"/>
        </w:rPr>
      </w:pPr>
      <w:r>
        <w:rPr>
          <w:b/>
          <w:color w:val="1F3864"/>
          <w:szCs w:val="20"/>
        </w:rPr>
        <w:t xml:space="preserve">In practice. </w:t>
      </w:r>
      <w:r>
        <w:rPr>
          <w:szCs w:val="20"/>
        </w:rPr>
        <w:t>A backlog of document-processing jobs is cleared by an autoscaling pool of Function workers.</w:t>
      </w:r>
    </w:p>
    <w:p w14:paraId="04BD217F" w14:textId="77777777" w:rsidR="0041138D" w:rsidRPr="0041138D" w:rsidRDefault="0041138D" w:rsidP="0041138D">
      <w:pPr>
        <w:spacing w:after="150"/>
        <w:rPr>
          <w:szCs w:val="20"/>
        </w:rPr>
      </w:pPr>
    </w:p>
    <w:p w14:paraId="66BAC4AD" w14:textId="77777777" w:rsidR="0041138D" w:rsidRPr="00FE4F0E" w:rsidRDefault="0041138D" w:rsidP="0041138D">
      <w:pPr>
        <w:pStyle w:val="Heading3"/>
        <w:rPr>
          <w:rFonts w:cs="Times New Roman"/>
          <w:bCs/>
          <w:color w:val="132040" w:themeColor="accent1" w:themeShade="BF"/>
          <w:sz w:val="24"/>
          <w:szCs w:val="26"/>
        </w:rPr>
      </w:pPr>
      <w:bookmarkStart w:id="147" w:name="_Toc239852305"/>
      <w:bookmarkStart w:id="148" w:name="_Toc239980611"/>
      <w:r>
        <w:rPr>
          <w:rFonts w:cs="Times New Roman"/>
          <w:bCs/>
          <w:color w:val="132040" w:themeColor="accent1" w:themeShade="BF"/>
          <w:sz w:val="24"/>
          <w:szCs w:val="26"/>
        </w:rPr>
        <w:t>Asynchronous request-reply (SFINT6)</w:t>
      </w:r>
      <w:bookmarkEnd w:id="147"/>
      <w:bookmarkEnd w:id="148"/>
    </w:p>
    <w:p w14:paraId="2617FBE3" w14:textId="77777777" w:rsidR="0041138D" w:rsidRDefault="0041138D" w:rsidP="0041138D">
      <w:pPr>
        <w:spacing w:before="10" w:after="90"/>
        <w:rPr>
          <w:i/>
          <w:color w:val="5A6470"/>
          <w:szCs w:val="20"/>
        </w:rPr>
      </w:pPr>
      <w:r>
        <w:rPr>
          <w:i/>
          <w:color w:val="5A6470"/>
          <w:szCs w:val="20"/>
        </w:rPr>
        <w:t>Accept now, answer later, a 201/202 and a status endpoint instead of a held-open connection.</w:t>
      </w:r>
    </w:p>
    <w:p w14:paraId="0127018B" w14:textId="77777777" w:rsidR="00DE0875" w:rsidRPr="0041138D" w:rsidRDefault="00DE0875" w:rsidP="0041138D">
      <w:pPr>
        <w:spacing w:before="10" w:after="90"/>
        <w:rPr>
          <w:szCs w:val="20"/>
        </w:rPr>
      </w:pPr>
    </w:p>
    <w:p w14:paraId="5072EF50" w14:textId="77777777" w:rsidR="0041138D" w:rsidRDefault="0041138D" w:rsidP="0041138D">
      <w:pPr>
        <w:spacing w:before="90" w:after="130"/>
        <w:jc w:val="center"/>
        <w:rPr>
          <w:szCs w:val="20"/>
        </w:rPr>
      </w:pPr>
      <w:r>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5"/>
                    <a:stretch>
                      <a:fillRect/>
                    </a:stretch>
                  </pic:blipFill>
                  <pic:spPr bwMode="auto">
                    <a:xfrm>
                      <a:off x="0" y="0"/>
                      <a:ext cx="5731510" cy="1387168"/>
                    </a:xfrm>
                    <a:prstGeom prst="rect">
                      <a:avLst/>
                    </a:prstGeom>
                    <a:solidFill>
                      <a:sysClr val="windowText" lastClr="000000"/>
                    </a:solidFill>
                  </pic:spPr>
                </pic:pic>
              </a:graphicData>
            </a:graphic>
          </wp:inline>
        </w:drawing>
      </w:r>
    </w:p>
    <w:p w14:paraId="6453A448" w14:textId="77777777" w:rsidR="00A51282" w:rsidRPr="0041138D" w:rsidRDefault="00A51282" w:rsidP="0041138D">
      <w:pPr>
        <w:spacing w:before="90" w:after="130"/>
        <w:jc w:val="center"/>
        <w:rPr>
          <w:szCs w:val="20"/>
        </w:rPr>
      </w:pPr>
    </w:p>
    <w:p w14:paraId="77D249C0" w14:textId="77777777" w:rsidR="0041138D" w:rsidRPr="0041138D" w:rsidRDefault="0041138D" w:rsidP="0041138D">
      <w:pPr>
        <w:spacing w:before="40" w:after="110"/>
        <w:ind w:left="360"/>
        <w:rPr>
          <w:szCs w:val="20"/>
        </w:rPr>
      </w:pPr>
      <w:r>
        <w:rPr>
          <w:b/>
          <w:color w:val="1F3864"/>
          <w:szCs w:val="20"/>
        </w:rPr>
        <w:lastRenderedPageBreak/>
        <w:t xml:space="preserve">Problem. </w:t>
      </w:r>
      <w:r>
        <w:rPr>
          <w:szCs w:val="20"/>
        </w:rPr>
        <w:t>A consumer wants a result from an operation that takes too long to hold a synchronous HTTP connection open for.</w:t>
      </w:r>
    </w:p>
    <w:p w14:paraId="596444A8" w14:textId="77777777" w:rsidR="0041138D" w:rsidRPr="0041138D" w:rsidRDefault="0041138D" w:rsidP="0041138D">
      <w:pPr>
        <w:spacing w:before="40" w:after="110"/>
        <w:ind w:left="360"/>
        <w:rPr>
          <w:szCs w:val="20"/>
        </w:rPr>
      </w:pPr>
      <w:r>
        <w:rPr>
          <w:b/>
          <w:color w:val="1F3864"/>
          <w:szCs w:val="20"/>
        </w:rPr>
        <w:t xml:space="preserve">Solution. </w:t>
      </w:r>
      <w:r>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76AACF3F" w14:textId="77777777" w:rsidR="0041138D" w:rsidRPr="0041138D" w:rsidRDefault="0041138D" w:rsidP="0041138D">
      <w:pPr>
        <w:spacing w:before="40" w:after="110"/>
        <w:ind w:left="360"/>
        <w:rPr>
          <w:szCs w:val="20"/>
        </w:rPr>
      </w:pPr>
      <w:r>
        <w:rPr>
          <w:b/>
          <w:color w:val="1F3864"/>
          <w:szCs w:val="20"/>
        </w:rPr>
        <w:t xml:space="preserve">Use it when. </w:t>
      </w:r>
      <w:r>
        <w:rPr>
          <w:szCs w:val="20"/>
        </w:rPr>
        <w:t>The operation is too long for a synchronous reply, but the caller still needs the eventual result.</w:t>
      </w:r>
    </w:p>
    <w:p w14:paraId="11DDAB83"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result is instant (synchronous) or there is no way to correlate request and reply.</w:t>
      </w:r>
    </w:p>
    <w:p w14:paraId="00096B61"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046910DA"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4DB83FE8" w14:textId="77777777" w:rsidR="0041138D" w:rsidRPr="0041138D" w:rsidRDefault="0041138D" w:rsidP="0041138D">
      <w:pPr>
        <w:spacing w:before="40" w:after="110"/>
        <w:ind w:left="360"/>
        <w:rPr>
          <w:szCs w:val="20"/>
        </w:rPr>
      </w:pPr>
      <w:r>
        <w:rPr>
          <w:b/>
          <w:color w:val="1F3864"/>
          <w:szCs w:val="20"/>
        </w:rPr>
        <w:t xml:space="preserve">Common pitfall. </w:t>
      </w:r>
      <w:r>
        <w:rPr>
          <w:szCs w:val="20"/>
        </w:rPr>
        <w:t>Holding a synchronous connection open for minutes; omitting a correlation id.</w:t>
      </w:r>
    </w:p>
    <w:p w14:paraId="30787E11" w14:textId="77777777" w:rsidR="0041138D" w:rsidRPr="0041138D" w:rsidRDefault="0041138D" w:rsidP="0041138D">
      <w:pPr>
        <w:spacing w:before="40" w:after="110"/>
        <w:ind w:left="360"/>
        <w:rPr>
          <w:szCs w:val="20"/>
        </w:rPr>
      </w:pPr>
      <w:r>
        <w:rPr>
          <w:b/>
          <w:color w:val="1F3864"/>
          <w:szCs w:val="20"/>
        </w:rPr>
        <w:t xml:space="preserve">In practice. </w:t>
      </w:r>
      <w:r>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19893130" w14:textId="77777777" w:rsidR="0041138D" w:rsidRPr="0041138D" w:rsidRDefault="0041138D" w:rsidP="0041138D">
      <w:pPr>
        <w:spacing w:before="40" w:after="110"/>
        <w:ind w:left="360"/>
        <w:rPr>
          <w:szCs w:val="20"/>
        </w:rPr>
      </w:pPr>
    </w:p>
    <w:p w14:paraId="3F30BE34" w14:textId="77777777" w:rsidR="0041138D" w:rsidRPr="00FE4F0E" w:rsidRDefault="0041138D" w:rsidP="0041138D">
      <w:pPr>
        <w:pStyle w:val="Heading3"/>
        <w:rPr>
          <w:rFonts w:cs="Times New Roman"/>
          <w:bCs/>
          <w:color w:val="132040" w:themeColor="accent1" w:themeShade="BF"/>
          <w:sz w:val="24"/>
          <w:szCs w:val="26"/>
        </w:rPr>
      </w:pPr>
      <w:bookmarkStart w:id="149" w:name="_Toc239852306"/>
      <w:bookmarkStart w:id="150" w:name="_Toc239980612"/>
      <w:r>
        <w:rPr>
          <w:rFonts w:cs="Times New Roman"/>
          <w:bCs/>
          <w:color w:val="132040" w:themeColor="accent1" w:themeShade="BF"/>
          <w:sz w:val="24"/>
          <w:szCs w:val="26"/>
        </w:rPr>
        <w:t>Claim-check (SFINT7)</w:t>
      </w:r>
      <w:bookmarkEnd w:id="149"/>
      <w:bookmarkEnd w:id="150"/>
    </w:p>
    <w:p w14:paraId="4BFD9A78" w14:textId="77777777" w:rsidR="0041138D" w:rsidRDefault="0041138D" w:rsidP="0041138D">
      <w:pPr>
        <w:spacing w:before="10" w:after="90"/>
        <w:rPr>
          <w:i/>
          <w:color w:val="5A6470"/>
          <w:szCs w:val="20"/>
        </w:rPr>
      </w:pPr>
      <w:r>
        <w:rPr>
          <w:i/>
          <w:color w:val="5A6470"/>
          <w:szCs w:val="20"/>
        </w:rPr>
        <w:t>Keep large payloads off the bus, pass a reference, store the body in Blob.</w:t>
      </w:r>
    </w:p>
    <w:p w14:paraId="5B1BD5AB" w14:textId="77777777" w:rsidR="00DE0875" w:rsidRPr="0041138D" w:rsidRDefault="00DE0875" w:rsidP="0041138D">
      <w:pPr>
        <w:spacing w:before="10" w:after="90"/>
        <w:rPr>
          <w:szCs w:val="20"/>
        </w:rPr>
      </w:pPr>
    </w:p>
    <w:p w14:paraId="55E0E66C" w14:textId="77777777" w:rsidR="0041138D" w:rsidRPr="0041138D" w:rsidRDefault="0041138D" w:rsidP="0041138D">
      <w:pPr>
        <w:spacing w:before="90" w:after="130"/>
        <w:jc w:val="center"/>
        <w:rPr>
          <w:szCs w:val="20"/>
        </w:rPr>
      </w:pPr>
      <w:r>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1510" cy="1580800"/>
                    </a:xfrm>
                    <a:prstGeom prst="rect">
                      <a:avLst/>
                    </a:prstGeom>
                    <a:noFill/>
                  </pic:spPr>
                </pic:pic>
              </a:graphicData>
            </a:graphic>
          </wp:inline>
        </w:drawing>
      </w:r>
    </w:p>
    <w:p w14:paraId="2FF4AD41" w14:textId="77777777" w:rsidR="0041138D" w:rsidRPr="0041138D" w:rsidRDefault="0041138D" w:rsidP="0041138D">
      <w:pPr>
        <w:spacing w:before="40" w:after="110"/>
        <w:ind w:left="360"/>
        <w:rPr>
          <w:szCs w:val="20"/>
        </w:rPr>
      </w:pPr>
      <w:r>
        <w:rPr>
          <w:b/>
          <w:color w:val="1F3864"/>
          <w:szCs w:val="20"/>
        </w:rPr>
        <w:t xml:space="preserve">Problem. </w:t>
      </w:r>
      <w:r>
        <w:rPr>
          <w:szCs w:val="20"/>
        </w:rPr>
        <w:t>A messaging-based integration needs to process payloads created by the producer that exceed recommended message sizes.</w:t>
      </w:r>
    </w:p>
    <w:p w14:paraId="58A75F4B" w14:textId="77777777" w:rsidR="0041138D" w:rsidRPr="0041138D" w:rsidRDefault="0041138D" w:rsidP="0041138D">
      <w:pPr>
        <w:spacing w:before="40" w:after="110"/>
        <w:ind w:left="360"/>
        <w:rPr>
          <w:szCs w:val="20"/>
        </w:rPr>
      </w:pPr>
      <w:r>
        <w:rPr>
          <w:b/>
          <w:color w:val="1F3864"/>
          <w:szCs w:val="20"/>
        </w:rPr>
        <w:t xml:space="preserve">Solution. </w:t>
      </w:r>
      <w:r>
        <w:rPr>
          <w:szCs w:val="20"/>
        </w:rPr>
        <w:t>The producer writes the payload to Blob storage and puts only a reference on the queue; the consumer reads the reference and fetches the body from blob. The messaging layer stays lean.</w:t>
      </w:r>
    </w:p>
    <w:p w14:paraId="27FFA16E" w14:textId="77777777" w:rsidR="0041138D" w:rsidRPr="0041138D" w:rsidRDefault="0041138D" w:rsidP="0041138D">
      <w:pPr>
        <w:spacing w:before="40" w:after="110"/>
        <w:ind w:left="360"/>
        <w:rPr>
          <w:szCs w:val="20"/>
        </w:rPr>
      </w:pPr>
      <w:r>
        <w:rPr>
          <w:b/>
          <w:color w:val="1F3864"/>
          <w:szCs w:val="20"/>
        </w:rPr>
        <w:t xml:space="preserve">Use it when. </w:t>
      </w:r>
      <w:r>
        <w:rPr>
          <w:szCs w:val="20"/>
        </w:rPr>
        <w:t>Payloads approach or exceed message-size limits within an otherwise message-based flow.</w:t>
      </w:r>
    </w:p>
    <w:p w14:paraId="14E0C2FE" w14:textId="77777777" w:rsidR="0041138D" w:rsidRPr="0041138D" w:rsidRDefault="0041138D" w:rsidP="0041138D">
      <w:pPr>
        <w:spacing w:before="40" w:after="110"/>
        <w:ind w:left="360"/>
        <w:rPr>
          <w:szCs w:val="20"/>
        </w:rPr>
      </w:pPr>
      <w:r>
        <w:rPr>
          <w:b/>
          <w:color w:val="1F3864"/>
          <w:szCs w:val="20"/>
        </w:rPr>
        <w:t xml:space="preserve">Avoid it when. </w:t>
      </w:r>
      <w:r>
        <w:rPr>
          <w:szCs w:val="20"/>
        </w:rPr>
        <w:t>Payloads are small enough to carry inline, or the data is really a bulk data-platform concern.</w:t>
      </w:r>
    </w:p>
    <w:p w14:paraId="0DA54F70"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19E521E7"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065266D3" w14:textId="77777777" w:rsidR="0041138D" w:rsidRPr="0041138D" w:rsidRDefault="0041138D" w:rsidP="0041138D">
      <w:pPr>
        <w:spacing w:before="40" w:after="110"/>
        <w:ind w:left="360"/>
        <w:rPr>
          <w:szCs w:val="20"/>
        </w:rPr>
      </w:pPr>
      <w:r>
        <w:rPr>
          <w:b/>
          <w:color w:val="1F3864"/>
          <w:szCs w:val="20"/>
        </w:rPr>
        <w:lastRenderedPageBreak/>
        <w:t xml:space="preserve">Common pitfall. </w:t>
      </w:r>
      <w:r>
        <w:rPr>
          <w:szCs w:val="20"/>
        </w:rPr>
        <w:t>Large binaries on the bus; public or long-lived SAS URLs to the payload.</w:t>
      </w:r>
    </w:p>
    <w:p w14:paraId="223F6035" w14:textId="77777777" w:rsidR="0041138D" w:rsidRDefault="0041138D" w:rsidP="0041138D">
      <w:pPr>
        <w:spacing w:before="40" w:after="110"/>
        <w:ind w:left="360"/>
        <w:rPr>
          <w:szCs w:val="20"/>
        </w:rPr>
      </w:pPr>
      <w:r>
        <w:rPr>
          <w:b/>
          <w:color w:val="1F3864"/>
          <w:szCs w:val="20"/>
        </w:rPr>
        <w:t xml:space="preserve">In practice. </w:t>
      </w:r>
      <w:r>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745A8387" w14:textId="77777777" w:rsidR="00DE0875" w:rsidRPr="0041138D" w:rsidRDefault="00DE0875" w:rsidP="0041138D">
      <w:pPr>
        <w:spacing w:before="40" w:after="110"/>
        <w:ind w:left="360"/>
        <w:rPr>
          <w:szCs w:val="20"/>
        </w:rPr>
      </w:pPr>
    </w:p>
    <w:p w14:paraId="4F74CDAD" w14:textId="77777777" w:rsidR="0041138D" w:rsidRPr="00FE4F0E" w:rsidRDefault="0041138D" w:rsidP="0041138D">
      <w:pPr>
        <w:pStyle w:val="Heading3"/>
        <w:rPr>
          <w:rFonts w:cs="Times New Roman"/>
          <w:bCs/>
          <w:color w:val="132040" w:themeColor="accent1" w:themeShade="BF"/>
          <w:sz w:val="24"/>
          <w:szCs w:val="26"/>
        </w:rPr>
      </w:pPr>
      <w:bookmarkStart w:id="151" w:name="_Toc239852307"/>
      <w:bookmarkStart w:id="152" w:name="_Toc239980613"/>
      <w:r>
        <w:rPr>
          <w:rFonts w:cs="Times New Roman"/>
          <w:bCs/>
          <w:color w:val="132040" w:themeColor="accent1" w:themeShade="BF"/>
          <w:sz w:val="24"/>
          <w:szCs w:val="26"/>
        </w:rPr>
        <w:t>Reliable messaging (SFINT8)</w:t>
      </w:r>
      <w:bookmarkEnd w:id="151"/>
      <w:bookmarkEnd w:id="152"/>
    </w:p>
    <w:p w14:paraId="4F033499" w14:textId="77777777" w:rsidR="0041138D" w:rsidRDefault="0041138D" w:rsidP="0041138D">
      <w:pPr>
        <w:spacing w:before="10" w:after="90"/>
        <w:rPr>
          <w:i/>
          <w:color w:val="5A6470"/>
          <w:szCs w:val="20"/>
        </w:rPr>
      </w:pPr>
      <w:r>
        <w:rPr>
          <w:i/>
          <w:color w:val="5A6470"/>
          <w:szCs w:val="20"/>
        </w:rPr>
        <w:t>For business-critical messages never lost and effectively processed once.</w:t>
      </w:r>
    </w:p>
    <w:p w14:paraId="4905A7C0" w14:textId="77777777" w:rsidR="00DE0875" w:rsidRPr="0041138D" w:rsidRDefault="00DE0875" w:rsidP="0041138D">
      <w:pPr>
        <w:spacing w:before="10" w:after="90"/>
        <w:rPr>
          <w:szCs w:val="20"/>
        </w:rPr>
      </w:pPr>
    </w:p>
    <w:p w14:paraId="7901463D" w14:textId="77777777" w:rsidR="0041138D" w:rsidRPr="0041138D" w:rsidRDefault="0041138D" w:rsidP="0041138D">
      <w:pPr>
        <w:spacing w:before="90" w:after="130"/>
        <w:jc w:val="center"/>
        <w:rPr>
          <w:szCs w:val="20"/>
        </w:rPr>
      </w:pPr>
      <w:r>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1510" cy="987841"/>
                    </a:xfrm>
                    <a:prstGeom prst="rect">
                      <a:avLst/>
                    </a:prstGeom>
                    <a:noFill/>
                  </pic:spPr>
                </pic:pic>
              </a:graphicData>
            </a:graphic>
          </wp:inline>
        </w:drawing>
      </w:r>
    </w:p>
    <w:p w14:paraId="40F09C07" w14:textId="77777777" w:rsidR="0041138D" w:rsidRPr="0041138D" w:rsidRDefault="0041138D" w:rsidP="0041138D">
      <w:pPr>
        <w:spacing w:before="40" w:after="110"/>
        <w:ind w:left="360"/>
        <w:rPr>
          <w:szCs w:val="20"/>
        </w:rPr>
      </w:pPr>
      <w:r>
        <w:rPr>
          <w:b/>
          <w:color w:val="1F3864"/>
          <w:szCs w:val="20"/>
        </w:rPr>
        <w:t xml:space="preserve">Problem. </w:t>
      </w:r>
      <w:r>
        <w:rPr>
          <w:szCs w:val="20"/>
        </w:rPr>
        <w:t>A messaging scenario requires reliable delivery and protection against duplicate processing, where message loss or repeated processing would result in operational, financial or data-integrity impacts.</w:t>
      </w:r>
    </w:p>
    <w:p w14:paraId="699E9AC6" w14:textId="77777777" w:rsidR="0041138D" w:rsidRPr="0041138D" w:rsidRDefault="0041138D" w:rsidP="0041138D">
      <w:pPr>
        <w:spacing w:before="40" w:after="110"/>
        <w:ind w:left="360"/>
        <w:rPr>
          <w:szCs w:val="20"/>
        </w:rPr>
      </w:pPr>
      <w:r>
        <w:rPr>
          <w:b/>
          <w:color w:val="1F3864"/>
          <w:szCs w:val="20"/>
        </w:rPr>
        <w:t xml:space="preserve">Solution. </w:t>
      </w:r>
      <w:r>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04A47CCB" w14:textId="77777777" w:rsidR="0041138D" w:rsidRPr="0041138D" w:rsidRDefault="0041138D" w:rsidP="0041138D">
      <w:pPr>
        <w:spacing w:before="40" w:after="110"/>
        <w:ind w:left="360"/>
        <w:rPr>
          <w:szCs w:val="20"/>
        </w:rPr>
      </w:pPr>
      <w:r>
        <w:rPr>
          <w:b/>
          <w:color w:val="1F3864"/>
          <w:szCs w:val="20"/>
        </w:rPr>
        <w:t xml:space="preserve">Use it when. </w:t>
      </w:r>
      <w:r>
        <w:rPr>
          <w:szCs w:val="20"/>
        </w:rPr>
        <w:t xml:space="preserve">Message loss or double-processing has </w:t>
      </w:r>
      <w:proofErr w:type="gramStart"/>
      <w:r>
        <w:rPr>
          <w:szCs w:val="20"/>
        </w:rPr>
        <w:t>real</w:t>
      </w:r>
      <w:proofErr w:type="gramEnd"/>
      <w:r>
        <w:rPr>
          <w:szCs w:val="20"/>
        </w:rPr>
        <w:t xml:space="preserve"> financial or data-integrity impact.</w:t>
      </w:r>
    </w:p>
    <w:p w14:paraId="35542993"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notification is best-effort and replaceable, use Event Grid.</w:t>
      </w:r>
    </w:p>
    <w:p w14:paraId="78CBBE39"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Duplicate-detection windows are finite; idempotent processing should remain the primary protection against duplicate message handling. Capacity and resilience should align to the required service level.</w:t>
      </w:r>
    </w:p>
    <w:p w14:paraId="3B4D7809"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Service Bus and consumer in spokes, internal. Within Azure: Private Endpoint, managed identity, TLS, idempotency keys carry no secrets. Outside Azure: none.</w:t>
      </w:r>
    </w:p>
    <w:p w14:paraId="2602B754" w14:textId="77777777" w:rsidR="0041138D" w:rsidRPr="0041138D" w:rsidRDefault="0041138D" w:rsidP="0041138D">
      <w:pPr>
        <w:spacing w:before="40" w:after="110"/>
        <w:ind w:left="360"/>
        <w:rPr>
          <w:szCs w:val="20"/>
        </w:rPr>
      </w:pPr>
      <w:r>
        <w:rPr>
          <w:b/>
          <w:color w:val="1F3864"/>
          <w:szCs w:val="20"/>
        </w:rPr>
        <w:t xml:space="preserve">Common pitfall. </w:t>
      </w:r>
      <w:r>
        <w:rPr>
          <w:szCs w:val="20"/>
        </w:rPr>
        <w:t>Assuming transport-level exactly-once delivery guarantees and implementing consumers without idempotent processing controls.</w:t>
      </w:r>
    </w:p>
    <w:p w14:paraId="513FE4FC" w14:textId="77777777" w:rsidR="0041138D" w:rsidRPr="0041138D" w:rsidRDefault="0041138D" w:rsidP="0041138D">
      <w:pPr>
        <w:spacing w:before="40" w:after="110"/>
        <w:ind w:left="360"/>
        <w:rPr>
          <w:szCs w:val="20"/>
        </w:rPr>
      </w:pPr>
      <w:r>
        <w:rPr>
          <w:b/>
          <w:color w:val="1F3864"/>
          <w:szCs w:val="20"/>
        </w:rPr>
        <w:t xml:space="preserve">In practice. </w:t>
      </w:r>
      <w:r>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1B407EBA" w14:textId="77777777" w:rsidR="0041138D" w:rsidRPr="0041138D" w:rsidRDefault="0041138D" w:rsidP="0041138D">
      <w:pPr>
        <w:spacing w:after="150"/>
        <w:rPr>
          <w:szCs w:val="20"/>
        </w:rPr>
      </w:pPr>
    </w:p>
    <w:p w14:paraId="144A5D9F" w14:textId="77777777" w:rsidR="0041138D" w:rsidRPr="00FE4F0E" w:rsidRDefault="0041138D" w:rsidP="0041138D">
      <w:pPr>
        <w:pStyle w:val="Heading3"/>
        <w:rPr>
          <w:rFonts w:cs="Times New Roman"/>
          <w:bCs/>
          <w:color w:val="132040" w:themeColor="accent1" w:themeShade="BF"/>
          <w:sz w:val="24"/>
          <w:szCs w:val="26"/>
        </w:rPr>
      </w:pPr>
      <w:bookmarkStart w:id="153" w:name="_Toc239852308"/>
      <w:bookmarkStart w:id="154" w:name="_Toc239980614"/>
      <w:r>
        <w:rPr>
          <w:rFonts w:cs="Times New Roman"/>
          <w:bCs/>
          <w:color w:val="132040" w:themeColor="accent1" w:themeShade="BF"/>
          <w:sz w:val="24"/>
          <w:szCs w:val="26"/>
        </w:rPr>
        <w:t>Scheduled / timed trigger (SFINT9)</w:t>
      </w:r>
      <w:bookmarkEnd w:id="153"/>
      <w:bookmarkEnd w:id="154"/>
    </w:p>
    <w:p w14:paraId="03F64B25" w14:textId="77777777" w:rsidR="0041138D" w:rsidRDefault="0041138D" w:rsidP="0041138D">
      <w:pPr>
        <w:spacing w:before="10" w:after="90"/>
        <w:rPr>
          <w:i/>
          <w:iCs/>
          <w:color w:val="5A6470"/>
          <w:szCs w:val="20"/>
        </w:rPr>
      </w:pPr>
      <w:r>
        <w:rPr>
          <w:i/>
          <w:iCs/>
          <w:color w:val="5A6470"/>
          <w:szCs w:val="20"/>
        </w:rPr>
        <w:t>Kick off integration work on a clock when there is no event to react to.</w:t>
      </w:r>
    </w:p>
    <w:p w14:paraId="1AAD8EA1" w14:textId="77777777" w:rsidR="00DE0875" w:rsidRPr="0041138D" w:rsidRDefault="00DE0875" w:rsidP="0041138D">
      <w:pPr>
        <w:spacing w:before="10" w:after="90"/>
        <w:rPr>
          <w:szCs w:val="20"/>
        </w:rPr>
      </w:pPr>
    </w:p>
    <w:p w14:paraId="0F457535" w14:textId="77777777" w:rsidR="0041138D" w:rsidRPr="0041138D" w:rsidRDefault="0041138D" w:rsidP="0041138D">
      <w:pPr>
        <w:spacing w:before="90" w:after="130"/>
        <w:jc w:val="center"/>
        <w:rPr>
          <w:szCs w:val="20"/>
        </w:rPr>
      </w:pPr>
      <w:r>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28"/>
                    <a:stretch>
                      <a:fillRect/>
                    </a:stretch>
                  </pic:blipFill>
                  <pic:spPr bwMode="auto">
                    <a:xfrm>
                      <a:off x="0" y="0"/>
                      <a:ext cx="5731510" cy="1103386"/>
                    </a:xfrm>
                    <a:prstGeom prst="rect">
                      <a:avLst/>
                    </a:prstGeom>
                    <a:solidFill>
                      <a:srgbClr val="2E5496"/>
                    </a:solidFill>
                  </pic:spPr>
                </pic:pic>
              </a:graphicData>
            </a:graphic>
          </wp:inline>
        </w:drawing>
      </w:r>
    </w:p>
    <w:p w14:paraId="76AE2700" w14:textId="77777777" w:rsidR="0041138D" w:rsidRPr="0041138D" w:rsidRDefault="0041138D" w:rsidP="0041138D">
      <w:pPr>
        <w:spacing w:before="40" w:after="110"/>
        <w:ind w:left="360"/>
        <w:rPr>
          <w:szCs w:val="20"/>
        </w:rPr>
      </w:pPr>
      <w:r>
        <w:rPr>
          <w:b/>
          <w:color w:val="1F3864"/>
          <w:szCs w:val="20"/>
        </w:rPr>
        <w:lastRenderedPageBreak/>
        <w:t xml:space="preserve">Problem. </w:t>
      </w:r>
      <w:r>
        <w:rPr>
          <w:szCs w:val="20"/>
        </w:rPr>
        <w:t>Certain integrations are inherently time-based and require execution on a defined schedule. In these scenarios, event-driven approaches may not be available or appropriate.</w:t>
      </w:r>
    </w:p>
    <w:p w14:paraId="121B2669" w14:textId="77777777" w:rsidR="0041138D" w:rsidRPr="0041138D" w:rsidRDefault="0041138D" w:rsidP="0041138D">
      <w:pPr>
        <w:spacing w:before="40" w:after="110"/>
        <w:ind w:left="360"/>
        <w:rPr>
          <w:szCs w:val="20"/>
        </w:rPr>
      </w:pPr>
      <w:r>
        <w:rPr>
          <w:b/>
          <w:color w:val="1F3864"/>
          <w:szCs w:val="20"/>
        </w:rPr>
        <w:t xml:space="preserve">Solution. </w:t>
      </w:r>
      <w:r>
        <w:rPr>
          <w:szCs w:val="20"/>
        </w:rPr>
        <w:t xml:space="preserve">A Logic App (Standard)/Function recurrence trigger or web job fires on a schedule and runs the work, calling a Function or dropping messages on Service Bus for downstream processing. </w:t>
      </w:r>
    </w:p>
    <w:p w14:paraId="369D43EA" w14:textId="77777777" w:rsidR="0041138D" w:rsidRPr="0041138D" w:rsidRDefault="0041138D" w:rsidP="0041138D">
      <w:pPr>
        <w:spacing w:before="40" w:after="110"/>
        <w:ind w:left="360"/>
        <w:rPr>
          <w:szCs w:val="20"/>
        </w:rPr>
      </w:pPr>
      <w:r>
        <w:rPr>
          <w:b/>
          <w:color w:val="1F3864"/>
          <w:szCs w:val="20"/>
        </w:rPr>
        <w:t xml:space="preserve">Use it when. </w:t>
      </w:r>
      <w:r>
        <w:rPr>
          <w:szCs w:val="20"/>
        </w:rPr>
        <w:t>The cadence is time-based (end-of-day, regulatory windows) or the source cannot notify and there is no event to subscribe to.</w:t>
      </w:r>
    </w:p>
    <w:p w14:paraId="4A434392" w14:textId="77777777" w:rsidR="0041138D" w:rsidRPr="0041138D" w:rsidRDefault="0041138D" w:rsidP="0041138D">
      <w:pPr>
        <w:spacing w:before="40" w:after="110"/>
        <w:ind w:left="360"/>
        <w:rPr>
          <w:szCs w:val="20"/>
        </w:rPr>
      </w:pPr>
      <w:r>
        <w:rPr>
          <w:b/>
          <w:color w:val="1F3864"/>
          <w:szCs w:val="20"/>
        </w:rPr>
        <w:t xml:space="preserve">Avoid it when. </w:t>
      </w:r>
      <w:r>
        <w:rPr>
          <w:szCs w:val="20"/>
        </w:rPr>
        <w:t>An event source is available, or polling is being used to emulate near-real-time processing.</w:t>
      </w:r>
    </w:p>
    <w:p w14:paraId="11841088"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 xml:space="preserve">Schedules can </w:t>
      </w:r>
      <w:proofErr w:type="gramStart"/>
      <w:r>
        <w:rPr>
          <w:szCs w:val="20"/>
        </w:rPr>
        <w:t>result  into</w:t>
      </w:r>
      <w:proofErr w:type="gramEnd"/>
      <w:r>
        <w:rPr>
          <w:szCs w:val="20"/>
        </w:rPr>
        <w:t xml:space="preserve"> hidden coupling and surprise load spikes. Execution schedules should be documented, idempotent and monitored, with alerts configured for missed or failed runs.</w:t>
      </w:r>
    </w:p>
    <w:p w14:paraId="127AF8BE"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12A54181" w14:textId="77777777" w:rsidR="0041138D" w:rsidRPr="0041138D" w:rsidRDefault="0041138D" w:rsidP="0041138D">
      <w:pPr>
        <w:spacing w:before="40" w:after="110"/>
        <w:ind w:left="360"/>
        <w:rPr>
          <w:szCs w:val="20"/>
        </w:rPr>
      </w:pPr>
      <w:r>
        <w:rPr>
          <w:b/>
          <w:color w:val="1F3864"/>
          <w:szCs w:val="20"/>
        </w:rPr>
        <w:t xml:space="preserve">Common pitfall. </w:t>
      </w:r>
      <w:r>
        <w:rPr>
          <w:szCs w:val="20"/>
        </w:rPr>
        <w:t>Timer-polling a data source or folder to simulate real-time; overlapping runs with no idempotency; schedules scattered across teams with no visibility.</w:t>
      </w:r>
    </w:p>
    <w:p w14:paraId="68CEB958" w14:textId="77777777" w:rsidR="0041138D" w:rsidRDefault="0041138D" w:rsidP="0041138D">
      <w:pPr>
        <w:spacing w:before="40" w:after="110"/>
        <w:ind w:left="360"/>
        <w:rPr>
          <w:szCs w:val="20"/>
        </w:rPr>
      </w:pPr>
      <w:r>
        <w:rPr>
          <w:b/>
          <w:color w:val="1F3864"/>
          <w:szCs w:val="20"/>
        </w:rPr>
        <w:t xml:space="preserve">In practice. </w:t>
      </w:r>
      <w:r>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5DA949BF" w14:textId="77777777" w:rsidR="00DE0875" w:rsidRPr="0041138D" w:rsidRDefault="00DE0875" w:rsidP="0041138D">
      <w:pPr>
        <w:spacing w:before="40" w:after="110"/>
        <w:ind w:left="360"/>
        <w:rPr>
          <w:szCs w:val="20"/>
        </w:rPr>
      </w:pPr>
    </w:p>
    <w:p w14:paraId="427F09FD" w14:textId="77777777" w:rsidR="0041138D" w:rsidRDefault="00FE4F0E" w:rsidP="00FE4F0E">
      <w:pPr>
        <w:pStyle w:val="Heading2"/>
        <w:rPr>
          <w:bCs w:val="0"/>
        </w:rPr>
      </w:pPr>
      <w:bookmarkStart w:id="155" w:name="_Toc239852309"/>
      <w:bookmarkStart w:id="156" w:name="_Toc239980615"/>
      <w:bookmarkStart w:id="157" w:name="_Toc240018799"/>
      <w:r>
        <w:rPr>
          <w:bCs w:val="0"/>
        </w:rPr>
        <w:t>Event Patterns</w:t>
      </w:r>
      <w:bookmarkEnd w:id="155"/>
      <w:bookmarkEnd w:id="156"/>
      <w:bookmarkEnd w:id="157"/>
    </w:p>
    <w:p w14:paraId="1EAF1471" w14:textId="77777777" w:rsidR="00FE4F0E" w:rsidRPr="00FE4F0E" w:rsidRDefault="00FE4F0E" w:rsidP="00FE4F0E"/>
    <w:p w14:paraId="3DAFEB3F" w14:textId="77777777" w:rsidR="0041138D" w:rsidRPr="00FE4F0E" w:rsidRDefault="0041138D" w:rsidP="0041138D">
      <w:pPr>
        <w:pStyle w:val="Heading3"/>
        <w:rPr>
          <w:rFonts w:cs="Times New Roman"/>
          <w:bCs/>
          <w:color w:val="132040" w:themeColor="accent1" w:themeShade="BF"/>
          <w:sz w:val="24"/>
          <w:szCs w:val="26"/>
        </w:rPr>
      </w:pPr>
      <w:bookmarkStart w:id="158" w:name="_Toc239852310"/>
      <w:bookmarkStart w:id="159" w:name="_Toc239980616"/>
      <w:r>
        <w:rPr>
          <w:rFonts w:cs="Times New Roman"/>
          <w:bCs/>
          <w:color w:val="132040" w:themeColor="accent1" w:themeShade="BF"/>
          <w:sz w:val="24"/>
          <w:szCs w:val="26"/>
        </w:rPr>
        <w:t>Publish / subscribe fan-out (SFINT10)</w:t>
      </w:r>
      <w:bookmarkEnd w:id="158"/>
      <w:bookmarkEnd w:id="159"/>
    </w:p>
    <w:p w14:paraId="20E0B292" w14:textId="77777777" w:rsidR="0041138D" w:rsidRDefault="0041138D" w:rsidP="0041138D">
      <w:pPr>
        <w:spacing w:before="10" w:after="90"/>
        <w:rPr>
          <w:i/>
          <w:color w:val="5A6470"/>
          <w:szCs w:val="20"/>
        </w:rPr>
      </w:pPr>
      <w:r>
        <w:rPr>
          <w:i/>
          <w:color w:val="5A6470"/>
          <w:szCs w:val="20"/>
        </w:rPr>
        <w:t>Publish a business event once; let interested consumers subscribe independently.</w:t>
      </w:r>
    </w:p>
    <w:p w14:paraId="672F46FB" w14:textId="77777777" w:rsidR="00DE0875" w:rsidRPr="0041138D" w:rsidRDefault="00DE0875" w:rsidP="0041138D">
      <w:pPr>
        <w:spacing w:before="10" w:after="90"/>
        <w:rPr>
          <w:szCs w:val="20"/>
        </w:rPr>
      </w:pPr>
    </w:p>
    <w:p w14:paraId="1BC2F104" w14:textId="77777777" w:rsidR="0041138D" w:rsidRPr="0041138D" w:rsidRDefault="0041138D" w:rsidP="0041138D">
      <w:pPr>
        <w:spacing w:before="90" w:after="130"/>
        <w:jc w:val="center"/>
        <w:rPr>
          <w:szCs w:val="20"/>
        </w:rPr>
      </w:pPr>
      <w:r>
        <w:rPr>
          <w:noProof/>
          <w:szCs w:val="20"/>
        </w:rPr>
        <w:drawing>
          <wp:inline distT="0" distB="0" distL="0" distR="0" wp14:anchorId="62611A5A" wp14:editId="423CD100">
            <wp:extent cx="5731510" cy="2169949"/>
            <wp:effectExtent l="0" t="0" r="2540" b="1905"/>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2169949"/>
                    </a:xfrm>
                    <a:prstGeom prst="rect">
                      <a:avLst/>
                    </a:prstGeom>
                    <a:noFill/>
                  </pic:spPr>
                </pic:pic>
              </a:graphicData>
            </a:graphic>
          </wp:inline>
        </w:drawing>
      </w:r>
    </w:p>
    <w:p w14:paraId="20A4D429" w14:textId="77777777" w:rsidR="0041138D" w:rsidRPr="0041138D" w:rsidRDefault="0041138D" w:rsidP="0041138D">
      <w:pPr>
        <w:spacing w:before="40" w:after="110"/>
        <w:ind w:left="360"/>
        <w:rPr>
          <w:szCs w:val="20"/>
        </w:rPr>
      </w:pPr>
      <w:r>
        <w:rPr>
          <w:b/>
          <w:color w:val="1F3864"/>
          <w:szCs w:val="20"/>
        </w:rPr>
        <w:t xml:space="preserve">Problem. </w:t>
      </w:r>
      <w:r>
        <w:rPr>
          <w:szCs w:val="20"/>
        </w:rPr>
        <w:t>Multiple consumers need to react to the same business event independently. Direct point-to-point integration between the publisher and each consumer increases coupling and creates additional maintenance overhead</w:t>
      </w:r>
    </w:p>
    <w:p w14:paraId="6E6BFB17" w14:textId="77777777" w:rsidR="0041138D" w:rsidRPr="0041138D" w:rsidRDefault="0041138D" w:rsidP="0041138D">
      <w:pPr>
        <w:spacing w:before="40" w:after="110"/>
        <w:ind w:left="360"/>
        <w:rPr>
          <w:szCs w:val="20"/>
        </w:rPr>
      </w:pPr>
      <w:r>
        <w:rPr>
          <w:b/>
          <w:color w:val="1F3864"/>
          <w:szCs w:val="20"/>
        </w:rPr>
        <w:t xml:space="preserve">Solution. </w:t>
      </w:r>
      <w:r>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3F8C8529" w14:textId="77777777" w:rsidR="0041138D" w:rsidRPr="0041138D" w:rsidRDefault="0041138D" w:rsidP="0041138D">
      <w:pPr>
        <w:spacing w:before="40" w:after="110"/>
        <w:ind w:left="360"/>
        <w:rPr>
          <w:szCs w:val="20"/>
        </w:rPr>
      </w:pPr>
      <w:r>
        <w:rPr>
          <w:b/>
          <w:color w:val="1F3864"/>
          <w:szCs w:val="20"/>
        </w:rPr>
        <w:t xml:space="preserve">Use it when. </w:t>
      </w:r>
      <w:r>
        <w:rPr>
          <w:szCs w:val="20"/>
        </w:rPr>
        <w:t>Several consumers must react to the same business event, and durable, filterable, independently-consumed delivery is required.</w:t>
      </w:r>
    </w:p>
    <w:p w14:paraId="0CDD4DA4" w14:textId="77777777" w:rsidR="0041138D" w:rsidRPr="0041138D" w:rsidRDefault="0041138D" w:rsidP="0041138D">
      <w:pPr>
        <w:spacing w:before="40" w:after="110"/>
        <w:ind w:left="360"/>
        <w:rPr>
          <w:szCs w:val="20"/>
        </w:rPr>
      </w:pPr>
      <w:r>
        <w:rPr>
          <w:b/>
          <w:color w:val="1F3864"/>
          <w:szCs w:val="20"/>
        </w:rPr>
        <w:t xml:space="preserve">Avoid it when. </w:t>
      </w:r>
      <w:r>
        <w:rPr>
          <w:szCs w:val="20"/>
        </w:rPr>
        <w:t>It is a lightweight reactive trigger with no durability need (Event Grid), or a high-volume stream (Event Hubs).</w:t>
      </w:r>
    </w:p>
    <w:p w14:paraId="20F83498" w14:textId="77777777" w:rsidR="0041138D" w:rsidRPr="0041138D" w:rsidRDefault="0041138D" w:rsidP="0041138D">
      <w:pPr>
        <w:spacing w:before="40" w:after="110"/>
        <w:ind w:left="360"/>
        <w:rPr>
          <w:szCs w:val="20"/>
        </w:rPr>
      </w:pPr>
      <w:r>
        <w:rPr>
          <w:b/>
          <w:color w:val="1F3864"/>
          <w:szCs w:val="20"/>
        </w:rPr>
        <w:lastRenderedPageBreak/>
        <w:t xml:space="preserve">Risks and considerations. </w:t>
      </w:r>
      <w:r>
        <w:rPr>
          <w:szCs w:val="20"/>
        </w:rPr>
        <w:t>Subscription growth should be governed and monitored. Each subscription should implement appropriate dead-letter handling, monitoring and alerting. Consumer backlogs should be monitored independently to prevent processing delays</w:t>
      </w:r>
    </w:p>
    <w:p w14:paraId="6D065E8B" w14:textId="77777777" w:rsidR="0041138D" w:rsidRPr="0041138D" w:rsidRDefault="0041138D" w:rsidP="0041138D">
      <w:pPr>
        <w:spacing w:before="40" w:after="110"/>
        <w:ind w:left="360"/>
        <w:rPr>
          <w:szCs w:val="20"/>
        </w:rPr>
      </w:pPr>
      <w:r>
        <w:rPr>
          <w:b/>
          <w:color w:val="1F3864"/>
          <w:szCs w:val="20"/>
        </w:rPr>
        <w:t>Security boundary.</w:t>
      </w:r>
      <w:r>
        <w:rPr>
          <w:szCs w:val="20"/>
        </w:rPr>
        <w:t xml:space="preserve"> The Service Bus topic and its subscribers in spokes, internal. Within Azure: Private Endpoint, per-subscription managed-identity RBAC, TLS. Outside Azure: none.</w:t>
      </w:r>
    </w:p>
    <w:p w14:paraId="2865E499" w14:textId="77777777" w:rsidR="0041138D" w:rsidRPr="0041138D" w:rsidRDefault="0041138D" w:rsidP="0041138D">
      <w:pPr>
        <w:spacing w:before="40" w:after="110"/>
        <w:ind w:left="360"/>
        <w:rPr>
          <w:szCs w:val="20"/>
        </w:rPr>
      </w:pPr>
      <w:r>
        <w:rPr>
          <w:b/>
          <w:color w:val="1F3864"/>
          <w:szCs w:val="20"/>
        </w:rPr>
        <w:t xml:space="preserve">Common pitfall. </w:t>
      </w:r>
      <w:r>
        <w:rPr>
          <w:szCs w:val="20"/>
        </w:rPr>
        <w:t>Creating direct dependencies between publishers and consumers, or using Event Grid where durable, filterable and independently consumable messaging is required.</w:t>
      </w:r>
    </w:p>
    <w:p w14:paraId="67FF7CD9" w14:textId="77777777" w:rsidR="0041138D" w:rsidRDefault="0041138D" w:rsidP="0041138D">
      <w:pPr>
        <w:spacing w:before="40" w:after="110"/>
        <w:ind w:left="360"/>
        <w:rPr>
          <w:szCs w:val="20"/>
        </w:rPr>
      </w:pPr>
      <w:r>
        <w:rPr>
          <w:b/>
          <w:color w:val="1F3864"/>
          <w:szCs w:val="20"/>
        </w:rPr>
        <w:t xml:space="preserve">In practice. </w:t>
      </w:r>
      <w:r>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4F6584AC" w14:textId="77777777" w:rsidR="00363CBA" w:rsidRPr="0041138D" w:rsidRDefault="00363CBA" w:rsidP="0041138D">
      <w:pPr>
        <w:spacing w:before="40" w:after="110"/>
        <w:ind w:left="360"/>
        <w:rPr>
          <w:szCs w:val="20"/>
        </w:rPr>
      </w:pPr>
    </w:p>
    <w:p w14:paraId="049F8D49" w14:textId="77777777" w:rsidR="0041138D" w:rsidRPr="00FE4F0E" w:rsidRDefault="0041138D" w:rsidP="0041138D">
      <w:pPr>
        <w:pStyle w:val="Heading3"/>
        <w:rPr>
          <w:rFonts w:cs="Times New Roman"/>
          <w:bCs/>
          <w:color w:val="132040" w:themeColor="accent1" w:themeShade="BF"/>
          <w:sz w:val="24"/>
          <w:szCs w:val="26"/>
        </w:rPr>
      </w:pPr>
      <w:bookmarkStart w:id="160" w:name="_Toc239852311"/>
      <w:bookmarkStart w:id="161" w:name="_Toc239980617"/>
      <w:r>
        <w:rPr>
          <w:rFonts w:cs="Times New Roman"/>
          <w:bCs/>
          <w:color w:val="132040" w:themeColor="accent1" w:themeShade="BF"/>
          <w:sz w:val="24"/>
          <w:szCs w:val="26"/>
        </w:rPr>
        <w:t>Discrete event notification (SFINT11)</w:t>
      </w:r>
      <w:bookmarkEnd w:id="160"/>
      <w:bookmarkEnd w:id="161"/>
    </w:p>
    <w:p w14:paraId="77FBD1FA" w14:textId="77777777" w:rsidR="0041138D" w:rsidRDefault="0041138D" w:rsidP="0041138D">
      <w:pPr>
        <w:spacing w:before="10" w:after="90"/>
        <w:rPr>
          <w:i/>
          <w:color w:val="5A6470"/>
          <w:szCs w:val="20"/>
        </w:rPr>
      </w:pPr>
      <w:r>
        <w:rPr>
          <w:i/>
          <w:color w:val="5A6470"/>
          <w:szCs w:val="20"/>
        </w:rPr>
        <w:t>A thin "it happened" signal for near-real-time reactions.</w:t>
      </w:r>
    </w:p>
    <w:p w14:paraId="12B36753" w14:textId="77777777" w:rsidR="00DE0875" w:rsidRPr="0041138D" w:rsidRDefault="00DE0875" w:rsidP="0041138D">
      <w:pPr>
        <w:spacing w:before="10" w:after="90"/>
        <w:rPr>
          <w:szCs w:val="20"/>
        </w:rPr>
      </w:pPr>
    </w:p>
    <w:p w14:paraId="078F863D" w14:textId="77777777" w:rsidR="0041138D" w:rsidRPr="0041138D" w:rsidRDefault="0041138D" w:rsidP="0041138D">
      <w:pPr>
        <w:spacing w:before="90" w:after="130"/>
        <w:jc w:val="center"/>
        <w:rPr>
          <w:szCs w:val="20"/>
        </w:rPr>
      </w:pPr>
      <w:r>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1510" cy="1580800"/>
                    </a:xfrm>
                    <a:prstGeom prst="rect">
                      <a:avLst/>
                    </a:prstGeom>
                    <a:noFill/>
                  </pic:spPr>
                </pic:pic>
              </a:graphicData>
            </a:graphic>
          </wp:inline>
        </w:drawing>
      </w:r>
    </w:p>
    <w:p w14:paraId="281D96A5" w14:textId="77777777" w:rsidR="0041138D" w:rsidRPr="0041138D" w:rsidRDefault="0041138D" w:rsidP="0041138D">
      <w:pPr>
        <w:spacing w:before="40" w:after="110"/>
        <w:ind w:left="360"/>
        <w:rPr>
          <w:szCs w:val="20"/>
        </w:rPr>
      </w:pPr>
      <w:r>
        <w:rPr>
          <w:b/>
          <w:color w:val="1F3864"/>
          <w:szCs w:val="20"/>
        </w:rPr>
        <w:t xml:space="preserve">Problem. </w:t>
      </w:r>
      <w:r>
        <w:rPr>
          <w:szCs w:val="20"/>
        </w:rPr>
        <w:t>A change in state or business event must be communicated to one or more consumers with minimal latency, without requiring durable enterprise messaging or workflow orchestration.</w:t>
      </w:r>
    </w:p>
    <w:p w14:paraId="12291288" w14:textId="77777777" w:rsidR="0041138D" w:rsidRPr="0041138D" w:rsidRDefault="0041138D" w:rsidP="0041138D">
      <w:pPr>
        <w:spacing w:before="40" w:after="110"/>
        <w:ind w:left="360"/>
        <w:rPr>
          <w:szCs w:val="20"/>
        </w:rPr>
      </w:pPr>
      <w:r>
        <w:rPr>
          <w:b/>
          <w:color w:val="1F3864"/>
          <w:szCs w:val="20"/>
        </w:rPr>
        <w:t xml:space="preserve">Solution. </w:t>
      </w:r>
      <w:r>
        <w:rPr>
          <w:szCs w:val="20"/>
        </w:rPr>
        <w:t>Emit a thin event to Event Grid, handlers (Functions, Logic Apps, webhooks) subscribe and react. The event is a pointer, not a state carrier, a handler fetches authoritative state if it needs it.</w:t>
      </w:r>
    </w:p>
    <w:p w14:paraId="4CB8B609" w14:textId="77777777" w:rsidR="0041138D" w:rsidRPr="0041138D" w:rsidRDefault="0041138D" w:rsidP="0041138D">
      <w:pPr>
        <w:spacing w:before="40" w:after="110"/>
        <w:ind w:left="360"/>
        <w:rPr>
          <w:szCs w:val="20"/>
        </w:rPr>
      </w:pPr>
      <w:r>
        <w:rPr>
          <w:b/>
          <w:color w:val="1F3864"/>
          <w:szCs w:val="20"/>
        </w:rPr>
        <w:t xml:space="preserve">Use it when. </w:t>
      </w:r>
      <w:r>
        <w:rPr>
          <w:szCs w:val="20"/>
        </w:rPr>
        <w:t>Lightweight, low-latency reactive fan-out to Azure-native handlers is needed</w:t>
      </w:r>
    </w:p>
    <w:p w14:paraId="652C4DCF" w14:textId="77777777" w:rsidR="0041138D" w:rsidRPr="0041138D" w:rsidRDefault="0041138D" w:rsidP="0041138D">
      <w:pPr>
        <w:spacing w:before="40" w:after="110"/>
        <w:ind w:left="360"/>
        <w:rPr>
          <w:szCs w:val="20"/>
        </w:rPr>
      </w:pPr>
      <w:r>
        <w:rPr>
          <w:b/>
          <w:color w:val="1F3864"/>
          <w:szCs w:val="20"/>
        </w:rPr>
        <w:t xml:space="preserve">Avoid it when. </w:t>
      </w:r>
      <w:r>
        <w:rPr>
          <w:szCs w:val="20"/>
        </w:rPr>
        <w:t>Consumers need durable ordered delivery or competing consumers (Service Bus topics), or the volume is a stream (Event Hubs).</w:t>
      </w:r>
    </w:p>
    <w:p w14:paraId="6FB1F688"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194BB4AC"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085EE84E" w14:textId="77777777" w:rsidR="0041138D" w:rsidRPr="0041138D" w:rsidRDefault="0041138D" w:rsidP="0041138D">
      <w:pPr>
        <w:spacing w:before="40" w:after="110"/>
        <w:ind w:left="360"/>
        <w:rPr>
          <w:szCs w:val="20"/>
        </w:rPr>
      </w:pPr>
      <w:r>
        <w:rPr>
          <w:b/>
          <w:color w:val="1F3864"/>
          <w:szCs w:val="20"/>
        </w:rPr>
        <w:t xml:space="preserve">Common pitfall. </w:t>
      </w:r>
      <w:r>
        <w:rPr>
          <w:szCs w:val="20"/>
        </w:rPr>
        <w:t>Using event notifications for streaming workloads or durable business messaging, or publishing events that become de facto sources of truth.</w:t>
      </w:r>
    </w:p>
    <w:p w14:paraId="3C02A631" w14:textId="77777777" w:rsidR="0041138D" w:rsidRDefault="0041138D" w:rsidP="0041138D">
      <w:pPr>
        <w:spacing w:before="40" w:after="110"/>
        <w:ind w:left="360"/>
        <w:rPr>
          <w:szCs w:val="20"/>
        </w:rPr>
      </w:pPr>
      <w:r>
        <w:rPr>
          <w:b/>
          <w:color w:val="1F3864"/>
          <w:szCs w:val="20"/>
        </w:rPr>
        <w:t xml:space="preserve">In practice. </w:t>
      </w:r>
      <w:r>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4CAE85EF" w14:textId="77777777" w:rsidR="00DE0875" w:rsidRDefault="00DE0875" w:rsidP="0041138D">
      <w:pPr>
        <w:spacing w:before="40" w:after="110"/>
        <w:ind w:left="360"/>
        <w:rPr>
          <w:szCs w:val="20"/>
        </w:rPr>
      </w:pPr>
    </w:p>
    <w:p w14:paraId="5E54FD63" w14:textId="77777777" w:rsidR="00DE0875" w:rsidRDefault="00DE0875" w:rsidP="0041138D">
      <w:pPr>
        <w:spacing w:before="40" w:after="110"/>
        <w:ind w:left="360"/>
        <w:rPr>
          <w:szCs w:val="20"/>
        </w:rPr>
      </w:pPr>
    </w:p>
    <w:p w14:paraId="7D899774" w14:textId="77777777" w:rsidR="00DE0875" w:rsidRDefault="00DE0875" w:rsidP="0041138D">
      <w:pPr>
        <w:spacing w:before="40" w:after="110"/>
        <w:ind w:left="360"/>
        <w:rPr>
          <w:szCs w:val="20"/>
        </w:rPr>
      </w:pPr>
    </w:p>
    <w:p w14:paraId="22842AD6" w14:textId="77777777" w:rsidR="00363CBA" w:rsidRPr="0041138D" w:rsidRDefault="00363CBA" w:rsidP="0041138D">
      <w:pPr>
        <w:spacing w:before="40" w:after="110"/>
        <w:ind w:left="360"/>
        <w:rPr>
          <w:szCs w:val="20"/>
        </w:rPr>
      </w:pPr>
    </w:p>
    <w:p w14:paraId="436C2A96" w14:textId="77777777" w:rsidR="0041138D" w:rsidRPr="00FE4F0E" w:rsidRDefault="0041138D" w:rsidP="0041138D">
      <w:pPr>
        <w:pStyle w:val="Heading3"/>
        <w:rPr>
          <w:rFonts w:cs="Times New Roman"/>
          <w:bCs/>
          <w:color w:val="132040" w:themeColor="accent1" w:themeShade="BF"/>
          <w:sz w:val="24"/>
          <w:szCs w:val="26"/>
        </w:rPr>
      </w:pPr>
      <w:bookmarkStart w:id="162" w:name="_Toc239852312"/>
      <w:bookmarkStart w:id="163" w:name="_Toc239980618"/>
      <w:r>
        <w:rPr>
          <w:rFonts w:cs="Times New Roman"/>
          <w:bCs/>
          <w:color w:val="132040" w:themeColor="accent1" w:themeShade="BF"/>
          <w:sz w:val="24"/>
          <w:szCs w:val="26"/>
        </w:rPr>
        <w:lastRenderedPageBreak/>
        <w:t>Inbound webhook ingestion (SFINT12)</w:t>
      </w:r>
      <w:bookmarkEnd w:id="162"/>
      <w:bookmarkEnd w:id="163"/>
    </w:p>
    <w:p w14:paraId="27AA83FA" w14:textId="77777777" w:rsidR="0041138D" w:rsidRDefault="0041138D" w:rsidP="0041138D">
      <w:pPr>
        <w:spacing w:before="10" w:after="90"/>
        <w:rPr>
          <w:i/>
          <w:color w:val="5A6470"/>
          <w:szCs w:val="20"/>
        </w:rPr>
      </w:pPr>
      <w:r>
        <w:rPr>
          <w:i/>
          <w:color w:val="5A6470"/>
          <w:szCs w:val="20"/>
        </w:rPr>
        <w:t>Take partner callbacks safely through the network edge service, then process them asynchronously.</w:t>
      </w:r>
    </w:p>
    <w:p w14:paraId="5395CC3C" w14:textId="77777777" w:rsidR="00DE0875" w:rsidRPr="0041138D" w:rsidRDefault="00DE0875" w:rsidP="0041138D">
      <w:pPr>
        <w:spacing w:before="10" w:after="90"/>
        <w:rPr>
          <w:szCs w:val="20"/>
        </w:rPr>
      </w:pPr>
    </w:p>
    <w:p w14:paraId="34C8FF67" w14:textId="77777777" w:rsidR="0041138D" w:rsidRPr="0041138D" w:rsidRDefault="0041138D" w:rsidP="0041138D">
      <w:pPr>
        <w:spacing w:before="90" w:after="130"/>
        <w:jc w:val="center"/>
        <w:rPr>
          <w:szCs w:val="20"/>
        </w:rPr>
      </w:pPr>
      <w:r>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1"/>
                    <a:stretch>
                      <a:fillRect/>
                    </a:stretch>
                  </pic:blipFill>
                  <pic:spPr>
                    <a:xfrm>
                      <a:off x="0" y="0"/>
                      <a:ext cx="5731510" cy="987841"/>
                    </a:xfrm>
                    <a:prstGeom prst="rect">
                      <a:avLst/>
                    </a:prstGeom>
                    <a:solidFill>
                      <a:sysClr val="windowText" lastClr="000000"/>
                    </a:solidFill>
                  </pic:spPr>
                </pic:pic>
              </a:graphicData>
            </a:graphic>
          </wp:inline>
        </w:drawing>
      </w:r>
    </w:p>
    <w:p w14:paraId="1DFAD196" w14:textId="77777777" w:rsidR="0041138D" w:rsidRPr="0041138D" w:rsidRDefault="0041138D" w:rsidP="0041138D">
      <w:pPr>
        <w:spacing w:before="40" w:after="110"/>
        <w:ind w:left="360"/>
        <w:rPr>
          <w:szCs w:val="20"/>
        </w:rPr>
      </w:pPr>
      <w:r>
        <w:rPr>
          <w:b/>
          <w:color w:val="1F3864"/>
          <w:szCs w:val="20"/>
        </w:rPr>
        <w:t xml:space="preserve">Problem. </w:t>
      </w:r>
      <w:r>
        <w:rPr>
          <w:szCs w:val="20"/>
        </w:rPr>
        <w:t>An external party needs to notify Chaucer of an event through a callback or webhook mechanism. Direct exposure of internal integration endpoints is a security risk.</w:t>
      </w:r>
    </w:p>
    <w:p w14:paraId="3A471FB0" w14:textId="77777777" w:rsidR="0041138D" w:rsidRPr="0041138D" w:rsidRDefault="0041138D" w:rsidP="0041138D">
      <w:pPr>
        <w:spacing w:before="40" w:after="110"/>
        <w:ind w:left="360"/>
        <w:rPr>
          <w:szCs w:val="20"/>
        </w:rPr>
      </w:pPr>
      <w:r>
        <w:rPr>
          <w:b/>
          <w:color w:val="1F3864"/>
          <w:szCs w:val="20"/>
        </w:rPr>
        <w:t xml:space="preserve">Solution. </w:t>
      </w:r>
      <w:r>
        <w:rPr>
          <w:szCs w:val="20"/>
        </w:rPr>
        <w:t>This is the sanctioned public-ingress exception. Traffic enters through an appropriate network edge service, terminates at APIM as the single ingress point, is authenticated (</w:t>
      </w:r>
      <w:proofErr w:type="spellStart"/>
      <w:r>
        <w:rPr>
          <w:szCs w:val="20"/>
        </w:rPr>
        <w:t>mTLS</w:t>
      </w:r>
      <w:proofErr w:type="spellEnd"/>
      <w:r>
        <w:rPr>
          <w:szCs w:val="20"/>
        </w:rPr>
        <w:t>, OAuth, or a signed-payload check) and validated, then dropped onto Service Bus or Event Grid for asynchronous processing. No Function or Logic App HTTP trigger is ever exposed directly.</w:t>
      </w:r>
    </w:p>
    <w:p w14:paraId="5597859E" w14:textId="77777777" w:rsidR="0041138D" w:rsidRPr="0041138D" w:rsidRDefault="0041138D" w:rsidP="0041138D">
      <w:pPr>
        <w:spacing w:before="40" w:after="110"/>
        <w:ind w:left="360"/>
        <w:rPr>
          <w:szCs w:val="20"/>
        </w:rPr>
      </w:pPr>
      <w:r>
        <w:rPr>
          <w:b/>
          <w:color w:val="1F3864"/>
          <w:szCs w:val="20"/>
        </w:rPr>
        <w:t xml:space="preserve">Use it when. </w:t>
      </w:r>
      <w:r>
        <w:rPr>
          <w:szCs w:val="20"/>
        </w:rPr>
        <w:t>An external party must push events to us and private networking is not possible.</w:t>
      </w:r>
    </w:p>
    <w:p w14:paraId="30EDE0B5" w14:textId="77777777" w:rsidR="0041138D" w:rsidRPr="0041138D" w:rsidRDefault="0041138D" w:rsidP="00F6234E">
      <w:pPr>
        <w:spacing w:before="40" w:after="110"/>
        <w:ind w:left="360"/>
        <w:rPr>
          <w:szCs w:val="20"/>
        </w:rPr>
      </w:pPr>
      <w:r>
        <w:rPr>
          <w:b/>
          <w:color w:val="1F3864"/>
          <w:szCs w:val="20"/>
        </w:rPr>
        <w:t xml:space="preserve">Avoid it when. </w:t>
      </w:r>
      <w:r>
        <w:rPr>
          <w:szCs w:val="20"/>
        </w:rPr>
        <w:t>Avoid this pattern when private connectivity is available. Private connectivity must be preferred over public ingress.</w:t>
      </w:r>
    </w:p>
    <w:p w14:paraId="30D23F38"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0CD01B6B" w14:textId="77777777" w:rsidR="0091236F" w:rsidRPr="0091236F" w:rsidRDefault="0041138D" w:rsidP="0091236F">
      <w:pPr>
        <w:spacing w:before="40" w:after="110"/>
        <w:ind w:left="360"/>
        <w:rPr>
          <w:ins w:id="164" w:author="Nikhil Rokade - Chaucer" w:date="2026-09-11T16:53:00Z"/>
          <w:szCs w:val="20"/>
        </w:rPr>
      </w:pPr>
      <w:r>
        <w:rPr>
          <w:b/>
          <w:color w:val="1F3864"/>
          <w:szCs w:val="20"/>
        </w:rPr>
        <w:t xml:space="preserve">Security boundary. </w:t>
      </w:r>
    </w:p>
    <w:p w14:paraId="26B883B5" w14:textId="77777777" w:rsidR="0091236F" w:rsidRPr="0091236F" w:rsidRDefault="0091236F" w:rsidP="0091236F">
      <w:pPr>
        <w:spacing w:before="40" w:after="110"/>
        <w:ind w:left="360"/>
        <w:rPr>
          <w:ins w:id="165" w:author="Nikhil Rokade - Chaucer" w:date="2026-09-11T16:53:00Z"/>
          <w:szCs w:val="20"/>
        </w:rPr>
      </w:pPr>
      <w:ins w:id="166" w:author="Nikhil Rokade - Chaucer" w:date="2026-09-11T16:53:00Z">
        <w:r>
          <w:rPr>
            <w:szCs w:val="20"/>
          </w:rPr>
          <w:t>This pattern crosses the internet boundary. An approved network edge service terminates the public endpoint, APIM provides the single API ingress, and all subsequent processing occurs within private workload spokes.</w:t>
        </w:r>
      </w:ins>
    </w:p>
    <w:p w14:paraId="0FA17433" w14:textId="77777777" w:rsidR="000760D0" w:rsidRPr="000760D0" w:rsidRDefault="0041138D" w:rsidP="000760D0">
      <w:pPr>
        <w:spacing w:before="40" w:after="110"/>
        <w:ind w:left="360"/>
        <w:rPr>
          <w:ins w:id="167" w:author="Nikhil Rokade - Chaucer" w:date="2026-09-11T16:59:00Z"/>
          <w:szCs w:val="20"/>
        </w:rPr>
      </w:pPr>
      <w:del w:id="168" w:author="Nikhil Rokade - Chaucer" w:date="2026-09-11T16:53:00Z" w16du:dateUtc="2026-09-11T15:53:00Z">
        <w:r>
          <w:rPr>
            <w:szCs w:val="20"/>
          </w:rPr>
          <w:delText>This pattern crosses the internet boundary, so an appropriate network edge service terminates the public endpoint, APIM  is the single ingress, and processing happens back in the private spokes</w:delText>
        </w:r>
      </w:del>
      <w:r>
        <w:rPr>
          <w:szCs w:val="20"/>
        </w:rPr>
        <w:t xml:space="preserve">. Within Azure: past the edge everything is private, Service Bus/Event Grid and Functions over Private Endpoints with managed identity and TLS. </w:t>
      </w:r>
    </w:p>
    <w:p w14:paraId="3FF379E8" w14:textId="77777777" w:rsidR="000760D0" w:rsidRPr="000760D0" w:rsidRDefault="000760D0" w:rsidP="000760D0">
      <w:pPr>
        <w:spacing w:before="40" w:after="110"/>
        <w:ind w:left="360"/>
        <w:rPr>
          <w:ins w:id="169" w:author="Nikhil Rokade - Chaucer" w:date="2026-09-11T16:59:00Z"/>
          <w:szCs w:val="20"/>
        </w:rPr>
      </w:pPr>
      <w:ins w:id="170" w:author="Nikhil Rokade - Chaucer" w:date="2026-09-11T16:59:00Z">
        <w:r>
          <w:rPr>
            <w:szCs w:val="20"/>
          </w:rPr>
          <w:t xml:space="preserve">For external traffic, the edge must enforce an approved authentication mechanism such as </w:t>
        </w:r>
        <w:proofErr w:type="spellStart"/>
        <w:r>
          <w:rPr>
            <w:szCs w:val="20"/>
          </w:rPr>
          <w:t>mTLS</w:t>
        </w:r>
        <w:proofErr w:type="spellEnd"/>
        <w:r>
          <w:rPr>
            <w:szCs w:val="20"/>
          </w:rPr>
          <w:t>, OAuth or signed-payload validation, together with IP allow-listing and rate limiting where appropriate. Functions and Logic App HTTP triggers must not be exposed directly. Public exposure must be registered as a time-bound exception</w:t>
        </w:r>
      </w:ins>
    </w:p>
    <w:p w14:paraId="7A9887A7" w14:textId="77777777" w:rsidR="0041138D" w:rsidRPr="0041138D" w:rsidDel="000760D0" w:rsidRDefault="0041138D" w:rsidP="0041138D">
      <w:pPr>
        <w:spacing w:before="40" w:after="110"/>
        <w:ind w:left="360"/>
        <w:rPr>
          <w:del w:id="171" w:author="Nikhil Rokade - Chaucer" w:date="2026-09-11T16:59:00Z" w16du:dateUtc="2026-09-11T15:59:00Z"/>
          <w:szCs w:val="20"/>
        </w:rPr>
      </w:pPr>
      <w:del w:id="172" w:author="Nikhil Rokade - Chaucer" w:date="2026-09-11T16:59:00Z" w16du:dateUtc="2026-09-11T15:59:00Z">
        <w:r>
          <w:rPr>
            <w:szCs w:val="20"/>
          </w:rPr>
          <w:delText>Outside Azure: mTLS, OAuth or signed-payload validation, IP allow-listing and rate-limiting at the edge, no Function or Logic App trigger is ever exposed, the exposure is a registered, time-boxed exception.</w:delText>
        </w:r>
      </w:del>
    </w:p>
    <w:p w14:paraId="489911B8" w14:textId="77777777" w:rsidR="0041138D" w:rsidRPr="0041138D" w:rsidRDefault="0041138D" w:rsidP="0041138D">
      <w:pPr>
        <w:spacing w:before="40" w:after="110"/>
        <w:ind w:left="360"/>
        <w:rPr>
          <w:szCs w:val="20"/>
        </w:rPr>
      </w:pPr>
      <w:r>
        <w:rPr>
          <w:b/>
          <w:color w:val="1F3864"/>
          <w:szCs w:val="20"/>
        </w:rPr>
        <w:t xml:space="preserve">Common pitfall. </w:t>
      </w:r>
      <w:r>
        <w:rPr>
          <w:szCs w:val="20"/>
        </w:rPr>
        <w:t>Exposing a Logic App or Function HTTP trigger straight to the internet, bypassing APIM and the network edge service; processing synchronously in the handler.</w:t>
      </w:r>
    </w:p>
    <w:p w14:paraId="3349AA05" w14:textId="77777777" w:rsidR="0041138D" w:rsidRPr="0041138D" w:rsidRDefault="0041138D" w:rsidP="0041138D">
      <w:pPr>
        <w:spacing w:before="40" w:after="110"/>
        <w:ind w:left="360"/>
        <w:rPr>
          <w:szCs w:val="20"/>
        </w:rPr>
      </w:pPr>
      <w:r>
        <w:rPr>
          <w:b/>
          <w:color w:val="1F3864"/>
          <w:szCs w:val="20"/>
        </w:rPr>
        <w:t xml:space="preserve">In practice. </w:t>
      </w:r>
      <w:r>
        <w:rPr>
          <w:szCs w:val="20"/>
        </w:rPr>
        <w:t>A payment provider posts settlement events to a webhook; APIM validates the signature and publishes the event on Service Bus.</w:t>
      </w:r>
    </w:p>
    <w:p w14:paraId="2C0C440E" w14:textId="77777777" w:rsidR="0041138D" w:rsidRPr="0041138D" w:rsidRDefault="0041138D" w:rsidP="0041138D">
      <w:pPr>
        <w:spacing w:after="150"/>
        <w:rPr>
          <w:szCs w:val="20"/>
        </w:rPr>
      </w:pPr>
    </w:p>
    <w:p w14:paraId="6D9B9670" w14:textId="77777777" w:rsidR="0041138D" w:rsidRPr="00FE4F0E" w:rsidRDefault="0041138D" w:rsidP="0041138D">
      <w:pPr>
        <w:pStyle w:val="Heading3"/>
        <w:rPr>
          <w:rFonts w:cs="Times New Roman"/>
          <w:bCs/>
          <w:color w:val="132040" w:themeColor="accent1" w:themeShade="BF"/>
          <w:sz w:val="24"/>
          <w:szCs w:val="26"/>
        </w:rPr>
      </w:pPr>
      <w:bookmarkStart w:id="173" w:name="_Toc239852313"/>
      <w:bookmarkStart w:id="174" w:name="_Toc239980619"/>
      <w:r>
        <w:rPr>
          <w:rFonts w:cs="Times New Roman"/>
          <w:bCs/>
          <w:color w:val="132040" w:themeColor="accent1" w:themeShade="BF"/>
          <w:sz w:val="24"/>
          <w:szCs w:val="26"/>
        </w:rPr>
        <w:t>Outbound webhook / notification (SFINT13)</w:t>
      </w:r>
      <w:bookmarkEnd w:id="173"/>
      <w:bookmarkEnd w:id="174"/>
    </w:p>
    <w:p w14:paraId="04E7403A" w14:textId="77777777" w:rsidR="0041138D" w:rsidRDefault="0041138D" w:rsidP="0041138D">
      <w:pPr>
        <w:spacing w:before="10" w:after="90"/>
        <w:rPr>
          <w:i/>
          <w:color w:val="5A6470"/>
          <w:szCs w:val="20"/>
        </w:rPr>
      </w:pPr>
      <w:r>
        <w:rPr>
          <w:i/>
          <w:color w:val="5A6470"/>
          <w:szCs w:val="20"/>
        </w:rPr>
        <w:t>Push events out to subscribers instead of making them poll.</w:t>
      </w:r>
    </w:p>
    <w:p w14:paraId="36979629" w14:textId="77777777" w:rsidR="00DE0875" w:rsidRPr="0041138D" w:rsidRDefault="00DE0875" w:rsidP="0041138D">
      <w:pPr>
        <w:spacing w:before="10" w:after="90"/>
        <w:rPr>
          <w:szCs w:val="20"/>
        </w:rPr>
      </w:pPr>
    </w:p>
    <w:p w14:paraId="7068795C" w14:textId="77777777" w:rsidR="0041138D" w:rsidRPr="0041138D" w:rsidRDefault="0041138D" w:rsidP="0041138D">
      <w:pPr>
        <w:spacing w:before="90" w:after="130"/>
        <w:jc w:val="center"/>
        <w:rPr>
          <w:szCs w:val="20"/>
        </w:rPr>
      </w:pPr>
      <w:r>
        <w:rPr>
          <w:noProof/>
          <w:szCs w:val="20"/>
        </w:rPr>
        <w:lastRenderedPageBreak/>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987841"/>
                    </a:xfrm>
                    <a:prstGeom prst="rect">
                      <a:avLst/>
                    </a:prstGeom>
                    <a:noFill/>
                  </pic:spPr>
                </pic:pic>
              </a:graphicData>
            </a:graphic>
          </wp:inline>
        </w:drawing>
      </w:r>
    </w:p>
    <w:p w14:paraId="7304AFC9" w14:textId="77777777" w:rsidR="0041138D" w:rsidRPr="0041138D" w:rsidRDefault="0041138D" w:rsidP="0041138D">
      <w:pPr>
        <w:spacing w:before="40" w:after="110"/>
        <w:ind w:left="360"/>
        <w:rPr>
          <w:szCs w:val="20"/>
        </w:rPr>
      </w:pPr>
      <w:r>
        <w:rPr>
          <w:b/>
          <w:color w:val="1F3864"/>
          <w:szCs w:val="20"/>
        </w:rPr>
        <w:t xml:space="preserve">Problem. </w:t>
      </w:r>
      <w:r>
        <w:rPr>
          <w:szCs w:val="20"/>
        </w:rPr>
        <w:t>An external consumer requires timely notification of a business or system event without repeatedly polling for status or changes.</w:t>
      </w:r>
    </w:p>
    <w:p w14:paraId="15D8AB7B" w14:textId="77777777" w:rsidR="006F5C8D" w:rsidRPr="006F5C8D" w:rsidRDefault="0041138D" w:rsidP="006F5C8D">
      <w:pPr>
        <w:spacing w:before="40" w:after="110"/>
        <w:ind w:left="360"/>
        <w:rPr>
          <w:ins w:id="175" w:author="Nikhil Rokade - Chaucer" w:date="2026-09-11T17:00:00Z"/>
          <w:szCs w:val="20"/>
        </w:rPr>
      </w:pPr>
      <w:r>
        <w:rPr>
          <w:b/>
          <w:color w:val="1F3864"/>
          <w:szCs w:val="20"/>
        </w:rPr>
        <w:t xml:space="preserve">Solution. </w:t>
      </w:r>
    </w:p>
    <w:p w14:paraId="34375218" w14:textId="77777777" w:rsidR="006F5C8D" w:rsidRPr="006F5C8D" w:rsidRDefault="006F5C8D" w:rsidP="006F5C8D">
      <w:pPr>
        <w:spacing w:before="40" w:after="110"/>
        <w:ind w:left="360"/>
        <w:rPr>
          <w:ins w:id="176" w:author="Nikhil Rokade - Chaucer" w:date="2026-09-11T17:00:00Z"/>
          <w:szCs w:val="20"/>
        </w:rPr>
      </w:pPr>
      <w:ins w:id="177" w:author="Nikhil Rokade - Chaucer" w:date="2026-09-11T17:00:00Z">
        <w:r>
          <w:rPr>
            <w:szCs w:val="20"/>
          </w:rPr>
          <w:t>When the event occurs, dispatch the notification through an Event Grid subscription or a Logic App using an appropriate delivery channel, such as a webhook, email or Teams notification</w:t>
        </w:r>
      </w:ins>
      <w:ins w:id="178" w:author="Nikhil Rokade - Chaucer" w:date="2026-09-11T17:00:00Z" w16du:dateUtc="2026-09-11T16:00:00Z">
        <w:r>
          <w:rPr>
            <w:szCs w:val="20"/>
          </w:rPr>
          <w:t>.</w:t>
        </w:r>
      </w:ins>
    </w:p>
    <w:p w14:paraId="49553657" w14:textId="77777777" w:rsidR="0041138D" w:rsidRPr="0041138D" w:rsidRDefault="0041138D" w:rsidP="0041138D">
      <w:pPr>
        <w:spacing w:before="40" w:after="110"/>
        <w:ind w:left="360"/>
        <w:rPr>
          <w:szCs w:val="20"/>
        </w:rPr>
      </w:pPr>
      <w:del w:id="179" w:author="Nikhil Rokade - Chaucer" w:date="2026-09-11T17:00:00Z" w16du:dateUtc="2026-09-11T16:00:00Z">
        <w:r>
          <w:rPr>
            <w:szCs w:val="20"/>
          </w:rPr>
          <w:delText>On the event, dispatch via Event Grid subscriptions or a Logic App connector, webhook, email or Teams.</w:delText>
        </w:r>
      </w:del>
      <w:r>
        <w:rPr>
          <w:szCs w:val="20"/>
        </w:rPr>
        <w:t xml:space="preserve"> Subscribers are configured, not coded into the publisher.</w:t>
      </w:r>
    </w:p>
    <w:p w14:paraId="6512765A" w14:textId="77777777" w:rsidR="00B24463" w:rsidRPr="00B24463" w:rsidRDefault="0041138D" w:rsidP="00B24463">
      <w:pPr>
        <w:spacing w:before="40" w:after="110"/>
        <w:ind w:left="360"/>
        <w:rPr>
          <w:ins w:id="180" w:author="Nikhil Rokade - Chaucer" w:date="2026-09-11T17:01:00Z"/>
          <w:szCs w:val="20"/>
        </w:rPr>
      </w:pPr>
      <w:r>
        <w:rPr>
          <w:b/>
          <w:color w:val="1F3864"/>
          <w:szCs w:val="20"/>
        </w:rPr>
        <w:t xml:space="preserve">Use it when. </w:t>
      </w:r>
    </w:p>
    <w:p w14:paraId="1053573B" w14:textId="77777777" w:rsidR="00B24463" w:rsidRPr="00B24463" w:rsidRDefault="00B24463" w:rsidP="00B24463">
      <w:pPr>
        <w:spacing w:before="40" w:after="110"/>
        <w:ind w:left="360"/>
        <w:rPr>
          <w:ins w:id="181" w:author="Nikhil Rokade - Chaucer" w:date="2026-09-11T17:01:00Z"/>
          <w:szCs w:val="20"/>
        </w:rPr>
      </w:pPr>
      <w:ins w:id="182" w:author="Nikhil Rokade - Chaucer" w:date="2026-09-11T17:01:00Z">
        <w:r>
          <w:rPr>
            <w:szCs w:val="20"/>
          </w:rPr>
          <w:t>Use this pattern when subscribers require notifications to be pushed automatically when a defined event occurs</w:t>
        </w:r>
      </w:ins>
      <w:ins w:id="183" w:author="Nikhil Rokade - Chaucer" w:date="2026-09-11T17:01:00Z" w16du:dateUtc="2026-09-11T16:01:00Z">
        <w:r>
          <w:rPr>
            <w:szCs w:val="20"/>
          </w:rPr>
          <w:t>.</w:t>
        </w:r>
      </w:ins>
    </w:p>
    <w:p w14:paraId="68462190" w14:textId="77777777" w:rsidR="0041138D" w:rsidRPr="0041138D" w:rsidRDefault="0041138D" w:rsidP="0041138D">
      <w:pPr>
        <w:spacing w:before="40" w:after="110"/>
        <w:ind w:left="360"/>
        <w:rPr>
          <w:szCs w:val="20"/>
        </w:rPr>
      </w:pPr>
      <w:del w:id="184" w:author="Nikhil Rokade - Chaucer" w:date="2026-09-11T17:01:00Z" w16du:dateUtc="2026-09-11T16:01:00Z">
        <w:r>
          <w:rPr>
            <w:szCs w:val="20"/>
          </w:rPr>
          <w:delText>Subscribers expect to be pushed to on an event.</w:delText>
        </w:r>
      </w:del>
    </w:p>
    <w:p w14:paraId="658274D1" w14:textId="77777777" w:rsidR="0041138D" w:rsidRPr="0041138D" w:rsidRDefault="0041138D" w:rsidP="0041138D">
      <w:pPr>
        <w:spacing w:before="40" w:after="110"/>
        <w:ind w:left="360"/>
        <w:rPr>
          <w:szCs w:val="20"/>
        </w:rPr>
      </w:pPr>
      <w:r>
        <w:rPr>
          <w:b/>
          <w:color w:val="1F3864"/>
          <w:szCs w:val="20"/>
        </w:rPr>
        <w:t xml:space="preserve">Avoid it when. </w:t>
      </w:r>
      <w:r>
        <w:rPr>
          <w:szCs w:val="20"/>
        </w:rPr>
        <w:t>Subscribers should really pull current state through an API.</w:t>
      </w:r>
    </w:p>
    <w:p w14:paraId="58C85828" w14:textId="77777777" w:rsidR="00EA0C2C" w:rsidRPr="00EA0C2C" w:rsidRDefault="0041138D" w:rsidP="00EA0C2C">
      <w:pPr>
        <w:spacing w:before="40" w:after="110"/>
        <w:ind w:left="360"/>
        <w:rPr>
          <w:ins w:id="185" w:author="Nikhil Rokade - Chaucer" w:date="2026-09-11T17:01:00Z"/>
          <w:szCs w:val="20"/>
        </w:rPr>
      </w:pPr>
      <w:r>
        <w:rPr>
          <w:b/>
          <w:color w:val="1F3864"/>
          <w:szCs w:val="20"/>
        </w:rPr>
        <w:t xml:space="preserve">Risks and considerations. </w:t>
      </w:r>
      <w:r>
        <w:rPr>
          <w:szCs w:val="20"/>
        </w:rPr>
        <w:t xml:space="preserve">Subscriber availability can impact delivery success and increase retry activity. Appropriate retry, backoff and dead-letter handling should be implemented. </w:t>
      </w:r>
    </w:p>
    <w:p w14:paraId="18EAD565" w14:textId="77777777" w:rsidR="00EA0C2C" w:rsidRPr="00EA0C2C" w:rsidRDefault="00EA0C2C" w:rsidP="00EA0C2C">
      <w:pPr>
        <w:spacing w:before="40" w:after="110"/>
        <w:ind w:left="360"/>
        <w:rPr>
          <w:ins w:id="186" w:author="Nikhil Rokade - Chaucer" w:date="2026-09-11T17:01:00Z"/>
          <w:szCs w:val="20"/>
        </w:rPr>
      </w:pPr>
      <w:ins w:id="187" w:author="Nikhil Rokade - Chaucer" w:date="2026-09-11T17:01:00Z">
        <w:r>
          <w:rPr>
            <w:szCs w:val="20"/>
          </w:rPr>
          <w:t>Authentication material must be stored in and referenced from Key Vault. Payloads should be signed where supported, and circuit-breaker controls should protect the integration from persistently unavailable or unreliable subscriber endpoints.</w:t>
        </w:r>
      </w:ins>
    </w:p>
    <w:p w14:paraId="04093586" w14:textId="77777777" w:rsidR="0041138D" w:rsidRPr="0041138D" w:rsidRDefault="0041138D" w:rsidP="0041138D">
      <w:pPr>
        <w:spacing w:before="40" w:after="110"/>
        <w:ind w:left="360"/>
        <w:rPr>
          <w:szCs w:val="20"/>
        </w:rPr>
      </w:pPr>
      <w:del w:id="188" w:author="Nikhil Rokade - Chaucer" w:date="2026-09-11T17:01:00Z" w16du:dateUtc="2026-09-11T16:01:00Z">
        <w:r>
          <w:rPr>
            <w:szCs w:val="20"/>
          </w:rPr>
          <w:delText>Authentication material should be managed through, sign payloads where supported, and use a circuit breaker around inconsistent endpoints.</w:delText>
        </w:r>
      </w:del>
    </w:p>
    <w:p w14:paraId="70570123" w14:textId="77777777" w:rsidR="0013217A" w:rsidRPr="0013217A" w:rsidRDefault="0041138D" w:rsidP="0013217A">
      <w:pPr>
        <w:spacing w:before="40" w:after="110"/>
        <w:ind w:left="360"/>
        <w:rPr>
          <w:ins w:id="189" w:author="Nikhil Rokade - Chaucer" w:date="2026-09-11T17:03:00Z"/>
          <w:szCs w:val="20"/>
        </w:rPr>
      </w:pPr>
      <w:r>
        <w:rPr>
          <w:b/>
          <w:color w:val="1F3864"/>
          <w:szCs w:val="20"/>
        </w:rPr>
        <w:t xml:space="preserve">Security boundary. </w:t>
      </w:r>
    </w:p>
    <w:p w14:paraId="54D3830A" w14:textId="77777777" w:rsidR="0013217A" w:rsidRPr="0013217A" w:rsidRDefault="0013217A" w:rsidP="0013217A">
      <w:pPr>
        <w:spacing w:before="40" w:after="110"/>
        <w:ind w:left="360"/>
        <w:rPr>
          <w:ins w:id="190" w:author="Nikhil Rokade - Chaucer" w:date="2026-09-11T17:03:00Z"/>
          <w:szCs w:val="20"/>
        </w:rPr>
      </w:pPr>
      <w:ins w:id="191" w:author="Nikhil Rokade - Chaucer" w:date="2026-09-11T17:03:00Z">
        <w:r>
          <w:rPr>
            <w:szCs w:val="20"/>
          </w:rPr>
          <w:t>Event Grid or the Logic App runs within a private workload spoke. Traffic to an external subscriber must leave through the controlled egress path rather than through default internet routing.</w:t>
        </w:r>
      </w:ins>
    </w:p>
    <w:p w14:paraId="5157030E" w14:textId="77777777" w:rsidR="0041138D" w:rsidRPr="0041138D" w:rsidRDefault="0041138D" w:rsidP="0041138D">
      <w:pPr>
        <w:spacing w:before="40" w:after="110"/>
        <w:ind w:left="360"/>
        <w:rPr>
          <w:szCs w:val="20"/>
        </w:rPr>
      </w:pPr>
      <w:del w:id="192" w:author="Nikhil Rokade - Chaucer" w:date="2026-09-11T17:03:00Z" w16du:dateUtc="2026-09-11T16:03:00Z">
        <w:r>
          <w:rPr>
            <w:szCs w:val="20"/>
          </w:rPr>
          <w:delText>Event Grid or the Logic App in spokes, the egress to an external subscriber leaves through the controlled path, not default internet routing (routing intent enforced).</w:delText>
        </w:r>
      </w:del>
      <w:r>
        <w:rPr>
          <w:szCs w:val="20"/>
        </w:rPr>
        <w:t xml:space="preserve"> Within Azure: managed identity, partner secrets held in Key Vault and referenced, TLS. Outside Azure: TLS to the subscriber, payload signing where supported, partner endpoints allow-listed, and secrets rotated/revoked through Key Vault.</w:t>
      </w:r>
    </w:p>
    <w:p w14:paraId="121D038F" w14:textId="77777777" w:rsidR="0041138D" w:rsidRPr="0041138D" w:rsidRDefault="0041138D" w:rsidP="0041138D">
      <w:pPr>
        <w:spacing w:before="40" w:after="110"/>
        <w:ind w:left="360"/>
        <w:rPr>
          <w:szCs w:val="20"/>
        </w:rPr>
      </w:pPr>
      <w:r>
        <w:rPr>
          <w:b/>
          <w:color w:val="1F3864"/>
          <w:szCs w:val="20"/>
        </w:rPr>
        <w:t xml:space="preserve">Common pitfall. </w:t>
      </w:r>
      <w:r>
        <w:rPr>
          <w:szCs w:val="20"/>
        </w:rPr>
        <w:t>Polling to simulate push; bespoke per-subscriber dispatch code instead of subscriptions.</w:t>
      </w:r>
    </w:p>
    <w:p w14:paraId="7E1E45C2" w14:textId="77777777" w:rsidR="0041138D" w:rsidRDefault="0041138D" w:rsidP="0041138D">
      <w:pPr>
        <w:spacing w:before="40" w:after="110"/>
        <w:ind w:left="360"/>
        <w:rPr>
          <w:szCs w:val="20"/>
        </w:rPr>
      </w:pPr>
      <w:r>
        <w:rPr>
          <w:b/>
          <w:color w:val="1F3864"/>
          <w:szCs w:val="20"/>
        </w:rPr>
        <w:t xml:space="preserve">In practice. </w:t>
      </w:r>
      <w:r>
        <w:rPr>
          <w:szCs w:val="20"/>
        </w:rPr>
        <w:t>The broker's system is notified automatically when a claim status changes.</w:t>
      </w:r>
    </w:p>
    <w:p w14:paraId="6A67283F" w14:textId="77777777" w:rsidR="00363CBA" w:rsidRDefault="00363CBA" w:rsidP="0041138D">
      <w:pPr>
        <w:spacing w:before="40" w:after="110"/>
        <w:ind w:left="360"/>
        <w:rPr>
          <w:szCs w:val="20"/>
        </w:rPr>
      </w:pPr>
    </w:p>
    <w:p w14:paraId="127FF3FF" w14:textId="77777777" w:rsidR="0041138D" w:rsidRPr="00FE4F0E" w:rsidRDefault="0041138D" w:rsidP="0041138D">
      <w:pPr>
        <w:pStyle w:val="Heading3"/>
        <w:rPr>
          <w:rFonts w:cs="Times New Roman"/>
          <w:bCs/>
          <w:color w:val="132040" w:themeColor="accent1" w:themeShade="BF"/>
          <w:sz w:val="24"/>
          <w:szCs w:val="26"/>
        </w:rPr>
      </w:pPr>
      <w:bookmarkStart w:id="193" w:name="_Toc239852314"/>
      <w:bookmarkStart w:id="194" w:name="_Toc239980620"/>
      <w:r>
        <w:rPr>
          <w:rFonts w:cs="Times New Roman"/>
          <w:bCs/>
          <w:color w:val="132040" w:themeColor="accent1" w:themeShade="BF"/>
          <w:sz w:val="24"/>
          <w:szCs w:val="26"/>
        </w:rPr>
        <w:t>Stream / telemetry ingestion (SFINT14)</w:t>
      </w:r>
      <w:bookmarkEnd w:id="193"/>
      <w:bookmarkEnd w:id="194"/>
    </w:p>
    <w:p w14:paraId="51C041D2" w14:textId="77777777" w:rsidR="0041138D" w:rsidRPr="0041138D" w:rsidRDefault="0041138D" w:rsidP="0041138D">
      <w:pPr>
        <w:spacing w:before="10" w:after="90"/>
        <w:rPr>
          <w:szCs w:val="20"/>
        </w:rPr>
      </w:pPr>
      <w:r>
        <w:rPr>
          <w:i/>
          <w:color w:val="5A6470"/>
          <w:szCs w:val="20"/>
        </w:rPr>
        <w:t>Ingest high-volume continuous data and hand it to processors or the data platform.</w:t>
      </w:r>
    </w:p>
    <w:p w14:paraId="57A9FA5E" w14:textId="77777777" w:rsidR="0041138D" w:rsidRPr="0041138D" w:rsidRDefault="0041138D" w:rsidP="0041138D">
      <w:pPr>
        <w:spacing w:before="90" w:after="130"/>
        <w:jc w:val="center"/>
        <w:rPr>
          <w:szCs w:val="20"/>
        </w:rPr>
      </w:pPr>
      <w:r>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3"/>
                    <a:stretch>
                      <a:fillRect/>
                    </a:stretch>
                  </pic:blipFill>
                  <pic:spPr bwMode="auto">
                    <a:xfrm>
                      <a:off x="0" y="0"/>
                      <a:ext cx="5731510" cy="987841"/>
                    </a:xfrm>
                    <a:prstGeom prst="rect">
                      <a:avLst/>
                    </a:prstGeom>
                  </pic:spPr>
                </pic:pic>
              </a:graphicData>
            </a:graphic>
          </wp:inline>
        </w:drawing>
      </w:r>
    </w:p>
    <w:p w14:paraId="2EF6C343" w14:textId="77777777" w:rsidR="0041138D" w:rsidRPr="0041138D" w:rsidRDefault="0041138D" w:rsidP="0041138D">
      <w:pPr>
        <w:spacing w:before="90" w:after="130"/>
        <w:jc w:val="center"/>
        <w:rPr>
          <w:szCs w:val="20"/>
        </w:rPr>
      </w:pPr>
    </w:p>
    <w:p w14:paraId="4BADB662" w14:textId="77777777" w:rsidR="0041138D" w:rsidRPr="0041138D" w:rsidRDefault="0041138D" w:rsidP="0041138D">
      <w:pPr>
        <w:spacing w:before="40" w:after="110"/>
        <w:ind w:left="360"/>
        <w:rPr>
          <w:szCs w:val="20"/>
        </w:rPr>
      </w:pPr>
      <w:r>
        <w:rPr>
          <w:b/>
          <w:color w:val="1F3864"/>
          <w:szCs w:val="20"/>
        </w:rPr>
        <w:lastRenderedPageBreak/>
        <w:t xml:space="preserve">Problem. </w:t>
      </w:r>
      <w:r>
        <w:rPr>
          <w:szCs w:val="20"/>
        </w:rPr>
        <w:t>A high-frequency feed produces far more events than a business-messaging queue is designed for, and it needs partitioned, ordered processing.</w:t>
      </w:r>
    </w:p>
    <w:p w14:paraId="623AADA8" w14:textId="77777777" w:rsidR="0041138D" w:rsidRPr="0041138D" w:rsidRDefault="0041138D" w:rsidP="0041138D">
      <w:pPr>
        <w:spacing w:before="40" w:after="110"/>
        <w:ind w:left="360"/>
        <w:rPr>
          <w:szCs w:val="20"/>
        </w:rPr>
      </w:pPr>
      <w:r>
        <w:rPr>
          <w:b/>
          <w:color w:val="1F3864"/>
          <w:szCs w:val="20"/>
        </w:rPr>
        <w:t xml:space="preserve">Solution. </w:t>
      </w:r>
      <w:r>
        <w:rPr>
          <w:szCs w:val="20"/>
        </w:rPr>
        <w:t>Ingest into Event Hubs, partitioned for throughput; process with Functions; and typically capture or offload to Data Platform for analytics. Event Hubs is designed for high-volume event ingestion and streaming; Service Bus is not.</w:t>
      </w:r>
    </w:p>
    <w:p w14:paraId="002500FE" w14:textId="77777777" w:rsidR="0041138D" w:rsidRPr="0041138D" w:rsidRDefault="0041138D" w:rsidP="0041138D">
      <w:pPr>
        <w:spacing w:before="40" w:after="110"/>
        <w:ind w:left="360"/>
        <w:rPr>
          <w:szCs w:val="20"/>
        </w:rPr>
      </w:pPr>
      <w:r>
        <w:rPr>
          <w:b/>
          <w:color w:val="1F3864"/>
          <w:szCs w:val="20"/>
        </w:rPr>
        <w:t xml:space="preserve">Use it when. </w:t>
      </w:r>
      <w:r>
        <w:rPr>
          <w:szCs w:val="20"/>
        </w:rPr>
        <w:t>Sustained high event rates need partitioned stream processing.</w:t>
      </w:r>
    </w:p>
    <w:p w14:paraId="26A3C686"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These are transactional business commands needing per-message dead-lettering and sessions (Service Bus), or low-volume discrete notifications (Event Grid).</w:t>
      </w:r>
    </w:p>
    <w:p w14:paraId="7403C9A3"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505B5AF7"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5BBD8D2C" w14:textId="77777777" w:rsidR="0041138D" w:rsidRPr="0041138D" w:rsidRDefault="0041138D" w:rsidP="0041138D">
      <w:pPr>
        <w:spacing w:before="40" w:after="110"/>
        <w:ind w:left="360"/>
        <w:rPr>
          <w:szCs w:val="20"/>
        </w:rPr>
      </w:pPr>
      <w:r>
        <w:rPr>
          <w:b/>
          <w:color w:val="1F3864"/>
          <w:szCs w:val="20"/>
        </w:rPr>
        <w:t xml:space="preserve">Common pitfall. </w:t>
      </w:r>
      <w:r>
        <w:rPr>
          <w:szCs w:val="20"/>
        </w:rPr>
        <w:t>Usage of Service Bus for high volumes, Event Hubs for transactional commands; or designing synchronous consumers on a stream.</w:t>
      </w:r>
    </w:p>
    <w:p w14:paraId="11DDA9DA" w14:textId="77777777" w:rsidR="0041138D" w:rsidRPr="0041138D" w:rsidRDefault="0041138D" w:rsidP="0041138D">
      <w:pPr>
        <w:spacing w:before="40" w:after="110"/>
        <w:ind w:left="360"/>
        <w:rPr>
          <w:szCs w:val="20"/>
        </w:rPr>
      </w:pPr>
      <w:r>
        <w:rPr>
          <w:b/>
          <w:color w:val="1F3864"/>
          <w:szCs w:val="20"/>
        </w:rPr>
        <w:t xml:space="preserve">In practice. </w:t>
      </w:r>
      <w:r>
        <w:rPr>
          <w:szCs w:val="20"/>
        </w:rPr>
        <w:t>A high-frequency exposure feed is ingested, processed near-real-time and offloaded to Snowflake.</w:t>
      </w:r>
    </w:p>
    <w:p w14:paraId="7FC9D400" w14:textId="77777777" w:rsidR="0041138D" w:rsidRDefault="0041138D" w:rsidP="0041138D">
      <w:pPr>
        <w:spacing w:after="150"/>
        <w:rPr>
          <w:szCs w:val="20"/>
        </w:rPr>
      </w:pPr>
    </w:p>
    <w:p w14:paraId="7CD712F6" w14:textId="77777777" w:rsidR="00DE0875" w:rsidRDefault="00DE0875" w:rsidP="0041138D">
      <w:pPr>
        <w:spacing w:after="150"/>
        <w:rPr>
          <w:szCs w:val="20"/>
        </w:rPr>
      </w:pPr>
    </w:p>
    <w:p w14:paraId="61FF5715" w14:textId="77777777" w:rsidR="00DE0875" w:rsidRDefault="00DE0875" w:rsidP="0041138D">
      <w:pPr>
        <w:spacing w:after="150"/>
        <w:rPr>
          <w:szCs w:val="20"/>
        </w:rPr>
      </w:pPr>
    </w:p>
    <w:p w14:paraId="1BBCBA3D" w14:textId="77777777" w:rsidR="00DE0875" w:rsidRDefault="00DE0875" w:rsidP="0041138D">
      <w:pPr>
        <w:spacing w:after="150"/>
        <w:rPr>
          <w:szCs w:val="20"/>
        </w:rPr>
      </w:pPr>
    </w:p>
    <w:p w14:paraId="3241886F" w14:textId="77777777" w:rsidR="00DE0875" w:rsidRPr="0041138D" w:rsidRDefault="00DE0875" w:rsidP="0041138D">
      <w:pPr>
        <w:spacing w:after="150"/>
        <w:rPr>
          <w:szCs w:val="20"/>
        </w:rPr>
      </w:pPr>
    </w:p>
    <w:p w14:paraId="171BCEBD" w14:textId="77777777" w:rsidR="00363CBA" w:rsidRPr="00363CBA" w:rsidRDefault="0041138D">
      <w:pPr>
        <w:pStyle w:val="Heading2"/>
      </w:pPr>
      <w:bookmarkStart w:id="195" w:name="_Toc239852315"/>
      <w:bookmarkStart w:id="196" w:name="_Toc239980621"/>
      <w:bookmarkStart w:id="197" w:name="_Toc240018800"/>
      <w:r>
        <w:rPr>
          <w:bCs w:val="0"/>
        </w:rPr>
        <w:t>Orchestration Patterns</w:t>
      </w:r>
      <w:bookmarkEnd w:id="195"/>
      <w:bookmarkEnd w:id="196"/>
      <w:bookmarkEnd w:id="197"/>
    </w:p>
    <w:p w14:paraId="20D6D5EB" w14:textId="77777777" w:rsidR="00363CBA" w:rsidRPr="00363CBA" w:rsidRDefault="00363CBA" w:rsidP="00363CBA"/>
    <w:p w14:paraId="6CD9671E" w14:textId="77777777" w:rsidR="00203162" w:rsidRDefault="00000000">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5C929A56" w14:textId="77777777" w:rsidR="007C4AA2" w:rsidRPr="007C4AA2" w:rsidRDefault="00000000" w:rsidP="007C4AA2">
      <w:pPr>
        <w:spacing w:before="40" w:after="110"/>
        <w:rPr>
          <w:ins w:id="198" w:author="Puneet Kumar" w:date="2026-09-12T22:51:00Z"/>
          <w:szCs w:val="20"/>
          <w:lang w:val="en-IN"/>
        </w:rPr>
      </w:pPr>
      <w:r>
        <w:rPr>
          <w:b/>
          <w:color w:val="1F3864"/>
          <w:szCs w:val="20"/>
        </w:rPr>
        <w:t xml:space="preserve">Default. </w:t>
      </w:r>
    </w:p>
    <w:p w14:paraId="359DC886" w14:textId="77777777" w:rsidR="007C4AA2" w:rsidRPr="007C4AA2" w:rsidRDefault="007C4AA2" w:rsidP="007C4AA2">
      <w:pPr>
        <w:spacing w:before="40" w:after="110"/>
        <w:rPr>
          <w:szCs w:val="20"/>
          <w:lang w:val="en-IN"/>
        </w:rPr>
      </w:pP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6B55E66D" w14:textId="30F8141E" w:rsidR="00203162" w:rsidRDefault="00203162">
      <w:pPr>
        <w:spacing w:before="40" w:after="110"/>
        <w:rPr>
          <w:szCs w:val="20"/>
        </w:rPr>
      </w:pPr>
    </w:p>
    <w:p w14:paraId="01DA1BCB" w14:textId="77777777" w:rsidR="007C4AA2" w:rsidRPr="007C4AA2" w:rsidRDefault="00000000" w:rsidP="007C4AA2">
      <w:pPr>
        <w:spacing w:before="40" w:after="110"/>
        <w:rPr>
          <w:ins w:id="199" w:author="Puneet Kumar" w:date="2026-09-12T22:51:00Z"/>
          <w:szCs w:val="20"/>
          <w:lang w:val="en-IN"/>
        </w:rPr>
      </w:pPr>
      <w:r>
        <w:rPr>
          <w:b/>
          <w:color w:val="1F3864"/>
          <w:szCs w:val="20"/>
        </w:rPr>
        <w:t xml:space="preserve">When Durable Functions is permitted. </w:t>
      </w:r>
    </w:p>
    <w:p w14:paraId="1B36C9A7" w14:textId="77777777" w:rsidR="007C4AA2" w:rsidRPr="007C4AA2" w:rsidRDefault="007C4AA2" w:rsidP="007C4AA2">
      <w:pPr>
        <w:spacing w:before="40" w:after="110"/>
        <w:rPr>
          <w:szCs w:val="20"/>
          <w:lang w:val="en-IN"/>
        </w:rPr>
      </w:pP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77933A6C" w14:textId="77777777" w:rsidR="007C4AA2" w:rsidRPr="007C4AA2" w:rsidRDefault="00000000" w:rsidP="007C4AA2">
      <w:pPr>
        <w:spacing w:before="40" w:after="110"/>
        <w:rPr>
          <w:ins w:id="200" w:author="Puneet Kumar" w:date="2026-09-12T22:52:00Z"/>
          <w:szCs w:val="20"/>
          <w:lang w:val="en-IN"/>
        </w:rPr>
      </w:pPr>
      <w:r>
        <w:rPr>
          <w:b/>
          <w:color w:val="1F3864"/>
          <w:szCs w:val="20"/>
        </w:rPr>
        <w:t xml:space="preserve">Governance threshold. </w:t>
      </w:r>
    </w:p>
    <w:p w14:paraId="7AFDD4DD" w14:textId="77777777" w:rsidR="007C4AA2" w:rsidRPr="007C4AA2" w:rsidRDefault="007C4AA2" w:rsidP="007C4AA2">
      <w:pPr>
        <w:spacing w:before="40" w:after="110"/>
        <w:rPr>
          <w:szCs w:val="20"/>
          <w:lang w:val="en-IN"/>
        </w:rPr>
      </w:pP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32FA445" w14:textId="77777777" w:rsidR="007C4AA2" w:rsidRPr="007C4AA2" w:rsidRDefault="00000000" w:rsidP="007C4AA2">
      <w:pPr>
        <w:spacing w:before="40" w:after="110"/>
        <w:rPr>
          <w:ins w:id="201" w:author="Puneet Kumar" w:date="2026-09-12T22:52:00Z"/>
          <w:szCs w:val="20"/>
          <w:lang w:val="en-IN"/>
        </w:rPr>
      </w:pPr>
      <w:r>
        <w:rPr>
          <w:b/>
          <w:color w:val="1F3864"/>
          <w:szCs w:val="20"/>
        </w:rPr>
        <w:t xml:space="preserve">Decision evidence. </w:t>
      </w:r>
    </w:p>
    <w:p w14:paraId="28C6552F" w14:textId="77777777" w:rsidR="007C4AA2" w:rsidRPr="007C4AA2" w:rsidRDefault="007C4AA2" w:rsidP="007C4AA2">
      <w:pPr>
        <w:spacing w:before="40" w:after="110"/>
        <w:rPr>
          <w:szCs w:val="20"/>
          <w:lang w:val="en-IN"/>
        </w:rPr>
      </w:pPr>
      <w:r w:rsidRPr="007C4AA2">
        <w:rPr>
          <w:szCs w:val="20"/>
          <w:lang w:val="en-IN"/>
        </w:rPr>
        <w:lastRenderedPageBreak/>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0AEBCAB4" w14:textId="77777777" w:rsidR="007C4AA2" w:rsidRPr="007C4AA2" w:rsidRDefault="00000000" w:rsidP="007C4AA2">
      <w:pPr>
        <w:spacing w:before="40" w:after="110"/>
        <w:rPr>
          <w:ins w:id="202" w:author="Puneet Kumar" w:date="2026-09-12T22:52:00Z"/>
          <w:szCs w:val="20"/>
          <w:lang w:val="en-IN"/>
        </w:rPr>
      </w:pPr>
      <w:r>
        <w:rPr>
          <w:b/>
          <w:color w:val="1F3864"/>
          <w:szCs w:val="20"/>
        </w:rPr>
        <w:t xml:space="preserve">Reconciliation with the platform guidance. </w:t>
      </w:r>
    </w:p>
    <w:p w14:paraId="42B9853B" w14:textId="77777777" w:rsidR="007C4AA2" w:rsidRPr="007C4AA2" w:rsidRDefault="007C4AA2" w:rsidP="007C4AA2">
      <w:pPr>
        <w:spacing w:before="40" w:after="110"/>
        <w:rPr>
          <w:szCs w:val="20"/>
          <w:lang w:val="en-IN"/>
        </w:rPr>
      </w:pP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4077F7AD" w14:textId="77777777" w:rsidR="0041138D" w:rsidRPr="00FE4F0E" w:rsidRDefault="0041138D" w:rsidP="007C4AA2">
      <w:pPr>
        <w:spacing w:before="40" w:after="110"/>
        <w:rPr>
          <w:rFonts w:cs="Times New Roman"/>
          <w:bCs w:val="0"/>
          <w:color w:val="132040" w:themeColor="accent1" w:themeShade="BF"/>
          <w:sz w:val="24"/>
          <w:szCs w:val="26"/>
        </w:rPr>
      </w:pPr>
      <w:bookmarkStart w:id="203" w:name="_Toc239852316"/>
      <w:bookmarkStart w:id="204" w:name="_Toc239980622"/>
      <w:r>
        <w:rPr>
          <w:rFonts w:cs="Times New Roman"/>
          <w:color w:val="132040" w:themeColor="accent1" w:themeShade="BF"/>
          <w:sz w:val="24"/>
          <w:szCs w:val="26"/>
        </w:rPr>
        <w:t>Stateful process orchestration (SFINT15)</w:t>
      </w:r>
      <w:bookmarkEnd w:id="203"/>
      <w:bookmarkEnd w:id="204"/>
    </w:p>
    <w:p w14:paraId="55657A45" w14:textId="77777777" w:rsidR="0041138D" w:rsidRDefault="0041138D" w:rsidP="0041138D">
      <w:pPr>
        <w:spacing w:before="10" w:after="90"/>
        <w:rPr>
          <w:i/>
          <w:color w:val="5A6470"/>
          <w:szCs w:val="20"/>
        </w:rPr>
      </w:pPr>
      <w:r>
        <w:rPr>
          <w:i/>
          <w:color w:val="5A6470"/>
          <w:szCs w:val="20"/>
        </w:rPr>
        <w:t>Coordinate a multi-step, multi-system business process with state, retries and visibility.</w:t>
      </w:r>
    </w:p>
    <w:p w14:paraId="31107B6A" w14:textId="77777777" w:rsidR="00DE0875" w:rsidRPr="0041138D" w:rsidRDefault="00DE0875" w:rsidP="0041138D">
      <w:pPr>
        <w:spacing w:before="10" w:after="90"/>
        <w:rPr>
          <w:szCs w:val="20"/>
        </w:rPr>
      </w:pPr>
    </w:p>
    <w:p w14:paraId="605B5CE2" w14:textId="77777777" w:rsidR="0041138D" w:rsidRPr="0041138D" w:rsidRDefault="0041138D" w:rsidP="0041138D">
      <w:pPr>
        <w:spacing w:before="90" w:after="130"/>
        <w:jc w:val="center"/>
        <w:rPr>
          <w:szCs w:val="20"/>
        </w:rPr>
      </w:pPr>
      <w:r>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2C073FF7" w14:textId="77777777" w:rsidR="0041138D" w:rsidRPr="0041138D" w:rsidRDefault="0041138D" w:rsidP="0041138D">
      <w:pPr>
        <w:spacing w:before="40" w:after="110"/>
        <w:ind w:left="360"/>
        <w:rPr>
          <w:szCs w:val="20"/>
        </w:rPr>
      </w:pPr>
      <w:r>
        <w:rPr>
          <w:b/>
          <w:color w:val="1F3864"/>
          <w:szCs w:val="20"/>
        </w:rPr>
        <w:t xml:space="preserve">Problem. </w:t>
      </w:r>
      <w:r>
        <w:rPr>
          <w:szCs w:val="20"/>
        </w:rPr>
        <w:t>A business process spans multiple systems, requires coordinated execution across several steps, and cannot be reliably owned or managed by a single application</w:t>
      </w:r>
    </w:p>
    <w:p w14:paraId="2D2DB5DB" w14:textId="77777777" w:rsidR="0041138D" w:rsidRPr="0041138D" w:rsidRDefault="0041138D" w:rsidP="0041138D">
      <w:pPr>
        <w:spacing w:before="40" w:after="110"/>
        <w:ind w:left="360"/>
        <w:rPr>
          <w:szCs w:val="20"/>
        </w:rPr>
      </w:pPr>
      <w:r>
        <w:rPr>
          <w:szCs w:val="20"/>
        </w:rPr>
        <w:t>New-business onboarding spans validation, pricing, document generation, notification and system updates. No single system owns the process and stitching it together point-to-point makes it invisible and brittle.</w:t>
      </w:r>
    </w:p>
    <w:p w14:paraId="0C1B6A2F" w14:textId="7D17FA3C" w:rsidR="007C4AA2" w:rsidRPr="007C4AA2" w:rsidDel="007C4AA2" w:rsidRDefault="0041138D" w:rsidP="007C4AA2">
      <w:pPr>
        <w:spacing w:before="40" w:after="110"/>
        <w:ind w:left="360"/>
        <w:rPr>
          <w:del w:id="205" w:author="Puneet Kumar" w:date="2026-09-12T22:54:00Z" w16du:dateUtc="2026-09-12T21:54:00Z"/>
          <w:szCs w:val="20"/>
          <w:lang w:val="en-IN"/>
        </w:rPr>
      </w:pPr>
      <w:r>
        <w:rPr>
          <w:b/>
          <w:color w:val="1F3864"/>
          <w:szCs w:val="20"/>
        </w:rPr>
        <w:t xml:space="preserve">Solution. </w:t>
      </w:r>
      <w:r w:rsidR="007C4AA2" w:rsidRPr="007C4AA2">
        <w:rPr>
          <w:szCs w:val="20"/>
        </w:rPr>
        <w:t xml:space="preserve">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defaults to Logic Apps Standard. Azure Durable Functions is used only by exception, where the criteria, governance threshold and decision evidence in Choosing between Logic Apps and Durable Functions are met and recorded, so the orchestration is always an </w:t>
      </w:r>
      <w:r w:rsidR="007C4AA2" w:rsidRPr="007C4AA2">
        <w:rPr>
          <w:b/>
          <w:szCs w:val="20"/>
        </w:rPr>
        <w:t>explicit, declared and governed orchestrator</w:t>
      </w:r>
      <w:r w:rsidR="007C4AA2" w:rsidRPr="007C4AA2">
        <w:rPr>
          <w:szCs w:val="20"/>
        </w:rPr>
        <w:t xml:space="preserve"> rather than one emerging from chained Functions.</w:t>
      </w:r>
    </w:p>
    <w:p w14:paraId="4DA66534" w14:textId="1AF38B3C" w:rsidR="0041138D" w:rsidRPr="0041138D" w:rsidRDefault="0041138D" w:rsidP="0041138D">
      <w:pPr>
        <w:spacing w:before="40" w:after="110"/>
        <w:ind w:left="360"/>
        <w:rPr>
          <w:szCs w:val="20"/>
        </w:rPr>
      </w:pPr>
    </w:p>
    <w:p w14:paraId="03856325" w14:textId="77777777" w:rsidR="0041138D" w:rsidRPr="0041138D" w:rsidRDefault="0041138D" w:rsidP="0041138D">
      <w:pPr>
        <w:spacing w:before="40" w:after="110"/>
        <w:ind w:left="360"/>
        <w:rPr>
          <w:szCs w:val="20"/>
        </w:rPr>
      </w:pPr>
      <w:r>
        <w:rPr>
          <w:b/>
          <w:color w:val="1F3864"/>
          <w:szCs w:val="20"/>
        </w:rPr>
        <w:t xml:space="preserve">Use it when. </w:t>
      </w:r>
      <w:r>
        <w:rPr>
          <w:szCs w:val="20"/>
        </w:rPr>
        <w:t>A business process crosses several systems and steps and needs state, retries and auditability over minutes, hours or days.</w:t>
      </w:r>
    </w:p>
    <w:p w14:paraId="2F394175" w14:textId="77777777" w:rsidR="0041138D" w:rsidRPr="0041138D" w:rsidRDefault="0041138D" w:rsidP="0041138D">
      <w:pPr>
        <w:spacing w:before="40" w:after="110"/>
        <w:ind w:left="360"/>
        <w:rPr>
          <w:szCs w:val="20"/>
        </w:rPr>
      </w:pPr>
      <w:r>
        <w:rPr>
          <w:b/>
          <w:color w:val="1F3864"/>
          <w:szCs w:val="20"/>
        </w:rPr>
        <w:t xml:space="preserve">Avoid it when. </w:t>
      </w:r>
      <w:r>
        <w:rPr>
          <w:szCs w:val="20"/>
        </w:rPr>
        <w:t>A single synchronous call suffices, or it is really just message buffering.</w:t>
      </w:r>
    </w:p>
    <w:p w14:paraId="4290F620"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 xml:space="preserve">Workflow orchestration should remain focused on process coordination rather than business logic execution. Process steps should support </w:t>
      </w:r>
      <w:proofErr w:type="spellStart"/>
      <w:r>
        <w:rPr>
          <w:szCs w:val="20"/>
        </w:rPr>
        <w:t>restartability</w:t>
      </w:r>
      <w:proofErr w:type="spellEnd"/>
      <w:r>
        <w:rPr>
          <w:szCs w:val="20"/>
        </w:rPr>
        <w:t xml:space="preserve">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4E3F148C"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The orchestration service is deployed within the workload boundary and coordinates calls to APIM, Functions, and Service Bus. All communication uses private connectivity, managed identities, Key Vault references where required, and TLS encryption. External access is routed through APIM and approved edge services, never directly from the orchestration workflow.</w:t>
      </w:r>
    </w:p>
    <w:p w14:paraId="6504206A" w14:textId="77777777" w:rsidR="0041138D" w:rsidRPr="0041138D" w:rsidRDefault="0041138D" w:rsidP="0041138D">
      <w:pPr>
        <w:spacing w:before="40" w:after="110"/>
        <w:ind w:left="360"/>
        <w:rPr>
          <w:szCs w:val="20"/>
        </w:rPr>
      </w:pPr>
      <w:r>
        <w:rPr>
          <w:b/>
          <w:color w:val="1F3864"/>
          <w:szCs w:val="20"/>
        </w:rPr>
        <w:lastRenderedPageBreak/>
        <w:t xml:space="preserve">Common pitfall. </w:t>
      </w:r>
      <w:r>
        <w:rPr>
          <w:szCs w:val="20"/>
        </w:rPr>
        <w:t>Embedding business, compute, or transformation logic within the orchestration layer; spreading a single process across multiple uncoordinated workflows; or relying entirely on choreography with no clear process owner.</w:t>
      </w:r>
    </w:p>
    <w:p w14:paraId="6A5C6F60" w14:textId="77777777" w:rsidR="0041138D" w:rsidRDefault="0041138D" w:rsidP="0041138D">
      <w:pPr>
        <w:spacing w:before="40" w:after="110"/>
        <w:ind w:left="360"/>
        <w:rPr>
          <w:szCs w:val="20"/>
        </w:rPr>
      </w:pPr>
      <w:r>
        <w:rPr>
          <w:b/>
          <w:color w:val="1F3864"/>
          <w:szCs w:val="20"/>
        </w:rPr>
        <w:t xml:space="preserve">In practice. </w:t>
      </w:r>
      <w:r>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7729B327" w14:textId="77777777" w:rsidR="00363CBA" w:rsidRPr="0041138D" w:rsidRDefault="00363CBA" w:rsidP="0041138D">
      <w:pPr>
        <w:spacing w:before="40" w:after="110"/>
        <w:ind w:left="360"/>
        <w:rPr>
          <w:szCs w:val="20"/>
        </w:rPr>
      </w:pPr>
    </w:p>
    <w:p w14:paraId="15CAD3FC" w14:textId="77777777" w:rsidR="0041138D" w:rsidRPr="00FE4F0E" w:rsidRDefault="0041138D" w:rsidP="0041138D">
      <w:pPr>
        <w:pStyle w:val="Heading3"/>
        <w:rPr>
          <w:rFonts w:cs="Times New Roman"/>
          <w:bCs/>
          <w:color w:val="132040" w:themeColor="accent1" w:themeShade="BF"/>
          <w:sz w:val="24"/>
          <w:szCs w:val="26"/>
        </w:rPr>
      </w:pPr>
      <w:bookmarkStart w:id="206" w:name="_Toc239852317"/>
      <w:bookmarkStart w:id="207" w:name="_Toc239980623"/>
      <w:r>
        <w:rPr>
          <w:rFonts w:cs="Times New Roman"/>
          <w:bCs/>
          <w:color w:val="132040" w:themeColor="accent1" w:themeShade="BF"/>
          <w:sz w:val="24"/>
          <w:szCs w:val="26"/>
        </w:rPr>
        <w:t>Process with compensation (SFINT16)</w:t>
      </w:r>
      <w:bookmarkEnd w:id="206"/>
      <w:bookmarkEnd w:id="207"/>
    </w:p>
    <w:p w14:paraId="213324EB" w14:textId="77777777" w:rsidR="0041138D" w:rsidRDefault="0041138D" w:rsidP="0041138D">
      <w:pPr>
        <w:spacing w:before="10" w:after="90"/>
        <w:rPr>
          <w:i/>
          <w:color w:val="5A6470"/>
          <w:szCs w:val="20"/>
        </w:rPr>
      </w:pPr>
      <w:r>
        <w:rPr>
          <w:i/>
          <w:color w:val="5A6470"/>
          <w:szCs w:val="20"/>
        </w:rPr>
        <w:t>When a later step fails, undo the earlier ones, orchestrated centrally, not choreographed.</w:t>
      </w:r>
    </w:p>
    <w:p w14:paraId="421C11F4" w14:textId="77777777" w:rsidR="00DE0875" w:rsidRPr="0041138D" w:rsidRDefault="00DE0875" w:rsidP="0041138D">
      <w:pPr>
        <w:spacing w:before="10" w:after="90"/>
        <w:rPr>
          <w:szCs w:val="20"/>
        </w:rPr>
      </w:pPr>
    </w:p>
    <w:p w14:paraId="49E99B87" w14:textId="77777777" w:rsidR="0041138D" w:rsidRPr="0041138D" w:rsidRDefault="0041138D" w:rsidP="0041138D">
      <w:pPr>
        <w:spacing w:before="90" w:after="130"/>
        <w:jc w:val="center"/>
        <w:rPr>
          <w:szCs w:val="20"/>
        </w:rPr>
      </w:pPr>
      <w:r>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31510" cy="1387168"/>
                    </a:xfrm>
                    <a:prstGeom prst="rect">
                      <a:avLst/>
                    </a:prstGeom>
                    <a:noFill/>
                  </pic:spPr>
                </pic:pic>
              </a:graphicData>
            </a:graphic>
          </wp:inline>
        </w:drawing>
      </w:r>
    </w:p>
    <w:p w14:paraId="22005460" w14:textId="77777777" w:rsidR="0041138D" w:rsidRPr="0041138D" w:rsidRDefault="0041138D" w:rsidP="0041138D">
      <w:pPr>
        <w:spacing w:before="40" w:after="110"/>
        <w:ind w:left="360"/>
        <w:rPr>
          <w:szCs w:val="20"/>
        </w:rPr>
      </w:pPr>
      <w:r>
        <w:rPr>
          <w:b/>
          <w:color w:val="1F3864"/>
          <w:szCs w:val="20"/>
        </w:rPr>
        <w:t xml:space="preserve">Problem. </w:t>
      </w:r>
      <w:r>
        <w:rPr>
          <w:szCs w:val="20"/>
        </w:rPr>
        <w:t>A process spans multiple systems where a later step may fail after earlier steps have completed, creating the need to restore a consistent business state without relying on distributed transactions.</w:t>
      </w:r>
    </w:p>
    <w:p w14:paraId="01B1A18C" w14:textId="77777777" w:rsidR="0041138D" w:rsidRPr="0041138D" w:rsidRDefault="0041138D" w:rsidP="0041138D">
      <w:pPr>
        <w:spacing w:before="40" w:after="110"/>
        <w:ind w:left="360"/>
        <w:rPr>
          <w:szCs w:val="20"/>
        </w:rPr>
      </w:pPr>
      <w:r>
        <w:rPr>
          <w:b/>
          <w:color w:val="1F3864"/>
          <w:szCs w:val="20"/>
        </w:rPr>
        <w:t xml:space="preserve">Solution. </w:t>
      </w:r>
      <w:r>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168F33F4" w14:textId="77777777" w:rsidR="0041138D" w:rsidRPr="0041138D" w:rsidRDefault="0041138D" w:rsidP="0041138D">
      <w:pPr>
        <w:spacing w:before="40" w:after="110"/>
        <w:ind w:left="360"/>
        <w:rPr>
          <w:szCs w:val="20"/>
        </w:rPr>
      </w:pPr>
      <w:r>
        <w:rPr>
          <w:b/>
          <w:color w:val="1F3864"/>
          <w:szCs w:val="20"/>
        </w:rPr>
        <w:t xml:space="preserve">Use it when. </w:t>
      </w:r>
      <w:r>
        <w:rPr>
          <w:szCs w:val="20"/>
        </w:rPr>
        <w:t>Cross-system consistency is needed without distributed transactions, and a single process can own the compensation.</w:t>
      </w:r>
    </w:p>
    <w:p w14:paraId="0EC8E50C" w14:textId="77777777" w:rsidR="0041138D" w:rsidRPr="0041138D" w:rsidRDefault="0041138D" w:rsidP="0041138D">
      <w:pPr>
        <w:spacing w:before="40" w:after="110"/>
        <w:ind w:left="360"/>
        <w:rPr>
          <w:szCs w:val="20"/>
        </w:rPr>
      </w:pPr>
      <w:r>
        <w:rPr>
          <w:b/>
          <w:color w:val="1F3864"/>
          <w:szCs w:val="20"/>
        </w:rPr>
        <w:t xml:space="preserve">Avoid it when. </w:t>
      </w:r>
      <w:r>
        <w:rPr>
          <w:szCs w:val="20"/>
        </w:rPr>
        <w:t>An ACID transaction within one system suffices, or a microservices-style distributed style is proposed (out of scope here).</w:t>
      </w:r>
    </w:p>
    <w:p w14:paraId="4C07B9D3"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 xml:space="preserve">Compensation actions are not transactional and may themselves fail. Compensation steps should therefore be idempotent, </w:t>
      </w:r>
      <w:proofErr w:type="spellStart"/>
      <w:r>
        <w:rPr>
          <w:szCs w:val="20"/>
        </w:rPr>
        <w:t>retryable</w:t>
      </w:r>
      <w:proofErr w:type="spellEnd"/>
      <w:r>
        <w:rPr>
          <w:szCs w:val="20"/>
        </w:rPr>
        <w:t xml:space="preserve"> and fully auditable. Recovery paths should be monitored and tested to ensure consistent behaviour during failure scenarios.</w:t>
      </w:r>
    </w:p>
    <w:p w14:paraId="5F70C3E5"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041805C8" w14:textId="77777777" w:rsidR="0041138D" w:rsidRPr="0041138D" w:rsidRDefault="0041138D" w:rsidP="0041138D">
      <w:pPr>
        <w:spacing w:before="40" w:after="110"/>
        <w:ind w:left="360"/>
        <w:rPr>
          <w:szCs w:val="20"/>
        </w:rPr>
      </w:pPr>
      <w:r>
        <w:rPr>
          <w:b/>
          <w:color w:val="1F3864"/>
          <w:szCs w:val="20"/>
        </w:rPr>
        <w:t xml:space="preserve">Common pitfall. </w:t>
      </w:r>
      <w:r>
        <w:rPr>
          <w:szCs w:val="20"/>
        </w:rPr>
        <w:t>Relying on distributed transaction models across systems or implementing compensation logic without clear process ownership.</w:t>
      </w:r>
    </w:p>
    <w:p w14:paraId="28A2781D" w14:textId="77777777" w:rsidR="0041138D" w:rsidRDefault="0041138D" w:rsidP="0041138D">
      <w:pPr>
        <w:spacing w:before="40" w:after="110"/>
        <w:ind w:left="360"/>
        <w:rPr>
          <w:szCs w:val="20"/>
        </w:rPr>
      </w:pPr>
      <w:r>
        <w:rPr>
          <w:b/>
          <w:color w:val="1F3864"/>
          <w:szCs w:val="20"/>
        </w:rPr>
        <w:t xml:space="preserve">In practice. </w:t>
      </w:r>
      <w:r>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7BE6BBAF" w14:textId="77777777" w:rsidR="00363CBA" w:rsidRPr="0041138D" w:rsidRDefault="00363CBA" w:rsidP="0041138D">
      <w:pPr>
        <w:spacing w:before="40" w:after="110"/>
        <w:ind w:left="360"/>
        <w:rPr>
          <w:szCs w:val="20"/>
        </w:rPr>
      </w:pPr>
    </w:p>
    <w:p w14:paraId="5DBB2FE5" w14:textId="77777777" w:rsidR="0041138D" w:rsidRPr="00FE4F0E" w:rsidRDefault="0041138D" w:rsidP="0041138D">
      <w:pPr>
        <w:pStyle w:val="Heading3"/>
        <w:rPr>
          <w:rFonts w:cs="Times New Roman"/>
          <w:bCs/>
          <w:color w:val="132040" w:themeColor="accent1" w:themeShade="BF"/>
          <w:sz w:val="24"/>
          <w:szCs w:val="26"/>
        </w:rPr>
      </w:pPr>
      <w:bookmarkStart w:id="208" w:name="_Toc239852318"/>
      <w:bookmarkStart w:id="209" w:name="_Toc239980624"/>
      <w:r>
        <w:rPr>
          <w:rFonts w:cs="Times New Roman"/>
          <w:bCs/>
          <w:color w:val="132040" w:themeColor="accent1" w:themeShade="BF"/>
          <w:sz w:val="24"/>
          <w:szCs w:val="26"/>
        </w:rPr>
        <w:t>Human-in-the-loop / approval (SFINT17)</w:t>
      </w:r>
      <w:bookmarkEnd w:id="208"/>
      <w:bookmarkEnd w:id="209"/>
    </w:p>
    <w:p w14:paraId="71293FD3" w14:textId="77777777" w:rsidR="0041138D" w:rsidRDefault="0041138D" w:rsidP="0041138D">
      <w:pPr>
        <w:spacing w:before="10" w:after="90"/>
        <w:rPr>
          <w:i/>
          <w:color w:val="5A6470"/>
          <w:szCs w:val="20"/>
        </w:rPr>
      </w:pPr>
      <w:r>
        <w:rPr>
          <w:i/>
          <w:color w:val="5A6470"/>
          <w:szCs w:val="20"/>
        </w:rPr>
        <w:t>Insert a human decision into an automated process, with audit and escalation.</w:t>
      </w:r>
    </w:p>
    <w:p w14:paraId="56828779" w14:textId="77777777" w:rsidR="00DE0875" w:rsidRPr="0041138D" w:rsidRDefault="00DE0875" w:rsidP="0041138D">
      <w:pPr>
        <w:spacing w:before="10" w:after="90"/>
        <w:rPr>
          <w:szCs w:val="20"/>
        </w:rPr>
      </w:pPr>
    </w:p>
    <w:p w14:paraId="689416AE" w14:textId="77777777" w:rsidR="0041138D" w:rsidRDefault="0041138D" w:rsidP="0041138D">
      <w:pPr>
        <w:spacing w:before="90" w:after="130"/>
        <w:jc w:val="center"/>
        <w:rPr>
          <w:szCs w:val="20"/>
        </w:rPr>
      </w:pPr>
      <w:r>
        <w:rPr>
          <w:noProof/>
          <w:szCs w:val="20"/>
        </w:rPr>
        <w:lastRenderedPageBreak/>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31510" cy="987841"/>
                    </a:xfrm>
                    <a:prstGeom prst="rect">
                      <a:avLst/>
                    </a:prstGeom>
                    <a:noFill/>
                  </pic:spPr>
                </pic:pic>
              </a:graphicData>
            </a:graphic>
          </wp:inline>
        </w:drawing>
      </w:r>
    </w:p>
    <w:p w14:paraId="1436F65E" w14:textId="77777777" w:rsidR="00DE0875" w:rsidRPr="0041138D" w:rsidRDefault="00DE0875" w:rsidP="0041138D">
      <w:pPr>
        <w:spacing w:before="90" w:after="130"/>
        <w:jc w:val="center"/>
        <w:rPr>
          <w:szCs w:val="20"/>
        </w:rPr>
      </w:pPr>
    </w:p>
    <w:p w14:paraId="1B962FDE" w14:textId="77777777" w:rsidR="0041138D" w:rsidRPr="0041138D" w:rsidRDefault="0041138D" w:rsidP="0041138D">
      <w:pPr>
        <w:spacing w:before="40" w:after="110"/>
        <w:ind w:left="360"/>
        <w:rPr>
          <w:szCs w:val="20"/>
        </w:rPr>
      </w:pPr>
      <w:r>
        <w:rPr>
          <w:b/>
          <w:color w:val="1F3864"/>
          <w:szCs w:val="20"/>
        </w:rPr>
        <w:t xml:space="preserve">Problem. </w:t>
      </w:r>
      <w:r>
        <w:rPr>
          <w:szCs w:val="20"/>
        </w:rPr>
        <w:t>A process requires a human decision or approval before it can continue, with the decision and approval outcome needing to be auditable and traceable.</w:t>
      </w:r>
    </w:p>
    <w:p w14:paraId="6BB72892" w14:textId="77777777" w:rsidR="0041138D" w:rsidRPr="0041138D" w:rsidRDefault="0041138D" w:rsidP="0041138D">
      <w:pPr>
        <w:spacing w:before="40" w:after="110"/>
        <w:ind w:left="360"/>
        <w:rPr>
          <w:szCs w:val="20"/>
        </w:rPr>
      </w:pPr>
      <w:r>
        <w:rPr>
          <w:b/>
          <w:color w:val="1F3864"/>
          <w:szCs w:val="20"/>
        </w:rPr>
        <w:t xml:space="preserve">Solution. </w:t>
      </w:r>
      <w:r>
        <w:rPr>
          <w:szCs w:val="20"/>
        </w:rPr>
        <w:t>The Logic App pauses for an approval over Teams or email, captures the decision with the approver's identity, and resumes. Timeouts and escalation keep the process from stalling.</w:t>
      </w:r>
    </w:p>
    <w:p w14:paraId="6C9C4978" w14:textId="77777777" w:rsidR="0041138D" w:rsidRPr="0041138D" w:rsidRDefault="0041138D" w:rsidP="0041138D">
      <w:pPr>
        <w:spacing w:before="40" w:after="110"/>
        <w:ind w:left="360"/>
        <w:rPr>
          <w:szCs w:val="20"/>
        </w:rPr>
      </w:pPr>
      <w:r>
        <w:rPr>
          <w:b/>
          <w:color w:val="1F3864"/>
          <w:szCs w:val="20"/>
        </w:rPr>
        <w:t xml:space="preserve">Use it when. </w:t>
      </w:r>
      <w:r>
        <w:rPr>
          <w:szCs w:val="20"/>
        </w:rPr>
        <w:t>A process needs human sign-off and an audit trail.</w:t>
      </w:r>
    </w:p>
    <w:p w14:paraId="42BB781B"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decision can be made by rules, keep it straight-through.</w:t>
      </w:r>
    </w:p>
    <w:p w14:paraId="2CFB72DC"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Approval steps introduce dependency on human response times and may delay overall process completion. Timeouts, reminders and escalation paths should be defined, and approval outcomes recorded for audit and compliance purposes.</w:t>
      </w:r>
    </w:p>
    <w:p w14:paraId="45722D99"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484C31F4" w14:textId="77777777" w:rsidR="0041138D" w:rsidRPr="0041138D" w:rsidRDefault="0041138D" w:rsidP="0041138D">
      <w:pPr>
        <w:spacing w:before="40" w:after="110"/>
        <w:ind w:left="360"/>
        <w:rPr>
          <w:szCs w:val="20"/>
        </w:rPr>
      </w:pPr>
      <w:r>
        <w:rPr>
          <w:b/>
          <w:color w:val="1F3864"/>
          <w:szCs w:val="20"/>
        </w:rPr>
        <w:t xml:space="preserve">Common pitfall. </w:t>
      </w:r>
      <w:r>
        <w:rPr>
          <w:szCs w:val="20"/>
        </w:rPr>
        <w:t>Approvals handled over untracked email outside the platform, no timeout or escalation.</w:t>
      </w:r>
    </w:p>
    <w:p w14:paraId="2E2542A5" w14:textId="77777777" w:rsidR="0041138D" w:rsidRDefault="0041138D" w:rsidP="0041138D">
      <w:pPr>
        <w:spacing w:before="40" w:after="110"/>
        <w:ind w:left="360"/>
        <w:rPr>
          <w:szCs w:val="20"/>
        </w:rPr>
      </w:pPr>
      <w:r>
        <w:rPr>
          <w:b/>
          <w:color w:val="1F3864"/>
          <w:szCs w:val="20"/>
        </w:rPr>
        <w:t xml:space="preserve">In practice. </w:t>
      </w:r>
      <w:r>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667A8815" w14:textId="77777777" w:rsidR="00363CBA" w:rsidRPr="0041138D" w:rsidRDefault="00363CBA" w:rsidP="0041138D">
      <w:pPr>
        <w:spacing w:before="40" w:after="110"/>
        <w:ind w:left="360"/>
        <w:rPr>
          <w:szCs w:val="20"/>
        </w:rPr>
      </w:pPr>
    </w:p>
    <w:p w14:paraId="05C38D29" w14:textId="77777777" w:rsidR="0068510C" w:rsidRDefault="0068510C">
      <w:pPr>
        <w:pStyle w:val="Heading3"/>
        <w:rPr>
          <w:rFonts w:cs="Times New Roman"/>
          <w:bCs/>
          <w:color w:val="132040" w:themeColor="accent1" w:themeShade="BF"/>
          <w:sz w:val="24"/>
          <w:szCs w:val="26"/>
        </w:rPr>
      </w:pPr>
      <w:bookmarkStart w:id="210" w:name="_Toc239852319"/>
      <w:bookmarkStart w:id="211" w:name="_Toc239980625"/>
      <w:r>
        <w:rPr>
          <w:rFonts w:cs="Times New Roman"/>
          <w:bCs/>
          <w:color w:val="132040" w:themeColor="accent1" w:themeShade="BF"/>
          <w:sz w:val="24"/>
          <w:szCs w:val="26"/>
        </w:rPr>
        <w:t>Scatter-Gather (SFINT18)</w:t>
      </w:r>
    </w:p>
    <w:p w14:paraId="3A0B1737" w14:textId="77777777" w:rsidR="00531429" w:rsidRPr="00531429" w:rsidRDefault="00531429" w:rsidP="00531429">
      <w:pPr>
        <w:spacing w:line="300" w:lineRule="atLeast"/>
        <w:rPr>
          <w:i/>
          <w:color w:val="5A6470"/>
          <w:szCs w:val="20"/>
        </w:rPr>
      </w:pPr>
      <w:r>
        <w:rPr>
          <w:i/>
          <w:color w:val="5A6470"/>
          <w:szCs w:val="20"/>
        </w:rPr>
        <w:t>Execute independent activities in parallel and combine the results into a single outcome, reducing end-to-end processing time.</w:t>
      </w:r>
    </w:p>
    <w:p w14:paraId="56867118" w14:textId="77777777" w:rsidR="0068510C" w:rsidRDefault="0068510C" w:rsidP="0068510C"/>
    <w:p w14:paraId="7EAD96EF" w14:textId="77777777" w:rsidR="009A09A6" w:rsidRDefault="009A09A6" w:rsidP="0068510C">
      <w:r>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4843A45" w14:textId="77777777" w:rsidR="009A09A6" w:rsidRDefault="008066EA" w:rsidP="0068510C">
      <w:r>
        <w:br/>
      </w:r>
    </w:p>
    <w:p w14:paraId="3FBC5530" w14:textId="77777777" w:rsidR="008066EA" w:rsidRDefault="008066EA" w:rsidP="008066EA">
      <w:pPr>
        <w:ind w:left="426"/>
      </w:pPr>
      <w:r>
        <w:rPr>
          <w:b/>
          <w:color w:val="1F3864"/>
          <w:szCs w:val="20"/>
        </w:rPr>
        <w:t>Problem</w:t>
      </w:r>
      <w:r>
        <w:rPr>
          <w:b/>
        </w:rPr>
        <w:t>.</w:t>
      </w:r>
      <w:r>
        <w:t xml:space="preserve"> A business operation requires results from multiple independent services before processing can continue. Executing the requests sequentially increases latency and extends the overall processing time.</w:t>
      </w:r>
    </w:p>
    <w:p w14:paraId="371CF066" w14:textId="77777777" w:rsidR="008066EA" w:rsidRPr="008066EA" w:rsidRDefault="008066EA" w:rsidP="008066EA"/>
    <w:p w14:paraId="6C3F4A59" w14:textId="77777777" w:rsidR="008066EA" w:rsidRDefault="008066EA" w:rsidP="008066EA">
      <w:pPr>
        <w:ind w:left="426"/>
      </w:pPr>
      <w:r>
        <w:rPr>
          <w:b/>
          <w:color w:val="1F3864"/>
          <w:szCs w:val="20"/>
        </w:rPr>
        <w:lastRenderedPageBreak/>
        <w:t>Solution</w:t>
      </w:r>
      <w:r>
        <w:rPr>
          <w:b/>
        </w:rPr>
        <w:t>.</w:t>
      </w:r>
      <w:r>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53143B9B" w14:textId="77777777" w:rsidR="008066EA" w:rsidRPr="008066EA" w:rsidRDefault="008066EA" w:rsidP="008066EA"/>
    <w:p w14:paraId="4A3F8C24" w14:textId="77777777" w:rsidR="008066EA" w:rsidRDefault="008066EA" w:rsidP="008066EA">
      <w:pPr>
        <w:ind w:left="426"/>
      </w:pPr>
      <w:r>
        <w:rPr>
          <w:b/>
          <w:color w:val="1F3864"/>
          <w:szCs w:val="20"/>
        </w:rPr>
        <w:t>Use it when</w:t>
      </w:r>
      <w:r>
        <w:rPr>
          <w:b/>
        </w:rPr>
        <w:t>.</w:t>
      </w:r>
      <w:r>
        <w:t xml:space="preserve"> Multiple independent tasks can execute concurrently, performance is improved through parallel processing, and a combined result is required before the process can continue.</w:t>
      </w:r>
    </w:p>
    <w:p w14:paraId="02F00AF6" w14:textId="77777777" w:rsidR="008066EA" w:rsidRPr="008066EA" w:rsidRDefault="008066EA" w:rsidP="008066EA"/>
    <w:p w14:paraId="4DE13697" w14:textId="77777777" w:rsidR="008066EA" w:rsidRDefault="008066EA" w:rsidP="008066EA">
      <w:pPr>
        <w:ind w:left="426"/>
      </w:pPr>
      <w:r>
        <w:rPr>
          <w:b/>
          <w:color w:val="1F3864"/>
          <w:szCs w:val="20"/>
        </w:rPr>
        <w:t>Avoid it when.</w:t>
      </w:r>
      <w:r>
        <w:t xml:space="preserve"> Tasks depend on the results of earlier tasks, no aggregated response is required, or a single task dominates the overall execution time and limits any benefit from parallelisation.</w:t>
      </w:r>
    </w:p>
    <w:p w14:paraId="53F813AD" w14:textId="77777777" w:rsidR="008066EA" w:rsidRPr="008066EA" w:rsidRDefault="008066EA" w:rsidP="008066EA"/>
    <w:p w14:paraId="6F17B600" w14:textId="77777777" w:rsidR="008066EA" w:rsidRDefault="008066EA" w:rsidP="008066EA">
      <w:pPr>
        <w:ind w:left="426"/>
      </w:pPr>
      <w:r>
        <w:rPr>
          <w:b/>
          <w:color w:val="1F3864"/>
          <w:szCs w:val="20"/>
        </w:rPr>
        <w:t>Risks and considerations</w:t>
      </w:r>
      <w:r>
        <w:rPr>
          <w:b/>
        </w:rPr>
        <w:t>.</w:t>
      </w:r>
      <w:r>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BAE1C40" w14:textId="77777777" w:rsidR="008066EA" w:rsidRPr="008066EA" w:rsidRDefault="008066EA" w:rsidP="008066EA"/>
    <w:p w14:paraId="617EC600" w14:textId="77777777" w:rsidR="008066EA" w:rsidRDefault="008066EA" w:rsidP="008066EA">
      <w:pPr>
        <w:ind w:left="426"/>
      </w:pPr>
      <w:r>
        <w:rPr>
          <w:b/>
          <w:color w:val="1F3864"/>
          <w:szCs w:val="20"/>
        </w:rPr>
        <w:t>Security boundary</w:t>
      </w:r>
      <w:r>
        <w:rPr>
          <w:b/>
        </w:rPr>
        <w:t>.</w:t>
      </w:r>
      <w:r>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7EC67D" w14:textId="77777777" w:rsidR="008066EA" w:rsidRPr="008066EA" w:rsidRDefault="008066EA" w:rsidP="008066EA"/>
    <w:p w14:paraId="3591971B" w14:textId="77777777" w:rsidR="008066EA" w:rsidRDefault="008066EA" w:rsidP="008066EA">
      <w:pPr>
        <w:ind w:left="426"/>
      </w:pPr>
      <w:r>
        <w:rPr>
          <w:b/>
          <w:color w:val="1F3864"/>
          <w:szCs w:val="20"/>
        </w:rPr>
        <w:t>Common pitfall</w:t>
      </w:r>
      <w:r>
        <w:rPr>
          <w:b/>
        </w:rPr>
        <w:t>.</w:t>
      </w:r>
      <w:r>
        <w:t xml:space="preserve"> Implementing the pattern with sequential service calls rather than parallel execution or waiting indefinitely for all responses without timeout or partial-result handling.</w:t>
      </w:r>
    </w:p>
    <w:p w14:paraId="2D5EBDA7" w14:textId="77777777" w:rsidR="008066EA" w:rsidRPr="008066EA" w:rsidRDefault="008066EA" w:rsidP="008066EA"/>
    <w:p w14:paraId="269E7727" w14:textId="77777777" w:rsidR="008066EA" w:rsidRPr="008066EA" w:rsidRDefault="008066EA" w:rsidP="008066EA">
      <w:pPr>
        <w:ind w:left="426"/>
      </w:pPr>
      <w:r>
        <w:rPr>
          <w:b/>
          <w:color w:val="1F3864"/>
          <w:szCs w:val="20"/>
        </w:rPr>
        <w:t>In practice</w:t>
      </w:r>
      <w:r>
        <w:rPr>
          <w:b/>
        </w:rPr>
        <w:t>.</w:t>
      </w:r>
      <w:r>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284DD196" w14:textId="77777777" w:rsidR="009A09A6" w:rsidRDefault="009A09A6" w:rsidP="0068510C"/>
    <w:p w14:paraId="4C6E26BB" w14:textId="77777777" w:rsidR="009A09A6" w:rsidRDefault="009A09A6" w:rsidP="0068510C"/>
    <w:p w14:paraId="38D0B976" w14:textId="77777777" w:rsidR="0068510C" w:rsidRPr="0068510C" w:rsidRDefault="0068510C" w:rsidP="0068510C"/>
    <w:p w14:paraId="3A67C26D" w14:textId="77777777" w:rsidR="0041138D" w:rsidRDefault="0041138D" w:rsidP="0041138D">
      <w:pPr>
        <w:pStyle w:val="Heading2"/>
        <w:rPr>
          <w:bCs w:val="0"/>
        </w:rPr>
      </w:pPr>
      <w:bookmarkStart w:id="212" w:name="_Toc240018801"/>
      <w:r>
        <w:rPr>
          <w:bCs w:val="0"/>
        </w:rPr>
        <w:t>File Patterns</w:t>
      </w:r>
      <w:bookmarkEnd w:id="210"/>
      <w:bookmarkEnd w:id="211"/>
      <w:bookmarkEnd w:id="212"/>
    </w:p>
    <w:p w14:paraId="399AB247" w14:textId="77777777" w:rsidR="00363CBA" w:rsidRPr="00363CBA" w:rsidRDefault="00363CBA" w:rsidP="00363CBA"/>
    <w:p w14:paraId="7EB63018" w14:textId="77777777" w:rsidR="0041138D" w:rsidRPr="00FE4F0E" w:rsidRDefault="0041138D" w:rsidP="0041138D">
      <w:pPr>
        <w:pStyle w:val="Heading3"/>
        <w:rPr>
          <w:rFonts w:cs="Times New Roman"/>
          <w:bCs/>
          <w:color w:val="132040" w:themeColor="accent1" w:themeShade="BF"/>
          <w:sz w:val="24"/>
          <w:szCs w:val="26"/>
        </w:rPr>
      </w:pPr>
      <w:bookmarkStart w:id="213" w:name="_Toc239852320"/>
      <w:bookmarkStart w:id="214" w:name="_Toc239980626"/>
      <w:r>
        <w:rPr>
          <w:rFonts w:cs="Times New Roman"/>
          <w:bCs/>
          <w:color w:val="132040" w:themeColor="accent1" w:themeShade="BF"/>
          <w:sz w:val="24"/>
          <w:szCs w:val="26"/>
        </w:rPr>
        <w:t>Event-driven file ingestion (SFINT19)</w:t>
      </w:r>
      <w:bookmarkEnd w:id="213"/>
      <w:bookmarkEnd w:id="214"/>
    </w:p>
    <w:p w14:paraId="2E6014E9" w14:textId="77777777" w:rsidR="0041138D" w:rsidRDefault="0041138D" w:rsidP="0041138D">
      <w:pPr>
        <w:spacing w:before="10" w:after="90"/>
        <w:rPr>
          <w:i/>
          <w:color w:val="5A6470"/>
          <w:szCs w:val="20"/>
        </w:rPr>
      </w:pPr>
      <w:r>
        <w:rPr>
          <w:i/>
          <w:color w:val="5A6470"/>
          <w:szCs w:val="20"/>
        </w:rPr>
        <w:t>A partner or system drops a file; pick it up on arrival, validate and parse it, and turn its contents into messages the platform can process.</w:t>
      </w:r>
    </w:p>
    <w:p w14:paraId="370F02CA" w14:textId="77777777" w:rsidR="00DE0875" w:rsidRPr="0041138D" w:rsidRDefault="00DE0875" w:rsidP="0041138D">
      <w:pPr>
        <w:spacing w:before="10" w:after="90"/>
        <w:rPr>
          <w:szCs w:val="20"/>
        </w:rPr>
      </w:pPr>
    </w:p>
    <w:p w14:paraId="55EAD88C" w14:textId="77777777" w:rsidR="0041138D" w:rsidRPr="0041138D" w:rsidRDefault="0041138D" w:rsidP="0041138D">
      <w:pPr>
        <w:spacing w:before="90" w:after="130"/>
        <w:jc w:val="center"/>
        <w:rPr>
          <w:szCs w:val="20"/>
        </w:rPr>
      </w:pPr>
      <w:r>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38"/>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2D82528B" w14:textId="77777777" w:rsidR="0041138D" w:rsidRPr="0041138D" w:rsidRDefault="0041138D" w:rsidP="0041138D">
      <w:pPr>
        <w:spacing w:before="40" w:after="110"/>
        <w:ind w:left="360"/>
        <w:rPr>
          <w:szCs w:val="20"/>
        </w:rPr>
      </w:pPr>
      <w:r>
        <w:rPr>
          <w:b/>
          <w:color w:val="1F3864"/>
          <w:szCs w:val="20"/>
        </w:rPr>
        <w:t xml:space="preserve">Problem. </w:t>
      </w:r>
      <w:r>
        <w:rPr>
          <w:szCs w:val="20"/>
        </w:rPr>
        <w:t>A source system can provide data only through file-based exchange mechanisms. Traditional polling approaches can introduce unnecessary latency, operational overhead and tighter coupling between systems.</w:t>
      </w:r>
    </w:p>
    <w:p w14:paraId="7BA5769C" w14:textId="77777777" w:rsidR="0041138D" w:rsidRPr="0041138D" w:rsidRDefault="0041138D" w:rsidP="0041138D">
      <w:pPr>
        <w:spacing w:before="40" w:after="110"/>
        <w:ind w:left="360"/>
        <w:rPr>
          <w:szCs w:val="20"/>
        </w:rPr>
      </w:pPr>
      <w:r>
        <w:rPr>
          <w:b/>
          <w:color w:val="1F3864"/>
          <w:szCs w:val="20"/>
        </w:rPr>
        <w:t xml:space="preserve">Solution. </w:t>
      </w:r>
      <w:r>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15C42FE4" w14:textId="77777777" w:rsidR="0041138D" w:rsidRPr="0041138D" w:rsidRDefault="0041138D" w:rsidP="0041138D">
      <w:pPr>
        <w:spacing w:before="40" w:after="110"/>
        <w:ind w:left="360"/>
        <w:rPr>
          <w:szCs w:val="20"/>
        </w:rPr>
      </w:pPr>
      <w:r>
        <w:rPr>
          <w:b/>
          <w:color w:val="1F3864"/>
          <w:szCs w:val="20"/>
        </w:rPr>
        <w:lastRenderedPageBreak/>
        <w:t xml:space="preserve">Use it when. </w:t>
      </w:r>
      <w:r>
        <w:rPr>
          <w:szCs w:val="20"/>
        </w:rPr>
        <w:t>A source can only deliver operational data as files (partner SFTP, legacy extract, scheduled drop) and the contents are records to process.</w:t>
      </w:r>
    </w:p>
    <w:p w14:paraId="226E02FD" w14:textId="77777777" w:rsidR="0041138D" w:rsidRPr="0041138D" w:rsidRDefault="0041138D" w:rsidP="0041138D">
      <w:pPr>
        <w:spacing w:before="40" w:after="110"/>
        <w:ind w:left="360"/>
        <w:rPr>
          <w:szCs w:val="20"/>
        </w:rPr>
      </w:pPr>
      <w:r>
        <w:rPr>
          <w:b/>
          <w:color w:val="1F3864"/>
          <w:szCs w:val="20"/>
        </w:rPr>
        <w:t xml:space="preserve">Avoid it when. </w:t>
      </w:r>
      <w:r>
        <w:rPr>
          <w:szCs w:val="20"/>
        </w:rPr>
        <w:t>Direct API or event-based integration is available, or the primary objective is analytical or bulk data ingestion better suited to the data platform.</w:t>
      </w:r>
    </w:p>
    <w:p w14:paraId="7175707C" w14:textId="77777777" w:rsidR="0041138D" w:rsidRPr="0041138D" w:rsidRDefault="0041138D" w:rsidP="0041138D">
      <w:pPr>
        <w:spacing w:before="40" w:after="110"/>
        <w:ind w:left="360"/>
        <w:rPr>
          <w:szCs w:val="20"/>
        </w:rPr>
      </w:pPr>
      <w:r>
        <w:rPr>
          <w:b/>
          <w:color w:val="1F3864"/>
          <w:szCs w:val="20"/>
        </w:rPr>
        <w:t>Risks and considerations.</w:t>
      </w:r>
      <w:r>
        <w:rPr>
          <w:rFonts w:eastAsia="Times New Roman" w:cs="Segoe UI"/>
          <w:szCs w:val="20"/>
          <w:lang w:eastAsia="en-GB"/>
        </w:rPr>
        <w:t xml:space="preserve"> </w:t>
      </w:r>
      <w:r>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41693750" w14:textId="77777777" w:rsidR="0041138D" w:rsidRPr="0041138D" w:rsidRDefault="0041138D" w:rsidP="0041138D">
      <w:pPr>
        <w:spacing w:before="40" w:after="110"/>
        <w:ind w:left="360"/>
        <w:rPr>
          <w:szCs w:val="20"/>
        </w:rPr>
      </w:pPr>
      <w:r>
        <w:rPr>
          <w:b/>
          <w:color w:val="1F3864"/>
          <w:szCs w:val="20"/>
        </w:rPr>
        <w:t>Security boundary. T</w:t>
      </w:r>
      <w:r>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7C7BD20C" w14:textId="77777777" w:rsidR="0041138D" w:rsidRPr="0041138D" w:rsidRDefault="0041138D" w:rsidP="0041138D">
      <w:pPr>
        <w:spacing w:before="40" w:after="110"/>
        <w:ind w:left="360"/>
        <w:rPr>
          <w:szCs w:val="20"/>
        </w:rPr>
      </w:pPr>
      <w:r>
        <w:rPr>
          <w:b/>
          <w:color w:val="1F3864"/>
          <w:szCs w:val="20"/>
        </w:rPr>
        <w:t xml:space="preserve">Common pitfall. </w:t>
      </w:r>
      <w:r>
        <w:rPr>
          <w:szCs w:val="20"/>
        </w:rPr>
        <w:t>Treating file structures as long-term system contracts or processing large files without validation, decomposition and error-handling controls.</w:t>
      </w:r>
    </w:p>
    <w:p w14:paraId="35361C55" w14:textId="77777777" w:rsidR="0041138D" w:rsidRDefault="0041138D" w:rsidP="0041138D">
      <w:pPr>
        <w:spacing w:before="40" w:after="110"/>
        <w:ind w:left="360"/>
        <w:rPr>
          <w:szCs w:val="20"/>
        </w:rPr>
      </w:pPr>
      <w:r>
        <w:rPr>
          <w:b/>
          <w:color w:val="1F3864"/>
          <w:szCs w:val="20"/>
        </w:rPr>
        <w:t xml:space="preserve">In practice. </w:t>
      </w:r>
      <w:r>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77E9BA06" w14:textId="77777777" w:rsidR="00363CBA" w:rsidRPr="0041138D" w:rsidRDefault="00363CBA" w:rsidP="0041138D">
      <w:pPr>
        <w:spacing w:before="40" w:after="110"/>
        <w:ind w:left="360"/>
        <w:rPr>
          <w:szCs w:val="20"/>
        </w:rPr>
      </w:pPr>
    </w:p>
    <w:p w14:paraId="5C926D84" w14:textId="77777777" w:rsidR="0041138D" w:rsidRPr="00FE4F0E" w:rsidRDefault="0041138D" w:rsidP="0041138D">
      <w:pPr>
        <w:pStyle w:val="Heading3"/>
        <w:rPr>
          <w:rFonts w:cs="Times New Roman"/>
          <w:bCs/>
          <w:color w:val="132040" w:themeColor="accent1" w:themeShade="BF"/>
          <w:sz w:val="24"/>
          <w:szCs w:val="26"/>
        </w:rPr>
      </w:pPr>
      <w:bookmarkStart w:id="215" w:name="_Toc239852321"/>
      <w:bookmarkStart w:id="216" w:name="_Toc239980627"/>
      <w:r>
        <w:rPr>
          <w:rFonts w:cs="Times New Roman"/>
          <w:bCs/>
          <w:color w:val="132040" w:themeColor="accent1" w:themeShade="BF"/>
          <w:sz w:val="24"/>
          <w:szCs w:val="26"/>
        </w:rPr>
        <w:t>File generation and delivery (SFINT20)</w:t>
      </w:r>
      <w:bookmarkEnd w:id="215"/>
      <w:bookmarkEnd w:id="216"/>
    </w:p>
    <w:p w14:paraId="78804C2C" w14:textId="77777777" w:rsidR="0041138D" w:rsidRDefault="0041138D" w:rsidP="0041138D">
      <w:pPr>
        <w:spacing w:before="10" w:after="90"/>
        <w:rPr>
          <w:i/>
          <w:color w:val="5A6470"/>
          <w:szCs w:val="20"/>
        </w:rPr>
      </w:pPr>
      <w:r>
        <w:rPr>
          <w:i/>
          <w:color w:val="5A6470"/>
          <w:szCs w:val="20"/>
        </w:rPr>
        <w:t>The platform produces a file from records or events and delivers it to a partner or system that can only consume files.</w:t>
      </w:r>
    </w:p>
    <w:p w14:paraId="6CF73169" w14:textId="77777777" w:rsidR="00180A2F" w:rsidRDefault="00180A2F" w:rsidP="00180A2F">
      <w:pPr>
        <w:spacing w:before="90" w:after="130"/>
        <w:rPr>
          <w:szCs w:val="20"/>
        </w:rPr>
      </w:pPr>
    </w:p>
    <w:p w14:paraId="622F8C0B" w14:textId="77777777"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551C686C" w14:textId="77777777" w:rsidR="00DE0875" w:rsidRPr="0041138D" w:rsidRDefault="00DE0875" w:rsidP="0041138D">
      <w:pPr>
        <w:spacing w:before="90" w:after="130"/>
        <w:jc w:val="center"/>
        <w:rPr>
          <w:szCs w:val="20"/>
        </w:rPr>
      </w:pPr>
    </w:p>
    <w:p w14:paraId="3DDEDCB0" w14:textId="77777777" w:rsidR="0041138D" w:rsidRPr="0041138D" w:rsidRDefault="0041138D" w:rsidP="0041138D">
      <w:pPr>
        <w:spacing w:before="40" w:after="110"/>
        <w:ind w:left="360"/>
        <w:rPr>
          <w:szCs w:val="20"/>
        </w:rPr>
      </w:pPr>
      <w:r>
        <w:rPr>
          <w:b/>
          <w:color w:val="1F3864"/>
          <w:szCs w:val="20"/>
        </w:rPr>
        <w:t xml:space="preserve">Problem. </w:t>
      </w:r>
      <w:r>
        <w:rPr>
          <w:szCs w:val="20"/>
        </w:rPr>
        <w:t>A downstream party, a partner, a legacy system, a regulator, needs data as a file, on a schedule or on an event.</w:t>
      </w:r>
    </w:p>
    <w:p w14:paraId="29C52388" w14:textId="77777777" w:rsidR="0041138D" w:rsidRPr="0041138D" w:rsidRDefault="0041138D" w:rsidP="0041138D">
      <w:pPr>
        <w:spacing w:before="40" w:after="110"/>
        <w:ind w:left="360"/>
        <w:rPr>
          <w:szCs w:val="20"/>
        </w:rPr>
      </w:pPr>
      <w:r>
        <w:rPr>
          <w:b/>
          <w:color w:val="1F3864"/>
          <w:szCs w:val="20"/>
        </w:rPr>
        <w:t xml:space="preserve">Solution. </w:t>
      </w:r>
      <w:r>
        <w:rPr>
          <w:szCs w:val="20"/>
        </w:rPr>
        <w:t>A Logic App collects the data (from events, a query, or accumulated messages), a Function renders it into the required file format (if required), and the file is written to Blob and delivered, pushed to the partner's SFTP or staged for collection, with a completion event. Delivery status is tracked and retried. Depending on destination system, additional components like Data Gateway, ASE, Express Route, Hybrid Worker may be needed.</w:t>
      </w:r>
    </w:p>
    <w:p w14:paraId="0AF0D8D9" w14:textId="77777777" w:rsidR="0041138D" w:rsidRPr="0041138D" w:rsidRDefault="0041138D" w:rsidP="0041138D">
      <w:pPr>
        <w:spacing w:before="40" w:after="110"/>
        <w:ind w:left="360"/>
        <w:rPr>
          <w:szCs w:val="20"/>
        </w:rPr>
      </w:pPr>
      <w:r>
        <w:rPr>
          <w:b/>
          <w:color w:val="1F3864"/>
          <w:szCs w:val="20"/>
        </w:rPr>
        <w:t xml:space="preserve">Use it when. </w:t>
      </w:r>
      <w:r>
        <w:rPr>
          <w:szCs w:val="20"/>
        </w:rPr>
        <w:t>A consumer can only ingest files, or a scheduled or regulatory extract is required.</w:t>
      </w:r>
    </w:p>
    <w:p w14:paraId="54BBB866"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 consumer could call an API or subscribe to events, offer that instead.</w:t>
      </w:r>
    </w:p>
    <w:p w14:paraId="409E0A67"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File delivery should include confirmation, retry and monitoring mechanisms. File retention, encryption, naming standards and delivery reconciliation should be considered as part of the solution design. Partner SFTP credentials are held in Key Vault, and sign or encrypt sensitive files (where required). Write-then-rename so a partner never collects a half-written file and manage retention so generated files do not accumulate cost.</w:t>
      </w:r>
    </w:p>
    <w:p w14:paraId="0A01FA19"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 xml:space="preserve">The Logic App, Function and Blob/SFTP staging sit in spokes; delivery to the consumer is the external boundary in case of SFTP Partner and in all other cases it will be internal systems. Within Azure: managed identity to Blob (no keys), partner SFTP credentials held in Key Vault and referenced, TLS. Outside Azure: SFTP-over-SSH with key auth to an allow-listed partner </w:t>
      </w:r>
      <w:r>
        <w:rPr>
          <w:szCs w:val="20"/>
        </w:rPr>
        <w:lastRenderedPageBreak/>
        <w:t>host, sensitive files signed or encrypted, and egress over the controlled path rather than default routing.</w:t>
      </w:r>
    </w:p>
    <w:p w14:paraId="08E43B0C" w14:textId="77777777" w:rsidR="0041138D" w:rsidRPr="0041138D" w:rsidRDefault="0041138D" w:rsidP="0041138D">
      <w:pPr>
        <w:spacing w:before="40" w:after="110"/>
        <w:ind w:left="360"/>
        <w:rPr>
          <w:szCs w:val="20"/>
        </w:rPr>
      </w:pPr>
      <w:r>
        <w:rPr>
          <w:b/>
          <w:color w:val="1F3864"/>
          <w:szCs w:val="20"/>
        </w:rPr>
        <w:t xml:space="preserve">Common pitfall. </w:t>
      </w:r>
      <w:r>
        <w:rPr>
          <w:szCs w:val="20"/>
        </w:rPr>
        <w:t>Hand-rolled scheduled scripts running outside the platform with credentials in config with no delivery confirmation or retry.</w:t>
      </w:r>
    </w:p>
    <w:p w14:paraId="36B9E40C" w14:textId="77777777" w:rsidR="0041138D" w:rsidRDefault="0041138D" w:rsidP="0041138D">
      <w:pPr>
        <w:spacing w:before="40" w:after="110"/>
        <w:ind w:left="360"/>
        <w:rPr>
          <w:szCs w:val="20"/>
        </w:rPr>
      </w:pPr>
      <w:r>
        <w:rPr>
          <w:b/>
          <w:color w:val="1F3864"/>
          <w:szCs w:val="20"/>
        </w:rPr>
        <w:t xml:space="preserve">In practice. </w:t>
      </w:r>
      <w:r>
        <w:rPr>
          <w:szCs w:val="20"/>
        </w:rPr>
        <w:t xml:space="preserve">A nightly settlement extract is generated and pushed to the partner's SFTP, with a completion event notifying the finance team. </w:t>
      </w:r>
    </w:p>
    <w:p w14:paraId="146E6C0A" w14:textId="77777777" w:rsidR="00363CBA" w:rsidRDefault="00363CBA" w:rsidP="0041138D">
      <w:pPr>
        <w:spacing w:before="40" w:after="110"/>
        <w:ind w:left="360"/>
        <w:rPr>
          <w:szCs w:val="20"/>
        </w:rPr>
      </w:pPr>
    </w:p>
    <w:p w14:paraId="6B3380A4" w14:textId="77777777" w:rsidR="00DE0875" w:rsidRDefault="00DE0875" w:rsidP="0041138D">
      <w:pPr>
        <w:spacing w:before="40" w:after="110"/>
        <w:ind w:left="360"/>
        <w:rPr>
          <w:szCs w:val="20"/>
        </w:rPr>
      </w:pPr>
    </w:p>
    <w:p w14:paraId="31DAF895" w14:textId="77777777" w:rsidR="00DE0875" w:rsidRDefault="00DE0875" w:rsidP="0041138D">
      <w:pPr>
        <w:spacing w:before="40" w:after="110"/>
        <w:ind w:left="360"/>
        <w:rPr>
          <w:szCs w:val="20"/>
        </w:rPr>
      </w:pPr>
    </w:p>
    <w:p w14:paraId="387F4046" w14:textId="77777777" w:rsidR="00DE0875" w:rsidRDefault="00DE0875" w:rsidP="0041138D">
      <w:pPr>
        <w:spacing w:before="40" w:after="110"/>
        <w:ind w:left="360"/>
        <w:rPr>
          <w:szCs w:val="20"/>
        </w:rPr>
      </w:pPr>
    </w:p>
    <w:p w14:paraId="04D19699" w14:textId="77777777" w:rsidR="0041138D" w:rsidRDefault="0041138D" w:rsidP="0041138D">
      <w:pPr>
        <w:pStyle w:val="Heading2"/>
        <w:rPr>
          <w:bCs w:val="0"/>
        </w:rPr>
      </w:pPr>
      <w:bookmarkStart w:id="217" w:name="_Toc239852322"/>
      <w:bookmarkStart w:id="218" w:name="_Toc239980628"/>
      <w:bookmarkStart w:id="219" w:name="_Toc240018802"/>
      <w:r>
        <w:rPr>
          <w:bCs w:val="0"/>
        </w:rPr>
        <w:t>Transformation and Routing Patterns</w:t>
      </w:r>
      <w:bookmarkEnd w:id="217"/>
      <w:bookmarkEnd w:id="218"/>
      <w:bookmarkEnd w:id="219"/>
    </w:p>
    <w:p w14:paraId="778B24E6" w14:textId="77777777" w:rsidR="00363CBA" w:rsidRPr="00363CBA" w:rsidRDefault="00363CBA" w:rsidP="00363CBA"/>
    <w:p w14:paraId="30138A09" w14:textId="77777777" w:rsidR="0041138D" w:rsidRPr="00FE4F0E" w:rsidRDefault="0041138D" w:rsidP="0041138D">
      <w:pPr>
        <w:pStyle w:val="Heading3"/>
        <w:rPr>
          <w:rFonts w:cs="Times New Roman"/>
          <w:bCs/>
          <w:color w:val="132040" w:themeColor="accent1" w:themeShade="BF"/>
          <w:sz w:val="24"/>
          <w:szCs w:val="26"/>
        </w:rPr>
      </w:pPr>
      <w:bookmarkStart w:id="220" w:name="_Toc239852323"/>
      <w:bookmarkStart w:id="221" w:name="_Toc239980629"/>
      <w:r>
        <w:rPr>
          <w:rFonts w:cs="Times New Roman"/>
          <w:bCs/>
          <w:color w:val="132040" w:themeColor="accent1" w:themeShade="BF"/>
          <w:sz w:val="24"/>
          <w:szCs w:val="26"/>
        </w:rPr>
        <w:t>Canonical data model and message translator (SFINT21)</w:t>
      </w:r>
      <w:bookmarkEnd w:id="220"/>
      <w:bookmarkEnd w:id="221"/>
    </w:p>
    <w:p w14:paraId="78A3461F" w14:textId="77777777" w:rsidR="0041138D" w:rsidRPr="0041138D" w:rsidRDefault="0041138D" w:rsidP="0041138D">
      <w:pPr>
        <w:spacing w:before="10" w:after="90"/>
        <w:rPr>
          <w:szCs w:val="20"/>
        </w:rPr>
      </w:pPr>
      <w:r>
        <w:rPr>
          <w:i/>
          <w:color w:val="5A6470"/>
          <w:szCs w:val="20"/>
        </w:rPr>
        <w:t>Map every external format to one internal canonical model, so internal systems never bind to a partner's format.</w:t>
      </w:r>
    </w:p>
    <w:p w14:paraId="2AC5FEB6" w14:textId="77777777" w:rsidR="0041138D" w:rsidRPr="0041138D" w:rsidRDefault="0041138D" w:rsidP="0041138D">
      <w:pPr>
        <w:spacing w:before="90" w:after="130"/>
        <w:jc w:val="center"/>
        <w:rPr>
          <w:szCs w:val="20"/>
        </w:rPr>
      </w:pPr>
      <w:r>
        <w:rPr>
          <w:noProof/>
          <w:szCs w:val="20"/>
        </w:rPr>
        <w:drawing>
          <wp:inline distT="0" distB="0" distL="0" distR="0" wp14:anchorId="0C779341" wp14:editId="6258C954">
            <wp:extent cx="5537200" cy="2208011"/>
            <wp:effectExtent l="0" t="0" r="6350" b="1905"/>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39457" cy="2208911"/>
                    </a:xfrm>
                    <a:prstGeom prst="rect">
                      <a:avLst/>
                    </a:prstGeom>
                    <a:noFill/>
                  </pic:spPr>
                </pic:pic>
              </a:graphicData>
            </a:graphic>
          </wp:inline>
        </w:drawing>
      </w:r>
    </w:p>
    <w:p w14:paraId="08C951E1" w14:textId="77777777" w:rsidR="0041138D" w:rsidRPr="0041138D" w:rsidRDefault="0041138D" w:rsidP="0041138D">
      <w:pPr>
        <w:spacing w:before="40" w:after="110"/>
        <w:ind w:left="360"/>
        <w:rPr>
          <w:szCs w:val="20"/>
        </w:rPr>
      </w:pPr>
      <w:r>
        <w:rPr>
          <w:b/>
          <w:color w:val="1F3864"/>
          <w:szCs w:val="20"/>
        </w:rPr>
        <w:t xml:space="preserve">Problem. </w:t>
      </w:r>
      <w:r>
        <w:rPr>
          <w:szCs w:val="20"/>
        </w:rPr>
        <w:t>Multiple external and internal systems exchange information using different schemas, message formats and data models. Direct system-to-system mappings increase complexity, coupling and change impact across the integration landscape</w:t>
      </w:r>
    </w:p>
    <w:p w14:paraId="2E56DC56" w14:textId="77777777" w:rsidR="0041138D" w:rsidRPr="0041138D" w:rsidRDefault="0041138D" w:rsidP="0041138D">
      <w:pPr>
        <w:spacing w:before="40" w:after="110"/>
        <w:ind w:left="360"/>
        <w:rPr>
          <w:szCs w:val="20"/>
        </w:rPr>
      </w:pPr>
      <w:r>
        <w:rPr>
          <w:b/>
          <w:color w:val="1F3864"/>
          <w:szCs w:val="20"/>
        </w:rPr>
        <w:t xml:space="preserve">Solution. </w:t>
      </w:r>
      <w:r>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554FA08A" w14:textId="77777777" w:rsidR="0041138D" w:rsidRPr="0041138D" w:rsidRDefault="0041138D" w:rsidP="0041138D">
      <w:pPr>
        <w:spacing w:before="40" w:after="110"/>
        <w:ind w:left="360"/>
        <w:rPr>
          <w:szCs w:val="20"/>
        </w:rPr>
      </w:pPr>
      <w:r>
        <w:rPr>
          <w:b/>
          <w:color w:val="1F3864"/>
          <w:szCs w:val="20"/>
        </w:rPr>
        <w:t xml:space="preserve">Use it when. </w:t>
      </w:r>
      <w:r>
        <w:rPr>
          <w:szCs w:val="20"/>
        </w:rPr>
        <w:t>Integration is needed with several external parties or standards for the same business concept</w:t>
      </w:r>
    </w:p>
    <w:p w14:paraId="6ACEAB0B"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There really is a single, stable format on both sides, a straight protocol mediation (SFINT3) is enough.</w:t>
      </w:r>
    </w:p>
    <w:p w14:paraId="1584A7D4"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1D2739F9"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04E7C3A7" w14:textId="77777777" w:rsidR="0041138D" w:rsidRPr="0041138D" w:rsidRDefault="0041138D" w:rsidP="0041138D">
      <w:pPr>
        <w:spacing w:before="40" w:after="110"/>
        <w:ind w:left="360"/>
        <w:rPr>
          <w:szCs w:val="20"/>
        </w:rPr>
      </w:pPr>
      <w:r>
        <w:rPr>
          <w:b/>
          <w:color w:val="1F3864"/>
          <w:szCs w:val="20"/>
        </w:rPr>
        <w:t xml:space="preserve">Common pitfall. </w:t>
      </w:r>
      <w:r>
        <w:rPr>
          <w:szCs w:val="20"/>
        </w:rPr>
        <w:t>Point-to-point mapping between every internal system and every partner format</w:t>
      </w:r>
    </w:p>
    <w:p w14:paraId="4A498801" w14:textId="77777777" w:rsidR="0041138D" w:rsidRDefault="0041138D" w:rsidP="0041138D">
      <w:pPr>
        <w:spacing w:before="40" w:after="110"/>
        <w:ind w:left="360"/>
        <w:rPr>
          <w:szCs w:val="20"/>
        </w:rPr>
      </w:pPr>
      <w:r>
        <w:rPr>
          <w:b/>
          <w:color w:val="1F3864"/>
          <w:szCs w:val="20"/>
        </w:rPr>
        <w:lastRenderedPageBreak/>
        <w:t xml:space="preserve">In practice. </w:t>
      </w:r>
      <w:r>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01F359E5" w14:textId="77777777" w:rsidR="00363CBA" w:rsidRDefault="00363CBA" w:rsidP="0041138D">
      <w:pPr>
        <w:spacing w:before="40" w:after="110"/>
        <w:ind w:left="360"/>
        <w:rPr>
          <w:szCs w:val="20"/>
        </w:rPr>
      </w:pPr>
    </w:p>
    <w:p w14:paraId="6FCC5D43" w14:textId="77777777" w:rsidR="00DE0875" w:rsidRDefault="00DE0875" w:rsidP="0041138D">
      <w:pPr>
        <w:spacing w:before="40" w:after="110"/>
        <w:ind w:left="360"/>
        <w:rPr>
          <w:szCs w:val="20"/>
        </w:rPr>
      </w:pPr>
    </w:p>
    <w:p w14:paraId="0E22C097" w14:textId="77777777" w:rsidR="00DE0875" w:rsidRDefault="00DE0875" w:rsidP="0041138D">
      <w:pPr>
        <w:spacing w:before="40" w:after="110"/>
        <w:ind w:left="360"/>
        <w:rPr>
          <w:szCs w:val="20"/>
        </w:rPr>
      </w:pPr>
    </w:p>
    <w:p w14:paraId="664324F7" w14:textId="77777777" w:rsidR="00DE0875" w:rsidRPr="0041138D" w:rsidRDefault="00DE0875" w:rsidP="0041138D">
      <w:pPr>
        <w:spacing w:before="40" w:after="110"/>
        <w:ind w:left="360"/>
        <w:rPr>
          <w:szCs w:val="20"/>
        </w:rPr>
      </w:pPr>
    </w:p>
    <w:p w14:paraId="38EDF5D7" w14:textId="77777777" w:rsidR="0041138D" w:rsidRPr="00FE4F0E" w:rsidRDefault="0041138D" w:rsidP="0041138D">
      <w:pPr>
        <w:pStyle w:val="Heading3"/>
        <w:rPr>
          <w:rFonts w:cs="Times New Roman"/>
          <w:bCs/>
          <w:color w:val="132040" w:themeColor="accent1" w:themeShade="BF"/>
          <w:sz w:val="24"/>
          <w:szCs w:val="26"/>
        </w:rPr>
      </w:pPr>
      <w:bookmarkStart w:id="222" w:name="_Toc239852324"/>
      <w:bookmarkStart w:id="223" w:name="_Toc239980630"/>
      <w:r>
        <w:rPr>
          <w:rFonts w:cs="Times New Roman"/>
          <w:bCs/>
          <w:color w:val="132040" w:themeColor="accent1" w:themeShade="BF"/>
          <w:sz w:val="24"/>
          <w:szCs w:val="26"/>
        </w:rPr>
        <w:t>Content-based routing (SFINT22)</w:t>
      </w:r>
      <w:bookmarkEnd w:id="222"/>
      <w:bookmarkEnd w:id="223"/>
    </w:p>
    <w:p w14:paraId="1BFD1858" w14:textId="77777777" w:rsidR="0041138D" w:rsidRDefault="0041138D" w:rsidP="0041138D">
      <w:pPr>
        <w:spacing w:before="10" w:after="90"/>
        <w:rPr>
          <w:i/>
          <w:color w:val="5A6470"/>
          <w:szCs w:val="20"/>
        </w:rPr>
      </w:pPr>
      <w:r>
        <w:rPr>
          <w:i/>
          <w:color w:val="5A6470"/>
          <w:szCs w:val="20"/>
        </w:rPr>
        <w:t>Route a message or event to the right destination based on what is in it.</w:t>
      </w:r>
    </w:p>
    <w:p w14:paraId="579B9646" w14:textId="77777777" w:rsidR="00DE0875" w:rsidRPr="0041138D" w:rsidRDefault="00DE0875" w:rsidP="0041138D">
      <w:pPr>
        <w:spacing w:before="10" w:after="90"/>
        <w:rPr>
          <w:szCs w:val="20"/>
        </w:rPr>
      </w:pPr>
    </w:p>
    <w:p w14:paraId="06E0DF03" w14:textId="77777777" w:rsidR="0041138D" w:rsidRPr="0041138D" w:rsidRDefault="0041138D" w:rsidP="0041138D">
      <w:pPr>
        <w:spacing w:before="90" w:after="130"/>
        <w:jc w:val="center"/>
        <w:rPr>
          <w:szCs w:val="20"/>
        </w:rPr>
      </w:pPr>
      <w:r>
        <w:rPr>
          <w:noProof/>
          <w:szCs w:val="20"/>
        </w:rPr>
        <w:drawing>
          <wp:inline distT="0" distB="0" distL="0" distR="0" wp14:anchorId="03307582" wp14:editId="7518B578">
            <wp:extent cx="5334000" cy="2019452"/>
            <wp:effectExtent l="0" t="0" r="0" b="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7204" cy="2020665"/>
                    </a:xfrm>
                    <a:prstGeom prst="rect">
                      <a:avLst/>
                    </a:prstGeom>
                    <a:noFill/>
                  </pic:spPr>
                </pic:pic>
              </a:graphicData>
            </a:graphic>
          </wp:inline>
        </w:drawing>
      </w:r>
    </w:p>
    <w:p w14:paraId="7BD838EC" w14:textId="77777777" w:rsidR="0041138D" w:rsidRPr="0041138D" w:rsidRDefault="0041138D" w:rsidP="0041138D">
      <w:pPr>
        <w:spacing w:before="40" w:after="110"/>
        <w:ind w:left="360"/>
        <w:rPr>
          <w:szCs w:val="20"/>
        </w:rPr>
      </w:pPr>
      <w:r>
        <w:rPr>
          <w:b/>
          <w:color w:val="1F3864"/>
          <w:szCs w:val="20"/>
        </w:rPr>
        <w:t xml:space="preserve">Problem. </w:t>
      </w:r>
      <w:r>
        <w:rPr>
          <w:szCs w:val="20"/>
        </w:rPr>
        <w:t>Messages received through a shared channel require routing to different processing paths based on their content, attributes or business context</w:t>
      </w:r>
    </w:p>
    <w:p w14:paraId="310CB6D6" w14:textId="77777777" w:rsidR="0041138D" w:rsidRPr="0041138D" w:rsidRDefault="0041138D" w:rsidP="0041138D">
      <w:pPr>
        <w:spacing w:before="40" w:after="110"/>
        <w:ind w:left="360"/>
        <w:rPr>
          <w:szCs w:val="20"/>
        </w:rPr>
      </w:pPr>
      <w:r>
        <w:rPr>
          <w:b/>
          <w:color w:val="1F3864"/>
          <w:szCs w:val="20"/>
        </w:rPr>
        <w:t xml:space="preserve">Solution. </w:t>
      </w:r>
      <w:r>
        <w:rPr>
          <w:szCs w:val="20"/>
        </w:rPr>
        <w:t>Route on content using Service Bus subscription filters or Event Grid routing, or a Function for richer rules, so each message reaches the right handler without the producer knowing the routing map.</w:t>
      </w:r>
    </w:p>
    <w:p w14:paraId="4FCF0862" w14:textId="77777777" w:rsidR="0041138D" w:rsidRPr="0041138D" w:rsidRDefault="0041138D" w:rsidP="0041138D">
      <w:pPr>
        <w:spacing w:before="40" w:after="110"/>
        <w:ind w:left="360"/>
        <w:rPr>
          <w:szCs w:val="20"/>
        </w:rPr>
      </w:pPr>
      <w:r>
        <w:rPr>
          <w:b/>
          <w:color w:val="1F3864"/>
          <w:szCs w:val="20"/>
        </w:rPr>
        <w:t xml:space="preserve">Use it when. </w:t>
      </w:r>
      <w:r>
        <w:rPr>
          <w:szCs w:val="20"/>
        </w:rPr>
        <w:t>Items on a shared channel need to diverge to different handlers according to their content.</w:t>
      </w:r>
    </w:p>
    <w:p w14:paraId="54816CDE" w14:textId="77777777" w:rsidR="0041138D" w:rsidRPr="0041138D" w:rsidRDefault="0041138D" w:rsidP="0041138D">
      <w:pPr>
        <w:spacing w:before="40" w:after="110"/>
        <w:ind w:left="360"/>
        <w:rPr>
          <w:szCs w:val="20"/>
        </w:rPr>
      </w:pPr>
      <w:r>
        <w:rPr>
          <w:b/>
          <w:color w:val="1F3864"/>
          <w:szCs w:val="20"/>
        </w:rPr>
        <w:t xml:space="preserve">Avoid it when. </w:t>
      </w:r>
      <w:r>
        <w:rPr>
          <w:szCs w:val="20"/>
        </w:rPr>
        <w:t>There is only one destination, or the routing depends on external lookups better handled by a short orchestration.</w:t>
      </w:r>
    </w:p>
    <w:p w14:paraId="043A759E" w14:textId="77777777" w:rsidR="0041138D" w:rsidRPr="0041138D" w:rsidRDefault="0041138D" w:rsidP="0041138D">
      <w:pPr>
        <w:spacing w:before="40" w:after="110"/>
        <w:ind w:left="360"/>
        <w:rPr>
          <w:szCs w:val="20"/>
        </w:rPr>
      </w:pPr>
      <w:r>
        <w:rPr>
          <w:b/>
          <w:color w:val="1F3864"/>
          <w:szCs w:val="20"/>
        </w:rPr>
        <w:t xml:space="preserve">Risks and considerations. </w:t>
      </w:r>
      <w:r>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51BED044" w14:textId="77777777" w:rsidR="0041138D" w:rsidRPr="0041138D" w:rsidRDefault="0041138D" w:rsidP="0041138D">
      <w:pPr>
        <w:spacing w:before="40" w:after="110"/>
        <w:ind w:left="360"/>
        <w:rPr>
          <w:szCs w:val="20"/>
        </w:rPr>
      </w:pPr>
      <w:r>
        <w:rPr>
          <w:b/>
          <w:color w:val="1F3864"/>
          <w:szCs w:val="20"/>
        </w:rPr>
        <w:t xml:space="preserve">Security boundary. </w:t>
      </w:r>
      <w:r>
        <w:rPr>
          <w:szCs w:val="20"/>
        </w:rPr>
        <w:t>The Service Bus/Event Grid routing rules, or a routing Function, in spokes, internal. Within Azure: Private Endpoint, managed identity, TLS, with a default/dead-letter route captured. Outside Azure: none.</w:t>
      </w:r>
    </w:p>
    <w:p w14:paraId="20489E71" w14:textId="77777777" w:rsidR="0041138D" w:rsidRPr="0041138D" w:rsidRDefault="0041138D" w:rsidP="0041138D">
      <w:pPr>
        <w:spacing w:before="40" w:after="110"/>
        <w:ind w:left="360"/>
        <w:rPr>
          <w:szCs w:val="20"/>
        </w:rPr>
      </w:pPr>
      <w:r>
        <w:rPr>
          <w:b/>
          <w:color w:val="1F3864"/>
          <w:szCs w:val="20"/>
        </w:rPr>
        <w:t xml:space="preserve">Common pitfall. </w:t>
      </w:r>
      <w:r>
        <w:rPr>
          <w:szCs w:val="20"/>
        </w:rPr>
        <w:t>A monolithic if/else router hard-coded in one place; no default route for unmatched content.</w:t>
      </w:r>
    </w:p>
    <w:p w14:paraId="1CF31172" w14:textId="77777777" w:rsidR="0041138D" w:rsidRDefault="0041138D" w:rsidP="0041138D">
      <w:pPr>
        <w:spacing w:before="40" w:after="110"/>
        <w:ind w:left="360"/>
        <w:rPr>
          <w:szCs w:val="20"/>
        </w:rPr>
      </w:pPr>
      <w:r>
        <w:rPr>
          <w:b/>
          <w:color w:val="1F3864"/>
          <w:szCs w:val="20"/>
        </w:rPr>
        <w:t>In practice.</w:t>
      </w:r>
      <w:r>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33F10553" w14:textId="77777777" w:rsidR="00363CBA" w:rsidRDefault="00363CBA" w:rsidP="0041138D">
      <w:pPr>
        <w:spacing w:before="40" w:after="110"/>
        <w:ind w:left="360"/>
        <w:rPr>
          <w:szCs w:val="20"/>
        </w:rPr>
      </w:pPr>
    </w:p>
    <w:p w14:paraId="406622DC" w14:textId="77777777" w:rsidR="00DE0875" w:rsidRDefault="00DE0875" w:rsidP="0041138D">
      <w:pPr>
        <w:spacing w:before="40" w:after="110"/>
        <w:ind w:left="360"/>
        <w:rPr>
          <w:szCs w:val="20"/>
        </w:rPr>
      </w:pPr>
    </w:p>
    <w:p w14:paraId="2954265E" w14:textId="77777777" w:rsidR="00DE0875" w:rsidRDefault="00DE0875" w:rsidP="0041138D">
      <w:pPr>
        <w:spacing w:before="40" w:after="110"/>
        <w:ind w:left="360"/>
        <w:rPr>
          <w:szCs w:val="20"/>
        </w:rPr>
      </w:pPr>
    </w:p>
    <w:p w14:paraId="1C50B2D3" w14:textId="77777777" w:rsidR="00DE0875" w:rsidRDefault="00DE0875" w:rsidP="0041138D">
      <w:pPr>
        <w:spacing w:before="40" w:after="110"/>
        <w:ind w:left="360"/>
        <w:rPr>
          <w:szCs w:val="20"/>
        </w:rPr>
      </w:pPr>
    </w:p>
    <w:p w14:paraId="5EE917DA" w14:textId="77777777" w:rsidR="00DE0875" w:rsidRDefault="00DE0875" w:rsidP="0041138D">
      <w:pPr>
        <w:spacing w:before="40" w:after="110"/>
        <w:ind w:left="360"/>
        <w:rPr>
          <w:szCs w:val="20"/>
        </w:rPr>
      </w:pPr>
    </w:p>
    <w:p w14:paraId="2F44DFD0" w14:textId="77777777" w:rsidR="00DE0875" w:rsidRDefault="00DE0875" w:rsidP="0041138D">
      <w:pPr>
        <w:spacing w:before="40" w:after="110"/>
        <w:ind w:left="360"/>
        <w:rPr>
          <w:szCs w:val="20"/>
        </w:rPr>
      </w:pPr>
    </w:p>
    <w:p w14:paraId="004AEB55" w14:textId="77777777" w:rsidR="00DE0875" w:rsidRDefault="00DE0875" w:rsidP="0041138D">
      <w:pPr>
        <w:spacing w:before="40" w:after="110"/>
        <w:ind w:left="360"/>
        <w:rPr>
          <w:szCs w:val="20"/>
        </w:rPr>
      </w:pPr>
    </w:p>
    <w:p w14:paraId="5532DB44" w14:textId="77777777" w:rsidR="00DE0875" w:rsidRDefault="00DE0875" w:rsidP="0041138D">
      <w:pPr>
        <w:spacing w:before="40" w:after="110"/>
        <w:ind w:left="360"/>
        <w:rPr>
          <w:szCs w:val="20"/>
        </w:rPr>
      </w:pPr>
    </w:p>
    <w:p w14:paraId="1B12B32C" w14:textId="77777777" w:rsidR="00DE0875" w:rsidRPr="0041138D" w:rsidRDefault="00DE0875" w:rsidP="0041138D">
      <w:pPr>
        <w:spacing w:before="40" w:after="110"/>
        <w:ind w:left="360"/>
        <w:rPr>
          <w:szCs w:val="20"/>
        </w:rPr>
      </w:pPr>
    </w:p>
    <w:p w14:paraId="37705D53" w14:textId="77777777" w:rsidR="0041138D" w:rsidRDefault="0041138D" w:rsidP="0041138D">
      <w:pPr>
        <w:pStyle w:val="Heading2"/>
        <w:rPr>
          <w:bCs w:val="0"/>
        </w:rPr>
      </w:pPr>
      <w:bookmarkStart w:id="224" w:name="_Toc239852325"/>
      <w:bookmarkStart w:id="225" w:name="_Toc239980631"/>
      <w:bookmarkStart w:id="226" w:name="_Toc240018803"/>
      <w:r>
        <w:rPr>
          <w:bCs w:val="0"/>
        </w:rPr>
        <w:t>Anti Patterns</w:t>
      </w:r>
      <w:bookmarkEnd w:id="224"/>
      <w:bookmarkEnd w:id="225"/>
      <w:bookmarkEnd w:id="226"/>
    </w:p>
    <w:p w14:paraId="6CB917C9" w14:textId="77777777" w:rsidR="00363CBA" w:rsidRPr="00363CBA" w:rsidRDefault="00363CBA" w:rsidP="00363CBA"/>
    <w:p w14:paraId="13D263AC" w14:textId="77777777" w:rsidR="00363CBA" w:rsidRPr="0041138D" w:rsidRDefault="0041138D" w:rsidP="0041138D">
      <w:pPr>
        <w:spacing w:after="120"/>
        <w:rPr>
          <w:szCs w:val="20"/>
        </w:rPr>
      </w:pPr>
      <w:r>
        <w:rPr>
          <w:szCs w:val="20"/>
        </w:rPr>
        <w:t>The following are treated as anti-patterns. Where an anti-pattern cannot be avoided, it must be reviewed and approved through the exception process.</w:t>
      </w:r>
    </w:p>
    <w:p w14:paraId="09467576" w14:textId="77777777" w:rsidR="00363CBA" w:rsidRDefault="0041138D" w:rsidP="0041138D">
      <w:pPr>
        <w:spacing w:after="120"/>
        <w:rPr>
          <w:szCs w:val="20"/>
        </w:rPr>
      </w:pPr>
      <w:r>
        <w:rPr>
          <w:szCs w:val="20"/>
        </w:rPr>
        <w:t>Each pattern within the Integration Pattern Catalogue includes a "Common pitfall" heading, providing guidance on practices that may lead to increased coupling, operational complexity or deviation from the principles defined in this Systems Integration Framework</w:t>
      </w:r>
    </w:p>
    <w:p w14:paraId="6F14D747" w14:textId="77777777" w:rsidR="00E62C5D" w:rsidRDefault="00E62C5D" w:rsidP="0041138D">
      <w:pPr>
        <w:spacing w:after="120"/>
        <w:rPr>
          <w:szCs w:val="20"/>
        </w:rPr>
      </w:pPr>
    </w:p>
    <w:tbl>
      <w:tblPr>
        <w:tblStyle w:val="TableGridLight"/>
        <w:tblW w:w="9351" w:type="dxa"/>
        <w:tblLook w:val="04A0" w:firstRow="1" w:lastRow="0" w:firstColumn="1" w:lastColumn="0" w:noHBand="0" w:noVBand="1"/>
      </w:tblPr>
      <w:tblGrid>
        <w:gridCol w:w="4390"/>
        <w:gridCol w:w="4961"/>
      </w:tblGrid>
      <w:tr w:rsidR="005A1246" w:rsidRPr="009527A4" w14:paraId="41BEDB8B" w14:textId="77777777" w:rsidTr="005A1246">
        <w:tc>
          <w:tcPr>
            <w:tcW w:w="4390" w:type="dxa"/>
            <w:tcBorders>
              <w:top w:val="single" w:sz="12" w:space="0" w:color="000000" w:themeColor="text1"/>
            </w:tcBorders>
            <w:shd w:val="clear" w:color="auto" w:fill="C1CDEC" w:themeFill="accent1" w:themeFillTint="33"/>
          </w:tcPr>
          <w:p w14:paraId="0D93AD77"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Anti-pattern</w:t>
            </w:r>
          </w:p>
        </w:tc>
        <w:tc>
          <w:tcPr>
            <w:tcW w:w="4961" w:type="dxa"/>
            <w:tcBorders>
              <w:top w:val="single" w:sz="12" w:space="0" w:color="000000" w:themeColor="text1"/>
            </w:tcBorders>
            <w:shd w:val="clear" w:color="auto" w:fill="C1CDEC" w:themeFill="accent1" w:themeFillTint="33"/>
          </w:tcPr>
          <w:p w14:paraId="75726CA5"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Preferred approach</w:t>
            </w:r>
          </w:p>
        </w:tc>
      </w:tr>
      <w:tr w:rsidR="005A1246" w:rsidRPr="009527A4" w14:paraId="58E0BA57" w14:textId="77777777">
        <w:tc>
          <w:tcPr>
            <w:tcW w:w="4390" w:type="dxa"/>
            <w:vAlign w:val="center"/>
          </w:tcPr>
          <w:p w14:paraId="51F94906" w14:textId="77777777" w:rsidR="005A1246" w:rsidRPr="00F94A76" w:rsidRDefault="005A1246" w:rsidP="005A1246">
            <w:pPr>
              <w:rPr>
                <w:rFonts w:asciiTheme="minorHAnsi" w:hAnsiTheme="minorHAnsi" w:hint="eastAsia"/>
                <w:lang w:eastAsia="en-GB"/>
              </w:rPr>
            </w:pPr>
            <w:r>
              <w:rPr>
                <w:rFonts w:asciiTheme="minorHAnsi" w:hAnsiTheme="minorHAnsi"/>
                <w:szCs w:val="20"/>
              </w:rPr>
              <w:t>Direct point-to-point connection between two systems</w:t>
            </w:r>
          </w:p>
        </w:tc>
        <w:tc>
          <w:tcPr>
            <w:tcW w:w="4961" w:type="dxa"/>
            <w:vAlign w:val="center"/>
          </w:tcPr>
          <w:p w14:paraId="637349BD" w14:textId="77777777" w:rsidR="005A1246" w:rsidRPr="00F94A76" w:rsidRDefault="005A1246" w:rsidP="005A1246">
            <w:pPr>
              <w:rPr>
                <w:rFonts w:asciiTheme="minorHAnsi" w:hAnsiTheme="minorHAnsi" w:hint="eastAsia"/>
                <w:lang w:eastAsia="en-GB"/>
              </w:rPr>
            </w:pPr>
            <w:r>
              <w:rPr>
                <w:rFonts w:asciiTheme="minorHAnsi" w:hAnsiTheme="minorHAnsi"/>
                <w:szCs w:val="20"/>
              </w:rPr>
              <w:t>Mediate through the platform using an approved pattern</w:t>
            </w:r>
          </w:p>
        </w:tc>
      </w:tr>
      <w:tr w:rsidR="005A1246" w:rsidRPr="009527A4" w14:paraId="6EE9AB06" w14:textId="77777777">
        <w:tc>
          <w:tcPr>
            <w:tcW w:w="4390" w:type="dxa"/>
            <w:vAlign w:val="center"/>
          </w:tcPr>
          <w:p w14:paraId="40597DE9" w14:textId="77777777" w:rsidR="005A1246" w:rsidRPr="00F94A76" w:rsidRDefault="005A1246" w:rsidP="005A1246">
            <w:pPr>
              <w:rPr>
                <w:rFonts w:asciiTheme="minorHAnsi" w:hAnsiTheme="minorHAnsi" w:hint="eastAsia"/>
                <w:lang w:eastAsia="en-GB"/>
              </w:rPr>
            </w:pPr>
            <w:r>
              <w:rPr>
                <w:rFonts w:asciiTheme="minorHAnsi" w:hAnsiTheme="minorHAnsi"/>
                <w:szCs w:val="20"/>
              </w:rPr>
              <w:t>Public exposure justified by a firewall alone</w:t>
            </w:r>
          </w:p>
        </w:tc>
        <w:tc>
          <w:tcPr>
            <w:tcW w:w="4961" w:type="dxa"/>
            <w:vAlign w:val="center"/>
          </w:tcPr>
          <w:p w14:paraId="44403979" w14:textId="77777777" w:rsidR="005A1246" w:rsidRPr="00F94A76" w:rsidRDefault="005A1246" w:rsidP="005A1246">
            <w:pPr>
              <w:rPr>
                <w:rFonts w:asciiTheme="minorHAnsi" w:hAnsiTheme="minorHAnsi" w:hint="eastAsia"/>
                <w:lang w:eastAsia="en-GB"/>
              </w:rPr>
            </w:pPr>
            <w:r>
              <w:rPr>
                <w:rFonts w:asciiTheme="minorHAnsi" w:hAnsiTheme="minorHAnsi"/>
                <w:szCs w:val="20"/>
              </w:rPr>
              <w:t>Treat public exposure as an exception with approval and risk acceptance</w:t>
            </w:r>
          </w:p>
        </w:tc>
      </w:tr>
      <w:tr w:rsidR="005A1246" w:rsidRPr="009527A4" w14:paraId="5D0FCFD7" w14:textId="77777777">
        <w:tc>
          <w:tcPr>
            <w:tcW w:w="4390" w:type="dxa"/>
            <w:vAlign w:val="center"/>
          </w:tcPr>
          <w:p w14:paraId="1552FDBE" w14:textId="77777777" w:rsidR="005A1246" w:rsidRPr="00F94A76" w:rsidRDefault="005A1246" w:rsidP="005A1246">
            <w:pPr>
              <w:rPr>
                <w:rFonts w:asciiTheme="minorHAnsi" w:hAnsiTheme="minorHAnsi" w:hint="eastAsia"/>
                <w:lang w:eastAsia="en-GB"/>
              </w:rPr>
            </w:pPr>
            <w:r>
              <w:rPr>
                <w:rFonts w:asciiTheme="minorHAnsi" w:hAnsiTheme="minorHAnsi"/>
                <w:szCs w:val="20"/>
              </w:rPr>
              <w:t>Timer-polling a source to simulate real-time</w:t>
            </w:r>
          </w:p>
        </w:tc>
        <w:tc>
          <w:tcPr>
            <w:tcW w:w="4961" w:type="dxa"/>
            <w:vAlign w:val="center"/>
          </w:tcPr>
          <w:p w14:paraId="2BDD1F8B" w14:textId="77777777" w:rsidR="005A1246" w:rsidRPr="00F94A76" w:rsidRDefault="005A1246" w:rsidP="005A1246">
            <w:pPr>
              <w:rPr>
                <w:rFonts w:asciiTheme="minorHAnsi" w:hAnsiTheme="minorHAnsi" w:hint="eastAsia"/>
                <w:lang w:eastAsia="en-GB"/>
              </w:rPr>
            </w:pPr>
            <w:r>
              <w:rPr>
                <w:rFonts w:asciiTheme="minorHAnsi" w:hAnsiTheme="minorHAnsi"/>
                <w:szCs w:val="20"/>
              </w:rPr>
              <w:t>React to an event, or use a scheduled trigger only where no event exists</w:t>
            </w:r>
          </w:p>
        </w:tc>
      </w:tr>
      <w:tr w:rsidR="005A1246" w:rsidRPr="009527A4" w14:paraId="4BAA17A5" w14:textId="77777777">
        <w:tc>
          <w:tcPr>
            <w:tcW w:w="4390" w:type="dxa"/>
            <w:vAlign w:val="center"/>
          </w:tcPr>
          <w:p w14:paraId="42A55BB9" w14:textId="77777777" w:rsidR="005A1246" w:rsidRPr="00F94A76" w:rsidRDefault="005A1246" w:rsidP="005A1246">
            <w:pPr>
              <w:rPr>
                <w:rFonts w:asciiTheme="minorHAnsi" w:hAnsiTheme="minorHAnsi" w:hint="eastAsia"/>
                <w:lang w:eastAsia="en-GB"/>
              </w:rPr>
            </w:pPr>
            <w:r>
              <w:rPr>
                <w:rFonts w:asciiTheme="minorHAnsi" w:hAnsiTheme="minorHAnsi"/>
                <w:szCs w:val="20"/>
              </w:rPr>
              <w:t>Long-lived SAS tokens for access</w:t>
            </w:r>
          </w:p>
        </w:tc>
        <w:tc>
          <w:tcPr>
            <w:tcW w:w="4961" w:type="dxa"/>
            <w:vAlign w:val="center"/>
          </w:tcPr>
          <w:p w14:paraId="5CBCA245" w14:textId="77777777" w:rsidR="005A1246" w:rsidRPr="00F94A76" w:rsidRDefault="005A1246" w:rsidP="005A1246">
            <w:pPr>
              <w:rPr>
                <w:rFonts w:asciiTheme="minorHAnsi" w:hAnsiTheme="minorHAnsi" w:hint="eastAsia"/>
                <w:lang w:eastAsia="en-GB"/>
              </w:rPr>
            </w:pPr>
            <w:r>
              <w:rPr>
                <w:rFonts w:asciiTheme="minorHAnsi" w:hAnsiTheme="minorHAnsi"/>
                <w:szCs w:val="20"/>
              </w:rPr>
              <w:t>Managed identity and OAuth 2.0, with the risk register where unavoidable</w:t>
            </w:r>
          </w:p>
        </w:tc>
      </w:tr>
      <w:tr w:rsidR="005A1246" w:rsidRPr="009527A4" w14:paraId="36E9F49A" w14:textId="77777777">
        <w:tc>
          <w:tcPr>
            <w:tcW w:w="4390" w:type="dxa"/>
            <w:vAlign w:val="center"/>
          </w:tcPr>
          <w:p w14:paraId="5759E1F7" w14:textId="77777777" w:rsidR="005A1246" w:rsidRPr="0041138D" w:rsidRDefault="005A1246" w:rsidP="005A1246">
            <w:pPr>
              <w:rPr>
                <w:szCs w:val="20"/>
              </w:rPr>
            </w:pPr>
            <w:r>
              <w:rPr>
                <w:rFonts w:asciiTheme="minorHAnsi" w:hAnsiTheme="minorHAnsi"/>
                <w:szCs w:val="20"/>
              </w:rPr>
              <w:t>Large binary payloads on the message bus</w:t>
            </w:r>
          </w:p>
        </w:tc>
        <w:tc>
          <w:tcPr>
            <w:tcW w:w="4961" w:type="dxa"/>
            <w:vAlign w:val="center"/>
          </w:tcPr>
          <w:p w14:paraId="2E3EB672" w14:textId="77777777" w:rsidR="005A1246" w:rsidRPr="0041138D" w:rsidRDefault="005A1246" w:rsidP="005A1246">
            <w:pPr>
              <w:rPr>
                <w:szCs w:val="20"/>
              </w:rPr>
            </w:pPr>
            <w:r>
              <w:rPr>
                <w:rFonts w:asciiTheme="minorHAnsi" w:hAnsiTheme="minorHAnsi"/>
                <w:szCs w:val="20"/>
              </w:rPr>
              <w:t>Claim-check, with the payload in storage and a reference on the bus</w:t>
            </w:r>
          </w:p>
        </w:tc>
      </w:tr>
      <w:tr w:rsidR="005A1246" w:rsidRPr="009527A4" w14:paraId="7E9A3328" w14:textId="77777777">
        <w:tc>
          <w:tcPr>
            <w:tcW w:w="4390" w:type="dxa"/>
            <w:vAlign w:val="center"/>
          </w:tcPr>
          <w:p w14:paraId="485992D5" w14:textId="77777777" w:rsidR="005A1246" w:rsidRPr="0041138D" w:rsidRDefault="005A1246" w:rsidP="005A1246">
            <w:pPr>
              <w:rPr>
                <w:szCs w:val="20"/>
              </w:rPr>
            </w:pPr>
            <w:r>
              <w:rPr>
                <w:rFonts w:asciiTheme="minorHAnsi" w:hAnsiTheme="minorHAnsi"/>
                <w:szCs w:val="20"/>
              </w:rPr>
              <w:t>Business logic embedded in gateway policy</w:t>
            </w:r>
          </w:p>
        </w:tc>
        <w:tc>
          <w:tcPr>
            <w:tcW w:w="4961" w:type="dxa"/>
            <w:vAlign w:val="center"/>
          </w:tcPr>
          <w:p w14:paraId="2F62DBE2" w14:textId="77777777" w:rsidR="005A1246" w:rsidRPr="0041138D" w:rsidRDefault="005A1246" w:rsidP="005A1246">
            <w:pPr>
              <w:rPr>
                <w:szCs w:val="20"/>
              </w:rPr>
            </w:pPr>
            <w:r>
              <w:rPr>
                <w:rFonts w:asciiTheme="minorHAnsi" w:hAnsiTheme="minorHAnsi"/>
                <w:szCs w:val="20"/>
              </w:rPr>
              <w:t>Keep logic in Functions, and keep the gateway to mediation</w:t>
            </w:r>
          </w:p>
        </w:tc>
      </w:tr>
      <w:tr w:rsidR="005A1246" w:rsidRPr="009527A4" w14:paraId="3492F098" w14:textId="77777777">
        <w:tc>
          <w:tcPr>
            <w:tcW w:w="4390" w:type="dxa"/>
            <w:vAlign w:val="center"/>
          </w:tcPr>
          <w:p w14:paraId="7CA97F5C" w14:textId="77777777" w:rsidR="005A1246" w:rsidRPr="0041138D" w:rsidRDefault="005A1246" w:rsidP="005A1246">
            <w:pPr>
              <w:rPr>
                <w:szCs w:val="20"/>
              </w:rPr>
            </w:pPr>
            <w:r>
              <w:rPr>
                <w:rFonts w:asciiTheme="minorHAnsi" w:hAnsiTheme="minorHAnsi"/>
                <w:szCs w:val="20"/>
              </w:rPr>
              <w:t>Distributed transactions across services</w:t>
            </w:r>
          </w:p>
        </w:tc>
        <w:tc>
          <w:tcPr>
            <w:tcW w:w="4961" w:type="dxa"/>
            <w:vAlign w:val="center"/>
          </w:tcPr>
          <w:p w14:paraId="0D87FA1D" w14:textId="77777777" w:rsidR="005A1246" w:rsidRPr="0041138D" w:rsidRDefault="005A1246" w:rsidP="005A1246">
            <w:pPr>
              <w:rPr>
                <w:szCs w:val="20"/>
              </w:rPr>
            </w:pPr>
            <w:r>
              <w:rPr>
                <w:rFonts w:asciiTheme="minorHAnsi" w:hAnsiTheme="minorHAnsi"/>
                <w:szCs w:val="20"/>
              </w:rPr>
              <w:t>Orchestrated compensation owned by the process</w:t>
            </w:r>
          </w:p>
        </w:tc>
      </w:tr>
      <w:tr w:rsidR="005A1246" w:rsidRPr="009527A4" w14:paraId="6CE49BF1" w14:textId="77777777">
        <w:tc>
          <w:tcPr>
            <w:tcW w:w="4390" w:type="dxa"/>
            <w:vAlign w:val="center"/>
          </w:tcPr>
          <w:p w14:paraId="0424CAB1" w14:textId="77777777" w:rsidR="005A1246" w:rsidRPr="0041138D" w:rsidRDefault="005A1246" w:rsidP="005A1246">
            <w:pPr>
              <w:rPr>
                <w:szCs w:val="20"/>
              </w:rPr>
            </w:pPr>
            <w:r>
              <w:rPr>
                <w:rFonts w:asciiTheme="minorHAnsi" w:hAnsiTheme="minorHAnsi"/>
                <w:szCs w:val="20"/>
              </w:rPr>
              <w:t>Secrets in configuration or code</w:t>
            </w:r>
          </w:p>
        </w:tc>
        <w:tc>
          <w:tcPr>
            <w:tcW w:w="4961" w:type="dxa"/>
            <w:vAlign w:val="center"/>
          </w:tcPr>
          <w:p w14:paraId="1280A91E" w14:textId="77777777" w:rsidR="005A1246" w:rsidRPr="0041138D" w:rsidRDefault="005A1246" w:rsidP="005A1246">
            <w:pPr>
              <w:rPr>
                <w:szCs w:val="20"/>
              </w:rPr>
            </w:pPr>
            <w:r>
              <w:rPr>
                <w:rFonts w:asciiTheme="minorHAnsi" w:hAnsiTheme="minorHAnsi"/>
                <w:szCs w:val="20"/>
              </w:rPr>
              <w:t>Key Vault references and privileged access management</w:t>
            </w:r>
          </w:p>
        </w:tc>
      </w:tr>
    </w:tbl>
    <w:p w14:paraId="193F67A9" w14:textId="77777777" w:rsidR="00E62C5D" w:rsidRPr="0041138D" w:rsidRDefault="00E62C5D" w:rsidP="0041138D">
      <w:pPr>
        <w:spacing w:after="120"/>
        <w:rPr>
          <w:szCs w:val="20"/>
        </w:rPr>
      </w:pPr>
    </w:p>
    <w:p w14:paraId="307882A8" w14:textId="77777777" w:rsidR="0041138D" w:rsidRDefault="0041138D" w:rsidP="005D64EB">
      <w:pPr>
        <w:pStyle w:val="Heading1"/>
        <w:ind w:left="431" w:hanging="431"/>
      </w:pPr>
      <w:bookmarkStart w:id="227" w:name="_10._Data_Platform"/>
      <w:bookmarkStart w:id="228" w:name="_Data_Platform_Position"/>
      <w:bookmarkStart w:id="229" w:name="_Toc239421380"/>
      <w:bookmarkStart w:id="230" w:name="_Toc239852327"/>
      <w:bookmarkStart w:id="231" w:name="_Toc239980632"/>
      <w:bookmarkStart w:id="232" w:name="_Toc240018804"/>
      <w:bookmarkEnd w:id="227"/>
      <w:bookmarkEnd w:id="228"/>
      <w:r>
        <w:lastRenderedPageBreak/>
        <w:t>Data Platform Position</w:t>
      </w:r>
      <w:bookmarkEnd w:id="229"/>
      <w:bookmarkEnd w:id="230"/>
      <w:bookmarkEnd w:id="231"/>
      <w:bookmarkEnd w:id="232"/>
    </w:p>
    <w:p w14:paraId="1A392CB8" w14:textId="77777777" w:rsidR="00363CBA" w:rsidRPr="00363CBA" w:rsidRDefault="00363CBA" w:rsidP="00363CBA"/>
    <w:p w14:paraId="1E753F79" w14:textId="77777777" w:rsidR="0041138D" w:rsidRDefault="0041138D" w:rsidP="0041138D">
      <w:pPr>
        <w:pStyle w:val="Heading2"/>
        <w:rPr>
          <w:bCs w:val="0"/>
        </w:rPr>
      </w:pPr>
      <w:bookmarkStart w:id="233" w:name="_Toc239421381"/>
      <w:bookmarkStart w:id="234" w:name="_Toc239852328"/>
      <w:bookmarkStart w:id="235" w:name="_Toc239980633"/>
      <w:bookmarkStart w:id="236" w:name="_Toc240018805"/>
      <w:r>
        <w:rPr>
          <w:bCs w:val="0"/>
        </w:rPr>
        <w:t>Core Position</w:t>
      </w:r>
      <w:bookmarkEnd w:id="233"/>
      <w:bookmarkEnd w:id="234"/>
      <w:bookmarkEnd w:id="235"/>
      <w:bookmarkEnd w:id="236"/>
    </w:p>
    <w:p w14:paraId="1310DA61" w14:textId="77777777" w:rsidR="00363CBA" w:rsidRPr="00363CBA" w:rsidRDefault="00363CBA" w:rsidP="00363CBA"/>
    <w:p w14:paraId="0896716A" w14:textId="77777777" w:rsidR="00EF455A" w:rsidRPr="00EF455A" w:rsidRDefault="0041138D" w:rsidP="00EF455A">
      <w:pPr>
        <w:spacing w:after="120"/>
        <w:rPr>
          <w:ins w:id="237" w:author="Nikhil Rokade - Chaucer" w:date="2026-09-11T17:04:00Z"/>
          <w:szCs w:val="20"/>
        </w:rPr>
      </w:pPr>
      <w:r>
        <w:rPr>
          <w:szCs w:val="20"/>
        </w:rPr>
        <w:t xml:space="preserve">The data platform is owned by the data team and is not a general integration endpoint. </w:t>
      </w:r>
    </w:p>
    <w:p w14:paraId="0E89AF80" w14:textId="77777777" w:rsidR="00EF455A" w:rsidRPr="00EF455A" w:rsidRDefault="00EF455A" w:rsidP="00EF455A">
      <w:pPr>
        <w:spacing w:after="120"/>
        <w:rPr>
          <w:ins w:id="238" w:author="Nikhil Rokade - Chaucer" w:date="2026-09-11T17:04:00Z"/>
          <w:szCs w:val="20"/>
        </w:rPr>
      </w:pPr>
      <w:ins w:id="239" w:author="Nikhil Rokade - Chaucer" w:date="2026-09-11T17:04:00Z">
        <w:r>
          <w:rPr>
            <w:szCs w:val="20"/>
          </w:rPr>
          <w:t>The Systems Integration Framework interacts with the data platform through two governed hand-offs only: the ingestion of data into the platform and the consumption of curated data products from it.</w:t>
        </w:r>
      </w:ins>
    </w:p>
    <w:p w14:paraId="531E799F" w14:textId="77777777" w:rsidR="00363CBA" w:rsidRDefault="0041138D" w:rsidP="0041138D">
      <w:pPr>
        <w:spacing w:after="120"/>
        <w:rPr>
          <w:szCs w:val="20"/>
        </w:rPr>
      </w:pPr>
      <w:del w:id="240" w:author="Nikhil Rokade - Chaucer" w:date="2026-09-11T17:04:00Z" w16du:dateUtc="2026-09-11T16:04:00Z">
        <w:r>
          <w:rPr>
            <w:szCs w:val="20"/>
          </w:rPr>
          <w:delText xml:space="preserve">The Systems Integration Framework interacts with data platform at two governed hand-offs only, a push into the Data platform and a curated data to be consumed from it. </w:delText>
        </w:r>
      </w:del>
      <w:r>
        <w:rPr>
          <w:szCs w:val="20"/>
        </w:rPr>
        <w:t>Bulk movement and transformation remain inside the data platform. This boundary keeps operational integration and analytical data cleanly separated and governed.</w:t>
      </w:r>
    </w:p>
    <w:p w14:paraId="532CA479" w14:textId="77777777" w:rsidR="00DE0875" w:rsidRPr="0041138D" w:rsidRDefault="00DE0875" w:rsidP="0041138D">
      <w:pPr>
        <w:spacing w:after="120"/>
        <w:rPr>
          <w:szCs w:val="20"/>
        </w:rPr>
      </w:pPr>
    </w:p>
    <w:p w14:paraId="72AE9C62" w14:textId="77777777" w:rsidR="0041138D" w:rsidRDefault="0041138D" w:rsidP="0041138D">
      <w:pPr>
        <w:pStyle w:val="Heading2"/>
        <w:rPr>
          <w:bCs w:val="0"/>
        </w:rPr>
      </w:pPr>
      <w:bookmarkStart w:id="241" w:name="_Toc239421382"/>
      <w:bookmarkStart w:id="242" w:name="_Toc239852329"/>
      <w:bookmarkStart w:id="243" w:name="_Toc239980634"/>
      <w:bookmarkStart w:id="244" w:name="_Toc240018806"/>
      <w:r>
        <w:rPr>
          <w:bCs w:val="0"/>
        </w:rPr>
        <w:t>Appropriate Uses</w:t>
      </w:r>
      <w:bookmarkEnd w:id="241"/>
      <w:bookmarkEnd w:id="242"/>
      <w:bookmarkEnd w:id="243"/>
      <w:bookmarkEnd w:id="244"/>
    </w:p>
    <w:p w14:paraId="2FB2410E" w14:textId="77777777" w:rsidR="00363CBA" w:rsidRPr="00363CBA" w:rsidRDefault="00363CBA" w:rsidP="00363CBA"/>
    <w:p w14:paraId="64768DD3" w14:textId="77777777" w:rsidR="0041138D" w:rsidRPr="0041138D" w:rsidRDefault="0041138D" w:rsidP="0041138D">
      <w:pPr>
        <w:spacing w:after="46" w:line="270" w:lineRule="auto"/>
        <w:rPr>
          <w:szCs w:val="20"/>
        </w:rPr>
      </w:pPr>
      <w:r>
        <w:rPr>
          <w:szCs w:val="20"/>
        </w:rPr>
        <w:t>Landing operational data into the platform for analytics and reporting.</w:t>
      </w:r>
    </w:p>
    <w:p w14:paraId="332BCC64" w14:textId="77777777" w:rsidR="0041138D" w:rsidRPr="0041138D" w:rsidRDefault="0041138D" w:rsidP="0041138D">
      <w:pPr>
        <w:spacing w:after="46" w:line="270" w:lineRule="auto"/>
        <w:rPr>
          <w:szCs w:val="20"/>
        </w:rPr>
      </w:pPr>
      <w:r>
        <w:rPr>
          <w:szCs w:val="20"/>
        </w:rPr>
        <w:t>Serving a curated, read-only dataset back to an operational consumer through the platform's serving layer.</w:t>
      </w:r>
    </w:p>
    <w:p w14:paraId="324CF205" w14:textId="77777777" w:rsidR="0041138D" w:rsidRPr="0041138D" w:rsidRDefault="0041138D" w:rsidP="0041138D">
      <w:pPr>
        <w:spacing w:after="46" w:line="270" w:lineRule="auto"/>
        <w:rPr>
          <w:szCs w:val="20"/>
        </w:rPr>
      </w:pPr>
      <w:r>
        <w:rPr>
          <w:szCs w:val="20"/>
        </w:rPr>
        <w:t>Streaming high-volume telemetry into the platform for downstream processing.</w:t>
      </w:r>
    </w:p>
    <w:p w14:paraId="4CED6D8D" w14:textId="77777777" w:rsidR="0041138D" w:rsidRPr="0041138D" w:rsidRDefault="0041138D" w:rsidP="0041138D">
      <w:pPr>
        <w:spacing w:after="46" w:line="270" w:lineRule="auto"/>
        <w:rPr>
          <w:b/>
          <w:bCs w:val="0"/>
          <w:szCs w:val="20"/>
        </w:rPr>
      </w:pPr>
    </w:p>
    <w:p w14:paraId="4B909BDB" w14:textId="77777777" w:rsidR="0041138D" w:rsidRDefault="0041138D" w:rsidP="0041138D">
      <w:pPr>
        <w:pStyle w:val="Heading2"/>
        <w:rPr>
          <w:bCs w:val="0"/>
        </w:rPr>
      </w:pPr>
      <w:bookmarkStart w:id="245" w:name="_Toc239421383"/>
      <w:bookmarkStart w:id="246" w:name="_Toc239852330"/>
      <w:bookmarkStart w:id="247" w:name="_Toc239980635"/>
      <w:bookmarkStart w:id="248" w:name="_Toc240018807"/>
      <w:r>
        <w:rPr>
          <w:bCs w:val="0"/>
        </w:rPr>
        <w:t>Inappropriate Uses</w:t>
      </w:r>
      <w:bookmarkEnd w:id="245"/>
      <w:bookmarkEnd w:id="246"/>
      <w:bookmarkEnd w:id="247"/>
      <w:bookmarkEnd w:id="248"/>
    </w:p>
    <w:p w14:paraId="05B7EE0A" w14:textId="77777777" w:rsidR="00363CBA" w:rsidRPr="00363CBA" w:rsidRDefault="00363CBA" w:rsidP="00363CBA"/>
    <w:p w14:paraId="7C33A210" w14:textId="77777777" w:rsidR="0041138D" w:rsidRPr="0041138D" w:rsidRDefault="0041138D" w:rsidP="0041138D">
      <w:pPr>
        <w:spacing w:after="46" w:line="270" w:lineRule="auto"/>
        <w:rPr>
          <w:szCs w:val="20"/>
        </w:rPr>
      </w:pPr>
      <w:r>
        <w:rPr>
          <w:szCs w:val="20"/>
        </w:rPr>
        <w:t>Treating Snowflake as an operational source of truth for live transactions.</w:t>
      </w:r>
    </w:p>
    <w:p w14:paraId="63DD3500" w14:textId="77777777" w:rsidR="0041138D" w:rsidRPr="0041138D" w:rsidRDefault="0041138D" w:rsidP="0041138D">
      <w:pPr>
        <w:spacing w:after="46" w:line="270" w:lineRule="auto"/>
        <w:rPr>
          <w:szCs w:val="20"/>
        </w:rPr>
      </w:pPr>
      <w:r>
        <w:rPr>
          <w:szCs w:val="20"/>
        </w:rPr>
        <w:t>Reaching into the platform's internals from an integration flow, or into operational systems from the platform.</w:t>
      </w:r>
    </w:p>
    <w:p w14:paraId="38471E23" w14:textId="77777777" w:rsidR="0041138D" w:rsidRPr="0041138D" w:rsidRDefault="0041138D" w:rsidP="0041138D">
      <w:pPr>
        <w:spacing w:after="46" w:line="270" w:lineRule="auto"/>
        <w:rPr>
          <w:szCs w:val="20"/>
        </w:rPr>
      </w:pPr>
      <w:r>
        <w:rPr>
          <w:szCs w:val="20"/>
        </w:rPr>
        <w:t>Using the platform as a message bus or a general-purpose integration hub.</w:t>
      </w:r>
    </w:p>
    <w:p w14:paraId="1B5BF617" w14:textId="77777777" w:rsidR="0041138D" w:rsidRPr="0041138D" w:rsidRDefault="0041138D" w:rsidP="0041138D">
      <w:pPr>
        <w:spacing w:after="46" w:line="270" w:lineRule="auto"/>
        <w:rPr>
          <w:szCs w:val="20"/>
        </w:rPr>
      </w:pPr>
    </w:p>
    <w:p w14:paraId="31FC8DDF" w14:textId="77777777" w:rsidR="0041138D" w:rsidRDefault="0041138D" w:rsidP="0041138D">
      <w:pPr>
        <w:pStyle w:val="Heading2"/>
        <w:rPr>
          <w:bCs w:val="0"/>
        </w:rPr>
      </w:pPr>
      <w:bookmarkStart w:id="249" w:name="_Toc239421384"/>
      <w:bookmarkStart w:id="250" w:name="_Toc239852331"/>
      <w:bookmarkStart w:id="251" w:name="_Toc239980636"/>
      <w:bookmarkStart w:id="252" w:name="_Toc240018808"/>
      <w:r>
        <w:rPr>
          <w:bCs w:val="0"/>
        </w:rPr>
        <w:t>Exchange Patterns</w:t>
      </w:r>
      <w:bookmarkEnd w:id="249"/>
      <w:bookmarkEnd w:id="250"/>
      <w:bookmarkEnd w:id="251"/>
      <w:bookmarkEnd w:id="252"/>
    </w:p>
    <w:p w14:paraId="40DB82B9" w14:textId="77777777" w:rsidR="005D6483" w:rsidRPr="005D6483" w:rsidRDefault="005D6483" w:rsidP="005D6483"/>
    <w:p w14:paraId="4032BD76" w14:textId="77777777" w:rsidR="00363CBA" w:rsidRDefault="0041138D">
      <w:pPr>
        <w:pStyle w:val="Heading3"/>
        <w:rPr>
          <w:rFonts w:cs="Times New Roman"/>
          <w:color w:val="132040" w:themeColor="accent1" w:themeShade="BF"/>
          <w:sz w:val="24"/>
          <w:szCs w:val="26"/>
        </w:rPr>
      </w:pPr>
      <w:bookmarkStart w:id="253" w:name="_Toc239852332"/>
      <w:bookmarkStart w:id="254" w:name="_Toc239980637"/>
      <w:r>
        <w:rPr>
          <w:rFonts w:cs="Times New Roman"/>
          <w:color w:val="132040" w:themeColor="accent1" w:themeShade="BF"/>
          <w:sz w:val="24"/>
          <w:szCs w:val="26"/>
        </w:rPr>
        <w:t>Import Patterns</w:t>
      </w:r>
      <w:bookmarkEnd w:id="253"/>
      <w:bookmarkEnd w:id="254"/>
    </w:p>
    <w:p w14:paraId="759B31EE" w14:textId="77777777" w:rsidR="00A51282" w:rsidRPr="00A51282" w:rsidRDefault="00A51282" w:rsidP="00A51282"/>
    <w:p w14:paraId="5DD75E09" w14:textId="77777777" w:rsidR="0041138D" w:rsidRPr="005D6483" w:rsidRDefault="0041138D" w:rsidP="005D6483">
      <w:pPr>
        <w:pStyle w:val="Heading4"/>
        <w:rPr>
          <w:bCs w:val="0"/>
          <w:color w:val="132040" w:themeColor="accent1" w:themeShade="BF"/>
          <w:sz w:val="24"/>
          <w:szCs w:val="26"/>
        </w:rPr>
      </w:pPr>
      <w:bookmarkStart w:id="255" w:name="_Toc239852333"/>
      <w:r>
        <w:rPr>
          <w:bCs w:val="0"/>
          <w:iCs w:val="0"/>
          <w:color w:val="132040" w:themeColor="accent1" w:themeShade="BF"/>
          <w:sz w:val="24"/>
          <w:szCs w:val="26"/>
        </w:rPr>
        <w:t>Event Streaming to the Data Platform (SFDEINT1)</w:t>
      </w:r>
      <w:bookmarkEnd w:id="255"/>
    </w:p>
    <w:p w14:paraId="2A3F72BC" w14:textId="77777777" w:rsidR="0041138D" w:rsidRDefault="0041138D" w:rsidP="005D6483">
      <w:pPr>
        <w:rPr>
          <w:i/>
          <w:color w:val="5A6470"/>
          <w:szCs w:val="20"/>
        </w:rPr>
      </w:pPr>
      <w:r>
        <w:rPr>
          <w:i/>
          <w:color w:val="5A6470"/>
          <w:szCs w:val="20"/>
        </w:rPr>
        <w:t>Stream operational events into the data platform for near real-time analytics, without coupling producers directly to Snowflake.</w:t>
      </w:r>
    </w:p>
    <w:p w14:paraId="5F216C9D" w14:textId="77777777" w:rsidR="00DE0875" w:rsidRDefault="00DE0875" w:rsidP="005D6483">
      <w:pPr>
        <w:rPr>
          <w:i/>
          <w:color w:val="5A6470"/>
          <w:szCs w:val="20"/>
        </w:rPr>
      </w:pPr>
    </w:p>
    <w:p w14:paraId="2050A678" w14:textId="77777777" w:rsidR="00363CBA" w:rsidRPr="0041138D" w:rsidRDefault="00363CBA" w:rsidP="005D6483">
      <w:pPr>
        <w:rPr>
          <w:i/>
          <w:color w:val="5A6470"/>
          <w:szCs w:val="20"/>
        </w:rPr>
      </w:pPr>
    </w:p>
    <w:p w14:paraId="510EFE7E" w14:textId="77777777" w:rsidR="0041138D" w:rsidRDefault="0041138D" w:rsidP="005D6483">
      <w:pPr>
        <w:rPr>
          <w:szCs w:val="20"/>
        </w:rPr>
      </w:pPr>
      <w:r>
        <w:rPr>
          <w:noProof/>
          <w:szCs w:val="20"/>
        </w:rPr>
        <w:drawing>
          <wp:inline distT="0" distB="0" distL="0" distR="0" wp14:anchorId="4FF6B41B" wp14:editId="466855C9">
            <wp:extent cx="5731510" cy="987841"/>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31510" cy="987841"/>
                    </a:xfrm>
                    <a:prstGeom prst="rect">
                      <a:avLst/>
                    </a:prstGeom>
                  </pic:spPr>
                </pic:pic>
              </a:graphicData>
            </a:graphic>
          </wp:inline>
        </w:drawing>
      </w:r>
    </w:p>
    <w:p w14:paraId="47460AC1" w14:textId="77777777" w:rsidR="00DE0875" w:rsidRPr="0041138D" w:rsidRDefault="00DE0875" w:rsidP="005D6483">
      <w:pPr>
        <w:rPr>
          <w:szCs w:val="20"/>
        </w:rPr>
      </w:pPr>
    </w:p>
    <w:p w14:paraId="651765ED" w14:textId="77777777" w:rsidR="0041138D" w:rsidRPr="0041138D" w:rsidRDefault="0041138D" w:rsidP="005D6483">
      <w:pPr>
        <w:spacing w:after="120"/>
        <w:rPr>
          <w:szCs w:val="20"/>
        </w:rPr>
      </w:pPr>
      <w:r>
        <w:rPr>
          <w:b/>
          <w:color w:val="1F3864"/>
          <w:szCs w:val="20"/>
        </w:rPr>
        <w:t xml:space="preserve">Problem. </w:t>
      </w:r>
      <w:r>
        <w:rPr>
          <w:szCs w:val="20"/>
        </w:rPr>
        <w:t>Events from Azure messaging services must be delivered to Snowflake continuously and with low latency, without building and maintaining custom ingestion services.</w:t>
      </w:r>
    </w:p>
    <w:p w14:paraId="4DAE30CE" w14:textId="77777777" w:rsidR="009A4AD6" w:rsidRPr="009A4AD6" w:rsidRDefault="0041138D" w:rsidP="009A4AD6">
      <w:pPr>
        <w:spacing w:after="120"/>
        <w:rPr>
          <w:ins w:id="256" w:author="Nikhil Rokade - Chaucer" w:date="2026-09-11T17:06:00Z"/>
          <w:szCs w:val="20"/>
        </w:rPr>
      </w:pPr>
      <w:r>
        <w:rPr>
          <w:b/>
          <w:color w:val="1F3864"/>
          <w:szCs w:val="20"/>
        </w:rPr>
        <w:t xml:space="preserve">Solution. </w:t>
      </w:r>
    </w:p>
    <w:p w14:paraId="2E932468" w14:textId="77777777" w:rsidR="009A4AD6" w:rsidRPr="009A4AD6" w:rsidRDefault="009A4AD6" w:rsidP="009A4AD6">
      <w:pPr>
        <w:spacing w:after="120"/>
        <w:rPr>
          <w:ins w:id="257" w:author="Nikhil Rokade - Chaucer" w:date="2026-09-11T17:06:00Z"/>
          <w:szCs w:val="20"/>
        </w:rPr>
      </w:pPr>
      <w:ins w:id="258" w:author="Nikhil Rokade - Chaucer" w:date="2026-09-11T17:06:00Z">
        <w:r>
          <w:rPr>
            <w:szCs w:val="20"/>
          </w:rPr>
          <w:t xml:space="preserve">An Azure Function is triggered by events from Event Hubs, Service Bus or Event Grid and uses the </w:t>
        </w:r>
        <w:proofErr w:type="spellStart"/>
        <w:r>
          <w:rPr>
            <w:szCs w:val="20"/>
          </w:rPr>
          <w:t>Snowpipe</w:t>
        </w:r>
        <w:proofErr w:type="spellEnd"/>
        <w:r>
          <w:rPr>
            <w:szCs w:val="20"/>
          </w:rPr>
          <w:t xml:space="preserve"> Streaming API through Snowflake’s Python SDK to write data directly to Snowflake.</w:t>
        </w:r>
      </w:ins>
    </w:p>
    <w:p w14:paraId="5DE86DE4" w14:textId="77777777" w:rsidR="0041138D" w:rsidRPr="0041138D" w:rsidRDefault="0041138D" w:rsidP="005D6483">
      <w:pPr>
        <w:spacing w:after="120"/>
        <w:rPr>
          <w:szCs w:val="20"/>
        </w:rPr>
      </w:pPr>
      <w:del w:id="259" w:author="Nikhil Rokade - Chaucer" w:date="2026-09-11T17:06:00Z" w16du:dateUtc="2026-09-11T16:06:00Z">
        <w:r>
          <w:rPr>
            <w:szCs w:val="20"/>
          </w:rPr>
          <w:delText>An Azure Function is triggered by events from Event Hub, Service Bus or Event Grid and uses Snowpipe Streaming API  ( Python SDK published by Snowflake) to write data directly into Snowflake.</w:delText>
        </w:r>
      </w:del>
      <w:r>
        <w:rPr>
          <w:szCs w:val="20"/>
        </w:rPr>
        <w:t xml:space="preserve"> The approach </w:t>
      </w:r>
      <w:r>
        <w:rPr>
          <w:szCs w:val="20"/>
        </w:rPr>
        <w:lastRenderedPageBreak/>
        <w:t>provides low-latency, near real-time ingestion without intermediate files. The Function manages batching, retries and reliable delivery.</w:t>
      </w:r>
    </w:p>
    <w:p w14:paraId="38CCA1F0" w14:textId="77777777" w:rsidR="0041138D" w:rsidRPr="0041138D" w:rsidRDefault="0041138D" w:rsidP="005D6483">
      <w:pPr>
        <w:spacing w:after="120"/>
        <w:rPr>
          <w:szCs w:val="20"/>
        </w:rPr>
      </w:pPr>
      <w:r>
        <w:rPr>
          <w:b/>
          <w:color w:val="1F3864"/>
          <w:szCs w:val="20"/>
        </w:rPr>
        <w:t xml:space="preserve">Use it when. </w:t>
      </w:r>
      <w:r>
        <w:rPr>
          <w:szCs w:val="20"/>
        </w:rPr>
        <w:t>The source already publishes events through Azure event services, near real-time ingestion is required, and you want full control of the ingestion logic in code.</w:t>
      </w:r>
      <w:r>
        <w:rPr>
          <w:szCs w:val="20"/>
        </w:rPr>
        <w:tab/>
      </w:r>
    </w:p>
    <w:p w14:paraId="1D6D536C" w14:textId="77777777" w:rsidR="0041138D" w:rsidRPr="0041138D" w:rsidRDefault="0041138D" w:rsidP="005D6483">
      <w:pPr>
        <w:spacing w:after="120"/>
        <w:rPr>
          <w:szCs w:val="20"/>
        </w:rPr>
      </w:pPr>
      <w:r>
        <w:rPr>
          <w:b/>
          <w:color w:val="1F3864"/>
          <w:szCs w:val="20"/>
        </w:rPr>
        <w:t xml:space="preserve">Avoid it when. </w:t>
      </w:r>
      <w:r>
        <w:rPr>
          <w:szCs w:val="20"/>
        </w:rPr>
        <w:t>A connector-based approach can meet the requirement, data arrives in files rather than events, or ingestion volumes are high enough that a managed ingestion service is a better fit.</w:t>
      </w:r>
    </w:p>
    <w:p w14:paraId="06262AE8" w14:textId="77777777" w:rsidR="00A20D3D" w:rsidRPr="00A20D3D" w:rsidRDefault="0041138D" w:rsidP="00A20D3D">
      <w:pPr>
        <w:spacing w:after="120"/>
        <w:rPr>
          <w:ins w:id="260" w:author="Nikhil Rokade - Chaucer" w:date="2026-09-11T17:08:00Z"/>
          <w:szCs w:val="20"/>
        </w:rPr>
      </w:pPr>
      <w:r>
        <w:rPr>
          <w:b/>
          <w:color w:val="1F3864"/>
          <w:szCs w:val="20"/>
        </w:rPr>
        <w:t xml:space="preserve">Risks and considerations. </w:t>
      </w:r>
    </w:p>
    <w:p w14:paraId="0148C380" w14:textId="77777777" w:rsidR="00A20D3D" w:rsidRPr="00A20D3D" w:rsidRDefault="00A20D3D" w:rsidP="00A20D3D">
      <w:pPr>
        <w:spacing w:after="120"/>
        <w:rPr>
          <w:ins w:id="261" w:author="Nikhil Rokade - Chaucer" w:date="2026-09-11T17:08:00Z"/>
          <w:szCs w:val="20"/>
        </w:rPr>
      </w:pPr>
      <w:ins w:id="262" w:author="Nikhil Rokade - Chaucer" w:date="2026-09-11T17:08:00Z">
        <w:r>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ins>
    </w:p>
    <w:p w14:paraId="5F80C856" w14:textId="77777777" w:rsidR="0041138D" w:rsidRPr="0041138D" w:rsidRDefault="0041138D" w:rsidP="005D6483">
      <w:pPr>
        <w:spacing w:after="120"/>
        <w:rPr>
          <w:szCs w:val="20"/>
        </w:rPr>
      </w:pPr>
      <w:del w:id="263" w:author="Nikhil Rokade - Chaucer" w:date="2026-09-11T17:08:00Z" w16du:dateUtc="2026-09-11T16:08:00Z">
        <w:r>
          <w:rPr>
            <w:szCs w:val="20"/>
          </w:rPr>
          <w:delText>The Function is now operational code on the ingests path. Its scaling, cold starts, retries and offset/checkpoint behaviour are yours to own. Channel and SDK lifecycle open, reopen, per-channel ordering - needs deliberate design. Duplicate and late-event handling is your responsibility, as is SDK version currency.</w:delText>
        </w:r>
      </w:del>
    </w:p>
    <w:p w14:paraId="6A9265FB" w14:textId="77777777" w:rsidR="0024506B" w:rsidRPr="0024506B" w:rsidRDefault="0041138D" w:rsidP="0024506B">
      <w:pPr>
        <w:spacing w:after="120"/>
        <w:rPr>
          <w:ins w:id="264" w:author="Nikhil Rokade - Chaucer" w:date="2026-09-11T17:09:00Z"/>
          <w:szCs w:val="20"/>
        </w:rPr>
      </w:pPr>
      <w:r>
        <w:rPr>
          <w:b/>
          <w:color w:val="1F3864"/>
          <w:szCs w:val="20"/>
        </w:rPr>
        <w:t>Security boundary.</w:t>
      </w:r>
      <w:r>
        <w:rPr>
          <w:b/>
          <w:color w:val="0D152A" w:themeColor="accent1" w:themeShade="80"/>
          <w:szCs w:val="20"/>
        </w:rPr>
        <w:t xml:space="preserve"> </w:t>
      </w:r>
      <w:r>
        <w:rPr>
          <w:szCs w:val="20"/>
        </w:rPr>
        <w:t xml:space="preserve">The trust boundary is the event source and the Function's managed identity, not Snowflake. </w:t>
      </w:r>
    </w:p>
    <w:p w14:paraId="0D5F3237" w14:textId="77777777" w:rsidR="0024506B" w:rsidRPr="0024506B" w:rsidRDefault="0024506B" w:rsidP="0024506B">
      <w:pPr>
        <w:spacing w:after="120"/>
        <w:rPr>
          <w:ins w:id="265" w:author="Nikhil Rokade - Chaucer" w:date="2026-09-11T17:09:00Z"/>
          <w:szCs w:val="20"/>
        </w:rPr>
      </w:pPr>
      <w:ins w:id="266" w:author="Nikhil Rokade - Chaucer" w:date="2026-09-11T17:09:00Z">
        <w:r>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ins>
    </w:p>
    <w:p w14:paraId="18162E44" w14:textId="77777777" w:rsidR="0041138D" w:rsidRPr="0041138D" w:rsidRDefault="0041138D" w:rsidP="005D6483">
      <w:pPr>
        <w:spacing w:after="120"/>
        <w:rPr>
          <w:szCs w:val="20"/>
        </w:rPr>
      </w:pPr>
      <w:del w:id="267" w:author="Nikhil Rokade - Chaucer" w:date="2026-09-11T17:09:00Z" w16du:dateUtc="2026-09-11T16:09:00Z">
        <w:r>
          <w:rPr>
            <w:szCs w:val="20"/>
          </w:rPr>
          <w:delText xml:space="preserve">Event source reached over private endpoint, the Function authenticates to Snowflake via key-pair / OAuth held in a secrets vault, never account passwords. Managed identity for the event-source binding. </w:delText>
        </w:r>
      </w:del>
      <w:r>
        <w:rPr>
          <w:szCs w:val="20"/>
        </w:rPr>
        <w:t xml:space="preserve">Data-in-transit posture inherits from the Cloud Engineering Standards. </w:t>
      </w:r>
    </w:p>
    <w:p w14:paraId="25F9A8B8" w14:textId="77777777" w:rsidR="0041138D" w:rsidRPr="0041138D" w:rsidRDefault="0041138D" w:rsidP="005D6483">
      <w:pPr>
        <w:spacing w:after="120"/>
        <w:rPr>
          <w:szCs w:val="20"/>
        </w:rPr>
      </w:pPr>
      <w:r>
        <w:rPr>
          <w:b/>
          <w:color w:val="1F3864"/>
          <w:szCs w:val="20"/>
        </w:rPr>
        <w:t xml:space="preserve">Common pitfall. </w:t>
      </w:r>
      <w:r>
        <w:rPr>
          <w:szCs w:val="20"/>
        </w:rPr>
        <w:t>Writing one row per invocation instead of batching, increasing API calls, latency, and cost. Failing to design for throughput, back-pressure, and ingestion failures, leading to reduced performance and operational instability.</w:t>
      </w:r>
    </w:p>
    <w:p w14:paraId="75CA4F4A" w14:textId="77777777" w:rsidR="0041138D" w:rsidRPr="0041138D" w:rsidRDefault="0041138D" w:rsidP="005D6483">
      <w:pPr>
        <w:spacing w:after="120"/>
        <w:rPr>
          <w:szCs w:val="20"/>
        </w:rPr>
      </w:pPr>
      <w:r>
        <w:rPr>
          <w:b/>
          <w:color w:val="1F3864"/>
          <w:szCs w:val="20"/>
        </w:rPr>
        <w:t xml:space="preserve">In practice. </w:t>
      </w:r>
      <w:r>
        <w:rPr>
          <w:szCs w:val="20"/>
        </w:rPr>
        <w:t xml:space="preserve">Connected-property or fleet telemetry lands on Event </w:t>
      </w:r>
      <w:proofErr w:type="gramStart"/>
      <w:r>
        <w:rPr>
          <w:szCs w:val="20"/>
        </w:rPr>
        <w:t>Hub,  an</w:t>
      </w:r>
      <w:proofErr w:type="gramEnd"/>
      <w:r>
        <w:rPr>
          <w:szCs w:val="20"/>
        </w:rPr>
        <w:t xml:space="preserve"> Azure Function enriches each reading (for example attaching a peril zone) and streams rows via the </w:t>
      </w:r>
      <w:proofErr w:type="spellStart"/>
      <w:r>
        <w:rPr>
          <w:szCs w:val="20"/>
        </w:rPr>
        <w:t>Snowpipe</w:t>
      </w:r>
      <w:proofErr w:type="spellEnd"/>
      <w:r>
        <w:rPr>
          <w:szCs w:val="20"/>
        </w:rPr>
        <w:t xml:space="preserve"> Streaming API into a raw schema for near-real-time exposure aggregation. Underwriting dashboards read the conformed product, never the live stream.</w:t>
      </w:r>
    </w:p>
    <w:p w14:paraId="6D50CFC7" w14:textId="77777777" w:rsidR="0041138D" w:rsidRPr="0041138D" w:rsidRDefault="0041138D" w:rsidP="005D6483">
      <w:pPr>
        <w:spacing w:after="120"/>
        <w:rPr>
          <w:szCs w:val="20"/>
        </w:rPr>
      </w:pPr>
    </w:p>
    <w:p w14:paraId="503FF5E9" w14:textId="77777777" w:rsidR="0041138D" w:rsidRPr="005D6483" w:rsidRDefault="0041138D" w:rsidP="005D6483">
      <w:pPr>
        <w:pStyle w:val="Heading4"/>
        <w:rPr>
          <w:bCs w:val="0"/>
          <w:iCs w:val="0"/>
          <w:color w:val="132040" w:themeColor="accent1" w:themeShade="BF"/>
          <w:sz w:val="24"/>
          <w:szCs w:val="26"/>
        </w:rPr>
      </w:pPr>
      <w:bookmarkStart w:id="268" w:name="_Toc239852334"/>
      <w:r>
        <w:rPr>
          <w:bCs w:val="0"/>
          <w:iCs w:val="0"/>
          <w:color w:val="132040" w:themeColor="accent1" w:themeShade="BF"/>
          <w:sz w:val="24"/>
          <w:szCs w:val="26"/>
        </w:rPr>
        <w:t>Streaming Ingestion via Kafka Connect (SFDEINT2)</w:t>
      </w:r>
      <w:bookmarkEnd w:id="268"/>
    </w:p>
    <w:p w14:paraId="40C9C5C9" w14:textId="77777777" w:rsidR="0041138D" w:rsidRDefault="0041138D" w:rsidP="005D6483">
      <w:pPr>
        <w:rPr>
          <w:i/>
          <w:color w:val="5A6470"/>
          <w:szCs w:val="20"/>
        </w:rPr>
      </w:pPr>
      <w:r>
        <w:rPr>
          <w:i/>
          <w:color w:val="5A6470"/>
          <w:szCs w:val="20"/>
        </w:rPr>
        <w:t>Continuously ingest Kafka events into the data platform through a managed connector, without building custom ingestion services</w:t>
      </w:r>
    </w:p>
    <w:p w14:paraId="17B57734" w14:textId="77777777" w:rsidR="00DE0875" w:rsidRDefault="00DE0875" w:rsidP="005D6483">
      <w:pPr>
        <w:rPr>
          <w:i/>
          <w:color w:val="5A6470"/>
          <w:szCs w:val="20"/>
        </w:rPr>
      </w:pPr>
    </w:p>
    <w:p w14:paraId="27AACECC" w14:textId="77777777" w:rsidR="00363CBA" w:rsidRPr="0041138D" w:rsidRDefault="00363CBA" w:rsidP="005D6483">
      <w:pPr>
        <w:rPr>
          <w:i/>
          <w:color w:val="5A6470"/>
          <w:szCs w:val="20"/>
        </w:rPr>
      </w:pPr>
    </w:p>
    <w:p w14:paraId="5ECC37D5" w14:textId="77777777" w:rsidR="0041138D" w:rsidRPr="0041138D" w:rsidRDefault="0041138D" w:rsidP="005D6483">
      <w:pPr>
        <w:rPr>
          <w:i/>
          <w:color w:val="5A6470"/>
          <w:szCs w:val="20"/>
        </w:rPr>
      </w:pPr>
      <w:r>
        <w:rPr>
          <w:noProof/>
          <w:szCs w:val="20"/>
        </w:rPr>
        <w:drawing>
          <wp:inline distT="0" distB="0" distL="0" distR="0" wp14:anchorId="2BAFE207" wp14:editId="157EF080">
            <wp:extent cx="5731510" cy="987425"/>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31510" cy="987425"/>
                    </a:xfrm>
                    <a:prstGeom prst="rect">
                      <a:avLst/>
                    </a:prstGeom>
                  </pic:spPr>
                </pic:pic>
              </a:graphicData>
            </a:graphic>
          </wp:inline>
        </w:drawing>
      </w:r>
    </w:p>
    <w:p w14:paraId="5B86CA68" w14:textId="77777777" w:rsidR="0041138D" w:rsidRPr="0041138D" w:rsidDel="003875E6" w:rsidRDefault="0041138D" w:rsidP="005D6483">
      <w:pPr>
        <w:spacing w:after="120"/>
        <w:rPr>
          <w:szCs w:val="20"/>
        </w:rPr>
      </w:pPr>
      <w:bookmarkStart w:id="269" w:name="_Toc239852336"/>
      <w:r>
        <w:rPr>
          <w:b/>
          <w:color w:val="1F3864"/>
          <w:szCs w:val="20"/>
        </w:rPr>
        <w:br/>
        <w:t>Problem</w:t>
      </w:r>
      <w:r>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5D0FE46D" w14:textId="77777777" w:rsidR="00DE0875" w:rsidRPr="0041138D" w:rsidRDefault="0041138D" w:rsidP="005D6483">
      <w:pPr>
        <w:spacing w:after="120"/>
        <w:rPr>
          <w:szCs w:val="20"/>
        </w:rPr>
      </w:pPr>
      <w:r>
        <w:rPr>
          <w:b/>
          <w:color w:val="1F3864"/>
          <w:szCs w:val="20"/>
        </w:rPr>
        <w:t>Solution</w:t>
      </w:r>
      <w:bookmarkEnd w:id="269"/>
      <w:r>
        <w:rPr>
          <w:szCs w:val="20"/>
        </w:rPr>
        <w:t xml:space="preserve">. Producers publish events to Kafka topics. The Snowflake Sink Connector running in Kafka Connect continuously delivers topic data to Snowflake, leveraging </w:t>
      </w:r>
      <w:proofErr w:type="spellStart"/>
      <w:r>
        <w:rPr>
          <w:szCs w:val="20"/>
        </w:rPr>
        <w:t>Snowpipe</w:t>
      </w:r>
      <w:proofErr w:type="spellEnd"/>
      <w:r>
        <w:rPr>
          <w:szCs w:val="20"/>
        </w:rPr>
        <w:t xml:space="preserve"> Streaming for low-latency ingestion. The approach is configuration-driven and reusable, avoiding bespoke ingestion code for each topic.</w:t>
      </w:r>
    </w:p>
    <w:p w14:paraId="45BB11F9" w14:textId="77777777" w:rsidR="0024506B" w:rsidRPr="0024506B" w:rsidRDefault="0041138D" w:rsidP="0024506B">
      <w:pPr>
        <w:spacing w:after="120"/>
        <w:rPr>
          <w:ins w:id="270" w:author="Nikhil Rokade - Chaucer" w:date="2026-09-11T17:11:00Z"/>
          <w:szCs w:val="20"/>
        </w:rPr>
      </w:pPr>
      <w:bookmarkStart w:id="271" w:name="_Toc239852337"/>
      <w:r>
        <w:rPr>
          <w:b/>
          <w:color w:val="1F3864"/>
          <w:szCs w:val="20"/>
        </w:rPr>
        <w:lastRenderedPageBreak/>
        <w:t>Use it when</w:t>
      </w:r>
      <w:bookmarkEnd w:id="271"/>
      <w:r>
        <w:rPr>
          <w:b/>
          <w:color w:val="1F3864"/>
          <w:szCs w:val="20"/>
        </w:rPr>
        <w:t>.</w:t>
      </w:r>
      <w:r>
        <w:rPr>
          <w:szCs w:val="20"/>
        </w:rPr>
        <w:t xml:space="preserve"> </w:t>
      </w:r>
    </w:p>
    <w:p w14:paraId="34AD5845" w14:textId="77777777" w:rsidR="0024506B" w:rsidRPr="0024506B" w:rsidRDefault="0024506B" w:rsidP="0024506B">
      <w:pPr>
        <w:spacing w:after="120"/>
        <w:rPr>
          <w:ins w:id="272" w:author="Nikhil Rokade - Chaucer" w:date="2026-09-11T17:11:00Z"/>
          <w:szCs w:val="20"/>
        </w:rPr>
      </w:pPr>
      <w:ins w:id="273" w:author="Nikhil Rokade - Chaucer" w:date="2026-09-11T17:11:00Z">
        <w:r>
          <w:rPr>
            <w:szCs w:val="20"/>
          </w:rPr>
          <w:t>Use this pattern when Kafka is already the enterprise event backbone, when configuration-driven ingestion is preferable to custom code, and when multiple topics require a consistent and repeatable ingestion route into Snowflake</w:t>
        </w:r>
      </w:ins>
    </w:p>
    <w:p w14:paraId="79202E99" w14:textId="77777777" w:rsidR="0041138D" w:rsidRPr="0041138D" w:rsidRDefault="0041138D" w:rsidP="005D6483">
      <w:pPr>
        <w:spacing w:after="120"/>
        <w:rPr>
          <w:szCs w:val="20"/>
        </w:rPr>
      </w:pPr>
      <w:del w:id="274" w:author="Nikhil Rokade - Chaucer" w:date="2026-09-11T17:11:00Z" w16du:dateUtc="2026-09-11T16:11:00Z">
        <w:r>
          <w:rPr>
            <w:szCs w:val="20"/>
          </w:rPr>
          <w:delText xml:space="preserve">Use this pattern when Kafka is already the enterprise event backbone, ingestion should be managed through configuration rather than custom code and multiple topics require a consistent and repeatable landing approach into Snowflake. </w:delText>
        </w:r>
      </w:del>
      <w:r>
        <w:rPr>
          <w:szCs w:val="20"/>
        </w:rPr>
        <w:t>It also suits scenarios that benefit from built-in batching, retries, and offset management provided by the connector platform.</w:t>
      </w:r>
    </w:p>
    <w:p w14:paraId="62A8941F" w14:textId="77777777" w:rsidR="00681507" w:rsidRPr="00681507" w:rsidRDefault="0041138D" w:rsidP="00681507">
      <w:pPr>
        <w:spacing w:after="120"/>
        <w:rPr>
          <w:ins w:id="275" w:author="Nikhil Rokade - Chaucer" w:date="2026-09-11T17:12:00Z"/>
          <w:szCs w:val="20"/>
        </w:rPr>
      </w:pPr>
      <w:bookmarkStart w:id="276" w:name="_Toc239852338"/>
      <w:r>
        <w:rPr>
          <w:b/>
          <w:color w:val="1F3864"/>
          <w:szCs w:val="20"/>
        </w:rPr>
        <w:t>Avoid it when</w:t>
      </w:r>
      <w:bookmarkEnd w:id="276"/>
      <w:r>
        <w:rPr>
          <w:szCs w:val="20"/>
        </w:rPr>
        <w:t xml:space="preserve">. </w:t>
      </w:r>
    </w:p>
    <w:p w14:paraId="784762DE" w14:textId="77777777" w:rsidR="00681507" w:rsidRPr="00681507" w:rsidRDefault="00681507" w:rsidP="00681507">
      <w:pPr>
        <w:spacing w:after="120"/>
        <w:rPr>
          <w:ins w:id="277" w:author="Nikhil Rokade - Chaucer" w:date="2026-09-11T17:12:00Z"/>
          <w:szCs w:val="20"/>
        </w:rPr>
      </w:pPr>
      <w:ins w:id="278" w:author="Nikhil Rokade - Chaucer" w:date="2026-09-11T17:12:00Z">
        <w:r>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ins>
    </w:p>
    <w:p w14:paraId="65A8D748" w14:textId="77777777" w:rsidR="00DE0875" w:rsidRPr="0041138D" w:rsidRDefault="0041138D" w:rsidP="005D6483">
      <w:pPr>
        <w:spacing w:after="120"/>
        <w:rPr>
          <w:szCs w:val="20"/>
        </w:rPr>
      </w:pPr>
      <w:del w:id="279" w:author="Nikhil Rokade - Chaucer" w:date="2026-09-11T17:12:00Z" w16du:dateUtc="2026-09-11T16:12:00Z">
        <w:r>
          <w:rPr>
            <w:szCs w:val="20"/>
          </w:rPr>
          <w:delText>Avoid this pattern when Kafka is not already part of the platform and introducing it solely for Snowflake ingestion would add unnecessary complexity. It is also not suitable where ingestion requires significant per-record transformation, enrichment, or business logic, or where data naturally arrives as files and batch ingestion is the more appropriate approach</w:delText>
        </w:r>
      </w:del>
    </w:p>
    <w:p w14:paraId="1957D015" w14:textId="77777777" w:rsidR="0041138D" w:rsidRPr="0041138D" w:rsidRDefault="0041138D" w:rsidP="005D6483">
      <w:pPr>
        <w:spacing w:after="120"/>
        <w:rPr>
          <w:szCs w:val="20"/>
        </w:rPr>
      </w:pPr>
      <w:bookmarkStart w:id="280" w:name="_Toc239852339"/>
      <w:r>
        <w:rPr>
          <w:b/>
          <w:color w:val="1F3864"/>
          <w:szCs w:val="20"/>
        </w:rPr>
        <w:t>Risk &amp; consideration</w:t>
      </w:r>
      <w:bookmarkEnd w:id="280"/>
      <w:r>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8D670D2" w14:textId="77777777" w:rsidR="0041138D" w:rsidRPr="0041138D" w:rsidRDefault="0041138D" w:rsidP="005D6483">
      <w:pPr>
        <w:spacing w:after="120"/>
        <w:rPr>
          <w:szCs w:val="20"/>
        </w:rPr>
      </w:pPr>
      <w:bookmarkStart w:id="281" w:name="_Toc239852340"/>
      <w:r>
        <w:rPr>
          <w:b/>
          <w:color w:val="1F3864"/>
          <w:szCs w:val="20"/>
        </w:rPr>
        <w:t>Security boundary</w:t>
      </w:r>
      <w:bookmarkEnd w:id="281"/>
      <w:r>
        <w:rPr>
          <w:szCs w:val="20"/>
        </w:rPr>
        <w:t xml:space="preserve">. The trust boundary is the Kafka platform and the Kafka Connect runtime. Kafka brokers, </w:t>
      </w:r>
      <w:proofErr w:type="gramStart"/>
      <w:r>
        <w:rPr>
          <w:szCs w:val="20"/>
        </w:rPr>
        <w:t>Connect</w:t>
      </w:r>
      <w:proofErr w:type="gramEnd"/>
      <w:r>
        <w:rPr>
          <w:szCs w:val="20"/>
        </w:rPr>
        <w:t xml:space="preserve">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35B31529" w14:textId="77777777" w:rsidR="0041138D" w:rsidRPr="0041138D" w:rsidRDefault="0041138D" w:rsidP="005D6483">
      <w:pPr>
        <w:spacing w:after="120"/>
        <w:rPr>
          <w:szCs w:val="20"/>
        </w:rPr>
      </w:pPr>
      <w:bookmarkStart w:id="282" w:name="_Toc239852341"/>
      <w:r>
        <w:rPr>
          <w:b/>
          <w:color w:val="1F3864"/>
          <w:szCs w:val="20"/>
        </w:rPr>
        <w:t>Common pitfall</w:t>
      </w:r>
      <w:bookmarkEnd w:id="282"/>
      <w:r>
        <w:rPr>
          <w:b/>
          <w:color w:val="1F3864"/>
          <w:szCs w:val="20"/>
        </w:rPr>
        <w:t>.</w:t>
      </w:r>
      <w:r>
        <w:rPr>
          <w:szCs w:val="20"/>
        </w:rPr>
        <w:t xml:space="preserve"> Assuming Kafka Connect requires minimal operational oversight. Connector lag, dead-letter accumulation and unmanaged schema evolution can result in ingestion failures and delayed data availability.</w:t>
      </w:r>
    </w:p>
    <w:p w14:paraId="323F9CD0" w14:textId="77777777" w:rsidR="0041138D" w:rsidRPr="0041138D" w:rsidRDefault="0041138D" w:rsidP="005D6483">
      <w:pPr>
        <w:spacing w:after="120"/>
        <w:rPr>
          <w:szCs w:val="20"/>
        </w:rPr>
      </w:pPr>
      <w:bookmarkStart w:id="283" w:name="_Toc239852342"/>
      <w:r>
        <w:rPr>
          <w:b/>
          <w:color w:val="1F3864"/>
          <w:szCs w:val="20"/>
        </w:rPr>
        <w:t>In practice</w:t>
      </w:r>
      <w:bookmarkEnd w:id="283"/>
      <w:r>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4D6FA603" w14:textId="77777777" w:rsidR="0041138D" w:rsidRPr="0041138D" w:rsidRDefault="0041138D" w:rsidP="005D6483">
      <w:pPr>
        <w:spacing w:after="120"/>
        <w:rPr>
          <w:szCs w:val="20"/>
        </w:rPr>
      </w:pPr>
    </w:p>
    <w:p w14:paraId="4F40A1BF" w14:textId="77777777" w:rsidR="0041138D" w:rsidRPr="005D6483" w:rsidRDefault="0041138D" w:rsidP="005D6483">
      <w:pPr>
        <w:pStyle w:val="Heading4"/>
        <w:rPr>
          <w:bCs w:val="0"/>
          <w:iCs w:val="0"/>
          <w:color w:val="132040" w:themeColor="accent1" w:themeShade="BF"/>
          <w:sz w:val="24"/>
          <w:szCs w:val="26"/>
        </w:rPr>
      </w:pPr>
      <w:bookmarkStart w:id="284" w:name="_Toc239852343"/>
      <w:r>
        <w:rPr>
          <w:bCs w:val="0"/>
          <w:iCs w:val="0"/>
          <w:color w:val="132040" w:themeColor="accent1" w:themeShade="BF"/>
          <w:sz w:val="24"/>
          <w:szCs w:val="26"/>
        </w:rPr>
        <w:t>File Ingestion (SFDEINT3)</w:t>
      </w:r>
      <w:bookmarkEnd w:id="284"/>
    </w:p>
    <w:p w14:paraId="7D8A025C" w14:textId="77777777" w:rsidR="0041138D" w:rsidRDefault="0041138D" w:rsidP="005D6483">
      <w:pPr>
        <w:rPr>
          <w:i/>
          <w:color w:val="5A6470"/>
          <w:szCs w:val="20"/>
        </w:rPr>
      </w:pPr>
      <w:r>
        <w:rPr>
          <w:i/>
          <w:color w:val="5A6470"/>
          <w:szCs w:val="20"/>
        </w:rPr>
        <w:t>Automatically ingest files into the data platform as they arrive, without custom loading processes.</w:t>
      </w:r>
    </w:p>
    <w:p w14:paraId="32898BCB" w14:textId="77777777" w:rsidR="00363CBA" w:rsidRPr="0041138D" w:rsidRDefault="00363CBA" w:rsidP="005D6483">
      <w:pPr>
        <w:rPr>
          <w:i/>
          <w:color w:val="5A6470"/>
          <w:szCs w:val="20"/>
        </w:rPr>
      </w:pPr>
    </w:p>
    <w:p w14:paraId="61C4B4B3" w14:textId="77777777" w:rsidR="0041138D" w:rsidRDefault="0041138D" w:rsidP="005D6483">
      <w:pPr>
        <w:rPr>
          <w:szCs w:val="20"/>
        </w:rPr>
      </w:pPr>
      <w:r>
        <w:rPr>
          <w:noProof/>
          <w:szCs w:val="20"/>
        </w:rPr>
        <w:drawing>
          <wp:inline distT="0" distB="0" distL="0" distR="0" wp14:anchorId="41DD1CB1" wp14:editId="5AA282FF">
            <wp:extent cx="5731510" cy="987841"/>
            <wp:effectExtent l="0" t="0" r="2540" b="3175"/>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987841"/>
                    </a:xfrm>
                    <a:prstGeom prst="rect">
                      <a:avLst/>
                    </a:prstGeom>
                  </pic:spPr>
                </pic:pic>
              </a:graphicData>
            </a:graphic>
          </wp:inline>
        </w:drawing>
      </w:r>
      <w:r>
        <w:rPr>
          <w:szCs w:val="20"/>
        </w:rPr>
        <w:br/>
      </w:r>
      <w:bookmarkStart w:id="285" w:name="_Toc239852344"/>
      <w:r>
        <w:rPr>
          <w:b/>
          <w:color w:val="1F3864"/>
          <w:szCs w:val="20"/>
        </w:rPr>
        <w:t>Problem</w:t>
      </w:r>
      <w:bookmarkEnd w:id="285"/>
      <w:r>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2551B95" w14:textId="77777777" w:rsidR="00DE0875" w:rsidRPr="0041138D" w:rsidRDefault="00DE0875" w:rsidP="005D6483">
      <w:pPr>
        <w:rPr>
          <w:b/>
          <w:color w:val="1F3864"/>
          <w:szCs w:val="20"/>
        </w:rPr>
      </w:pPr>
    </w:p>
    <w:p w14:paraId="260FF3D4" w14:textId="77777777" w:rsidR="0041138D" w:rsidRPr="0041138D" w:rsidRDefault="0041138D" w:rsidP="005D6483">
      <w:pPr>
        <w:spacing w:after="120"/>
        <w:rPr>
          <w:szCs w:val="20"/>
        </w:rPr>
      </w:pPr>
      <w:bookmarkStart w:id="286" w:name="_Toc239852345"/>
      <w:r>
        <w:rPr>
          <w:b/>
          <w:color w:val="1F3864"/>
          <w:szCs w:val="20"/>
        </w:rPr>
        <w:t>Solution</w:t>
      </w:r>
      <w:bookmarkEnd w:id="286"/>
      <w:r>
        <w:rPr>
          <w:szCs w:val="20"/>
        </w:rPr>
        <w:t xml:space="preserve">. A file lands in an ADLS Gen2 landing zone. Blob creation raises an Event Grid notification that triggers </w:t>
      </w:r>
      <w:proofErr w:type="spellStart"/>
      <w:r>
        <w:rPr>
          <w:szCs w:val="20"/>
        </w:rPr>
        <w:t>Snowpipe</w:t>
      </w:r>
      <w:proofErr w:type="spellEnd"/>
      <w:r>
        <w:rPr>
          <w:szCs w:val="20"/>
        </w:rPr>
        <w:t xml:space="preserve"> auto-ingest, which runs COPY INTO the target raw schema. Loading is serverless and notification-driven; no compute to run or scale.</w:t>
      </w:r>
    </w:p>
    <w:p w14:paraId="4D09D78B" w14:textId="77777777" w:rsidR="00681507" w:rsidRPr="00681507" w:rsidRDefault="0041138D" w:rsidP="00681507">
      <w:pPr>
        <w:spacing w:after="120"/>
        <w:rPr>
          <w:ins w:id="287" w:author="Nikhil Rokade - Chaucer" w:date="2026-09-11T17:13:00Z"/>
          <w:szCs w:val="20"/>
        </w:rPr>
      </w:pPr>
      <w:bookmarkStart w:id="288" w:name="_Toc239852346"/>
      <w:r>
        <w:rPr>
          <w:b/>
          <w:color w:val="1F3864"/>
          <w:szCs w:val="20"/>
        </w:rPr>
        <w:t>Use it when</w:t>
      </w:r>
      <w:bookmarkEnd w:id="288"/>
      <w:r>
        <w:rPr>
          <w:szCs w:val="20"/>
        </w:rPr>
        <w:t xml:space="preserve">. </w:t>
      </w:r>
    </w:p>
    <w:p w14:paraId="0D9ECCEF" w14:textId="77777777" w:rsidR="00681507" w:rsidRPr="00681507" w:rsidRDefault="00681507" w:rsidP="00681507">
      <w:pPr>
        <w:spacing w:after="120"/>
        <w:rPr>
          <w:ins w:id="289" w:author="Nikhil Rokade - Chaucer" w:date="2026-09-11T17:13:00Z"/>
          <w:szCs w:val="20"/>
        </w:rPr>
      </w:pPr>
      <w:ins w:id="290" w:author="Nikhil Rokade - Chaucer" w:date="2026-09-11T17:13:00Z">
        <w:r>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ins>
    </w:p>
    <w:p w14:paraId="2028B3B5" w14:textId="77777777" w:rsidR="0041138D" w:rsidRPr="0041138D" w:rsidRDefault="0041138D" w:rsidP="005D6483">
      <w:pPr>
        <w:spacing w:after="120"/>
        <w:rPr>
          <w:szCs w:val="20"/>
        </w:rPr>
      </w:pPr>
      <w:del w:id="291" w:author="Nikhil Rokade - Chaucer" w:date="2026-09-11T17:13:00Z" w16du:dateUtc="2026-09-11T16:13:00Z">
        <w:r>
          <w:rPr>
            <w:szCs w:val="20"/>
          </w:rPr>
          <w:lastRenderedPageBreak/>
          <w:delText>Data arrives as discrete files (CSV, Parquet, JSON), near-real-time (seconds-to-minutes) is sufficient; volume is continuous or unpredictable rather than one large periodic dump; the producer can write to a landing zone.</w:delText>
        </w:r>
      </w:del>
    </w:p>
    <w:p w14:paraId="5482FA26" w14:textId="77777777" w:rsidR="0041138D" w:rsidRPr="0041138D" w:rsidRDefault="0041138D" w:rsidP="005D6483">
      <w:pPr>
        <w:spacing w:after="120"/>
        <w:rPr>
          <w:szCs w:val="20"/>
        </w:rPr>
      </w:pPr>
      <w:bookmarkStart w:id="292" w:name="_Toc239852347"/>
      <w:r>
        <w:rPr>
          <w:b/>
          <w:color w:val="1F3864"/>
          <w:szCs w:val="20"/>
        </w:rPr>
        <w:t>Avoid it when</w:t>
      </w:r>
      <w:bookmarkEnd w:id="292"/>
      <w:r>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3FC36403" w14:textId="77777777" w:rsidR="0041138D" w:rsidRPr="0041138D" w:rsidRDefault="0041138D" w:rsidP="005D6483">
      <w:pPr>
        <w:spacing w:after="120"/>
        <w:rPr>
          <w:szCs w:val="20"/>
        </w:rPr>
      </w:pPr>
      <w:bookmarkStart w:id="293" w:name="_Toc239852348"/>
      <w:r>
        <w:rPr>
          <w:b/>
          <w:color w:val="1F3864"/>
          <w:szCs w:val="20"/>
        </w:rPr>
        <w:t>Risk &amp; consideration</w:t>
      </w:r>
      <w:bookmarkEnd w:id="293"/>
      <w:r>
        <w:rPr>
          <w:szCs w:val="20"/>
        </w:rPr>
        <w:t xml:space="preserve">. </w:t>
      </w:r>
      <w:proofErr w:type="spellStart"/>
      <w:r>
        <w:rPr>
          <w:szCs w:val="20"/>
        </w:rPr>
        <w:t>Snowpipe</w:t>
      </w:r>
      <w:proofErr w:type="spellEnd"/>
      <w:r>
        <w:rPr>
          <w:szCs w:val="20"/>
        </w:rPr>
        <w:t xml:space="preserve"> carries per-file overhead, so many small files can increase cost disproportionately. Landing-zone retention, replay, and reconciliation should be designed explicitly. Regular comparison of landed files against </w:t>
      </w:r>
      <w:proofErr w:type="spellStart"/>
      <w:r>
        <w:rPr>
          <w:szCs w:val="20"/>
        </w:rPr>
        <w:t>Snowpipe</w:t>
      </w:r>
      <w:proofErr w:type="spellEnd"/>
      <w:r>
        <w:rPr>
          <w:szCs w:val="20"/>
        </w:rPr>
        <w:t xml:space="preserve"> load history helps identify and recover from missed notifications or failed loads.</w:t>
      </w:r>
    </w:p>
    <w:p w14:paraId="45E0A99F" w14:textId="77777777" w:rsidR="0041138D" w:rsidRPr="0041138D" w:rsidRDefault="0041138D" w:rsidP="005D6483">
      <w:pPr>
        <w:spacing w:after="120"/>
        <w:rPr>
          <w:szCs w:val="20"/>
        </w:rPr>
      </w:pPr>
      <w:bookmarkStart w:id="294" w:name="_Toc239852349"/>
      <w:r>
        <w:rPr>
          <w:b/>
          <w:color w:val="1F3864"/>
          <w:szCs w:val="20"/>
        </w:rPr>
        <w:t>Security boundary</w:t>
      </w:r>
      <w:bookmarkEnd w:id="294"/>
      <w:r>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56D80D21" w14:textId="77777777" w:rsidR="0041138D" w:rsidRPr="0041138D" w:rsidRDefault="0041138D" w:rsidP="005D6483">
      <w:pPr>
        <w:spacing w:after="120"/>
        <w:rPr>
          <w:szCs w:val="20"/>
        </w:rPr>
      </w:pPr>
      <w:bookmarkStart w:id="295" w:name="_Toc239852350"/>
      <w:r>
        <w:rPr>
          <w:b/>
          <w:color w:val="1F3864"/>
          <w:szCs w:val="20"/>
        </w:rPr>
        <w:t>Common pitfall</w:t>
      </w:r>
      <w:bookmarkEnd w:id="295"/>
      <w:r>
        <w:rPr>
          <w:szCs w:val="20"/>
        </w:rPr>
        <w:t xml:space="preserve">. Treating the landing zone as a long-term storage or query layer rather than a transient ingestion boundary. Excessive numbers of small files can also increase </w:t>
      </w:r>
      <w:proofErr w:type="spellStart"/>
      <w:r>
        <w:rPr>
          <w:szCs w:val="20"/>
        </w:rPr>
        <w:t>Snowpipe</w:t>
      </w:r>
      <w:proofErr w:type="spellEnd"/>
      <w:r>
        <w:rPr>
          <w:szCs w:val="20"/>
        </w:rPr>
        <w:t xml:space="preserve"> processing costs.</w:t>
      </w:r>
    </w:p>
    <w:p w14:paraId="397C990F" w14:textId="77777777" w:rsidR="00A71443" w:rsidRPr="00A71443" w:rsidRDefault="0041138D" w:rsidP="00A71443">
      <w:pPr>
        <w:spacing w:after="120"/>
        <w:rPr>
          <w:ins w:id="296" w:author="Nikhil Rokade - Chaucer" w:date="2026-09-11T17:14:00Z"/>
          <w:szCs w:val="20"/>
        </w:rPr>
      </w:pPr>
      <w:bookmarkStart w:id="297" w:name="_Toc239852351"/>
      <w:r>
        <w:rPr>
          <w:b/>
          <w:color w:val="1F3864"/>
          <w:szCs w:val="20"/>
        </w:rPr>
        <w:t>In practice</w:t>
      </w:r>
      <w:bookmarkEnd w:id="297"/>
      <w:r>
        <w:rPr>
          <w:szCs w:val="20"/>
        </w:rPr>
        <w:t xml:space="preserve">. </w:t>
      </w:r>
    </w:p>
    <w:p w14:paraId="7C08A7C4" w14:textId="77777777" w:rsidR="00A71443" w:rsidRPr="00A71443" w:rsidRDefault="00A71443" w:rsidP="00A71443">
      <w:pPr>
        <w:spacing w:after="120"/>
        <w:rPr>
          <w:ins w:id="298" w:author="Nikhil Rokade - Chaucer" w:date="2026-09-11T17:14:00Z"/>
          <w:szCs w:val="20"/>
        </w:rPr>
      </w:pPr>
      <w:ins w:id="299" w:author="Nikhil Rokade - Chaucer" w:date="2026-09-11T17:14:00Z">
        <w:r>
          <w:rPr>
            <w:szCs w:val="20"/>
          </w:rPr>
          <w:t>Delegated-authority bordereaux from a cover holder arrive as monthly spreadsheet or CSV files, and each file lands in that cover holder’s designated landing-zone path</w:t>
        </w:r>
      </w:ins>
      <w:ins w:id="300" w:author="Nikhil Rokade - Chaucer" w:date="2026-09-11T17:14:00Z" w16du:dateUtc="2026-09-11T16:14:00Z">
        <w:r>
          <w:rPr>
            <w:szCs w:val="20"/>
          </w:rPr>
          <w:t>.</w:t>
        </w:r>
      </w:ins>
    </w:p>
    <w:p w14:paraId="731909CE" w14:textId="77777777" w:rsidR="0041138D" w:rsidRDefault="0041138D" w:rsidP="005D6483">
      <w:pPr>
        <w:spacing w:after="120"/>
        <w:rPr>
          <w:szCs w:val="20"/>
        </w:rPr>
      </w:pPr>
      <w:del w:id="301" w:author="Nikhil Rokade - Chaucer" w:date="2026-09-11T17:14:00Z" w16du:dateUtc="2026-09-11T16:14:00Z">
        <w:r>
          <w:rPr>
            <w:szCs w:val="20"/>
          </w:rPr>
          <w:delText>Delegated-authority bordereaux from a cover holder arrive as monthly spreadsheet/CSV files and each land in that cover holders landing-zone path;</w:delText>
        </w:r>
      </w:del>
      <w:r>
        <w:rPr>
          <w:szCs w:val="20"/>
        </w:rPr>
        <w:t xml:space="preserve"> Event Grid triggers </w:t>
      </w:r>
      <w:proofErr w:type="spellStart"/>
      <w:r>
        <w:rPr>
          <w:szCs w:val="20"/>
        </w:rPr>
        <w:t>Snowpipe</w:t>
      </w:r>
      <w:proofErr w:type="spellEnd"/>
      <w:r>
        <w:rPr>
          <w:szCs w:val="20"/>
        </w:rPr>
        <w:t xml:space="preserve"> to load it into a raw bordereaux schema for downstream conforming and exposure aggregation. Underwriting reporting consumes the conformed data, never the raw landing zone.</w:t>
      </w:r>
    </w:p>
    <w:p w14:paraId="229A0A91" w14:textId="77777777" w:rsidR="00DE0875" w:rsidRDefault="00DE0875" w:rsidP="005D6483">
      <w:pPr>
        <w:spacing w:after="120"/>
        <w:rPr>
          <w:szCs w:val="20"/>
        </w:rPr>
      </w:pPr>
    </w:p>
    <w:p w14:paraId="0A94115B" w14:textId="77777777" w:rsidR="00DE0875" w:rsidRDefault="00DE0875" w:rsidP="005D6483">
      <w:pPr>
        <w:spacing w:after="120"/>
        <w:rPr>
          <w:szCs w:val="20"/>
        </w:rPr>
      </w:pPr>
    </w:p>
    <w:p w14:paraId="6D6A77C5" w14:textId="77777777" w:rsidR="00DE0875" w:rsidRDefault="00DE0875" w:rsidP="005D6483">
      <w:pPr>
        <w:spacing w:after="120"/>
        <w:rPr>
          <w:szCs w:val="20"/>
        </w:rPr>
      </w:pPr>
    </w:p>
    <w:p w14:paraId="2881A4BF" w14:textId="77777777" w:rsidR="00DE0875" w:rsidRPr="0041138D" w:rsidRDefault="00DE0875" w:rsidP="005D6483">
      <w:pPr>
        <w:spacing w:after="120"/>
        <w:rPr>
          <w:szCs w:val="20"/>
        </w:rPr>
      </w:pPr>
    </w:p>
    <w:p w14:paraId="109A07AF" w14:textId="77777777" w:rsidR="0041138D" w:rsidRPr="0041138D" w:rsidRDefault="0041138D" w:rsidP="005D6483">
      <w:pPr>
        <w:spacing w:after="120"/>
        <w:rPr>
          <w:rFonts w:eastAsia="Calibri" w:cs="Calibri"/>
          <w:i/>
          <w:iCs/>
          <w:color w:val="2E5496"/>
          <w:szCs w:val="20"/>
          <w:lang w:val="en-US" w:eastAsia="en-IN"/>
        </w:rPr>
      </w:pPr>
    </w:p>
    <w:p w14:paraId="00258551" w14:textId="77777777" w:rsidR="0041138D" w:rsidRPr="005D6483" w:rsidRDefault="0041138D" w:rsidP="005D6483">
      <w:pPr>
        <w:pStyle w:val="Heading4"/>
        <w:rPr>
          <w:bCs w:val="0"/>
          <w:iCs w:val="0"/>
          <w:color w:val="132040" w:themeColor="accent1" w:themeShade="BF"/>
          <w:sz w:val="24"/>
          <w:szCs w:val="26"/>
        </w:rPr>
      </w:pPr>
      <w:bookmarkStart w:id="302" w:name="_Toc239852352"/>
      <w:r>
        <w:rPr>
          <w:bCs w:val="0"/>
          <w:iCs w:val="0"/>
          <w:color w:val="132040" w:themeColor="accent1" w:themeShade="BF"/>
          <w:sz w:val="24"/>
          <w:szCs w:val="26"/>
        </w:rPr>
        <w:t>Scheduled batch: CDC/ Watermark (SFDEINT4)</w:t>
      </w:r>
      <w:bookmarkEnd w:id="302"/>
    </w:p>
    <w:p w14:paraId="3A782581" w14:textId="77777777" w:rsidR="0041138D" w:rsidRDefault="0041138D" w:rsidP="005D6483">
      <w:pPr>
        <w:rPr>
          <w:i/>
          <w:color w:val="5A6470"/>
          <w:szCs w:val="20"/>
        </w:rPr>
      </w:pPr>
      <w:r>
        <w:rPr>
          <w:i/>
          <w:color w:val="5A6470"/>
          <w:szCs w:val="20"/>
        </w:rPr>
        <w:t xml:space="preserve">Extract and load operational data into the platform in batches, without placing analytics workloads on the operational path. </w:t>
      </w:r>
    </w:p>
    <w:p w14:paraId="2E439EBB" w14:textId="77777777" w:rsidR="00363CBA" w:rsidRPr="0041138D" w:rsidRDefault="00363CBA" w:rsidP="005D6483">
      <w:pPr>
        <w:rPr>
          <w:szCs w:val="20"/>
        </w:rPr>
      </w:pPr>
    </w:p>
    <w:p w14:paraId="732D3E21" w14:textId="77777777" w:rsidR="0041138D" w:rsidRPr="0041138D" w:rsidRDefault="0041138D" w:rsidP="005D6483">
      <w:pPr>
        <w:rPr>
          <w:szCs w:val="20"/>
        </w:rPr>
      </w:pPr>
      <w:r>
        <w:rPr>
          <w:noProof/>
          <w:szCs w:val="20"/>
        </w:rPr>
        <w:drawing>
          <wp:inline distT="0" distB="0" distL="0" distR="0" wp14:anchorId="27886288" wp14:editId="3638B27B">
            <wp:extent cx="5731510" cy="1107440"/>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5"/>
                    <a:stretch>
                      <a:fillRect/>
                    </a:stretch>
                  </pic:blipFill>
                  <pic:spPr>
                    <a:xfrm>
                      <a:off x="0" y="0"/>
                      <a:ext cx="5731510" cy="1107440"/>
                    </a:xfrm>
                    <a:prstGeom prst="rect">
                      <a:avLst/>
                    </a:prstGeom>
                  </pic:spPr>
                </pic:pic>
              </a:graphicData>
            </a:graphic>
          </wp:inline>
        </w:drawing>
      </w:r>
    </w:p>
    <w:p w14:paraId="29B55BCB" w14:textId="77777777" w:rsidR="0041138D" w:rsidRPr="0041138D" w:rsidRDefault="0041138D" w:rsidP="005D6483">
      <w:pPr>
        <w:spacing w:after="120"/>
        <w:rPr>
          <w:b/>
          <w:color w:val="1F3864"/>
          <w:szCs w:val="20"/>
        </w:rPr>
      </w:pPr>
    </w:p>
    <w:p w14:paraId="2D8F527D" w14:textId="77777777" w:rsidR="0041138D" w:rsidRPr="0041138D" w:rsidRDefault="0041138D" w:rsidP="005D6483">
      <w:pPr>
        <w:spacing w:after="120"/>
        <w:rPr>
          <w:szCs w:val="20"/>
        </w:rPr>
      </w:pPr>
      <w:r>
        <w:rPr>
          <w:b/>
          <w:color w:val="1F3864"/>
          <w:szCs w:val="20"/>
        </w:rPr>
        <w:t>Problem</w:t>
      </w:r>
      <w:r>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6E5C53C8" w14:textId="77777777" w:rsidR="002C12E9" w:rsidRPr="002C12E9" w:rsidRDefault="0041138D" w:rsidP="002C12E9">
      <w:pPr>
        <w:spacing w:after="120"/>
        <w:rPr>
          <w:ins w:id="303" w:author="Nikhil Rokade - Chaucer" w:date="2026-09-11T17:16:00Z"/>
          <w:szCs w:val="20"/>
        </w:rPr>
      </w:pPr>
      <w:bookmarkStart w:id="304" w:name="_Toc239852354"/>
      <w:r>
        <w:rPr>
          <w:b/>
          <w:color w:val="1F3864"/>
          <w:szCs w:val="20"/>
        </w:rPr>
        <w:t>Solution</w:t>
      </w:r>
      <w:bookmarkEnd w:id="304"/>
      <w:r>
        <w:rPr>
          <w:b/>
          <w:color w:val="0D152A" w:themeColor="accent1" w:themeShade="80"/>
          <w:szCs w:val="20"/>
        </w:rPr>
        <w:t xml:space="preserve"> </w:t>
      </w:r>
    </w:p>
    <w:p w14:paraId="67071FB5" w14:textId="77777777" w:rsidR="002C12E9" w:rsidRPr="002C12E9" w:rsidRDefault="002C12E9" w:rsidP="002C12E9">
      <w:pPr>
        <w:spacing w:after="120"/>
        <w:rPr>
          <w:ins w:id="305" w:author="Nikhil Rokade - Chaucer" w:date="2026-09-11T17:16:00Z"/>
          <w:szCs w:val="20"/>
        </w:rPr>
      </w:pPr>
      <w:ins w:id="306" w:author="Nikhil Rokade - Chaucer" w:date="2026-09-11T17:16:00Z">
        <w:r>
          <w:rPr>
            <w:szCs w:val="20"/>
          </w:rPr>
          <w:t>A scheduled Azure Data Factory pipeline or Azure Function extracts new or changed data from the source system, stages it in ADLS Gen2, and loads it into Snowflake using COPY INTO.</w:t>
        </w:r>
      </w:ins>
    </w:p>
    <w:p w14:paraId="17584CEE" w14:textId="77777777" w:rsidR="0041138D" w:rsidRPr="0041138D" w:rsidRDefault="0041138D" w:rsidP="005D6483">
      <w:pPr>
        <w:spacing w:after="120"/>
        <w:rPr>
          <w:szCs w:val="20"/>
        </w:rPr>
      </w:pPr>
      <w:del w:id="307" w:author="Nikhil Rokade - Chaucer" w:date="2026-09-11T17:16:00Z" w16du:dateUtc="2026-09-11T16:16:00Z">
        <w:r>
          <w:rPr>
            <w:szCs w:val="20"/>
          </w:rPr>
          <w:delText>A scheduled Azure Data Factory pipeline or Azure Function extracts new or changed data from the source system, stages it in ADLS Gen2, and Snowflake bulk-loads it is using COPY INTO.</w:delText>
        </w:r>
      </w:del>
      <w:r>
        <w:rPr>
          <w:szCs w:val="20"/>
        </w:rPr>
        <w:t xml:space="preserve"> ADF is preferred for standard connector-based data movement, Azure Functions for custom extraction logic, and Logic Apps </w:t>
      </w:r>
      <w:r>
        <w:rPr>
          <w:szCs w:val="20"/>
        </w:rPr>
        <w:lastRenderedPageBreak/>
        <w:t>for workflow orchestration where the ingestion process spans multiple systems and actions. The approach is periodic, incremental, and cost-efficient.</w:t>
      </w:r>
    </w:p>
    <w:p w14:paraId="318C08B3" w14:textId="77777777" w:rsidR="0041138D" w:rsidRPr="0041138D" w:rsidRDefault="0041138D" w:rsidP="005D6483">
      <w:pPr>
        <w:spacing w:after="120"/>
        <w:rPr>
          <w:szCs w:val="20"/>
        </w:rPr>
      </w:pPr>
      <w:bookmarkStart w:id="308" w:name="_Toc239852355"/>
      <w:r>
        <w:rPr>
          <w:b/>
          <w:color w:val="1F3864"/>
          <w:szCs w:val="20"/>
        </w:rPr>
        <w:t>Use it when</w:t>
      </w:r>
      <w:bookmarkEnd w:id="308"/>
      <w:r>
        <w:rPr>
          <w:b/>
          <w:color w:val="1F3864"/>
          <w:szCs w:val="20"/>
        </w:rPr>
        <w:t>.</w:t>
      </w:r>
      <w:r>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64368461" w14:textId="77777777" w:rsidR="006A6CDB" w:rsidRPr="006A6CDB" w:rsidRDefault="0041138D" w:rsidP="006A6CDB">
      <w:pPr>
        <w:spacing w:after="120"/>
        <w:rPr>
          <w:ins w:id="309" w:author="Nikhil Rokade - Chaucer" w:date="2026-09-11T17:17:00Z"/>
          <w:szCs w:val="20"/>
        </w:rPr>
      </w:pPr>
      <w:bookmarkStart w:id="310" w:name="_Toc239852356"/>
      <w:r>
        <w:rPr>
          <w:b/>
          <w:color w:val="1F3864"/>
          <w:szCs w:val="20"/>
        </w:rPr>
        <w:t>Avoid it when</w:t>
      </w:r>
      <w:bookmarkEnd w:id="310"/>
      <w:r>
        <w:rPr>
          <w:szCs w:val="20"/>
        </w:rPr>
        <w:t xml:space="preserve">. </w:t>
      </w:r>
    </w:p>
    <w:p w14:paraId="1A8176C6" w14:textId="77777777" w:rsidR="006A6CDB" w:rsidRPr="006A6CDB" w:rsidRDefault="006A6CDB" w:rsidP="006A6CDB">
      <w:pPr>
        <w:spacing w:after="120"/>
        <w:rPr>
          <w:ins w:id="311" w:author="Nikhil Rokade - Chaucer" w:date="2026-09-11T17:17:00Z"/>
          <w:szCs w:val="20"/>
        </w:rPr>
      </w:pPr>
      <w:ins w:id="312" w:author="Nikhil Rokade - Chaucer" w:date="2026-09-11T17:17:00Z">
        <w:r>
          <w:rPr>
            <w:szCs w:val="20"/>
          </w:rPr>
          <w:t>Avoid this pattern when sub-minute latency is required, when the source lacks a dependable change marker and would require brittle full scans, or when the required transformation should be performed within Snowflake rather than during extraction.</w:t>
        </w:r>
      </w:ins>
    </w:p>
    <w:p w14:paraId="73B6553B" w14:textId="77777777" w:rsidR="0041138D" w:rsidRPr="0041138D" w:rsidRDefault="0041138D" w:rsidP="005D6483">
      <w:pPr>
        <w:spacing w:after="120"/>
        <w:rPr>
          <w:szCs w:val="20"/>
        </w:rPr>
      </w:pPr>
      <w:del w:id="313" w:author="Nikhil Rokade - Chaucer" w:date="2026-09-11T17:17:00Z" w16du:dateUtc="2026-09-11T16:17:00Z">
        <w:r>
          <w:rPr>
            <w:szCs w:val="20"/>
          </w:rPr>
          <w:delText>Sub-minute latency is required (stream instead), the source has no dependable change marker, forcing brittle full scans, the requirement involves transformation that should be performed within Snowflake rather than during extraction.</w:delText>
        </w:r>
      </w:del>
    </w:p>
    <w:p w14:paraId="34F0A754" w14:textId="77777777" w:rsidR="0041138D" w:rsidRPr="0041138D" w:rsidRDefault="0041138D" w:rsidP="005D6483">
      <w:pPr>
        <w:spacing w:after="120"/>
        <w:rPr>
          <w:szCs w:val="20"/>
        </w:rPr>
      </w:pPr>
      <w:bookmarkStart w:id="314" w:name="_Toc239852357"/>
      <w:r>
        <w:rPr>
          <w:b/>
          <w:color w:val="1F3864"/>
          <w:szCs w:val="20"/>
        </w:rPr>
        <w:t>Risk &amp; consideration</w:t>
      </w:r>
      <w:bookmarkEnd w:id="314"/>
      <w:r>
        <w:rPr>
          <w:szCs w:val="20"/>
        </w:rPr>
        <w:t>. Watermark/CDC state should be persisted and managed so failed executions can resume without introducing gaps or duplicates. Considerations include clock skew, soft deletes, source-system load windows and schema evolution.</w:t>
      </w:r>
    </w:p>
    <w:p w14:paraId="0F5014C4" w14:textId="77777777" w:rsidR="0041138D" w:rsidRPr="0041138D" w:rsidRDefault="0041138D" w:rsidP="005D6483">
      <w:pPr>
        <w:spacing w:after="120"/>
        <w:rPr>
          <w:szCs w:val="20"/>
        </w:rPr>
      </w:pPr>
      <w:bookmarkStart w:id="315" w:name="_Toc239852358"/>
      <w:r>
        <w:rPr>
          <w:b/>
          <w:color w:val="1F3864"/>
          <w:szCs w:val="20"/>
        </w:rPr>
        <w:t>Security boundary</w:t>
      </w:r>
      <w:bookmarkEnd w:id="315"/>
      <w:r>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0E394F1D" w14:textId="77777777" w:rsidR="0041138D" w:rsidRPr="0041138D" w:rsidRDefault="0041138D" w:rsidP="005D6483">
      <w:pPr>
        <w:spacing w:after="120"/>
        <w:rPr>
          <w:szCs w:val="20"/>
        </w:rPr>
      </w:pPr>
      <w:bookmarkStart w:id="316" w:name="_Toc239852359"/>
      <w:r>
        <w:rPr>
          <w:b/>
          <w:color w:val="1F3864"/>
          <w:szCs w:val="20"/>
        </w:rPr>
        <w:t>Common pitfall</w:t>
      </w:r>
      <w:bookmarkEnd w:id="316"/>
      <w:r>
        <w:rPr>
          <w:szCs w:val="20"/>
        </w:rPr>
        <w:t>. Implementing watermark logic that is not transactional with the data read process, or reverting to full reloads when CDC mechanisms fail, resulting in increased cost and processing time.</w:t>
      </w:r>
    </w:p>
    <w:p w14:paraId="479CCFF2" w14:textId="77777777" w:rsidR="0041138D" w:rsidRDefault="0041138D" w:rsidP="005D6483">
      <w:pPr>
        <w:spacing w:after="120"/>
        <w:rPr>
          <w:szCs w:val="20"/>
        </w:rPr>
      </w:pPr>
      <w:bookmarkStart w:id="317" w:name="_Toc239852360"/>
      <w:r>
        <w:rPr>
          <w:b/>
          <w:color w:val="1F3864"/>
          <w:szCs w:val="20"/>
        </w:rPr>
        <w:t>In practice</w:t>
      </w:r>
      <w:bookmarkEnd w:id="317"/>
      <w:r>
        <w:rPr>
          <w:szCs w:val="20"/>
        </w:rPr>
        <w:t>. Nightly incremental extract of policy and premium movements from a policy-administration system, staged and loaded for finance and actuarial reporting. The operational system is never queried live by reporting.</w:t>
      </w:r>
    </w:p>
    <w:p w14:paraId="65E24A88" w14:textId="77777777" w:rsidR="00DE0875" w:rsidRPr="0041138D" w:rsidRDefault="00DE0875" w:rsidP="005D6483">
      <w:pPr>
        <w:spacing w:after="120"/>
        <w:rPr>
          <w:b/>
          <w:color w:val="1F3864"/>
          <w:szCs w:val="20"/>
        </w:rPr>
      </w:pPr>
    </w:p>
    <w:p w14:paraId="35523885" w14:textId="77777777" w:rsidR="0041138D" w:rsidRPr="005D6483" w:rsidRDefault="0041138D" w:rsidP="005D6483">
      <w:pPr>
        <w:pStyle w:val="Heading4"/>
        <w:rPr>
          <w:bCs w:val="0"/>
          <w:iCs w:val="0"/>
          <w:color w:val="132040" w:themeColor="accent1" w:themeShade="BF"/>
          <w:sz w:val="24"/>
          <w:szCs w:val="26"/>
        </w:rPr>
      </w:pPr>
      <w:bookmarkStart w:id="318" w:name="_Toc239852361"/>
      <w:r>
        <w:rPr>
          <w:bCs w:val="0"/>
          <w:iCs w:val="0"/>
          <w:color w:val="132040" w:themeColor="accent1" w:themeShade="BF"/>
          <w:sz w:val="24"/>
          <w:szCs w:val="26"/>
        </w:rPr>
        <w:t>Staged Multi Source Ingestion (SFDEINT5)</w:t>
      </w:r>
      <w:bookmarkEnd w:id="318"/>
    </w:p>
    <w:p w14:paraId="2E4F1C7C" w14:textId="77777777" w:rsidR="0041138D" w:rsidRDefault="0041138D" w:rsidP="005D6483">
      <w:pPr>
        <w:rPr>
          <w:i/>
          <w:color w:val="5A6470"/>
          <w:szCs w:val="20"/>
        </w:rPr>
      </w:pPr>
      <w:r>
        <w:rPr>
          <w:i/>
          <w:color w:val="5A6470"/>
          <w:szCs w:val="20"/>
        </w:rPr>
        <w:t>Ingest data into the platform in batches, decoupling operational systems from analytics workloads.</w:t>
      </w:r>
    </w:p>
    <w:p w14:paraId="2C04968B" w14:textId="77777777" w:rsidR="00363CBA" w:rsidRPr="0041138D" w:rsidRDefault="00363CBA" w:rsidP="005D6483">
      <w:pPr>
        <w:rPr>
          <w:i/>
          <w:color w:val="5A6470"/>
          <w:szCs w:val="20"/>
        </w:rPr>
      </w:pPr>
    </w:p>
    <w:p w14:paraId="47100FA3" w14:textId="77777777" w:rsidR="00A51282" w:rsidRDefault="0041138D" w:rsidP="005D6483">
      <w:pPr>
        <w:rPr>
          <w:b/>
          <w:color w:val="1F3864"/>
          <w:szCs w:val="20"/>
        </w:rPr>
      </w:pPr>
      <w:r>
        <w:rPr>
          <w:noProof/>
          <w:szCs w:val="20"/>
        </w:rPr>
        <w:drawing>
          <wp:inline distT="0" distB="0" distL="0" distR="0" wp14:anchorId="3823DF91" wp14:editId="53449112">
            <wp:extent cx="5731510" cy="109894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6"/>
                    <a:stretch>
                      <a:fillRect/>
                    </a:stretch>
                  </pic:blipFill>
                  <pic:spPr>
                    <a:xfrm>
                      <a:off x="0" y="0"/>
                      <a:ext cx="5731510" cy="1098941"/>
                    </a:xfrm>
                    <a:prstGeom prst="rect">
                      <a:avLst/>
                    </a:prstGeom>
                  </pic:spPr>
                </pic:pic>
              </a:graphicData>
            </a:graphic>
          </wp:inline>
        </w:drawing>
      </w:r>
    </w:p>
    <w:p w14:paraId="4E34C272" w14:textId="77777777" w:rsidR="00A51282" w:rsidRDefault="00A51282" w:rsidP="005D6483">
      <w:pPr>
        <w:rPr>
          <w:b/>
          <w:color w:val="1F3864"/>
          <w:szCs w:val="20"/>
        </w:rPr>
      </w:pPr>
    </w:p>
    <w:p w14:paraId="59146E46" w14:textId="77777777" w:rsidR="00A51282" w:rsidRDefault="00A51282" w:rsidP="005D6483">
      <w:pPr>
        <w:rPr>
          <w:b/>
          <w:color w:val="1F3864"/>
          <w:szCs w:val="20"/>
        </w:rPr>
      </w:pPr>
      <w:bookmarkStart w:id="319" w:name="_Toc239852362"/>
    </w:p>
    <w:p w14:paraId="7FD74B9E" w14:textId="77777777" w:rsidR="0041138D" w:rsidRPr="0041138D" w:rsidRDefault="0041138D" w:rsidP="005D6483">
      <w:pPr>
        <w:rPr>
          <w:szCs w:val="20"/>
        </w:rPr>
      </w:pPr>
      <w:r>
        <w:rPr>
          <w:b/>
          <w:color w:val="1F3864"/>
          <w:szCs w:val="20"/>
        </w:rPr>
        <w:t>Problem</w:t>
      </w:r>
      <w:bookmarkEnd w:id="319"/>
      <w:r>
        <w:rPr>
          <w:szCs w:val="20"/>
        </w:rPr>
        <w:t>. Multiple related sources must be brought together with dependencies, retries and observability, and transformation should happen where compute is cheapest and closest to the data.</w:t>
      </w:r>
    </w:p>
    <w:p w14:paraId="017CE496" w14:textId="77777777" w:rsidR="0041138D" w:rsidRPr="0041138D" w:rsidRDefault="0041138D" w:rsidP="005D6483">
      <w:pPr>
        <w:spacing w:after="120"/>
        <w:rPr>
          <w:szCs w:val="20"/>
        </w:rPr>
      </w:pPr>
      <w:bookmarkStart w:id="320" w:name="_Toc239852363"/>
      <w:r>
        <w:rPr>
          <w:b/>
          <w:color w:val="1F3864"/>
          <w:szCs w:val="20"/>
        </w:rPr>
        <w:t>Solution</w:t>
      </w:r>
      <w:bookmarkEnd w:id="320"/>
      <w:r>
        <w:rPr>
          <w:b/>
          <w:color w:val="1F3864"/>
          <w:szCs w:val="20"/>
        </w:rPr>
        <w:t>.</w:t>
      </w:r>
      <w:r>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2F5A0F75" w14:textId="77777777" w:rsidR="0041138D" w:rsidRPr="0041138D" w:rsidRDefault="0041138D" w:rsidP="005D6483">
      <w:pPr>
        <w:spacing w:after="120"/>
        <w:rPr>
          <w:szCs w:val="20"/>
        </w:rPr>
      </w:pPr>
      <w:bookmarkStart w:id="321" w:name="_Toc239852364"/>
      <w:r>
        <w:rPr>
          <w:b/>
          <w:color w:val="1F3864"/>
          <w:szCs w:val="20"/>
        </w:rPr>
        <w:t>Use it when</w:t>
      </w:r>
      <w:bookmarkEnd w:id="321"/>
      <w:r>
        <w:rPr>
          <w:b/>
          <w:color w:val="1F3864"/>
          <w:szCs w:val="20"/>
        </w:rPr>
        <w:t>.</w:t>
      </w:r>
      <w:r>
        <w:rPr>
          <w:szCs w:val="20"/>
        </w:rPr>
        <w:t xml:space="preserve"> Coordinated multi-source loads with inter-dependencies; you want lineage, retries and alerting over the pipeline; transformation is set-based and belongs in the warehouse.</w:t>
      </w:r>
    </w:p>
    <w:p w14:paraId="2D0FC17D" w14:textId="77777777" w:rsidR="0041138D" w:rsidRPr="0041138D" w:rsidRDefault="0041138D" w:rsidP="005D6483">
      <w:pPr>
        <w:spacing w:after="120"/>
        <w:rPr>
          <w:szCs w:val="20"/>
        </w:rPr>
      </w:pPr>
      <w:bookmarkStart w:id="322" w:name="_Toc239852365"/>
      <w:r>
        <w:rPr>
          <w:b/>
          <w:color w:val="1F3864"/>
          <w:szCs w:val="20"/>
        </w:rPr>
        <w:t>Avoid it when</w:t>
      </w:r>
      <w:bookmarkEnd w:id="322"/>
      <w:r>
        <w:rPr>
          <w:b/>
          <w:color w:val="1F3864"/>
          <w:szCs w:val="20"/>
        </w:rPr>
        <w:t>.</w:t>
      </w:r>
      <w:r>
        <w:rPr>
          <w:szCs w:val="20"/>
        </w:rPr>
        <w:t xml:space="preserve"> A single simple feed (a plain batch or </w:t>
      </w:r>
      <w:proofErr w:type="spellStart"/>
      <w:r>
        <w:rPr>
          <w:szCs w:val="20"/>
        </w:rPr>
        <w:t>Snowpipe</w:t>
      </w:r>
      <w:proofErr w:type="spellEnd"/>
      <w:r>
        <w:rPr>
          <w:szCs w:val="20"/>
        </w:rPr>
        <w:t xml:space="preserve"> load is lighter); transformation must happen before landing for compliance or redaction; latency needs are real-time.</w:t>
      </w:r>
    </w:p>
    <w:p w14:paraId="507EB06A" w14:textId="77777777" w:rsidR="0041138D" w:rsidRPr="0041138D" w:rsidRDefault="0041138D" w:rsidP="005D6483">
      <w:pPr>
        <w:spacing w:after="120"/>
        <w:rPr>
          <w:szCs w:val="20"/>
        </w:rPr>
      </w:pPr>
      <w:bookmarkStart w:id="323" w:name="_Toc239852366"/>
      <w:r>
        <w:rPr>
          <w:b/>
          <w:color w:val="1F3864"/>
          <w:szCs w:val="20"/>
        </w:rPr>
        <w:t>Risk &amp; consideration</w:t>
      </w:r>
      <w:bookmarkEnd w:id="323"/>
      <w:r>
        <w:rPr>
          <w:szCs w:val="20"/>
        </w:rPr>
        <w:t>.</w:t>
      </w:r>
      <w:r>
        <w:rPr>
          <w:rFonts w:eastAsia="Times New Roman" w:cs="Segoe UI"/>
          <w:szCs w:val="20"/>
          <w:lang w:eastAsia="en-GB"/>
        </w:rPr>
        <w:t xml:space="preserve"> </w:t>
      </w:r>
      <w:r>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2742A618" w14:textId="77777777" w:rsidR="006A6CDB" w:rsidRPr="006A6CDB" w:rsidRDefault="0041138D" w:rsidP="006A6CDB">
      <w:pPr>
        <w:spacing w:after="120"/>
        <w:rPr>
          <w:ins w:id="324" w:author="Nikhil Rokade - Chaucer" w:date="2026-09-11T17:18:00Z"/>
          <w:szCs w:val="20"/>
        </w:rPr>
      </w:pPr>
      <w:bookmarkStart w:id="325" w:name="_Toc239852367"/>
      <w:r>
        <w:rPr>
          <w:b/>
          <w:color w:val="1F3864"/>
          <w:szCs w:val="20"/>
        </w:rPr>
        <w:lastRenderedPageBreak/>
        <w:t>Security boundary</w:t>
      </w:r>
      <w:bookmarkEnd w:id="325"/>
      <w:r>
        <w:rPr>
          <w:b/>
          <w:color w:val="1F3864"/>
          <w:szCs w:val="20"/>
        </w:rPr>
        <w:t>.</w:t>
      </w:r>
      <w:r>
        <w:rPr>
          <w:szCs w:val="20"/>
        </w:rPr>
        <w:t xml:space="preserve"> </w:t>
      </w:r>
    </w:p>
    <w:p w14:paraId="42EA9EC4" w14:textId="77777777" w:rsidR="006A6CDB" w:rsidRPr="006A6CDB" w:rsidRDefault="006A6CDB" w:rsidP="006A6CDB">
      <w:pPr>
        <w:spacing w:after="120"/>
        <w:rPr>
          <w:ins w:id="326" w:author="Nikhil Rokade - Chaucer" w:date="2026-09-11T17:18:00Z"/>
          <w:szCs w:val="20"/>
        </w:rPr>
      </w:pPr>
      <w:ins w:id="327" w:author="Nikhil Rokade - Chaucer" w:date="2026-09-11T17:18:00Z">
        <w:r>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ins>
    </w:p>
    <w:p w14:paraId="3DD999F3" w14:textId="77777777" w:rsidR="0041138D" w:rsidRPr="0041138D" w:rsidRDefault="0041138D" w:rsidP="005D6483">
      <w:pPr>
        <w:spacing w:after="120"/>
        <w:rPr>
          <w:szCs w:val="20"/>
        </w:rPr>
      </w:pPr>
      <w:del w:id="328" w:author="Nikhil Rokade - Chaucer" w:date="2026-09-11T17:18:00Z" w16du:dateUtc="2026-09-11T16:18:00Z">
        <w:r>
          <w:rPr>
            <w:szCs w:val="20"/>
          </w:rPr>
          <w:delText xml:space="preserve">The orchestrator holds credentials to many systems -managed identity and a secrets vault are mandatory, with least-privilege per connection. Staging over private endpoint. </w:delText>
        </w:r>
      </w:del>
      <w:r>
        <w:rPr>
          <w:szCs w:val="20"/>
        </w:rPr>
        <w:t>Transformation runs inside Snowflake, keeping data off intermediate compute in transit.</w:t>
      </w:r>
    </w:p>
    <w:p w14:paraId="5FF3C376" w14:textId="77777777" w:rsidR="0041138D" w:rsidRPr="0041138D" w:rsidRDefault="0041138D" w:rsidP="005D6483">
      <w:pPr>
        <w:spacing w:after="120"/>
        <w:rPr>
          <w:szCs w:val="20"/>
        </w:rPr>
      </w:pPr>
      <w:bookmarkStart w:id="329" w:name="_Toc239852368"/>
      <w:r>
        <w:rPr>
          <w:b/>
          <w:color w:val="1F3864"/>
          <w:szCs w:val="20"/>
        </w:rPr>
        <w:t>Common pitfall</w:t>
      </w:r>
      <w:bookmarkEnd w:id="329"/>
      <w:r>
        <w:rPr>
          <w:szCs w:val="20"/>
        </w:rPr>
        <w:t>. Using the orchestration layer for row-level transformation rather than orchestration and coordination. Excessive retry strategies can also delay identification of persistent upstream failures.</w:t>
      </w:r>
    </w:p>
    <w:p w14:paraId="259E6AF3" w14:textId="77777777" w:rsidR="0041138D" w:rsidRDefault="0041138D" w:rsidP="005D6483">
      <w:pPr>
        <w:spacing w:after="120"/>
        <w:rPr>
          <w:szCs w:val="20"/>
        </w:rPr>
      </w:pPr>
      <w:bookmarkStart w:id="330" w:name="_Toc239852369"/>
      <w:r>
        <w:rPr>
          <w:b/>
          <w:color w:val="1F3864"/>
          <w:szCs w:val="20"/>
        </w:rPr>
        <w:t>In practice</w:t>
      </w:r>
      <w:bookmarkEnd w:id="330"/>
      <w:r>
        <w:rPr>
          <w:szCs w:val="20"/>
        </w:rPr>
        <w:t>. Building a conformed claims dataset that joins claims, policy and reinsurance-treaty feeds. The orchestrator sequences the loads and kicks off in-warehouse conforming for exposure and recoveries reporting.</w:t>
      </w:r>
    </w:p>
    <w:p w14:paraId="4979A107" w14:textId="77777777" w:rsidR="005D6483" w:rsidRPr="0041138D" w:rsidRDefault="005D6483" w:rsidP="005D6483">
      <w:pPr>
        <w:spacing w:after="120"/>
        <w:rPr>
          <w:szCs w:val="20"/>
        </w:rPr>
      </w:pPr>
    </w:p>
    <w:p w14:paraId="5A235E96" w14:textId="77777777" w:rsidR="005D6483" w:rsidRDefault="005D6483">
      <w:pPr>
        <w:pStyle w:val="Heading4"/>
      </w:pPr>
      <w:bookmarkStart w:id="331" w:name="_Toc239852370"/>
      <w:r>
        <w:rPr>
          <w:bCs w:val="0"/>
          <w:color w:val="132040" w:themeColor="accent1" w:themeShade="BF"/>
          <w:sz w:val="24"/>
          <w:szCs w:val="26"/>
        </w:rPr>
        <w:t>Governed API Write (SFDEINT6)</w:t>
      </w:r>
    </w:p>
    <w:p w14:paraId="19F0808E" w14:textId="77777777" w:rsidR="005D6483" w:rsidRDefault="005D6483" w:rsidP="005D6483">
      <w:pPr>
        <w:spacing w:before="10" w:after="90"/>
        <w:rPr>
          <w:i/>
          <w:color w:val="5A6470"/>
          <w:szCs w:val="20"/>
        </w:rPr>
      </w:pPr>
      <w:r>
        <w:rPr>
          <w:i/>
          <w:color w:val="5A6470"/>
          <w:szCs w:val="20"/>
        </w:rPr>
        <w:t>A small, well-defined set of records is imported into the platform through a governed API on the shared gateway, avoiding the complexity of file or streaming pipelines for low-volume data exchange.</w:t>
      </w:r>
    </w:p>
    <w:p w14:paraId="3A8075D1" w14:textId="77777777" w:rsidR="00363CBA" w:rsidRPr="0041138D" w:rsidRDefault="00363CBA" w:rsidP="005D6483">
      <w:pPr>
        <w:spacing w:before="10" w:after="90"/>
        <w:rPr>
          <w:i/>
          <w:color w:val="5A6470"/>
          <w:szCs w:val="20"/>
        </w:rPr>
      </w:pPr>
    </w:p>
    <w:p w14:paraId="6D34AF89" w14:textId="77777777" w:rsidR="005D6483" w:rsidRPr="0041138D" w:rsidRDefault="005D6483" w:rsidP="005D6483">
      <w:pPr>
        <w:spacing w:before="40" w:after="120"/>
        <w:jc w:val="center"/>
        <w:rPr>
          <w:szCs w:val="20"/>
        </w:rPr>
      </w:pPr>
      <w:r>
        <w:rPr>
          <w:noProof/>
          <w:szCs w:val="20"/>
        </w:rPr>
        <w:drawing>
          <wp:inline distT="0" distB="0" distL="0" distR="0" wp14:anchorId="2EE9362F" wp14:editId="43D0670A">
            <wp:extent cx="5731510" cy="98784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7"/>
                    <a:srcRect/>
                    <a:stretch>
                      <a:fillRect/>
                    </a:stretch>
                  </pic:blipFill>
                  <pic:spPr bwMode="auto">
                    <a:xfrm>
                      <a:off x="0" y="0"/>
                      <a:ext cx="5731510" cy="987841"/>
                    </a:xfrm>
                    <a:prstGeom prst="rect">
                      <a:avLst/>
                    </a:prstGeom>
                    <a:solidFill>
                      <a:srgbClr val="222831"/>
                    </a:solidFill>
                  </pic:spPr>
                </pic:pic>
              </a:graphicData>
            </a:graphic>
          </wp:inline>
        </w:drawing>
      </w:r>
    </w:p>
    <w:p w14:paraId="193F0818" w14:textId="77777777" w:rsidR="005D6483" w:rsidRPr="0041138D" w:rsidRDefault="005D6483" w:rsidP="005D6483">
      <w:pPr>
        <w:spacing w:before="40" w:after="110"/>
        <w:rPr>
          <w:szCs w:val="20"/>
        </w:rPr>
      </w:pPr>
      <w:r>
        <w:rPr>
          <w:b/>
          <w:color w:val="1F3864"/>
          <w:szCs w:val="20"/>
        </w:rPr>
        <w:t>Problem.</w:t>
      </w:r>
      <w:r>
        <w:rPr>
          <w:b/>
          <w:szCs w:val="20"/>
        </w:rPr>
        <w:t xml:space="preserve"> </w:t>
      </w:r>
      <w:r>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222634CC" w14:textId="77777777" w:rsidR="005D6483" w:rsidRPr="0041138D" w:rsidRDefault="005D6483" w:rsidP="005D6483">
      <w:pPr>
        <w:spacing w:before="40" w:after="110"/>
        <w:rPr>
          <w:szCs w:val="20"/>
        </w:rPr>
      </w:pPr>
      <w:r>
        <w:rPr>
          <w:b/>
          <w:color w:val="1F3864"/>
          <w:szCs w:val="20"/>
        </w:rPr>
        <w:t>Solution</w:t>
      </w:r>
      <w:r>
        <w:rPr>
          <w:b/>
          <w:szCs w:val="20"/>
        </w:rPr>
        <w:t xml:space="preserve">. </w:t>
      </w:r>
      <w:r>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2EC432CD" w14:textId="77777777" w:rsidR="005D6483" w:rsidRPr="0041138D" w:rsidRDefault="005D6483" w:rsidP="005D6483">
      <w:pPr>
        <w:spacing w:before="40" w:after="110"/>
        <w:rPr>
          <w:szCs w:val="20"/>
        </w:rPr>
      </w:pPr>
      <w:r>
        <w:rPr>
          <w:b/>
          <w:color w:val="1F3864"/>
          <w:szCs w:val="20"/>
        </w:rPr>
        <w:t>Use it when</w:t>
      </w:r>
      <w:r>
        <w:rPr>
          <w:b/>
          <w:szCs w:val="20"/>
        </w:rPr>
        <w:t xml:space="preserve">. </w:t>
      </w:r>
      <w:r>
        <w:rPr>
          <w:szCs w:val="20"/>
        </w:rPr>
        <w:t>The write is small, well-defined, and low-volume, and requires synchronous or near-synchronous processing. The consumer needs a governed API-based import mechanism rather than a file or event-based ingestion pattern.</w:t>
      </w:r>
    </w:p>
    <w:p w14:paraId="37DDC142" w14:textId="77777777" w:rsidR="005D6483" w:rsidRPr="0041138D" w:rsidRDefault="005D6483" w:rsidP="005D6483">
      <w:pPr>
        <w:spacing w:before="40" w:after="110"/>
        <w:rPr>
          <w:szCs w:val="20"/>
        </w:rPr>
      </w:pPr>
      <w:r>
        <w:rPr>
          <w:b/>
          <w:color w:val="1F3864"/>
          <w:szCs w:val="20"/>
        </w:rPr>
        <w:t>Avoid it when.</w:t>
      </w:r>
      <w:r>
        <w:rPr>
          <w:b/>
          <w:szCs w:val="20"/>
        </w:rPr>
        <w:t xml:space="preserve"> </w:t>
      </w:r>
      <w:r>
        <w:rPr>
          <w:szCs w:val="20"/>
        </w:rPr>
        <w:t>The volume is high, the payload shape is variable, or data arrives in bulk. In these scenarios, staged file ingestion or streaming patterns are more appropriate. APIs should not be used as a bulk-loading mechanism.</w:t>
      </w:r>
    </w:p>
    <w:p w14:paraId="514BD233" w14:textId="77777777" w:rsidR="005D6483" w:rsidRPr="0041138D" w:rsidRDefault="005D6483" w:rsidP="005D6483">
      <w:pPr>
        <w:spacing w:before="40" w:after="110"/>
        <w:rPr>
          <w:szCs w:val="20"/>
        </w:rPr>
      </w:pPr>
      <w:r>
        <w:rPr>
          <w:b/>
          <w:color w:val="1F3864"/>
          <w:szCs w:val="20"/>
        </w:rPr>
        <w:t>Risks and considerations</w:t>
      </w:r>
      <w:r>
        <w:rPr>
          <w:b/>
          <w:szCs w:val="20"/>
        </w:rPr>
        <w:t>.</w:t>
      </w:r>
      <w:r>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64CBC478" w14:textId="77777777" w:rsidR="005D6483" w:rsidRPr="0041138D" w:rsidRDefault="005D6483" w:rsidP="005D6483">
      <w:pPr>
        <w:spacing w:before="40" w:after="110"/>
        <w:rPr>
          <w:szCs w:val="20"/>
        </w:rPr>
      </w:pPr>
      <w:r>
        <w:rPr>
          <w:b/>
          <w:color w:val="1F3864"/>
          <w:szCs w:val="20"/>
        </w:rPr>
        <w:t>Security boundary</w:t>
      </w:r>
      <w:r>
        <w:rPr>
          <w:b/>
          <w:szCs w:val="20"/>
        </w:rPr>
        <w:t>.</w:t>
      </w:r>
      <w:r>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783D168B" w14:textId="77777777" w:rsidR="005D6483" w:rsidRPr="0041138D" w:rsidRDefault="005D6483" w:rsidP="005D6483">
      <w:pPr>
        <w:spacing w:before="40" w:after="110"/>
        <w:rPr>
          <w:szCs w:val="20"/>
        </w:rPr>
      </w:pPr>
      <w:r>
        <w:rPr>
          <w:b/>
          <w:color w:val="1F3864"/>
          <w:szCs w:val="20"/>
        </w:rPr>
        <w:t>Common pitfall.</w:t>
      </w:r>
      <w:r>
        <w:rPr>
          <w:szCs w:val="20"/>
        </w:rPr>
        <w:t xml:space="preserve"> Using API-based ingestion for bulk data movement or large-scale operational data loads instead of approved file, batch or streaming ingestion patterns.</w:t>
      </w:r>
    </w:p>
    <w:p w14:paraId="5A96C25D" w14:textId="77777777" w:rsidR="005D6483" w:rsidRPr="0041138D" w:rsidRDefault="005D6483" w:rsidP="005D6483">
      <w:pPr>
        <w:spacing w:before="40" w:after="110"/>
        <w:rPr>
          <w:szCs w:val="20"/>
        </w:rPr>
      </w:pPr>
      <w:r>
        <w:rPr>
          <w:b/>
          <w:color w:val="1F3864"/>
          <w:szCs w:val="20"/>
        </w:rPr>
        <w:t>In practice</w:t>
      </w:r>
      <w:r>
        <w:rPr>
          <w:b/>
          <w:szCs w:val="20"/>
        </w:rPr>
        <w:t xml:space="preserve">. </w:t>
      </w:r>
      <w:r>
        <w:rPr>
          <w:szCs w:val="20"/>
        </w:rPr>
        <w:t xml:space="preserve">An operations tool submits a corrected reference value through an APIM operation. APIM validates the request and forwards it to a controlled Snowflake ingestion endpoint, which invokes a </w:t>
      </w:r>
      <w:r>
        <w:rPr>
          <w:szCs w:val="20"/>
        </w:rPr>
        <w:lastRenderedPageBreak/>
        <w:t>stored procedure to persist the update. The transaction is audited end-to-end, and the consumer never accesses Snowflake directly.</w:t>
      </w:r>
    </w:p>
    <w:p w14:paraId="64AB4AF7" w14:textId="77777777" w:rsidR="005D6483" w:rsidRDefault="005D6483" w:rsidP="005D6483"/>
    <w:p w14:paraId="1A67D620" w14:textId="77777777" w:rsidR="0041138D" w:rsidRDefault="0041138D" w:rsidP="005D6483">
      <w:pPr>
        <w:pStyle w:val="Heading3"/>
        <w:rPr>
          <w:rFonts w:cs="Times New Roman"/>
          <w:bCs/>
          <w:color w:val="132040" w:themeColor="accent1" w:themeShade="BF"/>
          <w:sz w:val="24"/>
          <w:szCs w:val="26"/>
        </w:rPr>
      </w:pPr>
      <w:bookmarkStart w:id="332" w:name="_Toc239980638"/>
      <w:r>
        <w:rPr>
          <w:rFonts w:cs="Times New Roman"/>
          <w:bCs/>
          <w:color w:val="132040" w:themeColor="accent1" w:themeShade="BF"/>
          <w:sz w:val="24"/>
          <w:szCs w:val="26"/>
        </w:rPr>
        <w:t>Export Patterns</w:t>
      </w:r>
      <w:bookmarkEnd w:id="331"/>
      <w:bookmarkEnd w:id="332"/>
    </w:p>
    <w:p w14:paraId="1C8E4EC9" w14:textId="77777777" w:rsidR="00363CBA" w:rsidRPr="00363CBA" w:rsidRDefault="00363CBA" w:rsidP="00363CBA"/>
    <w:p w14:paraId="1A714199" w14:textId="77777777" w:rsidR="0041138D" w:rsidRPr="005D6483" w:rsidRDefault="0041138D" w:rsidP="005D6483">
      <w:pPr>
        <w:pStyle w:val="Heading4"/>
        <w:rPr>
          <w:bCs w:val="0"/>
          <w:iCs w:val="0"/>
          <w:color w:val="132040" w:themeColor="accent1" w:themeShade="BF"/>
          <w:sz w:val="24"/>
          <w:szCs w:val="26"/>
        </w:rPr>
      </w:pPr>
      <w:r>
        <w:rPr>
          <w:bCs w:val="0"/>
          <w:iCs w:val="0"/>
          <w:color w:val="132040" w:themeColor="accent1" w:themeShade="BF"/>
          <w:sz w:val="24"/>
          <w:szCs w:val="26"/>
        </w:rPr>
        <w:t>Consume Platform Data via API (SFDEINT7)</w:t>
      </w:r>
    </w:p>
    <w:p w14:paraId="05EE567D" w14:textId="77777777" w:rsidR="0041138D" w:rsidRDefault="0041138D" w:rsidP="005D6483">
      <w:pPr>
        <w:spacing w:before="10" w:after="90"/>
        <w:rPr>
          <w:i/>
          <w:color w:val="5A6470"/>
          <w:szCs w:val="20"/>
        </w:rPr>
      </w:pPr>
      <w:r>
        <w:rPr>
          <w:i/>
          <w:color w:val="5A6470"/>
          <w:szCs w:val="20"/>
        </w:rPr>
        <w:t>Pull curated data from the platform and serve it to a consumer through the gateway, analytical, not a system of record.</w:t>
      </w:r>
    </w:p>
    <w:p w14:paraId="2378ACF7" w14:textId="77777777" w:rsidR="00363CBA" w:rsidRPr="0041138D" w:rsidRDefault="00363CBA" w:rsidP="005D6483">
      <w:pPr>
        <w:spacing w:before="10" w:after="90"/>
        <w:rPr>
          <w:szCs w:val="20"/>
        </w:rPr>
      </w:pPr>
    </w:p>
    <w:p w14:paraId="67903201" w14:textId="77777777" w:rsidR="0041138D" w:rsidRPr="0041138D" w:rsidRDefault="0041138D" w:rsidP="005D6483">
      <w:pPr>
        <w:spacing w:before="90" w:after="130"/>
        <w:jc w:val="center"/>
        <w:rPr>
          <w:szCs w:val="20"/>
        </w:rPr>
      </w:pPr>
      <w:r>
        <w:rPr>
          <w:noProof/>
          <w:szCs w:val="20"/>
        </w:rPr>
        <w:drawing>
          <wp:inline distT="0" distB="0" distL="0" distR="0" wp14:anchorId="030C5FBF" wp14:editId="0CC1C3E2">
            <wp:extent cx="5731510" cy="987841"/>
            <wp:effectExtent l="0" t="0" r="2540" b="3175"/>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31510" cy="987841"/>
                    </a:xfrm>
                    <a:prstGeom prst="rect">
                      <a:avLst/>
                    </a:prstGeom>
                    <a:noFill/>
                  </pic:spPr>
                </pic:pic>
              </a:graphicData>
            </a:graphic>
          </wp:inline>
        </w:drawing>
      </w:r>
    </w:p>
    <w:p w14:paraId="21DB4BFF" w14:textId="77777777" w:rsidR="0041138D" w:rsidRPr="0041138D" w:rsidRDefault="0041138D" w:rsidP="005D6483">
      <w:pPr>
        <w:spacing w:before="40" w:after="110"/>
        <w:rPr>
          <w:szCs w:val="20"/>
        </w:rPr>
      </w:pPr>
      <w:r>
        <w:rPr>
          <w:b/>
          <w:color w:val="1F3864"/>
          <w:szCs w:val="20"/>
        </w:rPr>
        <w:t xml:space="preserve">Problem. </w:t>
      </w:r>
      <w:r>
        <w:rPr>
          <w:szCs w:val="20"/>
        </w:rPr>
        <w:t>An internal app or partner wants curated, aggregated data that lives in Snowflake, but it should not be running warehouse queries in a latency-sensitive path or treating analytics as the source of truth.</w:t>
      </w:r>
    </w:p>
    <w:p w14:paraId="74FF443C" w14:textId="77777777" w:rsidR="0090547F" w:rsidRPr="0090547F" w:rsidRDefault="0041138D" w:rsidP="0090547F">
      <w:pPr>
        <w:spacing w:before="40" w:after="110"/>
        <w:rPr>
          <w:ins w:id="333" w:author="Nikhil Rokade - Chaucer" w:date="2026-09-11T17:19:00Z"/>
          <w:szCs w:val="20"/>
        </w:rPr>
      </w:pPr>
      <w:r>
        <w:rPr>
          <w:b/>
          <w:color w:val="1F3864"/>
          <w:szCs w:val="20"/>
        </w:rPr>
        <w:t xml:space="preserve">Solution. </w:t>
      </w:r>
      <w:r>
        <w:rPr>
          <w:szCs w:val="20"/>
        </w:rPr>
        <w:t xml:space="preserve">Expose the curated data through an APIM product backed by an appropriate service layer over Snowflake privately. </w:t>
      </w:r>
    </w:p>
    <w:p w14:paraId="7FE9A063" w14:textId="77777777" w:rsidR="0090547F" w:rsidRPr="0090547F" w:rsidRDefault="0090547F" w:rsidP="0090547F">
      <w:pPr>
        <w:spacing w:before="40" w:after="110"/>
        <w:rPr>
          <w:ins w:id="334" w:author="Nikhil Rokade - Chaucer" w:date="2026-09-11T17:19:00Z"/>
          <w:szCs w:val="20"/>
        </w:rPr>
      </w:pPr>
      <w:ins w:id="335" w:author="Nikhil Rokade - Chaucer" w:date="2026-09-11T17:19:00Z">
        <w:r>
          <w:rPr>
            <w:szCs w:val="20"/>
          </w:rPr>
          <w:t>The data platform owns curation of the data product. The SIF owns its governed exposure, including the API contract, authentication, caching and service-level expectations.</w:t>
        </w:r>
      </w:ins>
    </w:p>
    <w:p w14:paraId="40BAFA10" w14:textId="77777777" w:rsidR="0041138D" w:rsidRPr="0041138D" w:rsidRDefault="0041138D" w:rsidP="005D6483">
      <w:pPr>
        <w:spacing w:before="40" w:after="110"/>
        <w:rPr>
          <w:szCs w:val="20"/>
        </w:rPr>
      </w:pPr>
      <w:del w:id="336" w:author="Nikhil Rokade - Chaucer" w:date="2026-09-11T17:19:00Z" w16du:dateUtc="2026-09-11T16:19:00Z">
        <w:r>
          <w:rPr>
            <w:szCs w:val="20"/>
          </w:rPr>
          <w:delText>The platform owns the curation the SIF owns only the exposure, the API contract, authentication, caching and SLA.</w:delText>
        </w:r>
      </w:del>
      <w:r>
        <w:rPr>
          <w:szCs w:val="20"/>
        </w:rPr>
        <w:t xml:space="preserve"> The contract is explicitly analytical and eventually-consistent.</w:t>
      </w:r>
    </w:p>
    <w:p w14:paraId="60181AA4" w14:textId="77777777" w:rsidR="00476E48" w:rsidRPr="00476E48" w:rsidRDefault="0041138D" w:rsidP="00476E48">
      <w:pPr>
        <w:spacing w:before="40" w:after="110"/>
        <w:rPr>
          <w:ins w:id="337" w:author="Nikhil Rokade - Chaucer" w:date="2026-09-11T17:20:00Z"/>
          <w:szCs w:val="20"/>
        </w:rPr>
      </w:pPr>
      <w:r>
        <w:rPr>
          <w:b/>
          <w:color w:val="1F3864"/>
          <w:szCs w:val="20"/>
        </w:rPr>
        <w:t xml:space="preserve">Use it when. </w:t>
      </w:r>
    </w:p>
    <w:p w14:paraId="17C2F5D3" w14:textId="77777777" w:rsidR="00476E48" w:rsidRPr="00476E48" w:rsidRDefault="00476E48" w:rsidP="00476E48">
      <w:pPr>
        <w:spacing w:before="40" w:after="110"/>
        <w:rPr>
          <w:ins w:id="338" w:author="Nikhil Rokade - Chaucer" w:date="2026-09-11T17:20:00Z"/>
          <w:szCs w:val="20"/>
        </w:rPr>
      </w:pPr>
      <w:ins w:id="339" w:author="Nikhil Rokade - Chaucer" w:date="2026-09-11T17:20:00Z">
        <w:r>
          <w:rPr>
            <w:szCs w:val="20"/>
          </w:rPr>
          <w:t>Use this pattern when consumers need governed, curated data products and can tolerate analytical latency.</w:t>
        </w:r>
      </w:ins>
    </w:p>
    <w:p w14:paraId="2D5D56E0" w14:textId="77777777" w:rsidR="0041138D" w:rsidRPr="0041138D" w:rsidRDefault="0041138D" w:rsidP="005D6483">
      <w:pPr>
        <w:spacing w:before="40" w:after="110"/>
        <w:rPr>
          <w:szCs w:val="20"/>
        </w:rPr>
      </w:pPr>
      <w:del w:id="340" w:author="Nikhil Rokade - Chaucer" w:date="2026-09-11T17:20:00Z" w16du:dateUtc="2026-09-11T16:20:00Z">
        <w:r>
          <w:rPr>
            <w:szCs w:val="20"/>
          </w:rPr>
          <w:delText>consumers need governed, curated data products and can tolerate analytical latency.</w:delText>
        </w:r>
      </w:del>
    </w:p>
    <w:p w14:paraId="70DAA431" w14:textId="77777777" w:rsidR="00476E48" w:rsidRPr="00476E48" w:rsidRDefault="0041138D" w:rsidP="00476E48">
      <w:pPr>
        <w:spacing w:before="40" w:after="110"/>
        <w:rPr>
          <w:ins w:id="341" w:author="Nikhil Rokade - Chaucer" w:date="2026-09-11T17:21:00Z"/>
          <w:szCs w:val="20"/>
        </w:rPr>
      </w:pPr>
      <w:r>
        <w:rPr>
          <w:b/>
          <w:color w:val="1F3864"/>
          <w:szCs w:val="20"/>
        </w:rPr>
        <w:t xml:space="preserve">Avoid it when. </w:t>
      </w:r>
    </w:p>
    <w:p w14:paraId="0ED9DD52" w14:textId="77777777" w:rsidR="00476E48" w:rsidRPr="00476E48" w:rsidRDefault="00476E48" w:rsidP="00476E48">
      <w:pPr>
        <w:spacing w:before="40" w:after="110"/>
        <w:rPr>
          <w:ins w:id="342" w:author="Nikhil Rokade - Chaucer" w:date="2026-09-11T17:21:00Z"/>
          <w:szCs w:val="20"/>
        </w:rPr>
      </w:pPr>
      <w:ins w:id="343" w:author="Nikhil Rokade - Chaucer" w:date="2026-09-11T17:21:00Z">
        <w:r>
          <w:rPr>
            <w:szCs w:val="20"/>
          </w:rPr>
          <w:t>Avoid this pattern when the read is latency-sensitive or transactional. In those cases, use a request/response API backed by the appropriate operational system.</w:t>
        </w:r>
      </w:ins>
    </w:p>
    <w:p w14:paraId="570C4D75" w14:textId="77777777" w:rsidR="0041138D" w:rsidRPr="0041138D" w:rsidDel="00476E48" w:rsidRDefault="0041138D" w:rsidP="005D6483">
      <w:pPr>
        <w:spacing w:before="40" w:after="110"/>
        <w:rPr>
          <w:del w:id="344" w:author="Nikhil Rokade - Chaucer" w:date="2026-09-11T17:21:00Z" w16du:dateUtc="2026-09-11T16:21:00Z"/>
          <w:szCs w:val="20"/>
        </w:rPr>
      </w:pPr>
      <w:del w:id="345" w:author="Nikhil Rokade - Chaucer" w:date="2026-09-11T17:21:00Z" w16du:dateUtc="2026-09-11T16:21:00Z">
        <w:r>
          <w:rPr>
            <w:szCs w:val="20"/>
          </w:rPr>
          <w:delText>The read is latency-sensitive or transactional, go to the operational system through a request/response API.</w:delText>
        </w:r>
      </w:del>
    </w:p>
    <w:p w14:paraId="0E0463F7" w14:textId="77777777" w:rsidR="0041138D" w:rsidRPr="0041138D" w:rsidRDefault="0041138D" w:rsidP="005D6483">
      <w:pPr>
        <w:spacing w:before="40" w:after="110"/>
        <w:rPr>
          <w:szCs w:val="20"/>
        </w:rPr>
      </w:pPr>
      <w:r>
        <w:rPr>
          <w:b/>
          <w:color w:val="1F3864"/>
          <w:szCs w:val="20"/>
        </w:rPr>
        <w:t xml:space="preserve">Risks and considerations. </w:t>
      </w:r>
      <w:r>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597BA1C4" w14:textId="77777777" w:rsidR="00476E48" w:rsidRPr="00476E48" w:rsidRDefault="0041138D" w:rsidP="00476E48">
      <w:pPr>
        <w:spacing w:before="40" w:after="110"/>
        <w:rPr>
          <w:ins w:id="346" w:author="Nikhil Rokade - Chaucer" w:date="2026-09-11T17:22:00Z"/>
          <w:szCs w:val="20"/>
        </w:rPr>
      </w:pPr>
      <w:r>
        <w:rPr>
          <w:b/>
          <w:color w:val="1F3864"/>
          <w:szCs w:val="20"/>
        </w:rPr>
        <w:t xml:space="preserve">Security boundary. </w:t>
      </w:r>
    </w:p>
    <w:p w14:paraId="76F9CE64" w14:textId="77777777" w:rsidR="00476E48" w:rsidRPr="00476E48" w:rsidRDefault="00476E48" w:rsidP="00476E48">
      <w:pPr>
        <w:spacing w:before="40" w:after="110"/>
        <w:rPr>
          <w:ins w:id="347" w:author="Nikhil Rokade - Chaucer" w:date="2026-09-11T17:22:00Z"/>
          <w:szCs w:val="20"/>
        </w:rPr>
      </w:pPr>
      <w:ins w:id="348" w:author="Nikhil Rokade - Chaucer" w:date="2026-09-11T17:22:00Z">
        <w:r>
          <w:rPr>
            <w:szCs w:val="20"/>
          </w:rPr>
          <w:t>APIM runs as a shared service, while the serving Function runs within a workload spoke and accesses Snowflake through approved private connectivity.</w:t>
        </w:r>
      </w:ins>
    </w:p>
    <w:p w14:paraId="686FCBA3" w14:textId="77777777" w:rsidR="0041138D" w:rsidRPr="0041138D" w:rsidRDefault="0041138D" w:rsidP="005D6483">
      <w:pPr>
        <w:spacing w:before="40" w:after="110"/>
        <w:rPr>
          <w:szCs w:val="20"/>
        </w:rPr>
      </w:pPr>
      <w:del w:id="349" w:author="Nikhil Rokade - Chaucer" w:date="2026-09-11T17:22:00Z" w16du:dateUtc="2026-09-11T16:22:00Z">
        <w:r>
          <w:rPr>
            <w:szCs w:val="20"/>
          </w:rPr>
          <w:delText>APIM (shared) and the serving Function (spoke); Snowflake read privately.</w:delText>
        </w:r>
      </w:del>
      <w:r>
        <w:rPr>
          <w:szCs w:val="20"/>
        </w:rPr>
        <w:t xml:space="preserve"> Within Azure: Private Endpoint, managed identity, TLS, the consumer is authenticated at APIM (Entra), data access is least-privilege, and caching limits how much is exposed. Outside Azure: only where the consumer is external, through the network edge and OAuth.</w:t>
      </w:r>
    </w:p>
    <w:p w14:paraId="23E4090E" w14:textId="77777777" w:rsidR="0041138D" w:rsidRPr="0041138D" w:rsidRDefault="0041138D" w:rsidP="005D6483">
      <w:pPr>
        <w:spacing w:before="40" w:after="110"/>
        <w:rPr>
          <w:szCs w:val="20"/>
        </w:rPr>
      </w:pPr>
      <w:r>
        <w:rPr>
          <w:b/>
          <w:color w:val="1F3864"/>
          <w:szCs w:val="20"/>
        </w:rPr>
        <w:t xml:space="preserve">Common pitfall. </w:t>
      </w:r>
      <w:r>
        <w:rPr>
          <w:szCs w:val="20"/>
        </w:rPr>
        <w:t xml:space="preserve">Using analytical data services within latency-sensitive transactional </w:t>
      </w:r>
      <w:proofErr w:type="gramStart"/>
      <w:r>
        <w:rPr>
          <w:szCs w:val="20"/>
        </w:rPr>
        <w:t>workflows ;</w:t>
      </w:r>
      <w:proofErr w:type="gramEnd"/>
      <w:r>
        <w:rPr>
          <w:szCs w:val="20"/>
        </w:rPr>
        <w:t xml:space="preserve"> bypassing approved API-mediated access controls.</w:t>
      </w:r>
    </w:p>
    <w:p w14:paraId="7E3C1395" w14:textId="77777777" w:rsidR="0041138D" w:rsidRDefault="0041138D" w:rsidP="005D6483">
      <w:pPr>
        <w:spacing w:before="40" w:after="110"/>
        <w:rPr>
          <w:szCs w:val="20"/>
        </w:rPr>
      </w:pPr>
      <w:r>
        <w:rPr>
          <w:b/>
          <w:color w:val="1F3864"/>
          <w:szCs w:val="20"/>
        </w:rPr>
        <w:t xml:space="preserve">In practice. </w:t>
      </w:r>
      <w:r>
        <w:rPr>
          <w:szCs w:val="20"/>
        </w:rPr>
        <w:t xml:space="preserve">Aggregated exposure and risk metrics are exposed through a governed API for consumption by internal reporting and operational applications, enabling access to curated analytical data without </w:t>
      </w:r>
      <w:r>
        <w:rPr>
          <w:szCs w:val="20"/>
        </w:rPr>
        <w:lastRenderedPageBreak/>
        <w:t>requiring direct connectivity to Snowflake.</w:t>
      </w:r>
      <w:r>
        <w:rPr>
          <w:szCs w:val="20"/>
        </w:rPr>
        <w:br/>
      </w:r>
    </w:p>
    <w:p w14:paraId="61C82F7E" w14:textId="77777777" w:rsidR="00DE0875" w:rsidRDefault="00DE0875" w:rsidP="005D6483">
      <w:pPr>
        <w:spacing w:before="40" w:after="110"/>
        <w:rPr>
          <w:szCs w:val="20"/>
        </w:rPr>
      </w:pPr>
    </w:p>
    <w:p w14:paraId="57D2D20F" w14:textId="77777777" w:rsidR="00DE0875" w:rsidRDefault="00DE0875" w:rsidP="005D6483">
      <w:pPr>
        <w:spacing w:before="40" w:after="110"/>
        <w:rPr>
          <w:szCs w:val="20"/>
        </w:rPr>
      </w:pPr>
    </w:p>
    <w:p w14:paraId="4DD168C2" w14:textId="77777777" w:rsidR="00DE0875" w:rsidRDefault="00DE0875" w:rsidP="005D6483">
      <w:pPr>
        <w:spacing w:before="40" w:after="110"/>
        <w:rPr>
          <w:szCs w:val="20"/>
        </w:rPr>
      </w:pPr>
    </w:p>
    <w:p w14:paraId="75ACB61C" w14:textId="77777777" w:rsidR="00DE0875" w:rsidRPr="0041138D" w:rsidRDefault="00DE0875" w:rsidP="005D6483">
      <w:pPr>
        <w:spacing w:before="40" w:after="110"/>
        <w:rPr>
          <w:szCs w:val="20"/>
        </w:rPr>
      </w:pPr>
    </w:p>
    <w:p w14:paraId="7DD355FE" w14:textId="77777777" w:rsidR="0041138D" w:rsidRPr="005D6483" w:rsidRDefault="0041138D" w:rsidP="005D6483">
      <w:pPr>
        <w:pStyle w:val="Heading4"/>
        <w:rPr>
          <w:bCs w:val="0"/>
          <w:iCs w:val="0"/>
          <w:color w:val="132040" w:themeColor="accent1" w:themeShade="BF"/>
          <w:sz w:val="24"/>
          <w:szCs w:val="26"/>
        </w:rPr>
      </w:pPr>
      <w:r>
        <w:rPr>
          <w:bCs w:val="0"/>
          <w:iCs w:val="0"/>
          <w:color w:val="132040" w:themeColor="accent1" w:themeShade="BF"/>
          <w:sz w:val="24"/>
          <w:szCs w:val="26"/>
        </w:rPr>
        <w:t>Scheduled Data Export Pattern (SFDEINT8)</w:t>
      </w:r>
    </w:p>
    <w:p w14:paraId="2F96DB00" w14:textId="77777777" w:rsidR="0041138D" w:rsidRDefault="0041138D" w:rsidP="005D6483">
      <w:pPr>
        <w:rPr>
          <w:i/>
          <w:color w:val="5A6470"/>
          <w:szCs w:val="20"/>
        </w:rPr>
      </w:pPr>
      <w:r>
        <w:rPr>
          <w:i/>
          <w:color w:val="5A6470"/>
          <w:szCs w:val="20"/>
        </w:rPr>
        <w:t xml:space="preserve">Publish curated data from the platform through managed file exports, keeping analytical and operational workloads decoupled. </w:t>
      </w:r>
    </w:p>
    <w:p w14:paraId="495C4DDD" w14:textId="77777777" w:rsidR="00363CBA" w:rsidRPr="0041138D" w:rsidRDefault="00363CBA" w:rsidP="005D6483">
      <w:pPr>
        <w:rPr>
          <w:szCs w:val="20"/>
        </w:rPr>
      </w:pPr>
    </w:p>
    <w:p w14:paraId="75240055" w14:textId="77777777" w:rsidR="0041138D" w:rsidRPr="0041138D" w:rsidRDefault="0041138D" w:rsidP="005D6483">
      <w:pPr>
        <w:rPr>
          <w:szCs w:val="20"/>
        </w:rPr>
      </w:pPr>
      <w:r>
        <w:rPr>
          <w:noProof/>
          <w:szCs w:val="20"/>
        </w:rPr>
        <w:drawing>
          <wp:inline distT="0" distB="0" distL="0" distR="0" wp14:anchorId="00847000" wp14:editId="73C971A0">
            <wp:extent cx="5731510" cy="1486206"/>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486206"/>
                    </a:xfrm>
                    <a:prstGeom prst="rect">
                      <a:avLst/>
                    </a:prstGeom>
                  </pic:spPr>
                </pic:pic>
              </a:graphicData>
            </a:graphic>
          </wp:inline>
        </w:drawing>
      </w:r>
    </w:p>
    <w:p w14:paraId="012DB00C" w14:textId="77777777" w:rsidR="0041138D" w:rsidRPr="0041138D" w:rsidRDefault="0041138D" w:rsidP="005D6483">
      <w:pPr>
        <w:spacing w:before="40" w:after="110"/>
        <w:rPr>
          <w:szCs w:val="20"/>
        </w:rPr>
      </w:pPr>
      <w:bookmarkStart w:id="350" w:name="_Toc239852374"/>
      <w:r>
        <w:rPr>
          <w:b/>
          <w:color w:val="1F3864"/>
          <w:szCs w:val="20"/>
        </w:rPr>
        <w:t>Problem</w:t>
      </w:r>
      <w:bookmarkEnd w:id="350"/>
      <w:r>
        <w:rPr>
          <w:b/>
          <w:color w:val="1F3864"/>
          <w:szCs w:val="20"/>
        </w:rPr>
        <w:t xml:space="preserve">. </w:t>
      </w:r>
      <w:r>
        <w:rPr>
          <w:szCs w:val="20"/>
        </w:rPr>
        <w:t>Downstream systems (analytical, operational, integration, third-party) need periodic curated datasets from Snowflake in file form and should be triggered automatically when new exports arrive, without querying Snowflake directly or polling.</w:t>
      </w:r>
    </w:p>
    <w:p w14:paraId="50C776E1" w14:textId="77777777" w:rsidR="0041138D" w:rsidRPr="0041138D" w:rsidRDefault="0041138D" w:rsidP="005D6483">
      <w:pPr>
        <w:spacing w:before="40" w:after="110"/>
        <w:rPr>
          <w:szCs w:val="20"/>
        </w:rPr>
      </w:pPr>
      <w:bookmarkStart w:id="351" w:name="_Toc239852375"/>
      <w:r>
        <w:rPr>
          <w:b/>
          <w:color w:val="1F3864"/>
          <w:szCs w:val="20"/>
        </w:rPr>
        <w:t>Solution</w:t>
      </w:r>
      <w:bookmarkEnd w:id="351"/>
      <w:r>
        <w:rPr>
          <w:b/>
          <w:color w:val="1F3864"/>
          <w:szCs w:val="20"/>
        </w:rPr>
        <w:t xml:space="preserve">. </w:t>
      </w:r>
      <w:r>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0F286A43" w14:textId="77777777" w:rsidR="00FA2EBA" w:rsidRPr="00FA2EBA" w:rsidRDefault="0041138D" w:rsidP="00FA2EBA">
      <w:pPr>
        <w:spacing w:before="40" w:after="110"/>
        <w:rPr>
          <w:ins w:id="352" w:author="Nikhil Rokade - Chaucer" w:date="2026-09-11T17:23:00Z"/>
          <w:szCs w:val="20"/>
        </w:rPr>
      </w:pPr>
      <w:bookmarkStart w:id="353" w:name="_Toc239852376"/>
      <w:r>
        <w:rPr>
          <w:b/>
          <w:color w:val="1F3864"/>
          <w:szCs w:val="20"/>
        </w:rPr>
        <w:t>Use it when</w:t>
      </w:r>
      <w:bookmarkEnd w:id="353"/>
      <w:r>
        <w:rPr>
          <w:b/>
          <w:color w:val="1F3864"/>
          <w:szCs w:val="20"/>
        </w:rPr>
        <w:t xml:space="preserve">. </w:t>
      </w:r>
    </w:p>
    <w:p w14:paraId="1C814716" w14:textId="77777777" w:rsidR="00FA2EBA" w:rsidRPr="00FA2EBA" w:rsidRDefault="00FA2EBA" w:rsidP="00FA2EBA">
      <w:pPr>
        <w:spacing w:before="40" w:after="110"/>
        <w:rPr>
          <w:ins w:id="354" w:author="Nikhil Rokade - Chaucer" w:date="2026-09-11T17:23:00Z"/>
          <w:szCs w:val="20"/>
        </w:rPr>
      </w:pPr>
      <w:ins w:id="355" w:author="Nikhil Rokade - Chaucer" w:date="2026-09-11T17:23:00Z">
        <w:r>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ins>
    </w:p>
    <w:p w14:paraId="2690DA0E" w14:textId="77777777" w:rsidR="0041138D" w:rsidRPr="0041138D" w:rsidRDefault="0041138D" w:rsidP="005D6483">
      <w:pPr>
        <w:spacing w:before="40" w:after="110"/>
        <w:rPr>
          <w:szCs w:val="20"/>
        </w:rPr>
      </w:pPr>
      <w:del w:id="356" w:author="Nikhil Rokade - Chaucer" w:date="2026-09-11T17:23:00Z" w16du:dateUtc="2026-09-11T16:23:00Z">
        <w:r>
          <w:rPr>
            <w:szCs w:val="20"/>
          </w:rPr>
          <w:delText>Downstream systems consume data in file/batch form, you want Snowflake off the hot path, export scheduling can be coordinated with downstream processing windows; the data is a complete dataset or meaningful slice, orchestration is already in place to handle the file consumption.</w:delText>
        </w:r>
      </w:del>
    </w:p>
    <w:p w14:paraId="1E0A145E" w14:textId="77777777" w:rsidR="00FA2EBA" w:rsidRPr="00FA2EBA" w:rsidRDefault="0041138D" w:rsidP="00FA2EBA">
      <w:pPr>
        <w:spacing w:before="40" w:after="110"/>
        <w:rPr>
          <w:ins w:id="357" w:author="Nikhil Rokade - Chaucer" w:date="2026-09-11T17:24:00Z"/>
          <w:szCs w:val="20"/>
        </w:rPr>
      </w:pPr>
      <w:bookmarkStart w:id="358" w:name="_Toc239852377"/>
      <w:r>
        <w:rPr>
          <w:b/>
          <w:color w:val="1F3864"/>
          <w:szCs w:val="20"/>
        </w:rPr>
        <w:t>Avoid it when</w:t>
      </w:r>
      <w:bookmarkEnd w:id="358"/>
      <w:r>
        <w:rPr>
          <w:b/>
          <w:color w:val="1F3864"/>
          <w:szCs w:val="20"/>
        </w:rPr>
        <w:t xml:space="preserve">. </w:t>
      </w:r>
      <w:bookmarkStart w:id="359" w:name="_Toc239852378"/>
    </w:p>
    <w:p w14:paraId="03BC265B" w14:textId="77777777" w:rsidR="00FA2EBA" w:rsidRPr="00FA2EBA" w:rsidRDefault="00FA2EBA" w:rsidP="00FA2EBA">
      <w:pPr>
        <w:spacing w:before="40" w:after="110"/>
        <w:rPr>
          <w:ins w:id="360" w:author="Nikhil Rokade - Chaucer" w:date="2026-09-11T17:24:00Z"/>
          <w:szCs w:val="20"/>
        </w:rPr>
      </w:pPr>
      <w:ins w:id="361" w:author="Nikhil Rokade - Chaucer" w:date="2026-09-11T17:24:00Z">
        <w:r>
          <w:rPr>
            <w:szCs w:val="20"/>
          </w:rPr>
          <w:t>Avoid this pattern when the downstream system requires real-time or near-real-time access, can consume the data efficiently through a governed API, or would make file-based transfer operationally inefficient because of data volume.</w:t>
        </w:r>
      </w:ins>
    </w:p>
    <w:p w14:paraId="64181A1E" w14:textId="77777777" w:rsidR="0041138D" w:rsidRPr="0041138D" w:rsidRDefault="0041138D" w:rsidP="005D6483">
      <w:pPr>
        <w:spacing w:before="40" w:after="110"/>
        <w:rPr>
          <w:szCs w:val="20"/>
        </w:rPr>
      </w:pPr>
      <w:del w:id="362" w:author="Nikhil Rokade - Chaucer" w:date="2026-09-11T17:24:00Z" w16du:dateUtc="2026-09-11T16:24:00Z">
        <w:r>
          <w:rPr>
            <w:szCs w:val="20"/>
          </w:rPr>
          <w:delText>The downstream system requires real-time or near-real-time access, can efficiently consume data through governed APIs, or where file-based transfer becomes operationally inefficient due to data volume.</w:delText>
        </w:r>
      </w:del>
    </w:p>
    <w:p w14:paraId="0BAEDF6C" w14:textId="77777777" w:rsidR="00BD72CC" w:rsidRPr="00BD72CC" w:rsidRDefault="0041138D" w:rsidP="00BD72CC">
      <w:pPr>
        <w:spacing w:before="40" w:after="110"/>
        <w:rPr>
          <w:ins w:id="363" w:author="Nikhil Rokade - Chaucer" w:date="2026-09-11T17:25:00Z"/>
          <w:szCs w:val="20"/>
        </w:rPr>
      </w:pPr>
      <w:r>
        <w:rPr>
          <w:b/>
          <w:color w:val="1F3864"/>
          <w:szCs w:val="20"/>
        </w:rPr>
        <w:t>Risk &amp; consideration</w:t>
      </w:r>
      <w:bookmarkEnd w:id="359"/>
      <w:r>
        <w:rPr>
          <w:b/>
          <w:color w:val="1F3864"/>
          <w:szCs w:val="20"/>
        </w:rPr>
        <w:t xml:space="preserve">. </w:t>
      </w:r>
      <w:r>
        <w:rPr>
          <w:szCs w:val="20"/>
        </w:rPr>
        <w:t xml:space="preserve">File export introduces platform compute, storage and transfer costs. Export schedules should be coordinated with downstream processing requirements to avoid stale or delayed data consumption. </w:t>
      </w:r>
    </w:p>
    <w:p w14:paraId="4EBDE2A3" w14:textId="77777777" w:rsidR="00BD72CC" w:rsidRPr="00BD72CC" w:rsidRDefault="00BD72CC" w:rsidP="00BD72CC">
      <w:pPr>
        <w:spacing w:before="40" w:after="110"/>
        <w:rPr>
          <w:ins w:id="364" w:author="Nikhil Rokade - Chaucer" w:date="2026-09-11T17:25:00Z"/>
          <w:szCs w:val="20"/>
        </w:rPr>
      </w:pPr>
      <w:ins w:id="365" w:author="Nikhil Rokade - Chaucer" w:date="2026-09-11T17:25:00Z">
        <w:r>
          <w:rPr>
            <w:szCs w:val="20"/>
          </w:rPr>
          <w:t>File schemas must be versioned, and downstream systems must handle format changes gracefully.</w:t>
        </w:r>
      </w:ins>
    </w:p>
    <w:p w14:paraId="65AC6E17" w14:textId="77777777" w:rsidR="0041138D" w:rsidRPr="0041138D" w:rsidRDefault="0041138D" w:rsidP="005D6483">
      <w:pPr>
        <w:spacing w:before="40" w:after="110"/>
        <w:rPr>
          <w:szCs w:val="20"/>
        </w:rPr>
      </w:pPr>
      <w:del w:id="366" w:author="Nikhil Rokade - Chaucer" w:date="2026-09-11T17:25:00Z" w16du:dateUtc="2026-09-11T16:25:00Z">
        <w:r>
          <w:rPr>
            <w:szCs w:val="20"/>
          </w:rPr>
          <w:delText>File schema versioning-downstream systems must handle format changes gracefully.</w:delText>
        </w:r>
      </w:del>
    </w:p>
    <w:p w14:paraId="23085142" w14:textId="77777777" w:rsidR="00344EAE" w:rsidRPr="00344EAE" w:rsidRDefault="0041138D" w:rsidP="00344EAE">
      <w:pPr>
        <w:spacing w:before="40" w:after="110"/>
        <w:rPr>
          <w:ins w:id="367" w:author="Nikhil Rokade - Chaucer" w:date="2026-09-11T17:26:00Z"/>
          <w:szCs w:val="20"/>
        </w:rPr>
      </w:pPr>
      <w:bookmarkStart w:id="368" w:name="_Toc239852379"/>
      <w:r>
        <w:rPr>
          <w:b/>
          <w:color w:val="1F3864"/>
          <w:szCs w:val="20"/>
        </w:rPr>
        <w:t>Security boundary</w:t>
      </w:r>
      <w:bookmarkEnd w:id="368"/>
      <w:r>
        <w:rPr>
          <w:b/>
          <w:color w:val="1F3864"/>
          <w:szCs w:val="20"/>
        </w:rPr>
        <w:t xml:space="preserve">. </w:t>
      </w:r>
      <w:r>
        <w:rPr>
          <w:szCs w:val="20"/>
        </w:rPr>
        <w:t xml:space="preserve">The file is the exchange point. </w:t>
      </w:r>
    </w:p>
    <w:p w14:paraId="11220FD8" w14:textId="77777777" w:rsidR="00344EAE" w:rsidRPr="00344EAE" w:rsidRDefault="00344EAE" w:rsidP="00344EAE">
      <w:pPr>
        <w:spacing w:before="40" w:after="110"/>
        <w:rPr>
          <w:ins w:id="369" w:author="Nikhil Rokade - Chaucer" w:date="2026-09-11T17:26:00Z"/>
          <w:szCs w:val="20"/>
        </w:rPr>
      </w:pPr>
      <w:ins w:id="370" w:author="Nikhil Rokade - Chaucer" w:date="2026-09-11T17:26:00Z">
        <w:r>
          <w:rPr>
            <w:szCs w:val="20"/>
          </w:rPr>
          <w:t>ADLS must be reached through a private endpoint, and the exported file must be written using the approved Snowflake service identity with access scoped to the designated export path.</w:t>
        </w:r>
      </w:ins>
    </w:p>
    <w:p w14:paraId="62C69427" w14:textId="77777777" w:rsidR="0041138D" w:rsidRPr="0041138D" w:rsidRDefault="0041138D" w:rsidP="005D6483">
      <w:pPr>
        <w:spacing w:before="40" w:after="110"/>
        <w:rPr>
          <w:szCs w:val="20"/>
        </w:rPr>
      </w:pPr>
      <w:del w:id="371" w:author="Nikhil Rokade - Chaucer" w:date="2026-09-11T17:26:00Z" w16du:dateUtc="2026-09-11T16:26:00Z">
        <w:r>
          <w:rPr>
            <w:szCs w:val="20"/>
          </w:rPr>
          <w:lastRenderedPageBreak/>
          <w:delText xml:space="preserve">ADLS storage reached over private endpoint, exported file scoped by Snowflake managed identity. </w:delText>
        </w:r>
      </w:del>
      <w:r>
        <w:rPr>
          <w:szCs w:val="20"/>
        </w:rPr>
        <w:t>Downstream consumer identity has read-only access to the export path, never to Snowflake directly. Data-in-transit posture inherits from Cloud Engineering Standards.</w:t>
      </w:r>
    </w:p>
    <w:p w14:paraId="772E8F54" w14:textId="77777777" w:rsidR="0041138D" w:rsidRPr="0041138D" w:rsidRDefault="0041138D" w:rsidP="005D6483">
      <w:pPr>
        <w:spacing w:before="40" w:after="110"/>
        <w:rPr>
          <w:szCs w:val="20"/>
        </w:rPr>
      </w:pPr>
      <w:bookmarkStart w:id="372" w:name="_Toc239852380"/>
      <w:r>
        <w:rPr>
          <w:b/>
          <w:color w:val="1F3864"/>
          <w:szCs w:val="20"/>
        </w:rPr>
        <w:t>Common pitfall</w:t>
      </w:r>
      <w:bookmarkEnd w:id="372"/>
      <w:r>
        <w:rPr>
          <w:b/>
          <w:color w:val="1F3864"/>
          <w:szCs w:val="20"/>
        </w:rPr>
        <w:t xml:space="preserve">. </w:t>
      </w:r>
      <w:r>
        <w:rPr>
          <w:szCs w:val="20"/>
        </w:rPr>
        <w:t>Exporting larger datasets than required, failing to reconcile export and consumption schedules, or not managing schema changes between producers and consumers.</w:t>
      </w:r>
    </w:p>
    <w:p w14:paraId="503D90B0" w14:textId="77777777" w:rsidR="0041138D" w:rsidRDefault="0041138D" w:rsidP="005D6483">
      <w:pPr>
        <w:spacing w:before="40" w:after="110"/>
        <w:rPr>
          <w:szCs w:val="20"/>
        </w:rPr>
      </w:pPr>
      <w:bookmarkStart w:id="373" w:name="_Toc239852381"/>
      <w:r>
        <w:rPr>
          <w:b/>
          <w:color w:val="1F3864"/>
          <w:szCs w:val="20"/>
        </w:rPr>
        <w:t>In practice</w:t>
      </w:r>
      <w:bookmarkEnd w:id="373"/>
      <w:r>
        <w:rPr>
          <w:b/>
          <w:color w:val="1F3864"/>
          <w:szCs w:val="20"/>
        </w:rPr>
        <w:t xml:space="preserve">. </w:t>
      </w:r>
      <w:r>
        <w:rPr>
          <w:szCs w:val="20"/>
        </w:rPr>
        <w:t xml:space="preserve">Curated features for a </w:t>
      </w:r>
      <w:proofErr w:type="gramStart"/>
      <w:r>
        <w:rPr>
          <w:szCs w:val="20"/>
        </w:rPr>
        <w:t>claims</w:t>
      </w:r>
      <w:proofErr w:type="gramEnd"/>
      <w:r>
        <w:rPr>
          <w:szCs w:val="20"/>
        </w:rPr>
        <w:t xml:space="preserve">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4E47D7D" w14:textId="77777777" w:rsidR="005D6483" w:rsidRDefault="005D6483" w:rsidP="005D6483">
      <w:pPr>
        <w:spacing w:before="40" w:after="110"/>
        <w:rPr>
          <w:szCs w:val="20"/>
        </w:rPr>
      </w:pPr>
    </w:p>
    <w:p w14:paraId="2CAEFE2D" w14:textId="77777777" w:rsidR="00DE0875" w:rsidRDefault="00DE0875" w:rsidP="005D6483">
      <w:pPr>
        <w:spacing w:before="40" w:after="110"/>
        <w:rPr>
          <w:szCs w:val="20"/>
        </w:rPr>
      </w:pPr>
    </w:p>
    <w:p w14:paraId="5059CF0D" w14:textId="77777777" w:rsidR="00DE0875" w:rsidRDefault="00DE0875" w:rsidP="005D6483">
      <w:pPr>
        <w:spacing w:before="40" w:after="110"/>
        <w:rPr>
          <w:szCs w:val="20"/>
        </w:rPr>
      </w:pPr>
    </w:p>
    <w:p w14:paraId="2069033C" w14:textId="77777777" w:rsidR="00DE0875" w:rsidRDefault="00DE0875" w:rsidP="005D6483">
      <w:pPr>
        <w:spacing w:before="40" w:after="110"/>
        <w:rPr>
          <w:szCs w:val="20"/>
        </w:rPr>
      </w:pPr>
    </w:p>
    <w:p w14:paraId="77ADE2A5" w14:textId="77777777" w:rsidR="00DE0875" w:rsidRDefault="00DE0875" w:rsidP="005D6483">
      <w:pPr>
        <w:spacing w:before="40" w:after="110"/>
        <w:rPr>
          <w:szCs w:val="20"/>
        </w:rPr>
      </w:pPr>
    </w:p>
    <w:p w14:paraId="64DCC994" w14:textId="77777777" w:rsidR="00DE0875" w:rsidRDefault="00DE0875" w:rsidP="005D6483">
      <w:pPr>
        <w:spacing w:before="40" w:after="110"/>
        <w:rPr>
          <w:szCs w:val="20"/>
        </w:rPr>
      </w:pPr>
    </w:p>
    <w:p w14:paraId="052E1381" w14:textId="77777777" w:rsidR="00DE0875" w:rsidRDefault="00DE0875" w:rsidP="005D6483">
      <w:pPr>
        <w:spacing w:before="40" w:after="110"/>
        <w:rPr>
          <w:szCs w:val="20"/>
        </w:rPr>
      </w:pPr>
    </w:p>
    <w:p w14:paraId="53AEDC15" w14:textId="77777777" w:rsidR="00DE0875" w:rsidRDefault="00DE0875" w:rsidP="005D6483">
      <w:pPr>
        <w:spacing w:before="40" w:after="110"/>
        <w:rPr>
          <w:szCs w:val="20"/>
        </w:rPr>
      </w:pPr>
    </w:p>
    <w:p w14:paraId="763DEF83" w14:textId="77777777" w:rsidR="00DE0875" w:rsidRPr="0041138D" w:rsidRDefault="00DE0875" w:rsidP="005D6483">
      <w:pPr>
        <w:spacing w:before="40" w:after="110"/>
        <w:rPr>
          <w:szCs w:val="20"/>
        </w:rPr>
      </w:pPr>
    </w:p>
    <w:p w14:paraId="411A6548" w14:textId="77777777" w:rsidR="005D6483" w:rsidRDefault="005D6483">
      <w:pPr>
        <w:pStyle w:val="Heading4"/>
      </w:pPr>
      <w:bookmarkStart w:id="374" w:name="_Toc239852383"/>
      <w:r>
        <w:rPr>
          <w:bCs w:val="0"/>
          <w:color w:val="132040" w:themeColor="accent1" w:themeShade="BF"/>
          <w:sz w:val="24"/>
          <w:szCs w:val="26"/>
        </w:rPr>
        <w:t>Governed API Read (SFDEINT9)</w:t>
      </w:r>
    </w:p>
    <w:p w14:paraId="2CAC5C31" w14:textId="77777777" w:rsidR="00363CBA" w:rsidRDefault="005D6483" w:rsidP="005D6483">
      <w:pPr>
        <w:spacing w:before="10" w:after="90"/>
        <w:rPr>
          <w:i/>
          <w:color w:val="5A6470"/>
          <w:szCs w:val="20"/>
        </w:rPr>
      </w:pPr>
      <w:r>
        <w:rPr>
          <w:i/>
          <w:color w:val="5A6470"/>
          <w:szCs w:val="20"/>
        </w:rPr>
        <w:t>Small, curated analytical results are served on demand through a governed API on the shared gateway, so callers get a specific answer without reaching into the platform.</w:t>
      </w:r>
    </w:p>
    <w:p w14:paraId="6B597FE4" w14:textId="77777777" w:rsidR="00DE0875" w:rsidRDefault="00DE0875" w:rsidP="005D6483">
      <w:pPr>
        <w:spacing w:before="10" w:after="90"/>
        <w:rPr>
          <w:i/>
          <w:color w:val="5A6470"/>
          <w:szCs w:val="20"/>
        </w:rPr>
      </w:pPr>
    </w:p>
    <w:p w14:paraId="638C4197" w14:textId="77777777" w:rsidR="005D6483" w:rsidRPr="0041138D" w:rsidRDefault="005D6483" w:rsidP="005D6483">
      <w:pPr>
        <w:spacing w:before="10" w:after="90"/>
        <w:rPr>
          <w:szCs w:val="20"/>
        </w:rPr>
      </w:pPr>
      <w:r>
        <w:rPr>
          <w:i/>
          <w:color w:val="5A6470"/>
          <w:szCs w:val="20"/>
        </w:rPr>
        <w:br/>
      </w:r>
      <w:r>
        <w:rPr>
          <w:noProof/>
          <w:szCs w:val="20"/>
        </w:rPr>
        <w:drawing>
          <wp:inline distT="0" distB="0" distL="0" distR="0" wp14:anchorId="64741334" wp14:editId="5411ACEC">
            <wp:extent cx="5731510" cy="1107830"/>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107830"/>
                    </a:xfrm>
                    <a:prstGeom prst="rect">
                      <a:avLst/>
                    </a:prstGeom>
                  </pic:spPr>
                </pic:pic>
              </a:graphicData>
            </a:graphic>
          </wp:inline>
        </w:drawing>
      </w:r>
      <w:r>
        <w:rPr>
          <w:szCs w:val="20"/>
        </w:rPr>
        <w:br/>
      </w:r>
    </w:p>
    <w:p w14:paraId="16BD3020" w14:textId="77777777" w:rsidR="005D6483" w:rsidRPr="0041138D" w:rsidRDefault="005D6483" w:rsidP="005D6483">
      <w:pPr>
        <w:spacing w:before="40" w:after="110"/>
        <w:rPr>
          <w:szCs w:val="20"/>
        </w:rPr>
      </w:pPr>
      <w:r>
        <w:rPr>
          <w:b/>
          <w:color w:val="1F3864"/>
          <w:szCs w:val="20"/>
        </w:rPr>
        <w:t>Problem</w:t>
      </w:r>
      <w:r>
        <w:rPr>
          <w:b/>
          <w:szCs w:val="20"/>
        </w:rPr>
        <w:t xml:space="preserve">. </w:t>
      </w:r>
      <w:r>
        <w:rPr>
          <w:szCs w:val="20"/>
        </w:rPr>
        <w:t>A consumer needs a specific analytical value or small result on demand, such as an aggregate or a lookup, and should not be given a live connection into the analytical platform.</w:t>
      </w:r>
    </w:p>
    <w:p w14:paraId="72EBEF2C" w14:textId="77777777" w:rsidR="005D6483" w:rsidRPr="0041138D" w:rsidRDefault="005D6483" w:rsidP="005D6483">
      <w:pPr>
        <w:spacing w:before="40" w:after="110"/>
        <w:rPr>
          <w:szCs w:val="20"/>
        </w:rPr>
      </w:pPr>
      <w:r>
        <w:rPr>
          <w:b/>
          <w:color w:val="1F3864"/>
          <w:szCs w:val="20"/>
        </w:rPr>
        <w:t>Solution</w:t>
      </w:r>
      <w:r>
        <w:rPr>
          <w:b/>
          <w:szCs w:val="20"/>
        </w:rPr>
        <w:t xml:space="preserve">. </w:t>
      </w:r>
      <w:r>
        <w:rPr>
          <w:szCs w:val="20"/>
        </w:rPr>
        <w:t>A curated read operation is exposed through API Management and backed by a controlled query against the platform or an approved serving layer. APIM applies authentication, caching, throttling and access controls while returning a curated response. The data platform remains behind the integration boundary.</w:t>
      </w:r>
    </w:p>
    <w:p w14:paraId="604369FC" w14:textId="77777777" w:rsidR="005D6483" w:rsidRPr="0041138D" w:rsidRDefault="005D6483" w:rsidP="005D6483">
      <w:pPr>
        <w:spacing w:before="40" w:after="110"/>
        <w:rPr>
          <w:szCs w:val="20"/>
        </w:rPr>
      </w:pPr>
    </w:p>
    <w:p w14:paraId="1545E442" w14:textId="77777777" w:rsidR="005D6483" w:rsidRPr="0041138D" w:rsidRDefault="005D6483" w:rsidP="005D6483">
      <w:pPr>
        <w:spacing w:before="40" w:after="110"/>
        <w:rPr>
          <w:szCs w:val="20"/>
        </w:rPr>
      </w:pPr>
      <w:r>
        <w:rPr>
          <w:b/>
          <w:color w:val="1F3864"/>
          <w:szCs w:val="20"/>
        </w:rPr>
        <w:t>Use it when</w:t>
      </w:r>
      <w:r>
        <w:rPr>
          <w:b/>
          <w:szCs w:val="20"/>
        </w:rPr>
        <w:t xml:space="preserve">. </w:t>
      </w:r>
      <w:r>
        <w:rPr>
          <w:szCs w:val="20"/>
        </w:rPr>
        <w:t>The result is small and well defined, needs to be on demand and synchronous, and benefits from caching and rate control.</w:t>
      </w:r>
    </w:p>
    <w:p w14:paraId="3552672F" w14:textId="77777777" w:rsidR="005D6483" w:rsidRPr="0041138D" w:rsidRDefault="005D6483" w:rsidP="005D6483">
      <w:pPr>
        <w:spacing w:before="40" w:after="110"/>
        <w:rPr>
          <w:szCs w:val="20"/>
        </w:rPr>
      </w:pPr>
      <w:r>
        <w:rPr>
          <w:b/>
          <w:color w:val="1F3864"/>
          <w:szCs w:val="20"/>
        </w:rPr>
        <w:t>Avoid it when</w:t>
      </w:r>
      <w:r>
        <w:rPr>
          <w:b/>
          <w:szCs w:val="20"/>
        </w:rPr>
        <w:t xml:space="preserve">. </w:t>
      </w:r>
      <w:r>
        <w:rPr>
          <w:szCs w:val="20"/>
        </w:rPr>
        <w:t>The consumer needs large or whole datasets, where a bulk unload is the right route. An API is not a bulk extract path.</w:t>
      </w:r>
    </w:p>
    <w:p w14:paraId="354D3A2F" w14:textId="77777777" w:rsidR="005D6483" w:rsidRPr="0041138D" w:rsidRDefault="005D6483" w:rsidP="005D6483">
      <w:pPr>
        <w:spacing w:before="40" w:after="110"/>
        <w:rPr>
          <w:szCs w:val="20"/>
        </w:rPr>
      </w:pPr>
      <w:r>
        <w:rPr>
          <w:b/>
          <w:color w:val="1F3864"/>
          <w:szCs w:val="20"/>
        </w:rPr>
        <w:t>Risks and considerations</w:t>
      </w:r>
      <w:r>
        <w:rPr>
          <w:b/>
          <w:szCs w:val="20"/>
        </w:rPr>
        <w:t>.</w:t>
      </w:r>
      <w:r>
        <w:rPr>
          <w:szCs w:val="20"/>
        </w:rPr>
        <w:t xml:space="preserve"> Query latency, platform consumption costs and data freshness should be considered when exposing analytical data through APIs. Appropriate caching, service-level expectations and access controls should be implemented to prevent unnecessary load on the data platform.</w:t>
      </w:r>
    </w:p>
    <w:p w14:paraId="6EBDFB2E" w14:textId="77777777" w:rsidR="005D6483" w:rsidRPr="0041138D" w:rsidRDefault="005D6483" w:rsidP="005D6483">
      <w:pPr>
        <w:spacing w:before="40" w:after="110"/>
        <w:rPr>
          <w:szCs w:val="20"/>
        </w:rPr>
      </w:pPr>
      <w:r>
        <w:rPr>
          <w:b/>
          <w:color w:val="1F3864"/>
          <w:szCs w:val="20"/>
        </w:rPr>
        <w:t>Security boundary.</w:t>
      </w:r>
      <w:r>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095A1950" w14:textId="77777777" w:rsidR="005D6483" w:rsidRPr="0041138D" w:rsidRDefault="005D6483" w:rsidP="005D6483">
      <w:pPr>
        <w:spacing w:before="40" w:after="110"/>
        <w:rPr>
          <w:szCs w:val="20"/>
        </w:rPr>
      </w:pPr>
      <w:r>
        <w:rPr>
          <w:b/>
          <w:color w:val="1F3864"/>
          <w:szCs w:val="20"/>
        </w:rPr>
        <w:lastRenderedPageBreak/>
        <w:t>Common pitfall</w:t>
      </w:r>
      <w:r>
        <w:rPr>
          <w:b/>
          <w:szCs w:val="20"/>
        </w:rPr>
        <w:t>.</w:t>
      </w:r>
      <w:r>
        <w:rPr>
          <w:szCs w:val="20"/>
        </w:rPr>
        <w:t xml:space="preserve"> Using governed analytical APIs for transactional processing or exposing large datasets through synchronous API calls rather than using the approved export patterns.</w:t>
      </w:r>
    </w:p>
    <w:p w14:paraId="6089C071" w14:textId="77777777" w:rsidR="005D6483" w:rsidRDefault="005D6483" w:rsidP="005D6483"/>
    <w:p w14:paraId="1FA8999A" w14:textId="77777777" w:rsidR="005D6483" w:rsidRPr="005D6483" w:rsidRDefault="005D6483" w:rsidP="005D6483"/>
    <w:p w14:paraId="221967AA" w14:textId="77777777" w:rsidR="0041138D" w:rsidRDefault="0041138D" w:rsidP="00A959D1">
      <w:pPr>
        <w:pStyle w:val="Heading1"/>
        <w:ind w:left="431" w:hanging="431"/>
      </w:pPr>
      <w:bookmarkStart w:id="375" w:name="_Toc239852326"/>
      <w:bookmarkStart w:id="376" w:name="_Toc239980639"/>
      <w:bookmarkStart w:id="377" w:name="_Toc240018809"/>
      <w:bookmarkStart w:id="378" w:name="_Toc239507151"/>
      <w:bookmarkStart w:id="379" w:name="_Toc239852384"/>
      <w:bookmarkEnd w:id="374"/>
      <w:r>
        <w:lastRenderedPageBreak/>
        <w:t>Insurance Integration Scenarios</w:t>
      </w:r>
      <w:bookmarkEnd w:id="375"/>
      <w:bookmarkEnd w:id="376"/>
      <w:bookmarkEnd w:id="377"/>
    </w:p>
    <w:p w14:paraId="43AA9982" w14:textId="77777777" w:rsidR="005D6483" w:rsidRPr="005D6483" w:rsidRDefault="005D6483" w:rsidP="005D6483"/>
    <w:p w14:paraId="02CFE546" w14:textId="77777777" w:rsidR="0041138D" w:rsidRDefault="0041138D" w:rsidP="0041138D">
      <w:pPr>
        <w:spacing w:after="120"/>
        <w:rPr>
          <w:szCs w:val="20"/>
        </w:rPr>
      </w:pPr>
      <w:r>
        <w:rPr>
          <w:szCs w:val="20"/>
        </w:rPr>
        <w:t>The table illustrates how the catalogue resolves characteristic Chaucer integrations. Each scenario names the patterns it composes, the primary Azure components and the purpose it serves. Pattern references point to the catalogue in Section 8.</w:t>
      </w:r>
    </w:p>
    <w:p w14:paraId="7C9B681F" w14:textId="77777777" w:rsidR="005D6483" w:rsidRDefault="005D6483" w:rsidP="0041138D">
      <w:pPr>
        <w:spacing w:after="120"/>
        <w:rPr>
          <w:szCs w:val="20"/>
        </w:rPr>
      </w:pP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24BE422A" w14:textId="77777777" w:rsidTr="005A1246">
        <w:tc>
          <w:tcPr>
            <w:tcW w:w="1289" w:type="dxa"/>
            <w:tcBorders>
              <w:top w:val="single" w:sz="12" w:space="0" w:color="000000" w:themeColor="text1"/>
            </w:tcBorders>
            <w:shd w:val="clear" w:color="auto" w:fill="C1CDEC" w:themeFill="accent1" w:themeFillTint="33"/>
            <w:vAlign w:val="center"/>
          </w:tcPr>
          <w:p w14:paraId="70F66838"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Scenario</w:t>
            </w:r>
          </w:p>
        </w:tc>
        <w:tc>
          <w:tcPr>
            <w:tcW w:w="3242" w:type="dxa"/>
            <w:tcBorders>
              <w:top w:val="single" w:sz="12" w:space="0" w:color="000000" w:themeColor="text1"/>
            </w:tcBorders>
            <w:shd w:val="clear" w:color="auto" w:fill="C1CDEC" w:themeFill="accent1" w:themeFillTint="33"/>
            <w:vAlign w:val="center"/>
          </w:tcPr>
          <w:p w14:paraId="38091FF5"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Patterns</w:t>
            </w:r>
          </w:p>
        </w:tc>
        <w:tc>
          <w:tcPr>
            <w:tcW w:w="2231" w:type="dxa"/>
            <w:tcBorders>
              <w:top w:val="single" w:sz="12" w:space="0" w:color="000000" w:themeColor="text1"/>
            </w:tcBorders>
            <w:shd w:val="clear" w:color="auto" w:fill="C1CDEC" w:themeFill="accent1" w:themeFillTint="33"/>
            <w:vAlign w:val="center"/>
          </w:tcPr>
          <w:p w14:paraId="511BDE55"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Primary components</w:t>
            </w:r>
          </w:p>
        </w:tc>
        <w:tc>
          <w:tcPr>
            <w:tcW w:w="2872" w:type="dxa"/>
            <w:tcBorders>
              <w:top w:val="single" w:sz="12" w:space="0" w:color="000000" w:themeColor="text1"/>
            </w:tcBorders>
            <w:shd w:val="clear" w:color="auto" w:fill="C1CDEC" w:themeFill="accent1" w:themeFillTint="33"/>
            <w:vAlign w:val="center"/>
          </w:tcPr>
          <w:p w14:paraId="352D4509"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Purpose</w:t>
            </w:r>
          </w:p>
        </w:tc>
      </w:tr>
      <w:tr w:rsidR="005A1246" w:rsidRPr="009527A4" w14:paraId="282AC75C" w14:textId="77777777" w:rsidTr="005A1246">
        <w:tc>
          <w:tcPr>
            <w:tcW w:w="1289" w:type="dxa"/>
            <w:vAlign w:val="center"/>
          </w:tcPr>
          <w:p w14:paraId="31FCFB35" w14:textId="77777777" w:rsidR="005A1246" w:rsidRPr="00F94A76" w:rsidRDefault="005A1246" w:rsidP="005A1246">
            <w:pPr>
              <w:rPr>
                <w:rFonts w:asciiTheme="minorHAnsi" w:hAnsiTheme="minorHAnsi" w:hint="eastAsia"/>
                <w:lang w:eastAsia="en-GB"/>
              </w:rPr>
            </w:pPr>
            <w:r>
              <w:rPr>
                <w:rFonts w:asciiTheme="minorHAnsi" w:hAnsiTheme="minorHAnsi"/>
                <w:szCs w:val="20"/>
              </w:rPr>
              <w:t>Delegated Authority</w:t>
            </w:r>
          </w:p>
        </w:tc>
        <w:tc>
          <w:tcPr>
            <w:tcW w:w="3242" w:type="dxa"/>
            <w:vAlign w:val="center"/>
          </w:tcPr>
          <w:p w14:paraId="513DF1B3" w14:textId="77777777" w:rsidR="005A1246" w:rsidRPr="00F94A76" w:rsidRDefault="005A1246" w:rsidP="005A1246">
            <w:pPr>
              <w:rPr>
                <w:rFonts w:asciiTheme="minorHAnsi" w:hAnsiTheme="minorHAnsi" w:hint="eastAsia"/>
                <w:lang w:eastAsia="en-GB"/>
              </w:rPr>
            </w:pPr>
            <w:r>
              <w:rPr>
                <w:rFonts w:asciiTheme="minorHAnsi" w:hAnsiTheme="minorHAnsi"/>
                <w:szCs w:val="20"/>
              </w:rPr>
              <w:t>File ingestion (SFINT19), canonical model (SFINT21), content routing (SFINT22), file ingestion to the data platform (SFDEINT3)</w:t>
            </w:r>
          </w:p>
        </w:tc>
        <w:tc>
          <w:tcPr>
            <w:tcW w:w="2231" w:type="dxa"/>
            <w:vAlign w:val="center"/>
          </w:tcPr>
          <w:p w14:paraId="506E4AE0" w14:textId="77777777" w:rsidR="005A1246" w:rsidRPr="00F94A76" w:rsidRDefault="005A1246" w:rsidP="005A1246">
            <w:pPr>
              <w:rPr>
                <w:rFonts w:asciiTheme="minorHAnsi" w:hAnsiTheme="minorHAnsi" w:hint="eastAsia"/>
                <w:lang w:eastAsia="en-GB"/>
              </w:rPr>
            </w:pPr>
            <w:r>
              <w:rPr>
                <w:rFonts w:asciiTheme="minorHAnsi" w:hAnsiTheme="minorHAnsi"/>
                <w:szCs w:val="20"/>
              </w:rPr>
              <w:t>Logic Apps, Functions, Blob, Service Bus, Snowflake</w:t>
            </w:r>
          </w:p>
        </w:tc>
        <w:tc>
          <w:tcPr>
            <w:tcW w:w="2872" w:type="dxa"/>
            <w:vAlign w:val="center"/>
          </w:tcPr>
          <w:p w14:paraId="323B4DF7" w14:textId="77777777" w:rsidR="005A1246" w:rsidRPr="00F94A76" w:rsidRDefault="005A1246" w:rsidP="005A1246">
            <w:pPr>
              <w:rPr>
                <w:rFonts w:asciiTheme="minorHAnsi" w:hAnsiTheme="minorHAnsi" w:hint="eastAsia"/>
                <w:lang w:eastAsia="en-GB"/>
              </w:rPr>
            </w:pPr>
            <w:r>
              <w:rPr>
                <w:rFonts w:asciiTheme="minorHAnsi" w:hAnsiTheme="minorHAnsi"/>
                <w:szCs w:val="20"/>
              </w:rPr>
              <w:t>Validate cover holder reporting, capture at source where possible, and retire manual bordereau re-keying.</w:t>
            </w:r>
          </w:p>
        </w:tc>
      </w:tr>
      <w:tr w:rsidR="005A1246" w:rsidRPr="009527A4" w14:paraId="02BFA409" w14:textId="77777777" w:rsidTr="005A1246">
        <w:tc>
          <w:tcPr>
            <w:tcW w:w="1289" w:type="dxa"/>
            <w:vAlign w:val="center"/>
          </w:tcPr>
          <w:p w14:paraId="0C2EEAF8" w14:textId="77777777" w:rsidR="005A1246" w:rsidRPr="00F94A76" w:rsidRDefault="005A1246" w:rsidP="005A1246">
            <w:pPr>
              <w:rPr>
                <w:rFonts w:asciiTheme="minorHAnsi" w:hAnsiTheme="minorHAnsi" w:hint="eastAsia"/>
                <w:lang w:eastAsia="en-GB"/>
              </w:rPr>
            </w:pPr>
            <w:r>
              <w:rPr>
                <w:rFonts w:asciiTheme="minorHAnsi" w:hAnsiTheme="minorHAnsi"/>
                <w:szCs w:val="20"/>
              </w:rPr>
              <w:t>London Market</w:t>
            </w:r>
          </w:p>
        </w:tc>
        <w:tc>
          <w:tcPr>
            <w:tcW w:w="3242" w:type="dxa"/>
            <w:vAlign w:val="center"/>
          </w:tcPr>
          <w:p w14:paraId="7EF8D7B3" w14:textId="77777777" w:rsidR="005A1246" w:rsidRPr="00F94A76" w:rsidRDefault="005A1246" w:rsidP="005A1246">
            <w:pPr>
              <w:rPr>
                <w:rFonts w:asciiTheme="minorHAnsi" w:hAnsiTheme="minorHAnsi" w:hint="eastAsia"/>
                <w:lang w:eastAsia="en-GB"/>
              </w:rPr>
            </w:pPr>
            <w:r>
              <w:rPr>
                <w:rFonts w:asciiTheme="minorHAnsi" w:hAnsiTheme="minorHAnsi"/>
                <w:szCs w:val="20"/>
              </w:rPr>
              <w:t>Canonical model (SFINT21), messaging (SFINT8), orchestration (SFINT15), data platform exchange (9.4)</w:t>
            </w:r>
          </w:p>
        </w:tc>
        <w:tc>
          <w:tcPr>
            <w:tcW w:w="2231" w:type="dxa"/>
            <w:vAlign w:val="center"/>
          </w:tcPr>
          <w:p w14:paraId="2B77E34B" w14:textId="77777777" w:rsidR="005A1246" w:rsidRPr="00F94A76" w:rsidRDefault="005A1246" w:rsidP="005A1246">
            <w:pPr>
              <w:rPr>
                <w:rFonts w:asciiTheme="minorHAnsi" w:hAnsiTheme="minorHAnsi" w:hint="eastAsia"/>
                <w:lang w:eastAsia="en-GB"/>
              </w:rPr>
            </w:pPr>
            <w:r>
              <w:rPr>
                <w:rFonts w:asciiTheme="minorHAnsi" w:hAnsiTheme="minorHAnsi"/>
                <w:szCs w:val="20"/>
              </w:rPr>
              <w:t>API Management, Logic Apps, Service Bus, Functions</w:t>
            </w:r>
          </w:p>
        </w:tc>
        <w:tc>
          <w:tcPr>
            <w:tcW w:w="2872" w:type="dxa"/>
            <w:vAlign w:val="center"/>
          </w:tcPr>
          <w:p w14:paraId="31577210" w14:textId="77777777" w:rsidR="005A1246" w:rsidRPr="00F94A76" w:rsidRDefault="005A1246" w:rsidP="005A1246">
            <w:pPr>
              <w:rPr>
                <w:rFonts w:asciiTheme="minorHAnsi" w:hAnsiTheme="minorHAnsi" w:hint="eastAsia"/>
                <w:lang w:eastAsia="en-GB"/>
              </w:rPr>
            </w:pPr>
            <w:r>
              <w:rPr>
                <w:rFonts w:asciiTheme="minorHAnsi" w:hAnsiTheme="minorHAnsi"/>
                <w:szCs w:val="20"/>
              </w:rPr>
              <w:t>Align processing to the core data record and design for incremental modernisation.</w:t>
            </w:r>
          </w:p>
        </w:tc>
      </w:tr>
      <w:tr w:rsidR="005A1246" w:rsidRPr="009527A4" w14:paraId="5A973DD5" w14:textId="77777777" w:rsidTr="005A1246">
        <w:tc>
          <w:tcPr>
            <w:tcW w:w="1289" w:type="dxa"/>
            <w:vAlign w:val="center"/>
          </w:tcPr>
          <w:p w14:paraId="0D04A70B" w14:textId="77777777" w:rsidR="005A1246" w:rsidRPr="00F94A76" w:rsidRDefault="005A1246" w:rsidP="005A1246">
            <w:pPr>
              <w:rPr>
                <w:rFonts w:asciiTheme="minorHAnsi" w:hAnsiTheme="minorHAnsi" w:hint="eastAsia"/>
                <w:lang w:eastAsia="en-GB"/>
              </w:rPr>
            </w:pPr>
            <w:r>
              <w:rPr>
                <w:rFonts w:asciiTheme="minorHAnsi" w:hAnsiTheme="minorHAnsi"/>
                <w:szCs w:val="20"/>
              </w:rPr>
              <w:t>Submissions</w:t>
            </w:r>
          </w:p>
        </w:tc>
        <w:tc>
          <w:tcPr>
            <w:tcW w:w="3242" w:type="dxa"/>
            <w:vAlign w:val="center"/>
          </w:tcPr>
          <w:p w14:paraId="06890634" w14:textId="77777777" w:rsidR="005A1246" w:rsidRPr="00F94A76" w:rsidRDefault="005A1246" w:rsidP="005A1246">
            <w:pPr>
              <w:rPr>
                <w:rFonts w:asciiTheme="minorHAnsi" w:hAnsiTheme="minorHAnsi" w:hint="eastAsia"/>
                <w:lang w:eastAsia="en-GB"/>
              </w:rPr>
            </w:pPr>
            <w:r>
              <w:rPr>
                <w:rFonts w:asciiTheme="minorHAnsi" w:hAnsiTheme="minorHAnsi"/>
                <w:szCs w:val="20"/>
              </w:rPr>
              <w:t>Inbound webhook or API (SFINT1, SFINT12), file ingestion (SFINT19), content routing (SFINT22), composition (SFINT2)</w:t>
            </w:r>
          </w:p>
        </w:tc>
        <w:tc>
          <w:tcPr>
            <w:tcW w:w="2231" w:type="dxa"/>
            <w:vAlign w:val="center"/>
          </w:tcPr>
          <w:p w14:paraId="51BF9BA6" w14:textId="77777777" w:rsidR="005A1246" w:rsidRPr="00F94A76" w:rsidRDefault="005A1246" w:rsidP="00A51BA8">
            <w:pPr>
              <w:rPr>
                <w:rFonts w:asciiTheme="minorHAnsi" w:hAnsiTheme="minorHAnsi" w:hint="eastAsia"/>
                <w:lang w:eastAsia="en-GB"/>
              </w:rPr>
            </w:pPr>
            <w:r>
              <w:rPr>
                <w:rFonts w:asciiTheme="minorHAnsi" w:hAnsiTheme="minorHAnsi"/>
                <w:szCs w:val="20"/>
              </w:rPr>
              <w:t>API Management, A</w:t>
            </w:r>
            <w:r>
              <w:rPr>
                <w:szCs w:val="20"/>
              </w:rPr>
              <w:t>pproved network edge service</w:t>
            </w:r>
            <w:r>
              <w:rPr>
                <w:rFonts w:asciiTheme="minorHAnsi" w:hAnsiTheme="minorHAnsi"/>
                <w:szCs w:val="20"/>
              </w:rPr>
              <w:t>, Logic Apps, Functions</w:t>
            </w:r>
          </w:p>
        </w:tc>
        <w:tc>
          <w:tcPr>
            <w:tcW w:w="2872" w:type="dxa"/>
            <w:vAlign w:val="center"/>
          </w:tcPr>
          <w:p w14:paraId="3EC304AD" w14:textId="77777777" w:rsidR="005A1246" w:rsidRPr="00F94A76" w:rsidRDefault="005A1246" w:rsidP="005A1246">
            <w:pPr>
              <w:rPr>
                <w:rFonts w:asciiTheme="minorHAnsi" w:hAnsiTheme="minorHAnsi" w:hint="eastAsia"/>
                <w:lang w:eastAsia="en-GB"/>
              </w:rPr>
            </w:pPr>
            <w:r>
              <w:rPr>
                <w:rFonts w:asciiTheme="minorHAnsi" w:hAnsiTheme="minorHAnsi"/>
                <w:szCs w:val="20"/>
              </w:rPr>
              <w:t>Accept submissions by API, file or portal, triage and route to the right underwriting team and system.</w:t>
            </w:r>
          </w:p>
        </w:tc>
      </w:tr>
      <w:tr w:rsidR="005A1246" w:rsidRPr="009527A4" w14:paraId="2D26CDC7" w14:textId="77777777" w:rsidTr="005A1246">
        <w:tc>
          <w:tcPr>
            <w:tcW w:w="1289" w:type="dxa"/>
            <w:vAlign w:val="center"/>
          </w:tcPr>
          <w:p w14:paraId="772BFE2D" w14:textId="77777777" w:rsidR="005A1246" w:rsidRPr="00F94A76" w:rsidRDefault="005A1246" w:rsidP="005A1246">
            <w:pPr>
              <w:rPr>
                <w:rFonts w:asciiTheme="minorHAnsi" w:hAnsiTheme="minorHAnsi" w:hint="eastAsia"/>
                <w:lang w:eastAsia="en-GB"/>
              </w:rPr>
            </w:pPr>
            <w:r>
              <w:rPr>
                <w:rFonts w:asciiTheme="minorHAnsi" w:hAnsiTheme="minorHAnsi"/>
                <w:szCs w:val="20"/>
              </w:rPr>
              <w:t>Claims</w:t>
            </w:r>
          </w:p>
        </w:tc>
        <w:tc>
          <w:tcPr>
            <w:tcW w:w="3242" w:type="dxa"/>
            <w:vAlign w:val="center"/>
          </w:tcPr>
          <w:p w14:paraId="6DC2F077" w14:textId="77777777" w:rsidR="005A1246" w:rsidRPr="00F94A76" w:rsidRDefault="005A1246" w:rsidP="005A1246">
            <w:pPr>
              <w:rPr>
                <w:rFonts w:asciiTheme="minorHAnsi" w:hAnsiTheme="minorHAnsi" w:hint="eastAsia"/>
                <w:lang w:eastAsia="en-GB"/>
              </w:rPr>
            </w:pPr>
            <w:r>
              <w:rPr>
                <w:rFonts w:asciiTheme="minorHAnsi" w:hAnsiTheme="minorHAnsi"/>
                <w:szCs w:val="20"/>
              </w:rPr>
              <w:t>Inbound webhook or API (SFINT12), orchestration with compensation (SFINT15 and SFINT16), outbound webhook (SFINT13), data platform exchange (9.4)</w:t>
            </w:r>
          </w:p>
        </w:tc>
        <w:tc>
          <w:tcPr>
            <w:tcW w:w="2231" w:type="dxa"/>
            <w:vAlign w:val="center"/>
          </w:tcPr>
          <w:p w14:paraId="6A9009A0" w14:textId="77777777" w:rsidR="005A1246" w:rsidRPr="00F94A76" w:rsidRDefault="005A1246" w:rsidP="005A1246">
            <w:pPr>
              <w:rPr>
                <w:rFonts w:asciiTheme="minorHAnsi" w:hAnsiTheme="minorHAnsi" w:hint="eastAsia"/>
                <w:lang w:eastAsia="en-GB"/>
              </w:rPr>
            </w:pPr>
            <w:r>
              <w:rPr>
                <w:rFonts w:asciiTheme="minorHAnsi" w:hAnsiTheme="minorHAnsi"/>
                <w:szCs w:val="20"/>
              </w:rPr>
              <w:t>API Management, Logic Apps, Service Bus, Functions</w:t>
            </w:r>
          </w:p>
        </w:tc>
        <w:tc>
          <w:tcPr>
            <w:tcW w:w="2872" w:type="dxa"/>
            <w:vAlign w:val="center"/>
          </w:tcPr>
          <w:p w14:paraId="32CE3DD4" w14:textId="77777777" w:rsidR="005A1246" w:rsidRPr="00F94A76" w:rsidRDefault="005A1246" w:rsidP="005A1246">
            <w:pPr>
              <w:rPr>
                <w:rFonts w:asciiTheme="minorHAnsi" w:hAnsiTheme="minorHAnsi" w:hint="eastAsia"/>
                <w:lang w:eastAsia="en-GB"/>
              </w:rPr>
            </w:pPr>
            <w:r>
              <w:rPr>
                <w:rFonts w:asciiTheme="minorHAnsi" w:hAnsiTheme="minorHAnsi"/>
                <w:szCs w:val="20"/>
              </w:rPr>
              <w:t>First notification of loss from portals and third-party administrators, orchestrated across systems, with status notifications outbound.</w:t>
            </w:r>
          </w:p>
        </w:tc>
      </w:tr>
      <w:tr w:rsidR="005A1246" w:rsidRPr="009527A4" w14:paraId="6E70745B" w14:textId="77777777" w:rsidTr="005A1246">
        <w:tc>
          <w:tcPr>
            <w:tcW w:w="1289" w:type="dxa"/>
            <w:vAlign w:val="center"/>
          </w:tcPr>
          <w:p w14:paraId="44B10404" w14:textId="77777777" w:rsidR="005A1246" w:rsidRPr="0041138D" w:rsidRDefault="005A1246" w:rsidP="005A1246">
            <w:pPr>
              <w:rPr>
                <w:szCs w:val="20"/>
              </w:rPr>
            </w:pPr>
            <w:r>
              <w:rPr>
                <w:rFonts w:asciiTheme="minorHAnsi" w:hAnsiTheme="minorHAnsi"/>
                <w:szCs w:val="20"/>
              </w:rPr>
              <w:t>Reinsurance</w:t>
            </w:r>
          </w:p>
        </w:tc>
        <w:tc>
          <w:tcPr>
            <w:tcW w:w="3242" w:type="dxa"/>
            <w:vAlign w:val="center"/>
          </w:tcPr>
          <w:p w14:paraId="55F3D42F" w14:textId="77777777" w:rsidR="005A1246" w:rsidRPr="0041138D" w:rsidRDefault="005A1246" w:rsidP="005A1246">
            <w:pPr>
              <w:rPr>
                <w:szCs w:val="20"/>
              </w:rPr>
            </w:pPr>
            <w:r>
              <w:rPr>
                <w:rFonts w:asciiTheme="minorHAnsi" w:hAnsiTheme="minorHAnsi"/>
                <w:szCs w:val="20"/>
              </w:rPr>
              <w:t>Canonical model (SFINT21), file and messaging (SFINT20, SFINT8), orchestration (SFINT15)</w:t>
            </w:r>
          </w:p>
        </w:tc>
        <w:tc>
          <w:tcPr>
            <w:tcW w:w="2231" w:type="dxa"/>
            <w:vAlign w:val="center"/>
          </w:tcPr>
          <w:p w14:paraId="061FFAE6" w14:textId="77777777" w:rsidR="005A1246" w:rsidRPr="0041138D" w:rsidRDefault="005A1246" w:rsidP="005A1246">
            <w:pPr>
              <w:rPr>
                <w:szCs w:val="20"/>
              </w:rPr>
            </w:pPr>
            <w:r>
              <w:rPr>
                <w:rFonts w:asciiTheme="minorHAnsi" w:hAnsiTheme="minorHAnsi"/>
                <w:szCs w:val="20"/>
              </w:rPr>
              <w:t>Logic Apps, Functions, Service Bus, Snowflake</w:t>
            </w:r>
          </w:p>
        </w:tc>
        <w:tc>
          <w:tcPr>
            <w:tcW w:w="2872" w:type="dxa"/>
            <w:vAlign w:val="center"/>
          </w:tcPr>
          <w:p w14:paraId="13E90BA5" w14:textId="77777777" w:rsidR="005A1246" w:rsidRPr="0041138D" w:rsidRDefault="005A1246" w:rsidP="005A1246">
            <w:pPr>
              <w:rPr>
                <w:szCs w:val="20"/>
              </w:rPr>
            </w:pPr>
            <w:r>
              <w:rPr>
                <w:rFonts w:asciiTheme="minorHAnsi" w:hAnsiTheme="minorHAnsi"/>
                <w:szCs w:val="20"/>
              </w:rPr>
              <w:t>Cede risk, premium and claims to treaty and facultative systems and reinsurers and manage recoveries.</w:t>
            </w:r>
          </w:p>
        </w:tc>
      </w:tr>
      <w:tr w:rsidR="005A1246" w:rsidRPr="009527A4" w14:paraId="6F670609" w14:textId="77777777" w:rsidTr="00DE789E">
        <w:trPr>
          <w:trHeight w:val="1170"/>
        </w:trPr>
        <w:tc>
          <w:tcPr>
            <w:tcW w:w="1289" w:type="dxa"/>
            <w:vAlign w:val="center"/>
          </w:tcPr>
          <w:p w14:paraId="6B2CC8D5" w14:textId="77777777" w:rsidR="005A1246" w:rsidRPr="0041138D" w:rsidRDefault="005A1246" w:rsidP="005A1246">
            <w:pPr>
              <w:rPr>
                <w:szCs w:val="20"/>
              </w:rPr>
            </w:pPr>
            <w:r>
              <w:rPr>
                <w:rFonts w:asciiTheme="minorHAnsi" w:hAnsiTheme="minorHAnsi"/>
                <w:szCs w:val="20"/>
              </w:rPr>
              <w:t>Regulatory Reporting</w:t>
            </w:r>
          </w:p>
        </w:tc>
        <w:tc>
          <w:tcPr>
            <w:tcW w:w="3242" w:type="dxa"/>
            <w:vAlign w:val="center"/>
          </w:tcPr>
          <w:p w14:paraId="3021844C" w14:textId="77777777" w:rsidR="005A1246" w:rsidRPr="0041138D" w:rsidRDefault="005A1246" w:rsidP="005A1246">
            <w:pPr>
              <w:rPr>
                <w:szCs w:val="20"/>
              </w:rPr>
            </w:pPr>
            <w:r>
              <w:rPr>
                <w:rFonts w:asciiTheme="minorHAnsi" w:hAnsiTheme="minorHAnsi"/>
                <w:szCs w:val="20"/>
              </w:rPr>
              <w:t>Event offload to the data platform (9.4), consume and serve (SFDEINT7), orchestration (SFINT15), file delivery (SFINT20)</w:t>
            </w:r>
          </w:p>
        </w:tc>
        <w:tc>
          <w:tcPr>
            <w:tcW w:w="2231" w:type="dxa"/>
            <w:vAlign w:val="center"/>
          </w:tcPr>
          <w:p w14:paraId="10DD2743" w14:textId="77777777" w:rsidR="005A1246" w:rsidRPr="0041138D" w:rsidRDefault="005A1246" w:rsidP="005A1246">
            <w:pPr>
              <w:rPr>
                <w:szCs w:val="20"/>
              </w:rPr>
            </w:pPr>
            <w:r>
              <w:rPr>
                <w:rFonts w:asciiTheme="minorHAnsi" w:hAnsiTheme="minorHAnsi"/>
                <w:szCs w:val="20"/>
              </w:rPr>
              <w:t>Snowflake, Logic Apps, Functions, API Management</w:t>
            </w:r>
          </w:p>
        </w:tc>
        <w:tc>
          <w:tcPr>
            <w:tcW w:w="2872" w:type="dxa"/>
            <w:vAlign w:val="center"/>
          </w:tcPr>
          <w:p w14:paraId="0F37EC0A" w14:textId="77777777" w:rsidR="005A1246" w:rsidRPr="0041138D" w:rsidRDefault="005A1246" w:rsidP="005A1246">
            <w:pPr>
              <w:rPr>
                <w:szCs w:val="20"/>
              </w:rPr>
            </w:pPr>
            <w:r>
              <w:rPr>
                <w:rFonts w:asciiTheme="minorHAnsi" w:hAnsiTheme="minorHAnsi"/>
                <w:szCs w:val="20"/>
              </w:rPr>
              <w:t>Assemble regulatory and tax reporting on the data platform and submit through orchestrated feeds or files.</w:t>
            </w:r>
          </w:p>
        </w:tc>
      </w:tr>
    </w:tbl>
    <w:p w14:paraId="5E5F6F45" w14:textId="77777777" w:rsidR="00E62C5D" w:rsidRDefault="00E62C5D" w:rsidP="0041138D">
      <w:pPr>
        <w:spacing w:after="120"/>
        <w:rPr>
          <w:szCs w:val="20"/>
        </w:rPr>
      </w:pPr>
    </w:p>
    <w:p w14:paraId="0E3C8868" w14:textId="77777777" w:rsidR="00E62C5D" w:rsidRPr="0041138D" w:rsidRDefault="00E62C5D" w:rsidP="0041138D">
      <w:pPr>
        <w:spacing w:after="120"/>
        <w:rPr>
          <w:szCs w:val="20"/>
        </w:rPr>
      </w:pPr>
    </w:p>
    <w:p w14:paraId="4349A532" w14:textId="77777777" w:rsidR="0041138D" w:rsidRDefault="0041138D" w:rsidP="00A959D1">
      <w:pPr>
        <w:pStyle w:val="Heading1"/>
        <w:ind w:left="431" w:hanging="431"/>
      </w:pPr>
      <w:bookmarkStart w:id="380" w:name="_Security_and_Operational"/>
      <w:bookmarkStart w:id="381" w:name="_Toc239980640"/>
      <w:bookmarkStart w:id="382" w:name="_Toc240018810"/>
      <w:bookmarkEnd w:id="380"/>
      <w:r>
        <w:lastRenderedPageBreak/>
        <w:t>Security and Operational Excellence</w:t>
      </w:r>
      <w:bookmarkEnd w:id="378"/>
      <w:bookmarkEnd w:id="379"/>
      <w:bookmarkEnd w:id="381"/>
      <w:bookmarkEnd w:id="382"/>
    </w:p>
    <w:p w14:paraId="7B533777" w14:textId="77777777" w:rsidR="00363CBA" w:rsidRPr="00363CBA" w:rsidRDefault="00363CBA" w:rsidP="00363CBA"/>
    <w:p w14:paraId="4283DB4C" w14:textId="77777777" w:rsidR="0041138D" w:rsidRPr="0041138D" w:rsidRDefault="0041138D" w:rsidP="0041138D">
      <w:pPr>
        <w:spacing w:after="120"/>
        <w:rPr>
          <w:szCs w:val="20"/>
        </w:rPr>
      </w:pPr>
      <w:r>
        <w:rPr>
          <w:szCs w:val="20"/>
        </w:rPr>
        <w:t>This section sets out the security and operational baseline every integration inherits by default. It states the outcomes the framework requires, while the mandatory rules and their enforcement sit in Sections 12 and 13.</w:t>
      </w:r>
    </w:p>
    <w:p w14:paraId="5780D13E" w14:textId="77777777" w:rsidR="0041138D" w:rsidRDefault="0041138D" w:rsidP="0041138D">
      <w:pPr>
        <w:spacing w:after="120"/>
        <w:rPr>
          <w:szCs w:val="20"/>
        </w:rPr>
      </w:pPr>
      <w:r>
        <w:rPr>
          <w:szCs w:val="20"/>
        </w:rPr>
        <w:t xml:space="preserve">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w:t>
      </w:r>
      <w:proofErr w:type="spellStart"/>
      <w:r>
        <w:rPr>
          <w:szCs w:val="20"/>
        </w:rPr>
        <w:t>DevSecOps</w:t>
      </w:r>
      <w:proofErr w:type="spellEnd"/>
      <w:r>
        <w:rPr>
          <w:szCs w:val="20"/>
        </w:rPr>
        <w:t xml:space="preserve"> toolchain, and the redundancy and resilience posture, all sit there. This section does not restate or vary them. It sets out only how an integration applies them, and every integration follows the Cloud Engineering Standards for the detail.</w:t>
      </w:r>
    </w:p>
    <w:p w14:paraId="03E8212D" w14:textId="77777777" w:rsidR="0041138D" w:rsidRDefault="0041138D" w:rsidP="005D6483">
      <w:pPr>
        <w:pStyle w:val="Heading2"/>
        <w:rPr>
          <w:bCs w:val="0"/>
        </w:rPr>
      </w:pPr>
      <w:bookmarkStart w:id="383" w:name="_Toc239696688"/>
      <w:bookmarkStart w:id="384" w:name="_Toc239852385"/>
      <w:bookmarkStart w:id="385" w:name="_Toc239980641"/>
      <w:bookmarkStart w:id="386" w:name="_Toc240018811"/>
      <w:r>
        <w:rPr>
          <w:bCs w:val="0"/>
        </w:rPr>
        <w:t>Security Principles</w:t>
      </w:r>
      <w:bookmarkEnd w:id="383"/>
      <w:bookmarkEnd w:id="384"/>
      <w:bookmarkEnd w:id="385"/>
      <w:bookmarkEnd w:id="386"/>
    </w:p>
    <w:p w14:paraId="7B4D732A" w14:textId="77777777" w:rsidR="00253DAC" w:rsidRPr="00253DAC" w:rsidRDefault="00253DAC" w:rsidP="00253DAC"/>
    <w:p w14:paraId="65481ED2" w14:textId="77777777" w:rsidR="0041138D" w:rsidRDefault="0041138D" w:rsidP="0041138D">
      <w:pPr>
        <w:spacing w:after="120"/>
        <w:rPr>
          <w:szCs w:val="20"/>
        </w:rPr>
      </w:pPr>
      <w:r>
        <w:rPr>
          <w:szCs w:val="20"/>
        </w:rPr>
        <w:t>Security is at the core of the Systems Integration Framework, and the Systems Integration Framework 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1AD35534"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2F03AAEB" w14:textId="77777777" w:rsidTr="005A1246">
        <w:trPr>
          <w:trHeight w:val="400"/>
        </w:trPr>
        <w:tc>
          <w:tcPr>
            <w:tcW w:w="2405" w:type="dxa"/>
            <w:tcBorders>
              <w:top w:val="single" w:sz="12" w:space="0" w:color="000000" w:themeColor="text1"/>
            </w:tcBorders>
            <w:shd w:val="clear" w:color="auto" w:fill="C1CDEC" w:themeFill="accent1" w:themeFillTint="33"/>
          </w:tcPr>
          <w:p w14:paraId="3878697C"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Security area</w:t>
            </w:r>
          </w:p>
        </w:tc>
        <w:tc>
          <w:tcPr>
            <w:tcW w:w="6379" w:type="dxa"/>
            <w:tcBorders>
              <w:top w:val="single" w:sz="12" w:space="0" w:color="000000" w:themeColor="text1"/>
            </w:tcBorders>
            <w:shd w:val="clear" w:color="auto" w:fill="C1CDEC" w:themeFill="accent1" w:themeFillTint="33"/>
          </w:tcPr>
          <w:p w14:paraId="7E73795C"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What the Systems Integration Framework requires</w:t>
            </w:r>
          </w:p>
        </w:tc>
      </w:tr>
      <w:tr w:rsidR="005A1246" w:rsidRPr="009527A4" w14:paraId="738232BC" w14:textId="77777777" w:rsidTr="00CA5967">
        <w:trPr>
          <w:trHeight w:val="1405"/>
        </w:trPr>
        <w:tc>
          <w:tcPr>
            <w:tcW w:w="2405" w:type="dxa"/>
          </w:tcPr>
          <w:p w14:paraId="3AC0D3CF" w14:textId="77777777" w:rsidR="005A1246" w:rsidRPr="0041138D" w:rsidRDefault="005A1246" w:rsidP="005A1246">
            <w:pPr>
              <w:rPr>
                <w:rFonts w:asciiTheme="minorHAnsi" w:hAnsiTheme="minorHAnsi" w:hint="eastAsia"/>
                <w:b/>
                <w:szCs w:val="20"/>
              </w:rPr>
            </w:pPr>
            <w:r>
              <w:rPr>
                <w:rFonts w:asciiTheme="minorHAnsi" w:hAnsiTheme="minorHAnsi"/>
                <w:b/>
                <w:szCs w:val="20"/>
              </w:rPr>
              <w:t>Guiding principles</w:t>
            </w:r>
          </w:p>
          <w:p w14:paraId="128A8F42" w14:textId="77777777" w:rsidR="005A1246" w:rsidRPr="0041138D" w:rsidRDefault="005A1246" w:rsidP="005A1246">
            <w:pPr>
              <w:rPr>
                <w:rFonts w:asciiTheme="minorHAnsi" w:hAnsiTheme="minorHAnsi" w:hint="eastAsia"/>
                <w:b/>
                <w:szCs w:val="20"/>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Security Principles</w:t>
              </w:r>
            </w:hyperlink>
          </w:p>
          <w:p w14:paraId="68A68F65" w14:textId="77777777" w:rsidR="005A1246" w:rsidRPr="00F94A76" w:rsidRDefault="005A1246" w:rsidP="005A1246">
            <w:pPr>
              <w:rPr>
                <w:rFonts w:asciiTheme="minorHAnsi" w:hAnsiTheme="minorHAnsi" w:hint="eastAsia"/>
                <w:lang w:eastAsia="en-GB"/>
              </w:rPr>
            </w:pPr>
          </w:p>
        </w:tc>
        <w:tc>
          <w:tcPr>
            <w:tcW w:w="6379" w:type="dxa"/>
          </w:tcPr>
          <w:p w14:paraId="58D80D47" w14:textId="77777777" w:rsidR="005A1246" w:rsidRPr="00F94A76" w:rsidRDefault="005A1246" w:rsidP="005A1246">
            <w:pPr>
              <w:rPr>
                <w:rFonts w:asciiTheme="minorHAnsi" w:hAnsiTheme="minorHAnsi" w:hint="eastAsia"/>
                <w:lang w:eastAsia="en-GB"/>
              </w:rPr>
            </w:pPr>
            <w:r>
              <w:rPr>
                <w:rFonts w:asciiTheme="minorHAnsi" w:hAnsiTheme="minorHAnsi"/>
                <w:szCs w:val="20"/>
              </w:rPr>
              <w:t>Private by default and least privilege, with zero trust across identity, network and data. The Systems Integration Framework states the security outcome, and the protection technology is chosen to meet it. Every design is secure by design and evidenced at the Technical Design Authority.</w:t>
            </w:r>
          </w:p>
        </w:tc>
      </w:tr>
      <w:tr w:rsidR="005A1246" w:rsidRPr="009527A4" w14:paraId="02F68A42" w14:textId="77777777" w:rsidTr="00CA5967">
        <w:trPr>
          <w:trHeight w:val="784"/>
        </w:trPr>
        <w:tc>
          <w:tcPr>
            <w:tcW w:w="2405" w:type="dxa"/>
          </w:tcPr>
          <w:p w14:paraId="64E13D3F" w14:textId="77777777" w:rsidR="005A1246" w:rsidRPr="0041138D" w:rsidRDefault="005A1246" w:rsidP="005A1246">
            <w:pPr>
              <w:rPr>
                <w:rFonts w:asciiTheme="minorHAnsi" w:hAnsiTheme="minorHAnsi" w:hint="eastAsia"/>
                <w:b/>
                <w:szCs w:val="20"/>
              </w:rPr>
            </w:pPr>
            <w:r>
              <w:rPr>
                <w:rFonts w:asciiTheme="minorHAnsi" w:hAnsiTheme="minorHAnsi"/>
                <w:b/>
                <w:szCs w:val="20"/>
              </w:rPr>
              <w:t>Connectivity</w:t>
            </w:r>
          </w:p>
          <w:p w14:paraId="2FF789E8" w14:textId="77777777" w:rsidR="005A1246" w:rsidRPr="0041138D" w:rsidRDefault="005A1246" w:rsidP="005A1246">
            <w:pPr>
              <w:rPr>
                <w:rFonts w:asciiTheme="minorHAnsi" w:hAnsiTheme="minorHAnsi" w:hint="eastAsia"/>
                <w:i/>
                <w:szCs w:val="20"/>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PC05</w:t>
              </w:r>
            </w:hyperlink>
          </w:p>
          <w:p w14:paraId="467251F6" w14:textId="77777777" w:rsidR="005A1246" w:rsidRPr="00F94A76" w:rsidRDefault="005A1246" w:rsidP="005A1246">
            <w:pPr>
              <w:rPr>
                <w:rFonts w:asciiTheme="minorHAnsi" w:hAnsiTheme="minorHAnsi" w:hint="eastAsia"/>
                <w:lang w:eastAsia="en-GB"/>
              </w:rPr>
            </w:pPr>
            <w:proofErr w:type="gramStart"/>
            <w:r>
              <w:rPr>
                <w:rFonts w:asciiTheme="minorHAnsi" w:hAnsiTheme="minorHAnsi"/>
                <w:szCs w:val="20"/>
              </w:rPr>
              <w:t>Source :</w:t>
            </w:r>
            <w:proofErr w:type="gramEnd"/>
            <w:r>
              <w:rPr>
                <w:rFonts w:asciiTheme="minorHAnsi" w:hAnsiTheme="minorHAnsi"/>
                <w:szCs w:val="20"/>
              </w:rPr>
              <w:t xml:space="preserve"> </w:t>
            </w:r>
            <w:hyperlink w:anchor="EntArchPrin" w:history="1">
              <w:r>
                <w:rPr>
                  <w:rStyle w:val="Hyperlink"/>
                  <w:rFonts w:asciiTheme="minorHAnsi" w:hAnsiTheme="minorHAnsi"/>
                  <w:szCs w:val="20"/>
                </w:rPr>
                <w:t>Privatization</w:t>
              </w:r>
            </w:hyperlink>
          </w:p>
        </w:tc>
        <w:tc>
          <w:tcPr>
            <w:tcW w:w="6379" w:type="dxa"/>
          </w:tcPr>
          <w:p w14:paraId="2ABF2B8D" w14:textId="77777777" w:rsidR="005A1246" w:rsidRPr="00F94A76" w:rsidRDefault="005A1246" w:rsidP="005A1246">
            <w:pPr>
              <w:rPr>
                <w:rFonts w:asciiTheme="minorHAnsi" w:hAnsiTheme="minorHAnsi" w:hint="eastAsia"/>
                <w:lang w:eastAsia="en-GB"/>
              </w:rPr>
            </w:pPr>
            <w:r>
              <w:rPr>
                <w:rFonts w:asciiTheme="minorHAnsi" w:hAnsiTheme="minorHAnsi"/>
                <w:szCs w:val="20"/>
              </w:rPr>
              <w:t>Integrations run on the private network over Private Endpoints, and the internet boundary is crossed only at a controlled edge.</w:t>
            </w:r>
          </w:p>
        </w:tc>
      </w:tr>
      <w:tr w:rsidR="005A1246" w:rsidRPr="009527A4" w14:paraId="1A857B34" w14:textId="77777777" w:rsidTr="00CA5967">
        <w:trPr>
          <w:trHeight w:val="1039"/>
        </w:trPr>
        <w:tc>
          <w:tcPr>
            <w:tcW w:w="2405" w:type="dxa"/>
          </w:tcPr>
          <w:p w14:paraId="4722A4C6" w14:textId="77777777" w:rsidR="005A1246" w:rsidRPr="0041138D" w:rsidRDefault="005A1246" w:rsidP="005A1246">
            <w:pPr>
              <w:rPr>
                <w:rFonts w:asciiTheme="minorHAnsi" w:hAnsiTheme="minorHAnsi" w:hint="eastAsia"/>
                <w:b/>
                <w:szCs w:val="20"/>
              </w:rPr>
            </w:pPr>
            <w:r>
              <w:rPr>
                <w:rFonts w:asciiTheme="minorHAnsi" w:hAnsiTheme="minorHAnsi"/>
                <w:b/>
                <w:szCs w:val="20"/>
              </w:rPr>
              <w:t>Identity</w:t>
            </w:r>
          </w:p>
          <w:p w14:paraId="17180C83" w14:textId="77777777" w:rsidR="005A1246" w:rsidRPr="00F94A76" w:rsidRDefault="005A1246" w:rsidP="005A1246">
            <w:pPr>
              <w:rPr>
                <w:rFonts w:asciiTheme="minorHAnsi" w:hAnsiTheme="minorHAnsi" w:hint="eastAsia"/>
                <w:lang w:eastAsia="en-GB"/>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SECP14</w:t>
              </w:r>
            </w:hyperlink>
          </w:p>
        </w:tc>
        <w:tc>
          <w:tcPr>
            <w:tcW w:w="6379" w:type="dxa"/>
          </w:tcPr>
          <w:p w14:paraId="10A4BA23" w14:textId="77777777" w:rsidR="005A1246" w:rsidRPr="00F94A76" w:rsidRDefault="005A1246" w:rsidP="005A1246">
            <w:pPr>
              <w:rPr>
                <w:rFonts w:asciiTheme="minorHAnsi" w:hAnsiTheme="minorHAnsi" w:hint="eastAsia"/>
                <w:lang w:eastAsia="en-GB"/>
              </w:rPr>
            </w:pPr>
            <w:r>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1ABFFD6D" w14:textId="77777777" w:rsidTr="00CA5967">
        <w:trPr>
          <w:trHeight w:val="1281"/>
        </w:trPr>
        <w:tc>
          <w:tcPr>
            <w:tcW w:w="2405" w:type="dxa"/>
          </w:tcPr>
          <w:p w14:paraId="0DD42CFF" w14:textId="77777777" w:rsidR="005A1246" w:rsidRPr="0041138D" w:rsidRDefault="005A1246" w:rsidP="005A1246">
            <w:pPr>
              <w:rPr>
                <w:rFonts w:asciiTheme="minorHAnsi" w:hAnsiTheme="minorHAnsi" w:hint="eastAsia"/>
                <w:b/>
                <w:szCs w:val="20"/>
              </w:rPr>
            </w:pPr>
            <w:r>
              <w:rPr>
                <w:rFonts w:asciiTheme="minorHAnsi" w:hAnsiTheme="minorHAnsi"/>
                <w:b/>
                <w:szCs w:val="20"/>
              </w:rPr>
              <w:t>Secrets and certificates</w:t>
            </w:r>
          </w:p>
          <w:p w14:paraId="1FCEE178" w14:textId="77777777" w:rsidR="005A1246" w:rsidRPr="00F94A76" w:rsidRDefault="005A1246" w:rsidP="005A1246">
            <w:pPr>
              <w:rPr>
                <w:rFonts w:asciiTheme="minorHAnsi" w:hAnsiTheme="minorHAnsi" w:hint="eastAsia"/>
                <w:lang w:eastAsia="en-GB"/>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PC05</w:t>
              </w:r>
            </w:hyperlink>
          </w:p>
        </w:tc>
        <w:tc>
          <w:tcPr>
            <w:tcW w:w="6379" w:type="dxa"/>
          </w:tcPr>
          <w:p w14:paraId="5EAC8039" w14:textId="77777777" w:rsidR="005A1246" w:rsidRPr="00F94A76" w:rsidRDefault="005A1246" w:rsidP="005A1246">
            <w:pPr>
              <w:rPr>
                <w:rFonts w:asciiTheme="minorHAnsi" w:hAnsiTheme="minorHAnsi" w:hint="eastAsia"/>
                <w:lang w:eastAsia="en-GB"/>
              </w:rPr>
            </w:pPr>
            <w:r>
              <w:rPr>
                <w:rFonts w:asciiTheme="minorHAnsi" w:hAnsiTheme="minorHAnsi"/>
                <w:szCs w:val="20"/>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3C098780" w14:textId="77777777" w:rsidTr="00CA5967">
        <w:trPr>
          <w:trHeight w:val="832"/>
        </w:trPr>
        <w:tc>
          <w:tcPr>
            <w:tcW w:w="2405" w:type="dxa"/>
          </w:tcPr>
          <w:p w14:paraId="5269F598" w14:textId="77777777" w:rsidR="005A1246" w:rsidRPr="0041138D" w:rsidRDefault="005A1246" w:rsidP="005A1246">
            <w:pPr>
              <w:rPr>
                <w:rFonts w:asciiTheme="minorHAnsi" w:hAnsiTheme="minorHAnsi" w:hint="eastAsia"/>
                <w:b/>
                <w:szCs w:val="20"/>
              </w:rPr>
            </w:pPr>
            <w:r>
              <w:rPr>
                <w:rFonts w:asciiTheme="minorHAnsi" w:hAnsiTheme="minorHAnsi"/>
                <w:b/>
                <w:szCs w:val="20"/>
              </w:rPr>
              <w:t>Network isolation</w:t>
            </w:r>
          </w:p>
          <w:p w14:paraId="45FFAE7F" w14:textId="77777777" w:rsidR="005A1246" w:rsidRPr="0041138D" w:rsidRDefault="005A1246" w:rsidP="005A1246">
            <w:pPr>
              <w:rPr>
                <w:b/>
                <w:szCs w:val="20"/>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PC05</w:t>
              </w:r>
            </w:hyperlink>
          </w:p>
        </w:tc>
        <w:tc>
          <w:tcPr>
            <w:tcW w:w="6379" w:type="dxa"/>
          </w:tcPr>
          <w:p w14:paraId="7CD615A6" w14:textId="77777777" w:rsidR="005A1246" w:rsidRPr="0041138D" w:rsidRDefault="005A1246" w:rsidP="005A1246">
            <w:pPr>
              <w:rPr>
                <w:szCs w:val="20"/>
              </w:rPr>
            </w:pPr>
            <w:r>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E01F58E" w14:textId="77777777" w:rsidTr="005A1246">
        <w:tc>
          <w:tcPr>
            <w:tcW w:w="2405" w:type="dxa"/>
          </w:tcPr>
          <w:p w14:paraId="54A01FA0" w14:textId="77777777" w:rsidR="005A1246" w:rsidRPr="0041138D" w:rsidRDefault="005A1246" w:rsidP="005A1246">
            <w:pPr>
              <w:rPr>
                <w:rFonts w:asciiTheme="minorHAnsi" w:hAnsiTheme="minorHAnsi" w:hint="eastAsia"/>
                <w:b/>
                <w:szCs w:val="20"/>
              </w:rPr>
            </w:pPr>
            <w:r>
              <w:rPr>
                <w:rFonts w:asciiTheme="minorHAnsi" w:hAnsiTheme="minorHAnsi"/>
                <w:b/>
                <w:szCs w:val="20"/>
              </w:rPr>
              <w:t>Access control</w:t>
            </w:r>
          </w:p>
          <w:p w14:paraId="1DEA2D12" w14:textId="77777777" w:rsidR="005A1246" w:rsidRPr="0041138D" w:rsidRDefault="005A1246" w:rsidP="005A1246">
            <w:pPr>
              <w:rPr>
                <w:b/>
                <w:szCs w:val="20"/>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SECP4</w:t>
              </w:r>
            </w:hyperlink>
          </w:p>
        </w:tc>
        <w:tc>
          <w:tcPr>
            <w:tcW w:w="6379" w:type="dxa"/>
          </w:tcPr>
          <w:p w14:paraId="3BCFCD40" w14:textId="77777777" w:rsidR="005A1246" w:rsidRPr="0041138D" w:rsidRDefault="005A1246" w:rsidP="005A1246">
            <w:pPr>
              <w:rPr>
                <w:szCs w:val="20"/>
              </w:rPr>
            </w:pPr>
            <w:r>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398F6C20" w14:textId="77777777" w:rsidTr="00CA5967">
        <w:trPr>
          <w:trHeight w:val="1387"/>
        </w:trPr>
        <w:tc>
          <w:tcPr>
            <w:tcW w:w="2405" w:type="dxa"/>
          </w:tcPr>
          <w:p w14:paraId="1C36123E" w14:textId="77777777" w:rsidR="005A1246" w:rsidRPr="0041138D" w:rsidRDefault="005A1246" w:rsidP="005A1246">
            <w:pPr>
              <w:rPr>
                <w:rFonts w:asciiTheme="minorHAnsi" w:hAnsiTheme="minorHAnsi" w:hint="eastAsia"/>
                <w:b/>
                <w:szCs w:val="20"/>
              </w:rPr>
            </w:pPr>
            <w:r>
              <w:rPr>
                <w:rFonts w:asciiTheme="minorHAnsi" w:hAnsiTheme="minorHAnsi"/>
                <w:b/>
                <w:szCs w:val="20"/>
              </w:rPr>
              <w:t>Public exposure and edge</w:t>
            </w:r>
          </w:p>
          <w:p w14:paraId="61669D34" w14:textId="77777777" w:rsidR="005A1246" w:rsidRPr="0041138D" w:rsidRDefault="005A1246" w:rsidP="005A1246">
            <w:pPr>
              <w:rPr>
                <w:rFonts w:asciiTheme="minorHAnsi" w:hAnsiTheme="minorHAnsi" w:hint="eastAsia"/>
                <w:i/>
                <w:szCs w:val="20"/>
              </w:rPr>
            </w:pPr>
            <w:proofErr w:type="gramStart"/>
            <w:r>
              <w:rPr>
                <w:rFonts w:asciiTheme="minorHAnsi" w:hAnsiTheme="minorHAnsi"/>
                <w:i/>
                <w:szCs w:val="20"/>
              </w:rPr>
              <w:t>Source :</w:t>
            </w:r>
            <w:proofErr w:type="gramEnd"/>
            <w:r>
              <w:rPr>
                <w:rFonts w:asciiTheme="minorHAnsi" w:hAnsiTheme="minorHAnsi"/>
                <w:i/>
                <w:szCs w:val="20"/>
              </w:rPr>
              <w:t xml:space="preserve"> </w:t>
            </w:r>
            <w:hyperlink w:anchor="EntArchPrin" w:history="1">
              <w:r>
                <w:rPr>
                  <w:rStyle w:val="Hyperlink"/>
                  <w:rFonts w:asciiTheme="minorHAnsi" w:hAnsiTheme="minorHAnsi"/>
                  <w:i/>
                  <w:szCs w:val="20"/>
                </w:rPr>
                <w:t>PC05</w:t>
              </w:r>
            </w:hyperlink>
          </w:p>
          <w:p w14:paraId="38A9B513" w14:textId="77777777" w:rsidR="005A1246" w:rsidRPr="0041138D" w:rsidRDefault="005A1246" w:rsidP="005A1246">
            <w:pPr>
              <w:rPr>
                <w:rFonts w:asciiTheme="minorHAnsi" w:hAnsiTheme="minorHAnsi" w:hint="eastAsia"/>
                <w:b/>
                <w:szCs w:val="20"/>
              </w:rPr>
            </w:pPr>
          </w:p>
          <w:p w14:paraId="619463EE" w14:textId="77777777" w:rsidR="005A1246" w:rsidRPr="0041138D" w:rsidRDefault="005A1246" w:rsidP="005A1246">
            <w:pPr>
              <w:rPr>
                <w:b/>
                <w:szCs w:val="20"/>
              </w:rPr>
            </w:pPr>
            <w:proofErr w:type="gramStart"/>
            <w:r>
              <w:rPr>
                <w:rFonts w:asciiTheme="minorHAnsi" w:hAnsiTheme="minorHAnsi"/>
                <w:szCs w:val="20"/>
              </w:rPr>
              <w:t>Source :</w:t>
            </w:r>
            <w:proofErr w:type="gramEnd"/>
            <w:r>
              <w:rPr>
                <w:rFonts w:asciiTheme="minorHAnsi" w:hAnsiTheme="minorHAnsi"/>
                <w:szCs w:val="20"/>
              </w:rPr>
              <w:t xml:space="preserve"> </w:t>
            </w:r>
            <w:hyperlink w:anchor="EntArchPrin" w:history="1">
              <w:r>
                <w:rPr>
                  <w:rStyle w:val="Hyperlink"/>
                  <w:rFonts w:asciiTheme="minorHAnsi" w:hAnsiTheme="minorHAnsi"/>
                  <w:szCs w:val="20"/>
                </w:rPr>
                <w:t>Privatization</w:t>
              </w:r>
            </w:hyperlink>
          </w:p>
        </w:tc>
        <w:tc>
          <w:tcPr>
            <w:tcW w:w="6379" w:type="dxa"/>
          </w:tcPr>
          <w:p w14:paraId="14CA8CFC" w14:textId="77777777" w:rsidR="005A1246" w:rsidRPr="0041138D" w:rsidRDefault="005A1246" w:rsidP="005A1246">
            <w:pPr>
              <w:rPr>
                <w:szCs w:val="20"/>
              </w:rPr>
            </w:pPr>
            <w:r>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4E33D387" w14:textId="77777777" w:rsidR="0041138D" w:rsidRDefault="0041138D" w:rsidP="0041138D">
      <w:pPr>
        <w:pStyle w:val="Heading2"/>
        <w:rPr>
          <w:bCs w:val="0"/>
        </w:rPr>
      </w:pPr>
      <w:bookmarkStart w:id="387" w:name="_Toc239507155"/>
      <w:bookmarkStart w:id="388" w:name="_Toc239852386"/>
      <w:bookmarkStart w:id="389" w:name="_Toc239980642"/>
      <w:bookmarkStart w:id="390" w:name="_Toc240018812"/>
      <w:r>
        <w:rPr>
          <w:bCs w:val="0"/>
        </w:rPr>
        <w:lastRenderedPageBreak/>
        <w:t>Data Protection and Classification</w:t>
      </w:r>
      <w:bookmarkEnd w:id="387"/>
      <w:bookmarkEnd w:id="388"/>
      <w:bookmarkEnd w:id="389"/>
      <w:bookmarkEnd w:id="390"/>
    </w:p>
    <w:p w14:paraId="3546BBF5" w14:textId="77777777" w:rsidR="00FC6A4E" w:rsidRPr="00FC6A4E" w:rsidRDefault="00FC6A4E" w:rsidP="00FC6A4E"/>
    <w:p w14:paraId="75A57EA4" w14:textId="77777777" w:rsidR="0041138D" w:rsidRDefault="0041138D" w:rsidP="0041138D">
      <w:pPr>
        <w:rPr>
          <w:szCs w:val="20"/>
        </w:rPr>
      </w:pPr>
      <w:r>
        <w:rPr>
          <w:szCs w:val="20"/>
        </w:rPr>
        <w:t xml:space="preserve">Data protection carries particular weight here, because specialty insurance handles a great deal of personal data, including the special-category health and criminal-conviction data that attract the strictest handling under UK GDPR. The Systems Integration Framework does not classify data itself. </w:t>
      </w:r>
      <w:hyperlink w:anchor="DataClsPol" w:history="1">
        <w:r>
          <w:rPr>
            <w:rStyle w:val="Hyperlink"/>
            <w:b/>
            <w:szCs w:val="20"/>
          </w:rPr>
          <w:t>Chaucer's Data Classification Policy</w:t>
        </w:r>
      </w:hyperlink>
      <w:r>
        <w:rPr>
          <w:szCs w:val="20"/>
        </w:rPr>
        <w:t xml:space="preserve"> is the authoritative source and sets six tiers in order of sensitivity, and the Systems Integration Framework applies the handling each tier requires as data crosses a boundary. Where a payload could meet more than one tier, the higher classification applies.</w:t>
      </w:r>
    </w:p>
    <w:p w14:paraId="68F85535" w14:textId="77777777" w:rsidR="00FC6A4E" w:rsidRPr="0041138D" w:rsidRDefault="00FC6A4E" w:rsidP="0041138D">
      <w:pPr>
        <w:rPr>
          <w:szCs w:val="20"/>
        </w:rPr>
      </w:pPr>
    </w:p>
    <w:p w14:paraId="19E9C75F" w14:textId="77777777" w:rsidR="0041138D" w:rsidRDefault="0041138D" w:rsidP="0041138D">
      <w:pPr>
        <w:rPr>
          <w:szCs w:val="20"/>
        </w:rPr>
      </w:pPr>
      <w:r>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8923751"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76C9092A" w14:textId="77777777" w:rsidTr="005A1246">
        <w:tc>
          <w:tcPr>
            <w:tcW w:w="2405" w:type="dxa"/>
            <w:tcBorders>
              <w:top w:val="single" w:sz="12" w:space="0" w:color="000000" w:themeColor="text1"/>
            </w:tcBorders>
            <w:shd w:val="clear" w:color="auto" w:fill="C1CDEC" w:themeFill="accent1" w:themeFillTint="33"/>
          </w:tcPr>
          <w:p w14:paraId="5C60F3EB"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Classification</w:t>
            </w:r>
          </w:p>
        </w:tc>
        <w:tc>
          <w:tcPr>
            <w:tcW w:w="1276" w:type="dxa"/>
            <w:tcBorders>
              <w:top w:val="single" w:sz="12" w:space="0" w:color="000000" w:themeColor="text1"/>
            </w:tcBorders>
            <w:shd w:val="clear" w:color="auto" w:fill="C1CDEC" w:themeFill="accent1" w:themeFillTint="33"/>
          </w:tcPr>
          <w:p w14:paraId="0E7A61E1"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Risk</w:t>
            </w:r>
          </w:p>
        </w:tc>
        <w:tc>
          <w:tcPr>
            <w:tcW w:w="5245" w:type="dxa"/>
            <w:tcBorders>
              <w:top w:val="single" w:sz="12" w:space="0" w:color="000000" w:themeColor="text1"/>
            </w:tcBorders>
            <w:shd w:val="clear" w:color="auto" w:fill="C1CDEC" w:themeFill="accent1" w:themeFillTint="33"/>
          </w:tcPr>
          <w:p w14:paraId="0809B09C" w14:textId="77777777" w:rsidR="005A1246" w:rsidRPr="00595998" w:rsidRDefault="005A1246" w:rsidP="005A1246">
            <w:pPr>
              <w:rPr>
                <w:rFonts w:asciiTheme="minorHAnsi" w:hAnsiTheme="minorHAnsi" w:hint="eastAsia"/>
                <w:b/>
                <w:lang w:eastAsia="en-GB"/>
              </w:rPr>
            </w:pPr>
            <w:r>
              <w:rPr>
                <w:rFonts w:asciiTheme="minorHAnsi" w:hAnsiTheme="minorHAnsi"/>
                <w:b/>
                <w:lang w:eastAsia="en-GB"/>
              </w:rPr>
              <w:t>How the Systems Integration Framework handles it across a boundary</w:t>
            </w:r>
          </w:p>
        </w:tc>
      </w:tr>
      <w:tr w:rsidR="005A1246" w:rsidRPr="009527A4" w14:paraId="4D3AC356" w14:textId="77777777" w:rsidTr="005A1246">
        <w:tc>
          <w:tcPr>
            <w:tcW w:w="2405" w:type="dxa"/>
          </w:tcPr>
          <w:p w14:paraId="19718ED0" w14:textId="77777777" w:rsidR="005A1246" w:rsidRPr="00F94A76" w:rsidRDefault="005A1246" w:rsidP="005A1246">
            <w:pPr>
              <w:rPr>
                <w:rFonts w:asciiTheme="minorHAnsi" w:hAnsiTheme="minorHAnsi" w:hint="eastAsia"/>
                <w:lang w:eastAsia="en-GB"/>
              </w:rPr>
            </w:pPr>
            <w:r>
              <w:rPr>
                <w:rFonts w:asciiTheme="minorHAnsi" w:hAnsiTheme="minorHAnsi"/>
                <w:b/>
                <w:szCs w:val="20"/>
              </w:rPr>
              <w:t>Sensitive Personal Data (special categories)</w:t>
            </w:r>
          </w:p>
        </w:tc>
        <w:tc>
          <w:tcPr>
            <w:tcW w:w="1276" w:type="dxa"/>
          </w:tcPr>
          <w:p w14:paraId="34809376" w14:textId="77777777" w:rsidR="005A1246" w:rsidRPr="00F94A76" w:rsidRDefault="005A1246" w:rsidP="005A1246">
            <w:pPr>
              <w:rPr>
                <w:rFonts w:asciiTheme="minorHAnsi" w:hAnsiTheme="minorHAnsi" w:hint="eastAsia"/>
                <w:lang w:eastAsia="en-GB"/>
              </w:rPr>
            </w:pPr>
            <w:r>
              <w:rPr>
                <w:rFonts w:asciiTheme="minorHAnsi" w:hAnsiTheme="minorHAnsi"/>
                <w:szCs w:val="20"/>
              </w:rPr>
              <w:t>Very High</w:t>
            </w:r>
          </w:p>
        </w:tc>
        <w:tc>
          <w:tcPr>
            <w:tcW w:w="5245" w:type="dxa"/>
          </w:tcPr>
          <w:p w14:paraId="43A5DDCC" w14:textId="77777777" w:rsidR="005A1246" w:rsidRPr="00F94A76" w:rsidRDefault="005A1246" w:rsidP="005A1246">
            <w:pPr>
              <w:rPr>
                <w:rFonts w:asciiTheme="minorHAnsi" w:hAnsiTheme="minorHAnsi" w:hint="eastAsia"/>
                <w:lang w:eastAsia="en-GB"/>
              </w:rPr>
            </w:pPr>
            <w:r>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249154EF" w14:textId="77777777" w:rsidTr="005A1246">
        <w:tc>
          <w:tcPr>
            <w:tcW w:w="2405" w:type="dxa"/>
          </w:tcPr>
          <w:p w14:paraId="6264871E" w14:textId="77777777" w:rsidR="005A1246" w:rsidRPr="00F94A76" w:rsidRDefault="005A1246" w:rsidP="005A1246">
            <w:pPr>
              <w:rPr>
                <w:rFonts w:asciiTheme="minorHAnsi" w:hAnsiTheme="minorHAnsi" w:hint="eastAsia"/>
                <w:lang w:eastAsia="en-GB"/>
              </w:rPr>
            </w:pPr>
            <w:r>
              <w:rPr>
                <w:rFonts w:asciiTheme="minorHAnsi" w:hAnsiTheme="minorHAnsi"/>
                <w:b/>
                <w:szCs w:val="20"/>
              </w:rPr>
              <w:t>Personal Data</w:t>
            </w:r>
          </w:p>
        </w:tc>
        <w:tc>
          <w:tcPr>
            <w:tcW w:w="1276" w:type="dxa"/>
          </w:tcPr>
          <w:p w14:paraId="45A071AD" w14:textId="77777777" w:rsidR="005A1246" w:rsidRPr="00F94A76" w:rsidRDefault="005A1246" w:rsidP="005A1246">
            <w:pPr>
              <w:rPr>
                <w:rFonts w:asciiTheme="minorHAnsi" w:hAnsiTheme="minorHAnsi" w:hint="eastAsia"/>
                <w:lang w:eastAsia="en-GB"/>
              </w:rPr>
            </w:pPr>
            <w:r>
              <w:rPr>
                <w:rFonts w:asciiTheme="minorHAnsi" w:hAnsiTheme="minorHAnsi"/>
                <w:szCs w:val="20"/>
              </w:rPr>
              <w:t>High</w:t>
            </w:r>
          </w:p>
        </w:tc>
        <w:tc>
          <w:tcPr>
            <w:tcW w:w="5245" w:type="dxa"/>
          </w:tcPr>
          <w:p w14:paraId="3735C347" w14:textId="77777777" w:rsidR="005A1246" w:rsidRPr="00F94A76" w:rsidRDefault="005A1246" w:rsidP="005A1246">
            <w:pPr>
              <w:rPr>
                <w:rFonts w:asciiTheme="minorHAnsi" w:hAnsiTheme="minorHAnsi" w:hint="eastAsia"/>
                <w:lang w:eastAsia="en-GB"/>
              </w:rPr>
            </w:pPr>
            <w:r>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23CDD24E" w14:textId="77777777" w:rsidTr="005A1246">
        <w:tc>
          <w:tcPr>
            <w:tcW w:w="2405" w:type="dxa"/>
          </w:tcPr>
          <w:p w14:paraId="76741C01" w14:textId="77777777" w:rsidR="005A1246" w:rsidRPr="00F94A76" w:rsidRDefault="005A1246" w:rsidP="005A1246">
            <w:pPr>
              <w:rPr>
                <w:rFonts w:asciiTheme="minorHAnsi" w:hAnsiTheme="minorHAnsi" w:hint="eastAsia"/>
                <w:lang w:eastAsia="en-GB"/>
              </w:rPr>
            </w:pPr>
            <w:r>
              <w:rPr>
                <w:rFonts w:asciiTheme="minorHAnsi" w:hAnsiTheme="minorHAnsi"/>
                <w:b/>
                <w:szCs w:val="20"/>
              </w:rPr>
              <w:t>Restricted Commercial</w:t>
            </w:r>
          </w:p>
        </w:tc>
        <w:tc>
          <w:tcPr>
            <w:tcW w:w="1276" w:type="dxa"/>
          </w:tcPr>
          <w:p w14:paraId="5F6341A1" w14:textId="77777777" w:rsidR="005A1246" w:rsidRPr="00F94A76" w:rsidRDefault="005A1246" w:rsidP="005A1246">
            <w:pPr>
              <w:rPr>
                <w:rFonts w:asciiTheme="minorHAnsi" w:hAnsiTheme="minorHAnsi" w:hint="eastAsia"/>
                <w:lang w:eastAsia="en-GB"/>
              </w:rPr>
            </w:pPr>
            <w:r>
              <w:rPr>
                <w:rFonts w:asciiTheme="minorHAnsi" w:hAnsiTheme="minorHAnsi"/>
                <w:szCs w:val="20"/>
              </w:rPr>
              <w:t>Medium High</w:t>
            </w:r>
          </w:p>
        </w:tc>
        <w:tc>
          <w:tcPr>
            <w:tcW w:w="5245" w:type="dxa"/>
          </w:tcPr>
          <w:p w14:paraId="7DD9B3A6" w14:textId="77777777" w:rsidR="005A1246" w:rsidRPr="00F94A76" w:rsidRDefault="005A1246" w:rsidP="005A1246">
            <w:pPr>
              <w:rPr>
                <w:rFonts w:asciiTheme="minorHAnsi" w:hAnsiTheme="minorHAnsi" w:hint="eastAsia"/>
                <w:lang w:eastAsia="en-GB"/>
              </w:rPr>
            </w:pPr>
            <w:r>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41058868" w14:textId="77777777" w:rsidTr="005A1246">
        <w:tc>
          <w:tcPr>
            <w:tcW w:w="2405" w:type="dxa"/>
          </w:tcPr>
          <w:p w14:paraId="2A09BC80" w14:textId="77777777" w:rsidR="005A1246" w:rsidRPr="00F94A76" w:rsidRDefault="005A1246" w:rsidP="005A1246">
            <w:pPr>
              <w:rPr>
                <w:rFonts w:asciiTheme="minorHAnsi" w:hAnsiTheme="minorHAnsi" w:hint="eastAsia"/>
                <w:lang w:eastAsia="en-GB"/>
              </w:rPr>
            </w:pPr>
            <w:r>
              <w:rPr>
                <w:rFonts w:asciiTheme="minorHAnsi" w:hAnsiTheme="minorHAnsi"/>
                <w:b/>
                <w:szCs w:val="20"/>
              </w:rPr>
              <w:t>Commercial</w:t>
            </w:r>
          </w:p>
        </w:tc>
        <w:tc>
          <w:tcPr>
            <w:tcW w:w="1276" w:type="dxa"/>
          </w:tcPr>
          <w:p w14:paraId="52913CE3" w14:textId="77777777" w:rsidR="005A1246" w:rsidRPr="00F94A76" w:rsidRDefault="005A1246" w:rsidP="005A1246">
            <w:pPr>
              <w:rPr>
                <w:rFonts w:asciiTheme="minorHAnsi" w:hAnsiTheme="minorHAnsi" w:hint="eastAsia"/>
                <w:lang w:eastAsia="en-GB"/>
              </w:rPr>
            </w:pPr>
            <w:r>
              <w:rPr>
                <w:rFonts w:asciiTheme="minorHAnsi" w:hAnsiTheme="minorHAnsi"/>
                <w:szCs w:val="20"/>
              </w:rPr>
              <w:t>Medium</w:t>
            </w:r>
          </w:p>
        </w:tc>
        <w:tc>
          <w:tcPr>
            <w:tcW w:w="5245" w:type="dxa"/>
          </w:tcPr>
          <w:p w14:paraId="28D9A7C2" w14:textId="77777777" w:rsidR="005A1246" w:rsidRPr="00F94A76" w:rsidRDefault="005A1246" w:rsidP="005A1246">
            <w:pPr>
              <w:rPr>
                <w:rFonts w:asciiTheme="minorHAnsi" w:hAnsiTheme="minorHAnsi" w:hint="eastAsia"/>
                <w:lang w:eastAsia="en-GB"/>
              </w:rPr>
            </w:pPr>
            <w:r>
              <w:rPr>
                <w:rFonts w:asciiTheme="minorHAnsi" w:hAnsiTheme="minorHAnsi"/>
                <w:szCs w:val="20"/>
              </w:rPr>
              <w:t>Encrypted in transit and at rest on the private network, with standard least-privilege access.</w:t>
            </w:r>
          </w:p>
        </w:tc>
      </w:tr>
      <w:tr w:rsidR="005A1246" w:rsidRPr="009527A4" w14:paraId="795F0465" w14:textId="77777777" w:rsidTr="005A1246">
        <w:tc>
          <w:tcPr>
            <w:tcW w:w="2405" w:type="dxa"/>
          </w:tcPr>
          <w:p w14:paraId="0C4EC9D6" w14:textId="77777777" w:rsidR="005A1246" w:rsidRPr="0041138D" w:rsidRDefault="005A1246" w:rsidP="005A1246">
            <w:pPr>
              <w:rPr>
                <w:b/>
                <w:szCs w:val="20"/>
              </w:rPr>
            </w:pPr>
            <w:r>
              <w:rPr>
                <w:rFonts w:asciiTheme="minorHAnsi" w:hAnsiTheme="minorHAnsi"/>
                <w:b/>
                <w:szCs w:val="20"/>
              </w:rPr>
              <w:t>Internal</w:t>
            </w:r>
          </w:p>
        </w:tc>
        <w:tc>
          <w:tcPr>
            <w:tcW w:w="1276" w:type="dxa"/>
          </w:tcPr>
          <w:p w14:paraId="45A1D83B" w14:textId="77777777" w:rsidR="005A1246" w:rsidRPr="0041138D" w:rsidRDefault="005A1246" w:rsidP="005A1246">
            <w:pPr>
              <w:rPr>
                <w:szCs w:val="20"/>
              </w:rPr>
            </w:pPr>
            <w:r>
              <w:rPr>
                <w:rFonts w:asciiTheme="minorHAnsi" w:hAnsiTheme="minorHAnsi"/>
                <w:szCs w:val="20"/>
              </w:rPr>
              <w:t>Low</w:t>
            </w:r>
          </w:p>
        </w:tc>
        <w:tc>
          <w:tcPr>
            <w:tcW w:w="5245" w:type="dxa"/>
          </w:tcPr>
          <w:p w14:paraId="6CF11FD4" w14:textId="77777777" w:rsidR="005A1246" w:rsidRPr="0041138D" w:rsidRDefault="005A1246" w:rsidP="005A1246">
            <w:pPr>
              <w:rPr>
                <w:szCs w:val="20"/>
              </w:rPr>
            </w:pPr>
            <w:r>
              <w:rPr>
                <w:rFonts w:asciiTheme="minorHAnsi" w:hAnsiTheme="minorHAnsi"/>
                <w:szCs w:val="20"/>
              </w:rPr>
              <w:t>The default classification. Encrypted in transit and at rest, kept on the private network and not exposed externally.</w:t>
            </w:r>
          </w:p>
        </w:tc>
      </w:tr>
      <w:tr w:rsidR="005A1246" w:rsidRPr="009527A4" w14:paraId="72740E7C" w14:textId="77777777" w:rsidTr="005A1246">
        <w:tc>
          <w:tcPr>
            <w:tcW w:w="2405" w:type="dxa"/>
          </w:tcPr>
          <w:p w14:paraId="4D38849C" w14:textId="77777777" w:rsidR="005A1246" w:rsidRPr="0041138D" w:rsidRDefault="005A1246" w:rsidP="005A1246">
            <w:pPr>
              <w:rPr>
                <w:b/>
                <w:szCs w:val="20"/>
              </w:rPr>
            </w:pPr>
            <w:r>
              <w:rPr>
                <w:rFonts w:asciiTheme="minorHAnsi" w:hAnsiTheme="minorHAnsi"/>
                <w:b/>
                <w:szCs w:val="20"/>
              </w:rPr>
              <w:t>Public</w:t>
            </w:r>
          </w:p>
        </w:tc>
        <w:tc>
          <w:tcPr>
            <w:tcW w:w="1276" w:type="dxa"/>
          </w:tcPr>
          <w:p w14:paraId="0C44407F" w14:textId="77777777" w:rsidR="005A1246" w:rsidRPr="0041138D" w:rsidRDefault="005A1246" w:rsidP="005A1246">
            <w:pPr>
              <w:rPr>
                <w:szCs w:val="20"/>
              </w:rPr>
            </w:pPr>
            <w:r>
              <w:rPr>
                <w:rFonts w:asciiTheme="minorHAnsi" w:hAnsiTheme="minorHAnsi"/>
                <w:szCs w:val="20"/>
              </w:rPr>
              <w:t>None</w:t>
            </w:r>
          </w:p>
        </w:tc>
        <w:tc>
          <w:tcPr>
            <w:tcW w:w="5245" w:type="dxa"/>
          </w:tcPr>
          <w:p w14:paraId="316B0A3A" w14:textId="77777777" w:rsidR="005A1246" w:rsidRPr="0041138D" w:rsidRDefault="005A1246" w:rsidP="005A1246">
            <w:pPr>
              <w:rPr>
                <w:szCs w:val="20"/>
              </w:rPr>
            </w:pPr>
            <w:r>
              <w:rPr>
                <w:rFonts w:asciiTheme="minorHAnsi" w:hAnsiTheme="minorHAnsi"/>
                <w:szCs w:val="20"/>
              </w:rPr>
              <w:t>May be served externally through the governed edge as an exception, still over TLS and through the gateway.</w:t>
            </w:r>
          </w:p>
        </w:tc>
      </w:tr>
    </w:tbl>
    <w:p w14:paraId="695CACD2" w14:textId="77777777" w:rsidR="00E62C5D" w:rsidRDefault="00E62C5D" w:rsidP="0041138D">
      <w:pPr>
        <w:rPr>
          <w:szCs w:val="20"/>
        </w:rPr>
      </w:pPr>
    </w:p>
    <w:p w14:paraId="235EE535" w14:textId="77777777" w:rsidR="00E62C5D" w:rsidRPr="0041138D" w:rsidRDefault="00E62C5D" w:rsidP="0041138D">
      <w:pPr>
        <w:rPr>
          <w:szCs w:val="20"/>
        </w:rPr>
      </w:pPr>
    </w:p>
    <w:p w14:paraId="0A8BF1D5" w14:textId="77777777" w:rsidR="0041138D" w:rsidRDefault="0041138D" w:rsidP="0041138D">
      <w:pPr>
        <w:pStyle w:val="Heading2"/>
        <w:rPr>
          <w:bCs w:val="0"/>
        </w:rPr>
      </w:pPr>
      <w:bookmarkStart w:id="391" w:name="_Toc239507157"/>
      <w:bookmarkStart w:id="392" w:name="_Toc239852387"/>
      <w:bookmarkStart w:id="393" w:name="_Toc239980643"/>
      <w:bookmarkStart w:id="394" w:name="_Toc240018813"/>
      <w:r>
        <w:rPr>
          <w:bCs w:val="0"/>
        </w:rPr>
        <w:t>Observability and Monitoring</w:t>
      </w:r>
      <w:bookmarkEnd w:id="391"/>
      <w:bookmarkEnd w:id="392"/>
      <w:bookmarkEnd w:id="393"/>
      <w:bookmarkEnd w:id="394"/>
    </w:p>
    <w:p w14:paraId="35C9281C" w14:textId="77777777" w:rsidR="00FC6A4E" w:rsidRPr="00FC6A4E" w:rsidRDefault="00FC6A4E" w:rsidP="00FC6A4E"/>
    <w:p w14:paraId="011488B3" w14:textId="77777777" w:rsidR="0041138D" w:rsidRPr="0041138D" w:rsidRDefault="0041138D" w:rsidP="0041138D">
      <w:pPr>
        <w:spacing w:after="120"/>
        <w:rPr>
          <w:szCs w:val="20"/>
        </w:rPr>
      </w:pPr>
      <w:r>
        <w:rPr>
          <w:szCs w:val="20"/>
        </w:rP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proofErr w:type="spellStart"/>
      <w:r>
        <w:rPr>
          <w:szCs w:val="20"/>
        </w:rPr>
        <w:t>LogicMonitor</w:t>
      </w:r>
      <w:proofErr w:type="spellEnd"/>
      <w:r>
        <w:rPr>
          <w:szCs w:val="20"/>
        </w:rPr>
        <w:t xml:space="preserve"> is treated as operational monitoring, distinct from security monitoring.</w:t>
      </w:r>
    </w:p>
    <w:p w14:paraId="0BCCFC4B" w14:textId="77777777" w:rsidR="0041138D" w:rsidRPr="0041138D" w:rsidRDefault="0041138D" w:rsidP="0041138D">
      <w:pPr>
        <w:spacing w:after="120"/>
        <w:rPr>
          <w:szCs w:val="20"/>
        </w:rPr>
      </w:pPr>
      <w:r>
        <w:rPr>
          <w:szCs w:val="20"/>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51F784BD" w14:textId="77777777" w:rsidR="0041138D" w:rsidRPr="0041138D" w:rsidRDefault="0041138D" w:rsidP="0041138D">
      <w:pPr>
        <w:spacing w:after="120"/>
        <w:rPr>
          <w:szCs w:val="20"/>
        </w:rPr>
      </w:pPr>
      <w:r>
        <w:rPr>
          <w:szCs w:val="20"/>
        </w:rPr>
        <w:t>An established pattern already streams Azure, Key Vault, storage and security logs to CrowdStrike through Event Hubs, and the Systems Integration Framework reuses that path rather than inventing a new one. Performance monitoring is kept distinct from security monitoring, with ownership confirmed with the relevant service owners.</w:t>
      </w:r>
    </w:p>
    <w:p w14:paraId="1FAC348B" w14:textId="77777777" w:rsidR="0041138D" w:rsidRPr="0041138D" w:rsidRDefault="0041138D" w:rsidP="0041138D">
      <w:pPr>
        <w:spacing w:after="120"/>
        <w:rPr>
          <w:szCs w:val="20"/>
        </w:rPr>
      </w:pPr>
    </w:p>
    <w:p w14:paraId="2C688D9E" w14:textId="77777777" w:rsidR="0041138D" w:rsidRPr="0041138D" w:rsidRDefault="0041138D" w:rsidP="0041138D">
      <w:pPr>
        <w:spacing w:after="120"/>
        <w:rPr>
          <w:szCs w:val="20"/>
        </w:rPr>
      </w:pPr>
    </w:p>
    <w:p w14:paraId="420DA710" w14:textId="77777777" w:rsidR="0041138D" w:rsidRPr="0041138D" w:rsidRDefault="0041138D" w:rsidP="0041138D">
      <w:pPr>
        <w:spacing w:after="120"/>
        <w:rPr>
          <w:szCs w:val="20"/>
        </w:rPr>
      </w:pPr>
    </w:p>
    <w:p w14:paraId="20CEE14A"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3BD12A4E" w14:textId="77777777" w:rsidTr="00BD5E77">
        <w:tc>
          <w:tcPr>
            <w:tcW w:w="2122" w:type="dxa"/>
            <w:tcBorders>
              <w:top w:val="single" w:sz="12" w:space="0" w:color="000000" w:themeColor="text1"/>
            </w:tcBorders>
            <w:shd w:val="clear" w:color="auto" w:fill="C1CDEC" w:themeFill="accent1" w:themeFillTint="33"/>
          </w:tcPr>
          <w:p w14:paraId="3BA58A82" w14:textId="77777777" w:rsidR="00BD5E77" w:rsidRPr="00595998" w:rsidRDefault="00BD5E77" w:rsidP="00BD5E77">
            <w:pPr>
              <w:rPr>
                <w:rFonts w:asciiTheme="minorHAnsi" w:hAnsiTheme="minorHAnsi" w:hint="eastAsia"/>
                <w:b/>
                <w:lang w:eastAsia="en-GB"/>
              </w:rPr>
            </w:pPr>
            <w:bookmarkStart w:id="395" w:name="_Toc239507158"/>
            <w:bookmarkStart w:id="396" w:name="_Toc239852388"/>
            <w:bookmarkStart w:id="397" w:name="_Toc239980644"/>
            <w:r>
              <w:rPr>
                <w:rFonts w:asciiTheme="minorHAnsi" w:hAnsiTheme="minorHAnsi"/>
                <w:b/>
                <w:lang w:eastAsia="en-GB"/>
              </w:rPr>
              <w:lastRenderedPageBreak/>
              <w:t>Resource</w:t>
            </w:r>
          </w:p>
        </w:tc>
        <w:tc>
          <w:tcPr>
            <w:tcW w:w="2693" w:type="dxa"/>
            <w:tcBorders>
              <w:top w:val="single" w:sz="12" w:space="0" w:color="000000" w:themeColor="text1"/>
            </w:tcBorders>
            <w:shd w:val="clear" w:color="auto" w:fill="C1CDEC" w:themeFill="accent1" w:themeFillTint="33"/>
          </w:tcPr>
          <w:p w14:paraId="58BF60A9"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Operational signal</w:t>
            </w:r>
          </w:p>
        </w:tc>
        <w:tc>
          <w:tcPr>
            <w:tcW w:w="2835" w:type="dxa"/>
            <w:tcBorders>
              <w:top w:val="single" w:sz="12" w:space="0" w:color="000000" w:themeColor="text1"/>
            </w:tcBorders>
            <w:shd w:val="clear" w:color="auto" w:fill="C1CDEC" w:themeFill="accent1" w:themeFillTint="33"/>
          </w:tcPr>
          <w:p w14:paraId="40EC1F84"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Security signal</w:t>
            </w:r>
          </w:p>
        </w:tc>
        <w:tc>
          <w:tcPr>
            <w:tcW w:w="1701" w:type="dxa"/>
            <w:tcBorders>
              <w:top w:val="single" w:sz="12" w:space="0" w:color="000000" w:themeColor="text1"/>
            </w:tcBorders>
            <w:shd w:val="clear" w:color="auto" w:fill="C1CDEC" w:themeFill="accent1" w:themeFillTint="33"/>
          </w:tcPr>
          <w:p w14:paraId="3D81E8EA"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Destination</w:t>
            </w:r>
          </w:p>
        </w:tc>
      </w:tr>
      <w:tr w:rsidR="00BD5E77" w:rsidRPr="009527A4" w14:paraId="4A539891" w14:textId="77777777" w:rsidTr="00BD5E77">
        <w:tc>
          <w:tcPr>
            <w:tcW w:w="2122" w:type="dxa"/>
            <w:vAlign w:val="center"/>
          </w:tcPr>
          <w:p w14:paraId="6250CF3F" w14:textId="77777777" w:rsidR="00BD5E77" w:rsidRPr="00F94A76" w:rsidRDefault="00BD5E77" w:rsidP="00BD5E77">
            <w:pPr>
              <w:rPr>
                <w:rFonts w:asciiTheme="minorHAnsi" w:hAnsiTheme="minorHAnsi" w:hint="eastAsia"/>
                <w:lang w:eastAsia="en-GB"/>
              </w:rPr>
            </w:pPr>
            <w:r>
              <w:rPr>
                <w:rFonts w:asciiTheme="minorHAnsi" w:hAnsiTheme="minorHAnsi"/>
                <w:szCs w:val="20"/>
              </w:rPr>
              <w:t>API Management</w:t>
            </w:r>
          </w:p>
        </w:tc>
        <w:tc>
          <w:tcPr>
            <w:tcW w:w="2693" w:type="dxa"/>
            <w:vAlign w:val="center"/>
          </w:tcPr>
          <w:p w14:paraId="512B86B7" w14:textId="77777777" w:rsidR="00BD5E77" w:rsidRPr="00F94A76" w:rsidRDefault="00BD5E77" w:rsidP="00BD5E77">
            <w:pPr>
              <w:rPr>
                <w:rFonts w:asciiTheme="minorHAnsi" w:hAnsiTheme="minorHAnsi" w:hint="eastAsia"/>
                <w:lang w:eastAsia="en-GB"/>
              </w:rPr>
            </w:pPr>
            <w:r>
              <w:rPr>
                <w:rFonts w:asciiTheme="minorHAnsi" w:hAnsiTheme="minorHAnsi"/>
                <w:szCs w:val="20"/>
              </w:rPr>
              <w:t>Latency, throughput, failures</w:t>
            </w:r>
          </w:p>
        </w:tc>
        <w:tc>
          <w:tcPr>
            <w:tcW w:w="2835" w:type="dxa"/>
            <w:vAlign w:val="center"/>
          </w:tcPr>
          <w:p w14:paraId="0DDC0ABA" w14:textId="77777777" w:rsidR="00BD5E77" w:rsidRPr="00F94A76" w:rsidRDefault="00BD5E77" w:rsidP="00BD5E77">
            <w:pPr>
              <w:rPr>
                <w:rFonts w:asciiTheme="minorHAnsi" w:hAnsiTheme="minorHAnsi" w:hint="eastAsia"/>
                <w:lang w:eastAsia="en-GB"/>
              </w:rPr>
            </w:pPr>
            <w:r>
              <w:rPr>
                <w:rFonts w:asciiTheme="minorHAnsi" w:hAnsiTheme="minorHAnsi"/>
                <w:szCs w:val="20"/>
              </w:rPr>
              <w:t>Authentication failures, policy violations</w:t>
            </w:r>
          </w:p>
        </w:tc>
        <w:tc>
          <w:tcPr>
            <w:tcW w:w="1701" w:type="dxa"/>
            <w:vAlign w:val="center"/>
          </w:tcPr>
          <w:p w14:paraId="4D9438CB" w14:textId="77777777" w:rsidR="00BD5E77" w:rsidRPr="00F94A76" w:rsidRDefault="00BD5E77" w:rsidP="00BD5E77">
            <w:pPr>
              <w:rPr>
                <w:rFonts w:asciiTheme="minorHAnsi" w:hAnsiTheme="minorHAnsi" w:hint="eastAsia"/>
                <w:lang w:eastAsia="en-GB"/>
              </w:rPr>
            </w:pPr>
            <w:r>
              <w:rPr>
                <w:rFonts w:asciiTheme="minorHAnsi" w:hAnsiTheme="minorHAnsi"/>
                <w:szCs w:val="20"/>
              </w:rPr>
              <w:t>Log Analytics, CrowdStrike</w:t>
            </w:r>
          </w:p>
        </w:tc>
      </w:tr>
      <w:tr w:rsidR="00BD5E77" w:rsidRPr="009527A4" w14:paraId="53AF7E24" w14:textId="77777777" w:rsidTr="00BD5E77">
        <w:tc>
          <w:tcPr>
            <w:tcW w:w="2122" w:type="dxa"/>
            <w:vAlign w:val="center"/>
          </w:tcPr>
          <w:p w14:paraId="0410BDD5" w14:textId="77777777" w:rsidR="00BD5E77" w:rsidRPr="00F94A76" w:rsidRDefault="00BD5E77" w:rsidP="00BD5E77">
            <w:pPr>
              <w:rPr>
                <w:rFonts w:asciiTheme="minorHAnsi" w:hAnsiTheme="minorHAnsi" w:hint="eastAsia"/>
                <w:lang w:eastAsia="en-GB"/>
              </w:rPr>
            </w:pPr>
            <w:r>
              <w:rPr>
                <w:rFonts w:asciiTheme="minorHAnsi" w:hAnsiTheme="minorHAnsi"/>
                <w:szCs w:val="20"/>
              </w:rPr>
              <w:t>Logic Apps</w:t>
            </w:r>
          </w:p>
        </w:tc>
        <w:tc>
          <w:tcPr>
            <w:tcW w:w="2693" w:type="dxa"/>
            <w:vAlign w:val="center"/>
          </w:tcPr>
          <w:p w14:paraId="114F4EFA" w14:textId="77777777" w:rsidR="00BD5E77" w:rsidRPr="00F94A76" w:rsidRDefault="00BD5E77" w:rsidP="00BD5E77">
            <w:pPr>
              <w:rPr>
                <w:rFonts w:asciiTheme="minorHAnsi" w:hAnsiTheme="minorHAnsi" w:hint="eastAsia"/>
                <w:lang w:eastAsia="en-GB"/>
              </w:rPr>
            </w:pPr>
            <w:r>
              <w:rPr>
                <w:rFonts w:asciiTheme="minorHAnsi" w:hAnsiTheme="minorHAnsi"/>
                <w:szCs w:val="20"/>
              </w:rPr>
              <w:t>Run success and failure, duration</w:t>
            </w:r>
          </w:p>
        </w:tc>
        <w:tc>
          <w:tcPr>
            <w:tcW w:w="2835" w:type="dxa"/>
            <w:vAlign w:val="center"/>
          </w:tcPr>
          <w:p w14:paraId="2A9581F2" w14:textId="77777777" w:rsidR="00BD5E77" w:rsidRPr="00F94A76" w:rsidRDefault="00BD5E77" w:rsidP="00BD5E77">
            <w:pPr>
              <w:rPr>
                <w:rFonts w:asciiTheme="minorHAnsi" w:hAnsiTheme="minorHAnsi" w:hint="eastAsia"/>
                <w:lang w:eastAsia="en-GB"/>
              </w:rPr>
            </w:pPr>
            <w:r>
              <w:rPr>
                <w:rFonts w:asciiTheme="minorHAnsi" w:hAnsiTheme="minorHAnsi"/>
                <w:szCs w:val="20"/>
              </w:rPr>
              <w:t>Connection and identity events</w:t>
            </w:r>
          </w:p>
        </w:tc>
        <w:tc>
          <w:tcPr>
            <w:tcW w:w="1701" w:type="dxa"/>
            <w:vAlign w:val="center"/>
          </w:tcPr>
          <w:p w14:paraId="44A6F270" w14:textId="77777777" w:rsidR="00BD5E77" w:rsidRPr="00F94A76" w:rsidRDefault="00BD5E77" w:rsidP="00BD5E77">
            <w:pPr>
              <w:rPr>
                <w:rFonts w:asciiTheme="minorHAnsi" w:hAnsiTheme="minorHAnsi" w:hint="eastAsia"/>
                <w:lang w:eastAsia="en-GB"/>
              </w:rPr>
            </w:pPr>
            <w:r>
              <w:rPr>
                <w:rFonts w:asciiTheme="minorHAnsi" w:hAnsiTheme="minorHAnsi"/>
                <w:szCs w:val="20"/>
              </w:rPr>
              <w:t>Log Analytics, CrowdStrike</w:t>
            </w:r>
          </w:p>
        </w:tc>
      </w:tr>
      <w:tr w:rsidR="00BD5E77" w:rsidRPr="009527A4" w14:paraId="402403F3" w14:textId="77777777" w:rsidTr="00BD5E77">
        <w:tc>
          <w:tcPr>
            <w:tcW w:w="2122" w:type="dxa"/>
            <w:vAlign w:val="center"/>
          </w:tcPr>
          <w:p w14:paraId="0E87018C" w14:textId="77777777" w:rsidR="00BD5E77" w:rsidRPr="00F94A76" w:rsidRDefault="00BD5E77" w:rsidP="00BD5E77">
            <w:pPr>
              <w:rPr>
                <w:rFonts w:asciiTheme="minorHAnsi" w:hAnsiTheme="minorHAnsi" w:hint="eastAsia"/>
                <w:lang w:eastAsia="en-GB"/>
              </w:rPr>
            </w:pPr>
            <w:r>
              <w:rPr>
                <w:rFonts w:asciiTheme="minorHAnsi" w:hAnsiTheme="minorHAnsi"/>
                <w:szCs w:val="20"/>
              </w:rPr>
              <w:t>Service Bus</w:t>
            </w:r>
          </w:p>
        </w:tc>
        <w:tc>
          <w:tcPr>
            <w:tcW w:w="2693" w:type="dxa"/>
            <w:vAlign w:val="center"/>
          </w:tcPr>
          <w:p w14:paraId="6C5322DC" w14:textId="77777777" w:rsidR="00BD5E77" w:rsidRPr="00F94A76" w:rsidRDefault="00BD5E77" w:rsidP="00BD5E77">
            <w:pPr>
              <w:rPr>
                <w:rFonts w:asciiTheme="minorHAnsi" w:hAnsiTheme="minorHAnsi" w:hint="eastAsia"/>
                <w:lang w:eastAsia="en-GB"/>
              </w:rPr>
            </w:pPr>
            <w:r>
              <w:rPr>
                <w:rFonts w:asciiTheme="minorHAnsi" w:hAnsiTheme="minorHAnsi"/>
                <w:szCs w:val="20"/>
              </w:rPr>
              <w:t>Queue depth, dead-letters</w:t>
            </w:r>
          </w:p>
        </w:tc>
        <w:tc>
          <w:tcPr>
            <w:tcW w:w="2835" w:type="dxa"/>
            <w:vAlign w:val="center"/>
          </w:tcPr>
          <w:p w14:paraId="4C6D4B4E" w14:textId="77777777" w:rsidR="00BD5E77" w:rsidRPr="00F94A76" w:rsidRDefault="00BD5E77" w:rsidP="00BD5E77">
            <w:pPr>
              <w:rPr>
                <w:rFonts w:asciiTheme="minorHAnsi" w:hAnsiTheme="minorHAnsi" w:hint="eastAsia"/>
                <w:lang w:eastAsia="en-GB"/>
              </w:rPr>
            </w:pPr>
            <w:r>
              <w:rPr>
                <w:rFonts w:asciiTheme="minorHAnsi" w:hAnsiTheme="minorHAnsi"/>
                <w:szCs w:val="20"/>
              </w:rPr>
              <w:t>Access and authorisation events</w:t>
            </w:r>
          </w:p>
        </w:tc>
        <w:tc>
          <w:tcPr>
            <w:tcW w:w="1701" w:type="dxa"/>
            <w:vAlign w:val="center"/>
          </w:tcPr>
          <w:p w14:paraId="17EED311" w14:textId="77777777" w:rsidR="00BD5E77" w:rsidRPr="00F94A76" w:rsidRDefault="00BD5E77" w:rsidP="00BD5E77">
            <w:pPr>
              <w:rPr>
                <w:rFonts w:asciiTheme="minorHAnsi" w:hAnsiTheme="minorHAnsi" w:hint="eastAsia"/>
                <w:lang w:eastAsia="en-GB"/>
              </w:rPr>
            </w:pPr>
            <w:r>
              <w:rPr>
                <w:rFonts w:asciiTheme="minorHAnsi" w:hAnsiTheme="minorHAnsi"/>
                <w:szCs w:val="20"/>
              </w:rPr>
              <w:t>Log Analytics</w:t>
            </w:r>
          </w:p>
        </w:tc>
      </w:tr>
      <w:tr w:rsidR="00BD5E77" w:rsidRPr="009527A4" w14:paraId="5CB031E6" w14:textId="77777777" w:rsidTr="00BD5E77">
        <w:tc>
          <w:tcPr>
            <w:tcW w:w="2122" w:type="dxa"/>
            <w:vAlign w:val="center"/>
          </w:tcPr>
          <w:p w14:paraId="40B853C6" w14:textId="77777777" w:rsidR="00BD5E77" w:rsidRPr="00F94A76" w:rsidRDefault="00BD5E77" w:rsidP="00BD5E77">
            <w:pPr>
              <w:rPr>
                <w:rFonts w:asciiTheme="minorHAnsi" w:hAnsiTheme="minorHAnsi" w:hint="eastAsia"/>
                <w:lang w:eastAsia="en-GB"/>
              </w:rPr>
            </w:pPr>
            <w:r>
              <w:rPr>
                <w:rFonts w:asciiTheme="minorHAnsi" w:hAnsiTheme="minorHAnsi"/>
                <w:szCs w:val="20"/>
              </w:rPr>
              <w:t>Functions</w:t>
            </w:r>
          </w:p>
        </w:tc>
        <w:tc>
          <w:tcPr>
            <w:tcW w:w="2693" w:type="dxa"/>
            <w:vAlign w:val="center"/>
          </w:tcPr>
          <w:p w14:paraId="7A72AC3E" w14:textId="77777777" w:rsidR="00BD5E77" w:rsidRPr="00F94A76" w:rsidRDefault="00BD5E77" w:rsidP="00BD5E77">
            <w:pPr>
              <w:rPr>
                <w:rFonts w:asciiTheme="minorHAnsi" w:hAnsiTheme="minorHAnsi" w:hint="eastAsia"/>
                <w:lang w:eastAsia="en-GB"/>
              </w:rPr>
            </w:pPr>
            <w:r>
              <w:rPr>
                <w:rFonts w:asciiTheme="minorHAnsi" w:hAnsiTheme="minorHAnsi"/>
                <w:szCs w:val="20"/>
              </w:rPr>
              <w:t>Executions, errors, duration</w:t>
            </w:r>
          </w:p>
        </w:tc>
        <w:tc>
          <w:tcPr>
            <w:tcW w:w="2835" w:type="dxa"/>
            <w:vAlign w:val="center"/>
          </w:tcPr>
          <w:p w14:paraId="1C46B425" w14:textId="77777777" w:rsidR="00BD5E77" w:rsidRPr="00F94A76" w:rsidRDefault="00BD5E77" w:rsidP="00BD5E77">
            <w:pPr>
              <w:rPr>
                <w:rFonts w:asciiTheme="minorHAnsi" w:hAnsiTheme="minorHAnsi" w:hint="eastAsia"/>
                <w:lang w:eastAsia="en-GB"/>
              </w:rPr>
            </w:pPr>
            <w:r>
              <w:rPr>
                <w:rFonts w:asciiTheme="minorHAnsi" w:hAnsiTheme="minorHAnsi"/>
                <w:szCs w:val="20"/>
              </w:rPr>
              <w:t>Managed identity and Key Vault access</w:t>
            </w:r>
          </w:p>
        </w:tc>
        <w:tc>
          <w:tcPr>
            <w:tcW w:w="1701" w:type="dxa"/>
            <w:vAlign w:val="center"/>
          </w:tcPr>
          <w:p w14:paraId="5F79BF63" w14:textId="77777777" w:rsidR="00BD5E77" w:rsidRPr="00F94A76" w:rsidRDefault="00BD5E77" w:rsidP="00BD5E77">
            <w:pPr>
              <w:rPr>
                <w:rFonts w:asciiTheme="minorHAnsi" w:hAnsiTheme="minorHAnsi" w:hint="eastAsia"/>
                <w:lang w:eastAsia="en-GB"/>
              </w:rPr>
            </w:pPr>
            <w:r>
              <w:rPr>
                <w:rFonts w:asciiTheme="minorHAnsi" w:hAnsiTheme="minorHAnsi"/>
                <w:szCs w:val="20"/>
              </w:rPr>
              <w:t>Log Analytics, CrowdStrike</w:t>
            </w:r>
          </w:p>
        </w:tc>
      </w:tr>
      <w:tr w:rsidR="00BD5E77" w:rsidRPr="009527A4" w14:paraId="6DF9FBC2" w14:textId="77777777" w:rsidTr="00BD5E77">
        <w:tc>
          <w:tcPr>
            <w:tcW w:w="2122" w:type="dxa"/>
            <w:vAlign w:val="center"/>
          </w:tcPr>
          <w:p w14:paraId="6E7724D6" w14:textId="77777777" w:rsidR="00BD5E77" w:rsidRPr="0041138D" w:rsidRDefault="00BD5E77" w:rsidP="00BD5E77">
            <w:pPr>
              <w:rPr>
                <w:szCs w:val="20"/>
              </w:rPr>
            </w:pPr>
            <w:r>
              <w:rPr>
                <w:rFonts w:asciiTheme="minorHAnsi" w:hAnsiTheme="minorHAnsi"/>
                <w:szCs w:val="20"/>
              </w:rPr>
              <w:t>Key Vault</w:t>
            </w:r>
          </w:p>
        </w:tc>
        <w:tc>
          <w:tcPr>
            <w:tcW w:w="2693" w:type="dxa"/>
            <w:vAlign w:val="center"/>
          </w:tcPr>
          <w:p w14:paraId="6BCD0F3D" w14:textId="77777777" w:rsidR="00BD5E77" w:rsidRPr="0041138D" w:rsidRDefault="00BD5E77" w:rsidP="00BD5E77">
            <w:pPr>
              <w:rPr>
                <w:szCs w:val="20"/>
              </w:rPr>
            </w:pPr>
            <w:r>
              <w:rPr>
                <w:rFonts w:asciiTheme="minorHAnsi" w:hAnsiTheme="minorHAnsi"/>
                <w:szCs w:val="20"/>
              </w:rPr>
              <w:t>Availability</w:t>
            </w:r>
          </w:p>
        </w:tc>
        <w:tc>
          <w:tcPr>
            <w:tcW w:w="2835" w:type="dxa"/>
            <w:vAlign w:val="center"/>
          </w:tcPr>
          <w:p w14:paraId="34CE8DC6" w14:textId="77777777" w:rsidR="00BD5E77" w:rsidRPr="0041138D" w:rsidRDefault="00BD5E77" w:rsidP="00BD5E77">
            <w:pPr>
              <w:rPr>
                <w:szCs w:val="20"/>
              </w:rPr>
            </w:pPr>
            <w:r>
              <w:rPr>
                <w:rFonts w:asciiTheme="minorHAnsi" w:hAnsiTheme="minorHAnsi"/>
                <w:szCs w:val="20"/>
              </w:rPr>
              <w:t>Secret and certificate access</w:t>
            </w:r>
          </w:p>
        </w:tc>
        <w:tc>
          <w:tcPr>
            <w:tcW w:w="1701" w:type="dxa"/>
            <w:vAlign w:val="center"/>
          </w:tcPr>
          <w:p w14:paraId="7321AD15" w14:textId="77777777" w:rsidR="00BD5E77" w:rsidRPr="0041138D" w:rsidRDefault="00BD5E77" w:rsidP="00BD5E77">
            <w:pPr>
              <w:rPr>
                <w:szCs w:val="20"/>
              </w:rPr>
            </w:pPr>
            <w:r>
              <w:rPr>
                <w:rFonts w:asciiTheme="minorHAnsi" w:hAnsiTheme="minorHAnsi"/>
                <w:szCs w:val="20"/>
              </w:rPr>
              <w:t>Log Analytics, CrowdStrike</w:t>
            </w:r>
          </w:p>
        </w:tc>
      </w:tr>
      <w:tr w:rsidR="00BD5E77" w:rsidRPr="009527A4" w14:paraId="06E493FA" w14:textId="77777777" w:rsidTr="00BD5E77">
        <w:tc>
          <w:tcPr>
            <w:tcW w:w="2122" w:type="dxa"/>
            <w:vAlign w:val="center"/>
          </w:tcPr>
          <w:p w14:paraId="2A3C2881" w14:textId="77777777" w:rsidR="00BD5E77" w:rsidRPr="0041138D" w:rsidRDefault="00BD5E77" w:rsidP="00BD5E77">
            <w:pPr>
              <w:rPr>
                <w:szCs w:val="20"/>
              </w:rPr>
            </w:pPr>
            <w:r>
              <w:rPr>
                <w:rFonts w:asciiTheme="minorHAnsi" w:hAnsiTheme="minorHAnsi"/>
                <w:szCs w:val="20"/>
              </w:rPr>
              <w:t>Event Hubs</w:t>
            </w:r>
          </w:p>
        </w:tc>
        <w:tc>
          <w:tcPr>
            <w:tcW w:w="2693" w:type="dxa"/>
            <w:vAlign w:val="center"/>
          </w:tcPr>
          <w:p w14:paraId="60EAAD69" w14:textId="77777777" w:rsidR="00BD5E77" w:rsidRPr="0041138D" w:rsidRDefault="00BD5E77" w:rsidP="00BD5E77">
            <w:pPr>
              <w:rPr>
                <w:szCs w:val="20"/>
              </w:rPr>
            </w:pPr>
            <w:r>
              <w:rPr>
                <w:rFonts w:asciiTheme="minorHAnsi" w:hAnsiTheme="minorHAnsi"/>
                <w:szCs w:val="20"/>
              </w:rPr>
              <w:t>Throughput, lag</w:t>
            </w:r>
          </w:p>
        </w:tc>
        <w:tc>
          <w:tcPr>
            <w:tcW w:w="2835" w:type="dxa"/>
            <w:vAlign w:val="center"/>
          </w:tcPr>
          <w:p w14:paraId="260B791A" w14:textId="77777777" w:rsidR="00BD5E77" w:rsidRPr="0041138D" w:rsidRDefault="00BD5E77" w:rsidP="00BD5E77">
            <w:pPr>
              <w:rPr>
                <w:szCs w:val="20"/>
              </w:rPr>
            </w:pPr>
            <w:r>
              <w:rPr>
                <w:rFonts w:asciiTheme="minorHAnsi" w:hAnsiTheme="minorHAnsi"/>
                <w:szCs w:val="20"/>
              </w:rPr>
              <w:t>Namespace access</w:t>
            </w:r>
          </w:p>
        </w:tc>
        <w:tc>
          <w:tcPr>
            <w:tcW w:w="1701" w:type="dxa"/>
            <w:vAlign w:val="center"/>
          </w:tcPr>
          <w:p w14:paraId="213199C3" w14:textId="77777777" w:rsidR="00BD5E77" w:rsidRPr="0041138D" w:rsidRDefault="00BD5E77" w:rsidP="00BD5E77">
            <w:pPr>
              <w:rPr>
                <w:szCs w:val="20"/>
              </w:rPr>
            </w:pPr>
            <w:r>
              <w:rPr>
                <w:rFonts w:asciiTheme="minorHAnsi" w:hAnsiTheme="minorHAnsi"/>
                <w:szCs w:val="20"/>
              </w:rPr>
              <w:t>Log Analytics, CrowdStrike</w:t>
            </w:r>
          </w:p>
        </w:tc>
      </w:tr>
    </w:tbl>
    <w:p w14:paraId="0A0D91E6" w14:textId="77777777" w:rsidR="00E62C5D" w:rsidRPr="00BD5E77" w:rsidRDefault="0041138D">
      <w:pPr>
        <w:pStyle w:val="Heading3"/>
        <w:rPr>
          <w:lang w:val="en-US"/>
        </w:rPr>
      </w:pPr>
      <w:r>
        <w:rPr>
          <w:color w:val="132040" w:themeColor="accent1" w:themeShade="BF"/>
          <w:sz w:val="24"/>
          <w:szCs w:val="26"/>
        </w:rPr>
        <w:t>Azure Resource Observability Matrix</w:t>
      </w:r>
      <w:bookmarkEnd w:id="395"/>
      <w:bookmarkEnd w:id="396"/>
      <w:bookmarkEnd w:id="397"/>
      <w:r>
        <w:rPr>
          <w:color w:val="132040" w:themeColor="accent1" w:themeShade="BF"/>
          <w:sz w:val="24"/>
          <w:szCs w:val="26"/>
        </w:rPr>
        <w:br/>
      </w:r>
      <w:r>
        <w:rPr>
          <w:color w:val="132040" w:themeColor="accent1" w:themeShade="BF"/>
          <w:sz w:val="24"/>
          <w:szCs w:val="26"/>
        </w:rPr>
        <w:br/>
      </w:r>
    </w:p>
    <w:p w14:paraId="45A2E13F" w14:textId="77777777" w:rsidR="0041138D" w:rsidRDefault="0041138D" w:rsidP="0041138D">
      <w:pPr>
        <w:pStyle w:val="Heading2"/>
        <w:rPr>
          <w:bCs w:val="0"/>
        </w:rPr>
      </w:pPr>
      <w:bookmarkStart w:id="398" w:name="_Toc239507159"/>
      <w:bookmarkStart w:id="399" w:name="_Toc239852389"/>
      <w:bookmarkStart w:id="400" w:name="_Toc239980645"/>
      <w:bookmarkStart w:id="401" w:name="_Toc240018814"/>
      <w:r>
        <w:rPr>
          <w:bCs w:val="0"/>
        </w:rPr>
        <w:t>Operational Excellence</w:t>
      </w:r>
      <w:bookmarkEnd w:id="398"/>
      <w:bookmarkEnd w:id="399"/>
      <w:bookmarkEnd w:id="400"/>
      <w:bookmarkEnd w:id="401"/>
    </w:p>
    <w:p w14:paraId="14A80CAD" w14:textId="77777777" w:rsidR="00FC6A4E" w:rsidRPr="00FC6A4E" w:rsidRDefault="00FC6A4E" w:rsidP="00FC6A4E"/>
    <w:p w14:paraId="0DFAF3B6" w14:textId="77777777" w:rsidR="0041138D" w:rsidRPr="0041138D" w:rsidRDefault="0041138D" w:rsidP="0041138D">
      <w:pPr>
        <w:spacing w:after="120"/>
        <w:rPr>
          <w:szCs w:val="20"/>
        </w:rPr>
      </w:pPr>
      <w:r>
        <w:rPr>
          <w:szCs w:val="20"/>
        </w:rPr>
        <w:t>The discipline that keeps an integration secure also keeps it operable.</w:t>
      </w:r>
    </w:p>
    <w:p w14:paraId="6F643CB2" w14:textId="77777777" w:rsidR="0041138D" w:rsidRPr="0041138D" w:rsidRDefault="0041138D" w:rsidP="0041138D">
      <w:pPr>
        <w:spacing w:after="46" w:line="270" w:lineRule="auto"/>
        <w:ind w:left="360"/>
        <w:rPr>
          <w:szCs w:val="20"/>
        </w:rPr>
      </w:pPr>
      <w:r>
        <w:rPr>
          <w:b/>
          <w:szCs w:val="20"/>
        </w:rPr>
        <w:t xml:space="preserve">Deployed as code. </w:t>
      </w:r>
      <w:r>
        <w:rPr>
          <w:szCs w:val="20"/>
        </w:rPr>
        <w:t xml:space="preserve">Integrations are provisioned through infrastructure-as-code and delivered through </w:t>
      </w:r>
      <w:proofErr w:type="spellStart"/>
      <w:r>
        <w:rPr>
          <w:szCs w:val="20"/>
        </w:rPr>
        <w:t>DevSecOps</w:t>
      </w:r>
      <w:proofErr w:type="spellEnd"/>
      <w:r>
        <w:rPr>
          <w:szCs w:val="20"/>
        </w:rPr>
        <w:t xml:space="preserve"> pipelines, so an environment is reproducible and reviewable, and nothing is configured by hand.</w:t>
      </w:r>
    </w:p>
    <w:p w14:paraId="73795F9D" w14:textId="77777777" w:rsidR="0041138D" w:rsidRPr="0041138D" w:rsidRDefault="0041138D" w:rsidP="0041138D">
      <w:pPr>
        <w:spacing w:after="46" w:line="270" w:lineRule="auto"/>
        <w:ind w:left="360"/>
        <w:rPr>
          <w:szCs w:val="20"/>
        </w:rPr>
      </w:pPr>
      <w:r>
        <w:rPr>
          <w:b/>
          <w:szCs w:val="20"/>
        </w:rPr>
        <w:t xml:space="preserve">Resilience matched to criticality. </w:t>
      </w:r>
      <w:r>
        <w:rPr>
          <w:szCs w:val="20"/>
        </w:rPr>
        <w:t>The redundancy and recovery posture of an integration follows its criticality tier, set with business continuity and risk and evidenced at design time</w:t>
      </w:r>
    </w:p>
    <w:p w14:paraId="1255FA0E" w14:textId="77777777" w:rsidR="0041138D" w:rsidRPr="0041138D" w:rsidRDefault="0041138D" w:rsidP="0041138D">
      <w:pPr>
        <w:spacing w:after="46" w:line="270" w:lineRule="auto"/>
        <w:ind w:left="360"/>
        <w:rPr>
          <w:szCs w:val="20"/>
        </w:rPr>
      </w:pPr>
      <w:r>
        <w:rPr>
          <w:b/>
          <w:szCs w:val="20"/>
        </w:rPr>
        <w:t xml:space="preserve">Owned and kept live. </w:t>
      </w:r>
      <w:r>
        <w:rPr>
          <w:szCs w:val="20"/>
        </w:rPr>
        <w:t>Each integration has monitoring, alerting and a defined support model with named ownership, and the Systems Integration Framework itself is maintained as a live artefact, reviewed continuously rather than only before a Technical Design Authority submission.</w:t>
      </w:r>
    </w:p>
    <w:p w14:paraId="0766B3D8" w14:textId="77777777" w:rsidR="0041138D" w:rsidRDefault="0041138D" w:rsidP="0041138D">
      <w:pPr>
        <w:spacing w:after="46" w:line="270" w:lineRule="auto"/>
        <w:ind w:left="360"/>
        <w:rPr>
          <w:szCs w:val="20"/>
        </w:rPr>
      </w:pPr>
    </w:p>
    <w:p w14:paraId="0A0E2742" w14:textId="77777777" w:rsidR="0041138D" w:rsidRDefault="0041138D" w:rsidP="0041138D">
      <w:pPr>
        <w:pStyle w:val="Heading2"/>
        <w:rPr>
          <w:bCs w:val="0"/>
        </w:rPr>
      </w:pPr>
      <w:bookmarkStart w:id="402" w:name="_Toc239507160"/>
      <w:bookmarkStart w:id="403" w:name="_Toc239852390"/>
      <w:bookmarkStart w:id="404" w:name="_Toc239980646"/>
      <w:bookmarkStart w:id="405" w:name="_Toc240018815"/>
      <w:r>
        <w:rPr>
          <w:bCs w:val="0"/>
        </w:rPr>
        <w:t>Delivery Pipeline</w:t>
      </w:r>
      <w:bookmarkEnd w:id="402"/>
      <w:bookmarkEnd w:id="403"/>
      <w:bookmarkEnd w:id="404"/>
      <w:bookmarkEnd w:id="405"/>
    </w:p>
    <w:p w14:paraId="5C04D4E2" w14:textId="77777777" w:rsidR="00FC6A4E" w:rsidRPr="00FC6A4E" w:rsidRDefault="00FC6A4E" w:rsidP="00FC6A4E"/>
    <w:p w14:paraId="4067CE00" w14:textId="77777777" w:rsidR="0041138D" w:rsidRPr="0041138D" w:rsidRDefault="0041138D" w:rsidP="0041138D">
      <w:pPr>
        <w:spacing w:after="120"/>
        <w:rPr>
          <w:szCs w:val="20"/>
        </w:rPr>
      </w:pPr>
      <w:r>
        <w:rPr>
          <w:szCs w:val="20"/>
        </w:rPr>
        <w:t xml:space="preserve">Every integration is delivered through a single pipeline, and the pipeline is where quality, security and controlled promotion are enforced. This applies the automation and </w:t>
      </w:r>
      <w:proofErr w:type="spellStart"/>
      <w:r>
        <w:rPr>
          <w:szCs w:val="20"/>
        </w:rPr>
        <w:t>DevSecOps</w:t>
      </w:r>
      <w:proofErr w:type="spellEnd"/>
      <w:r>
        <w:rPr>
          <w:szCs w:val="20"/>
        </w:rPr>
        <w:t xml:space="preserve"> direction inherited from the Cloud Engineering Standards to integration delivery and sets out the agreed practice every integration follows so that nothing reaches an environment by hand.</w:t>
      </w:r>
    </w:p>
    <w:p w14:paraId="69569F0E" w14:textId="77777777" w:rsidR="00E62C5D" w:rsidRDefault="0041138D" w:rsidP="0041138D">
      <w:pPr>
        <w:spacing w:after="120"/>
      </w:pPr>
      <w:proofErr w:type="gramStart"/>
      <w:r>
        <w:rPr>
          <w:szCs w:val="20"/>
        </w:rPr>
        <w:t>Source :</w:t>
      </w:r>
      <w:proofErr w:type="gramEnd"/>
      <w:r>
        <w:rPr>
          <w:szCs w:val="20"/>
        </w:rPr>
        <w:t xml:space="preserve"> </w:t>
      </w:r>
      <w:hyperlink w:anchor="EngDevPrinc" w:history="1">
        <w:proofErr w:type="spellStart"/>
        <w:r>
          <w:rPr>
            <w:rStyle w:val="Hyperlink"/>
            <w:szCs w:val="20"/>
          </w:rPr>
          <w:t>DevOpsPrinciples</w:t>
        </w:r>
        <w:proofErr w:type="spellEnd"/>
      </w:hyperlink>
    </w:p>
    <w:p w14:paraId="3B20B9BF"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427CEB92" w14:textId="77777777" w:rsidTr="00BD5E77">
        <w:tc>
          <w:tcPr>
            <w:tcW w:w="2263" w:type="dxa"/>
            <w:tcBorders>
              <w:top w:val="single" w:sz="12" w:space="0" w:color="000000" w:themeColor="text1"/>
            </w:tcBorders>
            <w:shd w:val="clear" w:color="auto" w:fill="C1CDEC" w:themeFill="accent1" w:themeFillTint="33"/>
          </w:tcPr>
          <w:p w14:paraId="7182B02C"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Practice</w:t>
            </w:r>
          </w:p>
        </w:tc>
        <w:tc>
          <w:tcPr>
            <w:tcW w:w="6804" w:type="dxa"/>
            <w:tcBorders>
              <w:top w:val="single" w:sz="12" w:space="0" w:color="000000" w:themeColor="text1"/>
            </w:tcBorders>
            <w:shd w:val="clear" w:color="auto" w:fill="C1CDEC" w:themeFill="accent1" w:themeFillTint="33"/>
          </w:tcPr>
          <w:p w14:paraId="3DAD7561"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What the pipeline does</w:t>
            </w:r>
          </w:p>
        </w:tc>
      </w:tr>
      <w:tr w:rsidR="00BD5E77" w:rsidRPr="009527A4" w14:paraId="6B18A444" w14:textId="77777777" w:rsidTr="00BD5E77">
        <w:tc>
          <w:tcPr>
            <w:tcW w:w="2263" w:type="dxa"/>
          </w:tcPr>
          <w:p w14:paraId="4D661801" w14:textId="77777777" w:rsidR="00BD5E77" w:rsidRPr="00F94A76" w:rsidRDefault="00BD5E77" w:rsidP="00BD5E77">
            <w:pPr>
              <w:rPr>
                <w:rFonts w:asciiTheme="minorHAnsi" w:hAnsiTheme="minorHAnsi" w:hint="eastAsia"/>
                <w:lang w:eastAsia="en-GB"/>
              </w:rPr>
            </w:pPr>
            <w:r>
              <w:rPr>
                <w:rFonts w:asciiTheme="minorHAnsi" w:hAnsiTheme="minorHAnsi"/>
                <w:b/>
                <w:szCs w:val="20"/>
              </w:rPr>
              <w:t>Pipeline foundation</w:t>
            </w:r>
          </w:p>
        </w:tc>
        <w:tc>
          <w:tcPr>
            <w:tcW w:w="6804" w:type="dxa"/>
          </w:tcPr>
          <w:p w14:paraId="60B3C1A4" w14:textId="77777777" w:rsidR="00BD5E77" w:rsidRPr="00F94A76" w:rsidRDefault="00BD5E77" w:rsidP="00BD5E77">
            <w:pPr>
              <w:rPr>
                <w:rFonts w:asciiTheme="minorHAnsi" w:hAnsiTheme="minorHAnsi" w:hint="eastAsia"/>
                <w:lang w:eastAsia="en-GB"/>
              </w:rPr>
            </w:pPr>
            <w:r>
              <w:rPr>
                <w:rFonts w:asciiTheme="minorHAnsi" w:hAnsiTheme="minorHAnsi"/>
                <w:szCs w:val="20"/>
              </w:rPr>
              <w:t xml:space="preserve">Source code and infrastructure-as-code live in the Chaucer repository under the </w:t>
            </w:r>
            <w:proofErr w:type="spellStart"/>
            <w:r>
              <w:rPr>
                <w:rFonts w:asciiTheme="minorHAnsi" w:hAnsiTheme="minorHAnsi"/>
                <w:szCs w:val="20"/>
              </w:rPr>
              <w:t>DevSecOps</w:t>
            </w:r>
            <w:proofErr w:type="spellEnd"/>
            <w:r>
              <w:rPr>
                <w:rFonts w:asciiTheme="minorHAnsi" w:hAnsiTheme="minorHAnsi"/>
                <w:szCs w:val="20"/>
              </w:rPr>
              <w:t xml:space="preserve"> project, and every change is built and deployed through the pipeline. The pipeline is the only route to an environment.</w:t>
            </w:r>
          </w:p>
        </w:tc>
      </w:tr>
      <w:tr w:rsidR="00BD5E77" w:rsidRPr="009527A4" w14:paraId="25D77D84" w14:textId="77777777" w:rsidTr="00BD5E77">
        <w:tc>
          <w:tcPr>
            <w:tcW w:w="2263" w:type="dxa"/>
          </w:tcPr>
          <w:p w14:paraId="2B62AFED" w14:textId="77777777" w:rsidR="00BD5E77" w:rsidRPr="00F94A76" w:rsidRDefault="00BD5E77" w:rsidP="00BD5E77">
            <w:pPr>
              <w:rPr>
                <w:rFonts w:asciiTheme="minorHAnsi" w:hAnsiTheme="minorHAnsi" w:hint="eastAsia"/>
                <w:lang w:eastAsia="en-GB"/>
              </w:rPr>
            </w:pPr>
            <w:r>
              <w:rPr>
                <w:rFonts w:asciiTheme="minorHAnsi" w:hAnsiTheme="minorHAnsi"/>
                <w:b/>
                <w:szCs w:val="20"/>
              </w:rPr>
              <w:t>Pull-request validation</w:t>
            </w:r>
          </w:p>
        </w:tc>
        <w:tc>
          <w:tcPr>
            <w:tcW w:w="6804" w:type="dxa"/>
          </w:tcPr>
          <w:p w14:paraId="0403EE3E" w14:textId="77777777" w:rsidR="00BD5E77" w:rsidRPr="00F94A76" w:rsidRDefault="00BD5E77" w:rsidP="00BD5E77">
            <w:pPr>
              <w:rPr>
                <w:rFonts w:asciiTheme="minorHAnsi" w:hAnsiTheme="minorHAnsi" w:hint="eastAsia"/>
                <w:lang w:eastAsia="en-GB"/>
              </w:rPr>
            </w:pPr>
            <w:r>
              <w:rPr>
                <w:rFonts w:asciiTheme="minorHAnsi" w:hAnsiTheme="minorHAnsi"/>
                <w:szCs w:val="20"/>
              </w:rPr>
              <w:t xml:space="preserve">Every change enters through a pull request. The pipeline builds it, </w:t>
            </w:r>
            <w:proofErr w:type="spellStart"/>
            <w:r>
              <w:rPr>
                <w:rFonts w:asciiTheme="minorHAnsi" w:hAnsiTheme="minorHAnsi"/>
                <w:szCs w:val="20"/>
              </w:rPr>
              <w:t>lints</w:t>
            </w:r>
            <w:proofErr w:type="spellEnd"/>
            <w:r>
              <w:rPr>
                <w:rFonts w:asciiTheme="minorHAnsi" w:hAnsiTheme="minorHAnsi"/>
                <w:szCs w:val="20"/>
              </w:rPr>
              <w:t xml:space="preserve"> it, runs its automated tests and its security scans, and the change cannot merge until those checks pass and a peer has approved the request.</w:t>
            </w:r>
          </w:p>
        </w:tc>
      </w:tr>
      <w:tr w:rsidR="00BD5E77" w:rsidRPr="009527A4" w14:paraId="24DE495A" w14:textId="77777777" w:rsidTr="00BD5E77">
        <w:tc>
          <w:tcPr>
            <w:tcW w:w="2263" w:type="dxa"/>
          </w:tcPr>
          <w:p w14:paraId="56F7053F" w14:textId="77777777" w:rsidR="00BD5E77" w:rsidRPr="00F94A76" w:rsidRDefault="00BD5E77" w:rsidP="00BD5E77">
            <w:pPr>
              <w:rPr>
                <w:rFonts w:asciiTheme="minorHAnsi" w:hAnsiTheme="minorHAnsi" w:hint="eastAsia"/>
                <w:lang w:eastAsia="en-GB"/>
              </w:rPr>
            </w:pPr>
            <w:r>
              <w:rPr>
                <w:rFonts w:asciiTheme="minorHAnsi" w:hAnsiTheme="minorHAnsi"/>
                <w:b/>
                <w:szCs w:val="20"/>
              </w:rPr>
              <w:t>Immutable artefacts</w:t>
            </w:r>
          </w:p>
        </w:tc>
        <w:tc>
          <w:tcPr>
            <w:tcW w:w="6804" w:type="dxa"/>
          </w:tcPr>
          <w:p w14:paraId="5D9128FD" w14:textId="77777777" w:rsidR="00BD5E77" w:rsidRPr="00F94A76" w:rsidRDefault="00BD5E77" w:rsidP="00BD5E77">
            <w:pPr>
              <w:rPr>
                <w:rFonts w:asciiTheme="minorHAnsi" w:hAnsiTheme="minorHAnsi" w:hint="eastAsia"/>
                <w:lang w:eastAsia="en-GB"/>
              </w:rPr>
            </w:pPr>
            <w:r>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3F68AFF0" w14:textId="77777777" w:rsidTr="00BD5E77">
        <w:tc>
          <w:tcPr>
            <w:tcW w:w="2263" w:type="dxa"/>
          </w:tcPr>
          <w:p w14:paraId="7EB0DA8F" w14:textId="77777777" w:rsidR="00BD5E77" w:rsidRPr="00F94A76" w:rsidRDefault="00BD5E77" w:rsidP="00BD5E77">
            <w:pPr>
              <w:rPr>
                <w:rFonts w:asciiTheme="minorHAnsi" w:hAnsiTheme="minorHAnsi" w:hint="eastAsia"/>
                <w:lang w:eastAsia="en-GB"/>
              </w:rPr>
            </w:pPr>
            <w:r>
              <w:rPr>
                <w:rFonts w:asciiTheme="minorHAnsi" w:hAnsiTheme="minorHAnsi"/>
                <w:b/>
                <w:szCs w:val="20"/>
              </w:rPr>
              <w:t>Deploy to development first</w:t>
            </w:r>
          </w:p>
        </w:tc>
        <w:tc>
          <w:tcPr>
            <w:tcW w:w="6804" w:type="dxa"/>
          </w:tcPr>
          <w:p w14:paraId="61BD8A1F" w14:textId="77777777" w:rsidR="00BD5E77" w:rsidRPr="00F94A76" w:rsidRDefault="00BD5E77" w:rsidP="00BD5E77">
            <w:pPr>
              <w:rPr>
                <w:rFonts w:asciiTheme="minorHAnsi" w:hAnsiTheme="minorHAnsi" w:hint="eastAsia"/>
                <w:lang w:eastAsia="en-GB"/>
              </w:rPr>
            </w:pPr>
            <w:r>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04BF18E" w14:textId="77777777" w:rsidTr="00BD5E77">
        <w:tc>
          <w:tcPr>
            <w:tcW w:w="2263" w:type="dxa"/>
          </w:tcPr>
          <w:p w14:paraId="2E325A83" w14:textId="77777777" w:rsidR="00BD5E77" w:rsidRPr="0041138D" w:rsidRDefault="00BD5E77" w:rsidP="00BD5E77">
            <w:pPr>
              <w:rPr>
                <w:b/>
                <w:szCs w:val="20"/>
              </w:rPr>
            </w:pPr>
            <w:r>
              <w:rPr>
                <w:rFonts w:asciiTheme="minorHAnsi" w:hAnsiTheme="minorHAnsi"/>
                <w:b/>
                <w:szCs w:val="20"/>
              </w:rPr>
              <w:t>Integration and automation testing</w:t>
            </w:r>
          </w:p>
        </w:tc>
        <w:tc>
          <w:tcPr>
            <w:tcW w:w="6804" w:type="dxa"/>
          </w:tcPr>
          <w:p w14:paraId="5CC722A3" w14:textId="77777777" w:rsidR="00BD5E77" w:rsidRPr="0041138D" w:rsidRDefault="00BD5E77" w:rsidP="00BD5E77">
            <w:pPr>
              <w:rPr>
                <w:rFonts w:asciiTheme="minorHAnsi" w:hAnsiTheme="minorHAnsi" w:hint="eastAsia"/>
                <w:szCs w:val="20"/>
              </w:rPr>
            </w:pPr>
          </w:p>
          <w:p w14:paraId="5E88B941" w14:textId="77777777" w:rsidR="00BD5E77" w:rsidRPr="0041138D" w:rsidRDefault="00BD5E77" w:rsidP="00BD5E77">
            <w:pPr>
              <w:rPr>
                <w:rFonts w:asciiTheme="minorHAnsi" w:hAnsiTheme="minorHAnsi" w:hint="eastAsia"/>
                <w:szCs w:val="20"/>
              </w:rPr>
            </w:pPr>
            <w:r>
              <w:rPr>
                <w:rFonts w:asciiTheme="minorHAnsi" w:hAnsiTheme="minorHAnsi"/>
                <w:szCs w:val="20"/>
              </w:rPr>
              <w:t xml:space="preserve">Automated unit, integration, and end-to-end testing should be implemented wherever feasible within the delivery pipeline, including relevant contract </w:t>
            </w:r>
            <w:r>
              <w:rPr>
                <w:rFonts w:asciiTheme="minorHAnsi" w:hAnsiTheme="minorHAnsi"/>
                <w:szCs w:val="20"/>
              </w:rPr>
              <w:lastRenderedPageBreak/>
              <w:t>and schema validations. Changes should only progress once the applicable automated and manual quality checks have been successfully completed.</w:t>
            </w:r>
          </w:p>
          <w:p w14:paraId="3E37DDFC" w14:textId="77777777" w:rsidR="00BD5E77" w:rsidRPr="0041138D" w:rsidRDefault="00BD5E77" w:rsidP="00BD5E77">
            <w:pPr>
              <w:rPr>
                <w:szCs w:val="20"/>
              </w:rPr>
            </w:pPr>
          </w:p>
        </w:tc>
      </w:tr>
      <w:tr w:rsidR="00BD5E77" w:rsidRPr="009527A4" w14:paraId="0BA27BAD" w14:textId="77777777" w:rsidTr="00BD5E77">
        <w:tc>
          <w:tcPr>
            <w:tcW w:w="2263" w:type="dxa"/>
          </w:tcPr>
          <w:p w14:paraId="7C7E825D" w14:textId="77777777" w:rsidR="00BD5E77" w:rsidRPr="0041138D" w:rsidRDefault="00BD5E77" w:rsidP="00BD5E77">
            <w:pPr>
              <w:rPr>
                <w:b/>
                <w:szCs w:val="20"/>
              </w:rPr>
            </w:pPr>
            <w:r>
              <w:rPr>
                <w:rFonts w:asciiTheme="minorHAnsi" w:hAnsiTheme="minorHAnsi"/>
                <w:b/>
                <w:szCs w:val="20"/>
              </w:rPr>
              <w:t>Environment validation checks</w:t>
            </w:r>
          </w:p>
        </w:tc>
        <w:tc>
          <w:tcPr>
            <w:tcW w:w="6804" w:type="dxa"/>
          </w:tcPr>
          <w:p w14:paraId="1C5C2951" w14:textId="77777777" w:rsidR="00BD5E77" w:rsidRPr="0041138D" w:rsidRDefault="00BD5E77" w:rsidP="00BD5E77">
            <w:pPr>
              <w:rPr>
                <w:rFonts w:asciiTheme="minorHAnsi" w:hAnsiTheme="minorHAnsi" w:hint="eastAsia"/>
                <w:szCs w:val="20"/>
              </w:rPr>
            </w:pPr>
            <w:r>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16A9D023" w14:textId="77777777" w:rsidR="00BD5E77" w:rsidRPr="0041138D" w:rsidRDefault="00BD5E77" w:rsidP="00BD5E77">
            <w:pPr>
              <w:rPr>
                <w:szCs w:val="20"/>
              </w:rPr>
            </w:pPr>
          </w:p>
        </w:tc>
      </w:tr>
      <w:tr w:rsidR="00BD5E77" w:rsidRPr="009527A4" w14:paraId="0183CD12" w14:textId="77777777" w:rsidTr="00BD5E77">
        <w:tc>
          <w:tcPr>
            <w:tcW w:w="2263" w:type="dxa"/>
          </w:tcPr>
          <w:p w14:paraId="736F4EB9" w14:textId="77777777" w:rsidR="00BD5E77" w:rsidRPr="0041138D" w:rsidRDefault="00BD5E77" w:rsidP="00BD5E77">
            <w:pPr>
              <w:rPr>
                <w:b/>
                <w:szCs w:val="20"/>
              </w:rPr>
            </w:pPr>
            <w:r>
              <w:rPr>
                <w:rFonts w:asciiTheme="minorHAnsi" w:hAnsiTheme="minorHAnsi"/>
                <w:b/>
                <w:szCs w:val="20"/>
              </w:rPr>
              <w:t>Security testing</w:t>
            </w:r>
          </w:p>
        </w:tc>
        <w:tc>
          <w:tcPr>
            <w:tcW w:w="6804" w:type="dxa"/>
          </w:tcPr>
          <w:p w14:paraId="102BF5DD" w14:textId="77777777" w:rsidR="00BD5E77" w:rsidRPr="0041138D" w:rsidRDefault="00BD5E77" w:rsidP="00BD5E77">
            <w:pPr>
              <w:rPr>
                <w:szCs w:val="20"/>
              </w:rPr>
            </w:pPr>
            <w:r>
              <w:rPr>
                <w:rFonts w:asciiTheme="minorHAnsi" w:hAnsiTheme="minorHAnsi"/>
                <w:szCs w:val="20"/>
              </w:rPr>
              <w:t xml:space="preserve">Static analysis through SonarQube checks code quality and known weaknesses, and artefact and dependency scanning through </w:t>
            </w:r>
            <w:proofErr w:type="spellStart"/>
            <w:r>
              <w:rPr>
                <w:rFonts w:asciiTheme="minorHAnsi" w:hAnsiTheme="minorHAnsi"/>
                <w:szCs w:val="20"/>
              </w:rPr>
              <w:t>JFrog</w:t>
            </w:r>
            <w:proofErr w:type="spellEnd"/>
            <w:r>
              <w:rPr>
                <w:rFonts w:asciiTheme="minorHAnsi" w:hAnsiTheme="minorHAnsi"/>
                <w:szCs w:val="20"/>
              </w:rPr>
              <w:t xml:space="preserve"> checks the build and its libraries. Findings gate promotion, in line with the security testing the Cloud Engineering Standards require.</w:t>
            </w:r>
          </w:p>
        </w:tc>
      </w:tr>
      <w:tr w:rsidR="00BD5E77" w:rsidRPr="009527A4" w14:paraId="3A79ED77" w14:textId="77777777" w:rsidTr="00BD5E77">
        <w:tc>
          <w:tcPr>
            <w:tcW w:w="2263" w:type="dxa"/>
          </w:tcPr>
          <w:p w14:paraId="385EDE57" w14:textId="77777777" w:rsidR="00BD5E77" w:rsidRPr="0041138D" w:rsidRDefault="00BD5E77" w:rsidP="00BD5E77">
            <w:pPr>
              <w:rPr>
                <w:b/>
                <w:szCs w:val="20"/>
              </w:rPr>
            </w:pPr>
            <w:r>
              <w:rPr>
                <w:rFonts w:asciiTheme="minorHAnsi" w:hAnsiTheme="minorHAnsi"/>
                <w:b/>
                <w:szCs w:val="20"/>
              </w:rPr>
              <w:t>Controlled promotion</w:t>
            </w:r>
          </w:p>
        </w:tc>
        <w:tc>
          <w:tcPr>
            <w:tcW w:w="6804" w:type="dxa"/>
          </w:tcPr>
          <w:p w14:paraId="2A848F4B" w14:textId="77777777" w:rsidR="00BD5E77" w:rsidRPr="0041138D" w:rsidRDefault="00BD5E77" w:rsidP="00BD5E77">
            <w:pPr>
              <w:rPr>
                <w:szCs w:val="20"/>
              </w:rPr>
            </w:pPr>
            <w:r>
              <w:rPr>
                <w:rFonts w:asciiTheme="minorHAnsi" w:hAnsiTheme="minorHAnsi"/>
                <w:szCs w:val="20"/>
              </w:rPr>
              <w:t>Promotion from development to test and on to production is gated and approved. A higher environment accepts only an artefact whose checks have passed and whose sign-off is recorded, and production promotion follows change control.</w:t>
            </w:r>
          </w:p>
        </w:tc>
      </w:tr>
      <w:tr w:rsidR="00BD5E77" w:rsidRPr="009527A4" w14:paraId="3EB2F0A6" w14:textId="77777777" w:rsidTr="00BD5E77">
        <w:tc>
          <w:tcPr>
            <w:tcW w:w="2263" w:type="dxa"/>
          </w:tcPr>
          <w:p w14:paraId="7297B110" w14:textId="77777777" w:rsidR="00BD5E77" w:rsidRPr="0041138D" w:rsidRDefault="00BD5E77" w:rsidP="00BD5E77">
            <w:pPr>
              <w:rPr>
                <w:b/>
                <w:szCs w:val="20"/>
              </w:rPr>
            </w:pPr>
            <w:r>
              <w:rPr>
                <w:rFonts w:asciiTheme="minorHAnsi" w:hAnsiTheme="minorHAnsi"/>
                <w:b/>
                <w:szCs w:val="20"/>
              </w:rPr>
              <w:t>DAST coverage</w:t>
            </w:r>
          </w:p>
        </w:tc>
        <w:tc>
          <w:tcPr>
            <w:tcW w:w="6804" w:type="dxa"/>
          </w:tcPr>
          <w:p w14:paraId="4070B3EA" w14:textId="77777777" w:rsidR="00BD5E77" w:rsidRPr="0041138D" w:rsidRDefault="00B7472E" w:rsidP="00BD5E77">
            <w:pPr>
              <w:rPr>
                <w:szCs w:val="20"/>
              </w:rPr>
            </w:pPr>
            <w:r>
              <w:rPr>
                <w:rFonts w:asciiTheme="minorHAnsi" w:hAnsiTheme="minorHAnsi"/>
                <w:szCs w:val="20"/>
              </w:rPr>
              <w:t>DAST coverage will be included in the delivery pipeline once this capability is established in Chaucer.</w:t>
            </w:r>
          </w:p>
        </w:tc>
      </w:tr>
    </w:tbl>
    <w:p w14:paraId="71C6E592" w14:textId="77777777" w:rsidR="00E62C5D" w:rsidRPr="0041138D" w:rsidRDefault="00E62C5D" w:rsidP="0041138D">
      <w:pPr>
        <w:spacing w:after="120"/>
        <w:rPr>
          <w:szCs w:val="20"/>
        </w:rPr>
      </w:pPr>
    </w:p>
    <w:p w14:paraId="76620700" w14:textId="77777777" w:rsidR="0041138D" w:rsidRPr="0041138D" w:rsidRDefault="0041138D" w:rsidP="0041138D">
      <w:pPr>
        <w:spacing w:after="120"/>
        <w:rPr>
          <w:szCs w:val="20"/>
        </w:rPr>
      </w:pPr>
    </w:p>
    <w:p w14:paraId="29B379AC" w14:textId="77777777" w:rsidR="0041138D" w:rsidRPr="0041138D" w:rsidRDefault="0041138D" w:rsidP="0041138D">
      <w:pPr>
        <w:rPr>
          <w:szCs w:val="20"/>
        </w:rPr>
      </w:pPr>
      <w:r>
        <w:rPr>
          <w:noProof/>
          <w:szCs w:val="20"/>
        </w:rPr>
        <w:drawing>
          <wp:inline distT="0" distB="0" distL="0" distR="0" wp14:anchorId="450A3159" wp14:editId="33140185">
            <wp:extent cx="5731510" cy="3224264"/>
            <wp:effectExtent l="19050" t="19050" r="21590" b="14605"/>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51">
                      <a:extLst>
                        <a:ext uri="{28A0092B-C50C-407E-A947-70E740481C1C}">
                          <a14:useLocalDpi xmlns:a14="http://schemas.microsoft.com/office/drawing/2010/main" val="0"/>
                        </a:ext>
                      </a:extLst>
                    </a:blip>
                    <a:stretch>
                      <a:fillRect/>
                    </a:stretch>
                  </pic:blipFill>
                  <pic:spPr>
                    <a:xfrm>
                      <a:off x="0" y="0"/>
                      <a:ext cx="5731510" cy="3224264"/>
                    </a:xfrm>
                    <a:prstGeom prst="rect">
                      <a:avLst/>
                    </a:prstGeom>
                    <a:solidFill>
                      <a:srgbClr val="1F3864"/>
                    </a:solidFill>
                    <a:ln>
                      <a:solidFill>
                        <a:srgbClr val="000000"/>
                      </a:solidFill>
                    </a:ln>
                  </pic:spPr>
                </pic:pic>
              </a:graphicData>
            </a:graphic>
          </wp:inline>
        </w:drawing>
      </w:r>
    </w:p>
    <w:p w14:paraId="654F79E6" w14:textId="77777777" w:rsidR="0041138D" w:rsidRDefault="0041138D" w:rsidP="00A959D1">
      <w:pPr>
        <w:pStyle w:val="Heading1"/>
        <w:ind w:left="431" w:hanging="431"/>
      </w:pPr>
      <w:bookmarkStart w:id="406" w:name="_12_Guardrails"/>
      <w:bookmarkStart w:id="407" w:name="_Guardrails"/>
      <w:bookmarkStart w:id="408" w:name="_Toc239852391"/>
      <w:bookmarkStart w:id="409" w:name="_Toc239980647"/>
      <w:bookmarkStart w:id="410" w:name="_Toc240018816"/>
      <w:bookmarkEnd w:id="406"/>
      <w:bookmarkEnd w:id="407"/>
      <w:r>
        <w:lastRenderedPageBreak/>
        <w:t>Guardrails</w:t>
      </w:r>
      <w:bookmarkEnd w:id="408"/>
      <w:bookmarkEnd w:id="409"/>
      <w:bookmarkEnd w:id="410"/>
    </w:p>
    <w:p w14:paraId="35045229" w14:textId="77777777" w:rsidR="00FC6A4E" w:rsidRPr="00FC6A4E" w:rsidRDefault="00FC6A4E" w:rsidP="00FC6A4E"/>
    <w:p w14:paraId="01D0AE10" w14:textId="77777777" w:rsidR="0041138D" w:rsidRDefault="0041138D" w:rsidP="0041138D">
      <w:pPr>
        <w:pStyle w:val="Heading2"/>
        <w:rPr>
          <w:bCs w:val="0"/>
        </w:rPr>
      </w:pPr>
      <w:bookmarkStart w:id="411" w:name="_Toc239852392"/>
      <w:bookmarkStart w:id="412" w:name="_Toc239980648"/>
      <w:bookmarkStart w:id="413" w:name="_Toc240018817"/>
      <w:r>
        <w:rPr>
          <w:bCs w:val="0"/>
        </w:rPr>
        <w:t>Mandatory Guardrails</w:t>
      </w:r>
      <w:bookmarkEnd w:id="411"/>
      <w:bookmarkEnd w:id="412"/>
      <w:bookmarkEnd w:id="413"/>
    </w:p>
    <w:p w14:paraId="3DB25402" w14:textId="77777777" w:rsidR="00FC6A4E" w:rsidRPr="00FC6A4E" w:rsidRDefault="00FC6A4E" w:rsidP="00FC6A4E"/>
    <w:p w14:paraId="7D4DB368" w14:textId="77777777" w:rsidR="0041138D" w:rsidRDefault="0041138D" w:rsidP="0041138D">
      <w:pPr>
        <w:spacing w:after="120"/>
        <w:rPr>
          <w:szCs w:val="20"/>
        </w:rPr>
      </w:pPr>
      <w:r>
        <w:rPr>
          <w:szCs w:val="20"/>
        </w:rPr>
        <w:t xml:space="preserve">These are assessed on every integration, regardless of pattern. They are inherited from the security principles and engineering standards and are not open to per-project renegotiation. </w:t>
      </w:r>
    </w:p>
    <w:p w14:paraId="28E89618" w14:textId="77777777" w:rsidR="00DE0875" w:rsidRPr="0041138D" w:rsidRDefault="00DE0875" w:rsidP="0041138D">
      <w:pPr>
        <w:spacing w:after="120"/>
        <w:rPr>
          <w:szCs w:val="20"/>
        </w:rPr>
      </w:pPr>
    </w:p>
    <w:p w14:paraId="7DD2CD30" w14:textId="77777777" w:rsidR="00F55098" w:rsidRDefault="0041138D" w:rsidP="0041138D">
      <w:pPr>
        <w:spacing w:after="120"/>
        <w:rPr>
          <w:szCs w:val="20"/>
        </w:rPr>
      </w:pPr>
      <w:r>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1B16ACAA" w14:textId="77777777" w:rsidR="00DE0875" w:rsidRDefault="0041138D" w:rsidP="0041138D">
      <w:pPr>
        <w:spacing w:after="120"/>
      </w:pPr>
      <w:proofErr w:type="gramStart"/>
      <w:r>
        <w:rPr>
          <w:szCs w:val="20"/>
        </w:rPr>
        <w:t>Source :</w:t>
      </w:r>
      <w:proofErr w:type="gramEnd"/>
      <w:r>
        <w:rPr>
          <w:szCs w:val="20"/>
        </w:rPr>
        <w:t xml:space="preserve"> </w:t>
      </w:r>
      <w:hyperlink w:anchor="EntArchPrin" w:history="1">
        <w:proofErr w:type="spellStart"/>
        <w:r>
          <w:rPr>
            <w:rStyle w:val="Hyperlink"/>
            <w:szCs w:val="20"/>
          </w:rPr>
          <w:t>EAPrinciples</w:t>
        </w:r>
        <w:proofErr w:type="spellEnd"/>
      </w:hyperlink>
      <w:r>
        <w:rPr>
          <w:szCs w:val="20"/>
        </w:rPr>
        <w:t xml:space="preserve">, </w:t>
      </w:r>
      <w:hyperlink w:anchor="ArchPrinc" w:history="1">
        <w:r>
          <w:rPr>
            <w:rStyle w:val="Hyperlink"/>
            <w:szCs w:val="20"/>
          </w:rPr>
          <w:t xml:space="preserve">Architecture Principles </w:t>
        </w:r>
      </w:hyperlink>
      <w:r>
        <w:rPr>
          <w:szCs w:val="20"/>
        </w:rPr>
        <w:t xml:space="preserve">, </w:t>
      </w:r>
      <w:hyperlink w:anchor="ArchEngStdAIS" w:history="1">
        <w:proofErr w:type="spellStart"/>
        <w:r>
          <w:rPr>
            <w:rStyle w:val="Hyperlink"/>
            <w:szCs w:val="20"/>
          </w:rPr>
          <w:t>EngineeringStandards</w:t>
        </w:r>
        <w:proofErr w:type="spellEnd"/>
      </w:hyperlink>
    </w:p>
    <w:p w14:paraId="4FEAC3E8" w14:textId="77777777" w:rsidR="00F55098" w:rsidRPr="0041138D" w:rsidRDefault="00F55098" w:rsidP="0041138D">
      <w:pPr>
        <w:spacing w:after="120"/>
        <w:rPr>
          <w:szCs w:val="20"/>
        </w:rPr>
      </w:pPr>
    </w:p>
    <w:p w14:paraId="7C6A866D" w14:textId="77777777" w:rsidR="0041138D" w:rsidRDefault="0041138D" w:rsidP="0041138D">
      <w:pPr>
        <w:pStyle w:val="Heading2"/>
        <w:rPr>
          <w:bCs w:val="0"/>
        </w:rPr>
      </w:pPr>
      <w:bookmarkStart w:id="414" w:name="_Toc239852393"/>
      <w:bookmarkStart w:id="415" w:name="_Toc239980649"/>
      <w:bookmarkStart w:id="416" w:name="_Toc240018818"/>
      <w:r>
        <w:rPr>
          <w:bCs w:val="0"/>
        </w:rPr>
        <w:t>When you need to deviate</w:t>
      </w:r>
      <w:bookmarkEnd w:id="414"/>
      <w:bookmarkEnd w:id="415"/>
      <w:bookmarkEnd w:id="416"/>
    </w:p>
    <w:p w14:paraId="1DB3FA10" w14:textId="77777777" w:rsidR="00FC6A4E" w:rsidRPr="00FC6A4E" w:rsidRDefault="00FC6A4E" w:rsidP="00FC6A4E"/>
    <w:p w14:paraId="1C8CF209" w14:textId="77777777" w:rsidR="009D1778" w:rsidRDefault="0041138D" w:rsidP="0041138D">
      <w:pPr>
        <w:rPr>
          <w:szCs w:val="20"/>
        </w:rPr>
      </w:pPr>
      <w:r>
        <w:rPr>
          <w:szCs w:val="20"/>
        </w:rPr>
        <w:t xml:space="preserve">The Systems Integration Framework 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662DFBEA" w14:textId="77777777" w:rsidR="009D1778" w:rsidRDefault="009D1778" w:rsidP="0041138D">
      <w:pPr>
        <w:rPr>
          <w:szCs w:val="20"/>
        </w:rPr>
      </w:pPr>
    </w:p>
    <w:p w14:paraId="0D262623" w14:textId="77777777" w:rsidR="00DE0875" w:rsidRDefault="0041138D" w:rsidP="0041138D">
      <w:pPr>
        <w:rPr>
          <w:szCs w:val="20"/>
        </w:rPr>
      </w:pPr>
      <w:r>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B91D64C" w14:textId="77777777" w:rsidR="00DE0875" w:rsidRDefault="00DE0875" w:rsidP="0041138D">
      <w:pPr>
        <w:rPr>
          <w:szCs w:val="20"/>
        </w:rPr>
      </w:pPr>
    </w:p>
    <w:p w14:paraId="74D6E352" w14:textId="77777777" w:rsidR="00DE0875" w:rsidRDefault="00DE0875" w:rsidP="0041138D">
      <w:pPr>
        <w:rPr>
          <w:szCs w:val="20"/>
        </w:rPr>
      </w:pPr>
    </w:p>
    <w:p w14:paraId="72DBA617" w14:textId="77777777" w:rsidR="00DE0875" w:rsidRDefault="00DE0875" w:rsidP="0041138D">
      <w:pPr>
        <w:rPr>
          <w:szCs w:val="20"/>
        </w:rPr>
      </w:pPr>
    </w:p>
    <w:p w14:paraId="6F7FB05F" w14:textId="77777777" w:rsidR="00DE0875" w:rsidRDefault="00DE0875" w:rsidP="0041138D">
      <w:pPr>
        <w:rPr>
          <w:szCs w:val="20"/>
        </w:rPr>
      </w:pPr>
    </w:p>
    <w:p w14:paraId="109E1BA2" w14:textId="77777777" w:rsidR="00DE0875" w:rsidRDefault="00DE0875" w:rsidP="0041138D">
      <w:pPr>
        <w:rPr>
          <w:szCs w:val="20"/>
        </w:rPr>
      </w:pPr>
    </w:p>
    <w:p w14:paraId="1C96D7B7" w14:textId="77777777" w:rsidR="00DE0875" w:rsidRDefault="00DE0875" w:rsidP="0041138D">
      <w:pPr>
        <w:rPr>
          <w:szCs w:val="20"/>
        </w:rPr>
      </w:pPr>
    </w:p>
    <w:p w14:paraId="61DE545B" w14:textId="77777777" w:rsidR="00DE0875" w:rsidRDefault="00DE0875" w:rsidP="0041138D">
      <w:pPr>
        <w:rPr>
          <w:szCs w:val="20"/>
        </w:rPr>
      </w:pPr>
    </w:p>
    <w:p w14:paraId="29570ED6" w14:textId="77777777" w:rsidR="00DE0875" w:rsidRDefault="00DE0875" w:rsidP="0041138D">
      <w:pPr>
        <w:rPr>
          <w:szCs w:val="20"/>
        </w:rPr>
      </w:pPr>
    </w:p>
    <w:p w14:paraId="0BE0F12D" w14:textId="77777777" w:rsidR="00DE0875" w:rsidRDefault="00DE0875" w:rsidP="0041138D">
      <w:pPr>
        <w:rPr>
          <w:szCs w:val="20"/>
        </w:rPr>
      </w:pPr>
    </w:p>
    <w:p w14:paraId="4F90FF1F" w14:textId="77777777" w:rsidR="00DE0875" w:rsidRDefault="00DE0875" w:rsidP="0041138D">
      <w:pPr>
        <w:rPr>
          <w:szCs w:val="20"/>
        </w:rPr>
      </w:pPr>
    </w:p>
    <w:p w14:paraId="089835D0" w14:textId="77777777" w:rsidR="00DE0875" w:rsidRDefault="00DE0875" w:rsidP="0041138D">
      <w:pPr>
        <w:rPr>
          <w:szCs w:val="20"/>
        </w:rPr>
      </w:pPr>
    </w:p>
    <w:p w14:paraId="52550F1B" w14:textId="77777777" w:rsidR="00DE0875" w:rsidRDefault="00DE0875" w:rsidP="0041138D">
      <w:pPr>
        <w:rPr>
          <w:szCs w:val="20"/>
        </w:rPr>
      </w:pPr>
    </w:p>
    <w:p w14:paraId="24314E89" w14:textId="77777777" w:rsidR="00DE0875" w:rsidRDefault="00DE0875" w:rsidP="0041138D">
      <w:pPr>
        <w:rPr>
          <w:szCs w:val="20"/>
        </w:rPr>
      </w:pPr>
    </w:p>
    <w:p w14:paraId="129E9B70" w14:textId="77777777" w:rsidR="00DE0875" w:rsidRDefault="00DE0875" w:rsidP="0041138D">
      <w:pPr>
        <w:rPr>
          <w:szCs w:val="20"/>
        </w:rPr>
      </w:pPr>
    </w:p>
    <w:p w14:paraId="69BDDDF8" w14:textId="77777777" w:rsidR="00DE0875" w:rsidRDefault="00DE0875" w:rsidP="0041138D">
      <w:pPr>
        <w:rPr>
          <w:szCs w:val="20"/>
        </w:rPr>
      </w:pPr>
    </w:p>
    <w:p w14:paraId="33F95B78" w14:textId="77777777" w:rsidR="0041138D" w:rsidRDefault="0041138D" w:rsidP="0041138D">
      <w:pPr>
        <w:pStyle w:val="Heading2"/>
        <w:rPr>
          <w:bCs w:val="0"/>
        </w:rPr>
      </w:pPr>
      <w:bookmarkStart w:id="417" w:name="_Toc239852394"/>
      <w:bookmarkStart w:id="418" w:name="_Toc239980650"/>
      <w:bookmarkStart w:id="419" w:name="_Toc240018819"/>
      <w:r>
        <w:rPr>
          <w:bCs w:val="0"/>
        </w:rPr>
        <w:lastRenderedPageBreak/>
        <w:t>Per-pattern security conformance</w:t>
      </w:r>
      <w:bookmarkEnd w:id="417"/>
      <w:bookmarkEnd w:id="418"/>
      <w:bookmarkEnd w:id="419"/>
    </w:p>
    <w:p w14:paraId="0036E569" w14:textId="77777777" w:rsidR="00FC6A4E" w:rsidRPr="00FC6A4E" w:rsidRDefault="00FC6A4E" w:rsidP="00FC6A4E"/>
    <w:p w14:paraId="550BA650" w14:textId="77777777" w:rsidR="00E62C5D" w:rsidRDefault="00EF2688" w:rsidP="0041138D">
      <w:pPr>
        <w:rPr>
          <w:szCs w:val="20"/>
        </w:rPr>
      </w:pPr>
      <w:r>
        <w:rPr>
          <w:szCs w:val="20"/>
        </w:rPr>
        <w:t>Instead of restating the same assessment for every pattern, the findings are consolidated by security profile. The internal group exhibits a uniform security posture, while the boundary-crossing group contains the patterns that require TDA attention.</w:t>
      </w:r>
    </w:p>
    <w:p w14:paraId="3AF83B9B" w14:textId="77777777" w:rsidR="00E62C5D" w:rsidRDefault="00E62C5D" w:rsidP="0041138D">
      <w:pPr>
        <w:rPr>
          <w:szCs w:val="20"/>
        </w:rPr>
      </w:pPr>
    </w:p>
    <w:tbl>
      <w:tblPr>
        <w:tblStyle w:val="TableGridLight"/>
        <w:tblW w:w="8926" w:type="dxa"/>
        <w:tblLook w:val="04A0" w:firstRow="1" w:lastRow="0" w:firstColumn="1" w:lastColumn="0" w:noHBand="0" w:noVBand="1"/>
      </w:tblPr>
      <w:tblGrid>
        <w:gridCol w:w="3681"/>
        <w:gridCol w:w="1134"/>
        <w:gridCol w:w="4111"/>
      </w:tblGrid>
      <w:tr w:rsidR="00BD5E77" w:rsidRPr="009527A4" w14:paraId="25BE7007" w14:textId="77777777">
        <w:tc>
          <w:tcPr>
            <w:tcW w:w="3681" w:type="dxa"/>
            <w:tcBorders>
              <w:top w:val="single" w:sz="12" w:space="0" w:color="000000" w:themeColor="text1"/>
            </w:tcBorders>
            <w:shd w:val="clear" w:color="auto" w:fill="C1CDEC" w:themeFill="accent1" w:themeFillTint="33"/>
            <w:vAlign w:val="center"/>
          </w:tcPr>
          <w:p w14:paraId="60138ACA"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Pattern group</w:t>
            </w:r>
          </w:p>
        </w:tc>
        <w:tc>
          <w:tcPr>
            <w:tcW w:w="1134" w:type="dxa"/>
            <w:tcBorders>
              <w:top w:val="single" w:sz="12" w:space="0" w:color="000000" w:themeColor="text1"/>
            </w:tcBorders>
            <w:shd w:val="clear" w:color="auto" w:fill="C1CDEC" w:themeFill="accent1" w:themeFillTint="33"/>
            <w:vAlign w:val="center"/>
          </w:tcPr>
          <w:p w14:paraId="68C04D48"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Internet boundary</w:t>
            </w:r>
          </w:p>
        </w:tc>
        <w:tc>
          <w:tcPr>
            <w:tcW w:w="4111" w:type="dxa"/>
            <w:tcBorders>
              <w:top w:val="single" w:sz="12" w:space="0" w:color="000000" w:themeColor="text1"/>
            </w:tcBorders>
            <w:shd w:val="clear" w:color="auto" w:fill="C1CDEC" w:themeFill="accent1" w:themeFillTint="33"/>
            <w:vAlign w:val="center"/>
          </w:tcPr>
          <w:p w14:paraId="3461C48F"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Controlling security posture</w:t>
            </w:r>
          </w:p>
        </w:tc>
      </w:tr>
      <w:tr w:rsidR="00BD5E77" w:rsidRPr="009527A4" w14:paraId="52418FAE" w14:textId="77777777">
        <w:tc>
          <w:tcPr>
            <w:tcW w:w="3681" w:type="dxa"/>
            <w:vAlign w:val="center"/>
          </w:tcPr>
          <w:p w14:paraId="15DC7A5D" w14:textId="77777777" w:rsidR="00BD5E77" w:rsidRPr="00F94A76" w:rsidRDefault="00BD5E77" w:rsidP="00BD5E77">
            <w:pPr>
              <w:rPr>
                <w:rFonts w:asciiTheme="minorHAnsi" w:hAnsiTheme="minorHAnsi" w:hint="eastAsia"/>
                <w:lang w:eastAsia="en-GB"/>
              </w:rPr>
            </w:pPr>
            <w:r>
              <w:rPr>
                <w:rFonts w:asciiTheme="minorHAnsi" w:hAnsiTheme="minorHAnsi"/>
                <w:szCs w:val="20"/>
              </w:rPr>
              <w:t>Internal patterns: SFINT1 to SFINT3, SFINT4 to SFINT9, SFINT10 to SFINT11, SFINT14 (internal feeds), SFINT15 to SFINT18, SFINT21 to SFINT22</w:t>
            </w:r>
          </w:p>
        </w:tc>
        <w:tc>
          <w:tcPr>
            <w:tcW w:w="1134" w:type="dxa"/>
            <w:vAlign w:val="center"/>
          </w:tcPr>
          <w:p w14:paraId="464EEFA4" w14:textId="77777777" w:rsidR="00BD5E77" w:rsidRPr="00F94A76" w:rsidRDefault="00BD5E77" w:rsidP="00BD5E77">
            <w:pPr>
              <w:rPr>
                <w:rFonts w:asciiTheme="minorHAnsi" w:hAnsiTheme="minorHAnsi" w:hint="eastAsia"/>
                <w:lang w:eastAsia="en-GB"/>
              </w:rPr>
            </w:pPr>
            <w:r>
              <w:rPr>
                <w:rFonts w:asciiTheme="minorHAnsi" w:hAnsiTheme="minorHAnsi"/>
                <w:szCs w:val="20"/>
              </w:rPr>
              <w:t>Not crossed</w:t>
            </w:r>
          </w:p>
        </w:tc>
        <w:tc>
          <w:tcPr>
            <w:tcW w:w="4111" w:type="dxa"/>
            <w:vAlign w:val="center"/>
          </w:tcPr>
          <w:p w14:paraId="5D4C46B6" w14:textId="77777777" w:rsidR="00BD5E77" w:rsidRPr="00F94A76" w:rsidRDefault="00BD5E77" w:rsidP="00BD5E77">
            <w:pPr>
              <w:rPr>
                <w:rFonts w:asciiTheme="minorHAnsi" w:hAnsiTheme="minorHAnsi" w:hint="eastAsia"/>
                <w:lang w:eastAsia="en-GB"/>
              </w:rPr>
            </w:pPr>
            <w:r>
              <w:rPr>
                <w:rFonts w:asciiTheme="minorHAnsi" w:hAnsiTheme="minorHAnsi"/>
                <w:szCs w:val="20"/>
              </w:rPr>
              <w:t>Components in shared subscription / private workload spokes, Private Endpoints, Entra managed identity, no keys, Key Vault references, TLS every hop, NSG-segmented, default-deny.</w:t>
            </w:r>
          </w:p>
        </w:tc>
      </w:tr>
      <w:tr w:rsidR="00BD5E77" w:rsidRPr="009527A4" w14:paraId="718A2047" w14:textId="77777777">
        <w:tc>
          <w:tcPr>
            <w:tcW w:w="3681" w:type="dxa"/>
            <w:vAlign w:val="center"/>
          </w:tcPr>
          <w:p w14:paraId="3831DEB4" w14:textId="77777777" w:rsidR="00BD5E77" w:rsidRPr="00F94A76" w:rsidRDefault="00BD5E77" w:rsidP="00BD5E77">
            <w:pPr>
              <w:rPr>
                <w:rFonts w:asciiTheme="minorHAnsi" w:hAnsiTheme="minorHAnsi" w:hint="eastAsia"/>
                <w:lang w:eastAsia="en-GB"/>
              </w:rPr>
            </w:pPr>
            <w:r>
              <w:rPr>
                <w:rFonts w:asciiTheme="minorHAnsi" w:hAnsiTheme="minorHAnsi"/>
                <w:szCs w:val="20"/>
              </w:rPr>
              <w:t>Managed API facade, SFINT1 (internal use)</w:t>
            </w:r>
          </w:p>
        </w:tc>
        <w:tc>
          <w:tcPr>
            <w:tcW w:w="1134" w:type="dxa"/>
            <w:vAlign w:val="center"/>
          </w:tcPr>
          <w:p w14:paraId="6C3966B8" w14:textId="77777777" w:rsidR="00BD5E77" w:rsidRPr="00F94A76" w:rsidRDefault="00BD5E77" w:rsidP="00BD5E77">
            <w:pPr>
              <w:rPr>
                <w:rFonts w:asciiTheme="minorHAnsi" w:hAnsiTheme="minorHAnsi" w:hint="eastAsia"/>
                <w:lang w:eastAsia="en-GB"/>
              </w:rPr>
            </w:pPr>
            <w:r>
              <w:rPr>
                <w:rFonts w:asciiTheme="minorHAnsi" w:hAnsiTheme="minorHAnsi"/>
                <w:szCs w:val="20"/>
              </w:rPr>
              <w:t>Not crossed</w:t>
            </w:r>
          </w:p>
        </w:tc>
        <w:tc>
          <w:tcPr>
            <w:tcW w:w="4111" w:type="dxa"/>
            <w:vAlign w:val="center"/>
          </w:tcPr>
          <w:p w14:paraId="71269E0C" w14:textId="77777777" w:rsidR="00BD5E77" w:rsidRPr="00F94A76" w:rsidRDefault="00BD5E77" w:rsidP="00BD5E77">
            <w:pPr>
              <w:rPr>
                <w:rFonts w:asciiTheme="minorHAnsi" w:hAnsiTheme="minorHAnsi" w:hint="eastAsia"/>
                <w:lang w:eastAsia="en-GB"/>
              </w:rPr>
            </w:pPr>
            <w:r>
              <w:rPr>
                <w:rFonts w:asciiTheme="minorHAnsi" w:hAnsiTheme="minorHAnsi"/>
                <w:szCs w:val="20"/>
              </w:rPr>
              <w:t>APIM shared and non-public, Private Endpoint to backend, managed identity, TLS.</w:t>
            </w:r>
          </w:p>
        </w:tc>
      </w:tr>
      <w:tr w:rsidR="00BD5E77" w:rsidRPr="009527A4" w14:paraId="6DC9A675" w14:textId="77777777">
        <w:tc>
          <w:tcPr>
            <w:tcW w:w="3681" w:type="dxa"/>
            <w:vAlign w:val="center"/>
          </w:tcPr>
          <w:p w14:paraId="5B052F9D" w14:textId="77777777" w:rsidR="00BD5E77" w:rsidRPr="00F94A76" w:rsidRDefault="00BD5E77" w:rsidP="00BD5E77">
            <w:pPr>
              <w:rPr>
                <w:rFonts w:asciiTheme="minorHAnsi" w:hAnsiTheme="minorHAnsi" w:hint="eastAsia"/>
                <w:lang w:eastAsia="en-GB"/>
              </w:rPr>
            </w:pPr>
            <w:r>
              <w:rPr>
                <w:rFonts w:asciiTheme="minorHAnsi" w:hAnsiTheme="minorHAnsi"/>
                <w:szCs w:val="20"/>
              </w:rPr>
              <w:t>Inbound webhook, SFINT12</w:t>
            </w:r>
          </w:p>
        </w:tc>
        <w:tc>
          <w:tcPr>
            <w:tcW w:w="1134" w:type="dxa"/>
            <w:vAlign w:val="center"/>
          </w:tcPr>
          <w:p w14:paraId="7100828F" w14:textId="77777777" w:rsidR="00BD5E77" w:rsidRPr="00F94A76" w:rsidRDefault="00BD5E77" w:rsidP="00BD5E77">
            <w:pPr>
              <w:rPr>
                <w:rFonts w:asciiTheme="minorHAnsi" w:hAnsiTheme="minorHAnsi" w:hint="eastAsia"/>
                <w:lang w:eastAsia="en-GB"/>
              </w:rPr>
            </w:pPr>
            <w:r>
              <w:rPr>
                <w:rFonts w:asciiTheme="minorHAnsi" w:hAnsiTheme="minorHAnsi"/>
                <w:szCs w:val="20"/>
              </w:rPr>
              <w:t>Crossed (ingress)</w:t>
            </w:r>
          </w:p>
        </w:tc>
        <w:tc>
          <w:tcPr>
            <w:tcW w:w="4111" w:type="dxa"/>
            <w:vAlign w:val="center"/>
          </w:tcPr>
          <w:p w14:paraId="3B9D90B3" w14:textId="77777777" w:rsidR="00BD5E77" w:rsidRPr="0041138D" w:rsidRDefault="00BD5E77" w:rsidP="00BD5E77">
            <w:pPr>
              <w:spacing w:before="40" w:after="40"/>
              <w:rPr>
                <w:rFonts w:asciiTheme="minorHAnsi" w:hAnsiTheme="minorHAnsi" w:hint="eastAsia"/>
                <w:szCs w:val="20"/>
              </w:rPr>
            </w:pPr>
            <w:r>
              <w:rPr>
                <w:rFonts w:asciiTheme="minorHAnsi" w:hAnsiTheme="minorHAnsi"/>
                <w:szCs w:val="20"/>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26C4FA78" w14:textId="77777777" w:rsidR="00BD5E77" w:rsidRPr="00F94A76" w:rsidRDefault="00BD5E77" w:rsidP="00BD5E77">
            <w:pPr>
              <w:rPr>
                <w:rFonts w:asciiTheme="minorHAnsi" w:hAnsiTheme="minorHAnsi" w:hint="eastAsia"/>
                <w:lang w:eastAsia="en-GB"/>
              </w:rPr>
            </w:pPr>
          </w:p>
        </w:tc>
      </w:tr>
      <w:tr w:rsidR="00BD5E77" w:rsidRPr="009527A4" w14:paraId="09D20349" w14:textId="77777777">
        <w:tc>
          <w:tcPr>
            <w:tcW w:w="3681" w:type="dxa"/>
            <w:vAlign w:val="center"/>
          </w:tcPr>
          <w:p w14:paraId="6C03C0AD" w14:textId="77777777" w:rsidR="00BD5E77" w:rsidRPr="00F94A76" w:rsidRDefault="00BD5E77" w:rsidP="00BD5E77">
            <w:pPr>
              <w:rPr>
                <w:rFonts w:asciiTheme="minorHAnsi" w:hAnsiTheme="minorHAnsi" w:hint="eastAsia"/>
                <w:lang w:eastAsia="en-GB"/>
              </w:rPr>
            </w:pPr>
            <w:r>
              <w:rPr>
                <w:rFonts w:asciiTheme="minorHAnsi" w:hAnsiTheme="minorHAnsi"/>
                <w:szCs w:val="20"/>
              </w:rPr>
              <w:t>Public API / external consumer, SFINT1, SFINT6 when exposed externally</w:t>
            </w:r>
          </w:p>
        </w:tc>
        <w:tc>
          <w:tcPr>
            <w:tcW w:w="1134" w:type="dxa"/>
            <w:vAlign w:val="center"/>
          </w:tcPr>
          <w:p w14:paraId="67039585" w14:textId="77777777" w:rsidR="00BD5E77" w:rsidRPr="00F94A76" w:rsidRDefault="00BD5E77" w:rsidP="00BD5E77">
            <w:pPr>
              <w:rPr>
                <w:rFonts w:asciiTheme="minorHAnsi" w:hAnsiTheme="minorHAnsi" w:hint="eastAsia"/>
                <w:lang w:eastAsia="en-GB"/>
              </w:rPr>
            </w:pPr>
            <w:r>
              <w:rPr>
                <w:rFonts w:asciiTheme="minorHAnsi" w:hAnsiTheme="minorHAnsi"/>
                <w:szCs w:val="20"/>
              </w:rPr>
              <w:t>Crossed (ingress)</w:t>
            </w:r>
          </w:p>
        </w:tc>
        <w:tc>
          <w:tcPr>
            <w:tcW w:w="4111" w:type="dxa"/>
          </w:tcPr>
          <w:p w14:paraId="0F8C0615" w14:textId="77777777" w:rsidR="00BD5E77" w:rsidRPr="00F94A76" w:rsidRDefault="00BD5E77" w:rsidP="00BD5E77">
            <w:pPr>
              <w:rPr>
                <w:rFonts w:asciiTheme="minorHAnsi" w:hAnsiTheme="minorHAnsi" w:hint="eastAsia"/>
                <w:lang w:eastAsia="en-GB"/>
              </w:rPr>
            </w:pPr>
            <w:r>
              <w:rPr>
                <w:rFonts w:asciiTheme="minorHAnsi" w:hAnsiTheme="minorHAnsi"/>
                <w:szCs w:val="20"/>
              </w:rPr>
              <w:t>Same edge as SFINT12: APIM never exposed directly.</w:t>
            </w:r>
          </w:p>
        </w:tc>
      </w:tr>
      <w:tr w:rsidR="00BD5E77" w:rsidRPr="009527A4" w14:paraId="4C7D10FF" w14:textId="77777777">
        <w:tc>
          <w:tcPr>
            <w:tcW w:w="3681" w:type="dxa"/>
            <w:vAlign w:val="center"/>
          </w:tcPr>
          <w:p w14:paraId="58D4CF13" w14:textId="77777777" w:rsidR="00BD5E77" w:rsidRPr="0041138D" w:rsidRDefault="00BD5E77" w:rsidP="00BD5E77">
            <w:pPr>
              <w:rPr>
                <w:szCs w:val="20"/>
              </w:rPr>
            </w:pPr>
            <w:r>
              <w:rPr>
                <w:rFonts w:asciiTheme="minorHAnsi" w:hAnsiTheme="minorHAnsi"/>
                <w:szCs w:val="20"/>
              </w:rPr>
              <w:t>Outbound webhook / notification, SFINT13</w:t>
            </w:r>
          </w:p>
        </w:tc>
        <w:tc>
          <w:tcPr>
            <w:tcW w:w="1134" w:type="dxa"/>
            <w:vAlign w:val="center"/>
          </w:tcPr>
          <w:p w14:paraId="7718F7A5" w14:textId="77777777" w:rsidR="00BD5E77" w:rsidRPr="0041138D" w:rsidRDefault="00BD5E77" w:rsidP="00BD5E77">
            <w:pPr>
              <w:rPr>
                <w:szCs w:val="20"/>
              </w:rPr>
            </w:pPr>
            <w:r>
              <w:rPr>
                <w:rFonts w:asciiTheme="minorHAnsi" w:hAnsiTheme="minorHAnsi"/>
                <w:szCs w:val="20"/>
              </w:rPr>
              <w:t>Crossed (egress)</w:t>
            </w:r>
          </w:p>
        </w:tc>
        <w:tc>
          <w:tcPr>
            <w:tcW w:w="4111" w:type="dxa"/>
            <w:vAlign w:val="center"/>
          </w:tcPr>
          <w:p w14:paraId="13E17CCA" w14:textId="77777777" w:rsidR="00BD5E77" w:rsidRPr="0041138D" w:rsidRDefault="00BD5E77" w:rsidP="00BD5E77">
            <w:pPr>
              <w:rPr>
                <w:szCs w:val="20"/>
              </w:rPr>
            </w:pPr>
            <w:r>
              <w:rPr>
                <w:rFonts w:asciiTheme="minorHAnsi" w:hAnsiTheme="minorHAnsi"/>
                <w:szCs w:val="20"/>
              </w:rPr>
              <w:t>Controlled egress path (routing intent), not default internet; TLS, signed payloads, partner allow-list, Key Vault-held secrets.</w:t>
            </w:r>
          </w:p>
        </w:tc>
      </w:tr>
      <w:tr w:rsidR="00BD5E77" w:rsidRPr="009527A4" w14:paraId="3AA4F3F5" w14:textId="77777777">
        <w:tc>
          <w:tcPr>
            <w:tcW w:w="3681" w:type="dxa"/>
            <w:vAlign w:val="center"/>
          </w:tcPr>
          <w:p w14:paraId="7501E8A4" w14:textId="77777777" w:rsidR="00BD5E77" w:rsidRPr="0041138D" w:rsidRDefault="00BD5E77" w:rsidP="00BD5E77">
            <w:pPr>
              <w:rPr>
                <w:szCs w:val="20"/>
              </w:rPr>
            </w:pPr>
            <w:r>
              <w:rPr>
                <w:rFonts w:asciiTheme="minorHAnsi" w:hAnsiTheme="minorHAnsi"/>
                <w:szCs w:val="20"/>
              </w:rPr>
              <w:t>File-based with partner SFTP, SFINT19, SFINT20</w:t>
            </w:r>
          </w:p>
        </w:tc>
        <w:tc>
          <w:tcPr>
            <w:tcW w:w="1134" w:type="dxa"/>
            <w:vAlign w:val="center"/>
          </w:tcPr>
          <w:p w14:paraId="6546CBE5" w14:textId="77777777" w:rsidR="00BD5E77" w:rsidRPr="0041138D" w:rsidRDefault="00BD5E77" w:rsidP="00BD5E77">
            <w:pPr>
              <w:rPr>
                <w:szCs w:val="20"/>
              </w:rPr>
            </w:pPr>
            <w:r>
              <w:rPr>
                <w:rFonts w:asciiTheme="minorHAnsi" w:hAnsiTheme="minorHAnsi"/>
                <w:szCs w:val="20"/>
              </w:rPr>
              <w:t>Crossed</w:t>
            </w:r>
          </w:p>
        </w:tc>
        <w:tc>
          <w:tcPr>
            <w:tcW w:w="4111" w:type="dxa"/>
            <w:vAlign w:val="center"/>
          </w:tcPr>
          <w:p w14:paraId="6808F4D1" w14:textId="77777777" w:rsidR="00BD5E77" w:rsidRPr="0041138D" w:rsidRDefault="00BD5E77" w:rsidP="00BD5E77">
            <w:pPr>
              <w:rPr>
                <w:szCs w:val="20"/>
              </w:rPr>
            </w:pPr>
            <w:r>
              <w:rPr>
                <w:rFonts w:asciiTheme="minorHAnsi" w:hAnsiTheme="minorHAnsi"/>
                <w:szCs w:val="20"/>
              </w:rPr>
              <w:t>Edge or private connectivity, SFTP-over-SSH with key/cert auth, no anonymous access, IP allow-list, encryption in transit and at rest, Key Vault credentials.</w:t>
            </w:r>
          </w:p>
        </w:tc>
      </w:tr>
    </w:tbl>
    <w:p w14:paraId="652FC569" w14:textId="77777777" w:rsidR="0041138D" w:rsidRPr="0041138D" w:rsidRDefault="0041138D" w:rsidP="0041138D">
      <w:pPr>
        <w:rPr>
          <w:szCs w:val="20"/>
        </w:rPr>
      </w:pPr>
      <w:r>
        <w:rPr>
          <w:szCs w:val="20"/>
        </w:rPr>
        <w:br/>
      </w:r>
    </w:p>
    <w:p w14:paraId="74B52AF4" w14:textId="77777777" w:rsidR="0041138D" w:rsidRDefault="0041138D" w:rsidP="00A959D1">
      <w:pPr>
        <w:pStyle w:val="Heading1"/>
        <w:ind w:left="431" w:hanging="431"/>
      </w:pPr>
      <w:bookmarkStart w:id="420" w:name="_13._Exception_Process"/>
      <w:bookmarkStart w:id="421" w:name="_Exception_Process_and"/>
      <w:bookmarkStart w:id="422" w:name="_Toc239852395"/>
      <w:bookmarkStart w:id="423" w:name="_Toc239980651"/>
      <w:bookmarkStart w:id="424" w:name="_Toc240018820"/>
      <w:bookmarkEnd w:id="420"/>
      <w:bookmarkEnd w:id="421"/>
      <w:r>
        <w:lastRenderedPageBreak/>
        <w:t>TDA Governance</w:t>
      </w:r>
      <w:bookmarkEnd w:id="422"/>
      <w:bookmarkEnd w:id="423"/>
      <w:bookmarkEnd w:id="424"/>
      <w:r>
        <w:t xml:space="preserve"> and Exceptions</w:t>
      </w:r>
    </w:p>
    <w:p w14:paraId="653DBC5D" w14:textId="77777777" w:rsidR="00FC6A4E" w:rsidRPr="00FC6A4E" w:rsidRDefault="00FC6A4E" w:rsidP="00FC6A4E"/>
    <w:p w14:paraId="0C702104" w14:textId="77777777" w:rsidR="0041138D" w:rsidRDefault="0041138D" w:rsidP="0041138D">
      <w:pPr>
        <w:pStyle w:val="Heading2"/>
        <w:rPr>
          <w:bCs w:val="0"/>
        </w:rPr>
      </w:pPr>
      <w:bookmarkStart w:id="425" w:name="_Toc239852396"/>
      <w:bookmarkStart w:id="426" w:name="_Toc239980652"/>
      <w:bookmarkStart w:id="427" w:name="_Toc240018821"/>
      <w:r>
        <w:rPr>
          <w:bCs w:val="0"/>
        </w:rPr>
        <w:t>Exceptions</w:t>
      </w:r>
      <w:bookmarkEnd w:id="425"/>
      <w:bookmarkEnd w:id="426"/>
      <w:bookmarkEnd w:id="427"/>
    </w:p>
    <w:p w14:paraId="44AF5924" w14:textId="77777777" w:rsidR="00FC6A4E" w:rsidRPr="00FC6A4E" w:rsidRDefault="00FC6A4E" w:rsidP="00FC6A4E"/>
    <w:p w14:paraId="15FB86E2" w14:textId="77777777" w:rsidR="0041138D" w:rsidRDefault="0041138D" w:rsidP="0041138D">
      <w:pPr>
        <w:spacing w:after="120"/>
        <w:rPr>
          <w:szCs w:val="20"/>
        </w:rPr>
      </w:pPr>
      <w:bookmarkStart w:id="428" w:name="_13.2_TDA_Gates"/>
      <w:bookmarkEnd w:id="428"/>
      <w:r>
        <w:rPr>
          <w:szCs w:val="20"/>
        </w:rPr>
        <w:t>The Systems Integration Framework 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Pr>
          <w:szCs w:val="20"/>
        </w:rPr>
        <w:br/>
      </w:r>
    </w:p>
    <w:p w14:paraId="6D72468B" w14:textId="77777777" w:rsidR="0041138D" w:rsidRDefault="0041138D" w:rsidP="0041138D">
      <w:pPr>
        <w:pStyle w:val="Heading2"/>
        <w:rPr>
          <w:bCs w:val="0"/>
        </w:rPr>
      </w:pPr>
      <w:bookmarkStart w:id="429" w:name="_Toc239852397"/>
      <w:bookmarkStart w:id="430" w:name="_Toc239980653"/>
      <w:bookmarkStart w:id="431" w:name="_Toc240018822"/>
      <w:r>
        <w:rPr>
          <w:bCs w:val="0"/>
        </w:rPr>
        <w:t>TDA Gates</w:t>
      </w:r>
      <w:bookmarkEnd w:id="429"/>
      <w:bookmarkEnd w:id="430"/>
      <w:bookmarkEnd w:id="431"/>
    </w:p>
    <w:p w14:paraId="54093669" w14:textId="77777777" w:rsidR="00FC6A4E" w:rsidRPr="00FC6A4E" w:rsidRDefault="00FC6A4E" w:rsidP="00FC6A4E"/>
    <w:p w14:paraId="007933FD" w14:textId="77777777" w:rsidR="0041138D" w:rsidRDefault="0041138D" w:rsidP="0041138D">
      <w:pPr>
        <w:spacing w:after="120"/>
        <w:rPr>
          <w:szCs w:val="20"/>
        </w:rPr>
      </w:pPr>
      <w:r>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44CC1C38" w14:textId="77777777" w:rsidR="00FC6A4E" w:rsidRPr="0041138D" w:rsidRDefault="00FC6A4E" w:rsidP="0041138D">
      <w:pPr>
        <w:spacing w:after="120"/>
        <w:rPr>
          <w:szCs w:val="20"/>
        </w:rPr>
      </w:pPr>
    </w:p>
    <w:p w14:paraId="656369BB" w14:textId="77777777" w:rsidR="0041138D" w:rsidRDefault="0041138D" w:rsidP="0041138D">
      <w:pPr>
        <w:pStyle w:val="Heading2"/>
        <w:rPr>
          <w:bCs w:val="0"/>
        </w:rPr>
      </w:pPr>
      <w:bookmarkStart w:id="432" w:name="_Toc239852398"/>
      <w:bookmarkStart w:id="433" w:name="_Toc239980654"/>
      <w:bookmarkStart w:id="434" w:name="_Toc240018823"/>
      <w:r>
        <w:rPr>
          <w:bCs w:val="0"/>
        </w:rPr>
        <w:t>Security Conformance</w:t>
      </w:r>
      <w:bookmarkEnd w:id="432"/>
      <w:bookmarkEnd w:id="433"/>
      <w:bookmarkEnd w:id="434"/>
    </w:p>
    <w:p w14:paraId="31DC2AFD" w14:textId="77777777" w:rsidR="00FC6A4E" w:rsidRPr="00FC6A4E" w:rsidRDefault="00FC6A4E" w:rsidP="00FC6A4E"/>
    <w:p w14:paraId="6669EFA5" w14:textId="77777777" w:rsidR="0041138D" w:rsidRDefault="0041138D" w:rsidP="0041138D">
      <w:pPr>
        <w:spacing w:after="120"/>
        <w:rPr>
          <w:szCs w:val="20"/>
        </w:rPr>
      </w:pPr>
      <w:r>
        <w:rPr>
          <w:szCs w:val="20"/>
        </w:rPr>
        <w:t xml:space="preserve">Standard private patterns proceed on the agreed security baseline. A pattern that cannot meet the baseline triggers the exception process, which requires a security review prior to TDA Where the wider security posture is affected, the exception is escalated to the risk register and senior leadership and managed via ERM framework.  </w:t>
      </w:r>
    </w:p>
    <w:p w14:paraId="091B6E94" w14:textId="77777777" w:rsidR="00FC6A4E" w:rsidRPr="0041138D" w:rsidRDefault="00FC6A4E" w:rsidP="0041138D">
      <w:pPr>
        <w:spacing w:after="120"/>
        <w:rPr>
          <w:szCs w:val="20"/>
        </w:rPr>
      </w:pPr>
    </w:p>
    <w:p w14:paraId="7C6DCAE0" w14:textId="77777777" w:rsidR="0041138D" w:rsidRDefault="0041138D" w:rsidP="00A959D1">
      <w:pPr>
        <w:pStyle w:val="Heading1"/>
        <w:ind w:left="431" w:hanging="431"/>
      </w:pPr>
      <w:bookmarkStart w:id="435" w:name="_14._Anti-Patterns"/>
      <w:bookmarkStart w:id="436" w:name="_Toc239852400"/>
      <w:bookmarkStart w:id="437" w:name="_Toc239980656"/>
      <w:bookmarkStart w:id="438" w:name="_Toc240018824"/>
      <w:bookmarkEnd w:id="435"/>
      <w:r>
        <w:lastRenderedPageBreak/>
        <w:t>Glossary</w:t>
      </w:r>
      <w:bookmarkEnd w:id="436"/>
      <w:bookmarkEnd w:id="437"/>
      <w:bookmarkEnd w:id="438"/>
    </w:p>
    <w:p w14:paraId="1B0CEC89"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66F69452" w14:textId="77777777" w:rsidTr="00BD5E77">
        <w:tc>
          <w:tcPr>
            <w:tcW w:w="2122" w:type="dxa"/>
            <w:tcBorders>
              <w:top w:val="single" w:sz="12" w:space="0" w:color="000000" w:themeColor="text1"/>
            </w:tcBorders>
            <w:shd w:val="clear" w:color="auto" w:fill="C1CDEC" w:themeFill="accent1" w:themeFillTint="33"/>
          </w:tcPr>
          <w:p w14:paraId="59DB12AB"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Term</w:t>
            </w:r>
          </w:p>
        </w:tc>
        <w:tc>
          <w:tcPr>
            <w:tcW w:w="7229" w:type="dxa"/>
            <w:tcBorders>
              <w:top w:val="single" w:sz="12" w:space="0" w:color="000000" w:themeColor="text1"/>
            </w:tcBorders>
            <w:shd w:val="clear" w:color="auto" w:fill="C1CDEC" w:themeFill="accent1" w:themeFillTint="33"/>
          </w:tcPr>
          <w:p w14:paraId="44680E3A"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Meaning</w:t>
            </w:r>
          </w:p>
        </w:tc>
      </w:tr>
      <w:tr w:rsidR="00BD5E77" w:rsidRPr="009527A4" w14:paraId="68AAC616" w14:textId="77777777">
        <w:tc>
          <w:tcPr>
            <w:tcW w:w="2122" w:type="dxa"/>
            <w:vAlign w:val="center"/>
          </w:tcPr>
          <w:p w14:paraId="1CA4F20C" w14:textId="77777777" w:rsidR="00BD5E77" w:rsidRPr="00F94A76" w:rsidRDefault="00BD5E77" w:rsidP="00BD5E77">
            <w:pPr>
              <w:rPr>
                <w:rFonts w:asciiTheme="minorHAnsi" w:hAnsiTheme="minorHAnsi" w:hint="eastAsia"/>
                <w:lang w:eastAsia="en-GB"/>
              </w:rPr>
            </w:pPr>
            <w:r>
              <w:rPr>
                <w:rFonts w:asciiTheme="minorHAnsi" w:hAnsiTheme="minorHAnsi"/>
                <w:szCs w:val="20"/>
              </w:rPr>
              <w:t>SIF</w:t>
            </w:r>
          </w:p>
        </w:tc>
        <w:tc>
          <w:tcPr>
            <w:tcW w:w="7229" w:type="dxa"/>
            <w:vAlign w:val="center"/>
          </w:tcPr>
          <w:p w14:paraId="7EE66B2E" w14:textId="77777777" w:rsidR="00BD5E77" w:rsidRPr="00F94A76" w:rsidRDefault="00BD5E77" w:rsidP="00BD5E77">
            <w:pPr>
              <w:rPr>
                <w:rFonts w:asciiTheme="minorHAnsi" w:hAnsiTheme="minorHAnsi" w:hint="eastAsia"/>
                <w:lang w:eastAsia="en-GB"/>
              </w:rPr>
            </w:pPr>
            <w:r>
              <w:rPr>
                <w:rFonts w:asciiTheme="minorHAnsi" w:hAnsiTheme="minorHAnsi"/>
                <w:szCs w:val="20"/>
              </w:rPr>
              <w:t>Systems Integration Framework, this document.</w:t>
            </w:r>
          </w:p>
        </w:tc>
      </w:tr>
      <w:tr w:rsidR="00BD5E77" w:rsidRPr="009527A4" w14:paraId="1C14F534" w14:textId="77777777">
        <w:tc>
          <w:tcPr>
            <w:tcW w:w="2122" w:type="dxa"/>
            <w:vAlign w:val="center"/>
          </w:tcPr>
          <w:p w14:paraId="7A7E15ED" w14:textId="77777777" w:rsidR="00BD5E77" w:rsidRPr="00F94A76" w:rsidRDefault="00BD5E77" w:rsidP="00BD5E77">
            <w:pPr>
              <w:rPr>
                <w:rFonts w:asciiTheme="minorHAnsi" w:hAnsiTheme="minorHAnsi" w:hint="eastAsia"/>
                <w:lang w:eastAsia="en-GB"/>
              </w:rPr>
            </w:pPr>
            <w:r>
              <w:rPr>
                <w:rFonts w:asciiTheme="minorHAnsi" w:hAnsiTheme="minorHAnsi"/>
                <w:szCs w:val="20"/>
              </w:rPr>
              <w:t>AIS</w:t>
            </w:r>
          </w:p>
        </w:tc>
        <w:tc>
          <w:tcPr>
            <w:tcW w:w="7229" w:type="dxa"/>
            <w:vAlign w:val="center"/>
          </w:tcPr>
          <w:p w14:paraId="521C206E" w14:textId="77777777" w:rsidR="00BD5E77" w:rsidRPr="00F94A76" w:rsidRDefault="00BD5E77" w:rsidP="00BD5E77">
            <w:pPr>
              <w:rPr>
                <w:rFonts w:asciiTheme="minorHAnsi" w:hAnsiTheme="minorHAnsi" w:hint="eastAsia"/>
                <w:lang w:eastAsia="en-GB"/>
              </w:rPr>
            </w:pPr>
            <w:r>
              <w:rPr>
                <w:rFonts w:asciiTheme="minorHAnsi" w:hAnsiTheme="minorHAnsi"/>
                <w:szCs w:val="20"/>
              </w:rPr>
              <w:t>Azure Integration Services, comprising API Management, Logic Apps, Service Bus, Event Grid, Event Hubs and Functions.</w:t>
            </w:r>
          </w:p>
        </w:tc>
      </w:tr>
      <w:tr w:rsidR="00BD5E77" w:rsidRPr="009527A4" w14:paraId="5C32AF0E" w14:textId="77777777">
        <w:tc>
          <w:tcPr>
            <w:tcW w:w="2122" w:type="dxa"/>
            <w:vAlign w:val="center"/>
          </w:tcPr>
          <w:p w14:paraId="6B0F8C2D" w14:textId="77777777" w:rsidR="00BD5E77" w:rsidRPr="00E8285A" w:rsidRDefault="00BD5E77" w:rsidP="00BD5E77">
            <w:pPr>
              <w:rPr>
                <w:rFonts w:asciiTheme="minorHAnsi" w:hAnsiTheme="minorHAnsi" w:hint="eastAsia"/>
                <w:szCs w:val="20"/>
              </w:rPr>
            </w:pPr>
            <w:r>
              <w:rPr>
                <w:rFonts w:asciiTheme="minorHAnsi" w:hAnsiTheme="minorHAnsi"/>
                <w:szCs w:val="20"/>
              </w:rPr>
              <w:t>SOA</w:t>
            </w:r>
          </w:p>
        </w:tc>
        <w:tc>
          <w:tcPr>
            <w:tcW w:w="7229" w:type="dxa"/>
            <w:vAlign w:val="center"/>
          </w:tcPr>
          <w:p w14:paraId="4E8194B4" w14:textId="77777777" w:rsidR="00BD5E77" w:rsidRPr="00E8285A" w:rsidRDefault="00BD5E77" w:rsidP="00BD5E77">
            <w:pPr>
              <w:rPr>
                <w:rFonts w:asciiTheme="minorHAnsi" w:hAnsiTheme="minorHAnsi" w:hint="eastAsia"/>
                <w:szCs w:val="20"/>
              </w:rPr>
            </w:pPr>
            <w:r>
              <w:rPr>
                <w:rFonts w:asciiTheme="minorHAnsi" w:hAnsiTheme="minorHAnsi"/>
                <w:szCs w:val="20"/>
              </w:rPr>
              <w:t>Service-oriented architecture, coarse-grained services aligned to business capabilities.</w:t>
            </w:r>
          </w:p>
        </w:tc>
      </w:tr>
      <w:tr w:rsidR="00BD5E77" w:rsidRPr="009527A4" w14:paraId="2BBCE83C" w14:textId="77777777">
        <w:tc>
          <w:tcPr>
            <w:tcW w:w="2122" w:type="dxa"/>
            <w:vAlign w:val="center"/>
          </w:tcPr>
          <w:p w14:paraId="1F729AFB" w14:textId="77777777" w:rsidR="00BD5E77" w:rsidRPr="00E8285A" w:rsidRDefault="00BD5E77" w:rsidP="00BD5E77">
            <w:pPr>
              <w:rPr>
                <w:rFonts w:asciiTheme="minorHAnsi" w:hAnsiTheme="minorHAnsi" w:hint="eastAsia"/>
                <w:szCs w:val="20"/>
              </w:rPr>
            </w:pPr>
            <w:r>
              <w:rPr>
                <w:rFonts w:asciiTheme="minorHAnsi" w:hAnsiTheme="minorHAnsi"/>
                <w:szCs w:val="20"/>
              </w:rPr>
              <w:t>APIM</w:t>
            </w:r>
          </w:p>
        </w:tc>
        <w:tc>
          <w:tcPr>
            <w:tcW w:w="7229" w:type="dxa"/>
            <w:vAlign w:val="center"/>
          </w:tcPr>
          <w:p w14:paraId="0AB0626F" w14:textId="77777777" w:rsidR="00BD5E77" w:rsidRPr="00E8285A" w:rsidRDefault="00BD5E77" w:rsidP="00BD5E77">
            <w:pPr>
              <w:rPr>
                <w:rFonts w:asciiTheme="minorHAnsi" w:hAnsiTheme="minorHAnsi" w:hint="eastAsia"/>
                <w:szCs w:val="20"/>
              </w:rPr>
            </w:pPr>
            <w:r>
              <w:rPr>
                <w:rFonts w:asciiTheme="minorHAnsi" w:hAnsiTheme="minorHAnsi"/>
                <w:szCs w:val="20"/>
              </w:rPr>
              <w:t>Azure API Management.</w:t>
            </w:r>
          </w:p>
        </w:tc>
      </w:tr>
      <w:tr w:rsidR="00BD5E77" w:rsidRPr="009527A4" w14:paraId="41116E20" w14:textId="77777777">
        <w:tc>
          <w:tcPr>
            <w:tcW w:w="2122" w:type="dxa"/>
            <w:vAlign w:val="center"/>
          </w:tcPr>
          <w:p w14:paraId="09260A36" w14:textId="77777777" w:rsidR="00BD5E77" w:rsidRPr="00E8285A" w:rsidRDefault="00BD5E77" w:rsidP="00BD5E77">
            <w:pPr>
              <w:rPr>
                <w:rFonts w:asciiTheme="minorHAnsi" w:hAnsiTheme="minorHAnsi" w:hint="eastAsia"/>
                <w:szCs w:val="20"/>
              </w:rPr>
            </w:pPr>
            <w:r>
              <w:rPr>
                <w:rFonts w:asciiTheme="minorHAnsi" w:hAnsiTheme="minorHAnsi"/>
                <w:szCs w:val="20"/>
              </w:rPr>
              <w:t>Managed identity</w:t>
            </w:r>
          </w:p>
        </w:tc>
        <w:tc>
          <w:tcPr>
            <w:tcW w:w="7229" w:type="dxa"/>
            <w:vAlign w:val="center"/>
          </w:tcPr>
          <w:p w14:paraId="136266E0" w14:textId="77777777" w:rsidR="00BD5E77" w:rsidRPr="00E8285A" w:rsidRDefault="00BD5E77" w:rsidP="00BD5E77">
            <w:pPr>
              <w:rPr>
                <w:rFonts w:asciiTheme="minorHAnsi" w:hAnsiTheme="minorHAnsi" w:hint="eastAsia"/>
                <w:szCs w:val="20"/>
              </w:rPr>
            </w:pPr>
            <w:r>
              <w:rPr>
                <w:rFonts w:asciiTheme="minorHAnsi" w:hAnsiTheme="minorHAnsi"/>
                <w:szCs w:val="20"/>
              </w:rPr>
              <w:t>An Entra identity for an Azure resource that authenticates without stored secrets.</w:t>
            </w:r>
          </w:p>
        </w:tc>
      </w:tr>
      <w:tr w:rsidR="00BD5E77" w:rsidRPr="009527A4" w14:paraId="566E33AA" w14:textId="77777777">
        <w:tc>
          <w:tcPr>
            <w:tcW w:w="2122" w:type="dxa"/>
            <w:vAlign w:val="center"/>
          </w:tcPr>
          <w:p w14:paraId="54BA97CB" w14:textId="77777777" w:rsidR="00BD5E77" w:rsidRPr="00E8285A" w:rsidRDefault="00BD5E77" w:rsidP="00BD5E77">
            <w:pPr>
              <w:rPr>
                <w:rFonts w:asciiTheme="minorHAnsi" w:hAnsiTheme="minorHAnsi" w:hint="eastAsia"/>
                <w:szCs w:val="20"/>
              </w:rPr>
            </w:pPr>
            <w:r>
              <w:rPr>
                <w:rFonts w:asciiTheme="minorHAnsi" w:hAnsiTheme="minorHAnsi"/>
                <w:szCs w:val="20"/>
              </w:rPr>
              <w:t>Claim-check</w:t>
            </w:r>
          </w:p>
        </w:tc>
        <w:tc>
          <w:tcPr>
            <w:tcW w:w="7229" w:type="dxa"/>
            <w:vAlign w:val="center"/>
          </w:tcPr>
          <w:p w14:paraId="155E1C3E" w14:textId="77777777" w:rsidR="00BD5E77" w:rsidRPr="00E8285A" w:rsidRDefault="00BD5E77" w:rsidP="00BD5E77">
            <w:pPr>
              <w:rPr>
                <w:rFonts w:asciiTheme="minorHAnsi" w:hAnsiTheme="minorHAnsi" w:hint="eastAsia"/>
                <w:szCs w:val="20"/>
              </w:rPr>
            </w:pPr>
            <w:r>
              <w:rPr>
                <w:rFonts w:asciiTheme="minorHAnsi" w:hAnsiTheme="minorHAnsi"/>
                <w:szCs w:val="20"/>
              </w:rPr>
              <w:t>A pattern that keeps a large payload in storage and passes a reference on the message.</w:t>
            </w:r>
          </w:p>
        </w:tc>
      </w:tr>
      <w:tr w:rsidR="00BD5E77" w:rsidRPr="009527A4" w14:paraId="5E9877C1" w14:textId="77777777">
        <w:tc>
          <w:tcPr>
            <w:tcW w:w="2122" w:type="dxa"/>
            <w:vAlign w:val="center"/>
          </w:tcPr>
          <w:p w14:paraId="5CC0E2FD" w14:textId="77777777" w:rsidR="00BD5E77" w:rsidRPr="00E8285A" w:rsidRDefault="00BD5E77" w:rsidP="00BD5E77">
            <w:pPr>
              <w:rPr>
                <w:rFonts w:asciiTheme="minorHAnsi" w:hAnsiTheme="minorHAnsi" w:hint="eastAsia"/>
                <w:szCs w:val="20"/>
              </w:rPr>
            </w:pPr>
            <w:r>
              <w:rPr>
                <w:rFonts w:asciiTheme="minorHAnsi" w:hAnsiTheme="minorHAnsi"/>
                <w:szCs w:val="20"/>
              </w:rPr>
              <w:t>Idempotency</w:t>
            </w:r>
          </w:p>
        </w:tc>
        <w:tc>
          <w:tcPr>
            <w:tcW w:w="7229" w:type="dxa"/>
            <w:vAlign w:val="center"/>
          </w:tcPr>
          <w:p w14:paraId="6ED0E2C4" w14:textId="77777777" w:rsidR="00BD5E77" w:rsidRPr="00E8285A" w:rsidRDefault="00BD5E77" w:rsidP="00BD5E77">
            <w:pPr>
              <w:rPr>
                <w:rFonts w:asciiTheme="minorHAnsi" w:hAnsiTheme="minorHAnsi" w:hint="eastAsia"/>
                <w:szCs w:val="20"/>
              </w:rPr>
            </w:pPr>
            <w:r>
              <w:rPr>
                <w:rFonts w:asciiTheme="minorHAnsi" w:hAnsiTheme="minorHAnsi"/>
                <w:szCs w:val="20"/>
              </w:rPr>
              <w:t>The property that applying the same message more than once has no additional effect.</w:t>
            </w:r>
          </w:p>
        </w:tc>
      </w:tr>
      <w:tr w:rsidR="00BD5E77" w:rsidRPr="009527A4" w14:paraId="6470600F" w14:textId="77777777">
        <w:tc>
          <w:tcPr>
            <w:tcW w:w="2122" w:type="dxa"/>
            <w:vAlign w:val="center"/>
          </w:tcPr>
          <w:p w14:paraId="1A371F60" w14:textId="77777777" w:rsidR="00BD5E77" w:rsidRPr="00E8285A" w:rsidRDefault="00BD5E77" w:rsidP="00BD5E77">
            <w:pPr>
              <w:rPr>
                <w:rFonts w:asciiTheme="minorHAnsi" w:hAnsiTheme="minorHAnsi" w:hint="eastAsia"/>
                <w:szCs w:val="20"/>
              </w:rPr>
            </w:pPr>
            <w:r>
              <w:rPr>
                <w:rFonts w:asciiTheme="minorHAnsi" w:hAnsiTheme="minorHAnsi"/>
                <w:szCs w:val="20"/>
              </w:rPr>
              <w:t>Bordereau</w:t>
            </w:r>
          </w:p>
        </w:tc>
        <w:tc>
          <w:tcPr>
            <w:tcW w:w="7229" w:type="dxa"/>
            <w:vAlign w:val="center"/>
          </w:tcPr>
          <w:p w14:paraId="4FBB6DCE" w14:textId="77777777" w:rsidR="00BD5E77" w:rsidRPr="00E8285A" w:rsidRDefault="00BD5E77" w:rsidP="00BD5E77">
            <w:pPr>
              <w:rPr>
                <w:rFonts w:asciiTheme="minorHAnsi" w:hAnsiTheme="minorHAnsi" w:hint="eastAsia"/>
                <w:szCs w:val="20"/>
              </w:rPr>
            </w:pPr>
            <w:r>
              <w:rPr>
                <w:rFonts w:asciiTheme="minorHAnsi" w:hAnsiTheme="minorHAnsi"/>
                <w:szCs w:val="20"/>
              </w:rPr>
              <w:t>A delegated-authority premium or claims report provided by a cover holder.</w:t>
            </w:r>
          </w:p>
        </w:tc>
      </w:tr>
      <w:tr w:rsidR="00BD5E77" w:rsidRPr="009527A4" w14:paraId="730122E8" w14:textId="77777777">
        <w:tc>
          <w:tcPr>
            <w:tcW w:w="2122" w:type="dxa"/>
            <w:vAlign w:val="center"/>
          </w:tcPr>
          <w:p w14:paraId="462212B0" w14:textId="77777777" w:rsidR="00BD5E77" w:rsidRPr="00E8285A" w:rsidRDefault="00BD5E77" w:rsidP="00BD5E77">
            <w:pPr>
              <w:rPr>
                <w:rFonts w:asciiTheme="minorHAnsi" w:hAnsiTheme="minorHAnsi" w:hint="eastAsia"/>
                <w:szCs w:val="20"/>
              </w:rPr>
            </w:pPr>
            <w:r>
              <w:rPr>
                <w:rFonts w:asciiTheme="minorHAnsi" w:hAnsiTheme="minorHAnsi"/>
                <w:szCs w:val="20"/>
              </w:rPr>
              <w:t>TDA</w:t>
            </w:r>
          </w:p>
        </w:tc>
        <w:tc>
          <w:tcPr>
            <w:tcW w:w="7229" w:type="dxa"/>
            <w:vAlign w:val="center"/>
          </w:tcPr>
          <w:p w14:paraId="2433D1B7" w14:textId="77777777" w:rsidR="00BD5E77" w:rsidRPr="00E8285A" w:rsidRDefault="00BD5E77" w:rsidP="00BD5E77">
            <w:pPr>
              <w:rPr>
                <w:rFonts w:asciiTheme="minorHAnsi" w:hAnsiTheme="minorHAnsi" w:hint="eastAsia"/>
                <w:szCs w:val="20"/>
              </w:rPr>
            </w:pPr>
            <w:r>
              <w:rPr>
                <w:rFonts w:asciiTheme="minorHAnsi" w:hAnsiTheme="minorHAnsi"/>
                <w:szCs w:val="20"/>
              </w:rPr>
              <w:t>Technical Design Authority.</w:t>
            </w:r>
          </w:p>
        </w:tc>
      </w:tr>
      <w:tr w:rsidR="00E8285A" w:rsidRPr="009527A4" w14:paraId="579B8FAA" w14:textId="77777777">
        <w:tc>
          <w:tcPr>
            <w:tcW w:w="2122" w:type="dxa"/>
            <w:vAlign w:val="center"/>
          </w:tcPr>
          <w:p w14:paraId="0DA51EC9" w14:textId="77777777" w:rsidR="00E8285A" w:rsidRPr="00E8285A" w:rsidRDefault="00E8285A" w:rsidP="00E8285A">
            <w:pPr>
              <w:rPr>
                <w:rFonts w:asciiTheme="minorHAnsi" w:hAnsiTheme="minorHAnsi" w:hint="eastAsia"/>
                <w:szCs w:val="20"/>
              </w:rPr>
            </w:pPr>
            <w:r>
              <w:rPr>
                <w:rFonts w:asciiTheme="minorHAnsi" w:hAnsiTheme="minorHAnsi"/>
                <w:szCs w:val="20"/>
              </w:rPr>
              <w:t>ADF</w:t>
            </w:r>
          </w:p>
        </w:tc>
        <w:tc>
          <w:tcPr>
            <w:tcW w:w="7229" w:type="dxa"/>
            <w:vAlign w:val="center"/>
          </w:tcPr>
          <w:p w14:paraId="129ACC48" w14:textId="77777777" w:rsidR="00E8285A" w:rsidRPr="00E8285A" w:rsidRDefault="00E8285A" w:rsidP="00E8285A">
            <w:pPr>
              <w:rPr>
                <w:rFonts w:asciiTheme="minorHAnsi" w:hAnsiTheme="minorHAnsi" w:hint="eastAsia"/>
                <w:szCs w:val="20"/>
              </w:rPr>
            </w:pPr>
            <w:r>
              <w:rPr>
                <w:rFonts w:asciiTheme="minorHAnsi" w:hAnsiTheme="minorHAnsi"/>
                <w:szCs w:val="20"/>
              </w:rPr>
              <w:t>Azure Data Factory.</w:t>
            </w:r>
          </w:p>
        </w:tc>
      </w:tr>
      <w:tr w:rsidR="00E8285A" w:rsidRPr="009527A4" w14:paraId="1E1E20CC" w14:textId="77777777">
        <w:tc>
          <w:tcPr>
            <w:tcW w:w="2122" w:type="dxa"/>
            <w:vAlign w:val="center"/>
          </w:tcPr>
          <w:p w14:paraId="05E35EBA" w14:textId="77777777" w:rsidR="00E8285A" w:rsidRPr="00E8285A" w:rsidRDefault="00E8285A" w:rsidP="00E8285A">
            <w:pPr>
              <w:rPr>
                <w:rFonts w:asciiTheme="minorHAnsi" w:hAnsiTheme="minorHAnsi" w:hint="eastAsia"/>
                <w:szCs w:val="20"/>
              </w:rPr>
            </w:pPr>
            <w:r>
              <w:rPr>
                <w:rFonts w:asciiTheme="minorHAnsi" w:hAnsiTheme="minorHAnsi"/>
                <w:szCs w:val="20"/>
              </w:rPr>
              <w:t>ADLS</w:t>
            </w:r>
          </w:p>
        </w:tc>
        <w:tc>
          <w:tcPr>
            <w:tcW w:w="7229" w:type="dxa"/>
            <w:vAlign w:val="center"/>
          </w:tcPr>
          <w:p w14:paraId="7EB5C39C" w14:textId="77777777" w:rsidR="00E8285A" w:rsidRPr="00E8285A" w:rsidRDefault="00E8285A" w:rsidP="00E8285A">
            <w:pPr>
              <w:rPr>
                <w:rFonts w:asciiTheme="minorHAnsi" w:hAnsiTheme="minorHAnsi" w:hint="eastAsia"/>
                <w:szCs w:val="20"/>
              </w:rPr>
            </w:pPr>
            <w:r>
              <w:rPr>
                <w:rFonts w:asciiTheme="minorHAnsi" w:hAnsiTheme="minorHAnsi"/>
                <w:szCs w:val="20"/>
              </w:rPr>
              <w:t>Azure Data Lake Storage.</w:t>
            </w:r>
          </w:p>
        </w:tc>
      </w:tr>
      <w:tr w:rsidR="00E8285A" w:rsidRPr="009527A4" w14:paraId="0C813E6B" w14:textId="77777777">
        <w:tc>
          <w:tcPr>
            <w:tcW w:w="2122" w:type="dxa"/>
            <w:vAlign w:val="center"/>
          </w:tcPr>
          <w:p w14:paraId="04DD05F5" w14:textId="77777777" w:rsidR="00E8285A" w:rsidRPr="00E8285A" w:rsidRDefault="00E8285A" w:rsidP="00E8285A">
            <w:pPr>
              <w:rPr>
                <w:rFonts w:asciiTheme="minorHAnsi" w:hAnsiTheme="minorHAnsi" w:hint="eastAsia"/>
                <w:szCs w:val="20"/>
              </w:rPr>
            </w:pPr>
            <w:r>
              <w:rPr>
                <w:rFonts w:asciiTheme="minorHAnsi" w:hAnsiTheme="minorHAnsi"/>
                <w:szCs w:val="20"/>
              </w:rPr>
              <w:t>HLSA</w:t>
            </w:r>
          </w:p>
        </w:tc>
        <w:tc>
          <w:tcPr>
            <w:tcW w:w="7229" w:type="dxa"/>
            <w:vAlign w:val="center"/>
          </w:tcPr>
          <w:p w14:paraId="2E3A454C" w14:textId="77777777" w:rsidR="00E8285A" w:rsidRPr="00E8285A" w:rsidRDefault="00E8285A" w:rsidP="00E8285A">
            <w:pPr>
              <w:rPr>
                <w:rFonts w:asciiTheme="minorHAnsi" w:hAnsiTheme="minorHAnsi" w:hint="eastAsia"/>
                <w:szCs w:val="20"/>
              </w:rPr>
            </w:pPr>
            <w:r>
              <w:rPr>
                <w:rFonts w:asciiTheme="minorHAnsi" w:hAnsiTheme="minorHAnsi"/>
                <w:szCs w:val="20"/>
              </w:rPr>
              <w:t>High Level Solution Architecture.</w:t>
            </w:r>
          </w:p>
        </w:tc>
      </w:tr>
      <w:tr w:rsidR="00E8285A" w:rsidRPr="009527A4" w14:paraId="64FB9074" w14:textId="77777777">
        <w:tc>
          <w:tcPr>
            <w:tcW w:w="2122" w:type="dxa"/>
            <w:vAlign w:val="center"/>
          </w:tcPr>
          <w:p w14:paraId="55443F20" w14:textId="77777777" w:rsidR="00E8285A" w:rsidRPr="00E8285A" w:rsidRDefault="00E8285A" w:rsidP="00E8285A">
            <w:pPr>
              <w:rPr>
                <w:rFonts w:asciiTheme="minorHAnsi" w:hAnsiTheme="minorHAnsi" w:hint="eastAsia"/>
                <w:szCs w:val="20"/>
              </w:rPr>
            </w:pPr>
            <w:r>
              <w:rPr>
                <w:rFonts w:asciiTheme="minorHAnsi" w:hAnsiTheme="minorHAnsi"/>
                <w:szCs w:val="20"/>
              </w:rPr>
              <w:t>SME</w:t>
            </w:r>
          </w:p>
        </w:tc>
        <w:tc>
          <w:tcPr>
            <w:tcW w:w="7229" w:type="dxa"/>
            <w:vAlign w:val="center"/>
          </w:tcPr>
          <w:p w14:paraId="36368791" w14:textId="77777777" w:rsidR="00E8285A" w:rsidRPr="00E8285A" w:rsidRDefault="00E8285A" w:rsidP="00E8285A">
            <w:pPr>
              <w:rPr>
                <w:rFonts w:asciiTheme="minorHAnsi" w:hAnsiTheme="minorHAnsi" w:hint="eastAsia"/>
                <w:szCs w:val="20"/>
              </w:rPr>
            </w:pPr>
            <w:r>
              <w:rPr>
                <w:rFonts w:asciiTheme="minorHAnsi" w:hAnsiTheme="minorHAnsi"/>
                <w:szCs w:val="20"/>
              </w:rPr>
              <w:t>Subject Matter Expert.</w:t>
            </w:r>
          </w:p>
        </w:tc>
      </w:tr>
      <w:tr w:rsidR="00E8285A" w:rsidRPr="009527A4" w14:paraId="7697806B" w14:textId="77777777">
        <w:tc>
          <w:tcPr>
            <w:tcW w:w="2122" w:type="dxa"/>
            <w:vAlign w:val="center"/>
          </w:tcPr>
          <w:p w14:paraId="21E1969F" w14:textId="77777777" w:rsidR="00E8285A" w:rsidRPr="00E8285A" w:rsidRDefault="00E8285A" w:rsidP="00E8285A">
            <w:pPr>
              <w:rPr>
                <w:rFonts w:asciiTheme="minorHAnsi" w:hAnsiTheme="minorHAnsi" w:hint="eastAsia"/>
                <w:szCs w:val="20"/>
              </w:rPr>
            </w:pPr>
            <w:r>
              <w:rPr>
                <w:rFonts w:asciiTheme="minorHAnsi" w:hAnsiTheme="minorHAnsi"/>
                <w:szCs w:val="20"/>
              </w:rPr>
              <w:t>RBAC</w:t>
            </w:r>
          </w:p>
        </w:tc>
        <w:tc>
          <w:tcPr>
            <w:tcW w:w="7229" w:type="dxa"/>
            <w:vAlign w:val="center"/>
          </w:tcPr>
          <w:p w14:paraId="665C1B7D" w14:textId="77777777" w:rsidR="00E8285A" w:rsidRPr="00E8285A" w:rsidRDefault="00E8285A" w:rsidP="00E8285A">
            <w:pPr>
              <w:rPr>
                <w:rFonts w:asciiTheme="minorHAnsi" w:hAnsiTheme="minorHAnsi" w:hint="eastAsia"/>
                <w:szCs w:val="20"/>
              </w:rPr>
            </w:pPr>
            <w:r>
              <w:rPr>
                <w:rFonts w:asciiTheme="minorHAnsi" w:hAnsiTheme="minorHAnsi"/>
                <w:szCs w:val="20"/>
              </w:rPr>
              <w:t>Role-Based Access Control.</w:t>
            </w:r>
          </w:p>
        </w:tc>
      </w:tr>
      <w:tr w:rsidR="00E8285A" w:rsidRPr="009527A4" w14:paraId="664FBCD4" w14:textId="77777777">
        <w:tc>
          <w:tcPr>
            <w:tcW w:w="2122" w:type="dxa"/>
            <w:vAlign w:val="center"/>
          </w:tcPr>
          <w:p w14:paraId="2D268C4C" w14:textId="77777777" w:rsidR="00E8285A" w:rsidRPr="00E8285A" w:rsidRDefault="00E8285A" w:rsidP="00E8285A">
            <w:pPr>
              <w:rPr>
                <w:rFonts w:asciiTheme="minorHAnsi" w:hAnsiTheme="minorHAnsi" w:hint="eastAsia"/>
                <w:szCs w:val="20"/>
              </w:rPr>
            </w:pPr>
            <w:r>
              <w:rPr>
                <w:rFonts w:asciiTheme="minorHAnsi" w:hAnsiTheme="minorHAnsi"/>
                <w:szCs w:val="20"/>
              </w:rPr>
              <w:t>NSG</w:t>
            </w:r>
          </w:p>
        </w:tc>
        <w:tc>
          <w:tcPr>
            <w:tcW w:w="7229" w:type="dxa"/>
            <w:vAlign w:val="center"/>
          </w:tcPr>
          <w:p w14:paraId="3AE10A2A" w14:textId="77777777" w:rsidR="00E8285A" w:rsidRPr="00E8285A" w:rsidRDefault="00E8285A" w:rsidP="00E8285A">
            <w:pPr>
              <w:rPr>
                <w:rFonts w:asciiTheme="minorHAnsi" w:hAnsiTheme="minorHAnsi" w:hint="eastAsia"/>
                <w:szCs w:val="20"/>
              </w:rPr>
            </w:pPr>
            <w:r>
              <w:rPr>
                <w:rFonts w:asciiTheme="minorHAnsi" w:hAnsiTheme="minorHAnsi"/>
                <w:szCs w:val="20"/>
              </w:rPr>
              <w:t>Network Security Group.</w:t>
            </w:r>
          </w:p>
        </w:tc>
      </w:tr>
      <w:tr w:rsidR="00E8285A" w:rsidRPr="009527A4" w14:paraId="2B0BBB50" w14:textId="77777777">
        <w:tc>
          <w:tcPr>
            <w:tcW w:w="2122" w:type="dxa"/>
            <w:vAlign w:val="center"/>
          </w:tcPr>
          <w:p w14:paraId="1C0C0D79" w14:textId="77777777" w:rsidR="00E8285A" w:rsidRPr="00E8285A" w:rsidRDefault="00E8285A" w:rsidP="00E8285A">
            <w:pPr>
              <w:rPr>
                <w:rFonts w:asciiTheme="minorHAnsi" w:hAnsiTheme="minorHAnsi" w:hint="eastAsia"/>
                <w:szCs w:val="20"/>
              </w:rPr>
            </w:pPr>
            <w:r>
              <w:rPr>
                <w:rFonts w:asciiTheme="minorHAnsi" w:hAnsiTheme="minorHAnsi"/>
                <w:szCs w:val="20"/>
              </w:rPr>
              <w:t>OAuth</w:t>
            </w:r>
          </w:p>
        </w:tc>
        <w:tc>
          <w:tcPr>
            <w:tcW w:w="7229" w:type="dxa"/>
            <w:vAlign w:val="center"/>
          </w:tcPr>
          <w:p w14:paraId="156DA97C" w14:textId="77777777" w:rsidR="00E8285A" w:rsidRPr="00E8285A" w:rsidRDefault="00E8285A" w:rsidP="00E8285A">
            <w:pPr>
              <w:rPr>
                <w:rFonts w:asciiTheme="minorHAnsi" w:hAnsiTheme="minorHAnsi" w:hint="eastAsia"/>
                <w:szCs w:val="20"/>
              </w:rPr>
            </w:pPr>
            <w:r>
              <w:rPr>
                <w:rFonts w:asciiTheme="minorHAnsi" w:hAnsiTheme="minorHAnsi"/>
                <w:szCs w:val="20"/>
              </w:rPr>
              <w:t>Open Authorization framework used for delegated access to protected resources.</w:t>
            </w:r>
          </w:p>
        </w:tc>
      </w:tr>
      <w:tr w:rsidR="00E8285A" w:rsidRPr="009527A4" w14:paraId="7943F499" w14:textId="77777777">
        <w:tc>
          <w:tcPr>
            <w:tcW w:w="2122" w:type="dxa"/>
            <w:vAlign w:val="center"/>
          </w:tcPr>
          <w:p w14:paraId="7C1DA78D" w14:textId="77777777" w:rsidR="00E8285A" w:rsidRPr="00E8285A" w:rsidRDefault="00E8285A" w:rsidP="00E8285A">
            <w:pPr>
              <w:rPr>
                <w:rFonts w:asciiTheme="minorHAnsi" w:hAnsiTheme="minorHAnsi" w:hint="eastAsia"/>
                <w:szCs w:val="20"/>
              </w:rPr>
            </w:pPr>
            <w:r>
              <w:rPr>
                <w:rFonts w:asciiTheme="minorHAnsi" w:hAnsiTheme="minorHAnsi"/>
                <w:szCs w:val="20"/>
              </w:rPr>
              <w:t>OIDC</w:t>
            </w:r>
          </w:p>
        </w:tc>
        <w:tc>
          <w:tcPr>
            <w:tcW w:w="7229" w:type="dxa"/>
            <w:vAlign w:val="center"/>
          </w:tcPr>
          <w:p w14:paraId="18B1D4F8" w14:textId="77777777" w:rsidR="00E8285A" w:rsidRPr="00E8285A" w:rsidRDefault="00E8285A" w:rsidP="00E8285A">
            <w:pPr>
              <w:rPr>
                <w:rFonts w:asciiTheme="minorHAnsi" w:hAnsiTheme="minorHAnsi" w:hint="eastAsia"/>
                <w:szCs w:val="20"/>
              </w:rPr>
            </w:pPr>
            <w:r>
              <w:rPr>
                <w:rFonts w:asciiTheme="minorHAnsi" w:hAnsiTheme="minorHAnsi"/>
                <w:szCs w:val="20"/>
              </w:rPr>
              <w:t>OpenID Connect; an authentication protocol built on OAuth 2.0.</w:t>
            </w:r>
          </w:p>
        </w:tc>
      </w:tr>
      <w:tr w:rsidR="00E8285A" w:rsidRPr="009527A4" w14:paraId="45C846F4" w14:textId="77777777">
        <w:tc>
          <w:tcPr>
            <w:tcW w:w="2122" w:type="dxa"/>
            <w:vAlign w:val="center"/>
          </w:tcPr>
          <w:p w14:paraId="3F0B8EDD" w14:textId="77777777" w:rsidR="00E8285A" w:rsidRPr="00E8285A" w:rsidRDefault="00E8285A" w:rsidP="00E8285A">
            <w:pPr>
              <w:rPr>
                <w:rFonts w:asciiTheme="minorHAnsi" w:hAnsiTheme="minorHAnsi" w:hint="eastAsia"/>
                <w:szCs w:val="20"/>
              </w:rPr>
            </w:pPr>
            <w:proofErr w:type="spellStart"/>
            <w:r>
              <w:rPr>
                <w:rFonts w:asciiTheme="minorHAnsi" w:hAnsiTheme="minorHAnsi"/>
                <w:szCs w:val="20"/>
              </w:rPr>
              <w:t>mTLS</w:t>
            </w:r>
            <w:proofErr w:type="spellEnd"/>
          </w:p>
        </w:tc>
        <w:tc>
          <w:tcPr>
            <w:tcW w:w="7229" w:type="dxa"/>
            <w:vAlign w:val="center"/>
          </w:tcPr>
          <w:p w14:paraId="397482BC" w14:textId="77777777" w:rsidR="00E8285A" w:rsidRPr="00E8285A" w:rsidRDefault="00E8285A" w:rsidP="00E8285A">
            <w:pPr>
              <w:rPr>
                <w:rFonts w:asciiTheme="minorHAnsi" w:hAnsiTheme="minorHAnsi" w:hint="eastAsia"/>
                <w:szCs w:val="20"/>
              </w:rPr>
            </w:pPr>
            <w:r>
              <w:rPr>
                <w:rFonts w:asciiTheme="minorHAnsi" w:hAnsiTheme="minorHAnsi"/>
                <w:szCs w:val="20"/>
              </w:rPr>
              <w:t>Mutual Transport Layer Security, where both client and server authenticate each other.</w:t>
            </w:r>
          </w:p>
        </w:tc>
      </w:tr>
      <w:tr w:rsidR="00E8285A" w:rsidRPr="009527A4" w14:paraId="522B56BC" w14:textId="77777777">
        <w:tc>
          <w:tcPr>
            <w:tcW w:w="2122" w:type="dxa"/>
            <w:vAlign w:val="center"/>
          </w:tcPr>
          <w:p w14:paraId="2F56E49F" w14:textId="77777777" w:rsidR="00E8285A" w:rsidRPr="00E8285A" w:rsidRDefault="00E8285A" w:rsidP="00E8285A">
            <w:pPr>
              <w:rPr>
                <w:rFonts w:asciiTheme="minorHAnsi" w:hAnsiTheme="minorHAnsi" w:hint="eastAsia"/>
                <w:szCs w:val="20"/>
              </w:rPr>
            </w:pPr>
            <w:r>
              <w:rPr>
                <w:rFonts w:asciiTheme="minorHAnsi" w:hAnsiTheme="minorHAnsi"/>
                <w:szCs w:val="20"/>
              </w:rPr>
              <w:t>TLS</w:t>
            </w:r>
          </w:p>
        </w:tc>
        <w:tc>
          <w:tcPr>
            <w:tcW w:w="7229" w:type="dxa"/>
            <w:vAlign w:val="center"/>
          </w:tcPr>
          <w:p w14:paraId="338D6368" w14:textId="77777777" w:rsidR="00E8285A" w:rsidRPr="00E8285A" w:rsidRDefault="00E8285A" w:rsidP="00E8285A">
            <w:pPr>
              <w:rPr>
                <w:rFonts w:asciiTheme="minorHAnsi" w:hAnsiTheme="minorHAnsi" w:hint="eastAsia"/>
                <w:szCs w:val="20"/>
              </w:rPr>
            </w:pPr>
            <w:r>
              <w:rPr>
                <w:rFonts w:asciiTheme="minorHAnsi" w:hAnsiTheme="minorHAnsi"/>
                <w:szCs w:val="20"/>
              </w:rPr>
              <w:t>Transport Layer Security, the standard protocol for encrypting network communications.</w:t>
            </w:r>
          </w:p>
        </w:tc>
      </w:tr>
      <w:tr w:rsidR="00E8285A" w:rsidRPr="009527A4" w14:paraId="270D09B9" w14:textId="77777777">
        <w:tc>
          <w:tcPr>
            <w:tcW w:w="2122" w:type="dxa"/>
            <w:vAlign w:val="center"/>
          </w:tcPr>
          <w:p w14:paraId="63AB4ED9" w14:textId="77777777" w:rsidR="00E8285A" w:rsidRPr="00E8285A" w:rsidRDefault="00E8285A" w:rsidP="00E8285A">
            <w:pPr>
              <w:rPr>
                <w:rFonts w:asciiTheme="minorHAnsi" w:hAnsiTheme="minorHAnsi" w:hint="eastAsia"/>
                <w:szCs w:val="20"/>
              </w:rPr>
            </w:pPr>
            <w:r>
              <w:rPr>
                <w:rFonts w:asciiTheme="minorHAnsi" w:hAnsiTheme="minorHAnsi"/>
                <w:szCs w:val="20"/>
              </w:rPr>
              <w:t>CDC</w:t>
            </w:r>
          </w:p>
        </w:tc>
        <w:tc>
          <w:tcPr>
            <w:tcW w:w="7229" w:type="dxa"/>
            <w:vAlign w:val="center"/>
          </w:tcPr>
          <w:p w14:paraId="3DFCD1E5" w14:textId="77777777" w:rsidR="00E8285A" w:rsidRPr="00E8285A" w:rsidRDefault="00E8285A" w:rsidP="00E8285A">
            <w:pPr>
              <w:rPr>
                <w:rFonts w:asciiTheme="minorHAnsi" w:hAnsiTheme="minorHAnsi" w:hint="eastAsia"/>
                <w:szCs w:val="20"/>
              </w:rPr>
            </w:pPr>
            <w:r>
              <w:rPr>
                <w:rFonts w:asciiTheme="minorHAnsi" w:hAnsiTheme="minorHAnsi"/>
                <w:szCs w:val="20"/>
              </w:rPr>
              <w:t>Change Data Capture, a technique for identifying and processing data changes incrementally.</w:t>
            </w:r>
          </w:p>
        </w:tc>
      </w:tr>
      <w:tr w:rsidR="00E8285A" w:rsidRPr="009527A4" w14:paraId="0CDD1D08" w14:textId="77777777">
        <w:tc>
          <w:tcPr>
            <w:tcW w:w="2122" w:type="dxa"/>
            <w:vAlign w:val="center"/>
          </w:tcPr>
          <w:p w14:paraId="3A3AB548" w14:textId="77777777" w:rsidR="00E8285A" w:rsidRPr="00E8285A" w:rsidRDefault="00E8285A" w:rsidP="00E8285A">
            <w:pPr>
              <w:rPr>
                <w:rFonts w:asciiTheme="minorHAnsi" w:hAnsiTheme="minorHAnsi" w:hint="eastAsia"/>
                <w:szCs w:val="20"/>
              </w:rPr>
            </w:pPr>
            <w:r>
              <w:rPr>
                <w:rFonts w:asciiTheme="minorHAnsi" w:hAnsiTheme="minorHAnsi"/>
                <w:szCs w:val="20"/>
              </w:rPr>
              <w:t>DLQ</w:t>
            </w:r>
          </w:p>
        </w:tc>
        <w:tc>
          <w:tcPr>
            <w:tcW w:w="7229" w:type="dxa"/>
            <w:vAlign w:val="center"/>
          </w:tcPr>
          <w:p w14:paraId="79495209" w14:textId="77777777" w:rsidR="00E8285A" w:rsidRPr="00E8285A" w:rsidRDefault="00E8285A" w:rsidP="00E8285A">
            <w:pPr>
              <w:rPr>
                <w:rFonts w:asciiTheme="minorHAnsi" w:hAnsiTheme="minorHAnsi" w:hint="eastAsia"/>
                <w:szCs w:val="20"/>
              </w:rPr>
            </w:pPr>
            <w:r>
              <w:rPr>
                <w:rFonts w:asciiTheme="minorHAnsi" w:hAnsiTheme="minorHAnsi"/>
                <w:szCs w:val="20"/>
              </w:rPr>
              <w:t>Dead Letter Queue, a queue used to hold messages that cannot be processed successfully.</w:t>
            </w:r>
          </w:p>
        </w:tc>
      </w:tr>
      <w:tr w:rsidR="00E8285A" w:rsidRPr="009527A4" w14:paraId="1593ED6B" w14:textId="77777777">
        <w:tc>
          <w:tcPr>
            <w:tcW w:w="2122" w:type="dxa"/>
            <w:vAlign w:val="center"/>
          </w:tcPr>
          <w:p w14:paraId="19AF75D4" w14:textId="77777777" w:rsidR="00E8285A" w:rsidRPr="00E8285A" w:rsidRDefault="00E8285A" w:rsidP="00E8285A">
            <w:pPr>
              <w:rPr>
                <w:rFonts w:asciiTheme="minorHAnsi" w:hAnsiTheme="minorHAnsi" w:hint="eastAsia"/>
                <w:szCs w:val="20"/>
              </w:rPr>
            </w:pPr>
            <w:r>
              <w:rPr>
                <w:rFonts w:asciiTheme="minorHAnsi" w:hAnsiTheme="minorHAnsi"/>
                <w:szCs w:val="20"/>
              </w:rPr>
              <w:t>ELT</w:t>
            </w:r>
          </w:p>
        </w:tc>
        <w:tc>
          <w:tcPr>
            <w:tcW w:w="7229" w:type="dxa"/>
            <w:vAlign w:val="center"/>
          </w:tcPr>
          <w:p w14:paraId="7B480926" w14:textId="77777777" w:rsidR="00E8285A" w:rsidRPr="00E8285A" w:rsidRDefault="00E8285A" w:rsidP="00E8285A">
            <w:pPr>
              <w:rPr>
                <w:rFonts w:asciiTheme="minorHAnsi" w:hAnsiTheme="minorHAnsi" w:hint="eastAsia"/>
                <w:szCs w:val="20"/>
              </w:rPr>
            </w:pPr>
            <w:r>
              <w:rPr>
                <w:rFonts w:asciiTheme="minorHAnsi" w:hAnsiTheme="minorHAnsi"/>
                <w:szCs w:val="20"/>
              </w:rPr>
              <w:t>Extract, Load, Transform.</w:t>
            </w:r>
          </w:p>
        </w:tc>
      </w:tr>
      <w:tr w:rsidR="00E8285A" w:rsidRPr="009527A4" w14:paraId="51CEEE93" w14:textId="77777777">
        <w:tc>
          <w:tcPr>
            <w:tcW w:w="2122" w:type="dxa"/>
            <w:vAlign w:val="center"/>
          </w:tcPr>
          <w:p w14:paraId="6707EA06" w14:textId="77777777" w:rsidR="00E8285A" w:rsidRPr="00E8285A" w:rsidRDefault="00E8285A" w:rsidP="00E8285A">
            <w:pPr>
              <w:rPr>
                <w:rFonts w:asciiTheme="minorHAnsi" w:hAnsiTheme="minorHAnsi" w:hint="eastAsia"/>
                <w:szCs w:val="20"/>
              </w:rPr>
            </w:pPr>
            <w:r>
              <w:rPr>
                <w:rFonts w:asciiTheme="minorHAnsi" w:hAnsiTheme="minorHAnsi"/>
                <w:szCs w:val="20"/>
              </w:rPr>
              <w:t>ETL</w:t>
            </w:r>
          </w:p>
        </w:tc>
        <w:tc>
          <w:tcPr>
            <w:tcW w:w="7229" w:type="dxa"/>
            <w:vAlign w:val="center"/>
          </w:tcPr>
          <w:p w14:paraId="35A9E550" w14:textId="77777777" w:rsidR="00E8285A" w:rsidRPr="00E8285A" w:rsidRDefault="00E8285A" w:rsidP="00E8285A">
            <w:pPr>
              <w:rPr>
                <w:rFonts w:asciiTheme="minorHAnsi" w:hAnsiTheme="minorHAnsi" w:hint="eastAsia"/>
                <w:szCs w:val="20"/>
              </w:rPr>
            </w:pPr>
            <w:r>
              <w:rPr>
                <w:rFonts w:asciiTheme="minorHAnsi" w:hAnsiTheme="minorHAnsi"/>
                <w:szCs w:val="20"/>
              </w:rPr>
              <w:t>Extract, Transform, Load.</w:t>
            </w:r>
          </w:p>
        </w:tc>
      </w:tr>
      <w:tr w:rsidR="00E8285A" w:rsidRPr="009527A4" w14:paraId="2A07F694" w14:textId="77777777">
        <w:tc>
          <w:tcPr>
            <w:tcW w:w="2122" w:type="dxa"/>
            <w:vAlign w:val="center"/>
          </w:tcPr>
          <w:p w14:paraId="0AA3664E" w14:textId="77777777" w:rsidR="00E8285A" w:rsidRPr="00E8285A" w:rsidRDefault="00E8285A" w:rsidP="00E8285A">
            <w:pPr>
              <w:rPr>
                <w:rFonts w:asciiTheme="minorHAnsi" w:hAnsiTheme="minorHAnsi" w:hint="eastAsia"/>
                <w:szCs w:val="20"/>
              </w:rPr>
            </w:pPr>
            <w:r>
              <w:rPr>
                <w:rFonts w:asciiTheme="minorHAnsi" w:hAnsiTheme="minorHAnsi"/>
                <w:szCs w:val="20"/>
              </w:rPr>
              <w:t>SDK</w:t>
            </w:r>
          </w:p>
        </w:tc>
        <w:tc>
          <w:tcPr>
            <w:tcW w:w="7229" w:type="dxa"/>
            <w:vAlign w:val="center"/>
          </w:tcPr>
          <w:p w14:paraId="39987D34" w14:textId="77777777" w:rsidR="00E8285A" w:rsidRPr="00E8285A" w:rsidRDefault="00E8285A" w:rsidP="00E8285A">
            <w:pPr>
              <w:rPr>
                <w:rFonts w:asciiTheme="minorHAnsi" w:hAnsiTheme="minorHAnsi" w:hint="eastAsia"/>
                <w:szCs w:val="20"/>
              </w:rPr>
            </w:pPr>
            <w:r>
              <w:rPr>
                <w:rFonts w:asciiTheme="minorHAnsi" w:hAnsiTheme="minorHAnsi"/>
                <w:szCs w:val="20"/>
              </w:rPr>
              <w:t>Software Development Kit.</w:t>
            </w:r>
          </w:p>
        </w:tc>
      </w:tr>
      <w:tr w:rsidR="00E8285A" w:rsidRPr="009527A4" w14:paraId="0D13C99A" w14:textId="77777777">
        <w:tc>
          <w:tcPr>
            <w:tcW w:w="2122" w:type="dxa"/>
            <w:vAlign w:val="center"/>
          </w:tcPr>
          <w:p w14:paraId="0E8B5892" w14:textId="77777777" w:rsidR="00E8285A" w:rsidRPr="00E8285A" w:rsidRDefault="00E8285A" w:rsidP="00E8285A">
            <w:pPr>
              <w:rPr>
                <w:rFonts w:asciiTheme="minorHAnsi" w:hAnsiTheme="minorHAnsi" w:hint="eastAsia"/>
                <w:szCs w:val="20"/>
              </w:rPr>
            </w:pPr>
            <w:proofErr w:type="spellStart"/>
            <w:r>
              <w:rPr>
                <w:rFonts w:asciiTheme="minorHAnsi" w:hAnsiTheme="minorHAnsi"/>
                <w:szCs w:val="20"/>
              </w:rPr>
              <w:t>Snowpipe</w:t>
            </w:r>
            <w:proofErr w:type="spellEnd"/>
          </w:p>
        </w:tc>
        <w:tc>
          <w:tcPr>
            <w:tcW w:w="7229" w:type="dxa"/>
            <w:vAlign w:val="center"/>
          </w:tcPr>
          <w:p w14:paraId="12D1937C" w14:textId="77777777" w:rsidR="00E8285A" w:rsidRPr="00E8285A" w:rsidRDefault="00E8285A" w:rsidP="00E8285A">
            <w:pPr>
              <w:rPr>
                <w:rFonts w:asciiTheme="minorHAnsi" w:hAnsiTheme="minorHAnsi" w:hint="eastAsia"/>
                <w:szCs w:val="20"/>
              </w:rPr>
            </w:pPr>
            <w:r>
              <w:rPr>
                <w:rFonts w:asciiTheme="minorHAnsi" w:hAnsiTheme="minorHAnsi"/>
                <w:szCs w:val="20"/>
              </w:rPr>
              <w:t>Snowflake's continuous data ingestion service.</w:t>
            </w:r>
          </w:p>
        </w:tc>
      </w:tr>
      <w:tr w:rsidR="00E8285A" w:rsidRPr="009527A4" w14:paraId="67DF5FC7" w14:textId="77777777">
        <w:tc>
          <w:tcPr>
            <w:tcW w:w="2122" w:type="dxa"/>
            <w:vAlign w:val="center"/>
          </w:tcPr>
          <w:p w14:paraId="4B29CC59" w14:textId="77777777" w:rsidR="00E8285A" w:rsidRPr="00E8285A" w:rsidRDefault="00E8285A" w:rsidP="00E8285A">
            <w:pPr>
              <w:rPr>
                <w:rFonts w:asciiTheme="minorHAnsi" w:hAnsiTheme="minorHAnsi" w:hint="eastAsia"/>
                <w:szCs w:val="20"/>
              </w:rPr>
            </w:pPr>
            <w:r>
              <w:rPr>
                <w:rFonts w:asciiTheme="minorHAnsi" w:hAnsiTheme="minorHAnsi"/>
                <w:szCs w:val="20"/>
              </w:rPr>
              <w:t>Correlation ID</w:t>
            </w:r>
          </w:p>
        </w:tc>
        <w:tc>
          <w:tcPr>
            <w:tcW w:w="7229" w:type="dxa"/>
            <w:vAlign w:val="center"/>
          </w:tcPr>
          <w:p w14:paraId="1D913D0A" w14:textId="77777777" w:rsidR="00E8285A" w:rsidRPr="00E8285A" w:rsidRDefault="00E8285A" w:rsidP="00E8285A">
            <w:pPr>
              <w:rPr>
                <w:rFonts w:asciiTheme="minorHAnsi" w:hAnsiTheme="minorHAnsi" w:hint="eastAsia"/>
                <w:szCs w:val="20"/>
              </w:rPr>
            </w:pPr>
            <w:r>
              <w:rPr>
                <w:rFonts w:asciiTheme="minorHAnsi" w:hAnsiTheme="minorHAnsi"/>
                <w:szCs w:val="20"/>
              </w:rPr>
              <w:t>A unique identifier used to trace a transaction or message across multiple systems and services.</w:t>
            </w:r>
          </w:p>
        </w:tc>
      </w:tr>
      <w:tr w:rsidR="00E8285A" w:rsidRPr="009527A4" w14:paraId="3A2F423C" w14:textId="77777777">
        <w:tc>
          <w:tcPr>
            <w:tcW w:w="2122" w:type="dxa"/>
            <w:vAlign w:val="center"/>
          </w:tcPr>
          <w:p w14:paraId="7F6A4981" w14:textId="77777777" w:rsidR="00E8285A" w:rsidRPr="00E8285A" w:rsidRDefault="00E8285A" w:rsidP="00E8285A">
            <w:pPr>
              <w:rPr>
                <w:rFonts w:asciiTheme="minorHAnsi" w:hAnsiTheme="minorHAnsi" w:hint="eastAsia"/>
                <w:szCs w:val="20"/>
              </w:rPr>
            </w:pPr>
            <w:r>
              <w:rPr>
                <w:rFonts w:asciiTheme="minorHAnsi" w:hAnsiTheme="minorHAnsi"/>
                <w:szCs w:val="20"/>
              </w:rPr>
              <w:t>ACORD</w:t>
            </w:r>
          </w:p>
        </w:tc>
        <w:tc>
          <w:tcPr>
            <w:tcW w:w="7229" w:type="dxa"/>
            <w:vAlign w:val="center"/>
          </w:tcPr>
          <w:p w14:paraId="2B92CF81" w14:textId="77777777" w:rsidR="00E8285A" w:rsidRPr="00E8285A" w:rsidRDefault="00E8285A" w:rsidP="00E8285A">
            <w:pPr>
              <w:rPr>
                <w:rFonts w:asciiTheme="minorHAnsi" w:hAnsiTheme="minorHAnsi" w:hint="eastAsia"/>
                <w:szCs w:val="20"/>
              </w:rPr>
            </w:pPr>
            <w:r>
              <w:rPr>
                <w:rFonts w:asciiTheme="minorHAnsi" w:hAnsiTheme="minorHAnsi"/>
                <w:szCs w:val="20"/>
              </w:rPr>
              <w:t>Insurance industry standards organisation providing standardised data models and message formats.</w:t>
            </w:r>
          </w:p>
        </w:tc>
      </w:tr>
      <w:tr w:rsidR="00E8285A" w:rsidRPr="009527A4" w14:paraId="0B972EF5" w14:textId="77777777">
        <w:tc>
          <w:tcPr>
            <w:tcW w:w="2122" w:type="dxa"/>
            <w:vAlign w:val="center"/>
          </w:tcPr>
          <w:p w14:paraId="420CBE61" w14:textId="77777777" w:rsidR="00E8285A" w:rsidRPr="00E8285A" w:rsidRDefault="00E8285A" w:rsidP="00E8285A">
            <w:pPr>
              <w:rPr>
                <w:rFonts w:asciiTheme="minorHAnsi" w:hAnsiTheme="minorHAnsi" w:hint="eastAsia"/>
                <w:szCs w:val="20"/>
              </w:rPr>
            </w:pPr>
            <w:r>
              <w:rPr>
                <w:rFonts w:asciiTheme="minorHAnsi" w:hAnsiTheme="minorHAnsi"/>
                <w:szCs w:val="20"/>
              </w:rPr>
              <w:t>CDR</w:t>
            </w:r>
          </w:p>
        </w:tc>
        <w:tc>
          <w:tcPr>
            <w:tcW w:w="7229" w:type="dxa"/>
            <w:vAlign w:val="center"/>
          </w:tcPr>
          <w:p w14:paraId="7DF06D1F" w14:textId="77777777" w:rsidR="00E8285A" w:rsidRPr="00E8285A" w:rsidRDefault="00E8285A" w:rsidP="00E8285A">
            <w:pPr>
              <w:rPr>
                <w:rFonts w:asciiTheme="minorHAnsi" w:hAnsiTheme="minorHAnsi" w:hint="eastAsia"/>
                <w:szCs w:val="20"/>
              </w:rPr>
            </w:pPr>
            <w:r>
              <w:rPr>
                <w:rFonts w:asciiTheme="minorHAnsi" w:hAnsiTheme="minorHAnsi"/>
                <w:szCs w:val="20"/>
              </w:rPr>
              <w:t>Core Data Record, the London Market standard for structured insurance data exchange.</w:t>
            </w:r>
          </w:p>
        </w:tc>
      </w:tr>
      <w:tr w:rsidR="00E8285A" w:rsidRPr="009527A4" w14:paraId="1E4E91F4" w14:textId="77777777">
        <w:tc>
          <w:tcPr>
            <w:tcW w:w="2122" w:type="dxa"/>
            <w:vAlign w:val="center"/>
          </w:tcPr>
          <w:p w14:paraId="41F127AC" w14:textId="77777777" w:rsidR="00E8285A" w:rsidRPr="00E8285A" w:rsidRDefault="00E8285A" w:rsidP="00E8285A">
            <w:pPr>
              <w:rPr>
                <w:rFonts w:asciiTheme="minorHAnsi" w:hAnsiTheme="minorHAnsi" w:hint="eastAsia"/>
                <w:szCs w:val="20"/>
              </w:rPr>
            </w:pPr>
            <w:r>
              <w:rPr>
                <w:rFonts w:asciiTheme="minorHAnsi" w:hAnsiTheme="minorHAnsi"/>
                <w:szCs w:val="20"/>
              </w:rPr>
              <w:t>DLRM</w:t>
            </w:r>
          </w:p>
        </w:tc>
        <w:tc>
          <w:tcPr>
            <w:tcW w:w="7229" w:type="dxa"/>
            <w:vAlign w:val="center"/>
          </w:tcPr>
          <w:p w14:paraId="5B8BD3F0" w14:textId="77777777" w:rsidR="00E8285A" w:rsidRPr="00E8285A" w:rsidRDefault="00E8285A" w:rsidP="00E8285A">
            <w:pPr>
              <w:rPr>
                <w:rFonts w:asciiTheme="minorHAnsi" w:hAnsiTheme="minorHAnsi" w:hint="eastAsia"/>
                <w:szCs w:val="20"/>
              </w:rPr>
            </w:pPr>
            <w:r>
              <w:rPr>
                <w:rFonts w:asciiTheme="minorHAnsi" w:hAnsiTheme="minorHAnsi"/>
                <w:szCs w:val="20"/>
              </w:rPr>
              <w:t>Delivery Lifecycle Review Meeting.</w:t>
            </w:r>
          </w:p>
        </w:tc>
      </w:tr>
      <w:tr w:rsidR="00E8285A" w:rsidRPr="009527A4" w14:paraId="726471E4" w14:textId="77777777">
        <w:tc>
          <w:tcPr>
            <w:tcW w:w="2122" w:type="dxa"/>
            <w:vAlign w:val="center"/>
          </w:tcPr>
          <w:p w14:paraId="47420978" w14:textId="77777777" w:rsidR="00E8285A" w:rsidRPr="00E8285A" w:rsidRDefault="00E8285A" w:rsidP="00E8285A">
            <w:pPr>
              <w:rPr>
                <w:rFonts w:asciiTheme="minorHAnsi" w:hAnsiTheme="minorHAnsi" w:hint="eastAsia"/>
                <w:szCs w:val="20"/>
              </w:rPr>
            </w:pPr>
            <w:r>
              <w:rPr>
                <w:rFonts w:asciiTheme="minorHAnsi" w:hAnsiTheme="minorHAnsi"/>
                <w:szCs w:val="20"/>
              </w:rPr>
              <w:t>PDG</w:t>
            </w:r>
          </w:p>
        </w:tc>
        <w:tc>
          <w:tcPr>
            <w:tcW w:w="7229" w:type="dxa"/>
            <w:vAlign w:val="center"/>
          </w:tcPr>
          <w:p w14:paraId="4B72138A" w14:textId="77777777" w:rsidR="00E8285A" w:rsidRPr="00E8285A" w:rsidRDefault="00E8285A" w:rsidP="00E8285A">
            <w:pPr>
              <w:rPr>
                <w:rFonts w:asciiTheme="minorHAnsi" w:hAnsiTheme="minorHAnsi" w:hint="eastAsia"/>
                <w:szCs w:val="20"/>
              </w:rPr>
            </w:pPr>
            <w:r>
              <w:rPr>
                <w:rFonts w:asciiTheme="minorHAnsi" w:hAnsiTheme="minorHAnsi"/>
                <w:szCs w:val="20"/>
              </w:rPr>
              <w:t>Project Delivery Governance.</w:t>
            </w:r>
          </w:p>
        </w:tc>
      </w:tr>
      <w:tr w:rsidR="00E8285A" w:rsidRPr="009527A4" w14:paraId="2CB4063E" w14:textId="77777777">
        <w:tc>
          <w:tcPr>
            <w:tcW w:w="2122" w:type="dxa"/>
            <w:vAlign w:val="center"/>
          </w:tcPr>
          <w:p w14:paraId="12723317" w14:textId="77777777" w:rsidR="00E8285A" w:rsidRPr="00E8285A" w:rsidRDefault="00E8285A" w:rsidP="00E8285A">
            <w:pPr>
              <w:rPr>
                <w:rFonts w:asciiTheme="minorHAnsi" w:hAnsiTheme="minorHAnsi" w:hint="eastAsia"/>
                <w:szCs w:val="20"/>
              </w:rPr>
            </w:pPr>
            <w:r>
              <w:rPr>
                <w:rFonts w:asciiTheme="minorHAnsi" w:hAnsiTheme="minorHAnsi"/>
                <w:szCs w:val="20"/>
              </w:rPr>
              <w:t>ERM</w:t>
            </w:r>
          </w:p>
        </w:tc>
        <w:tc>
          <w:tcPr>
            <w:tcW w:w="7229" w:type="dxa"/>
            <w:vAlign w:val="center"/>
          </w:tcPr>
          <w:p w14:paraId="421EA530" w14:textId="77777777" w:rsidR="00E8285A" w:rsidRPr="00E8285A" w:rsidRDefault="00E8285A" w:rsidP="00E8285A">
            <w:pPr>
              <w:rPr>
                <w:rFonts w:asciiTheme="minorHAnsi" w:hAnsiTheme="minorHAnsi" w:hint="eastAsia"/>
                <w:szCs w:val="20"/>
              </w:rPr>
            </w:pPr>
            <w:r>
              <w:rPr>
                <w:rFonts w:asciiTheme="minorHAnsi" w:hAnsiTheme="minorHAnsi"/>
                <w:szCs w:val="20"/>
              </w:rPr>
              <w:t>Enterprise Risk Management.</w:t>
            </w:r>
          </w:p>
        </w:tc>
      </w:tr>
    </w:tbl>
    <w:p w14:paraId="11605045" w14:textId="77777777" w:rsidR="00E62C5D" w:rsidRPr="00E62C5D" w:rsidRDefault="00E62C5D" w:rsidP="00E62C5D"/>
    <w:p w14:paraId="36F40F14" w14:textId="77777777" w:rsidR="006F79A8" w:rsidRPr="006F79A8" w:rsidRDefault="006F79A8" w:rsidP="006F79A8"/>
    <w:p w14:paraId="4BF34BF4" w14:textId="77777777" w:rsidR="0041138D" w:rsidRDefault="0041138D" w:rsidP="00A959D1">
      <w:pPr>
        <w:pStyle w:val="Heading1"/>
        <w:ind w:left="431" w:hanging="431"/>
      </w:pPr>
      <w:bookmarkStart w:id="439" w:name="_Toc239852401"/>
      <w:bookmarkStart w:id="440" w:name="_Toc239980657"/>
      <w:bookmarkStart w:id="441" w:name="_Toc240018825"/>
      <w:r>
        <w:lastRenderedPageBreak/>
        <w:t>Cross-Reference and Traceability</w:t>
      </w:r>
      <w:bookmarkEnd w:id="439"/>
      <w:bookmarkEnd w:id="440"/>
      <w:bookmarkEnd w:id="441"/>
    </w:p>
    <w:p w14:paraId="4FB5B9BD" w14:textId="77777777" w:rsidR="00FC6A4E" w:rsidRPr="00FC6A4E" w:rsidRDefault="00FC6A4E" w:rsidP="00FC6A4E"/>
    <w:p w14:paraId="09A3694C" w14:textId="77777777" w:rsidR="0041138D" w:rsidRDefault="0041138D" w:rsidP="0041138D">
      <w:pPr>
        <w:pStyle w:val="Heading2"/>
        <w:rPr>
          <w:bCs w:val="0"/>
        </w:rPr>
      </w:pPr>
      <w:bookmarkStart w:id="442" w:name="_Toc239852402"/>
      <w:bookmarkStart w:id="443" w:name="_Toc239980658"/>
      <w:bookmarkStart w:id="444" w:name="_Toc240018826"/>
      <w:r>
        <w:rPr>
          <w:bCs w:val="0"/>
        </w:rPr>
        <w:t>Pattern Grouping</w:t>
      </w:r>
      <w:bookmarkEnd w:id="442"/>
      <w:bookmarkEnd w:id="443"/>
      <w:bookmarkEnd w:id="444"/>
    </w:p>
    <w:p w14:paraId="5D0B2FB8" w14:textId="77777777" w:rsidR="00FC6A4E" w:rsidRPr="00FC6A4E" w:rsidRDefault="00FC6A4E" w:rsidP="00FC6A4E"/>
    <w:p w14:paraId="11329F02" w14:textId="77777777" w:rsidR="0041138D" w:rsidRDefault="0041138D" w:rsidP="0041138D">
      <w:pPr>
        <w:spacing w:after="120"/>
        <w:rPr>
          <w:szCs w:val="20"/>
        </w:rPr>
      </w:pPr>
      <w:r>
        <w:rPr>
          <w:szCs w:val="20"/>
        </w:rPr>
        <w:t>The catalogue groups patterns by interaction style. The table maps each group to its section and the primary Azure services.</w:t>
      </w:r>
    </w:p>
    <w:p w14:paraId="5E0AB830"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4137"/>
        <w:gridCol w:w="2100"/>
      </w:tblGrid>
      <w:tr w:rsidR="00BD5E77" w:rsidRPr="009527A4" w14:paraId="4DCBECFC" w14:textId="77777777" w:rsidTr="002D710D">
        <w:tc>
          <w:tcPr>
            <w:tcW w:w="2972" w:type="dxa"/>
            <w:tcBorders>
              <w:top w:val="single" w:sz="12" w:space="0" w:color="000000" w:themeColor="text1"/>
            </w:tcBorders>
            <w:shd w:val="clear" w:color="auto" w:fill="C1CDEC" w:themeFill="accent1" w:themeFillTint="33"/>
          </w:tcPr>
          <w:p w14:paraId="5C48E692"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Group</w:t>
            </w:r>
          </w:p>
        </w:tc>
        <w:tc>
          <w:tcPr>
            <w:tcW w:w="4137" w:type="dxa"/>
            <w:tcBorders>
              <w:top w:val="single" w:sz="12" w:space="0" w:color="000000" w:themeColor="text1"/>
            </w:tcBorders>
            <w:shd w:val="clear" w:color="auto" w:fill="C1CDEC" w:themeFill="accent1" w:themeFillTint="33"/>
          </w:tcPr>
          <w:p w14:paraId="73C266C6"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Section</w:t>
            </w:r>
          </w:p>
        </w:tc>
        <w:tc>
          <w:tcPr>
            <w:tcW w:w="2100" w:type="dxa"/>
            <w:tcBorders>
              <w:top w:val="single" w:sz="12" w:space="0" w:color="000000" w:themeColor="text1"/>
            </w:tcBorders>
            <w:shd w:val="clear" w:color="auto" w:fill="C1CDEC" w:themeFill="accent1" w:themeFillTint="33"/>
          </w:tcPr>
          <w:p w14:paraId="03ED9DD0" w14:textId="77777777" w:rsidR="00BD5E77" w:rsidRPr="00595998" w:rsidRDefault="00BD5E77" w:rsidP="00BD5E77">
            <w:pPr>
              <w:rPr>
                <w:rFonts w:asciiTheme="minorHAnsi" w:hAnsiTheme="minorHAnsi" w:hint="eastAsia"/>
                <w:b/>
                <w:lang w:eastAsia="en-GB"/>
              </w:rPr>
            </w:pPr>
            <w:r>
              <w:rPr>
                <w:rFonts w:asciiTheme="minorHAnsi" w:hAnsiTheme="minorHAnsi"/>
                <w:b/>
                <w:lang w:eastAsia="en-GB"/>
              </w:rPr>
              <w:t>Primary services</w:t>
            </w:r>
          </w:p>
        </w:tc>
      </w:tr>
      <w:tr w:rsidR="00BD5E77" w:rsidRPr="009527A4" w14:paraId="59E04B37" w14:textId="77777777" w:rsidTr="002D710D">
        <w:tc>
          <w:tcPr>
            <w:tcW w:w="2972" w:type="dxa"/>
            <w:vAlign w:val="center"/>
          </w:tcPr>
          <w:p w14:paraId="234F50C5" w14:textId="77777777" w:rsidR="00BD5E77" w:rsidRPr="00F94A76" w:rsidRDefault="00BD5E77" w:rsidP="00BD5E77">
            <w:pPr>
              <w:rPr>
                <w:rFonts w:asciiTheme="minorHAnsi" w:hAnsiTheme="minorHAnsi" w:hint="eastAsia"/>
                <w:lang w:eastAsia="en-GB"/>
              </w:rPr>
            </w:pPr>
            <w:r>
              <w:rPr>
                <w:rFonts w:asciiTheme="minorHAnsi" w:hAnsiTheme="minorHAnsi"/>
                <w:szCs w:val="20"/>
              </w:rPr>
              <w:t>API patterns</w:t>
            </w:r>
          </w:p>
        </w:tc>
        <w:tc>
          <w:tcPr>
            <w:tcW w:w="4137" w:type="dxa"/>
            <w:vAlign w:val="center"/>
          </w:tcPr>
          <w:p w14:paraId="34DA6B83" w14:textId="77777777" w:rsidR="00BD5E77" w:rsidRPr="00F94A76" w:rsidRDefault="00BD5E77" w:rsidP="00BD5E77">
            <w:pPr>
              <w:rPr>
                <w:rFonts w:asciiTheme="minorHAnsi" w:hAnsiTheme="minorHAnsi" w:hint="eastAsia"/>
                <w:lang w:eastAsia="en-GB"/>
              </w:rPr>
            </w:pPr>
            <w:r>
              <w:rPr>
                <w:szCs w:val="20"/>
              </w:rPr>
              <w:t>8</w:t>
            </w:r>
            <w:r>
              <w:rPr>
                <w:rFonts w:asciiTheme="minorHAnsi" w:hAnsiTheme="minorHAnsi"/>
                <w:szCs w:val="20"/>
              </w:rPr>
              <w:t>.3 (SFINT1 to SFINT3)</w:t>
            </w:r>
          </w:p>
        </w:tc>
        <w:tc>
          <w:tcPr>
            <w:tcW w:w="2100" w:type="dxa"/>
            <w:vAlign w:val="center"/>
          </w:tcPr>
          <w:p w14:paraId="3A5B412E" w14:textId="77777777" w:rsidR="00BD5E77" w:rsidRPr="00F94A76" w:rsidRDefault="00BD5E77" w:rsidP="00BD5E77">
            <w:pPr>
              <w:rPr>
                <w:rFonts w:asciiTheme="minorHAnsi" w:hAnsiTheme="minorHAnsi" w:hint="eastAsia"/>
                <w:lang w:eastAsia="en-GB"/>
              </w:rPr>
            </w:pPr>
            <w:r>
              <w:rPr>
                <w:rFonts w:asciiTheme="minorHAnsi" w:hAnsiTheme="minorHAnsi"/>
                <w:szCs w:val="20"/>
              </w:rPr>
              <w:t>API Management, Functions</w:t>
            </w:r>
          </w:p>
        </w:tc>
      </w:tr>
      <w:tr w:rsidR="00BD5E77" w:rsidRPr="009527A4" w14:paraId="107D6160" w14:textId="77777777" w:rsidTr="002D710D">
        <w:tc>
          <w:tcPr>
            <w:tcW w:w="2972" w:type="dxa"/>
            <w:vAlign w:val="center"/>
          </w:tcPr>
          <w:p w14:paraId="0CB25E17" w14:textId="77777777" w:rsidR="00BD5E77" w:rsidRPr="00F94A76" w:rsidRDefault="00BD5E77" w:rsidP="00BD5E77">
            <w:pPr>
              <w:rPr>
                <w:rFonts w:asciiTheme="minorHAnsi" w:hAnsiTheme="minorHAnsi" w:hint="eastAsia"/>
                <w:lang w:eastAsia="en-GB"/>
              </w:rPr>
            </w:pPr>
            <w:r>
              <w:rPr>
                <w:rFonts w:asciiTheme="minorHAnsi" w:hAnsiTheme="minorHAnsi"/>
                <w:szCs w:val="20"/>
              </w:rPr>
              <w:t>Messaging patterns</w:t>
            </w:r>
          </w:p>
        </w:tc>
        <w:tc>
          <w:tcPr>
            <w:tcW w:w="4137" w:type="dxa"/>
            <w:vAlign w:val="center"/>
          </w:tcPr>
          <w:p w14:paraId="31D05B6B" w14:textId="77777777" w:rsidR="00BD5E77" w:rsidRPr="00F94A76" w:rsidRDefault="00BD5E77" w:rsidP="00BD5E77">
            <w:pPr>
              <w:rPr>
                <w:rFonts w:asciiTheme="minorHAnsi" w:hAnsiTheme="minorHAnsi" w:hint="eastAsia"/>
                <w:lang w:eastAsia="en-GB"/>
              </w:rPr>
            </w:pPr>
            <w:r>
              <w:rPr>
                <w:szCs w:val="20"/>
              </w:rPr>
              <w:t>8</w:t>
            </w:r>
            <w:r>
              <w:rPr>
                <w:rFonts w:asciiTheme="minorHAnsi" w:hAnsiTheme="minorHAnsi"/>
                <w:szCs w:val="20"/>
              </w:rPr>
              <w:t>.4 (SFINT4 to SFINT9)</w:t>
            </w:r>
          </w:p>
        </w:tc>
        <w:tc>
          <w:tcPr>
            <w:tcW w:w="2100" w:type="dxa"/>
            <w:vAlign w:val="center"/>
          </w:tcPr>
          <w:p w14:paraId="214FE127" w14:textId="77777777" w:rsidR="00BD5E77" w:rsidRPr="00F94A76" w:rsidRDefault="00BD5E77" w:rsidP="00BD5E77">
            <w:pPr>
              <w:rPr>
                <w:rFonts w:asciiTheme="minorHAnsi" w:hAnsiTheme="minorHAnsi" w:hint="eastAsia"/>
                <w:lang w:eastAsia="en-GB"/>
              </w:rPr>
            </w:pPr>
            <w:r>
              <w:rPr>
                <w:rFonts w:asciiTheme="minorHAnsi" w:hAnsiTheme="minorHAnsi"/>
                <w:szCs w:val="20"/>
              </w:rPr>
              <w:t>Service Bus, Functions</w:t>
            </w:r>
          </w:p>
        </w:tc>
      </w:tr>
      <w:tr w:rsidR="00BD5E77" w:rsidRPr="009527A4" w14:paraId="694CA02C" w14:textId="77777777" w:rsidTr="002D710D">
        <w:tc>
          <w:tcPr>
            <w:tcW w:w="2972" w:type="dxa"/>
            <w:vAlign w:val="center"/>
          </w:tcPr>
          <w:p w14:paraId="350D48F0" w14:textId="77777777" w:rsidR="00BD5E77" w:rsidRPr="00F94A76" w:rsidRDefault="00BD5E77" w:rsidP="00BD5E77">
            <w:pPr>
              <w:rPr>
                <w:rFonts w:asciiTheme="minorHAnsi" w:hAnsiTheme="minorHAnsi" w:hint="eastAsia"/>
                <w:lang w:eastAsia="en-GB"/>
              </w:rPr>
            </w:pPr>
            <w:r>
              <w:rPr>
                <w:rFonts w:asciiTheme="minorHAnsi" w:hAnsiTheme="minorHAnsi"/>
                <w:szCs w:val="20"/>
              </w:rPr>
              <w:t>Event patterns</w:t>
            </w:r>
          </w:p>
        </w:tc>
        <w:tc>
          <w:tcPr>
            <w:tcW w:w="4137" w:type="dxa"/>
            <w:vAlign w:val="center"/>
          </w:tcPr>
          <w:p w14:paraId="59B3E758" w14:textId="77777777" w:rsidR="00BD5E77" w:rsidRPr="00F94A76" w:rsidRDefault="00BD5E77" w:rsidP="00BD5E77">
            <w:pPr>
              <w:rPr>
                <w:rFonts w:asciiTheme="minorHAnsi" w:hAnsiTheme="minorHAnsi" w:hint="eastAsia"/>
                <w:lang w:eastAsia="en-GB"/>
              </w:rPr>
            </w:pPr>
            <w:r>
              <w:rPr>
                <w:szCs w:val="20"/>
              </w:rPr>
              <w:t>8</w:t>
            </w:r>
            <w:r>
              <w:rPr>
                <w:rFonts w:asciiTheme="minorHAnsi" w:hAnsiTheme="minorHAnsi"/>
                <w:szCs w:val="20"/>
              </w:rPr>
              <w:t>.5 (SFINT10 to SFINT14)</w:t>
            </w:r>
          </w:p>
        </w:tc>
        <w:tc>
          <w:tcPr>
            <w:tcW w:w="2100" w:type="dxa"/>
            <w:vAlign w:val="center"/>
          </w:tcPr>
          <w:p w14:paraId="65BEF1BC" w14:textId="77777777" w:rsidR="00BD5E77" w:rsidRPr="00F94A76" w:rsidRDefault="00BD5E77" w:rsidP="00BD5E77">
            <w:pPr>
              <w:rPr>
                <w:rFonts w:asciiTheme="minorHAnsi" w:hAnsiTheme="minorHAnsi" w:hint="eastAsia"/>
                <w:lang w:eastAsia="en-GB"/>
              </w:rPr>
            </w:pPr>
            <w:r>
              <w:rPr>
                <w:rFonts w:asciiTheme="minorHAnsi" w:hAnsiTheme="minorHAnsi"/>
                <w:szCs w:val="20"/>
              </w:rPr>
              <w:t>Event Grid, Event Hubs, Service Bus</w:t>
            </w:r>
          </w:p>
        </w:tc>
      </w:tr>
      <w:tr w:rsidR="00BD5E77" w:rsidRPr="009527A4" w14:paraId="263DE5A1" w14:textId="77777777" w:rsidTr="002D710D">
        <w:tc>
          <w:tcPr>
            <w:tcW w:w="2972" w:type="dxa"/>
            <w:vAlign w:val="center"/>
          </w:tcPr>
          <w:p w14:paraId="3BA9A0E2" w14:textId="77777777" w:rsidR="00BD5E77" w:rsidRPr="00F94A76" w:rsidRDefault="00BD5E77" w:rsidP="00BD5E77">
            <w:pPr>
              <w:rPr>
                <w:rFonts w:asciiTheme="minorHAnsi" w:hAnsiTheme="minorHAnsi" w:hint="eastAsia"/>
                <w:lang w:eastAsia="en-GB"/>
              </w:rPr>
            </w:pPr>
            <w:r>
              <w:rPr>
                <w:rFonts w:asciiTheme="minorHAnsi" w:hAnsiTheme="minorHAnsi"/>
                <w:szCs w:val="20"/>
              </w:rPr>
              <w:t>Orchestration patterns</w:t>
            </w:r>
          </w:p>
        </w:tc>
        <w:tc>
          <w:tcPr>
            <w:tcW w:w="4137" w:type="dxa"/>
            <w:vAlign w:val="center"/>
          </w:tcPr>
          <w:p w14:paraId="758DE354" w14:textId="77777777" w:rsidR="00BD5E77" w:rsidRPr="00F94A76" w:rsidRDefault="00BD5E77" w:rsidP="00BD5E77">
            <w:pPr>
              <w:rPr>
                <w:rFonts w:asciiTheme="minorHAnsi" w:hAnsiTheme="minorHAnsi" w:hint="eastAsia"/>
                <w:lang w:eastAsia="en-GB"/>
              </w:rPr>
            </w:pPr>
            <w:r>
              <w:rPr>
                <w:szCs w:val="20"/>
              </w:rPr>
              <w:t>8</w:t>
            </w:r>
            <w:r>
              <w:rPr>
                <w:rFonts w:asciiTheme="minorHAnsi" w:hAnsiTheme="minorHAnsi"/>
                <w:szCs w:val="20"/>
              </w:rPr>
              <w:t>.6 (SFINT15 to SFINT18)</w:t>
            </w:r>
          </w:p>
        </w:tc>
        <w:tc>
          <w:tcPr>
            <w:tcW w:w="2100" w:type="dxa"/>
            <w:vAlign w:val="center"/>
          </w:tcPr>
          <w:p w14:paraId="5F56F690" w14:textId="77777777" w:rsidR="00BD5E77" w:rsidRPr="00F94A76" w:rsidRDefault="00BD5E77" w:rsidP="00BD5E77">
            <w:pPr>
              <w:rPr>
                <w:rFonts w:asciiTheme="minorHAnsi" w:hAnsiTheme="minorHAnsi" w:hint="eastAsia"/>
                <w:lang w:eastAsia="en-GB"/>
              </w:rPr>
            </w:pPr>
            <w:r>
              <w:rPr>
                <w:rFonts w:asciiTheme="minorHAnsi" w:hAnsiTheme="minorHAnsi"/>
                <w:szCs w:val="20"/>
              </w:rPr>
              <w:t>Logic Apps, Functions</w:t>
            </w:r>
          </w:p>
        </w:tc>
      </w:tr>
      <w:tr w:rsidR="00BD5E77" w:rsidRPr="009527A4" w14:paraId="43E9B4FF" w14:textId="77777777" w:rsidTr="002D710D">
        <w:tc>
          <w:tcPr>
            <w:tcW w:w="2972" w:type="dxa"/>
            <w:vAlign w:val="center"/>
          </w:tcPr>
          <w:p w14:paraId="2F9F19DF" w14:textId="77777777" w:rsidR="00BD5E77" w:rsidRPr="0041138D" w:rsidRDefault="00BD5E77" w:rsidP="00BD5E77">
            <w:pPr>
              <w:rPr>
                <w:szCs w:val="20"/>
              </w:rPr>
            </w:pPr>
            <w:r>
              <w:rPr>
                <w:rFonts w:asciiTheme="minorHAnsi" w:hAnsiTheme="minorHAnsi"/>
                <w:szCs w:val="20"/>
              </w:rPr>
              <w:t>File patterns</w:t>
            </w:r>
          </w:p>
        </w:tc>
        <w:tc>
          <w:tcPr>
            <w:tcW w:w="4137" w:type="dxa"/>
            <w:vAlign w:val="center"/>
          </w:tcPr>
          <w:p w14:paraId="05B04553" w14:textId="77777777" w:rsidR="00BD5E77" w:rsidRDefault="00BD5E77" w:rsidP="00BD5E77">
            <w:pPr>
              <w:rPr>
                <w:szCs w:val="20"/>
              </w:rPr>
            </w:pPr>
            <w:r>
              <w:rPr>
                <w:szCs w:val="20"/>
              </w:rPr>
              <w:t>8</w:t>
            </w:r>
            <w:r>
              <w:rPr>
                <w:rFonts w:asciiTheme="minorHAnsi" w:hAnsiTheme="minorHAnsi"/>
                <w:szCs w:val="20"/>
              </w:rPr>
              <w:t>.7 (SFINT19 to SFINT20)</w:t>
            </w:r>
          </w:p>
        </w:tc>
        <w:tc>
          <w:tcPr>
            <w:tcW w:w="2100" w:type="dxa"/>
            <w:vAlign w:val="center"/>
          </w:tcPr>
          <w:p w14:paraId="5660354D" w14:textId="77777777" w:rsidR="00BD5E77" w:rsidRPr="0041138D" w:rsidRDefault="00BD5E77" w:rsidP="00BD5E77">
            <w:pPr>
              <w:rPr>
                <w:szCs w:val="20"/>
              </w:rPr>
            </w:pPr>
            <w:r>
              <w:rPr>
                <w:rFonts w:asciiTheme="minorHAnsi" w:hAnsiTheme="minorHAnsi"/>
                <w:szCs w:val="20"/>
              </w:rPr>
              <w:t>Blob, Event Grid, Logic Apps</w:t>
            </w:r>
          </w:p>
        </w:tc>
      </w:tr>
      <w:tr w:rsidR="002D710D" w:rsidRPr="009527A4" w14:paraId="2D1C2416" w14:textId="77777777" w:rsidTr="002D710D">
        <w:tc>
          <w:tcPr>
            <w:tcW w:w="2972" w:type="dxa"/>
            <w:vAlign w:val="center"/>
          </w:tcPr>
          <w:p w14:paraId="77D1754C" w14:textId="77777777" w:rsidR="002D710D" w:rsidRPr="0041138D" w:rsidRDefault="002D710D" w:rsidP="002D710D">
            <w:pPr>
              <w:rPr>
                <w:szCs w:val="20"/>
              </w:rPr>
            </w:pPr>
            <w:r>
              <w:rPr>
                <w:rFonts w:asciiTheme="minorHAnsi" w:hAnsiTheme="minorHAnsi"/>
                <w:szCs w:val="20"/>
              </w:rPr>
              <w:t>Transformation and routing</w:t>
            </w:r>
          </w:p>
        </w:tc>
        <w:tc>
          <w:tcPr>
            <w:tcW w:w="4137" w:type="dxa"/>
            <w:vAlign w:val="center"/>
          </w:tcPr>
          <w:p w14:paraId="398DDC92" w14:textId="77777777" w:rsidR="002D710D" w:rsidRDefault="002D710D" w:rsidP="002D710D">
            <w:pPr>
              <w:rPr>
                <w:szCs w:val="20"/>
              </w:rPr>
            </w:pPr>
            <w:r>
              <w:rPr>
                <w:szCs w:val="20"/>
              </w:rPr>
              <w:t>8</w:t>
            </w:r>
            <w:r>
              <w:rPr>
                <w:rFonts w:asciiTheme="minorHAnsi" w:hAnsiTheme="minorHAnsi"/>
                <w:szCs w:val="20"/>
              </w:rPr>
              <w:t>.8 (SFINT21 to SFINT22)</w:t>
            </w:r>
          </w:p>
        </w:tc>
        <w:tc>
          <w:tcPr>
            <w:tcW w:w="2100" w:type="dxa"/>
            <w:vAlign w:val="center"/>
          </w:tcPr>
          <w:p w14:paraId="12539F8A" w14:textId="77777777" w:rsidR="002D710D" w:rsidRPr="0041138D" w:rsidRDefault="002D710D" w:rsidP="002D710D">
            <w:pPr>
              <w:rPr>
                <w:szCs w:val="20"/>
              </w:rPr>
            </w:pPr>
            <w:r>
              <w:rPr>
                <w:rFonts w:asciiTheme="minorHAnsi" w:hAnsiTheme="minorHAnsi"/>
                <w:szCs w:val="20"/>
              </w:rPr>
              <w:t>Functions, Service Bus</w:t>
            </w:r>
          </w:p>
        </w:tc>
      </w:tr>
      <w:tr w:rsidR="002D710D" w:rsidRPr="009527A4" w14:paraId="1A23127A" w14:textId="77777777" w:rsidTr="002D710D">
        <w:tc>
          <w:tcPr>
            <w:tcW w:w="2972" w:type="dxa"/>
            <w:vAlign w:val="center"/>
          </w:tcPr>
          <w:p w14:paraId="2BA12740" w14:textId="77777777" w:rsidR="002D710D" w:rsidRPr="0041138D" w:rsidRDefault="002D710D" w:rsidP="002D710D">
            <w:pPr>
              <w:rPr>
                <w:szCs w:val="20"/>
              </w:rPr>
            </w:pPr>
            <w:r>
              <w:rPr>
                <w:rFonts w:asciiTheme="minorHAnsi" w:hAnsiTheme="minorHAnsi"/>
                <w:szCs w:val="20"/>
              </w:rPr>
              <w:t>Data platform patterns</w:t>
            </w:r>
          </w:p>
        </w:tc>
        <w:tc>
          <w:tcPr>
            <w:tcW w:w="4137" w:type="dxa"/>
            <w:vAlign w:val="center"/>
          </w:tcPr>
          <w:p w14:paraId="606B921F" w14:textId="77777777" w:rsidR="002D710D" w:rsidRDefault="002D710D" w:rsidP="002D710D">
            <w:pPr>
              <w:rPr>
                <w:szCs w:val="20"/>
              </w:rPr>
            </w:pPr>
            <w:proofErr w:type="gramStart"/>
            <w:r>
              <w:rPr>
                <w:szCs w:val="20"/>
              </w:rPr>
              <w:t>9</w:t>
            </w:r>
            <w:r>
              <w:rPr>
                <w:rFonts w:asciiTheme="minorHAnsi" w:hAnsiTheme="minorHAnsi"/>
                <w:szCs w:val="20"/>
              </w:rPr>
              <w:t xml:space="preserve">  (</w:t>
            </w:r>
            <w:proofErr w:type="gramEnd"/>
            <w:r>
              <w:rPr>
                <w:rFonts w:asciiTheme="minorHAnsi" w:hAnsiTheme="minorHAnsi"/>
                <w:szCs w:val="20"/>
              </w:rPr>
              <w:t>SFDEINT1 to SFDEINT9)</w:t>
            </w:r>
          </w:p>
        </w:tc>
        <w:tc>
          <w:tcPr>
            <w:tcW w:w="2100" w:type="dxa"/>
            <w:vAlign w:val="center"/>
          </w:tcPr>
          <w:p w14:paraId="19D1A13B" w14:textId="77777777" w:rsidR="002D710D" w:rsidRPr="0041138D" w:rsidRDefault="002D710D" w:rsidP="002D710D">
            <w:pPr>
              <w:rPr>
                <w:szCs w:val="20"/>
              </w:rPr>
            </w:pPr>
            <w:r>
              <w:rPr>
                <w:rFonts w:asciiTheme="minorHAnsi" w:hAnsiTheme="minorHAnsi"/>
                <w:szCs w:val="20"/>
              </w:rPr>
              <w:t>Event Hubs, Functions, Snowflake</w:t>
            </w:r>
          </w:p>
        </w:tc>
      </w:tr>
    </w:tbl>
    <w:p w14:paraId="4E889515" w14:textId="77777777" w:rsidR="00E62C5D" w:rsidRPr="0041138D" w:rsidRDefault="00E62C5D" w:rsidP="0041138D">
      <w:pPr>
        <w:spacing w:after="120"/>
        <w:rPr>
          <w:szCs w:val="20"/>
        </w:rPr>
      </w:pPr>
    </w:p>
    <w:p w14:paraId="68CC1A66" w14:textId="77777777" w:rsidR="0041138D" w:rsidRPr="0041138D" w:rsidRDefault="0041138D" w:rsidP="0041138D">
      <w:pPr>
        <w:rPr>
          <w:szCs w:val="20"/>
        </w:rPr>
      </w:pPr>
    </w:p>
    <w:p w14:paraId="791D97BD" w14:textId="77777777" w:rsidR="00D70FCB" w:rsidRPr="00614F2E" w:rsidRDefault="00D70FCB" w:rsidP="00A959D1">
      <w:pPr>
        <w:pStyle w:val="Heading1"/>
        <w:ind w:left="431" w:hanging="431"/>
      </w:pPr>
      <w:bookmarkStart w:id="445" w:name="_Toc240018827"/>
      <w:r>
        <w:lastRenderedPageBreak/>
        <w:t>Appendices</w:t>
      </w:r>
      <w:bookmarkEnd w:id="445"/>
    </w:p>
    <w:sectPr w:rsidR="00D70FCB" w:rsidRPr="00614F2E" w:rsidSect="009C721B">
      <w:headerReference w:type="first" r:id="rId53"/>
      <w:footerReference w:type="first" r:id="rId5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5B9F" w14:textId="77777777" w:rsidR="005C08B9" w:rsidRDefault="005C08B9" w:rsidP="00614F2E">
      <w:r>
        <w:separator/>
      </w:r>
    </w:p>
  </w:endnote>
  <w:endnote w:type="continuationSeparator" w:id="0">
    <w:p w14:paraId="2D8FC4C2" w14:textId="77777777" w:rsidR="005C08B9" w:rsidRDefault="005C08B9" w:rsidP="00614F2E">
      <w:r>
        <w:continuationSeparator/>
      </w:r>
    </w:p>
  </w:endnote>
  <w:endnote w:type="continuationNotice" w:id="1">
    <w:p w14:paraId="5749DC99" w14:textId="77777777" w:rsidR="005C08B9" w:rsidRDefault="005C0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altName w:val="Cambria"/>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altName w:val="Cambria"/>
    <w:panose1 w:val="00000000000000000000"/>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4555"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9205F" w14:textId="77777777" w:rsidR="005C08B9" w:rsidRDefault="005C08B9" w:rsidP="00614F2E">
      <w:r>
        <w:separator/>
      </w:r>
    </w:p>
  </w:footnote>
  <w:footnote w:type="continuationSeparator" w:id="0">
    <w:p w14:paraId="27A9E28A" w14:textId="77777777" w:rsidR="005C08B9" w:rsidRDefault="005C08B9" w:rsidP="00614F2E">
      <w:r>
        <w:continuationSeparator/>
      </w:r>
    </w:p>
  </w:footnote>
  <w:footnote w:type="continuationNotice" w:id="1">
    <w:p w14:paraId="1DA9AA83" w14:textId="77777777" w:rsidR="005C08B9" w:rsidRDefault="005C0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8CA6"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CD9B" w14:textId="77777777"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8"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462828C7"/>
    <w:multiLevelType w:val="multilevel"/>
    <w:tmpl w:val="D3620E0E"/>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864"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7112840">
    <w:abstractNumId w:val="7"/>
  </w:num>
  <w:num w:numId="2" w16cid:durableId="1233585687">
    <w:abstractNumId w:val="10"/>
  </w:num>
  <w:num w:numId="3" w16cid:durableId="2069918039">
    <w:abstractNumId w:val="12"/>
  </w:num>
  <w:num w:numId="4" w16cid:durableId="179317841">
    <w:abstractNumId w:val="13"/>
  </w:num>
  <w:num w:numId="5" w16cid:durableId="1248923131">
    <w:abstractNumId w:val="11"/>
  </w:num>
  <w:num w:numId="6" w16cid:durableId="1215578213">
    <w:abstractNumId w:val="14"/>
  </w:num>
  <w:num w:numId="7" w16cid:durableId="622931754">
    <w:abstractNumId w:val="6"/>
  </w:num>
  <w:num w:numId="8" w16cid:durableId="130295445">
    <w:abstractNumId w:val="0"/>
  </w:num>
  <w:num w:numId="9" w16cid:durableId="1095512291">
    <w:abstractNumId w:val="5"/>
  </w:num>
  <w:num w:numId="10" w16cid:durableId="1630281378">
    <w:abstractNumId w:val="16"/>
  </w:num>
  <w:num w:numId="11" w16cid:durableId="1777750742">
    <w:abstractNumId w:val="9"/>
  </w:num>
  <w:num w:numId="12" w16cid:durableId="1948728879">
    <w:abstractNumId w:val="17"/>
  </w:num>
  <w:num w:numId="13" w16cid:durableId="835078320">
    <w:abstractNumId w:val="15"/>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413357570">
    <w:abstractNumId w:val="8"/>
  </w:num>
  <w:num w:numId="19" w16cid:durableId="1738748391">
    <w:abstractNumId w:val="13"/>
  </w:num>
  <w:num w:numId="20" w16cid:durableId="752970530">
    <w:abstractNumId w:val="13"/>
  </w:num>
  <w:num w:numId="21" w16cid:durableId="247740378">
    <w:abstractNumId w:val="13"/>
  </w:num>
  <w:num w:numId="22" w16cid:durableId="196234208">
    <w:abstractNumId w:val="13"/>
  </w:num>
  <w:num w:numId="23" w16cid:durableId="2074966075">
    <w:abstractNumId w:val="13"/>
  </w:num>
  <w:num w:numId="24" w16cid:durableId="1962682948">
    <w:abstractNumId w:val="13"/>
  </w:num>
  <w:num w:numId="25" w16cid:durableId="1811554867">
    <w:abstractNumId w:val="13"/>
  </w:num>
  <w:num w:numId="26" w16cid:durableId="716901444">
    <w:abstractNumId w:val="1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neet Kumar">
    <w15:presenceInfo w15:providerId="Windows Live" w15:userId="ad45cb96848cf7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trackRevisions/>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6CC0"/>
    <w:rsid w:val="0001004B"/>
    <w:rsid w:val="00011215"/>
    <w:rsid w:val="00011629"/>
    <w:rsid w:val="00013476"/>
    <w:rsid w:val="00015880"/>
    <w:rsid w:val="000172DE"/>
    <w:rsid w:val="000175B8"/>
    <w:rsid w:val="00017C37"/>
    <w:rsid w:val="0002126E"/>
    <w:rsid w:val="000213C2"/>
    <w:rsid w:val="000228FA"/>
    <w:rsid w:val="00023F49"/>
    <w:rsid w:val="000243A4"/>
    <w:rsid w:val="00024684"/>
    <w:rsid w:val="00024915"/>
    <w:rsid w:val="00026ED3"/>
    <w:rsid w:val="00027E54"/>
    <w:rsid w:val="0003041B"/>
    <w:rsid w:val="00031A08"/>
    <w:rsid w:val="000332C2"/>
    <w:rsid w:val="00033935"/>
    <w:rsid w:val="00035B1B"/>
    <w:rsid w:val="00042D80"/>
    <w:rsid w:val="000447DB"/>
    <w:rsid w:val="000455E4"/>
    <w:rsid w:val="0004575E"/>
    <w:rsid w:val="00045F55"/>
    <w:rsid w:val="00052DB7"/>
    <w:rsid w:val="00054480"/>
    <w:rsid w:val="0005476E"/>
    <w:rsid w:val="00054B48"/>
    <w:rsid w:val="00055445"/>
    <w:rsid w:val="0005682D"/>
    <w:rsid w:val="00057574"/>
    <w:rsid w:val="000575EF"/>
    <w:rsid w:val="00057679"/>
    <w:rsid w:val="000610E0"/>
    <w:rsid w:val="00061607"/>
    <w:rsid w:val="00061720"/>
    <w:rsid w:val="00062DAC"/>
    <w:rsid w:val="00062E50"/>
    <w:rsid w:val="00063EC6"/>
    <w:rsid w:val="00064B6F"/>
    <w:rsid w:val="000655ED"/>
    <w:rsid w:val="000659EF"/>
    <w:rsid w:val="00065C1C"/>
    <w:rsid w:val="0006744E"/>
    <w:rsid w:val="00070643"/>
    <w:rsid w:val="00071172"/>
    <w:rsid w:val="00071483"/>
    <w:rsid w:val="00071BDD"/>
    <w:rsid w:val="00071D90"/>
    <w:rsid w:val="0007230C"/>
    <w:rsid w:val="0007310F"/>
    <w:rsid w:val="00073534"/>
    <w:rsid w:val="0007376E"/>
    <w:rsid w:val="00073B38"/>
    <w:rsid w:val="0007454C"/>
    <w:rsid w:val="0007460F"/>
    <w:rsid w:val="000750CC"/>
    <w:rsid w:val="000760D0"/>
    <w:rsid w:val="00076AE2"/>
    <w:rsid w:val="00077528"/>
    <w:rsid w:val="00080D0B"/>
    <w:rsid w:val="00080D93"/>
    <w:rsid w:val="00081813"/>
    <w:rsid w:val="000856DA"/>
    <w:rsid w:val="0008674C"/>
    <w:rsid w:val="00086D3C"/>
    <w:rsid w:val="000871A7"/>
    <w:rsid w:val="00090323"/>
    <w:rsid w:val="000917B2"/>
    <w:rsid w:val="0009228A"/>
    <w:rsid w:val="00092C34"/>
    <w:rsid w:val="00092C3F"/>
    <w:rsid w:val="000930D6"/>
    <w:rsid w:val="000947E0"/>
    <w:rsid w:val="00094BEC"/>
    <w:rsid w:val="00094C31"/>
    <w:rsid w:val="00094DF2"/>
    <w:rsid w:val="00096776"/>
    <w:rsid w:val="0009746E"/>
    <w:rsid w:val="000A17C2"/>
    <w:rsid w:val="000A1884"/>
    <w:rsid w:val="000A64CD"/>
    <w:rsid w:val="000B0E61"/>
    <w:rsid w:val="000B1676"/>
    <w:rsid w:val="000B4657"/>
    <w:rsid w:val="000B4D0B"/>
    <w:rsid w:val="000B51E9"/>
    <w:rsid w:val="000B54D2"/>
    <w:rsid w:val="000B63AC"/>
    <w:rsid w:val="000B6ADF"/>
    <w:rsid w:val="000C1472"/>
    <w:rsid w:val="000C1A46"/>
    <w:rsid w:val="000C2300"/>
    <w:rsid w:val="000C262E"/>
    <w:rsid w:val="000C2BEF"/>
    <w:rsid w:val="000C44CF"/>
    <w:rsid w:val="000C4C10"/>
    <w:rsid w:val="000C4C5E"/>
    <w:rsid w:val="000C6215"/>
    <w:rsid w:val="000C6418"/>
    <w:rsid w:val="000C739B"/>
    <w:rsid w:val="000D001C"/>
    <w:rsid w:val="000D0D89"/>
    <w:rsid w:val="000D2988"/>
    <w:rsid w:val="000D3A43"/>
    <w:rsid w:val="000D463F"/>
    <w:rsid w:val="000D615D"/>
    <w:rsid w:val="000D7394"/>
    <w:rsid w:val="000D7771"/>
    <w:rsid w:val="000E0EF7"/>
    <w:rsid w:val="000E1703"/>
    <w:rsid w:val="000E27F1"/>
    <w:rsid w:val="000E3990"/>
    <w:rsid w:val="000E3CEB"/>
    <w:rsid w:val="000E50F3"/>
    <w:rsid w:val="000E71B9"/>
    <w:rsid w:val="000F0330"/>
    <w:rsid w:val="000F05C0"/>
    <w:rsid w:val="000F0B8B"/>
    <w:rsid w:val="000F0EBC"/>
    <w:rsid w:val="000F13F7"/>
    <w:rsid w:val="000F25B5"/>
    <w:rsid w:val="000F33E9"/>
    <w:rsid w:val="000F44FF"/>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7251"/>
    <w:rsid w:val="00110160"/>
    <w:rsid w:val="00110364"/>
    <w:rsid w:val="00112B2F"/>
    <w:rsid w:val="001130A1"/>
    <w:rsid w:val="00114788"/>
    <w:rsid w:val="00115972"/>
    <w:rsid w:val="001171A4"/>
    <w:rsid w:val="00117628"/>
    <w:rsid w:val="00120341"/>
    <w:rsid w:val="0012105C"/>
    <w:rsid w:val="00121CA8"/>
    <w:rsid w:val="00121DCF"/>
    <w:rsid w:val="00122229"/>
    <w:rsid w:val="00122317"/>
    <w:rsid w:val="001236CA"/>
    <w:rsid w:val="00125C1D"/>
    <w:rsid w:val="00127AF6"/>
    <w:rsid w:val="00127B4D"/>
    <w:rsid w:val="0013070D"/>
    <w:rsid w:val="00131274"/>
    <w:rsid w:val="0013217A"/>
    <w:rsid w:val="00135F57"/>
    <w:rsid w:val="00136921"/>
    <w:rsid w:val="00136CB7"/>
    <w:rsid w:val="00136FD3"/>
    <w:rsid w:val="0014015B"/>
    <w:rsid w:val="0014028C"/>
    <w:rsid w:val="001402E6"/>
    <w:rsid w:val="00140BE8"/>
    <w:rsid w:val="001424D9"/>
    <w:rsid w:val="00142AD3"/>
    <w:rsid w:val="00143CD7"/>
    <w:rsid w:val="001440B1"/>
    <w:rsid w:val="00145D75"/>
    <w:rsid w:val="00146744"/>
    <w:rsid w:val="00146759"/>
    <w:rsid w:val="001502EA"/>
    <w:rsid w:val="00150C11"/>
    <w:rsid w:val="001523F3"/>
    <w:rsid w:val="001526B6"/>
    <w:rsid w:val="00153A0E"/>
    <w:rsid w:val="00153D92"/>
    <w:rsid w:val="001544E3"/>
    <w:rsid w:val="00155904"/>
    <w:rsid w:val="0015667F"/>
    <w:rsid w:val="00156FDC"/>
    <w:rsid w:val="00161C29"/>
    <w:rsid w:val="00162CAB"/>
    <w:rsid w:val="0017078E"/>
    <w:rsid w:val="00170C24"/>
    <w:rsid w:val="00171361"/>
    <w:rsid w:val="00171821"/>
    <w:rsid w:val="00171B7D"/>
    <w:rsid w:val="001727FE"/>
    <w:rsid w:val="00173D13"/>
    <w:rsid w:val="00174F4D"/>
    <w:rsid w:val="00175E5B"/>
    <w:rsid w:val="00176642"/>
    <w:rsid w:val="00176E4C"/>
    <w:rsid w:val="00180A2F"/>
    <w:rsid w:val="001825FA"/>
    <w:rsid w:val="00183A4D"/>
    <w:rsid w:val="00183AA2"/>
    <w:rsid w:val="001849BB"/>
    <w:rsid w:val="001855F3"/>
    <w:rsid w:val="00186209"/>
    <w:rsid w:val="0018630C"/>
    <w:rsid w:val="0018746D"/>
    <w:rsid w:val="001900FC"/>
    <w:rsid w:val="0019013C"/>
    <w:rsid w:val="0019103F"/>
    <w:rsid w:val="00192CB5"/>
    <w:rsid w:val="0019329E"/>
    <w:rsid w:val="00195609"/>
    <w:rsid w:val="001961D2"/>
    <w:rsid w:val="0019762A"/>
    <w:rsid w:val="001A3199"/>
    <w:rsid w:val="001A33D3"/>
    <w:rsid w:val="001A50DB"/>
    <w:rsid w:val="001A670C"/>
    <w:rsid w:val="001A6FC3"/>
    <w:rsid w:val="001A744C"/>
    <w:rsid w:val="001A77FB"/>
    <w:rsid w:val="001A7E6D"/>
    <w:rsid w:val="001B0893"/>
    <w:rsid w:val="001B0CE8"/>
    <w:rsid w:val="001B0DEE"/>
    <w:rsid w:val="001B1C58"/>
    <w:rsid w:val="001B2C5F"/>
    <w:rsid w:val="001B2CCC"/>
    <w:rsid w:val="001B3212"/>
    <w:rsid w:val="001B3A41"/>
    <w:rsid w:val="001B3DBE"/>
    <w:rsid w:val="001B6288"/>
    <w:rsid w:val="001B7465"/>
    <w:rsid w:val="001B77AB"/>
    <w:rsid w:val="001C00B0"/>
    <w:rsid w:val="001C02CA"/>
    <w:rsid w:val="001C0B9B"/>
    <w:rsid w:val="001C5EDE"/>
    <w:rsid w:val="001C5F47"/>
    <w:rsid w:val="001C7A17"/>
    <w:rsid w:val="001D0755"/>
    <w:rsid w:val="001D2B84"/>
    <w:rsid w:val="001D374C"/>
    <w:rsid w:val="001D4674"/>
    <w:rsid w:val="001D6531"/>
    <w:rsid w:val="001D6D04"/>
    <w:rsid w:val="001D7206"/>
    <w:rsid w:val="001D7B16"/>
    <w:rsid w:val="001E0043"/>
    <w:rsid w:val="001E0490"/>
    <w:rsid w:val="001E1B57"/>
    <w:rsid w:val="001E2139"/>
    <w:rsid w:val="001E276C"/>
    <w:rsid w:val="001E3D0B"/>
    <w:rsid w:val="001E4A9E"/>
    <w:rsid w:val="001E4D51"/>
    <w:rsid w:val="001E612A"/>
    <w:rsid w:val="001E6DBB"/>
    <w:rsid w:val="001F06DF"/>
    <w:rsid w:val="001F0859"/>
    <w:rsid w:val="001F0D88"/>
    <w:rsid w:val="001F0EB8"/>
    <w:rsid w:val="001F1787"/>
    <w:rsid w:val="001F2760"/>
    <w:rsid w:val="001F36F7"/>
    <w:rsid w:val="001F49C8"/>
    <w:rsid w:val="001F51E3"/>
    <w:rsid w:val="001F5318"/>
    <w:rsid w:val="001F65B6"/>
    <w:rsid w:val="001F65EE"/>
    <w:rsid w:val="001F6729"/>
    <w:rsid w:val="001F6735"/>
    <w:rsid w:val="001F6E21"/>
    <w:rsid w:val="00200F75"/>
    <w:rsid w:val="0020217C"/>
    <w:rsid w:val="00203162"/>
    <w:rsid w:val="00205A4A"/>
    <w:rsid w:val="002061CB"/>
    <w:rsid w:val="0021018A"/>
    <w:rsid w:val="00210F8E"/>
    <w:rsid w:val="00213496"/>
    <w:rsid w:val="00213575"/>
    <w:rsid w:val="002137D6"/>
    <w:rsid w:val="002148BC"/>
    <w:rsid w:val="00214C22"/>
    <w:rsid w:val="00214C29"/>
    <w:rsid w:val="0021599D"/>
    <w:rsid w:val="00215D43"/>
    <w:rsid w:val="00216876"/>
    <w:rsid w:val="002204AE"/>
    <w:rsid w:val="00220797"/>
    <w:rsid w:val="002211A5"/>
    <w:rsid w:val="00221412"/>
    <w:rsid w:val="0022211B"/>
    <w:rsid w:val="00225285"/>
    <w:rsid w:val="00225881"/>
    <w:rsid w:val="00225A24"/>
    <w:rsid w:val="00225FDA"/>
    <w:rsid w:val="00226221"/>
    <w:rsid w:val="0022684E"/>
    <w:rsid w:val="00227069"/>
    <w:rsid w:val="00227F1D"/>
    <w:rsid w:val="00230762"/>
    <w:rsid w:val="00231A8F"/>
    <w:rsid w:val="002327DE"/>
    <w:rsid w:val="0023297C"/>
    <w:rsid w:val="00232C49"/>
    <w:rsid w:val="002366E3"/>
    <w:rsid w:val="00237998"/>
    <w:rsid w:val="00237B72"/>
    <w:rsid w:val="00240AEC"/>
    <w:rsid w:val="00242DF0"/>
    <w:rsid w:val="0024384E"/>
    <w:rsid w:val="0024506B"/>
    <w:rsid w:val="002454ED"/>
    <w:rsid w:val="00245B22"/>
    <w:rsid w:val="002461AD"/>
    <w:rsid w:val="002478FC"/>
    <w:rsid w:val="0025145F"/>
    <w:rsid w:val="0025173C"/>
    <w:rsid w:val="002517DD"/>
    <w:rsid w:val="0025193F"/>
    <w:rsid w:val="00252563"/>
    <w:rsid w:val="00253DAC"/>
    <w:rsid w:val="00253E52"/>
    <w:rsid w:val="00256D5F"/>
    <w:rsid w:val="00256DEA"/>
    <w:rsid w:val="00256EE3"/>
    <w:rsid w:val="002577E7"/>
    <w:rsid w:val="00260823"/>
    <w:rsid w:val="00260D31"/>
    <w:rsid w:val="002617C3"/>
    <w:rsid w:val="00261A8E"/>
    <w:rsid w:val="00261B69"/>
    <w:rsid w:val="002625C5"/>
    <w:rsid w:val="00263347"/>
    <w:rsid w:val="00264B81"/>
    <w:rsid w:val="00264E76"/>
    <w:rsid w:val="00265698"/>
    <w:rsid w:val="00265BAF"/>
    <w:rsid w:val="00266915"/>
    <w:rsid w:val="00266FDF"/>
    <w:rsid w:val="0027090F"/>
    <w:rsid w:val="00270B91"/>
    <w:rsid w:val="00270E67"/>
    <w:rsid w:val="002711CC"/>
    <w:rsid w:val="002719F1"/>
    <w:rsid w:val="00272DAA"/>
    <w:rsid w:val="002732F5"/>
    <w:rsid w:val="0027368C"/>
    <w:rsid w:val="00273E83"/>
    <w:rsid w:val="00274F6F"/>
    <w:rsid w:val="002775F9"/>
    <w:rsid w:val="002801CD"/>
    <w:rsid w:val="00282A29"/>
    <w:rsid w:val="0028568D"/>
    <w:rsid w:val="00286790"/>
    <w:rsid w:val="00291218"/>
    <w:rsid w:val="002912B0"/>
    <w:rsid w:val="00293BBB"/>
    <w:rsid w:val="0029464D"/>
    <w:rsid w:val="00295950"/>
    <w:rsid w:val="002962DE"/>
    <w:rsid w:val="002A1FE4"/>
    <w:rsid w:val="002A2418"/>
    <w:rsid w:val="002A36AF"/>
    <w:rsid w:val="002A5D92"/>
    <w:rsid w:val="002A6AF3"/>
    <w:rsid w:val="002A6C43"/>
    <w:rsid w:val="002A74A1"/>
    <w:rsid w:val="002B1156"/>
    <w:rsid w:val="002B1D44"/>
    <w:rsid w:val="002B2D8D"/>
    <w:rsid w:val="002B351B"/>
    <w:rsid w:val="002B4955"/>
    <w:rsid w:val="002B49C8"/>
    <w:rsid w:val="002B4E58"/>
    <w:rsid w:val="002B5A0B"/>
    <w:rsid w:val="002B625E"/>
    <w:rsid w:val="002B7F7D"/>
    <w:rsid w:val="002C00DA"/>
    <w:rsid w:val="002C05DF"/>
    <w:rsid w:val="002C12E9"/>
    <w:rsid w:val="002C4F9B"/>
    <w:rsid w:val="002C5AFF"/>
    <w:rsid w:val="002C78D6"/>
    <w:rsid w:val="002D04E4"/>
    <w:rsid w:val="002D1B42"/>
    <w:rsid w:val="002D25D3"/>
    <w:rsid w:val="002D2C23"/>
    <w:rsid w:val="002D2C64"/>
    <w:rsid w:val="002D3907"/>
    <w:rsid w:val="002D3910"/>
    <w:rsid w:val="002D395A"/>
    <w:rsid w:val="002D39E0"/>
    <w:rsid w:val="002D3D7C"/>
    <w:rsid w:val="002D48C7"/>
    <w:rsid w:val="002D56AC"/>
    <w:rsid w:val="002D5BF2"/>
    <w:rsid w:val="002D710D"/>
    <w:rsid w:val="002E2E96"/>
    <w:rsid w:val="002E3F60"/>
    <w:rsid w:val="002E4DA8"/>
    <w:rsid w:val="002E5C87"/>
    <w:rsid w:val="002E6D42"/>
    <w:rsid w:val="002F0A4E"/>
    <w:rsid w:val="002F1A48"/>
    <w:rsid w:val="002F1A69"/>
    <w:rsid w:val="002F34B0"/>
    <w:rsid w:val="002F3F9E"/>
    <w:rsid w:val="002F460A"/>
    <w:rsid w:val="002F5A79"/>
    <w:rsid w:val="0030140B"/>
    <w:rsid w:val="00301542"/>
    <w:rsid w:val="00302E17"/>
    <w:rsid w:val="00303A7A"/>
    <w:rsid w:val="00304169"/>
    <w:rsid w:val="00304758"/>
    <w:rsid w:val="00305C66"/>
    <w:rsid w:val="00311A13"/>
    <w:rsid w:val="0031212C"/>
    <w:rsid w:val="0031266C"/>
    <w:rsid w:val="00312DF4"/>
    <w:rsid w:val="00313C85"/>
    <w:rsid w:val="0031478D"/>
    <w:rsid w:val="00315333"/>
    <w:rsid w:val="00315394"/>
    <w:rsid w:val="00315CF8"/>
    <w:rsid w:val="0031651E"/>
    <w:rsid w:val="00316805"/>
    <w:rsid w:val="0031774A"/>
    <w:rsid w:val="003177BD"/>
    <w:rsid w:val="00317B43"/>
    <w:rsid w:val="00317E46"/>
    <w:rsid w:val="00320C22"/>
    <w:rsid w:val="00321184"/>
    <w:rsid w:val="00323180"/>
    <w:rsid w:val="00324714"/>
    <w:rsid w:val="00324BD0"/>
    <w:rsid w:val="00325D3C"/>
    <w:rsid w:val="00327004"/>
    <w:rsid w:val="00327685"/>
    <w:rsid w:val="00333051"/>
    <w:rsid w:val="00333B5C"/>
    <w:rsid w:val="003343A2"/>
    <w:rsid w:val="00335D63"/>
    <w:rsid w:val="00335FA2"/>
    <w:rsid w:val="0034158A"/>
    <w:rsid w:val="003418DB"/>
    <w:rsid w:val="00341BEA"/>
    <w:rsid w:val="00344246"/>
    <w:rsid w:val="00344EAE"/>
    <w:rsid w:val="00345173"/>
    <w:rsid w:val="003459BD"/>
    <w:rsid w:val="00345FC8"/>
    <w:rsid w:val="00346773"/>
    <w:rsid w:val="003475B1"/>
    <w:rsid w:val="00350582"/>
    <w:rsid w:val="00350767"/>
    <w:rsid w:val="00350DE8"/>
    <w:rsid w:val="00351404"/>
    <w:rsid w:val="00351AB7"/>
    <w:rsid w:val="00353812"/>
    <w:rsid w:val="0035683F"/>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77DB"/>
    <w:rsid w:val="00377CA4"/>
    <w:rsid w:val="00381B1A"/>
    <w:rsid w:val="00382693"/>
    <w:rsid w:val="00384FC4"/>
    <w:rsid w:val="003860FC"/>
    <w:rsid w:val="0038754E"/>
    <w:rsid w:val="003877C7"/>
    <w:rsid w:val="003904D4"/>
    <w:rsid w:val="00391738"/>
    <w:rsid w:val="003919DF"/>
    <w:rsid w:val="00391B01"/>
    <w:rsid w:val="003925DC"/>
    <w:rsid w:val="003929DA"/>
    <w:rsid w:val="0039315D"/>
    <w:rsid w:val="00393697"/>
    <w:rsid w:val="00394CB6"/>
    <w:rsid w:val="00396119"/>
    <w:rsid w:val="003A1489"/>
    <w:rsid w:val="003A1F00"/>
    <w:rsid w:val="003A21A1"/>
    <w:rsid w:val="003A2521"/>
    <w:rsid w:val="003A33CC"/>
    <w:rsid w:val="003A4429"/>
    <w:rsid w:val="003A537C"/>
    <w:rsid w:val="003A661E"/>
    <w:rsid w:val="003A7D9F"/>
    <w:rsid w:val="003B0626"/>
    <w:rsid w:val="003B24DB"/>
    <w:rsid w:val="003B2C79"/>
    <w:rsid w:val="003B3C2B"/>
    <w:rsid w:val="003B4459"/>
    <w:rsid w:val="003B492E"/>
    <w:rsid w:val="003B632D"/>
    <w:rsid w:val="003B654B"/>
    <w:rsid w:val="003B75AD"/>
    <w:rsid w:val="003B779B"/>
    <w:rsid w:val="003B794A"/>
    <w:rsid w:val="003C1E2E"/>
    <w:rsid w:val="003C54E5"/>
    <w:rsid w:val="003C5D41"/>
    <w:rsid w:val="003C6A8D"/>
    <w:rsid w:val="003C6EE2"/>
    <w:rsid w:val="003C7630"/>
    <w:rsid w:val="003D00DB"/>
    <w:rsid w:val="003D12EE"/>
    <w:rsid w:val="003D3F82"/>
    <w:rsid w:val="003D43C7"/>
    <w:rsid w:val="003D48FF"/>
    <w:rsid w:val="003D6562"/>
    <w:rsid w:val="003D72FE"/>
    <w:rsid w:val="003E0447"/>
    <w:rsid w:val="003E2158"/>
    <w:rsid w:val="003E3955"/>
    <w:rsid w:val="003E3DC8"/>
    <w:rsid w:val="003E500F"/>
    <w:rsid w:val="003E5CCD"/>
    <w:rsid w:val="003E7174"/>
    <w:rsid w:val="003F14D8"/>
    <w:rsid w:val="003F2B18"/>
    <w:rsid w:val="003F3C91"/>
    <w:rsid w:val="003F3CCC"/>
    <w:rsid w:val="003F416C"/>
    <w:rsid w:val="003F6EFC"/>
    <w:rsid w:val="004006CD"/>
    <w:rsid w:val="00400EB9"/>
    <w:rsid w:val="00401786"/>
    <w:rsid w:val="00401BBE"/>
    <w:rsid w:val="00402561"/>
    <w:rsid w:val="004027B4"/>
    <w:rsid w:val="00402BFD"/>
    <w:rsid w:val="004072C4"/>
    <w:rsid w:val="0040744E"/>
    <w:rsid w:val="00410790"/>
    <w:rsid w:val="00410829"/>
    <w:rsid w:val="00410B27"/>
    <w:rsid w:val="0041138D"/>
    <w:rsid w:val="004146F8"/>
    <w:rsid w:val="00414EA0"/>
    <w:rsid w:val="00420947"/>
    <w:rsid w:val="00421F78"/>
    <w:rsid w:val="00424AC4"/>
    <w:rsid w:val="00425047"/>
    <w:rsid w:val="00425D21"/>
    <w:rsid w:val="00427E0C"/>
    <w:rsid w:val="0043049E"/>
    <w:rsid w:val="0043049F"/>
    <w:rsid w:val="004307AB"/>
    <w:rsid w:val="00432CE1"/>
    <w:rsid w:val="00433978"/>
    <w:rsid w:val="0043570E"/>
    <w:rsid w:val="0043687E"/>
    <w:rsid w:val="004372E7"/>
    <w:rsid w:val="004375D8"/>
    <w:rsid w:val="00437B9A"/>
    <w:rsid w:val="00446385"/>
    <w:rsid w:val="004467AD"/>
    <w:rsid w:val="0044727D"/>
    <w:rsid w:val="004476F0"/>
    <w:rsid w:val="00447E56"/>
    <w:rsid w:val="0045050F"/>
    <w:rsid w:val="00450B44"/>
    <w:rsid w:val="00451CA6"/>
    <w:rsid w:val="0045281C"/>
    <w:rsid w:val="004543D2"/>
    <w:rsid w:val="004556A4"/>
    <w:rsid w:val="00460A42"/>
    <w:rsid w:val="00461377"/>
    <w:rsid w:val="00461CF3"/>
    <w:rsid w:val="00465393"/>
    <w:rsid w:val="00466427"/>
    <w:rsid w:val="0047026D"/>
    <w:rsid w:val="004729D8"/>
    <w:rsid w:val="004732CB"/>
    <w:rsid w:val="00473E32"/>
    <w:rsid w:val="004743A3"/>
    <w:rsid w:val="00474B7F"/>
    <w:rsid w:val="00476E48"/>
    <w:rsid w:val="00477859"/>
    <w:rsid w:val="00480A17"/>
    <w:rsid w:val="004819E5"/>
    <w:rsid w:val="0048287D"/>
    <w:rsid w:val="00482B24"/>
    <w:rsid w:val="00483740"/>
    <w:rsid w:val="00483C79"/>
    <w:rsid w:val="00484364"/>
    <w:rsid w:val="00485B92"/>
    <w:rsid w:val="00487034"/>
    <w:rsid w:val="00487DFC"/>
    <w:rsid w:val="0049352A"/>
    <w:rsid w:val="00493845"/>
    <w:rsid w:val="00493A29"/>
    <w:rsid w:val="00495DB1"/>
    <w:rsid w:val="00496A1C"/>
    <w:rsid w:val="004A0B9D"/>
    <w:rsid w:val="004A2A67"/>
    <w:rsid w:val="004A31AA"/>
    <w:rsid w:val="004A3804"/>
    <w:rsid w:val="004A3D03"/>
    <w:rsid w:val="004A4178"/>
    <w:rsid w:val="004A584C"/>
    <w:rsid w:val="004A58BC"/>
    <w:rsid w:val="004A5DF3"/>
    <w:rsid w:val="004A7183"/>
    <w:rsid w:val="004A78E4"/>
    <w:rsid w:val="004A7F39"/>
    <w:rsid w:val="004B0714"/>
    <w:rsid w:val="004B5EAB"/>
    <w:rsid w:val="004B5FB2"/>
    <w:rsid w:val="004B7528"/>
    <w:rsid w:val="004B7BBD"/>
    <w:rsid w:val="004C2625"/>
    <w:rsid w:val="004C2FFE"/>
    <w:rsid w:val="004C52D8"/>
    <w:rsid w:val="004C5350"/>
    <w:rsid w:val="004C5BCF"/>
    <w:rsid w:val="004C5CE5"/>
    <w:rsid w:val="004D097B"/>
    <w:rsid w:val="004D128F"/>
    <w:rsid w:val="004D1BD8"/>
    <w:rsid w:val="004D1EEE"/>
    <w:rsid w:val="004D2E94"/>
    <w:rsid w:val="004D6B6C"/>
    <w:rsid w:val="004D7AB0"/>
    <w:rsid w:val="004E0E3C"/>
    <w:rsid w:val="004E128B"/>
    <w:rsid w:val="004E26B5"/>
    <w:rsid w:val="004E3973"/>
    <w:rsid w:val="004E66C5"/>
    <w:rsid w:val="004F09C9"/>
    <w:rsid w:val="004F282F"/>
    <w:rsid w:val="004F4089"/>
    <w:rsid w:val="004F5D56"/>
    <w:rsid w:val="004F62F6"/>
    <w:rsid w:val="004F6CB0"/>
    <w:rsid w:val="004F7432"/>
    <w:rsid w:val="004F768C"/>
    <w:rsid w:val="00501021"/>
    <w:rsid w:val="00502D4F"/>
    <w:rsid w:val="00504179"/>
    <w:rsid w:val="0050652A"/>
    <w:rsid w:val="005065F8"/>
    <w:rsid w:val="005115FF"/>
    <w:rsid w:val="0051370D"/>
    <w:rsid w:val="00513748"/>
    <w:rsid w:val="005147DE"/>
    <w:rsid w:val="00514EB3"/>
    <w:rsid w:val="005163A5"/>
    <w:rsid w:val="00516B4E"/>
    <w:rsid w:val="00516F73"/>
    <w:rsid w:val="00517DFA"/>
    <w:rsid w:val="00520BE1"/>
    <w:rsid w:val="00520EE8"/>
    <w:rsid w:val="00521027"/>
    <w:rsid w:val="00521A07"/>
    <w:rsid w:val="00521CE7"/>
    <w:rsid w:val="00522197"/>
    <w:rsid w:val="005231EA"/>
    <w:rsid w:val="005234A0"/>
    <w:rsid w:val="00526C8B"/>
    <w:rsid w:val="00526DA8"/>
    <w:rsid w:val="00526FA3"/>
    <w:rsid w:val="0052713B"/>
    <w:rsid w:val="00527B2D"/>
    <w:rsid w:val="00531429"/>
    <w:rsid w:val="00531840"/>
    <w:rsid w:val="0053305A"/>
    <w:rsid w:val="00537E7B"/>
    <w:rsid w:val="005406A2"/>
    <w:rsid w:val="005421D3"/>
    <w:rsid w:val="00543ACE"/>
    <w:rsid w:val="00544731"/>
    <w:rsid w:val="00544B3D"/>
    <w:rsid w:val="00545513"/>
    <w:rsid w:val="00546475"/>
    <w:rsid w:val="00547E0B"/>
    <w:rsid w:val="00550085"/>
    <w:rsid w:val="0055119E"/>
    <w:rsid w:val="00551BCA"/>
    <w:rsid w:val="00552544"/>
    <w:rsid w:val="00552A43"/>
    <w:rsid w:val="0055365C"/>
    <w:rsid w:val="00553F87"/>
    <w:rsid w:val="00554599"/>
    <w:rsid w:val="00554875"/>
    <w:rsid w:val="00556A35"/>
    <w:rsid w:val="005571A6"/>
    <w:rsid w:val="00560AD2"/>
    <w:rsid w:val="00560DA5"/>
    <w:rsid w:val="00561030"/>
    <w:rsid w:val="005614B3"/>
    <w:rsid w:val="00562CBD"/>
    <w:rsid w:val="005650A1"/>
    <w:rsid w:val="005655DA"/>
    <w:rsid w:val="00565A95"/>
    <w:rsid w:val="00566129"/>
    <w:rsid w:val="00566442"/>
    <w:rsid w:val="005678B3"/>
    <w:rsid w:val="00570104"/>
    <w:rsid w:val="00570519"/>
    <w:rsid w:val="005719DE"/>
    <w:rsid w:val="00571D91"/>
    <w:rsid w:val="00572221"/>
    <w:rsid w:val="005724EF"/>
    <w:rsid w:val="00572F90"/>
    <w:rsid w:val="00576487"/>
    <w:rsid w:val="00581F81"/>
    <w:rsid w:val="00582C8E"/>
    <w:rsid w:val="005836FE"/>
    <w:rsid w:val="005837E6"/>
    <w:rsid w:val="00584EF2"/>
    <w:rsid w:val="005856DC"/>
    <w:rsid w:val="0058593A"/>
    <w:rsid w:val="00585CA9"/>
    <w:rsid w:val="005864CD"/>
    <w:rsid w:val="005865E6"/>
    <w:rsid w:val="005909CE"/>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350D"/>
    <w:rsid w:val="005A42FC"/>
    <w:rsid w:val="005A50A7"/>
    <w:rsid w:val="005A7052"/>
    <w:rsid w:val="005B0139"/>
    <w:rsid w:val="005B09AD"/>
    <w:rsid w:val="005B163A"/>
    <w:rsid w:val="005B1E20"/>
    <w:rsid w:val="005B3630"/>
    <w:rsid w:val="005B3CF4"/>
    <w:rsid w:val="005B4424"/>
    <w:rsid w:val="005B73EA"/>
    <w:rsid w:val="005B7E9D"/>
    <w:rsid w:val="005C08B9"/>
    <w:rsid w:val="005C1D65"/>
    <w:rsid w:val="005C2059"/>
    <w:rsid w:val="005C39BC"/>
    <w:rsid w:val="005C4930"/>
    <w:rsid w:val="005C4E8C"/>
    <w:rsid w:val="005C5FBA"/>
    <w:rsid w:val="005C6069"/>
    <w:rsid w:val="005C728F"/>
    <w:rsid w:val="005C7964"/>
    <w:rsid w:val="005C7DFD"/>
    <w:rsid w:val="005C7F0C"/>
    <w:rsid w:val="005D0295"/>
    <w:rsid w:val="005D6483"/>
    <w:rsid w:val="005D64EB"/>
    <w:rsid w:val="005E1A5A"/>
    <w:rsid w:val="005E2854"/>
    <w:rsid w:val="005E363B"/>
    <w:rsid w:val="005E3F06"/>
    <w:rsid w:val="005E4BE3"/>
    <w:rsid w:val="005E4D61"/>
    <w:rsid w:val="005E5779"/>
    <w:rsid w:val="005E62FD"/>
    <w:rsid w:val="005E702C"/>
    <w:rsid w:val="005F0283"/>
    <w:rsid w:val="005F3D12"/>
    <w:rsid w:val="005F5940"/>
    <w:rsid w:val="005F5983"/>
    <w:rsid w:val="005F7E65"/>
    <w:rsid w:val="00601E65"/>
    <w:rsid w:val="0060252E"/>
    <w:rsid w:val="006027C7"/>
    <w:rsid w:val="00602E10"/>
    <w:rsid w:val="00603AD7"/>
    <w:rsid w:val="00604940"/>
    <w:rsid w:val="00604C2A"/>
    <w:rsid w:val="0060649E"/>
    <w:rsid w:val="00607704"/>
    <w:rsid w:val="00607A54"/>
    <w:rsid w:val="0061098F"/>
    <w:rsid w:val="00610E2E"/>
    <w:rsid w:val="00612843"/>
    <w:rsid w:val="00612AB6"/>
    <w:rsid w:val="00613ACB"/>
    <w:rsid w:val="00613C25"/>
    <w:rsid w:val="00614F2E"/>
    <w:rsid w:val="00615DD5"/>
    <w:rsid w:val="0061693C"/>
    <w:rsid w:val="0061771D"/>
    <w:rsid w:val="006207D3"/>
    <w:rsid w:val="00620ECC"/>
    <w:rsid w:val="006213E0"/>
    <w:rsid w:val="00622899"/>
    <w:rsid w:val="00623BC3"/>
    <w:rsid w:val="00623DC6"/>
    <w:rsid w:val="00625578"/>
    <w:rsid w:val="00625BDE"/>
    <w:rsid w:val="006268EE"/>
    <w:rsid w:val="00626B41"/>
    <w:rsid w:val="00626CD1"/>
    <w:rsid w:val="006272A9"/>
    <w:rsid w:val="00627373"/>
    <w:rsid w:val="00627BE4"/>
    <w:rsid w:val="00627D57"/>
    <w:rsid w:val="00627E38"/>
    <w:rsid w:val="006321D5"/>
    <w:rsid w:val="00634CC0"/>
    <w:rsid w:val="006361FF"/>
    <w:rsid w:val="00636BEE"/>
    <w:rsid w:val="00637229"/>
    <w:rsid w:val="00637DE6"/>
    <w:rsid w:val="0064132A"/>
    <w:rsid w:val="0064144D"/>
    <w:rsid w:val="00643B31"/>
    <w:rsid w:val="00644289"/>
    <w:rsid w:val="00645B1B"/>
    <w:rsid w:val="00650D4C"/>
    <w:rsid w:val="00652210"/>
    <w:rsid w:val="00652D6C"/>
    <w:rsid w:val="00653046"/>
    <w:rsid w:val="00653332"/>
    <w:rsid w:val="00655A74"/>
    <w:rsid w:val="006566B3"/>
    <w:rsid w:val="00662D0D"/>
    <w:rsid w:val="00662F44"/>
    <w:rsid w:val="00663134"/>
    <w:rsid w:val="00663DB7"/>
    <w:rsid w:val="006649D1"/>
    <w:rsid w:val="00667CD5"/>
    <w:rsid w:val="006701CD"/>
    <w:rsid w:val="00671835"/>
    <w:rsid w:val="00673690"/>
    <w:rsid w:val="006757C5"/>
    <w:rsid w:val="006771FC"/>
    <w:rsid w:val="006776C2"/>
    <w:rsid w:val="00680A04"/>
    <w:rsid w:val="00681507"/>
    <w:rsid w:val="00681923"/>
    <w:rsid w:val="00681B4F"/>
    <w:rsid w:val="00681BC2"/>
    <w:rsid w:val="00682686"/>
    <w:rsid w:val="006826DD"/>
    <w:rsid w:val="00683734"/>
    <w:rsid w:val="00683E0C"/>
    <w:rsid w:val="00683FF9"/>
    <w:rsid w:val="00684042"/>
    <w:rsid w:val="00684393"/>
    <w:rsid w:val="00684978"/>
    <w:rsid w:val="0068510C"/>
    <w:rsid w:val="006853C2"/>
    <w:rsid w:val="0068677C"/>
    <w:rsid w:val="00687084"/>
    <w:rsid w:val="0069143A"/>
    <w:rsid w:val="00691536"/>
    <w:rsid w:val="00691CC1"/>
    <w:rsid w:val="00691D0A"/>
    <w:rsid w:val="006929BA"/>
    <w:rsid w:val="00693CF7"/>
    <w:rsid w:val="00693E80"/>
    <w:rsid w:val="0069621A"/>
    <w:rsid w:val="006964C5"/>
    <w:rsid w:val="0069679C"/>
    <w:rsid w:val="006971CB"/>
    <w:rsid w:val="00697D49"/>
    <w:rsid w:val="006A00F1"/>
    <w:rsid w:val="006A1013"/>
    <w:rsid w:val="006A15E9"/>
    <w:rsid w:val="006A1721"/>
    <w:rsid w:val="006A17DA"/>
    <w:rsid w:val="006A2158"/>
    <w:rsid w:val="006A2B32"/>
    <w:rsid w:val="006A348B"/>
    <w:rsid w:val="006A6CDB"/>
    <w:rsid w:val="006B1896"/>
    <w:rsid w:val="006B20EA"/>
    <w:rsid w:val="006B55F2"/>
    <w:rsid w:val="006B6A62"/>
    <w:rsid w:val="006C0E51"/>
    <w:rsid w:val="006C3518"/>
    <w:rsid w:val="006C397C"/>
    <w:rsid w:val="006C3AAC"/>
    <w:rsid w:val="006C4143"/>
    <w:rsid w:val="006C51BD"/>
    <w:rsid w:val="006C5FD6"/>
    <w:rsid w:val="006C632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391C"/>
    <w:rsid w:val="006E3ADD"/>
    <w:rsid w:val="006E6019"/>
    <w:rsid w:val="006F1129"/>
    <w:rsid w:val="006F2AAD"/>
    <w:rsid w:val="006F404B"/>
    <w:rsid w:val="006F4354"/>
    <w:rsid w:val="006F47FF"/>
    <w:rsid w:val="006F5C8D"/>
    <w:rsid w:val="006F6CED"/>
    <w:rsid w:val="006F79A8"/>
    <w:rsid w:val="007007A8"/>
    <w:rsid w:val="00701044"/>
    <w:rsid w:val="007013F8"/>
    <w:rsid w:val="007014B6"/>
    <w:rsid w:val="00701C74"/>
    <w:rsid w:val="00701DBE"/>
    <w:rsid w:val="00701EC6"/>
    <w:rsid w:val="00702444"/>
    <w:rsid w:val="00702A80"/>
    <w:rsid w:val="007052AD"/>
    <w:rsid w:val="0070593F"/>
    <w:rsid w:val="00705F25"/>
    <w:rsid w:val="00706151"/>
    <w:rsid w:val="00706D30"/>
    <w:rsid w:val="00707954"/>
    <w:rsid w:val="00707C78"/>
    <w:rsid w:val="00711F77"/>
    <w:rsid w:val="00713565"/>
    <w:rsid w:val="00714583"/>
    <w:rsid w:val="00714C6E"/>
    <w:rsid w:val="00714C72"/>
    <w:rsid w:val="00715B2C"/>
    <w:rsid w:val="00716C77"/>
    <w:rsid w:val="00717301"/>
    <w:rsid w:val="007204C9"/>
    <w:rsid w:val="00721830"/>
    <w:rsid w:val="0072280C"/>
    <w:rsid w:val="00724064"/>
    <w:rsid w:val="00724AD8"/>
    <w:rsid w:val="007265EA"/>
    <w:rsid w:val="00727844"/>
    <w:rsid w:val="00727B34"/>
    <w:rsid w:val="00727E3F"/>
    <w:rsid w:val="007311F5"/>
    <w:rsid w:val="0073146E"/>
    <w:rsid w:val="00731C72"/>
    <w:rsid w:val="00731D19"/>
    <w:rsid w:val="0073279D"/>
    <w:rsid w:val="007342BC"/>
    <w:rsid w:val="00735C98"/>
    <w:rsid w:val="007370F4"/>
    <w:rsid w:val="00740CD1"/>
    <w:rsid w:val="00742533"/>
    <w:rsid w:val="00742689"/>
    <w:rsid w:val="0074312C"/>
    <w:rsid w:val="007435C8"/>
    <w:rsid w:val="0074362F"/>
    <w:rsid w:val="00744BDC"/>
    <w:rsid w:val="00744DDD"/>
    <w:rsid w:val="007454D1"/>
    <w:rsid w:val="00745A95"/>
    <w:rsid w:val="00745B6A"/>
    <w:rsid w:val="00746192"/>
    <w:rsid w:val="00746FCD"/>
    <w:rsid w:val="007477B7"/>
    <w:rsid w:val="007477FD"/>
    <w:rsid w:val="00747E68"/>
    <w:rsid w:val="0075051F"/>
    <w:rsid w:val="007540BE"/>
    <w:rsid w:val="00755407"/>
    <w:rsid w:val="00755AEA"/>
    <w:rsid w:val="0075690C"/>
    <w:rsid w:val="00761AA7"/>
    <w:rsid w:val="00762F38"/>
    <w:rsid w:val="007713C0"/>
    <w:rsid w:val="00771B79"/>
    <w:rsid w:val="0077251D"/>
    <w:rsid w:val="0077499B"/>
    <w:rsid w:val="007762F2"/>
    <w:rsid w:val="007769F6"/>
    <w:rsid w:val="00780749"/>
    <w:rsid w:val="00781109"/>
    <w:rsid w:val="0078171E"/>
    <w:rsid w:val="00781FF8"/>
    <w:rsid w:val="00782507"/>
    <w:rsid w:val="00783165"/>
    <w:rsid w:val="00783803"/>
    <w:rsid w:val="00784007"/>
    <w:rsid w:val="00785ABE"/>
    <w:rsid w:val="0078645D"/>
    <w:rsid w:val="00787BE4"/>
    <w:rsid w:val="00791E4D"/>
    <w:rsid w:val="00792027"/>
    <w:rsid w:val="00792576"/>
    <w:rsid w:val="007926F1"/>
    <w:rsid w:val="00794C5B"/>
    <w:rsid w:val="00796817"/>
    <w:rsid w:val="007A0481"/>
    <w:rsid w:val="007A120E"/>
    <w:rsid w:val="007A288A"/>
    <w:rsid w:val="007A440D"/>
    <w:rsid w:val="007A4907"/>
    <w:rsid w:val="007A7192"/>
    <w:rsid w:val="007A7CDE"/>
    <w:rsid w:val="007B121E"/>
    <w:rsid w:val="007B1672"/>
    <w:rsid w:val="007B20CE"/>
    <w:rsid w:val="007B2131"/>
    <w:rsid w:val="007B2EFA"/>
    <w:rsid w:val="007B3937"/>
    <w:rsid w:val="007B3A0B"/>
    <w:rsid w:val="007B4417"/>
    <w:rsid w:val="007B5369"/>
    <w:rsid w:val="007B549B"/>
    <w:rsid w:val="007B6BBF"/>
    <w:rsid w:val="007B7752"/>
    <w:rsid w:val="007C0E7D"/>
    <w:rsid w:val="007C4227"/>
    <w:rsid w:val="007C4AA2"/>
    <w:rsid w:val="007C4D5A"/>
    <w:rsid w:val="007C5463"/>
    <w:rsid w:val="007C547A"/>
    <w:rsid w:val="007C55F1"/>
    <w:rsid w:val="007C567E"/>
    <w:rsid w:val="007C754D"/>
    <w:rsid w:val="007D0DF8"/>
    <w:rsid w:val="007D1AD5"/>
    <w:rsid w:val="007D2514"/>
    <w:rsid w:val="007D37D9"/>
    <w:rsid w:val="007D3972"/>
    <w:rsid w:val="007D44F9"/>
    <w:rsid w:val="007D479F"/>
    <w:rsid w:val="007D6D19"/>
    <w:rsid w:val="007D7C2D"/>
    <w:rsid w:val="007E169E"/>
    <w:rsid w:val="007E3664"/>
    <w:rsid w:val="007E4045"/>
    <w:rsid w:val="007E6E61"/>
    <w:rsid w:val="007E7C5B"/>
    <w:rsid w:val="007F046A"/>
    <w:rsid w:val="007F0D7A"/>
    <w:rsid w:val="007F3C54"/>
    <w:rsid w:val="007F3E7B"/>
    <w:rsid w:val="007F4464"/>
    <w:rsid w:val="007F49EF"/>
    <w:rsid w:val="007F6107"/>
    <w:rsid w:val="008028FA"/>
    <w:rsid w:val="0080452E"/>
    <w:rsid w:val="00805B4E"/>
    <w:rsid w:val="008061C9"/>
    <w:rsid w:val="008066EA"/>
    <w:rsid w:val="008075FC"/>
    <w:rsid w:val="00811A0E"/>
    <w:rsid w:val="00811DBD"/>
    <w:rsid w:val="008126B7"/>
    <w:rsid w:val="008157E2"/>
    <w:rsid w:val="00815888"/>
    <w:rsid w:val="00816261"/>
    <w:rsid w:val="008165B6"/>
    <w:rsid w:val="00820FF1"/>
    <w:rsid w:val="008213AB"/>
    <w:rsid w:val="00821923"/>
    <w:rsid w:val="0082225A"/>
    <w:rsid w:val="00822B22"/>
    <w:rsid w:val="00825236"/>
    <w:rsid w:val="008256AF"/>
    <w:rsid w:val="008304F8"/>
    <w:rsid w:val="0083116C"/>
    <w:rsid w:val="00835C3C"/>
    <w:rsid w:val="008363BE"/>
    <w:rsid w:val="0083756F"/>
    <w:rsid w:val="0083790A"/>
    <w:rsid w:val="00840381"/>
    <w:rsid w:val="00842930"/>
    <w:rsid w:val="008433BC"/>
    <w:rsid w:val="008434B7"/>
    <w:rsid w:val="0084435C"/>
    <w:rsid w:val="00845160"/>
    <w:rsid w:val="0084519B"/>
    <w:rsid w:val="00845BFD"/>
    <w:rsid w:val="00846B02"/>
    <w:rsid w:val="00846C54"/>
    <w:rsid w:val="00850774"/>
    <w:rsid w:val="0085215F"/>
    <w:rsid w:val="00853AA4"/>
    <w:rsid w:val="00854CDD"/>
    <w:rsid w:val="0085536A"/>
    <w:rsid w:val="008554A8"/>
    <w:rsid w:val="0085655F"/>
    <w:rsid w:val="008601D0"/>
    <w:rsid w:val="008636B8"/>
    <w:rsid w:val="00864EB3"/>
    <w:rsid w:val="00865F6A"/>
    <w:rsid w:val="008707A9"/>
    <w:rsid w:val="00871FBA"/>
    <w:rsid w:val="0087462E"/>
    <w:rsid w:val="00875439"/>
    <w:rsid w:val="00876C62"/>
    <w:rsid w:val="00877101"/>
    <w:rsid w:val="00880462"/>
    <w:rsid w:val="00880F27"/>
    <w:rsid w:val="008833BE"/>
    <w:rsid w:val="0088424C"/>
    <w:rsid w:val="00884843"/>
    <w:rsid w:val="00885319"/>
    <w:rsid w:val="00885F3B"/>
    <w:rsid w:val="008872E6"/>
    <w:rsid w:val="008926FC"/>
    <w:rsid w:val="00892EE4"/>
    <w:rsid w:val="0089308F"/>
    <w:rsid w:val="00893560"/>
    <w:rsid w:val="00893DB8"/>
    <w:rsid w:val="0089404B"/>
    <w:rsid w:val="008942FC"/>
    <w:rsid w:val="0089444F"/>
    <w:rsid w:val="008966B3"/>
    <w:rsid w:val="008974BE"/>
    <w:rsid w:val="00897AA8"/>
    <w:rsid w:val="008A0D0E"/>
    <w:rsid w:val="008A1751"/>
    <w:rsid w:val="008A39A1"/>
    <w:rsid w:val="008A53D4"/>
    <w:rsid w:val="008A77B8"/>
    <w:rsid w:val="008B045E"/>
    <w:rsid w:val="008B2CEA"/>
    <w:rsid w:val="008B3162"/>
    <w:rsid w:val="008B47F7"/>
    <w:rsid w:val="008B5A43"/>
    <w:rsid w:val="008B726C"/>
    <w:rsid w:val="008B74CD"/>
    <w:rsid w:val="008C0585"/>
    <w:rsid w:val="008C0CDE"/>
    <w:rsid w:val="008C194A"/>
    <w:rsid w:val="008C3002"/>
    <w:rsid w:val="008C3292"/>
    <w:rsid w:val="008C3976"/>
    <w:rsid w:val="008C4E41"/>
    <w:rsid w:val="008C5B32"/>
    <w:rsid w:val="008C6020"/>
    <w:rsid w:val="008C6B30"/>
    <w:rsid w:val="008C755A"/>
    <w:rsid w:val="008D0283"/>
    <w:rsid w:val="008D0B6B"/>
    <w:rsid w:val="008D5244"/>
    <w:rsid w:val="008D5611"/>
    <w:rsid w:val="008E128A"/>
    <w:rsid w:val="008E1E0A"/>
    <w:rsid w:val="008E2170"/>
    <w:rsid w:val="008E3998"/>
    <w:rsid w:val="008E3E3F"/>
    <w:rsid w:val="008E4059"/>
    <w:rsid w:val="008E4877"/>
    <w:rsid w:val="008E4E50"/>
    <w:rsid w:val="008E4FF9"/>
    <w:rsid w:val="008E57F3"/>
    <w:rsid w:val="008E6066"/>
    <w:rsid w:val="008E77C6"/>
    <w:rsid w:val="008F2CCF"/>
    <w:rsid w:val="008F2E54"/>
    <w:rsid w:val="008F39D1"/>
    <w:rsid w:val="008F40FF"/>
    <w:rsid w:val="008F47EB"/>
    <w:rsid w:val="008F5AEB"/>
    <w:rsid w:val="008F651E"/>
    <w:rsid w:val="008F6785"/>
    <w:rsid w:val="008F6C80"/>
    <w:rsid w:val="008F6F0E"/>
    <w:rsid w:val="008F774F"/>
    <w:rsid w:val="00900D7B"/>
    <w:rsid w:val="00901DF0"/>
    <w:rsid w:val="009027A8"/>
    <w:rsid w:val="0090547F"/>
    <w:rsid w:val="0090657C"/>
    <w:rsid w:val="00906930"/>
    <w:rsid w:val="00906E5A"/>
    <w:rsid w:val="009075F4"/>
    <w:rsid w:val="00907A28"/>
    <w:rsid w:val="00907C4B"/>
    <w:rsid w:val="009101B8"/>
    <w:rsid w:val="00910434"/>
    <w:rsid w:val="00910A61"/>
    <w:rsid w:val="00911DB4"/>
    <w:rsid w:val="0091236F"/>
    <w:rsid w:val="00913838"/>
    <w:rsid w:val="00913E5D"/>
    <w:rsid w:val="00913EAC"/>
    <w:rsid w:val="009166EA"/>
    <w:rsid w:val="00916ACE"/>
    <w:rsid w:val="00921B2A"/>
    <w:rsid w:val="009234A7"/>
    <w:rsid w:val="00923ABE"/>
    <w:rsid w:val="00924789"/>
    <w:rsid w:val="00924807"/>
    <w:rsid w:val="00924FAE"/>
    <w:rsid w:val="009279D2"/>
    <w:rsid w:val="00930410"/>
    <w:rsid w:val="00930930"/>
    <w:rsid w:val="00930E7C"/>
    <w:rsid w:val="00931D1C"/>
    <w:rsid w:val="00934511"/>
    <w:rsid w:val="00934AB6"/>
    <w:rsid w:val="009351D2"/>
    <w:rsid w:val="00943116"/>
    <w:rsid w:val="00944DB2"/>
    <w:rsid w:val="00946C30"/>
    <w:rsid w:val="00950807"/>
    <w:rsid w:val="00950F4C"/>
    <w:rsid w:val="009515B2"/>
    <w:rsid w:val="00953873"/>
    <w:rsid w:val="00954BDA"/>
    <w:rsid w:val="0095512E"/>
    <w:rsid w:val="009552CB"/>
    <w:rsid w:val="00955C96"/>
    <w:rsid w:val="00955E03"/>
    <w:rsid w:val="00955E99"/>
    <w:rsid w:val="0095618F"/>
    <w:rsid w:val="009578E7"/>
    <w:rsid w:val="009605C4"/>
    <w:rsid w:val="00961036"/>
    <w:rsid w:val="009612A6"/>
    <w:rsid w:val="00962133"/>
    <w:rsid w:val="00963490"/>
    <w:rsid w:val="0096434D"/>
    <w:rsid w:val="00964460"/>
    <w:rsid w:val="0096492F"/>
    <w:rsid w:val="00965A54"/>
    <w:rsid w:val="00966BF4"/>
    <w:rsid w:val="009677EB"/>
    <w:rsid w:val="009700C4"/>
    <w:rsid w:val="009703F2"/>
    <w:rsid w:val="00972995"/>
    <w:rsid w:val="00975FAC"/>
    <w:rsid w:val="00976556"/>
    <w:rsid w:val="00981985"/>
    <w:rsid w:val="00983096"/>
    <w:rsid w:val="00983573"/>
    <w:rsid w:val="00983EE0"/>
    <w:rsid w:val="00984455"/>
    <w:rsid w:val="0098494A"/>
    <w:rsid w:val="00984C3C"/>
    <w:rsid w:val="00987777"/>
    <w:rsid w:val="00990A7C"/>
    <w:rsid w:val="00992B7B"/>
    <w:rsid w:val="00994497"/>
    <w:rsid w:val="00995007"/>
    <w:rsid w:val="0099600D"/>
    <w:rsid w:val="009967F0"/>
    <w:rsid w:val="00997069"/>
    <w:rsid w:val="009A09A6"/>
    <w:rsid w:val="009A0AC5"/>
    <w:rsid w:val="009A3D6C"/>
    <w:rsid w:val="009A3EB9"/>
    <w:rsid w:val="009A4AD6"/>
    <w:rsid w:val="009A4EE8"/>
    <w:rsid w:val="009A5924"/>
    <w:rsid w:val="009A5EBA"/>
    <w:rsid w:val="009A5EFC"/>
    <w:rsid w:val="009A61A3"/>
    <w:rsid w:val="009A61D6"/>
    <w:rsid w:val="009A660F"/>
    <w:rsid w:val="009A7627"/>
    <w:rsid w:val="009B09D5"/>
    <w:rsid w:val="009B294C"/>
    <w:rsid w:val="009B2FB8"/>
    <w:rsid w:val="009B4202"/>
    <w:rsid w:val="009C028E"/>
    <w:rsid w:val="009C09EF"/>
    <w:rsid w:val="009C166C"/>
    <w:rsid w:val="009C3CA4"/>
    <w:rsid w:val="009C5A58"/>
    <w:rsid w:val="009C7099"/>
    <w:rsid w:val="009C721B"/>
    <w:rsid w:val="009C79D6"/>
    <w:rsid w:val="009C7F56"/>
    <w:rsid w:val="009D0D35"/>
    <w:rsid w:val="009D0EAD"/>
    <w:rsid w:val="009D0F4B"/>
    <w:rsid w:val="009D1778"/>
    <w:rsid w:val="009D76AB"/>
    <w:rsid w:val="009D7D54"/>
    <w:rsid w:val="009E291C"/>
    <w:rsid w:val="009E3E19"/>
    <w:rsid w:val="009E56BB"/>
    <w:rsid w:val="009E5BDA"/>
    <w:rsid w:val="009F0945"/>
    <w:rsid w:val="009F0D97"/>
    <w:rsid w:val="009F2381"/>
    <w:rsid w:val="009F2982"/>
    <w:rsid w:val="009F4144"/>
    <w:rsid w:val="009F435D"/>
    <w:rsid w:val="009F4C13"/>
    <w:rsid w:val="009F5725"/>
    <w:rsid w:val="00A00127"/>
    <w:rsid w:val="00A0184D"/>
    <w:rsid w:val="00A01A44"/>
    <w:rsid w:val="00A02122"/>
    <w:rsid w:val="00A0352F"/>
    <w:rsid w:val="00A03B23"/>
    <w:rsid w:val="00A04DFB"/>
    <w:rsid w:val="00A05134"/>
    <w:rsid w:val="00A0556C"/>
    <w:rsid w:val="00A06931"/>
    <w:rsid w:val="00A069C6"/>
    <w:rsid w:val="00A07075"/>
    <w:rsid w:val="00A1168B"/>
    <w:rsid w:val="00A11CA1"/>
    <w:rsid w:val="00A11F52"/>
    <w:rsid w:val="00A14379"/>
    <w:rsid w:val="00A20A0A"/>
    <w:rsid w:val="00A20D3D"/>
    <w:rsid w:val="00A222E9"/>
    <w:rsid w:val="00A229D8"/>
    <w:rsid w:val="00A22AF6"/>
    <w:rsid w:val="00A23125"/>
    <w:rsid w:val="00A23B12"/>
    <w:rsid w:val="00A2474C"/>
    <w:rsid w:val="00A2475A"/>
    <w:rsid w:val="00A25045"/>
    <w:rsid w:val="00A2524A"/>
    <w:rsid w:val="00A25A2C"/>
    <w:rsid w:val="00A2657C"/>
    <w:rsid w:val="00A345DE"/>
    <w:rsid w:val="00A35CFE"/>
    <w:rsid w:val="00A407E8"/>
    <w:rsid w:val="00A40B2D"/>
    <w:rsid w:val="00A414DF"/>
    <w:rsid w:val="00A41926"/>
    <w:rsid w:val="00A419AC"/>
    <w:rsid w:val="00A41B5F"/>
    <w:rsid w:val="00A42915"/>
    <w:rsid w:val="00A4291E"/>
    <w:rsid w:val="00A43F29"/>
    <w:rsid w:val="00A43FF1"/>
    <w:rsid w:val="00A46C61"/>
    <w:rsid w:val="00A472B1"/>
    <w:rsid w:val="00A50C5F"/>
    <w:rsid w:val="00A51282"/>
    <w:rsid w:val="00A516B3"/>
    <w:rsid w:val="00A51BA8"/>
    <w:rsid w:val="00A524B5"/>
    <w:rsid w:val="00A53813"/>
    <w:rsid w:val="00A553F1"/>
    <w:rsid w:val="00A579A3"/>
    <w:rsid w:val="00A6149A"/>
    <w:rsid w:val="00A618B3"/>
    <w:rsid w:val="00A61B56"/>
    <w:rsid w:val="00A624E6"/>
    <w:rsid w:val="00A640C3"/>
    <w:rsid w:val="00A64567"/>
    <w:rsid w:val="00A64981"/>
    <w:rsid w:val="00A65D81"/>
    <w:rsid w:val="00A65E50"/>
    <w:rsid w:val="00A66CA0"/>
    <w:rsid w:val="00A7138B"/>
    <w:rsid w:val="00A71443"/>
    <w:rsid w:val="00A7206E"/>
    <w:rsid w:val="00A73470"/>
    <w:rsid w:val="00A7393F"/>
    <w:rsid w:val="00A74CA8"/>
    <w:rsid w:val="00A805D4"/>
    <w:rsid w:val="00A809CD"/>
    <w:rsid w:val="00A8363F"/>
    <w:rsid w:val="00A83914"/>
    <w:rsid w:val="00A83FA3"/>
    <w:rsid w:val="00A8410F"/>
    <w:rsid w:val="00A84A07"/>
    <w:rsid w:val="00A85233"/>
    <w:rsid w:val="00A8625A"/>
    <w:rsid w:val="00A87AEC"/>
    <w:rsid w:val="00A905A4"/>
    <w:rsid w:val="00A908E6"/>
    <w:rsid w:val="00A90A93"/>
    <w:rsid w:val="00A910B8"/>
    <w:rsid w:val="00A923E9"/>
    <w:rsid w:val="00A9249F"/>
    <w:rsid w:val="00A925C2"/>
    <w:rsid w:val="00A959D1"/>
    <w:rsid w:val="00AA03C9"/>
    <w:rsid w:val="00AA260F"/>
    <w:rsid w:val="00AA3A15"/>
    <w:rsid w:val="00AA469A"/>
    <w:rsid w:val="00AA4FA3"/>
    <w:rsid w:val="00AA5285"/>
    <w:rsid w:val="00AA6446"/>
    <w:rsid w:val="00AA6657"/>
    <w:rsid w:val="00AB0644"/>
    <w:rsid w:val="00AB3057"/>
    <w:rsid w:val="00AB33F1"/>
    <w:rsid w:val="00AB3B8A"/>
    <w:rsid w:val="00AB3D61"/>
    <w:rsid w:val="00AB54CF"/>
    <w:rsid w:val="00AB584E"/>
    <w:rsid w:val="00AB5D51"/>
    <w:rsid w:val="00AB6074"/>
    <w:rsid w:val="00AB6559"/>
    <w:rsid w:val="00AB6FE5"/>
    <w:rsid w:val="00AB7E18"/>
    <w:rsid w:val="00AC0647"/>
    <w:rsid w:val="00AC101E"/>
    <w:rsid w:val="00AC1086"/>
    <w:rsid w:val="00AC12F7"/>
    <w:rsid w:val="00AC1306"/>
    <w:rsid w:val="00AC4018"/>
    <w:rsid w:val="00AC482F"/>
    <w:rsid w:val="00AD0235"/>
    <w:rsid w:val="00AD14E9"/>
    <w:rsid w:val="00AD181D"/>
    <w:rsid w:val="00AD2601"/>
    <w:rsid w:val="00AD2668"/>
    <w:rsid w:val="00AD26C0"/>
    <w:rsid w:val="00AD2854"/>
    <w:rsid w:val="00AD2D0E"/>
    <w:rsid w:val="00AD2E6E"/>
    <w:rsid w:val="00AD4344"/>
    <w:rsid w:val="00AD5659"/>
    <w:rsid w:val="00AD6400"/>
    <w:rsid w:val="00AD679A"/>
    <w:rsid w:val="00AD6959"/>
    <w:rsid w:val="00AD6B3F"/>
    <w:rsid w:val="00AD7838"/>
    <w:rsid w:val="00AD7B83"/>
    <w:rsid w:val="00AD7D36"/>
    <w:rsid w:val="00AE0CD6"/>
    <w:rsid w:val="00AE0EBF"/>
    <w:rsid w:val="00AE1417"/>
    <w:rsid w:val="00AE1D62"/>
    <w:rsid w:val="00AE2F2F"/>
    <w:rsid w:val="00AE4E93"/>
    <w:rsid w:val="00AE5F41"/>
    <w:rsid w:val="00AE6FED"/>
    <w:rsid w:val="00AE7521"/>
    <w:rsid w:val="00AF1DA8"/>
    <w:rsid w:val="00AF21B9"/>
    <w:rsid w:val="00AF4BA1"/>
    <w:rsid w:val="00AF557C"/>
    <w:rsid w:val="00AF59C9"/>
    <w:rsid w:val="00AF5E72"/>
    <w:rsid w:val="00AF63B8"/>
    <w:rsid w:val="00AF65DA"/>
    <w:rsid w:val="00AF6F08"/>
    <w:rsid w:val="00AF708D"/>
    <w:rsid w:val="00B00CB7"/>
    <w:rsid w:val="00B010A5"/>
    <w:rsid w:val="00B01E08"/>
    <w:rsid w:val="00B0272C"/>
    <w:rsid w:val="00B0368D"/>
    <w:rsid w:val="00B041BB"/>
    <w:rsid w:val="00B04212"/>
    <w:rsid w:val="00B04219"/>
    <w:rsid w:val="00B04DD3"/>
    <w:rsid w:val="00B05525"/>
    <w:rsid w:val="00B06D60"/>
    <w:rsid w:val="00B07D95"/>
    <w:rsid w:val="00B1084C"/>
    <w:rsid w:val="00B1306C"/>
    <w:rsid w:val="00B14F6F"/>
    <w:rsid w:val="00B15C1A"/>
    <w:rsid w:val="00B170FA"/>
    <w:rsid w:val="00B210D0"/>
    <w:rsid w:val="00B23CBF"/>
    <w:rsid w:val="00B24463"/>
    <w:rsid w:val="00B24F78"/>
    <w:rsid w:val="00B27073"/>
    <w:rsid w:val="00B274F0"/>
    <w:rsid w:val="00B3036C"/>
    <w:rsid w:val="00B304B2"/>
    <w:rsid w:val="00B30BC9"/>
    <w:rsid w:val="00B31104"/>
    <w:rsid w:val="00B3190C"/>
    <w:rsid w:val="00B31CE1"/>
    <w:rsid w:val="00B322A3"/>
    <w:rsid w:val="00B332BE"/>
    <w:rsid w:val="00B33399"/>
    <w:rsid w:val="00B355E1"/>
    <w:rsid w:val="00B357C4"/>
    <w:rsid w:val="00B36D60"/>
    <w:rsid w:val="00B36DBD"/>
    <w:rsid w:val="00B37F7D"/>
    <w:rsid w:val="00B37F91"/>
    <w:rsid w:val="00B4274C"/>
    <w:rsid w:val="00B43822"/>
    <w:rsid w:val="00B462BB"/>
    <w:rsid w:val="00B477A6"/>
    <w:rsid w:val="00B5014D"/>
    <w:rsid w:val="00B517FE"/>
    <w:rsid w:val="00B51AA1"/>
    <w:rsid w:val="00B53246"/>
    <w:rsid w:val="00B53258"/>
    <w:rsid w:val="00B53D6F"/>
    <w:rsid w:val="00B57027"/>
    <w:rsid w:val="00B6046D"/>
    <w:rsid w:val="00B61C4A"/>
    <w:rsid w:val="00B6269D"/>
    <w:rsid w:val="00B62BFC"/>
    <w:rsid w:val="00B64922"/>
    <w:rsid w:val="00B67066"/>
    <w:rsid w:val="00B67B04"/>
    <w:rsid w:val="00B72917"/>
    <w:rsid w:val="00B72E36"/>
    <w:rsid w:val="00B7472E"/>
    <w:rsid w:val="00B75DC8"/>
    <w:rsid w:val="00B771BE"/>
    <w:rsid w:val="00B77634"/>
    <w:rsid w:val="00B801B3"/>
    <w:rsid w:val="00B803D5"/>
    <w:rsid w:val="00B81135"/>
    <w:rsid w:val="00B81732"/>
    <w:rsid w:val="00B82642"/>
    <w:rsid w:val="00B834DA"/>
    <w:rsid w:val="00B83B5E"/>
    <w:rsid w:val="00B84261"/>
    <w:rsid w:val="00B844AC"/>
    <w:rsid w:val="00B86772"/>
    <w:rsid w:val="00B87A96"/>
    <w:rsid w:val="00B908BB"/>
    <w:rsid w:val="00B90CB7"/>
    <w:rsid w:val="00B90E4E"/>
    <w:rsid w:val="00B91663"/>
    <w:rsid w:val="00B91ABA"/>
    <w:rsid w:val="00B939BE"/>
    <w:rsid w:val="00B94232"/>
    <w:rsid w:val="00B95AB2"/>
    <w:rsid w:val="00B95BFC"/>
    <w:rsid w:val="00B97C12"/>
    <w:rsid w:val="00BA0EAA"/>
    <w:rsid w:val="00BA25C1"/>
    <w:rsid w:val="00BA5C14"/>
    <w:rsid w:val="00BA6CB2"/>
    <w:rsid w:val="00BA7668"/>
    <w:rsid w:val="00BB068C"/>
    <w:rsid w:val="00BB0959"/>
    <w:rsid w:val="00BB1135"/>
    <w:rsid w:val="00BB124E"/>
    <w:rsid w:val="00BB2030"/>
    <w:rsid w:val="00BB3649"/>
    <w:rsid w:val="00BB65FE"/>
    <w:rsid w:val="00BB739C"/>
    <w:rsid w:val="00BC0D4C"/>
    <w:rsid w:val="00BC16F4"/>
    <w:rsid w:val="00BC2048"/>
    <w:rsid w:val="00BC2593"/>
    <w:rsid w:val="00BC364F"/>
    <w:rsid w:val="00BC5B05"/>
    <w:rsid w:val="00BC7391"/>
    <w:rsid w:val="00BD0868"/>
    <w:rsid w:val="00BD1595"/>
    <w:rsid w:val="00BD3E9C"/>
    <w:rsid w:val="00BD4068"/>
    <w:rsid w:val="00BD55E1"/>
    <w:rsid w:val="00BD5E77"/>
    <w:rsid w:val="00BD6224"/>
    <w:rsid w:val="00BD72CC"/>
    <w:rsid w:val="00BE0263"/>
    <w:rsid w:val="00BE03E9"/>
    <w:rsid w:val="00BE0416"/>
    <w:rsid w:val="00BE3927"/>
    <w:rsid w:val="00BE3C0F"/>
    <w:rsid w:val="00BE46E9"/>
    <w:rsid w:val="00BE6500"/>
    <w:rsid w:val="00BE75DE"/>
    <w:rsid w:val="00BF0799"/>
    <w:rsid w:val="00BF0A68"/>
    <w:rsid w:val="00BF100E"/>
    <w:rsid w:val="00BF16B6"/>
    <w:rsid w:val="00BF1EA4"/>
    <w:rsid w:val="00BF3868"/>
    <w:rsid w:val="00BF4168"/>
    <w:rsid w:val="00BF501B"/>
    <w:rsid w:val="00BF6AFD"/>
    <w:rsid w:val="00C02345"/>
    <w:rsid w:val="00C03CE1"/>
    <w:rsid w:val="00C03E70"/>
    <w:rsid w:val="00C05DC3"/>
    <w:rsid w:val="00C07381"/>
    <w:rsid w:val="00C103BF"/>
    <w:rsid w:val="00C11482"/>
    <w:rsid w:val="00C11C5F"/>
    <w:rsid w:val="00C14B5E"/>
    <w:rsid w:val="00C170A6"/>
    <w:rsid w:val="00C17428"/>
    <w:rsid w:val="00C177C9"/>
    <w:rsid w:val="00C17CED"/>
    <w:rsid w:val="00C2163D"/>
    <w:rsid w:val="00C2250F"/>
    <w:rsid w:val="00C23210"/>
    <w:rsid w:val="00C232EF"/>
    <w:rsid w:val="00C2377D"/>
    <w:rsid w:val="00C24D7D"/>
    <w:rsid w:val="00C26D34"/>
    <w:rsid w:val="00C3096D"/>
    <w:rsid w:val="00C31752"/>
    <w:rsid w:val="00C33826"/>
    <w:rsid w:val="00C34629"/>
    <w:rsid w:val="00C34C52"/>
    <w:rsid w:val="00C36242"/>
    <w:rsid w:val="00C375CA"/>
    <w:rsid w:val="00C37773"/>
    <w:rsid w:val="00C40DBE"/>
    <w:rsid w:val="00C429E9"/>
    <w:rsid w:val="00C43425"/>
    <w:rsid w:val="00C44C0E"/>
    <w:rsid w:val="00C47EF2"/>
    <w:rsid w:val="00C519D2"/>
    <w:rsid w:val="00C55AF1"/>
    <w:rsid w:val="00C56EFE"/>
    <w:rsid w:val="00C604E9"/>
    <w:rsid w:val="00C607A7"/>
    <w:rsid w:val="00C6080C"/>
    <w:rsid w:val="00C60DDB"/>
    <w:rsid w:val="00C6186F"/>
    <w:rsid w:val="00C62AB3"/>
    <w:rsid w:val="00C62D93"/>
    <w:rsid w:val="00C63367"/>
    <w:rsid w:val="00C63412"/>
    <w:rsid w:val="00C640C4"/>
    <w:rsid w:val="00C64372"/>
    <w:rsid w:val="00C67F61"/>
    <w:rsid w:val="00C70230"/>
    <w:rsid w:val="00C705B4"/>
    <w:rsid w:val="00C7197C"/>
    <w:rsid w:val="00C72069"/>
    <w:rsid w:val="00C72518"/>
    <w:rsid w:val="00C72951"/>
    <w:rsid w:val="00C729F2"/>
    <w:rsid w:val="00C72E68"/>
    <w:rsid w:val="00C737A9"/>
    <w:rsid w:val="00C74FDB"/>
    <w:rsid w:val="00C7601E"/>
    <w:rsid w:val="00C77A23"/>
    <w:rsid w:val="00C77F3F"/>
    <w:rsid w:val="00C82164"/>
    <w:rsid w:val="00C84190"/>
    <w:rsid w:val="00C85EBC"/>
    <w:rsid w:val="00C87243"/>
    <w:rsid w:val="00C90008"/>
    <w:rsid w:val="00C90676"/>
    <w:rsid w:val="00C922C6"/>
    <w:rsid w:val="00C93A80"/>
    <w:rsid w:val="00C93C79"/>
    <w:rsid w:val="00C941B2"/>
    <w:rsid w:val="00C97DD4"/>
    <w:rsid w:val="00CA02AF"/>
    <w:rsid w:val="00CA4058"/>
    <w:rsid w:val="00CA4B16"/>
    <w:rsid w:val="00CA55C1"/>
    <w:rsid w:val="00CA5949"/>
    <w:rsid w:val="00CA5967"/>
    <w:rsid w:val="00CA6F7F"/>
    <w:rsid w:val="00CA7245"/>
    <w:rsid w:val="00CA7F36"/>
    <w:rsid w:val="00CB0F36"/>
    <w:rsid w:val="00CB0F4C"/>
    <w:rsid w:val="00CB2408"/>
    <w:rsid w:val="00CB30F4"/>
    <w:rsid w:val="00CB51DD"/>
    <w:rsid w:val="00CB74F7"/>
    <w:rsid w:val="00CB75CF"/>
    <w:rsid w:val="00CB7645"/>
    <w:rsid w:val="00CC179F"/>
    <w:rsid w:val="00CC272C"/>
    <w:rsid w:val="00CC38C1"/>
    <w:rsid w:val="00CC4813"/>
    <w:rsid w:val="00CC5009"/>
    <w:rsid w:val="00CC75C3"/>
    <w:rsid w:val="00CD01B5"/>
    <w:rsid w:val="00CD031C"/>
    <w:rsid w:val="00CD05FC"/>
    <w:rsid w:val="00CD08F4"/>
    <w:rsid w:val="00CD1601"/>
    <w:rsid w:val="00CD2CCC"/>
    <w:rsid w:val="00CD316D"/>
    <w:rsid w:val="00CE0117"/>
    <w:rsid w:val="00CE0D2E"/>
    <w:rsid w:val="00CE312E"/>
    <w:rsid w:val="00CE503B"/>
    <w:rsid w:val="00CE66F4"/>
    <w:rsid w:val="00CF0AB0"/>
    <w:rsid w:val="00CF194F"/>
    <w:rsid w:val="00CF23D3"/>
    <w:rsid w:val="00CF33A7"/>
    <w:rsid w:val="00CF4D8B"/>
    <w:rsid w:val="00CF57AD"/>
    <w:rsid w:val="00CF5882"/>
    <w:rsid w:val="00CF593C"/>
    <w:rsid w:val="00CF68E4"/>
    <w:rsid w:val="00D00954"/>
    <w:rsid w:val="00D00E7C"/>
    <w:rsid w:val="00D010C6"/>
    <w:rsid w:val="00D01480"/>
    <w:rsid w:val="00D02344"/>
    <w:rsid w:val="00D03669"/>
    <w:rsid w:val="00D05087"/>
    <w:rsid w:val="00D05648"/>
    <w:rsid w:val="00D0657B"/>
    <w:rsid w:val="00D07559"/>
    <w:rsid w:val="00D10AAB"/>
    <w:rsid w:val="00D122DE"/>
    <w:rsid w:val="00D131ED"/>
    <w:rsid w:val="00D13721"/>
    <w:rsid w:val="00D137B3"/>
    <w:rsid w:val="00D1562E"/>
    <w:rsid w:val="00D164C0"/>
    <w:rsid w:val="00D16C18"/>
    <w:rsid w:val="00D16F97"/>
    <w:rsid w:val="00D17BC6"/>
    <w:rsid w:val="00D21A5A"/>
    <w:rsid w:val="00D21C2C"/>
    <w:rsid w:val="00D23172"/>
    <w:rsid w:val="00D23240"/>
    <w:rsid w:val="00D25EEB"/>
    <w:rsid w:val="00D26090"/>
    <w:rsid w:val="00D262EE"/>
    <w:rsid w:val="00D2682B"/>
    <w:rsid w:val="00D26D2E"/>
    <w:rsid w:val="00D31263"/>
    <w:rsid w:val="00D3132F"/>
    <w:rsid w:val="00D33993"/>
    <w:rsid w:val="00D37999"/>
    <w:rsid w:val="00D402F2"/>
    <w:rsid w:val="00D4183B"/>
    <w:rsid w:val="00D4204C"/>
    <w:rsid w:val="00D43475"/>
    <w:rsid w:val="00D435CA"/>
    <w:rsid w:val="00D43E12"/>
    <w:rsid w:val="00D44A4D"/>
    <w:rsid w:val="00D450AA"/>
    <w:rsid w:val="00D50F7D"/>
    <w:rsid w:val="00D52278"/>
    <w:rsid w:val="00D52E86"/>
    <w:rsid w:val="00D54245"/>
    <w:rsid w:val="00D5555D"/>
    <w:rsid w:val="00D56090"/>
    <w:rsid w:val="00D628A2"/>
    <w:rsid w:val="00D62AD4"/>
    <w:rsid w:val="00D66080"/>
    <w:rsid w:val="00D66711"/>
    <w:rsid w:val="00D6732C"/>
    <w:rsid w:val="00D70AA5"/>
    <w:rsid w:val="00D70FCB"/>
    <w:rsid w:val="00D7147D"/>
    <w:rsid w:val="00D72DCE"/>
    <w:rsid w:val="00D73C1E"/>
    <w:rsid w:val="00D8092A"/>
    <w:rsid w:val="00D810FA"/>
    <w:rsid w:val="00D85AAA"/>
    <w:rsid w:val="00D86A4C"/>
    <w:rsid w:val="00D86F18"/>
    <w:rsid w:val="00D92B75"/>
    <w:rsid w:val="00D92E85"/>
    <w:rsid w:val="00D9457B"/>
    <w:rsid w:val="00D94E04"/>
    <w:rsid w:val="00D959A4"/>
    <w:rsid w:val="00D97391"/>
    <w:rsid w:val="00D974A9"/>
    <w:rsid w:val="00DA1127"/>
    <w:rsid w:val="00DA1A81"/>
    <w:rsid w:val="00DA2C6D"/>
    <w:rsid w:val="00DA47B2"/>
    <w:rsid w:val="00DA53DD"/>
    <w:rsid w:val="00DA6AC0"/>
    <w:rsid w:val="00DA7FB2"/>
    <w:rsid w:val="00DB1767"/>
    <w:rsid w:val="00DB3B6E"/>
    <w:rsid w:val="00DB4968"/>
    <w:rsid w:val="00DB4BE7"/>
    <w:rsid w:val="00DB5F27"/>
    <w:rsid w:val="00DC12F8"/>
    <w:rsid w:val="00DC250F"/>
    <w:rsid w:val="00DC25D1"/>
    <w:rsid w:val="00DC2CA0"/>
    <w:rsid w:val="00DC2CA2"/>
    <w:rsid w:val="00DC4120"/>
    <w:rsid w:val="00DC4575"/>
    <w:rsid w:val="00DC4EA4"/>
    <w:rsid w:val="00DC5352"/>
    <w:rsid w:val="00DD0136"/>
    <w:rsid w:val="00DD49B4"/>
    <w:rsid w:val="00DD51E2"/>
    <w:rsid w:val="00DD6FFE"/>
    <w:rsid w:val="00DE05F3"/>
    <w:rsid w:val="00DE0875"/>
    <w:rsid w:val="00DE1242"/>
    <w:rsid w:val="00DE1553"/>
    <w:rsid w:val="00DE1C41"/>
    <w:rsid w:val="00DE1E92"/>
    <w:rsid w:val="00DE1ECB"/>
    <w:rsid w:val="00DE36C3"/>
    <w:rsid w:val="00DE37DD"/>
    <w:rsid w:val="00DE37E2"/>
    <w:rsid w:val="00DE57CD"/>
    <w:rsid w:val="00DE5D44"/>
    <w:rsid w:val="00DE6C54"/>
    <w:rsid w:val="00DE789E"/>
    <w:rsid w:val="00DF0CD4"/>
    <w:rsid w:val="00DF2761"/>
    <w:rsid w:val="00DF2B51"/>
    <w:rsid w:val="00DF2C57"/>
    <w:rsid w:val="00DF3B3D"/>
    <w:rsid w:val="00DF3F36"/>
    <w:rsid w:val="00DF5670"/>
    <w:rsid w:val="00DF762D"/>
    <w:rsid w:val="00DF7A92"/>
    <w:rsid w:val="00E01964"/>
    <w:rsid w:val="00E02077"/>
    <w:rsid w:val="00E049A7"/>
    <w:rsid w:val="00E04CDC"/>
    <w:rsid w:val="00E05D79"/>
    <w:rsid w:val="00E06457"/>
    <w:rsid w:val="00E0685E"/>
    <w:rsid w:val="00E069C2"/>
    <w:rsid w:val="00E06A5F"/>
    <w:rsid w:val="00E11CF4"/>
    <w:rsid w:val="00E138CE"/>
    <w:rsid w:val="00E13A06"/>
    <w:rsid w:val="00E13ECD"/>
    <w:rsid w:val="00E17007"/>
    <w:rsid w:val="00E20948"/>
    <w:rsid w:val="00E214EF"/>
    <w:rsid w:val="00E23E8D"/>
    <w:rsid w:val="00E25881"/>
    <w:rsid w:val="00E25ED1"/>
    <w:rsid w:val="00E26175"/>
    <w:rsid w:val="00E264D0"/>
    <w:rsid w:val="00E266A7"/>
    <w:rsid w:val="00E26F9D"/>
    <w:rsid w:val="00E27812"/>
    <w:rsid w:val="00E27C95"/>
    <w:rsid w:val="00E3243F"/>
    <w:rsid w:val="00E332B7"/>
    <w:rsid w:val="00E3450E"/>
    <w:rsid w:val="00E35181"/>
    <w:rsid w:val="00E3519D"/>
    <w:rsid w:val="00E36231"/>
    <w:rsid w:val="00E36903"/>
    <w:rsid w:val="00E374BE"/>
    <w:rsid w:val="00E4424C"/>
    <w:rsid w:val="00E450EE"/>
    <w:rsid w:val="00E45DDE"/>
    <w:rsid w:val="00E51C8E"/>
    <w:rsid w:val="00E53219"/>
    <w:rsid w:val="00E56F93"/>
    <w:rsid w:val="00E57716"/>
    <w:rsid w:val="00E60EED"/>
    <w:rsid w:val="00E622AA"/>
    <w:rsid w:val="00E62C5D"/>
    <w:rsid w:val="00E65E02"/>
    <w:rsid w:val="00E67E5F"/>
    <w:rsid w:val="00E72A9A"/>
    <w:rsid w:val="00E72CA6"/>
    <w:rsid w:val="00E72E0C"/>
    <w:rsid w:val="00E73771"/>
    <w:rsid w:val="00E73F86"/>
    <w:rsid w:val="00E742DE"/>
    <w:rsid w:val="00E747EA"/>
    <w:rsid w:val="00E75978"/>
    <w:rsid w:val="00E7653B"/>
    <w:rsid w:val="00E769AF"/>
    <w:rsid w:val="00E76FCE"/>
    <w:rsid w:val="00E77204"/>
    <w:rsid w:val="00E80794"/>
    <w:rsid w:val="00E8285A"/>
    <w:rsid w:val="00E8332E"/>
    <w:rsid w:val="00E8505A"/>
    <w:rsid w:val="00E851DA"/>
    <w:rsid w:val="00E852A4"/>
    <w:rsid w:val="00E86443"/>
    <w:rsid w:val="00E90764"/>
    <w:rsid w:val="00E90D28"/>
    <w:rsid w:val="00E91FFD"/>
    <w:rsid w:val="00E96439"/>
    <w:rsid w:val="00E97E7D"/>
    <w:rsid w:val="00EA070C"/>
    <w:rsid w:val="00EA0C2C"/>
    <w:rsid w:val="00EA133F"/>
    <w:rsid w:val="00EA2250"/>
    <w:rsid w:val="00EA24D2"/>
    <w:rsid w:val="00EA42E9"/>
    <w:rsid w:val="00EA68D0"/>
    <w:rsid w:val="00EB0466"/>
    <w:rsid w:val="00EB0F24"/>
    <w:rsid w:val="00EB1404"/>
    <w:rsid w:val="00EB200F"/>
    <w:rsid w:val="00EB2EB8"/>
    <w:rsid w:val="00EB3986"/>
    <w:rsid w:val="00EB40C2"/>
    <w:rsid w:val="00EB434C"/>
    <w:rsid w:val="00EB6567"/>
    <w:rsid w:val="00EC1143"/>
    <w:rsid w:val="00EC1C9F"/>
    <w:rsid w:val="00EC2517"/>
    <w:rsid w:val="00EC2988"/>
    <w:rsid w:val="00EC329D"/>
    <w:rsid w:val="00EC3CDB"/>
    <w:rsid w:val="00EC5FA2"/>
    <w:rsid w:val="00EC6C21"/>
    <w:rsid w:val="00ED1D2C"/>
    <w:rsid w:val="00ED505D"/>
    <w:rsid w:val="00ED5BF0"/>
    <w:rsid w:val="00ED631E"/>
    <w:rsid w:val="00ED6590"/>
    <w:rsid w:val="00EE15C4"/>
    <w:rsid w:val="00EE21BE"/>
    <w:rsid w:val="00EE23A1"/>
    <w:rsid w:val="00EE36B6"/>
    <w:rsid w:val="00EE3A7D"/>
    <w:rsid w:val="00EE54E9"/>
    <w:rsid w:val="00EF2688"/>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47D2"/>
    <w:rsid w:val="00F15BAD"/>
    <w:rsid w:val="00F15FCD"/>
    <w:rsid w:val="00F176B8"/>
    <w:rsid w:val="00F215DC"/>
    <w:rsid w:val="00F2230E"/>
    <w:rsid w:val="00F22A5B"/>
    <w:rsid w:val="00F23756"/>
    <w:rsid w:val="00F243A2"/>
    <w:rsid w:val="00F24C94"/>
    <w:rsid w:val="00F25E4B"/>
    <w:rsid w:val="00F26DDC"/>
    <w:rsid w:val="00F27F18"/>
    <w:rsid w:val="00F309C5"/>
    <w:rsid w:val="00F310AB"/>
    <w:rsid w:val="00F316A0"/>
    <w:rsid w:val="00F32D31"/>
    <w:rsid w:val="00F3311C"/>
    <w:rsid w:val="00F332B2"/>
    <w:rsid w:val="00F33B6E"/>
    <w:rsid w:val="00F34D89"/>
    <w:rsid w:val="00F370F2"/>
    <w:rsid w:val="00F40776"/>
    <w:rsid w:val="00F40CF9"/>
    <w:rsid w:val="00F415A3"/>
    <w:rsid w:val="00F43F33"/>
    <w:rsid w:val="00F448F5"/>
    <w:rsid w:val="00F4736F"/>
    <w:rsid w:val="00F479FD"/>
    <w:rsid w:val="00F47FE8"/>
    <w:rsid w:val="00F50193"/>
    <w:rsid w:val="00F52BDF"/>
    <w:rsid w:val="00F54631"/>
    <w:rsid w:val="00F55098"/>
    <w:rsid w:val="00F573FC"/>
    <w:rsid w:val="00F60F4D"/>
    <w:rsid w:val="00F6153A"/>
    <w:rsid w:val="00F6218C"/>
    <w:rsid w:val="00F6234E"/>
    <w:rsid w:val="00F62ACC"/>
    <w:rsid w:val="00F632E2"/>
    <w:rsid w:val="00F633A8"/>
    <w:rsid w:val="00F63B58"/>
    <w:rsid w:val="00F64EDE"/>
    <w:rsid w:val="00F65021"/>
    <w:rsid w:val="00F655EE"/>
    <w:rsid w:val="00F6645B"/>
    <w:rsid w:val="00F66C29"/>
    <w:rsid w:val="00F67088"/>
    <w:rsid w:val="00F708F9"/>
    <w:rsid w:val="00F72A32"/>
    <w:rsid w:val="00F75647"/>
    <w:rsid w:val="00F75915"/>
    <w:rsid w:val="00F766FB"/>
    <w:rsid w:val="00F76CD8"/>
    <w:rsid w:val="00F77769"/>
    <w:rsid w:val="00F779DC"/>
    <w:rsid w:val="00F81291"/>
    <w:rsid w:val="00F8165B"/>
    <w:rsid w:val="00F829B6"/>
    <w:rsid w:val="00F85099"/>
    <w:rsid w:val="00F85333"/>
    <w:rsid w:val="00F85385"/>
    <w:rsid w:val="00F85402"/>
    <w:rsid w:val="00F869AF"/>
    <w:rsid w:val="00F91500"/>
    <w:rsid w:val="00F920D5"/>
    <w:rsid w:val="00F9225C"/>
    <w:rsid w:val="00F93867"/>
    <w:rsid w:val="00F94A76"/>
    <w:rsid w:val="00F94B52"/>
    <w:rsid w:val="00F9595C"/>
    <w:rsid w:val="00F9606E"/>
    <w:rsid w:val="00F97C75"/>
    <w:rsid w:val="00FA08F7"/>
    <w:rsid w:val="00FA195E"/>
    <w:rsid w:val="00FA1E52"/>
    <w:rsid w:val="00FA203F"/>
    <w:rsid w:val="00FA2EBA"/>
    <w:rsid w:val="00FA40C5"/>
    <w:rsid w:val="00FA7F16"/>
    <w:rsid w:val="00FB18BB"/>
    <w:rsid w:val="00FB1D70"/>
    <w:rsid w:val="00FB23FA"/>
    <w:rsid w:val="00FB24F3"/>
    <w:rsid w:val="00FB338F"/>
    <w:rsid w:val="00FB3BCD"/>
    <w:rsid w:val="00FB5751"/>
    <w:rsid w:val="00FB67E7"/>
    <w:rsid w:val="00FB774F"/>
    <w:rsid w:val="00FC0328"/>
    <w:rsid w:val="00FC12BA"/>
    <w:rsid w:val="00FC195B"/>
    <w:rsid w:val="00FC1BD2"/>
    <w:rsid w:val="00FC32DD"/>
    <w:rsid w:val="00FC4571"/>
    <w:rsid w:val="00FC5668"/>
    <w:rsid w:val="00FC6849"/>
    <w:rsid w:val="00FC6A4E"/>
    <w:rsid w:val="00FC758B"/>
    <w:rsid w:val="00FD2666"/>
    <w:rsid w:val="00FD288F"/>
    <w:rsid w:val="00FD6099"/>
    <w:rsid w:val="00FE1B51"/>
    <w:rsid w:val="00FE22BD"/>
    <w:rsid w:val="00FE3BA8"/>
    <w:rsid w:val="00FE3BF2"/>
    <w:rsid w:val="00FE461B"/>
    <w:rsid w:val="00FE4E09"/>
    <w:rsid w:val="00FE4E3E"/>
    <w:rsid w:val="00FE4F0E"/>
    <w:rsid w:val="00FE55F9"/>
    <w:rsid w:val="00FE7ED6"/>
    <w:rsid w:val="00FF0992"/>
    <w:rsid w:val="00FF1291"/>
    <w:rsid w:val="00FF16D5"/>
    <w:rsid w:val="00FF2D2A"/>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C685F"/>
  <w15:chartTrackingRefBased/>
  <w15:docId w15:val="{1CD461C0-92E1-4ABA-92F3-89C802E5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9.jp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22080</Words>
  <Characters>125858</Characters>
  <Application>Microsoft Office Word</Application>
  <DocSecurity>2</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147643</CharactersWithSpaces>
  <SharedDoc>false</SharedDoc>
  <HLinks>
    <vt:vector size="924" baseType="variant">
      <vt:variant>
        <vt:i4>655381</vt:i4>
      </vt:variant>
      <vt:variant>
        <vt:i4>648</vt:i4>
      </vt:variant>
      <vt:variant>
        <vt:i4>0</vt:i4>
      </vt:variant>
      <vt:variant>
        <vt:i4>5</vt:i4>
      </vt:variant>
      <vt:variant>
        <vt:lpwstr/>
      </vt:variant>
      <vt:variant>
        <vt:lpwstr>ArchEngStdAIS</vt:lpwstr>
      </vt:variant>
      <vt:variant>
        <vt:i4>393243</vt:i4>
      </vt:variant>
      <vt:variant>
        <vt:i4>645</vt:i4>
      </vt:variant>
      <vt:variant>
        <vt:i4>0</vt:i4>
      </vt:variant>
      <vt:variant>
        <vt:i4>5</vt:i4>
      </vt:variant>
      <vt:variant>
        <vt:lpwstr/>
      </vt:variant>
      <vt:variant>
        <vt:lpwstr>ArchPrinc</vt:lpwstr>
      </vt:variant>
      <vt:variant>
        <vt:i4>7667833</vt:i4>
      </vt:variant>
      <vt:variant>
        <vt:i4>642</vt:i4>
      </vt:variant>
      <vt:variant>
        <vt:i4>0</vt:i4>
      </vt:variant>
      <vt:variant>
        <vt:i4>5</vt:i4>
      </vt:variant>
      <vt:variant>
        <vt:lpwstr/>
      </vt:variant>
      <vt:variant>
        <vt:lpwstr>EntArchPrin</vt:lpwstr>
      </vt:variant>
      <vt:variant>
        <vt:i4>6291582</vt:i4>
      </vt:variant>
      <vt:variant>
        <vt:i4>639</vt:i4>
      </vt:variant>
      <vt:variant>
        <vt:i4>0</vt:i4>
      </vt:variant>
      <vt:variant>
        <vt:i4>5</vt:i4>
      </vt:variant>
      <vt:variant>
        <vt:lpwstr/>
      </vt:variant>
      <vt:variant>
        <vt:lpwstr>EngDevPrinc</vt:lpwstr>
      </vt:variant>
      <vt:variant>
        <vt:i4>7340143</vt:i4>
      </vt:variant>
      <vt:variant>
        <vt:i4>636</vt:i4>
      </vt:variant>
      <vt:variant>
        <vt:i4>0</vt:i4>
      </vt:variant>
      <vt:variant>
        <vt:i4>5</vt:i4>
      </vt:variant>
      <vt:variant>
        <vt:lpwstr/>
      </vt:variant>
      <vt:variant>
        <vt:lpwstr>DataClsPol</vt:lpwstr>
      </vt:variant>
      <vt:variant>
        <vt:i4>7667833</vt:i4>
      </vt:variant>
      <vt:variant>
        <vt:i4>633</vt:i4>
      </vt:variant>
      <vt:variant>
        <vt:i4>0</vt:i4>
      </vt:variant>
      <vt:variant>
        <vt:i4>5</vt:i4>
      </vt:variant>
      <vt:variant>
        <vt:lpwstr/>
      </vt:variant>
      <vt:variant>
        <vt:lpwstr>EntArchPrin</vt:lpwstr>
      </vt:variant>
      <vt:variant>
        <vt:i4>7667833</vt:i4>
      </vt:variant>
      <vt:variant>
        <vt:i4>630</vt:i4>
      </vt:variant>
      <vt:variant>
        <vt:i4>0</vt:i4>
      </vt:variant>
      <vt:variant>
        <vt:i4>5</vt:i4>
      </vt:variant>
      <vt:variant>
        <vt:lpwstr/>
      </vt:variant>
      <vt:variant>
        <vt:lpwstr>EntArchPrin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7667833</vt:i4>
      </vt:variant>
      <vt:variant>
        <vt:i4>621</vt:i4>
      </vt:variant>
      <vt:variant>
        <vt:i4>0</vt:i4>
      </vt:variant>
      <vt:variant>
        <vt:i4>5</vt:i4>
      </vt:variant>
      <vt:variant>
        <vt:lpwstr/>
      </vt:variant>
      <vt:variant>
        <vt:lpwstr>EntArchPrin</vt:lpwstr>
      </vt:variant>
      <vt:variant>
        <vt:i4>7667833</vt:i4>
      </vt:variant>
      <vt:variant>
        <vt:i4>618</vt:i4>
      </vt:variant>
      <vt:variant>
        <vt:i4>0</vt:i4>
      </vt:variant>
      <vt:variant>
        <vt:i4>5</vt:i4>
      </vt:variant>
      <vt:variant>
        <vt:lpwstr/>
      </vt:variant>
      <vt:variant>
        <vt:lpwstr>EntArchPrin</vt:lpwstr>
      </vt:variant>
      <vt:variant>
        <vt:i4>7667833</vt:i4>
      </vt:variant>
      <vt:variant>
        <vt:i4>615</vt:i4>
      </vt:variant>
      <vt:variant>
        <vt:i4>0</vt:i4>
      </vt:variant>
      <vt:variant>
        <vt:i4>5</vt:i4>
      </vt:variant>
      <vt:variant>
        <vt:lpwstr/>
      </vt:variant>
      <vt:variant>
        <vt:lpwstr>EntArchPrin</vt:lpwstr>
      </vt:variant>
      <vt:variant>
        <vt:i4>7667833</vt:i4>
      </vt:variant>
      <vt:variant>
        <vt:i4>612</vt:i4>
      </vt:variant>
      <vt:variant>
        <vt:i4>0</vt:i4>
      </vt:variant>
      <vt:variant>
        <vt:i4>5</vt:i4>
      </vt:variant>
      <vt:variant>
        <vt:lpwstr/>
      </vt:variant>
      <vt:variant>
        <vt:lpwstr>EntArchPrin</vt:lpwstr>
      </vt:variant>
      <vt:variant>
        <vt:i4>7667833</vt:i4>
      </vt:variant>
      <vt:variant>
        <vt:i4>609</vt:i4>
      </vt:variant>
      <vt:variant>
        <vt:i4>0</vt:i4>
      </vt:variant>
      <vt:variant>
        <vt:i4>5</vt:i4>
      </vt:variant>
      <vt:variant>
        <vt:lpwstr/>
      </vt:variant>
      <vt:variant>
        <vt:lpwstr>EntArchPrin</vt:lpwstr>
      </vt:variant>
      <vt:variant>
        <vt:i4>1114150</vt:i4>
      </vt:variant>
      <vt:variant>
        <vt:i4>606</vt:i4>
      </vt:variant>
      <vt:variant>
        <vt:i4>0</vt:i4>
      </vt:variant>
      <vt:variant>
        <vt:i4>5</vt:i4>
      </vt:variant>
      <vt:variant>
        <vt:lpwstr/>
      </vt:variant>
      <vt:variant>
        <vt:lpwstr>_Example</vt:lpwstr>
      </vt:variant>
      <vt:variant>
        <vt:i4>2031659</vt:i4>
      </vt:variant>
      <vt:variant>
        <vt:i4>603</vt:i4>
      </vt:variant>
      <vt:variant>
        <vt:i4>0</vt:i4>
      </vt:variant>
      <vt:variant>
        <vt:i4>5</vt:i4>
      </vt:variant>
      <vt:variant>
        <vt:lpwstr/>
      </vt:variant>
      <vt:variant>
        <vt:lpwstr>_8._Enterprise_Pattern</vt:lpwstr>
      </vt:variant>
      <vt:variant>
        <vt:i4>5832805</vt:i4>
      </vt:variant>
      <vt:variant>
        <vt:i4>600</vt:i4>
      </vt:variant>
      <vt:variant>
        <vt:i4>0</vt:i4>
      </vt:variant>
      <vt:variant>
        <vt:i4>5</vt:i4>
      </vt:variant>
      <vt:variant>
        <vt:lpwstr/>
      </vt:variant>
      <vt:variant>
        <vt:lpwstr>_Detailed_Decision_Tree</vt:lpwstr>
      </vt:variant>
      <vt:variant>
        <vt:i4>1441843</vt:i4>
      </vt:variant>
      <vt:variant>
        <vt:i4>597</vt:i4>
      </vt:variant>
      <vt:variant>
        <vt:i4>0</vt:i4>
      </vt:variant>
      <vt:variant>
        <vt:i4>5</vt:i4>
      </vt:variant>
      <vt:variant>
        <vt:lpwstr/>
      </vt:variant>
      <vt:variant>
        <vt:lpwstr>_Common_Use_Cases</vt:lpwstr>
      </vt:variant>
      <vt:variant>
        <vt:i4>3014678</vt:i4>
      </vt:variant>
      <vt:variant>
        <vt:i4>594</vt:i4>
      </vt:variant>
      <vt:variant>
        <vt:i4>0</vt:i4>
      </vt:variant>
      <vt:variant>
        <vt:i4>5</vt:i4>
      </vt:variant>
      <vt:variant>
        <vt:lpwstr/>
      </vt:variant>
      <vt:variant>
        <vt:lpwstr>_Primary_Decision_Matrix</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7667833</vt:i4>
      </vt:variant>
      <vt:variant>
        <vt:i4>567</vt:i4>
      </vt:variant>
      <vt:variant>
        <vt:i4>0</vt:i4>
      </vt:variant>
      <vt:variant>
        <vt:i4>5</vt:i4>
      </vt:variant>
      <vt:variant>
        <vt:lpwstr/>
      </vt:variant>
      <vt:variant>
        <vt:lpwstr>EntArchPrin</vt:lpwstr>
      </vt:variant>
      <vt:variant>
        <vt:i4>3342396</vt:i4>
      </vt:variant>
      <vt:variant>
        <vt:i4>564</vt:i4>
      </vt:variant>
      <vt:variant>
        <vt:i4>0</vt:i4>
      </vt:variant>
      <vt:variant>
        <vt:i4>5</vt:i4>
      </vt:variant>
      <vt:variant>
        <vt:lpwstr/>
      </vt:variant>
      <vt:variant>
        <vt:lpwstr>_14._Anti-Patterns</vt:lpwstr>
      </vt:variant>
      <vt:variant>
        <vt:i4>2031659</vt:i4>
      </vt:variant>
      <vt:variant>
        <vt:i4>561</vt:i4>
      </vt:variant>
      <vt:variant>
        <vt:i4>0</vt:i4>
      </vt:variant>
      <vt:variant>
        <vt:i4>5</vt:i4>
      </vt:variant>
      <vt:variant>
        <vt:lpwstr/>
      </vt:variant>
      <vt:variant>
        <vt:lpwstr>_8._Enterprise_Pattern</vt:lpwstr>
      </vt:variant>
      <vt:variant>
        <vt:i4>7667833</vt:i4>
      </vt:variant>
      <vt:variant>
        <vt:i4>558</vt:i4>
      </vt:variant>
      <vt:variant>
        <vt:i4>0</vt:i4>
      </vt:variant>
      <vt:variant>
        <vt:i4>5</vt:i4>
      </vt:variant>
      <vt:variant>
        <vt:lpwstr/>
      </vt:variant>
      <vt:variant>
        <vt:lpwstr>EntArchPrin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7667833</vt:i4>
      </vt:variant>
      <vt:variant>
        <vt:i4>546</vt:i4>
      </vt:variant>
      <vt:variant>
        <vt:i4>0</vt:i4>
      </vt:variant>
      <vt:variant>
        <vt:i4>5</vt:i4>
      </vt:variant>
      <vt:variant>
        <vt:lpwstr/>
      </vt:variant>
      <vt:variant>
        <vt:lpwstr>EntArchPrin</vt:lpwstr>
      </vt:variant>
      <vt:variant>
        <vt:i4>2031659</vt:i4>
      </vt:variant>
      <vt:variant>
        <vt:i4>543</vt:i4>
      </vt:variant>
      <vt:variant>
        <vt:i4>0</vt:i4>
      </vt:variant>
      <vt:variant>
        <vt:i4>5</vt:i4>
      </vt:variant>
      <vt:variant>
        <vt:lpwstr/>
      </vt:variant>
      <vt:variant>
        <vt:lpwstr>_8._Enterprise_Pattern</vt:lpwstr>
      </vt:variant>
      <vt:variant>
        <vt:i4>5898282</vt:i4>
      </vt:variant>
      <vt:variant>
        <vt:i4>540</vt:i4>
      </vt:variant>
      <vt:variant>
        <vt:i4>0</vt:i4>
      </vt:variant>
      <vt:variant>
        <vt:i4>5</vt:i4>
      </vt:variant>
      <vt:variant>
        <vt:lpwstr/>
      </vt:variant>
      <vt:variant>
        <vt:lpwstr>_7.3_Detailed_Architecture</vt:lpwstr>
      </vt:variant>
      <vt:variant>
        <vt:i4>7667833</vt:i4>
      </vt:variant>
      <vt:variant>
        <vt:i4>537</vt:i4>
      </vt:variant>
      <vt:variant>
        <vt:i4>0</vt:i4>
      </vt:variant>
      <vt:variant>
        <vt:i4>5</vt:i4>
      </vt:variant>
      <vt:variant>
        <vt:lpwstr/>
      </vt:variant>
      <vt:variant>
        <vt:lpwstr>EntArchPrin</vt:lpwstr>
      </vt:variant>
      <vt:variant>
        <vt:i4>6750216</vt:i4>
      </vt:variant>
      <vt:variant>
        <vt:i4>534</vt:i4>
      </vt:variant>
      <vt:variant>
        <vt:i4>0</vt:i4>
      </vt:variant>
      <vt:variant>
        <vt:i4>5</vt:i4>
      </vt:variant>
      <vt:variant>
        <vt:lpwstr/>
      </vt:variant>
      <vt:variant>
        <vt:lpwstr>_13._Exception_Process</vt:lpwstr>
      </vt:variant>
      <vt:variant>
        <vt:i4>2031659</vt:i4>
      </vt:variant>
      <vt:variant>
        <vt:i4>530</vt:i4>
      </vt:variant>
      <vt:variant>
        <vt:i4>0</vt:i4>
      </vt:variant>
      <vt:variant>
        <vt:i4>5</vt:i4>
      </vt:variant>
      <vt:variant>
        <vt:lpwstr/>
      </vt:variant>
      <vt:variant>
        <vt:lpwstr>_8._Enterprise_Pattern</vt:lpwstr>
      </vt:variant>
      <vt:variant>
        <vt:i4>7012357</vt:i4>
      </vt:variant>
      <vt:variant>
        <vt:i4>528</vt:i4>
      </vt:variant>
      <vt:variant>
        <vt:i4>0</vt:i4>
      </vt:variant>
      <vt:variant>
        <vt:i4>5</vt:i4>
      </vt:variant>
      <vt:variant>
        <vt:lpwstr/>
      </vt:variant>
      <vt:variant>
        <vt:lpwstr>SIF_Sec8</vt:lpwstr>
      </vt:variant>
      <vt:variant>
        <vt:i4>7667833</vt:i4>
      </vt:variant>
      <vt:variant>
        <vt:i4>525</vt:i4>
      </vt:variant>
      <vt:variant>
        <vt:i4>0</vt:i4>
      </vt:variant>
      <vt:variant>
        <vt:i4>5</vt:i4>
      </vt:variant>
      <vt:variant>
        <vt:lpwstr/>
      </vt:variant>
      <vt:variant>
        <vt:lpwstr>EntArchPrin</vt:lpwstr>
      </vt:variant>
      <vt:variant>
        <vt:i4>7667833</vt:i4>
      </vt:variant>
      <vt:variant>
        <vt:i4>522</vt:i4>
      </vt:variant>
      <vt:variant>
        <vt:i4>0</vt:i4>
      </vt:variant>
      <vt:variant>
        <vt:i4>5</vt:i4>
      </vt:variant>
      <vt:variant>
        <vt:lpwstr/>
      </vt:variant>
      <vt:variant>
        <vt:lpwstr>EntArchPrin</vt:lpwstr>
      </vt:variant>
      <vt:variant>
        <vt:i4>65538</vt:i4>
      </vt:variant>
      <vt:variant>
        <vt:i4>519</vt:i4>
      </vt:variant>
      <vt:variant>
        <vt:i4>0</vt:i4>
      </vt:variant>
      <vt:variant>
        <vt:i4>5</vt:i4>
      </vt:variant>
      <vt:variant>
        <vt:lpwstr/>
      </vt:variant>
      <vt:variant>
        <vt:lpwstr>_12_Guardrails</vt:lpwstr>
      </vt:variant>
      <vt:variant>
        <vt:i4>3080207</vt:i4>
      </vt:variant>
      <vt:variant>
        <vt:i4>516</vt:i4>
      </vt:variant>
      <vt:variant>
        <vt:i4>0</vt:i4>
      </vt:variant>
      <vt:variant>
        <vt:i4>5</vt:i4>
      </vt:variant>
      <vt:variant>
        <vt:lpwstr/>
      </vt:variant>
      <vt:variant>
        <vt:lpwstr>_11.1_Security_Principles</vt:lpwstr>
      </vt:variant>
      <vt:variant>
        <vt:i4>3014676</vt:i4>
      </vt:variant>
      <vt:variant>
        <vt:i4>513</vt:i4>
      </vt:variant>
      <vt:variant>
        <vt:i4>0</vt:i4>
      </vt:variant>
      <vt:variant>
        <vt:i4>5</vt:i4>
      </vt:variant>
      <vt:variant>
        <vt:lpwstr/>
      </vt:variant>
      <vt:variant>
        <vt:lpwstr>_5._Reference_Architecture</vt:lpwstr>
      </vt:variant>
      <vt:variant>
        <vt:i4>7667833</vt:i4>
      </vt:variant>
      <vt:variant>
        <vt:i4>510</vt:i4>
      </vt:variant>
      <vt:variant>
        <vt:i4>0</vt:i4>
      </vt:variant>
      <vt:variant>
        <vt:i4>5</vt:i4>
      </vt:variant>
      <vt:variant>
        <vt:lpwstr/>
      </vt:variant>
      <vt:variant>
        <vt:lpwstr>EntArchPrin</vt:lpwstr>
      </vt:variant>
      <vt:variant>
        <vt:i4>7667833</vt:i4>
      </vt:variant>
      <vt:variant>
        <vt:i4>507</vt:i4>
      </vt:variant>
      <vt:variant>
        <vt:i4>0</vt:i4>
      </vt:variant>
      <vt:variant>
        <vt:i4>5</vt:i4>
      </vt:variant>
      <vt:variant>
        <vt:lpwstr/>
      </vt:variant>
      <vt:variant>
        <vt:lpwstr>EntArchPrin</vt:lpwstr>
      </vt:variant>
      <vt:variant>
        <vt:i4>2031659</vt:i4>
      </vt:variant>
      <vt:variant>
        <vt:i4>504</vt:i4>
      </vt:variant>
      <vt:variant>
        <vt:i4>0</vt:i4>
      </vt:variant>
      <vt:variant>
        <vt:i4>5</vt:i4>
      </vt:variant>
      <vt:variant>
        <vt:lpwstr/>
      </vt:variant>
      <vt:variant>
        <vt:lpwstr>_8._Enterprise_Pattern</vt:lpwstr>
      </vt:variant>
      <vt:variant>
        <vt:i4>2883597</vt:i4>
      </vt:variant>
      <vt:variant>
        <vt:i4>501</vt:i4>
      </vt:variant>
      <vt:variant>
        <vt:i4>0</vt:i4>
      </vt:variant>
      <vt:variant>
        <vt:i4>5</vt:i4>
      </vt:variant>
      <vt:variant>
        <vt:lpwstr/>
      </vt:variant>
      <vt:variant>
        <vt:lpwstr>_4._Architectural_Position</vt:lpwstr>
      </vt:variant>
      <vt:variant>
        <vt:i4>7667833</vt:i4>
      </vt:variant>
      <vt:variant>
        <vt:i4>498</vt:i4>
      </vt:variant>
      <vt:variant>
        <vt:i4>0</vt:i4>
      </vt:variant>
      <vt:variant>
        <vt:i4>5</vt:i4>
      </vt:variant>
      <vt:variant>
        <vt:lpwstr/>
      </vt:variant>
      <vt:variant>
        <vt:lpwstr>EntArchPrin</vt:lpwstr>
      </vt:variant>
      <vt:variant>
        <vt:i4>5439542</vt:i4>
      </vt:variant>
      <vt:variant>
        <vt:i4>495</vt:i4>
      </vt:variant>
      <vt:variant>
        <vt:i4>0</vt:i4>
      </vt:variant>
      <vt:variant>
        <vt:i4>5</vt:i4>
      </vt:variant>
      <vt:variant>
        <vt:lpwstr/>
      </vt:variant>
      <vt:variant>
        <vt:lpwstr>SIF_Sec131</vt:lpwstr>
      </vt:variant>
      <vt:variant>
        <vt:i4>2031659</vt:i4>
      </vt:variant>
      <vt:variant>
        <vt:i4>492</vt:i4>
      </vt:variant>
      <vt:variant>
        <vt:i4>0</vt:i4>
      </vt:variant>
      <vt:variant>
        <vt:i4>5</vt:i4>
      </vt:variant>
      <vt:variant>
        <vt:lpwstr/>
      </vt:variant>
      <vt:variant>
        <vt:lpwstr>_8._Enterprise_Pattern</vt:lpwstr>
      </vt:variant>
      <vt:variant>
        <vt:i4>2883597</vt:i4>
      </vt:variant>
      <vt:variant>
        <vt:i4>489</vt:i4>
      </vt:variant>
      <vt:variant>
        <vt:i4>0</vt:i4>
      </vt:variant>
      <vt:variant>
        <vt:i4>5</vt:i4>
      </vt:variant>
      <vt:variant>
        <vt:lpwstr/>
      </vt:variant>
      <vt:variant>
        <vt:lpwstr>_4._Architectural_Position</vt:lpwstr>
      </vt:variant>
      <vt:variant>
        <vt:i4>7667833</vt:i4>
      </vt:variant>
      <vt:variant>
        <vt:i4>486</vt:i4>
      </vt:variant>
      <vt:variant>
        <vt:i4>0</vt:i4>
      </vt:variant>
      <vt:variant>
        <vt:i4>5</vt:i4>
      </vt:variant>
      <vt:variant>
        <vt:lpwstr/>
      </vt:variant>
      <vt:variant>
        <vt:lpwstr>EntArchPrin</vt:lpwstr>
      </vt:variant>
      <vt:variant>
        <vt:i4>2031659</vt:i4>
      </vt:variant>
      <vt:variant>
        <vt:i4>483</vt:i4>
      </vt:variant>
      <vt:variant>
        <vt:i4>0</vt:i4>
      </vt:variant>
      <vt:variant>
        <vt:i4>5</vt:i4>
      </vt:variant>
      <vt:variant>
        <vt:lpwstr/>
      </vt:variant>
      <vt:variant>
        <vt:lpwstr>_8._Enterprise_Pattern</vt:lpwstr>
      </vt:variant>
      <vt:variant>
        <vt:i4>5898282</vt:i4>
      </vt:variant>
      <vt:variant>
        <vt:i4>480</vt:i4>
      </vt:variant>
      <vt:variant>
        <vt:i4>0</vt:i4>
      </vt:variant>
      <vt:variant>
        <vt:i4>5</vt:i4>
      </vt:variant>
      <vt:variant>
        <vt:lpwstr/>
      </vt:variant>
      <vt:variant>
        <vt:lpwstr>_7.3_Detailed_Architecture</vt:lpwstr>
      </vt:variant>
      <vt:variant>
        <vt:i4>3014676</vt:i4>
      </vt:variant>
      <vt:variant>
        <vt:i4>477</vt:i4>
      </vt:variant>
      <vt:variant>
        <vt:i4>0</vt:i4>
      </vt:variant>
      <vt:variant>
        <vt:i4>5</vt:i4>
      </vt:variant>
      <vt:variant>
        <vt:lpwstr/>
      </vt:variant>
      <vt:variant>
        <vt:lpwstr>_5._Reference_Architecture</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655430</vt:i4>
      </vt:variant>
      <vt:variant>
        <vt:i4>468</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7667833</vt:i4>
      </vt:variant>
      <vt:variant>
        <vt:i4>465</vt:i4>
      </vt:variant>
      <vt:variant>
        <vt:i4>0</vt:i4>
      </vt:variant>
      <vt:variant>
        <vt:i4>5</vt:i4>
      </vt:variant>
      <vt:variant>
        <vt:lpwstr/>
      </vt:variant>
      <vt:variant>
        <vt:lpwstr>EntArchPrin</vt:lpwstr>
      </vt:variant>
      <vt:variant>
        <vt:i4>7667833</vt:i4>
      </vt:variant>
      <vt:variant>
        <vt:i4>462</vt:i4>
      </vt:variant>
      <vt:variant>
        <vt:i4>0</vt:i4>
      </vt:variant>
      <vt:variant>
        <vt:i4>5</vt:i4>
      </vt:variant>
      <vt:variant>
        <vt:lpwstr/>
      </vt:variant>
      <vt:variant>
        <vt:lpwstr>EntArchPrin</vt:lpwstr>
      </vt:variant>
      <vt:variant>
        <vt:i4>7667833</vt:i4>
      </vt:variant>
      <vt:variant>
        <vt:i4>459</vt:i4>
      </vt:variant>
      <vt:variant>
        <vt:i4>0</vt:i4>
      </vt:variant>
      <vt:variant>
        <vt:i4>5</vt:i4>
      </vt:variant>
      <vt:variant>
        <vt:lpwstr/>
      </vt:variant>
      <vt:variant>
        <vt:lpwstr>EntArchPrin</vt:lpwstr>
      </vt:variant>
      <vt:variant>
        <vt:i4>655430</vt:i4>
      </vt:variant>
      <vt:variant>
        <vt:i4>456</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4849717</vt:i4>
      </vt:variant>
      <vt:variant>
        <vt:i4>453</vt:i4>
      </vt:variant>
      <vt:variant>
        <vt:i4>0</vt:i4>
      </vt:variant>
      <vt:variant>
        <vt:i4>5</vt:i4>
      </vt:variant>
      <vt:variant>
        <vt:lpwstr/>
      </vt:variant>
      <vt:variant>
        <vt:lpwstr>_10._Data_Platform</vt:lpwstr>
      </vt:variant>
      <vt:variant>
        <vt:i4>2031659</vt:i4>
      </vt:variant>
      <vt:variant>
        <vt:i4>450</vt:i4>
      </vt:variant>
      <vt:variant>
        <vt:i4>0</vt:i4>
      </vt:variant>
      <vt:variant>
        <vt:i4>5</vt:i4>
      </vt:variant>
      <vt:variant>
        <vt:lpwstr/>
      </vt:variant>
      <vt:variant>
        <vt:lpwstr>_8._Enterprise_Pattern</vt:lpwstr>
      </vt:variant>
      <vt:variant>
        <vt:i4>6750216</vt:i4>
      </vt:variant>
      <vt:variant>
        <vt:i4>447</vt:i4>
      </vt:variant>
      <vt:variant>
        <vt:i4>0</vt:i4>
      </vt:variant>
      <vt:variant>
        <vt:i4>5</vt:i4>
      </vt:variant>
      <vt:variant>
        <vt:lpwstr/>
      </vt:variant>
      <vt:variant>
        <vt:lpwstr>_13._Exception_Process</vt:lpwstr>
      </vt:variant>
      <vt:variant>
        <vt:i4>65538</vt:i4>
      </vt:variant>
      <vt:variant>
        <vt:i4>444</vt:i4>
      </vt:variant>
      <vt:variant>
        <vt:i4>0</vt:i4>
      </vt:variant>
      <vt:variant>
        <vt:i4>5</vt:i4>
      </vt:variant>
      <vt:variant>
        <vt:lpwstr/>
      </vt:variant>
      <vt:variant>
        <vt:lpwstr>_12_Guardrails</vt:lpwstr>
      </vt:variant>
      <vt:variant>
        <vt:i4>6750216</vt:i4>
      </vt:variant>
      <vt:variant>
        <vt:i4>441</vt:i4>
      </vt:variant>
      <vt:variant>
        <vt:i4>0</vt:i4>
      </vt:variant>
      <vt:variant>
        <vt:i4>5</vt:i4>
      </vt:variant>
      <vt:variant>
        <vt:lpwstr/>
      </vt:variant>
      <vt:variant>
        <vt:lpwstr>_13._Exception_Process</vt:lpwstr>
      </vt:variant>
      <vt:variant>
        <vt:i4>65538</vt:i4>
      </vt:variant>
      <vt:variant>
        <vt:i4>438</vt:i4>
      </vt:variant>
      <vt:variant>
        <vt:i4>0</vt:i4>
      </vt:variant>
      <vt:variant>
        <vt:i4>5</vt:i4>
      </vt:variant>
      <vt:variant>
        <vt:lpwstr/>
      </vt:variant>
      <vt:variant>
        <vt:lpwstr>_12_Guardrails</vt:lpwstr>
      </vt:variant>
      <vt:variant>
        <vt:i4>54</vt:i4>
      </vt:variant>
      <vt:variant>
        <vt:i4>435</vt:i4>
      </vt:variant>
      <vt:variant>
        <vt:i4>0</vt:i4>
      </vt:variant>
      <vt:variant>
        <vt:i4>5</vt:i4>
      </vt:variant>
      <vt:variant>
        <vt:lpwstr/>
      </vt:variant>
      <vt:variant>
        <vt:lpwstr>_Security_and_Operational</vt:lpwstr>
      </vt:variant>
      <vt:variant>
        <vt:i4>7929947</vt:i4>
      </vt:variant>
      <vt:variant>
        <vt:i4>432</vt:i4>
      </vt:variant>
      <vt:variant>
        <vt:i4>0</vt:i4>
      </vt:variant>
      <vt:variant>
        <vt:i4>5</vt:i4>
      </vt:variant>
      <vt:variant>
        <vt:lpwstr/>
      </vt:variant>
      <vt:variant>
        <vt:lpwstr>_Security_and_Trust</vt:lpwstr>
      </vt:variant>
      <vt:variant>
        <vt:i4>65538</vt:i4>
      </vt:variant>
      <vt:variant>
        <vt:i4>429</vt:i4>
      </vt:variant>
      <vt:variant>
        <vt:i4>0</vt:i4>
      </vt:variant>
      <vt:variant>
        <vt:i4>5</vt:i4>
      </vt:variant>
      <vt:variant>
        <vt:lpwstr/>
      </vt:variant>
      <vt:variant>
        <vt:lpwstr>_12_Guardrails</vt:lpwstr>
      </vt:variant>
      <vt:variant>
        <vt:i4>54</vt:i4>
      </vt:variant>
      <vt:variant>
        <vt:i4>426</vt:i4>
      </vt:variant>
      <vt:variant>
        <vt:i4>0</vt:i4>
      </vt:variant>
      <vt:variant>
        <vt:i4>5</vt:i4>
      </vt:variant>
      <vt:variant>
        <vt:lpwstr/>
      </vt:variant>
      <vt:variant>
        <vt:lpwstr>_Security_and_Operational</vt:lpwstr>
      </vt:variant>
      <vt:variant>
        <vt:i4>5046378</vt:i4>
      </vt:variant>
      <vt:variant>
        <vt:i4>423</vt:i4>
      </vt:variant>
      <vt:variant>
        <vt:i4>0</vt:i4>
      </vt:variant>
      <vt:variant>
        <vt:i4>5</vt:i4>
      </vt:variant>
      <vt:variant>
        <vt:lpwstr/>
      </vt:variant>
      <vt:variant>
        <vt:lpwstr>_Data_Platform_Position</vt:lpwstr>
      </vt:variant>
      <vt:variant>
        <vt:i4>54</vt:i4>
      </vt:variant>
      <vt:variant>
        <vt:i4>420</vt:i4>
      </vt:variant>
      <vt:variant>
        <vt:i4>0</vt:i4>
      </vt:variant>
      <vt:variant>
        <vt:i4>5</vt:i4>
      </vt:variant>
      <vt:variant>
        <vt:lpwstr/>
      </vt:variant>
      <vt:variant>
        <vt:lpwstr>_Security_and_Operational</vt:lpwstr>
      </vt:variant>
      <vt:variant>
        <vt:i4>4849717</vt:i4>
      </vt:variant>
      <vt:variant>
        <vt:i4>417</vt:i4>
      </vt:variant>
      <vt:variant>
        <vt:i4>0</vt:i4>
      </vt:variant>
      <vt:variant>
        <vt:i4>5</vt:i4>
      </vt:variant>
      <vt:variant>
        <vt:lpwstr/>
      </vt:variant>
      <vt:variant>
        <vt:lpwstr>_10._Data_Platform</vt:lpwstr>
      </vt:variant>
      <vt:variant>
        <vt:i4>2031659</vt:i4>
      </vt:variant>
      <vt:variant>
        <vt:i4>414</vt:i4>
      </vt:variant>
      <vt:variant>
        <vt:i4>0</vt:i4>
      </vt:variant>
      <vt:variant>
        <vt:i4>5</vt:i4>
      </vt:variant>
      <vt:variant>
        <vt:lpwstr/>
      </vt:variant>
      <vt:variant>
        <vt:lpwstr>_8._Enterprise_Pattern</vt:lpwstr>
      </vt:variant>
      <vt:variant>
        <vt:i4>3932170</vt:i4>
      </vt:variant>
      <vt:variant>
        <vt:i4>411</vt:i4>
      </vt:variant>
      <vt:variant>
        <vt:i4>0</vt:i4>
      </vt:variant>
      <vt:variant>
        <vt:i4>5</vt:i4>
      </vt:variant>
      <vt:variant>
        <vt:lpwstr/>
      </vt:variant>
      <vt:variant>
        <vt:lpwstr>_Choosing_an_Integration</vt:lpwstr>
      </vt:variant>
      <vt:variant>
        <vt:i4>2031675</vt:i4>
      </vt:variant>
      <vt:variant>
        <vt:i4>408</vt:i4>
      </vt:variant>
      <vt:variant>
        <vt:i4>0</vt:i4>
      </vt:variant>
      <vt:variant>
        <vt:i4>5</vt:i4>
      </vt:variant>
      <vt:variant>
        <vt:lpwstr/>
      </vt:variant>
      <vt:variant>
        <vt:lpwstr>_Enterprise_Pattern_Catalogue</vt:lpwstr>
      </vt:variant>
      <vt:variant>
        <vt:i4>3932170</vt:i4>
      </vt:variant>
      <vt:variant>
        <vt:i4>405</vt:i4>
      </vt:variant>
      <vt:variant>
        <vt:i4>0</vt:i4>
      </vt:variant>
      <vt:variant>
        <vt:i4>5</vt:i4>
      </vt:variant>
      <vt:variant>
        <vt:lpwstr/>
      </vt:variant>
      <vt:variant>
        <vt:lpwstr>_Choosing_an_Integration</vt:lpwstr>
      </vt:variant>
      <vt:variant>
        <vt:i4>6619262</vt:i4>
      </vt:variant>
      <vt:variant>
        <vt:i4>402</vt:i4>
      </vt:variant>
      <vt:variant>
        <vt:i4>0</vt:i4>
      </vt:variant>
      <vt:variant>
        <vt:i4>5</vt:i4>
      </vt:variant>
      <vt:variant>
        <vt:lpwstr/>
      </vt:variant>
      <vt:variant>
        <vt:lpwstr>_Reference_Architecture</vt:lpwstr>
      </vt:variant>
      <vt:variant>
        <vt:i4>2883597</vt:i4>
      </vt:variant>
      <vt:variant>
        <vt:i4>399</vt:i4>
      </vt:variant>
      <vt:variant>
        <vt:i4>0</vt:i4>
      </vt:variant>
      <vt:variant>
        <vt:i4>5</vt:i4>
      </vt:variant>
      <vt:variant>
        <vt:lpwstr/>
      </vt:variant>
      <vt:variant>
        <vt:lpwstr>_4._Architectural_Position</vt:lpwstr>
      </vt:variant>
      <vt:variant>
        <vt:i4>8192085</vt:i4>
      </vt:variant>
      <vt:variant>
        <vt:i4>396</vt:i4>
      </vt:variant>
      <vt:variant>
        <vt:i4>0</vt:i4>
      </vt:variant>
      <vt:variant>
        <vt:i4>5</vt:i4>
      </vt:variant>
      <vt:variant>
        <vt:lpwstr/>
      </vt:variant>
      <vt:variant>
        <vt:lpwstr>_Exception_Process_and</vt:lpwstr>
      </vt:variant>
      <vt:variant>
        <vt:i4>7274563</vt:i4>
      </vt:variant>
      <vt:variant>
        <vt:i4>393</vt:i4>
      </vt:variant>
      <vt:variant>
        <vt:i4>0</vt:i4>
      </vt:variant>
      <vt:variant>
        <vt:i4>5</vt:i4>
      </vt:variant>
      <vt:variant>
        <vt:lpwstr/>
      </vt:variant>
      <vt:variant>
        <vt:lpwstr>_Guardrails</vt:lpwstr>
      </vt:variant>
      <vt:variant>
        <vt:i4>8126582</vt:i4>
      </vt:variant>
      <vt:variant>
        <vt:i4>390</vt:i4>
      </vt:variant>
      <vt:variant>
        <vt:i4>0</vt:i4>
      </vt:variant>
      <vt:variant>
        <vt:i4>5</vt:i4>
      </vt:variant>
      <vt:variant>
        <vt:lpwstr/>
      </vt:variant>
      <vt:variant>
        <vt:lpwstr>_Architectural_Position</vt:lpwstr>
      </vt:variant>
      <vt:variant>
        <vt:i4>8323187</vt:i4>
      </vt:variant>
      <vt:variant>
        <vt:i4>387</vt:i4>
      </vt:variant>
      <vt:variant>
        <vt:i4>0</vt:i4>
      </vt:variant>
      <vt:variant>
        <vt:i4>5</vt:i4>
      </vt:variant>
      <vt:variant>
        <vt:lpwstr/>
      </vt:variant>
      <vt:variant>
        <vt:lpwstr>_Executive_Summary</vt:lpwstr>
      </vt:variant>
      <vt:variant>
        <vt:i4>7471225</vt:i4>
      </vt:variant>
      <vt:variant>
        <vt:i4>384</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381</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5439503</vt:i4>
      </vt:variant>
      <vt:variant>
        <vt:i4>378</vt:i4>
      </vt:variant>
      <vt:variant>
        <vt:i4>0</vt:i4>
      </vt:variant>
      <vt:variant>
        <vt:i4>5</vt:i4>
      </vt:variant>
      <vt:variant>
        <vt:lpwstr>https://chausl.sharepoint.com/:w:/r/sites/CTG-Architecture/Shared Documents/EA Reference Docs/EA Reference Docs (Final)/Architecture Principles.docx?d=w80dd91a25cd24c93b2d96be75c42a7b6&amp;csf=1&amp;web=1&amp;e=Hkkbzs</vt:lpwstr>
      </vt:variant>
      <vt:variant>
        <vt:lpwstr/>
      </vt:variant>
      <vt:variant>
        <vt:i4>7340066</vt:i4>
      </vt:variant>
      <vt:variant>
        <vt:i4>375</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372</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369</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1638459</vt:i4>
      </vt:variant>
      <vt:variant>
        <vt:i4>362</vt:i4>
      </vt:variant>
      <vt:variant>
        <vt:i4>0</vt:i4>
      </vt:variant>
      <vt:variant>
        <vt:i4>5</vt:i4>
      </vt:variant>
      <vt:variant>
        <vt:lpwstr/>
      </vt:variant>
      <vt:variant>
        <vt:lpwstr>_Toc240018827</vt:lpwstr>
      </vt:variant>
      <vt:variant>
        <vt:i4>1638459</vt:i4>
      </vt:variant>
      <vt:variant>
        <vt:i4>356</vt:i4>
      </vt:variant>
      <vt:variant>
        <vt:i4>0</vt:i4>
      </vt:variant>
      <vt:variant>
        <vt:i4>5</vt:i4>
      </vt:variant>
      <vt:variant>
        <vt:lpwstr/>
      </vt:variant>
      <vt:variant>
        <vt:lpwstr>_Toc240018826</vt:lpwstr>
      </vt:variant>
      <vt:variant>
        <vt:i4>1638459</vt:i4>
      </vt:variant>
      <vt:variant>
        <vt:i4>350</vt:i4>
      </vt:variant>
      <vt:variant>
        <vt:i4>0</vt:i4>
      </vt:variant>
      <vt:variant>
        <vt:i4>5</vt:i4>
      </vt:variant>
      <vt:variant>
        <vt:lpwstr/>
      </vt:variant>
      <vt:variant>
        <vt:lpwstr>_Toc240018825</vt:lpwstr>
      </vt:variant>
      <vt:variant>
        <vt:i4>1638459</vt:i4>
      </vt:variant>
      <vt:variant>
        <vt:i4>344</vt:i4>
      </vt:variant>
      <vt:variant>
        <vt:i4>0</vt:i4>
      </vt:variant>
      <vt:variant>
        <vt:i4>5</vt:i4>
      </vt:variant>
      <vt:variant>
        <vt:lpwstr/>
      </vt:variant>
      <vt:variant>
        <vt:lpwstr>_Toc240018824</vt:lpwstr>
      </vt:variant>
      <vt:variant>
        <vt:i4>1638459</vt:i4>
      </vt:variant>
      <vt:variant>
        <vt:i4>338</vt:i4>
      </vt:variant>
      <vt:variant>
        <vt:i4>0</vt:i4>
      </vt:variant>
      <vt:variant>
        <vt:i4>5</vt:i4>
      </vt:variant>
      <vt:variant>
        <vt:lpwstr/>
      </vt:variant>
      <vt:variant>
        <vt:lpwstr>_Toc240018823</vt:lpwstr>
      </vt:variant>
      <vt:variant>
        <vt:i4>1638459</vt:i4>
      </vt:variant>
      <vt:variant>
        <vt:i4>332</vt:i4>
      </vt:variant>
      <vt:variant>
        <vt:i4>0</vt:i4>
      </vt:variant>
      <vt:variant>
        <vt:i4>5</vt:i4>
      </vt:variant>
      <vt:variant>
        <vt:lpwstr/>
      </vt:variant>
      <vt:variant>
        <vt:lpwstr>_Toc240018822</vt:lpwstr>
      </vt:variant>
      <vt:variant>
        <vt:i4>1638459</vt:i4>
      </vt:variant>
      <vt:variant>
        <vt:i4>326</vt:i4>
      </vt:variant>
      <vt:variant>
        <vt:i4>0</vt:i4>
      </vt:variant>
      <vt:variant>
        <vt:i4>5</vt:i4>
      </vt:variant>
      <vt:variant>
        <vt:lpwstr/>
      </vt:variant>
      <vt:variant>
        <vt:lpwstr>_Toc240018821</vt:lpwstr>
      </vt:variant>
      <vt:variant>
        <vt:i4>1638459</vt:i4>
      </vt:variant>
      <vt:variant>
        <vt:i4>320</vt:i4>
      </vt:variant>
      <vt:variant>
        <vt:i4>0</vt:i4>
      </vt:variant>
      <vt:variant>
        <vt:i4>5</vt:i4>
      </vt:variant>
      <vt:variant>
        <vt:lpwstr/>
      </vt:variant>
      <vt:variant>
        <vt:lpwstr>_Toc240018820</vt:lpwstr>
      </vt:variant>
      <vt:variant>
        <vt:i4>1703995</vt:i4>
      </vt:variant>
      <vt:variant>
        <vt:i4>314</vt:i4>
      </vt:variant>
      <vt:variant>
        <vt:i4>0</vt:i4>
      </vt:variant>
      <vt:variant>
        <vt:i4>5</vt:i4>
      </vt:variant>
      <vt:variant>
        <vt:lpwstr/>
      </vt:variant>
      <vt:variant>
        <vt:lpwstr>_Toc240018819</vt:lpwstr>
      </vt:variant>
      <vt:variant>
        <vt:i4>1703995</vt:i4>
      </vt:variant>
      <vt:variant>
        <vt:i4>308</vt:i4>
      </vt:variant>
      <vt:variant>
        <vt:i4>0</vt:i4>
      </vt:variant>
      <vt:variant>
        <vt:i4>5</vt:i4>
      </vt:variant>
      <vt:variant>
        <vt:lpwstr/>
      </vt:variant>
      <vt:variant>
        <vt:lpwstr>_Toc240018818</vt:lpwstr>
      </vt:variant>
      <vt:variant>
        <vt:i4>1703995</vt:i4>
      </vt:variant>
      <vt:variant>
        <vt:i4>302</vt:i4>
      </vt:variant>
      <vt:variant>
        <vt:i4>0</vt:i4>
      </vt:variant>
      <vt:variant>
        <vt:i4>5</vt:i4>
      </vt:variant>
      <vt:variant>
        <vt:lpwstr/>
      </vt:variant>
      <vt:variant>
        <vt:lpwstr>_Toc240018817</vt:lpwstr>
      </vt:variant>
      <vt:variant>
        <vt:i4>1703995</vt:i4>
      </vt:variant>
      <vt:variant>
        <vt:i4>296</vt:i4>
      </vt:variant>
      <vt:variant>
        <vt:i4>0</vt:i4>
      </vt:variant>
      <vt:variant>
        <vt:i4>5</vt:i4>
      </vt:variant>
      <vt:variant>
        <vt:lpwstr/>
      </vt:variant>
      <vt:variant>
        <vt:lpwstr>_Toc240018816</vt:lpwstr>
      </vt:variant>
      <vt:variant>
        <vt:i4>1703995</vt:i4>
      </vt:variant>
      <vt:variant>
        <vt:i4>290</vt:i4>
      </vt:variant>
      <vt:variant>
        <vt:i4>0</vt:i4>
      </vt:variant>
      <vt:variant>
        <vt:i4>5</vt:i4>
      </vt:variant>
      <vt:variant>
        <vt:lpwstr/>
      </vt:variant>
      <vt:variant>
        <vt:lpwstr>_Toc240018815</vt:lpwstr>
      </vt:variant>
      <vt:variant>
        <vt:i4>1703995</vt:i4>
      </vt:variant>
      <vt:variant>
        <vt:i4>284</vt:i4>
      </vt:variant>
      <vt:variant>
        <vt:i4>0</vt:i4>
      </vt:variant>
      <vt:variant>
        <vt:i4>5</vt:i4>
      </vt:variant>
      <vt:variant>
        <vt:lpwstr/>
      </vt:variant>
      <vt:variant>
        <vt:lpwstr>_Toc240018814</vt:lpwstr>
      </vt:variant>
      <vt:variant>
        <vt:i4>1703995</vt:i4>
      </vt:variant>
      <vt:variant>
        <vt:i4>278</vt:i4>
      </vt:variant>
      <vt:variant>
        <vt:i4>0</vt:i4>
      </vt:variant>
      <vt:variant>
        <vt:i4>5</vt:i4>
      </vt:variant>
      <vt:variant>
        <vt:lpwstr/>
      </vt:variant>
      <vt:variant>
        <vt:lpwstr>_Toc240018813</vt:lpwstr>
      </vt:variant>
      <vt:variant>
        <vt:i4>1703995</vt:i4>
      </vt:variant>
      <vt:variant>
        <vt:i4>272</vt:i4>
      </vt:variant>
      <vt:variant>
        <vt:i4>0</vt:i4>
      </vt:variant>
      <vt:variant>
        <vt:i4>5</vt:i4>
      </vt:variant>
      <vt:variant>
        <vt:lpwstr/>
      </vt:variant>
      <vt:variant>
        <vt:lpwstr>_Toc240018812</vt:lpwstr>
      </vt:variant>
      <vt:variant>
        <vt:i4>1703995</vt:i4>
      </vt:variant>
      <vt:variant>
        <vt:i4>266</vt:i4>
      </vt:variant>
      <vt:variant>
        <vt:i4>0</vt:i4>
      </vt:variant>
      <vt:variant>
        <vt:i4>5</vt:i4>
      </vt:variant>
      <vt:variant>
        <vt:lpwstr/>
      </vt:variant>
      <vt:variant>
        <vt:lpwstr>_Toc240018811</vt:lpwstr>
      </vt:variant>
      <vt:variant>
        <vt:i4>1703995</vt:i4>
      </vt:variant>
      <vt:variant>
        <vt:i4>260</vt:i4>
      </vt:variant>
      <vt:variant>
        <vt:i4>0</vt:i4>
      </vt:variant>
      <vt:variant>
        <vt:i4>5</vt:i4>
      </vt:variant>
      <vt:variant>
        <vt:lpwstr/>
      </vt:variant>
      <vt:variant>
        <vt:lpwstr>_Toc240018810</vt:lpwstr>
      </vt:variant>
      <vt:variant>
        <vt:i4>1769531</vt:i4>
      </vt:variant>
      <vt:variant>
        <vt:i4>254</vt:i4>
      </vt:variant>
      <vt:variant>
        <vt:i4>0</vt:i4>
      </vt:variant>
      <vt:variant>
        <vt:i4>5</vt:i4>
      </vt:variant>
      <vt:variant>
        <vt:lpwstr/>
      </vt:variant>
      <vt:variant>
        <vt:lpwstr>_Toc240018809</vt:lpwstr>
      </vt:variant>
      <vt:variant>
        <vt:i4>1769531</vt:i4>
      </vt:variant>
      <vt:variant>
        <vt:i4>248</vt:i4>
      </vt:variant>
      <vt:variant>
        <vt:i4>0</vt:i4>
      </vt:variant>
      <vt:variant>
        <vt:i4>5</vt:i4>
      </vt:variant>
      <vt:variant>
        <vt:lpwstr/>
      </vt:variant>
      <vt:variant>
        <vt:lpwstr>_Toc240018808</vt:lpwstr>
      </vt:variant>
      <vt:variant>
        <vt:i4>1769531</vt:i4>
      </vt:variant>
      <vt:variant>
        <vt:i4>242</vt:i4>
      </vt:variant>
      <vt:variant>
        <vt:i4>0</vt:i4>
      </vt:variant>
      <vt:variant>
        <vt:i4>5</vt:i4>
      </vt:variant>
      <vt:variant>
        <vt:lpwstr/>
      </vt:variant>
      <vt:variant>
        <vt:lpwstr>_Toc240018807</vt:lpwstr>
      </vt:variant>
      <vt:variant>
        <vt:i4>1769531</vt:i4>
      </vt:variant>
      <vt:variant>
        <vt:i4>236</vt:i4>
      </vt:variant>
      <vt:variant>
        <vt:i4>0</vt:i4>
      </vt:variant>
      <vt:variant>
        <vt:i4>5</vt:i4>
      </vt:variant>
      <vt:variant>
        <vt:lpwstr/>
      </vt:variant>
      <vt:variant>
        <vt:lpwstr>_Toc240018806</vt:lpwstr>
      </vt:variant>
      <vt:variant>
        <vt:i4>1769531</vt:i4>
      </vt:variant>
      <vt:variant>
        <vt:i4>230</vt:i4>
      </vt:variant>
      <vt:variant>
        <vt:i4>0</vt:i4>
      </vt:variant>
      <vt:variant>
        <vt:i4>5</vt:i4>
      </vt:variant>
      <vt:variant>
        <vt:lpwstr/>
      </vt:variant>
      <vt:variant>
        <vt:lpwstr>_Toc240018805</vt:lpwstr>
      </vt:variant>
      <vt:variant>
        <vt:i4>1769531</vt:i4>
      </vt:variant>
      <vt:variant>
        <vt:i4>224</vt:i4>
      </vt:variant>
      <vt:variant>
        <vt:i4>0</vt:i4>
      </vt:variant>
      <vt:variant>
        <vt:i4>5</vt:i4>
      </vt:variant>
      <vt:variant>
        <vt:lpwstr/>
      </vt:variant>
      <vt:variant>
        <vt:lpwstr>_Toc240018804</vt:lpwstr>
      </vt:variant>
      <vt:variant>
        <vt:i4>1769531</vt:i4>
      </vt:variant>
      <vt:variant>
        <vt:i4>218</vt:i4>
      </vt:variant>
      <vt:variant>
        <vt:i4>0</vt:i4>
      </vt:variant>
      <vt:variant>
        <vt:i4>5</vt:i4>
      </vt:variant>
      <vt:variant>
        <vt:lpwstr/>
      </vt:variant>
      <vt:variant>
        <vt:lpwstr>_Toc240018803</vt:lpwstr>
      </vt:variant>
      <vt:variant>
        <vt:i4>1769531</vt:i4>
      </vt:variant>
      <vt:variant>
        <vt:i4>212</vt:i4>
      </vt:variant>
      <vt:variant>
        <vt:i4>0</vt:i4>
      </vt:variant>
      <vt:variant>
        <vt:i4>5</vt:i4>
      </vt:variant>
      <vt:variant>
        <vt:lpwstr/>
      </vt:variant>
      <vt:variant>
        <vt:lpwstr>_Toc240018802</vt:lpwstr>
      </vt:variant>
      <vt:variant>
        <vt:i4>1769531</vt:i4>
      </vt:variant>
      <vt:variant>
        <vt:i4>206</vt:i4>
      </vt:variant>
      <vt:variant>
        <vt:i4>0</vt:i4>
      </vt:variant>
      <vt:variant>
        <vt:i4>5</vt:i4>
      </vt:variant>
      <vt:variant>
        <vt:lpwstr/>
      </vt:variant>
      <vt:variant>
        <vt:lpwstr>_Toc240018801</vt:lpwstr>
      </vt:variant>
      <vt:variant>
        <vt:i4>1769531</vt:i4>
      </vt:variant>
      <vt:variant>
        <vt:i4>200</vt:i4>
      </vt:variant>
      <vt:variant>
        <vt:i4>0</vt:i4>
      </vt:variant>
      <vt:variant>
        <vt:i4>5</vt:i4>
      </vt:variant>
      <vt:variant>
        <vt:lpwstr/>
      </vt:variant>
      <vt:variant>
        <vt:lpwstr>_Toc240018800</vt:lpwstr>
      </vt:variant>
      <vt:variant>
        <vt:i4>1179700</vt:i4>
      </vt:variant>
      <vt:variant>
        <vt:i4>194</vt:i4>
      </vt:variant>
      <vt:variant>
        <vt:i4>0</vt:i4>
      </vt:variant>
      <vt:variant>
        <vt:i4>5</vt:i4>
      </vt:variant>
      <vt:variant>
        <vt:lpwstr/>
      </vt:variant>
      <vt:variant>
        <vt:lpwstr>_Toc240018799</vt:lpwstr>
      </vt:variant>
      <vt:variant>
        <vt:i4>1179700</vt:i4>
      </vt:variant>
      <vt:variant>
        <vt:i4>188</vt:i4>
      </vt:variant>
      <vt:variant>
        <vt:i4>0</vt:i4>
      </vt:variant>
      <vt:variant>
        <vt:i4>5</vt:i4>
      </vt:variant>
      <vt:variant>
        <vt:lpwstr/>
      </vt:variant>
      <vt:variant>
        <vt:lpwstr>_Toc240018798</vt:lpwstr>
      </vt:variant>
      <vt:variant>
        <vt:i4>1179700</vt:i4>
      </vt:variant>
      <vt:variant>
        <vt:i4>182</vt:i4>
      </vt:variant>
      <vt:variant>
        <vt:i4>0</vt:i4>
      </vt:variant>
      <vt:variant>
        <vt:i4>5</vt:i4>
      </vt:variant>
      <vt:variant>
        <vt:lpwstr/>
      </vt:variant>
      <vt:variant>
        <vt:lpwstr>_Toc240018797</vt:lpwstr>
      </vt:variant>
      <vt:variant>
        <vt:i4>1179700</vt:i4>
      </vt:variant>
      <vt:variant>
        <vt:i4>176</vt:i4>
      </vt:variant>
      <vt:variant>
        <vt:i4>0</vt:i4>
      </vt:variant>
      <vt:variant>
        <vt:i4>5</vt:i4>
      </vt:variant>
      <vt:variant>
        <vt:lpwstr/>
      </vt:variant>
      <vt:variant>
        <vt:lpwstr>_Toc240018796</vt:lpwstr>
      </vt:variant>
      <vt:variant>
        <vt:i4>1179700</vt:i4>
      </vt:variant>
      <vt:variant>
        <vt:i4>170</vt:i4>
      </vt:variant>
      <vt:variant>
        <vt:i4>0</vt:i4>
      </vt:variant>
      <vt:variant>
        <vt:i4>5</vt:i4>
      </vt:variant>
      <vt:variant>
        <vt:lpwstr/>
      </vt:variant>
      <vt:variant>
        <vt:lpwstr>_Toc240018795</vt:lpwstr>
      </vt:variant>
      <vt:variant>
        <vt:i4>1179700</vt:i4>
      </vt:variant>
      <vt:variant>
        <vt:i4>164</vt:i4>
      </vt:variant>
      <vt:variant>
        <vt:i4>0</vt:i4>
      </vt:variant>
      <vt:variant>
        <vt:i4>5</vt:i4>
      </vt:variant>
      <vt:variant>
        <vt:lpwstr/>
      </vt:variant>
      <vt:variant>
        <vt:lpwstr>_Toc240018794</vt:lpwstr>
      </vt:variant>
      <vt:variant>
        <vt:i4>1179700</vt:i4>
      </vt:variant>
      <vt:variant>
        <vt:i4>158</vt:i4>
      </vt:variant>
      <vt:variant>
        <vt:i4>0</vt:i4>
      </vt:variant>
      <vt:variant>
        <vt:i4>5</vt:i4>
      </vt:variant>
      <vt:variant>
        <vt:lpwstr/>
      </vt:variant>
      <vt:variant>
        <vt:lpwstr>_Toc240018793</vt:lpwstr>
      </vt:variant>
      <vt:variant>
        <vt:i4>1179700</vt:i4>
      </vt:variant>
      <vt:variant>
        <vt:i4>152</vt:i4>
      </vt:variant>
      <vt:variant>
        <vt:i4>0</vt:i4>
      </vt:variant>
      <vt:variant>
        <vt:i4>5</vt:i4>
      </vt:variant>
      <vt:variant>
        <vt:lpwstr/>
      </vt:variant>
      <vt:variant>
        <vt:lpwstr>_Toc240018792</vt:lpwstr>
      </vt:variant>
      <vt:variant>
        <vt:i4>1179700</vt:i4>
      </vt:variant>
      <vt:variant>
        <vt:i4>146</vt:i4>
      </vt:variant>
      <vt:variant>
        <vt:i4>0</vt:i4>
      </vt:variant>
      <vt:variant>
        <vt:i4>5</vt:i4>
      </vt:variant>
      <vt:variant>
        <vt:lpwstr/>
      </vt:variant>
      <vt:variant>
        <vt:lpwstr>_Toc240018791</vt:lpwstr>
      </vt:variant>
      <vt:variant>
        <vt:i4>1179700</vt:i4>
      </vt:variant>
      <vt:variant>
        <vt:i4>140</vt:i4>
      </vt:variant>
      <vt:variant>
        <vt:i4>0</vt:i4>
      </vt:variant>
      <vt:variant>
        <vt:i4>5</vt:i4>
      </vt:variant>
      <vt:variant>
        <vt:lpwstr/>
      </vt:variant>
      <vt:variant>
        <vt:lpwstr>_Toc240018790</vt:lpwstr>
      </vt:variant>
      <vt:variant>
        <vt:i4>1245236</vt:i4>
      </vt:variant>
      <vt:variant>
        <vt:i4>134</vt:i4>
      </vt:variant>
      <vt:variant>
        <vt:i4>0</vt:i4>
      </vt:variant>
      <vt:variant>
        <vt:i4>5</vt:i4>
      </vt:variant>
      <vt:variant>
        <vt:lpwstr/>
      </vt:variant>
      <vt:variant>
        <vt:lpwstr>_Toc240018789</vt:lpwstr>
      </vt:variant>
      <vt:variant>
        <vt:i4>1245236</vt:i4>
      </vt:variant>
      <vt:variant>
        <vt:i4>128</vt:i4>
      </vt:variant>
      <vt:variant>
        <vt:i4>0</vt:i4>
      </vt:variant>
      <vt:variant>
        <vt:i4>5</vt:i4>
      </vt:variant>
      <vt:variant>
        <vt:lpwstr/>
      </vt:variant>
      <vt:variant>
        <vt:lpwstr>_Toc240018788</vt:lpwstr>
      </vt:variant>
      <vt:variant>
        <vt:i4>1245236</vt:i4>
      </vt:variant>
      <vt:variant>
        <vt:i4>122</vt:i4>
      </vt:variant>
      <vt:variant>
        <vt:i4>0</vt:i4>
      </vt:variant>
      <vt:variant>
        <vt:i4>5</vt:i4>
      </vt:variant>
      <vt:variant>
        <vt:lpwstr/>
      </vt:variant>
      <vt:variant>
        <vt:lpwstr>_Toc240018787</vt:lpwstr>
      </vt:variant>
      <vt:variant>
        <vt:i4>1245236</vt:i4>
      </vt:variant>
      <vt:variant>
        <vt:i4>116</vt:i4>
      </vt:variant>
      <vt:variant>
        <vt:i4>0</vt:i4>
      </vt:variant>
      <vt:variant>
        <vt:i4>5</vt:i4>
      </vt:variant>
      <vt:variant>
        <vt:lpwstr/>
      </vt:variant>
      <vt:variant>
        <vt:lpwstr>_Toc240018786</vt:lpwstr>
      </vt:variant>
      <vt:variant>
        <vt:i4>1245236</vt:i4>
      </vt:variant>
      <vt:variant>
        <vt:i4>110</vt:i4>
      </vt:variant>
      <vt:variant>
        <vt:i4>0</vt:i4>
      </vt:variant>
      <vt:variant>
        <vt:i4>5</vt:i4>
      </vt:variant>
      <vt:variant>
        <vt:lpwstr/>
      </vt:variant>
      <vt:variant>
        <vt:lpwstr>_Toc240018785</vt:lpwstr>
      </vt:variant>
      <vt:variant>
        <vt:i4>1245236</vt:i4>
      </vt:variant>
      <vt:variant>
        <vt:i4>104</vt:i4>
      </vt:variant>
      <vt:variant>
        <vt:i4>0</vt:i4>
      </vt:variant>
      <vt:variant>
        <vt:i4>5</vt:i4>
      </vt:variant>
      <vt:variant>
        <vt:lpwstr/>
      </vt:variant>
      <vt:variant>
        <vt:lpwstr>_Toc240018784</vt:lpwstr>
      </vt:variant>
      <vt:variant>
        <vt:i4>1245236</vt:i4>
      </vt:variant>
      <vt:variant>
        <vt:i4>98</vt:i4>
      </vt:variant>
      <vt:variant>
        <vt:i4>0</vt:i4>
      </vt:variant>
      <vt:variant>
        <vt:i4>5</vt:i4>
      </vt:variant>
      <vt:variant>
        <vt:lpwstr/>
      </vt:variant>
      <vt:variant>
        <vt:lpwstr>_Toc240018783</vt:lpwstr>
      </vt:variant>
      <vt:variant>
        <vt:i4>1245236</vt:i4>
      </vt:variant>
      <vt:variant>
        <vt:i4>92</vt:i4>
      </vt:variant>
      <vt:variant>
        <vt:i4>0</vt:i4>
      </vt:variant>
      <vt:variant>
        <vt:i4>5</vt:i4>
      </vt:variant>
      <vt:variant>
        <vt:lpwstr/>
      </vt:variant>
      <vt:variant>
        <vt:lpwstr>_Toc240018782</vt:lpwstr>
      </vt:variant>
      <vt:variant>
        <vt:i4>1245236</vt:i4>
      </vt:variant>
      <vt:variant>
        <vt:i4>86</vt:i4>
      </vt:variant>
      <vt:variant>
        <vt:i4>0</vt:i4>
      </vt:variant>
      <vt:variant>
        <vt:i4>5</vt:i4>
      </vt:variant>
      <vt:variant>
        <vt:lpwstr/>
      </vt:variant>
      <vt:variant>
        <vt:lpwstr>_Toc240018781</vt:lpwstr>
      </vt:variant>
      <vt:variant>
        <vt:i4>1245236</vt:i4>
      </vt:variant>
      <vt:variant>
        <vt:i4>80</vt:i4>
      </vt:variant>
      <vt:variant>
        <vt:i4>0</vt:i4>
      </vt:variant>
      <vt:variant>
        <vt:i4>5</vt:i4>
      </vt:variant>
      <vt:variant>
        <vt:lpwstr/>
      </vt:variant>
      <vt:variant>
        <vt:lpwstr>_Toc240018780</vt:lpwstr>
      </vt:variant>
      <vt:variant>
        <vt:i4>1835060</vt:i4>
      </vt:variant>
      <vt:variant>
        <vt:i4>74</vt:i4>
      </vt:variant>
      <vt:variant>
        <vt:i4>0</vt:i4>
      </vt:variant>
      <vt:variant>
        <vt:i4>5</vt:i4>
      </vt:variant>
      <vt:variant>
        <vt:lpwstr/>
      </vt:variant>
      <vt:variant>
        <vt:lpwstr>_Toc240018779</vt:lpwstr>
      </vt:variant>
      <vt:variant>
        <vt:i4>1835060</vt:i4>
      </vt:variant>
      <vt:variant>
        <vt:i4>68</vt:i4>
      </vt:variant>
      <vt:variant>
        <vt:i4>0</vt:i4>
      </vt:variant>
      <vt:variant>
        <vt:i4>5</vt:i4>
      </vt:variant>
      <vt:variant>
        <vt:lpwstr/>
      </vt:variant>
      <vt:variant>
        <vt:lpwstr>_Toc240018778</vt:lpwstr>
      </vt:variant>
      <vt:variant>
        <vt:i4>1835060</vt:i4>
      </vt:variant>
      <vt:variant>
        <vt:i4>62</vt:i4>
      </vt:variant>
      <vt:variant>
        <vt:i4>0</vt:i4>
      </vt:variant>
      <vt:variant>
        <vt:i4>5</vt:i4>
      </vt:variant>
      <vt:variant>
        <vt:lpwstr/>
      </vt:variant>
      <vt:variant>
        <vt:lpwstr>_Toc240018777</vt:lpwstr>
      </vt:variant>
      <vt:variant>
        <vt:i4>1835060</vt:i4>
      </vt:variant>
      <vt:variant>
        <vt:i4>56</vt:i4>
      </vt:variant>
      <vt:variant>
        <vt:i4>0</vt:i4>
      </vt:variant>
      <vt:variant>
        <vt:i4>5</vt:i4>
      </vt:variant>
      <vt:variant>
        <vt:lpwstr/>
      </vt:variant>
      <vt:variant>
        <vt:lpwstr>_Toc240018776</vt:lpwstr>
      </vt:variant>
      <vt:variant>
        <vt:i4>1835060</vt:i4>
      </vt:variant>
      <vt:variant>
        <vt:i4>50</vt:i4>
      </vt:variant>
      <vt:variant>
        <vt:i4>0</vt:i4>
      </vt:variant>
      <vt:variant>
        <vt:i4>5</vt:i4>
      </vt:variant>
      <vt:variant>
        <vt:lpwstr/>
      </vt:variant>
      <vt:variant>
        <vt:lpwstr>_Toc240018775</vt:lpwstr>
      </vt:variant>
      <vt:variant>
        <vt:i4>1835060</vt:i4>
      </vt:variant>
      <vt:variant>
        <vt:i4>44</vt:i4>
      </vt:variant>
      <vt:variant>
        <vt:i4>0</vt:i4>
      </vt:variant>
      <vt:variant>
        <vt:i4>5</vt:i4>
      </vt:variant>
      <vt:variant>
        <vt:lpwstr/>
      </vt:variant>
      <vt:variant>
        <vt:lpwstr>_Toc240018774</vt:lpwstr>
      </vt:variant>
      <vt:variant>
        <vt:i4>1835060</vt:i4>
      </vt:variant>
      <vt:variant>
        <vt:i4>38</vt:i4>
      </vt:variant>
      <vt:variant>
        <vt:i4>0</vt:i4>
      </vt:variant>
      <vt:variant>
        <vt:i4>5</vt:i4>
      </vt:variant>
      <vt:variant>
        <vt:lpwstr/>
      </vt:variant>
      <vt:variant>
        <vt:lpwstr>_Toc240018773</vt:lpwstr>
      </vt:variant>
      <vt:variant>
        <vt:i4>1835060</vt:i4>
      </vt:variant>
      <vt:variant>
        <vt:i4>32</vt:i4>
      </vt:variant>
      <vt:variant>
        <vt:i4>0</vt:i4>
      </vt:variant>
      <vt:variant>
        <vt:i4>5</vt:i4>
      </vt:variant>
      <vt:variant>
        <vt:lpwstr/>
      </vt:variant>
      <vt:variant>
        <vt:lpwstr>_Toc240018772</vt:lpwstr>
      </vt:variant>
      <vt:variant>
        <vt:i4>1835060</vt:i4>
      </vt:variant>
      <vt:variant>
        <vt:i4>26</vt:i4>
      </vt:variant>
      <vt:variant>
        <vt:i4>0</vt:i4>
      </vt:variant>
      <vt:variant>
        <vt:i4>5</vt:i4>
      </vt:variant>
      <vt:variant>
        <vt:lpwstr/>
      </vt:variant>
      <vt:variant>
        <vt:lpwstr>_Toc240018771</vt:lpwstr>
      </vt:variant>
      <vt:variant>
        <vt:i4>1835060</vt:i4>
      </vt:variant>
      <vt:variant>
        <vt:i4>20</vt:i4>
      </vt:variant>
      <vt:variant>
        <vt:i4>0</vt:i4>
      </vt:variant>
      <vt:variant>
        <vt:i4>5</vt:i4>
      </vt:variant>
      <vt:variant>
        <vt:lpwstr/>
      </vt:variant>
      <vt:variant>
        <vt:lpwstr>_Toc240018770</vt:lpwstr>
      </vt:variant>
      <vt:variant>
        <vt:i4>1900596</vt:i4>
      </vt:variant>
      <vt:variant>
        <vt:i4>14</vt:i4>
      </vt:variant>
      <vt:variant>
        <vt:i4>0</vt:i4>
      </vt:variant>
      <vt:variant>
        <vt:i4>5</vt:i4>
      </vt:variant>
      <vt:variant>
        <vt:lpwstr/>
      </vt:variant>
      <vt:variant>
        <vt:lpwstr>_Toc240018769</vt:lpwstr>
      </vt:variant>
      <vt:variant>
        <vt:i4>1900596</vt:i4>
      </vt:variant>
      <vt:variant>
        <vt:i4>8</vt:i4>
      </vt:variant>
      <vt:variant>
        <vt:i4>0</vt:i4>
      </vt:variant>
      <vt:variant>
        <vt:i4>5</vt:i4>
      </vt:variant>
      <vt:variant>
        <vt:lpwstr/>
      </vt:variant>
      <vt:variant>
        <vt:lpwstr>_Toc240018768</vt:lpwstr>
      </vt:variant>
      <vt:variant>
        <vt:i4>1900596</vt:i4>
      </vt:variant>
      <vt:variant>
        <vt:i4>2</vt:i4>
      </vt:variant>
      <vt:variant>
        <vt:i4>0</vt:i4>
      </vt:variant>
      <vt:variant>
        <vt:i4>5</vt:i4>
      </vt:variant>
      <vt:variant>
        <vt:lpwstr/>
      </vt:variant>
      <vt:variant>
        <vt:lpwstr>_Toc240018767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5</cp:revision>
  <dcterms:created xsi:type="dcterms:W3CDTF">2026-09-12T21:41:00Z</dcterms:created>
  <dcterms:modified xsi:type="dcterms:W3CDTF">2026-09-12T21:55:00Z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